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56" w:type="dxa"/>
        <w:tblInd w:w="-45" w:type="dxa"/>
        <w:tblBorders>
          <w:top w:val="thinThickSmallGap" w:sz="24" w:space="0" w:color="auto"/>
          <w:left w:val="thinThickSmallGap" w:sz="24" w:space="0" w:color="auto"/>
          <w:bottom w:val="thickThinSmallGap" w:sz="24" w:space="0" w:color="auto"/>
          <w:right w:val="thickThinSmallGap" w:sz="24" w:space="0" w:color="auto"/>
        </w:tblBorders>
        <w:tblLook w:val="00A0" w:firstRow="1" w:lastRow="0" w:firstColumn="1" w:lastColumn="0" w:noHBand="0" w:noVBand="0"/>
      </w:tblPr>
      <w:tblGrid>
        <w:gridCol w:w="3717"/>
        <w:gridCol w:w="5639"/>
      </w:tblGrid>
      <w:tr w:rsidR="00C8586A" w:rsidRPr="00050403" w14:paraId="1D8F963B" w14:textId="77777777" w:rsidTr="00233075">
        <w:trPr>
          <w:trHeight w:val="834"/>
        </w:trPr>
        <w:tc>
          <w:tcPr>
            <w:tcW w:w="9356" w:type="dxa"/>
            <w:gridSpan w:val="2"/>
            <w:tcBorders>
              <w:top w:val="thinThickSmallGap" w:sz="24" w:space="0" w:color="auto"/>
              <w:left w:val="thinThickSmallGap" w:sz="24" w:space="0" w:color="auto"/>
              <w:bottom w:val="thinThickSmallGap" w:sz="24" w:space="0" w:color="auto"/>
              <w:right w:val="thickThinSmallGap" w:sz="24" w:space="0" w:color="auto"/>
            </w:tcBorders>
            <w:vAlign w:val="center"/>
            <w:hideMark/>
          </w:tcPr>
          <w:p w14:paraId="6E2171E7" w14:textId="77777777" w:rsidR="00C8586A" w:rsidRPr="000B382D" w:rsidRDefault="00C8586A" w:rsidP="005E1A9C">
            <w:pPr>
              <w:spacing w:after="0" w:line="240" w:lineRule="auto"/>
              <w:rPr>
                <w:b/>
                <w:color w:val="000000" w:themeColor="text1"/>
                <w:sz w:val="28"/>
                <w:szCs w:val="28"/>
                <w:lang w:val="en-US"/>
              </w:rPr>
            </w:pPr>
          </w:p>
          <w:p w14:paraId="141B904D" w14:textId="77777777" w:rsidR="00C8586A" w:rsidRPr="00E93B98" w:rsidRDefault="00C8586A" w:rsidP="00164BEE">
            <w:pPr>
              <w:spacing w:after="0" w:line="240" w:lineRule="auto"/>
              <w:jc w:val="center"/>
              <w:rPr>
                <w:b/>
                <w:color w:val="000000" w:themeColor="text1"/>
                <w:sz w:val="32"/>
                <w:szCs w:val="28"/>
              </w:rPr>
            </w:pPr>
            <w:r w:rsidRPr="00E93B98">
              <w:rPr>
                <w:b/>
                <w:color w:val="000000" w:themeColor="text1"/>
                <w:sz w:val="32"/>
                <w:szCs w:val="28"/>
              </w:rPr>
              <w:t>БРОШЮРА ИССЛЕДОВАТЕЛЯ</w:t>
            </w:r>
          </w:p>
          <w:p w14:paraId="007B8450" w14:textId="77777777" w:rsidR="00C8586A" w:rsidRPr="00050403" w:rsidRDefault="00C8586A" w:rsidP="005E1A9C">
            <w:pPr>
              <w:spacing w:after="0" w:line="240" w:lineRule="auto"/>
              <w:rPr>
                <w:b/>
                <w:color w:val="000000" w:themeColor="text1"/>
                <w:sz w:val="28"/>
                <w:szCs w:val="28"/>
                <w:highlight w:val="yellow"/>
                <w:lang w:eastAsia="en-US"/>
              </w:rPr>
            </w:pPr>
          </w:p>
        </w:tc>
      </w:tr>
      <w:tr w:rsidR="00C8586A" w:rsidRPr="00050403" w14:paraId="440EA7B7" w14:textId="77777777" w:rsidTr="00233075">
        <w:trPr>
          <w:trHeight w:val="177"/>
        </w:trPr>
        <w:tc>
          <w:tcPr>
            <w:tcW w:w="3717" w:type="dxa"/>
            <w:tcBorders>
              <w:top w:val="thinThickSmallGap" w:sz="24" w:space="0" w:color="auto"/>
              <w:left w:val="thinThickSmallGap" w:sz="24" w:space="0" w:color="auto"/>
              <w:bottom w:val="nil"/>
              <w:right w:val="nil"/>
            </w:tcBorders>
          </w:tcPr>
          <w:p w14:paraId="28830C82" w14:textId="77777777" w:rsidR="00C8586A" w:rsidRPr="00050403" w:rsidRDefault="00C8586A" w:rsidP="005E1A9C">
            <w:pPr>
              <w:spacing w:after="0" w:line="240" w:lineRule="auto"/>
              <w:rPr>
                <w:b/>
                <w:color w:val="000000" w:themeColor="text1"/>
                <w:sz w:val="14"/>
                <w:highlight w:val="yellow"/>
                <w:lang w:val="en-US"/>
              </w:rPr>
            </w:pPr>
          </w:p>
        </w:tc>
        <w:tc>
          <w:tcPr>
            <w:tcW w:w="5639" w:type="dxa"/>
            <w:tcBorders>
              <w:top w:val="thinThickSmallGap" w:sz="24" w:space="0" w:color="auto"/>
              <w:left w:val="nil"/>
              <w:bottom w:val="nil"/>
              <w:right w:val="thickThinSmallGap" w:sz="24" w:space="0" w:color="auto"/>
            </w:tcBorders>
          </w:tcPr>
          <w:p w14:paraId="4683A99C" w14:textId="77777777" w:rsidR="00C8586A" w:rsidRPr="00290DB5" w:rsidRDefault="00C8586A" w:rsidP="005E1A9C">
            <w:pPr>
              <w:spacing w:after="0" w:line="240" w:lineRule="auto"/>
              <w:rPr>
                <w:b/>
                <w:color w:val="FF0000"/>
                <w:sz w:val="14"/>
                <w:highlight w:val="yellow"/>
                <w:lang w:val="en-US"/>
              </w:rPr>
            </w:pPr>
          </w:p>
        </w:tc>
      </w:tr>
      <w:tr w:rsidR="00C8586A" w:rsidRPr="00050403" w14:paraId="14553450" w14:textId="77777777" w:rsidTr="00233075">
        <w:trPr>
          <w:trHeight w:val="439"/>
        </w:trPr>
        <w:tc>
          <w:tcPr>
            <w:tcW w:w="3717" w:type="dxa"/>
            <w:tcBorders>
              <w:top w:val="nil"/>
              <w:left w:val="thinThickSmallGap" w:sz="24" w:space="0" w:color="auto"/>
              <w:bottom w:val="nil"/>
              <w:right w:val="nil"/>
            </w:tcBorders>
          </w:tcPr>
          <w:p w14:paraId="0144F824" w14:textId="3998A042" w:rsidR="002D2787" w:rsidRPr="002D2787" w:rsidRDefault="00BF01A9" w:rsidP="005E1A9C">
            <w:pPr>
              <w:spacing w:after="0" w:line="240" w:lineRule="auto"/>
              <w:rPr>
                <w:b/>
                <w:color w:val="000000" w:themeColor="text1"/>
              </w:rPr>
            </w:pPr>
            <w:r w:rsidRPr="00DB4906">
              <w:rPr>
                <w:b/>
                <w:color w:val="000000" w:themeColor="text1"/>
              </w:rPr>
              <w:t>Код п</w:t>
            </w:r>
            <w:r w:rsidR="00C8586A" w:rsidRPr="00DB4906">
              <w:rPr>
                <w:b/>
                <w:color w:val="000000" w:themeColor="text1"/>
              </w:rPr>
              <w:t>родукт</w:t>
            </w:r>
            <w:r w:rsidRPr="00DB4906">
              <w:rPr>
                <w:b/>
                <w:color w:val="000000" w:themeColor="text1"/>
              </w:rPr>
              <w:t>а</w:t>
            </w:r>
            <w:r w:rsidR="00C8586A" w:rsidRPr="00DB4906">
              <w:rPr>
                <w:b/>
                <w:color w:val="000000" w:themeColor="text1"/>
              </w:rPr>
              <w:t>:</w:t>
            </w:r>
          </w:p>
        </w:tc>
        <w:tc>
          <w:tcPr>
            <w:tcW w:w="5639" w:type="dxa"/>
            <w:tcBorders>
              <w:top w:val="nil"/>
              <w:left w:val="nil"/>
              <w:bottom w:val="nil"/>
              <w:right w:val="thickThinSmallGap" w:sz="24" w:space="0" w:color="auto"/>
            </w:tcBorders>
          </w:tcPr>
          <w:p w14:paraId="4DF03CB1" w14:textId="113CB997" w:rsidR="00C8586A" w:rsidRPr="000B382D" w:rsidRDefault="00D46414" w:rsidP="005E1A9C">
            <w:pPr>
              <w:spacing w:after="0" w:line="240" w:lineRule="auto"/>
              <w:rPr>
                <w:color w:val="FF0000"/>
                <w:highlight w:val="yellow"/>
                <w:lang w:eastAsia="en-US"/>
              </w:rPr>
            </w:pPr>
            <w:r w:rsidRPr="00C52FC5">
              <w:rPr>
                <w:color w:val="000000" w:themeColor="text1"/>
                <w:lang w:val="en-US"/>
              </w:rPr>
              <w:t>PT-SOVE</w:t>
            </w:r>
            <w:r w:rsidR="000B382D">
              <w:rPr>
                <w:color w:val="000000" w:themeColor="text1"/>
              </w:rPr>
              <w:t xml:space="preserve"> (</w:t>
            </w:r>
            <w:r w:rsidR="000B382D" w:rsidRPr="000B382D">
              <w:rPr>
                <w:color w:val="000000" w:themeColor="text1"/>
              </w:rPr>
              <w:t>J051151</w:t>
            </w:r>
            <w:r w:rsidR="000B382D">
              <w:rPr>
                <w:color w:val="000000" w:themeColor="text1"/>
              </w:rPr>
              <w:t>)</w:t>
            </w:r>
          </w:p>
        </w:tc>
      </w:tr>
      <w:tr w:rsidR="00C8586A" w:rsidRPr="00050403" w14:paraId="2792A7AE" w14:textId="77777777" w:rsidTr="00233075">
        <w:trPr>
          <w:trHeight w:val="391"/>
        </w:trPr>
        <w:tc>
          <w:tcPr>
            <w:tcW w:w="3717" w:type="dxa"/>
            <w:tcBorders>
              <w:top w:val="nil"/>
              <w:left w:val="thinThickSmallGap" w:sz="24" w:space="0" w:color="auto"/>
              <w:bottom w:val="nil"/>
              <w:right w:val="nil"/>
            </w:tcBorders>
          </w:tcPr>
          <w:p w14:paraId="23C4901F" w14:textId="77777777" w:rsidR="00C8586A" w:rsidRPr="00DB4906" w:rsidRDefault="00C8586A" w:rsidP="005E1A9C">
            <w:pPr>
              <w:spacing w:after="0" w:line="240" w:lineRule="auto"/>
              <w:rPr>
                <w:b/>
                <w:color w:val="000000" w:themeColor="text1"/>
                <w:highlight w:val="yellow"/>
              </w:rPr>
            </w:pPr>
            <w:r w:rsidRPr="00DB4906">
              <w:rPr>
                <w:b/>
                <w:color w:val="000000" w:themeColor="text1"/>
              </w:rPr>
              <w:t>МНН:</w:t>
            </w:r>
          </w:p>
        </w:tc>
        <w:tc>
          <w:tcPr>
            <w:tcW w:w="5639" w:type="dxa"/>
            <w:tcBorders>
              <w:top w:val="nil"/>
              <w:left w:val="nil"/>
              <w:bottom w:val="nil"/>
              <w:right w:val="thickThinSmallGap" w:sz="24" w:space="0" w:color="auto"/>
            </w:tcBorders>
          </w:tcPr>
          <w:p w14:paraId="46D9AB6F" w14:textId="5856A01C" w:rsidR="00C8586A" w:rsidRPr="00040674" w:rsidRDefault="00D46414" w:rsidP="005E1A9C">
            <w:pPr>
              <w:spacing w:after="0" w:line="240" w:lineRule="auto"/>
              <w:rPr>
                <w:bCs/>
                <w:color w:val="FF0000"/>
                <w:highlight w:val="yellow"/>
              </w:rPr>
            </w:pPr>
            <w:r w:rsidRPr="00C52FC5">
              <w:rPr>
                <w:rFonts w:eastAsia="Times New Roman"/>
              </w:rPr>
              <w:t>софосбувир+велпатасвир</w:t>
            </w:r>
          </w:p>
        </w:tc>
      </w:tr>
      <w:tr w:rsidR="00C8586A" w:rsidRPr="00050403" w14:paraId="27A96549" w14:textId="77777777" w:rsidTr="00233075">
        <w:trPr>
          <w:trHeight w:val="394"/>
        </w:trPr>
        <w:tc>
          <w:tcPr>
            <w:tcW w:w="3717" w:type="dxa"/>
            <w:tcBorders>
              <w:top w:val="nil"/>
              <w:left w:val="thinThickSmallGap" w:sz="24" w:space="0" w:color="auto"/>
              <w:bottom w:val="nil"/>
              <w:right w:val="nil"/>
            </w:tcBorders>
          </w:tcPr>
          <w:p w14:paraId="40377655" w14:textId="77777777" w:rsidR="00C8586A" w:rsidRPr="00DB4906" w:rsidRDefault="00C8586A" w:rsidP="005E1A9C">
            <w:pPr>
              <w:spacing w:after="0" w:line="240" w:lineRule="auto"/>
              <w:rPr>
                <w:b/>
                <w:color w:val="000000" w:themeColor="text1"/>
              </w:rPr>
            </w:pPr>
            <w:r w:rsidRPr="00DB4906">
              <w:rPr>
                <w:b/>
                <w:color w:val="000000" w:themeColor="text1"/>
              </w:rPr>
              <w:t>Торговое название</w:t>
            </w:r>
          </w:p>
        </w:tc>
        <w:tc>
          <w:tcPr>
            <w:tcW w:w="5639" w:type="dxa"/>
            <w:tcBorders>
              <w:top w:val="nil"/>
              <w:left w:val="nil"/>
              <w:bottom w:val="nil"/>
              <w:right w:val="thickThinSmallGap" w:sz="24" w:space="0" w:color="auto"/>
            </w:tcBorders>
          </w:tcPr>
          <w:p w14:paraId="2AC37698" w14:textId="0AEC4842" w:rsidR="00C8586A" w:rsidRPr="00290DB5" w:rsidRDefault="000B382D">
            <w:pPr>
              <w:spacing w:after="0" w:line="240" w:lineRule="auto"/>
              <w:rPr>
                <w:rFonts w:eastAsia="Calibri"/>
                <w:color w:val="FF0000"/>
              </w:rPr>
            </w:pPr>
            <w:r>
              <w:rPr>
                <w:rFonts w:eastAsia="Calibri"/>
              </w:rPr>
              <w:t>СОФОСБУВИР+ВЕЛПАТАСВИР</w:t>
            </w:r>
          </w:p>
        </w:tc>
      </w:tr>
      <w:tr w:rsidR="00284823" w:rsidRPr="00050403" w14:paraId="0691A925" w14:textId="77777777" w:rsidTr="00233075">
        <w:trPr>
          <w:trHeight w:val="319"/>
        </w:trPr>
        <w:tc>
          <w:tcPr>
            <w:tcW w:w="3717" w:type="dxa"/>
            <w:tcBorders>
              <w:top w:val="nil"/>
              <w:left w:val="thinThickSmallGap" w:sz="24" w:space="0" w:color="auto"/>
              <w:bottom w:val="nil"/>
              <w:right w:val="nil"/>
            </w:tcBorders>
            <w:hideMark/>
          </w:tcPr>
          <w:p w14:paraId="289F609C" w14:textId="77777777" w:rsidR="00C8586A" w:rsidRPr="00DB4906" w:rsidRDefault="00C8586A" w:rsidP="005E1A9C">
            <w:pPr>
              <w:spacing w:after="0" w:line="240" w:lineRule="auto"/>
              <w:rPr>
                <w:b/>
                <w:color w:val="000000" w:themeColor="text1"/>
              </w:rPr>
            </w:pPr>
            <w:r w:rsidRPr="00DB4906">
              <w:rPr>
                <w:b/>
                <w:color w:val="000000" w:themeColor="text1"/>
              </w:rPr>
              <w:t>Лекарственная форма:</w:t>
            </w:r>
          </w:p>
        </w:tc>
        <w:tc>
          <w:tcPr>
            <w:tcW w:w="5639" w:type="dxa"/>
            <w:tcBorders>
              <w:top w:val="nil"/>
              <w:left w:val="nil"/>
              <w:bottom w:val="nil"/>
              <w:right w:val="thickThinSmallGap" w:sz="24" w:space="0" w:color="auto"/>
            </w:tcBorders>
            <w:hideMark/>
          </w:tcPr>
          <w:p w14:paraId="054A1844" w14:textId="7648CD35" w:rsidR="004541CE" w:rsidRPr="00290DB5" w:rsidRDefault="00040674">
            <w:pPr>
              <w:spacing w:after="0" w:line="240" w:lineRule="auto"/>
              <w:rPr>
                <w:bCs/>
                <w:color w:val="FF0000"/>
              </w:rPr>
            </w:pPr>
            <w:r>
              <w:t>таблетки, покрытые пленочной оболочкой</w:t>
            </w:r>
          </w:p>
        </w:tc>
      </w:tr>
      <w:tr w:rsidR="00D46414" w:rsidRPr="00050403" w14:paraId="7A7CDD29" w14:textId="77777777" w:rsidTr="00233075">
        <w:trPr>
          <w:trHeight w:val="988"/>
        </w:trPr>
        <w:tc>
          <w:tcPr>
            <w:tcW w:w="3717" w:type="dxa"/>
            <w:tcBorders>
              <w:top w:val="nil"/>
              <w:left w:val="thinThickSmallGap" w:sz="24" w:space="0" w:color="auto"/>
              <w:bottom w:val="nil"/>
              <w:right w:val="nil"/>
            </w:tcBorders>
          </w:tcPr>
          <w:p w14:paraId="1D12AC03" w14:textId="77777777" w:rsidR="00D46414" w:rsidRPr="00DB4906" w:rsidRDefault="00D46414" w:rsidP="00D46414">
            <w:pPr>
              <w:spacing w:after="0" w:line="240" w:lineRule="auto"/>
              <w:rPr>
                <w:rFonts w:eastAsia="Times New Roman"/>
                <w:b/>
                <w:color w:val="000000" w:themeColor="text1"/>
                <w:lang w:eastAsia="en-US"/>
              </w:rPr>
            </w:pPr>
            <w:r w:rsidRPr="00DB4906">
              <w:rPr>
                <w:b/>
                <w:color w:val="000000" w:themeColor="text1"/>
              </w:rPr>
              <w:t>Показание:</w:t>
            </w:r>
          </w:p>
          <w:p w14:paraId="705DB213" w14:textId="77777777" w:rsidR="00D46414" w:rsidRPr="00DB4906" w:rsidRDefault="00D46414" w:rsidP="00D46414">
            <w:pPr>
              <w:spacing w:after="0" w:line="240" w:lineRule="auto"/>
              <w:rPr>
                <w:color w:val="000000" w:themeColor="text1"/>
                <w:lang w:eastAsia="en-US"/>
              </w:rPr>
            </w:pPr>
          </w:p>
        </w:tc>
        <w:tc>
          <w:tcPr>
            <w:tcW w:w="5639" w:type="dxa"/>
            <w:tcBorders>
              <w:top w:val="nil"/>
              <w:left w:val="nil"/>
              <w:bottom w:val="nil"/>
              <w:right w:val="thickThinSmallGap" w:sz="24" w:space="0" w:color="auto"/>
            </w:tcBorders>
          </w:tcPr>
          <w:p w14:paraId="55856B94" w14:textId="68B0ADED" w:rsidR="00D46414" w:rsidRPr="00A1562F" w:rsidRDefault="00D46414" w:rsidP="00D46414">
            <w:pPr>
              <w:spacing w:after="0" w:line="240" w:lineRule="auto"/>
              <w:rPr>
                <w:bCs/>
              </w:rPr>
            </w:pPr>
            <w:r>
              <w:t>Лечение хронического гепатита С генотипов 1, 2, 3, 4, 5 и 6 у взрослых пациентов.</w:t>
            </w:r>
          </w:p>
        </w:tc>
      </w:tr>
      <w:tr w:rsidR="00D46414" w:rsidRPr="00050403" w14:paraId="04F85B15" w14:textId="77777777" w:rsidTr="00233075">
        <w:trPr>
          <w:trHeight w:val="987"/>
        </w:trPr>
        <w:tc>
          <w:tcPr>
            <w:tcW w:w="3717" w:type="dxa"/>
            <w:tcBorders>
              <w:top w:val="nil"/>
              <w:left w:val="thinThickSmallGap" w:sz="24" w:space="0" w:color="auto"/>
              <w:bottom w:val="nil"/>
              <w:right w:val="nil"/>
            </w:tcBorders>
          </w:tcPr>
          <w:p w14:paraId="233D6A47" w14:textId="77777777" w:rsidR="00D46414" w:rsidRPr="00DB4906" w:rsidRDefault="00D46414" w:rsidP="00D46414">
            <w:pPr>
              <w:spacing w:after="0" w:line="240" w:lineRule="auto"/>
              <w:jc w:val="left"/>
              <w:rPr>
                <w:rFonts w:eastAsia="Calibri"/>
                <w:b/>
                <w:color w:val="000000" w:themeColor="text1"/>
                <w:highlight w:val="yellow"/>
                <w:lang w:eastAsia="en-US"/>
              </w:rPr>
            </w:pPr>
            <w:r w:rsidRPr="00DB4906">
              <w:rPr>
                <w:rFonts w:eastAsia="Calibri"/>
                <w:b/>
                <w:color w:val="000000" w:themeColor="text1"/>
              </w:rPr>
              <w:t>Идентификационный номер протокола клинического исследования:</w:t>
            </w:r>
          </w:p>
        </w:tc>
        <w:tc>
          <w:tcPr>
            <w:tcW w:w="5639" w:type="dxa"/>
            <w:tcBorders>
              <w:top w:val="nil"/>
              <w:left w:val="nil"/>
              <w:bottom w:val="nil"/>
              <w:right w:val="thickThinSmallGap" w:sz="24" w:space="0" w:color="auto"/>
            </w:tcBorders>
            <w:hideMark/>
          </w:tcPr>
          <w:p w14:paraId="0622ED5A" w14:textId="36E77860" w:rsidR="00D46414" w:rsidRPr="00680EA8" w:rsidRDefault="00D46414" w:rsidP="00D46414">
            <w:pPr>
              <w:spacing w:after="0" w:line="240" w:lineRule="auto"/>
              <w:rPr>
                <w:rFonts w:eastAsia="Calibri"/>
                <w:color w:val="000000" w:themeColor="text1"/>
                <w:highlight w:val="yellow"/>
                <w:lang w:eastAsia="en-US"/>
              </w:rPr>
            </w:pPr>
          </w:p>
          <w:p w14:paraId="6901D2B0" w14:textId="11353C7E" w:rsidR="00D46414" w:rsidRPr="00904040" w:rsidRDefault="000B382D" w:rsidP="00D46414">
            <w:pPr>
              <w:rPr>
                <w:rFonts w:eastAsia="Calibri"/>
                <w:highlight w:val="yellow"/>
                <w:lang w:eastAsia="en-US"/>
              </w:rPr>
            </w:pPr>
            <w:r>
              <w:t>CJ051151253</w:t>
            </w:r>
          </w:p>
        </w:tc>
      </w:tr>
      <w:tr w:rsidR="00D46414" w:rsidRPr="00050403" w14:paraId="5BB3E9EB" w14:textId="77777777" w:rsidTr="00233075">
        <w:trPr>
          <w:trHeight w:val="461"/>
        </w:trPr>
        <w:tc>
          <w:tcPr>
            <w:tcW w:w="3717" w:type="dxa"/>
            <w:tcBorders>
              <w:top w:val="nil"/>
              <w:left w:val="thinThickSmallGap" w:sz="24" w:space="0" w:color="auto"/>
              <w:bottom w:val="nil"/>
              <w:right w:val="nil"/>
            </w:tcBorders>
          </w:tcPr>
          <w:p w14:paraId="46CAEFBF" w14:textId="77777777" w:rsidR="00D46414" w:rsidRPr="00DB4906" w:rsidRDefault="00D46414" w:rsidP="00D46414">
            <w:pPr>
              <w:spacing w:after="0" w:line="240" w:lineRule="auto"/>
              <w:rPr>
                <w:rFonts w:eastAsia="Times New Roman"/>
                <w:b/>
                <w:bCs/>
                <w:iCs/>
                <w:color w:val="000000" w:themeColor="text1"/>
                <w:lang w:eastAsia="en-US"/>
              </w:rPr>
            </w:pPr>
            <w:r w:rsidRPr="00DB4906">
              <w:rPr>
                <w:b/>
                <w:color w:val="000000" w:themeColor="text1"/>
              </w:rPr>
              <w:t>Номер версии:</w:t>
            </w:r>
          </w:p>
        </w:tc>
        <w:tc>
          <w:tcPr>
            <w:tcW w:w="5639" w:type="dxa"/>
            <w:tcBorders>
              <w:top w:val="nil"/>
              <w:left w:val="nil"/>
              <w:bottom w:val="nil"/>
              <w:right w:val="thickThinSmallGap" w:sz="24" w:space="0" w:color="auto"/>
            </w:tcBorders>
            <w:hideMark/>
          </w:tcPr>
          <w:p w14:paraId="725C5849" w14:textId="77777777" w:rsidR="00D46414" w:rsidRPr="00DB4906" w:rsidRDefault="00D46414" w:rsidP="00D46414">
            <w:pPr>
              <w:spacing w:after="0" w:line="240" w:lineRule="auto"/>
              <w:rPr>
                <w:b/>
                <w:bCs/>
                <w:iCs/>
                <w:color w:val="000000" w:themeColor="text1"/>
                <w:lang w:eastAsia="en-US"/>
              </w:rPr>
            </w:pPr>
            <w:r w:rsidRPr="00DB4906">
              <w:rPr>
                <w:color w:val="000000" w:themeColor="text1"/>
              </w:rPr>
              <w:t>1.0</w:t>
            </w:r>
          </w:p>
        </w:tc>
      </w:tr>
      <w:tr w:rsidR="00D46414" w:rsidRPr="00050403" w14:paraId="4E07BC59" w14:textId="77777777" w:rsidTr="00233075">
        <w:trPr>
          <w:trHeight w:val="425"/>
        </w:trPr>
        <w:tc>
          <w:tcPr>
            <w:tcW w:w="3717" w:type="dxa"/>
            <w:tcBorders>
              <w:top w:val="nil"/>
              <w:left w:val="thinThickSmallGap" w:sz="24" w:space="0" w:color="auto"/>
              <w:bottom w:val="nil"/>
              <w:right w:val="nil"/>
            </w:tcBorders>
            <w:hideMark/>
          </w:tcPr>
          <w:p w14:paraId="2021D0E3" w14:textId="77777777" w:rsidR="00D46414" w:rsidRPr="00DB4906" w:rsidRDefault="00D46414" w:rsidP="00D46414">
            <w:pPr>
              <w:spacing w:after="0" w:line="240" w:lineRule="auto"/>
              <w:rPr>
                <w:rFonts w:eastAsia="Calibri"/>
                <w:b/>
                <w:color w:val="000000" w:themeColor="text1"/>
                <w:lang w:eastAsia="en-US"/>
              </w:rPr>
            </w:pPr>
            <w:r w:rsidRPr="00DB4906">
              <w:rPr>
                <w:rFonts w:eastAsia="Calibri"/>
                <w:b/>
                <w:color w:val="000000" w:themeColor="text1"/>
              </w:rPr>
              <w:t>Дата версии:</w:t>
            </w:r>
          </w:p>
        </w:tc>
        <w:tc>
          <w:tcPr>
            <w:tcW w:w="5639" w:type="dxa"/>
            <w:tcBorders>
              <w:top w:val="nil"/>
              <w:left w:val="nil"/>
              <w:bottom w:val="nil"/>
              <w:right w:val="thickThinSmallGap" w:sz="24" w:space="0" w:color="auto"/>
            </w:tcBorders>
            <w:hideMark/>
          </w:tcPr>
          <w:p w14:paraId="4C575940" w14:textId="62652358" w:rsidR="00D46414" w:rsidRPr="00D46414" w:rsidRDefault="00D46414" w:rsidP="00D46414">
            <w:pPr>
              <w:spacing w:after="0" w:line="240" w:lineRule="auto"/>
              <w:rPr>
                <w:rFonts w:eastAsia="Calibri"/>
                <w:color w:val="000000" w:themeColor="text1"/>
                <w:highlight w:val="yellow"/>
                <w:lang w:eastAsia="en-US"/>
              </w:rPr>
            </w:pPr>
            <w:r w:rsidRPr="00D46414">
              <w:rPr>
                <w:rFonts w:eastAsia="Calibri"/>
                <w:highlight w:val="yellow"/>
              </w:rPr>
              <w:t xml:space="preserve">03 октября 2023 г. </w:t>
            </w:r>
          </w:p>
        </w:tc>
      </w:tr>
      <w:tr w:rsidR="00D46414" w:rsidRPr="00050403" w14:paraId="17E7EFCC" w14:textId="77777777" w:rsidTr="00233075">
        <w:trPr>
          <w:trHeight w:val="425"/>
        </w:trPr>
        <w:tc>
          <w:tcPr>
            <w:tcW w:w="3717" w:type="dxa"/>
            <w:tcBorders>
              <w:top w:val="nil"/>
              <w:left w:val="thinThickSmallGap" w:sz="24" w:space="0" w:color="auto"/>
              <w:bottom w:val="nil"/>
              <w:right w:val="nil"/>
            </w:tcBorders>
          </w:tcPr>
          <w:p w14:paraId="420D4F32" w14:textId="66AA6E67" w:rsidR="00D46414" w:rsidRPr="005E1A9C" w:rsidRDefault="00D46414" w:rsidP="00D46414">
            <w:pPr>
              <w:spacing w:after="0" w:line="240" w:lineRule="auto"/>
              <w:rPr>
                <w:rFonts w:eastAsia="Calibri"/>
                <w:b/>
                <w:color w:val="000000" w:themeColor="text1"/>
              </w:rPr>
            </w:pPr>
            <w:r w:rsidRPr="005E1A9C">
              <w:rPr>
                <w:rFonts w:eastAsia="Calibri"/>
                <w:b/>
                <w:color w:val="000000" w:themeColor="text1"/>
              </w:rPr>
              <w:t>Дата окончания сбора данных</w:t>
            </w:r>
          </w:p>
        </w:tc>
        <w:tc>
          <w:tcPr>
            <w:tcW w:w="5639" w:type="dxa"/>
            <w:tcBorders>
              <w:top w:val="nil"/>
              <w:left w:val="nil"/>
              <w:bottom w:val="nil"/>
              <w:right w:val="thickThinSmallGap" w:sz="24" w:space="0" w:color="auto"/>
            </w:tcBorders>
          </w:tcPr>
          <w:p w14:paraId="13A40F34" w14:textId="5CC5A7F8" w:rsidR="00D46414" w:rsidRPr="005E1A9C" w:rsidRDefault="00D46414" w:rsidP="00D46414">
            <w:pPr>
              <w:spacing w:after="0" w:line="240" w:lineRule="auto"/>
              <w:rPr>
                <w:rFonts w:eastAsia="Calibri"/>
                <w:color w:val="000000" w:themeColor="text1"/>
              </w:rPr>
            </w:pPr>
            <w:r w:rsidRPr="00D46414">
              <w:rPr>
                <w:rFonts w:eastAsia="Calibri"/>
                <w:color w:val="000000" w:themeColor="text1"/>
                <w:highlight w:val="yellow"/>
              </w:rPr>
              <w:t>20 сентября 2023 г.</w:t>
            </w:r>
          </w:p>
        </w:tc>
      </w:tr>
      <w:tr w:rsidR="00D46414" w:rsidRPr="00050403" w14:paraId="1B4A57B1" w14:textId="77777777" w:rsidTr="00233075">
        <w:trPr>
          <w:trHeight w:val="697"/>
        </w:trPr>
        <w:tc>
          <w:tcPr>
            <w:tcW w:w="3717" w:type="dxa"/>
            <w:tcBorders>
              <w:top w:val="nil"/>
              <w:left w:val="thinThickSmallGap" w:sz="24" w:space="0" w:color="auto"/>
              <w:bottom w:val="nil"/>
              <w:right w:val="nil"/>
            </w:tcBorders>
            <w:hideMark/>
          </w:tcPr>
          <w:p w14:paraId="19D182D8" w14:textId="77777777" w:rsidR="00D46414" w:rsidRPr="00DB4906" w:rsidRDefault="00D46414" w:rsidP="00D46414">
            <w:pPr>
              <w:spacing w:after="0" w:line="240" w:lineRule="auto"/>
              <w:rPr>
                <w:b/>
                <w:bCs/>
                <w:iCs/>
                <w:color w:val="000000" w:themeColor="text1"/>
                <w:lang w:eastAsia="en-US"/>
              </w:rPr>
            </w:pPr>
            <w:r w:rsidRPr="00DB4906">
              <w:rPr>
                <w:b/>
                <w:color w:val="000000" w:themeColor="text1"/>
              </w:rPr>
              <w:t>Заменяет предыдущую версию номер:</w:t>
            </w:r>
          </w:p>
        </w:tc>
        <w:tc>
          <w:tcPr>
            <w:tcW w:w="5639" w:type="dxa"/>
            <w:tcBorders>
              <w:top w:val="nil"/>
              <w:left w:val="nil"/>
              <w:bottom w:val="nil"/>
              <w:right w:val="thickThinSmallGap" w:sz="24" w:space="0" w:color="auto"/>
            </w:tcBorders>
            <w:hideMark/>
          </w:tcPr>
          <w:p w14:paraId="15954A26" w14:textId="77777777" w:rsidR="00D46414" w:rsidRPr="00DB4906" w:rsidRDefault="00D46414" w:rsidP="00D46414">
            <w:pPr>
              <w:spacing w:after="0" w:line="240" w:lineRule="auto"/>
              <w:rPr>
                <w:b/>
                <w:bCs/>
                <w:iCs/>
                <w:color w:val="000000" w:themeColor="text1"/>
                <w:lang w:eastAsia="en-US"/>
              </w:rPr>
            </w:pPr>
            <w:r w:rsidRPr="00DB4906">
              <w:rPr>
                <w:color w:val="000000" w:themeColor="text1"/>
              </w:rPr>
              <w:t xml:space="preserve">Не применимо </w:t>
            </w:r>
          </w:p>
        </w:tc>
      </w:tr>
      <w:tr w:rsidR="00D46414" w:rsidRPr="00050403" w14:paraId="58F17C69" w14:textId="77777777" w:rsidTr="00233075">
        <w:trPr>
          <w:trHeight w:val="407"/>
        </w:trPr>
        <w:tc>
          <w:tcPr>
            <w:tcW w:w="3717" w:type="dxa"/>
            <w:tcBorders>
              <w:top w:val="nil"/>
              <w:left w:val="thinThickSmallGap" w:sz="24" w:space="0" w:color="auto"/>
              <w:bottom w:val="nil"/>
              <w:right w:val="nil"/>
            </w:tcBorders>
          </w:tcPr>
          <w:p w14:paraId="0E12EA82" w14:textId="77777777" w:rsidR="00D46414" w:rsidRPr="00DB4906" w:rsidRDefault="00D46414" w:rsidP="00D46414">
            <w:pPr>
              <w:spacing w:after="0" w:line="240" w:lineRule="auto"/>
              <w:rPr>
                <w:b/>
                <w:color w:val="000000" w:themeColor="text1"/>
              </w:rPr>
            </w:pPr>
            <w:r w:rsidRPr="00DB4906">
              <w:rPr>
                <w:b/>
                <w:color w:val="000000" w:themeColor="text1"/>
              </w:rPr>
              <w:t>Дата предыдущей версии:</w:t>
            </w:r>
          </w:p>
        </w:tc>
        <w:tc>
          <w:tcPr>
            <w:tcW w:w="5639" w:type="dxa"/>
            <w:tcBorders>
              <w:top w:val="nil"/>
              <w:left w:val="nil"/>
              <w:bottom w:val="nil"/>
              <w:right w:val="thickThinSmallGap" w:sz="24" w:space="0" w:color="auto"/>
            </w:tcBorders>
          </w:tcPr>
          <w:p w14:paraId="06BB4277" w14:textId="77777777" w:rsidR="00D46414" w:rsidRPr="00DB4906" w:rsidRDefault="00D46414" w:rsidP="00D46414">
            <w:pPr>
              <w:spacing w:after="0" w:line="240" w:lineRule="auto"/>
              <w:rPr>
                <w:color w:val="000000" w:themeColor="text1"/>
                <w:lang w:val="en-US"/>
              </w:rPr>
            </w:pPr>
            <w:r w:rsidRPr="00DB4906">
              <w:rPr>
                <w:color w:val="000000" w:themeColor="text1"/>
              </w:rPr>
              <w:t>Не применимо</w:t>
            </w:r>
          </w:p>
        </w:tc>
      </w:tr>
      <w:tr w:rsidR="00D46414" w:rsidRPr="00050403" w14:paraId="637103B6" w14:textId="77777777" w:rsidTr="00233075">
        <w:trPr>
          <w:trHeight w:val="1635"/>
        </w:trPr>
        <w:tc>
          <w:tcPr>
            <w:tcW w:w="3717" w:type="dxa"/>
            <w:tcBorders>
              <w:top w:val="single" w:sz="4" w:space="0" w:color="auto"/>
              <w:left w:val="thinThickSmallGap" w:sz="24" w:space="0" w:color="auto"/>
              <w:bottom w:val="nil"/>
              <w:right w:val="nil"/>
            </w:tcBorders>
            <w:vAlign w:val="center"/>
          </w:tcPr>
          <w:p w14:paraId="433EB64A" w14:textId="77777777" w:rsidR="00D46414" w:rsidRPr="00DB4906" w:rsidRDefault="00D46414" w:rsidP="00D46414">
            <w:pPr>
              <w:spacing w:before="120" w:after="0" w:line="240" w:lineRule="auto"/>
              <w:rPr>
                <w:rFonts w:eastAsia="Calibri"/>
                <w:b/>
                <w:color w:val="000000" w:themeColor="text1"/>
              </w:rPr>
            </w:pPr>
            <w:r w:rsidRPr="00DB4906">
              <w:rPr>
                <w:rFonts w:eastAsia="Calibri"/>
                <w:b/>
                <w:color w:val="000000" w:themeColor="text1"/>
              </w:rPr>
              <w:t>Наименование/имя и адрес спонсора (монитора) клинического исследования:</w:t>
            </w:r>
          </w:p>
          <w:p w14:paraId="57E40F2C" w14:textId="77777777" w:rsidR="00D46414" w:rsidRPr="00DB4906" w:rsidRDefault="00D46414" w:rsidP="00D46414">
            <w:pPr>
              <w:spacing w:before="120" w:after="0" w:line="240" w:lineRule="auto"/>
              <w:rPr>
                <w:rFonts w:eastAsia="Calibri"/>
                <w:color w:val="000000" w:themeColor="text1"/>
                <w:lang w:eastAsia="en-US"/>
              </w:rPr>
            </w:pPr>
          </w:p>
        </w:tc>
        <w:tc>
          <w:tcPr>
            <w:tcW w:w="5639" w:type="dxa"/>
            <w:tcBorders>
              <w:top w:val="single" w:sz="4" w:space="0" w:color="auto"/>
              <w:left w:val="nil"/>
              <w:bottom w:val="nil"/>
              <w:right w:val="thickThinSmallGap" w:sz="24" w:space="0" w:color="auto"/>
            </w:tcBorders>
            <w:vAlign w:val="center"/>
            <w:hideMark/>
          </w:tcPr>
          <w:p w14:paraId="3882C1DE" w14:textId="77777777" w:rsidR="00D46414" w:rsidRPr="0017550C" w:rsidRDefault="00D46414" w:rsidP="00D46414">
            <w:pPr>
              <w:spacing w:after="0" w:line="240" w:lineRule="auto"/>
              <w:rPr>
                <w:rFonts w:eastAsia="Calibri"/>
              </w:rPr>
            </w:pPr>
            <w:r w:rsidRPr="0017550C">
              <w:rPr>
                <w:rFonts w:eastAsia="Calibri"/>
              </w:rPr>
              <w:t xml:space="preserve">АО «Р-Фарм», Россия </w:t>
            </w:r>
          </w:p>
          <w:p w14:paraId="0B542D54" w14:textId="77777777" w:rsidR="00D46414" w:rsidRPr="0017550C" w:rsidRDefault="00D46414" w:rsidP="00D46414">
            <w:pPr>
              <w:spacing w:after="0" w:line="240" w:lineRule="auto"/>
              <w:rPr>
                <w:rFonts w:eastAsia="Calibri"/>
              </w:rPr>
            </w:pPr>
            <w:r w:rsidRPr="0017550C">
              <w:rPr>
                <w:rFonts w:eastAsia="Calibri"/>
              </w:rPr>
              <w:t xml:space="preserve">Юридический адрес: </w:t>
            </w:r>
            <w:r w:rsidRPr="0017550C">
              <w:t>123154, Москва, ул.  Берзарина, д. 19, корп. 1.</w:t>
            </w:r>
          </w:p>
          <w:p w14:paraId="375BB487" w14:textId="77777777" w:rsidR="00D46414" w:rsidRPr="0017550C" w:rsidRDefault="00D46414" w:rsidP="00D46414">
            <w:pPr>
              <w:spacing w:after="0" w:line="240" w:lineRule="auto"/>
              <w:rPr>
                <w:rFonts w:eastAsia="Calibri"/>
              </w:rPr>
            </w:pPr>
            <w:r w:rsidRPr="0017550C">
              <w:rPr>
                <w:rFonts w:eastAsia="Calibri"/>
              </w:rPr>
              <w:t>Тел.: +7 (495) 956-79-37, факс: +7 (495) 956-79-38.</w:t>
            </w:r>
          </w:p>
          <w:p w14:paraId="56D5CEF2" w14:textId="23562012" w:rsidR="00D46414" w:rsidRPr="00DB4906" w:rsidRDefault="00D46414" w:rsidP="00D46414">
            <w:pPr>
              <w:spacing w:after="0" w:line="240" w:lineRule="auto"/>
              <w:rPr>
                <w:rFonts w:eastAsia="Calibri"/>
                <w:color w:val="000000" w:themeColor="text1"/>
                <w:lang w:eastAsia="en-US"/>
              </w:rPr>
            </w:pPr>
            <w:r w:rsidRPr="0017550C">
              <w:rPr>
                <w:rFonts w:eastAsia="Calibri"/>
              </w:rPr>
              <w:t xml:space="preserve">Эл. почта: </w:t>
            </w:r>
            <w:r w:rsidRPr="0017550C">
              <w:rPr>
                <w:lang w:val="en-US"/>
              </w:rPr>
              <w:t>info</w:t>
            </w:r>
            <w:r w:rsidRPr="0017550C">
              <w:t>@</w:t>
            </w:r>
            <w:proofErr w:type="spellStart"/>
            <w:r w:rsidRPr="0017550C">
              <w:rPr>
                <w:lang w:val="en-US"/>
              </w:rPr>
              <w:t>rpharm</w:t>
            </w:r>
            <w:proofErr w:type="spellEnd"/>
            <w:r w:rsidRPr="0017550C">
              <w:t>.</w:t>
            </w:r>
            <w:proofErr w:type="spellStart"/>
            <w:r w:rsidRPr="0017550C">
              <w:rPr>
                <w:lang w:val="en-US"/>
              </w:rPr>
              <w:t>ru</w:t>
            </w:r>
            <w:proofErr w:type="spellEnd"/>
          </w:p>
        </w:tc>
      </w:tr>
      <w:tr w:rsidR="00D46414" w:rsidRPr="00050403" w14:paraId="5FEE16C7" w14:textId="77777777" w:rsidTr="00233075">
        <w:trPr>
          <w:trHeight w:val="2438"/>
        </w:trPr>
        <w:tc>
          <w:tcPr>
            <w:tcW w:w="3717" w:type="dxa"/>
            <w:tcBorders>
              <w:top w:val="single" w:sz="4" w:space="0" w:color="auto"/>
              <w:left w:val="thinThickSmallGap" w:sz="24" w:space="0" w:color="auto"/>
              <w:bottom w:val="nil"/>
              <w:right w:val="nil"/>
            </w:tcBorders>
            <w:vAlign w:val="center"/>
          </w:tcPr>
          <w:p w14:paraId="01A8493E" w14:textId="1D3C4828" w:rsidR="00D46414" w:rsidRPr="00DB4906" w:rsidRDefault="00D46414" w:rsidP="00D46414">
            <w:pPr>
              <w:spacing w:before="120" w:after="0" w:line="240" w:lineRule="auto"/>
              <w:rPr>
                <w:rFonts w:eastAsia="Calibri"/>
                <w:color w:val="000000" w:themeColor="text1"/>
                <w:lang w:eastAsia="en-US"/>
              </w:rPr>
            </w:pPr>
            <w:r w:rsidRPr="00DB4906">
              <w:rPr>
                <w:rFonts w:eastAsia="Calibri"/>
                <w:b/>
                <w:color w:val="000000" w:themeColor="text1"/>
              </w:rPr>
              <w:t>Ф.И.О., должность, адрес и номер телефона назначенного спонсором медицинского эксперта по данному исследованию:</w:t>
            </w:r>
          </w:p>
        </w:tc>
        <w:tc>
          <w:tcPr>
            <w:tcW w:w="5639" w:type="dxa"/>
            <w:tcBorders>
              <w:top w:val="single" w:sz="4" w:space="0" w:color="auto"/>
              <w:left w:val="nil"/>
              <w:bottom w:val="nil"/>
              <w:right w:val="thickThinSmallGap" w:sz="24" w:space="0" w:color="auto"/>
            </w:tcBorders>
            <w:vAlign w:val="center"/>
          </w:tcPr>
          <w:p w14:paraId="015F6BCA" w14:textId="77777777" w:rsidR="00D46414" w:rsidRPr="00480434" w:rsidRDefault="00D46414" w:rsidP="00D46414">
            <w:pPr>
              <w:spacing w:after="0" w:line="240" w:lineRule="auto"/>
              <w:rPr>
                <w:rFonts w:eastAsia="Times New Roman"/>
                <w:b/>
                <w:lang w:eastAsia="en-US"/>
              </w:rPr>
            </w:pPr>
            <w:r w:rsidRPr="00480434">
              <w:rPr>
                <w:rFonts w:eastAsia="Times New Roman"/>
                <w:b/>
                <w:lang w:eastAsia="en-US"/>
              </w:rPr>
              <w:t>Отпущенникова Мария Викторовна</w:t>
            </w:r>
          </w:p>
          <w:p w14:paraId="44B6C56D" w14:textId="77777777" w:rsidR="00D46414" w:rsidRPr="00480434" w:rsidRDefault="00D46414" w:rsidP="00D46414">
            <w:pPr>
              <w:spacing w:after="0" w:line="240" w:lineRule="auto"/>
              <w:rPr>
                <w:rFonts w:eastAsia="Times New Roman"/>
                <w:sz w:val="20"/>
                <w:szCs w:val="20"/>
                <w:lang w:eastAsia="en-US"/>
              </w:rPr>
            </w:pPr>
            <w:r w:rsidRPr="00480434">
              <w:rPr>
                <w:rFonts w:eastAsia="Times New Roman"/>
                <w:sz w:val="20"/>
                <w:szCs w:val="20"/>
                <w:lang w:eastAsia="en-US"/>
              </w:rPr>
              <w:t>Медицинский монитор Отдела локальных клинических исследований Департамента доклинической и клинической разработки Медицинской дирекции АО «Р-Фарм» (ГК «Р-Фарм»)</w:t>
            </w:r>
          </w:p>
          <w:p w14:paraId="32C0C469" w14:textId="77777777" w:rsidR="00D46414" w:rsidRPr="00480434" w:rsidRDefault="00D46414" w:rsidP="00D46414">
            <w:pPr>
              <w:spacing w:after="0" w:line="240" w:lineRule="auto"/>
              <w:rPr>
                <w:rFonts w:eastAsia="Times New Roman"/>
                <w:sz w:val="20"/>
                <w:szCs w:val="20"/>
                <w:lang w:eastAsia="en-US"/>
              </w:rPr>
            </w:pPr>
            <w:r w:rsidRPr="00480434">
              <w:rPr>
                <w:rFonts w:eastAsia="Times New Roman"/>
                <w:sz w:val="20"/>
                <w:szCs w:val="20"/>
                <w:lang w:eastAsia="en-US"/>
              </w:rPr>
              <w:t>Адрес: Россия, 123154, Москва, Ленинский проспект, д.111, к.1.</w:t>
            </w:r>
          </w:p>
          <w:p w14:paraId="283BBEF9" w14:textId="77777777" w:rsidR="00D46414" w:rsidRPr="00480434" w:rsidRDefault="00D46414" w:rsidP="00D46414">
            <w:pPr>
              <w:spacing w:after="0" w:line="240" w:lineRule="auto"/>
              <w:rPr>
                <w:rFonts w:eastAsia="Times New Roman"/>
                <w:sz w:val="20"/>
                <w:szCs w:val="20"/>
                <w:lang w:eastAsia="en-US"/>
              </w:rPr>
            </w:pPr>
            <w:r w:rsidRPr="00480434">
              <w:rPr>
                <w:rFonts w:eastAsia="Times New Roman"/>
                <w:sz w:val="20"/>
                <w:szCs w:val="20"/>
                <w:lang w:eastAsia="en-US"/>
              </w:rPr>
              <w:t>Тел.: +7 (967) 532-86-43.</w:t>
            </w:r>
          </w:p>
          <w:p w14:paraId="1E167E0A" w14:textId="57FCC4F0" w:rsidR="00D46414" w:rsidRPr="00DB4906" w:rsidRDefault="00D46414" w:rsidP="00D46414">
            <w:pPr>
              <w:spacing w:after="0" w:line="240" w:lineRule="auto"/>
              <w:rPr>
                <w:rFonts w:eastAsia="Calibri"/>
                <w:color w:val="000000" w:themeColor="text1"/>
                <w:lang w:val="de-DE" w:eastAsia="en-US"/>
              </w:rPr>
            </w:pPr>
            <w:r w:rsidRPr="00480434">
              <w:rPr>
                <w:rFonts w:eastAsia="Times New Roman"/>
                <w:sz w:val="22"/>
                <w:szCs w:val="22"/>
                <w:lang w:eastAsia="en-US"/>
              </w:rPr>
              <w:t>Эл. почта: mv.</w:t>
            </w:r>
            <w:proofErr w:type="spellStart"/>
            <w:r w:rsidRPr="00480434">
              <w:rPr>
                <w:rFonts w:eastAsia="Times New Roman"/>
                <w:sz w:val="22"/>
                <w:szCs w:val="22"/>
                <w:lang w:val="en-US" w:eastAsia="en-US"/>
              </w:rPr>
              <w:t>otpuschennikova</w:t>
            </w:r>
            <w:proofErr w:type="spellEnd"/>
            <w:r w:rsidRPr="00480434">
              <w:rPr>
                <w:rFonts w:eastAsia="Times New Roman"/>
                <w:sz w:val="22"/>
                <w:szCs w:val="22"/>
                <w:lang w:eastAsia="en-US"/>
              </w:rPr>
              <w:t>@rpharm.ru</w:t>
            </w:r>
            <w:r w:rsidRPr="00DB4906">
              <w:rPr>
                <w:rFonts w:eastAsia="Calibri"/>
                <w:lang w:val="de-DE" w:eastAsia="en-US"/>
              </w:rPr>
              <w:tab/>
            </w:r>
          </w:p>
        </w:tc>
      </w:tr>
      <w:tr w:rsidR="00D46414" w:rsidRPr="00050403" w14:paraId="55669C8F" w14:textId="77777777" w:rsidTr="00233075">
        <w:trPr>
          <w:trHeight w:val="1723"/>
        </w:trPr>
        <w:tc>
          <w:tcPr>
            <w:tcW w:w="9356" w:type="dxa"/>
            <w:gridSpan w:val="2"/>
            <w:tcBorders>
              <w:top w:val="single" w:sz="4" w:space="0" w:color="auto"/>
              <w:left w:val="thinThickSmallGap" w:sz="24" w:space="0" w:color="auto"/>
              <w:bottom w:val="thickThinSmallGap" w:sz="24" w:space="0" w:color="auto"/>
              <w:right w:val="thickThinSmallGap" w:sz="24" w:space="0" w:color="auto"/>
            </w:tcBorders>
            <w:vAlign w:val="center"/>
          </w:tcPr>
          <w:p w14:paraId="4BECC5A1" w14:textId="6414EC75" w:rsidR="00D46414" w:rsidRPr="002E30B9" w:rsidRDefault="00D46414" w:rsidP="00D46414">
            <w:pPr>
              <w:spacing w:after="0" w:line="240" w:lineRule="auto"/>
              <w:jc w:val="center"/>
              <w:rPr>
                <w:rFonts w:eastAsia="Calibri"/>
                <w:color w:val="000000" w:themeColor="text1"/>
                <w:sz w:val="20"/>
                <w:szCs w:val="20"/>
              </w:rPr>
            </w:pPr>
            <w:r w:rsidRPr="005E6358">
              <w:rPr>
                <w:rFonts w:eastAsia="Calibri"/>
                <w:color w:val="000000" w:themeColor="text1"/>
                <w:sz w:val="20"/>
                <w:szCs w:val="20"/>
              </w:rPr>
              <w:t xml:space="preserve">Информация, указанная в данном документе, является конфиденциальной и предназначена для исследователей, членов этических комитетов, а также сотрудников органов здравоохранения. Запрещено передавать данную информацию третьим лицам без предварительного разрешения компании </w:t>
            </w:r>
            <w:r>
              <w:rPr>
                <w:rFonts w:eastAsia="Calibri"/>
                <w:color w:val="000000" w:themeColor="text1"/>
                <w:sz w:val="20"/>
                <w:szCs w:val="20"/>
              </w:rPr>
              <w:t>АО «Р-Фарм»</w:t>
            </w:r>
            <w:r w:rsidRPr="005E6358">
              <w:rPr>
                <w:rFonts w:eastAsia="Calibri"/>
                <w:color w:val="000000" w:themeColor="text1"/>
                <w:sz w:val="20"/>
                <w:szCs w:val="20"/>
              </w:rPr>
              <w:t>, кроме тех случаев, когда это необходимо для получения согласия пациентов на участие в исследовании.</w:t>
            </w:r>
          </w:p>
        </w:tc>
      </w:tr>
    </w:tbl>
    <w:p w14:paraId="5C910971" w14:textId="77777777" w:rsidR="00E30437" w:rsidRPr="00D512A4" w:rsidRDefault="00E30437">
      <w:pPr>
        <w:pStyle w:val="Heading1"/>
        <w:spacing w:line="240" w:lineRule="auto"/>
        <w:rPr>
          <w:rFonts w:cs="Times New Roman"/>
          <w:color w:val="000000" w:themeColor="text1"/>
          <w:szCs w:val="24"/>
        </w:rPr>
      </w:pPr>
      <w:bookmarkStart w:id="0" w:name="_Hlk484253716"/>
      <w:bookmarkStart w:id="1" w:name="_Toc164609911"/>
      <w:bookmarkEnd w:id="0"/>
      <w:r w:rsidRPr="00D512A4">
        <w:rPr>
          <w:rFonts w:cs="Times New Roman"/>
          <w:color w:val="000000" w:themeColor="text1"/>
          <w:szCs w:val="24"/>
        </w:rPr>
        <w:lastRenderedPageBreak/>
        <w:t>СОДЕРЖАНИЕ</w:t>
      </w:r>
      <w:bookmarkEnd w:id="1"/>
    </w:p>
    <w:p w14:paraId="6DA30A0C" w14:textId="09679490" w:rsidR="007E6521" w:rsidRPr="003441D3" w:rsidRDefault="004B5CC9">
      <w:pPr>
        <w:pStyle w:val="TOC1"/>
        <w:rPr>
          <w:rFonts w:asciiTheme="minorHAnsi" w:eastAsiaTheme="minorEastAsia" w:hAnsiTheme="minorHAnsi" w:cstheme="minorBidi"/>
          <w:noProof/>
          <w:kern w:val="2"/>
          <w:lang w:eastAsia="ru-RU"/>
          <w14:ligatures w14:val="standardContextual"/>
        </w:rPr>
      </w:pPr>
      <w:r w:rsidRPr="006B6159">
        <w:rPr>
          <w:bCs/>
          <w:color w:val="000000" w:themeColor="text1"/>
        </w:rPr>
        <w:fldChar w:fldCharType="begin"/>
      </w:r>
      <w:r w:rsidRPr="006B6159">
        <w:rPr>
          <w:bCs/>
          <w:color w:val="000000" w:themeColor="text1"/>
        </w:rPr>
        <w:instrText xml:space="preserve"> TOC \o "1-5" \h \z \u </w:instrText>
      </w:r>
      <w:r w:rsidRPr="006B6159">
        <w:rPr>
          <w:bCs/>
          <w:color w:val="000000" w:themeColor="text1"/>
        </w:rPr>
        <w:fldChar w:fldCharType="separate"/>
      </w:r>
      <w:hyperlink w:anchor="_Toc164609911" w:history="1">
        <w:r w:rsidR="007E6521" w:rsidRPr="003441D3">
          <w:rPr>
            <w:rStyle w:val="Hyperlink"/>
            <w:noProof/>
          </w:rPr>
          <w:t>СОДЕРЖАНИЕ</w:t>
        </w:r>
        <w:r w:rsidR="007E6521" w:rsidRPr="003441D3">
          <w:rPr>
            <w:noProof/>
            <w:webHidden/>
          </w:rPr>
          <w:tab/>
        </w:r>
        <w:r w:rsidR="007E6521" w:rsidRPr="003441D3">
          <w:rPr>
            <w:noProof/>
            <w:webHidden/>
          </w:rPr>
          <w:fldChar w:fldCharType="begin"/>
        </w:r>
        <w:r w:rsidR="007E6521" w:rsidRPr="003441D3">
          <w:rPr>
            <w:noProof/>
            <w:webHidden/>
          </w:rPr>
          <w:instrText xml:space="preserve"> PAGEREF _Toc164609911 \h </w:instrText>
        </w:r>
        <w:r w:rsidR="007E6521" w:rsidRPr="003441D3">
          <w:rPr>
            <w:noProof/>
            <w:webHidden/>
          </w:rPr>
        </w:r>
        <w:r w:rsidR="007E6521" w:rsidRPr="003441D3">
          <w:rPr>
            <w:noProof/>
            <w:webHidden/>
          </w:rPr>
          <w:fldChar w:fldCharType="separate"/>
        </w:r>
        <w:r w:rsidR="007E6521" w:rsidRPr="003441D3">
          <w:rPr>
            <w:noProof/>
            <w:webHidden/>
          </w:rPr>
          <w:t>2</w:t>
        </w:r>
        <w:r w:rsidR="007E6521" w:rsidRPr="003441D3">
          <w:rPr>
            <w:noProof/>
            <w:webHidden/>
          </w:rPr>
          <w:fldChar w:fldCharType="end"/>
        </w:r>
      </w:hyperlink>
    </w:p>
    <w:p w14:paraId="22C55790" w14:textId="5590D6D3" w:rsidR="007E6521" w:rsidRPr="003441D3" w:rsidRDefault="00843857">
      <w:pPr>
        <w:pStyle w:val="TOC1"/>
        <w:rPr>
          <w:rFonts w:asciiTheme="minorHAnsi" w:eastAsiaTheme="minorEastAsia" w:hAnsiTheme="minorHAnsi" w:cstheme="minorBidi"/>
          <w:noProof/>
          <w:kern w:val="2"/>
          <w:lang w:eastAsia="ru-RU"/>
          <w14:ligatures w14:val="standardContextual"/>
        </w:rPr>
      </w:pPr>
      <w:hyperlink w:anchor="_Toc164609912" w:history="1">
        <w:r w:rsidR="007E6521" w:rsidRPr="003441D3">
          <w:rPr>
            <w:rStyle w:val="Hyperlink"/>
            <w:noProof/>
          </w:rPr>
          <w:t>ЛИСТ СОГЛАСОВАНИЯ</w:t>
        </w:r>
        <w:r w:rsidR="007E6521" w:rsidRPr="003441D3">
          <w:rPr>
            <w:noProof/>
            <w:webHidden/>
          </w:rPr>
          <w:tab/>
        </w:r>
        <w:r w:rsidR="007E6521" w:rsidRPr="003441D3">
          <w:rPr>
            <w:noProof/>
            <w:webHidden/>
          </w:rPr>
          <w:fldChar w:fldCharType="begin"/>
        </w:r>
        <w:r w:rsidR="007E6521" w:rsidRPr="003441D3">
          <w:rPr>
            <w:noProof/>
            <w:webHidden/>
          </w:rPr>
          <w:instrText xml:space="preserve"> PAGEREF _Toc164609912 \h </w:instrText>
        </w:r>
        <w:r w:rsidR="007E6521" w:rsidRPr="003441D3">
          <w:rPr>
            <w:noProof/>
            <w:webHidden/>
          </w:rPr>
        </w:r>
        <w:r w:rsidR="007E6521" w:rsidRPr="003441D3">
          <w:rPr>
            <w:noProof/>
            <w:webHidden/>
          </w:rPr>
          <w:fldChar w:fldCharType="separate"/>
        </w:r>
        <w:r w:rsidR="007E6521" w:rsidRPr="003441D3">
          <w:rPr>
            <w:noProof/>
            <w:webHidden/>
          </w:rPr>
          <w:t>5</w:t>
        </w:r>
        <w:r w:rsidR="007E6521" w:rsidRPr="003441D3">
          <w:rPr>
            <w:noProof/>
            <w:webHidden/>
          </w:rPr>
          <w:fldChar w:fldCharType="end"/>
        </w:r>
      </w:hyperlink>
    </w:p>
    <w:p w14:paraId="07BCE3B1" w14:textId="3491F67D" w:rsidR="007E6521" w:rsidRPr="003441D3" w:rsidRDefault="00843857">
      <w:pPr>
        <w:pStyle w:val="TOC1"/>
        <w:rPr>
          <w:rFonts w:asciiTheme="minorHAnsi" w:eastAsiaTheme="minorEastAsia" w:hAnsiTheme="minorHAnsi" w:cstheme="minorBidi"/>
          <w:noProof/>
          <w:kern w:val="2"/>
          <w:lang w:eastAsia="ru-RU"/>
          <w14:ligatures w14:val="standardContextual"/>
        </w:rPr>
      </w:pPr>
      <w:hyperlink w:anchor="_Toc164609913" w:history="1">
        <w:r w:rsidR="007E6521" w:rsidRPr="003441D3">
          <w:rPr>
            <w:rStyle w:val="Hyperlink"/>
            <w:noProof/>
          </w:rPr>
          <w:t>ИСТОРИЯ ДОКУМЕНТА</w:t>
        </w:r>
        <w:r w:rsidR="007E6521" w:rsidRPr="003441D3">
          <w:rPr>
            <w:noProof/>
            <w:webHidden/>
          </w:rPr>
          <w:tab/>
        </w:r>
        <w:r w:rsidR="007E6521" w:rsidRPr="003441D3">
          <w:rPr>
            <w:noProof/>
            <w:webHidden/>
          </w:rPr>
          <w:fldChar w:fldCharType="begin"/>
        </w:r>
        <w:r w:rsidR="007E6521" w:rsidRPr="003441D3">
          <w:rPr>
            <w:noProof/>
            <w:webHidden/>
          </w:rPr>
          <w:instrText xml:space="preserve"> PAGEREF _Toc164609913 \h </w:instrText>
        </w:r>
        <w:r w:rsidR="007E6521" w:rsidRPr="003441D3">
          <w:rPr>
            <w:noProof/>
            <w:webHidden/>
          </w:rPr>
        </w:r>
        <w:r w:rsidR="007E6521" w:rsidRPr="003441D3">
          <w:rPr>
            <w:noProof/>
            <w:webHidden/>
          </w:rPr>
          <w:fldChar w:fldCharType="separate"/>
        </w:r>
        <w:r w:rsidR="007E6521" w:rsidRPr="003441D3">
          <w:rPr>
            <w:noProof/>
            <w:webHidden/>
          </w:rPr>
          <w:t>8</w:t>
        </w:r>
        <w:r w:rsidR="007E6521" w:rsidRPr="003441D3">
          <w:rPr>
            <w:noProof/>
            <w:webHidden/>
          </w:rPr>
          <w:fldChar w:fldCharType="end"/>
        </w:r>
      </w:hyperlink>
    </w:p>
    <w:p w14:paraId="7477AF80" w14:textId="21B35A70" w:rsidR="007E6521" w:rsidRPr="003441D3" w:rsidRDefault="00843857">
      <w:pPr>
        <w:pStyle w:val="TOC1"/>
        <w:rPr>
          <w:rFonts w:asciiTheme="minorHAnsi" w:eastAsiaTheme="minorEastAsia" w:hAnsiTheme="minorHAnsi" w:cstheme="minorBidi"/>
          <w:noProof/>
          <w:kern w:val="2"/>
          <w:lang w:eastAsia="ru-RU"/>
          <w14:ligatures w14:val="standardContextual"/>
        </w:rPr>
      </w:pPr>
      <w:hyperlink w:anchor="_Toc164609914" w:history="1">
        <w:r w:rsidR="007E6521" w:rsidRPr="003441D3">
          <w:rPr>
            <w:rStyle w:val="Hyperlink"/>
            <w:noProof/>
          </w:rPr>
          <w:t>РЕЗЮМЕ</w:t>
        </w:r>
        <w:r w:rsidR="007E6521" w:rsidRPr="003441D3">
          <w:rPr>
            <w:noProof/>
            <w:webHidden/>
          </w:rPr>
          <w:tab/>
        </w:r>
        <w:r w:rsidR="007E6521" w:rsidRPr="003441D3">
          <w:rPr>
            <w:noProof/>
            <w:webHidden/>
          </w:rPr>
          <w:fldChar w:fldCharType="begin"/>
        </w:r>
        <w:r w:rsidR="007E6521" w:rsidRPr="003441D3">
          <w:rPr>
            <w:noProof/>
            <w:webHidden/>
          </w:rPr>
          <w:instrText xml:space="preserve"> PAGEREF _Toc164609914 \h </w:instrText>
        </w:r>
        <w:r w:rsidR="007E6521" w:rsidRPr="003441D3">
          <w:rPr>
            <w:noProof/>
            <w:webHidden/>
          </w:rPr>
        </w:r>
        <w:r w:rsidR="007E6521" w:rsidRPr="003441D3">
          <w:rPr>
            <w:noProof/>
            <w:webHidden/>
          </w:rPr>
          <w:fldChar w:fldCharType="separate"/>
        </w:r>
        <w:r w:rsidR="007E6521" w:rsidRPr="003441D3">
          <w:rPr>
            <w:noProof/>
            <w:webHidden/>
          </w:rPr>
          <w:t>8</w:t>
        </w:r>
        <w:r w:rsidR="007E6521" w:rsidRPr="003441D3">
          <w:rPr>
            <w:noProof/>
            <w:webHidden/>
          </w:rPr>
          <w:fldChar w:fldCharType="end"/>
        </w:r>
      </w:hyperlink>
    </w:p>
    <w:p w14:paraId="2E94B62A" w14:textId="66794A70" w:rsidR="007E6521" w:rsidRPr="003441D3" w:rsidRDefault="00843857">
      <w:pPr>
        <w:pStyle w:val="TOC1"/>
        <w:rPr>
          <w:rFonts w:asciiTheme="minorHAnsi" w:eastAsiaTheme="minorEastAsia" w:hAnsiTheme="minorHAnsi" w:cstheme="minorBidi"/>
          <w:noProof/>
          <w:kern w:val="2"/>
          <w:lang w:eastAsia="ru-RU"/>
          <w14:ligatures w14:val="standardContextual"/>
        </w:rPr>
      </w:pPr>
      <w:hyperlink w:anchor="_Toc164609915" w:history="1">
        <w:r w:rsidR="007E6521" w:rsidRPr="003441D3">
          <w:rPr>
            <w:rStyle w:val="Hyperlink"/>
            <w:noProof/>
          </w:rPr>
          <w:t>1. ВВЕДЕНИЕ</w:t>
        </w:r>
        <w:r w:rsidR="007E6521" w:rsidRPr="003441D3">
          <w:rPr>
            <w:noProof/>
            <w:webHidden/>
          </w:rPr>
          <w:tab/>
        </w:r>
        <w:r w:rsidR="007E6521" w:rsidRPr="003441D3">
          <w:rPr>
            <w:noProof/>
            <w:webHidden/>
          </w:rPr>
          <w:fldChar w:fldCharType="begin"/>
        </w:r>
        <w:r w:rsidR="007E6521" w:rsidRPr="003441D3">
          <w:rPr>
            <w:noProof/>
            <w:webHidden/>
          </w:rPr>
          <w:instrText xml:space="preserve"> PAGEREF _Toc164609915 \h </w:instrText>
        </w:r>
        <w:r w:rsidR="007E6521" w:rsidRPr="003441D3">
          <w:rPr>
            <w:noProof/>
            <w:webHidden/>
          </w:rPr>
        </w:r>
        <w:r w:rsidR="007E6521" w:rsidRPr="003441D3">
          <w:rPr>
            <w:noProof/>
            <w:webHidden/>
          </w:rPr>
          <w:fldChar w:fldCharType="separate"/>
        </w:r>
        <w:r w:rsidR="007E6521" w:rsidRPr="003441D3">
          <w:rPr>
            <w:noProof/>
            <w:webHidden/>
          </w:rPr>
          <w:t>12</w:t>
        </w:r>
        <w:r w:rsidR="007E6521" w:rsidRPr="003441D3">
          <w:rPr>
            <w:noProof/>
            <w:webHidden/>
          </w:rPr>
          <w:fldChar w:fldCharType="end"/>
        </w:r>
      </w:hyperlink>
    </w:p>
    <w:p w14:paraId="1A1D3C0E" w14:textId="7522D73D" w:rsidR="007E6521" w:rsidRPr="003441D3" w:rsidRDefault="00843857" w:rsidP="003441D3">
      <w:pPr>
        <w:pStyle w:val="TOC2"/>
        <w:rPr>
          <w:rFonts w:asciiTheme="minorHAnsi" w:eastAsiaTheme="minorEastAsia" w:hAnsiTheme="minorHAnsi" w:cstheme="minorBidi"/>
          <w:kern w:val="2"/>
          <w:lang w:eastAsia="ru-RU"/>
          <w14:ligatures w14:val="standardContextual"/>
        </w:rPr>
      </w:pPr>
      <w:hyperlink w:anchor="_Toc164609916" w:history="1">
        <w:r w:rsidR="007E6521" w:rsidRPr="003441D3">
          <w:rPr>
            <w:rStyle w:val="Hyperlink"/>
          </w:rPr>
          <w:t>1.1. Химическое название</w:t>
        </w:r>
        <w:r w:rsidR="007E6521" w:rsidRPr="003441D3">
          <w:rPr>
            <w:webHidden/>
          </w:rPr>
          <w:tab/>
        </w:r>
        <w:r w:rsidR="007E6521" w:rsidRPr="003441D3">
          <w:rPr>
            <w:webHidden/>
          </w:rPr>
          <w:fldChar w:fldCharType="begin"/>
        </w:r>
        <w:r w:rsidR="007E6521" w:rsidRPr="003441D3">
          <w:rPr>
            <w:webHidden/>
          </w:rPr>
          <w:instrText xml:space="preserve"> PAGEREF _Toc164609916 \h </w:instrText>
        </w:r>
        <w:r w:rsidR="007E6521" w:rsidRPr="003441D3">
          <w:rPr>
            <w:webHidden/>
          </w:rPr>
        </w:r>
        <w:r w:rsidR="007E6521" w:rsidRPr="003441D3">
          <w:rPr>
            <w:webHidden/>
          </w:rPr>
          <w:fldChar w:fldCharType="separate"/>
        </w:r>
        <w:r w:rsidR="007E6521" w:rsidRPr="003441D3">
          <w:rPr>
            <w:webHidden/>
          </w:rPr>
          <w:t>12</w:t>
        </w:r>
        <w:r w:rsidR="007E6521" w:rsidRPr="003441D3">
          <w:rPr>
            <w:webHidden/>
          </w:rPr>
          <w:fldChar w:fldCharType="end"/>
        </w:r>
      </w:hyperlink>
    </w:p>
    <w:p w14:paraId="6E95B3E8" w14:textId="37B53784" w:rsidR="007E6521" w:rsidRDefault="00843857" w:rsidP="003441D3">
      <w:pPr>
        <w:pStyle w:val="TOC2"/>
        <w:rPr>
          <w:rFonts w:asciiTheme="minorHAnsi" w:eastAsiaTheme="minorEastAsia" w:hAnsiTheme="minorHAnsi" w:cstheme="minorBidi"/>
          <w:kern w:val="2"/>
          <w:lang w:eastAsia="ru-RU"/>
          <w14:ligatures w14:val="standardContextual"/>
        </w:rPr>
      </w:pPr>
      <w:hyperlink w:anchor="_Toc164609917" w:history="1">
        <w:r w:rsidR="007E6521" w:rsidRPr="007D1DC8">
          <w:rPr>
            <w:rStyle w:val="Hyperlink"/>
          </w:rPr>
          <w:t>1.2. Международное непатентованное название</w:t>
        </w:r>
        <w:r w:rsidR="007E6521">
          <w:rPr>
            <w:webHidden/>
          </w:rPr>
          <w:tab/>
        </w:r>
        <w:r w:rsidR="007E6521">
          <w:rPr>
            <w:webHidden/>
          </w:rPr>
          <w:fldChar w:fldCharType="begin"/>
        </w:r>
        <w:r w:rsidR="007E6521">
          <w:rPr>
            <w:webHidden/>
          </w:rPr>
          <w:instrText xml:space="preserve"> PAGEREF _Toc164609917 \h </w:instrText>
        </w:r>
        <w:r w:rsidR="007E6521">
          <w:rPr>
            <w:webHidden/>
          </w:rPr>
        </w:r>
        <w:r w:rsidR="007E6521">
          <w:rPr>
            <w:webHidden/>
          </w:rPr>
          <w:fldChar w:fldCharType="separate"/>
        </w:r>
        <w:r w:rsidR="007E6521">
          <w:rPr>
            <w:webHidden/>
          </w:rPr>
          <w:t>12</w:t>
        </w:r>
        <w:r w:rsidR="007E6521">
          <w:rPr>
            <w:webHidden/>
          </w:rPr>
          <w:fldChar w:fldCharType="end"/>
        </w:r>
      </w:hyperlink>
    </w:p>
    <w:p w14:paraId="4F8E3E4E" w14:textId="1EF90CF5" w:rsidR="003441D3" w:rsidRPr="003441D3" w:rsidRDefault="00843857" w:rsidP="003441D3">
      <w:pPr>
        <w:pStyle w:val="TOC2"/>
        <w:rPr>
          <w:color w:val="0000FF"/>
          <w:u w:val="single"/>
        </w:rPr>
      </w:pPr>
      <w:hyperlink w:anchor="_Toc164609918" w:history="1">
        <w:r w:rsidR="007E6521" w:rsidRPr="007D1DC8">
          <w:rPr>
            <w:rStyle w:val="Hyperlink"/>
          </w:rPr>
          <w:t>1.3. Торговое название</w:t>
        </w:r>
        <w:r w:rsidR="007E6521">
          <w:rPr>
            <w:webHidden/>
          </w:rPr>
          <w:tab/>
        </w:r>
        <w:r w:rsidR="007E6521">
          <w:rPr>
            <w:webHidden/>
          </w:rPr>
          <w:fldChar w:fldCharType="begin"/>
        </w:r>
        <w:r w:rsidR="007E6521">
          <w:rPr>
            <w:webHidden/>
          </w:rPr>
          <w:instrText xml:space="preserve"> PAGEREF _Toc164609918 \h </w:instrText>
        </w:r>
        <w:r w:rsidR="007E6521">
          <w:rPr>
            <w:webHidden/>
          </w:rPr>
        </w:r>
        <w:r w:rsidR="007E6521">
          <w:rPr>
            <w:webHidden/>
          </w:rPr>
          <w:fldChar w:fldCharType="separate"/>
        </w:r>
        <w:r w:rsidR="007E6521">
          <w:rPr>
            <w:webHidden/>
          </w:rPr>
          <w:t>12</w:t>
        </w:r>
        <w:r w:rsidR="007E6521">
          <w:rPr>
            <w:webHidden/>
          </w:rPr>
          <w:fldChar w:fldCharType="end"/>
        </w:r>
      </w:hyperlink>
    </w:p>
    <w:p w14:paraId="78C0A01A" w14:textId="30E76612" w:rsidR="007E6521" w:rsidRDefault="00843857" w:rsidP="003441D3">
      <w:pPr>
        <w:pStyle w:val="TOC2"/>
        <w:rPr>
          <w:rFonts w:asciiTheme="minorHAnsi" w:eastAsiaTheme="minorEastAsia" w:hAnsiTheme="minorHAnsi" w:cstheme="minorBidi"/>
          <w:kern w:val="2"/>
          <w:lang w:eastAsia="ru-RU"/>
          <w14:ligatures w14:val="standardContextual"/>
        </w:rPr>
      </w:pPr>
      <w:hyperlink w:anchor="_Toc164609919" w:history="1">
        <w:r w:rsidR="007E6521" w:rsidRPr="007D1DC8">
          <w:rPr>
            <w:rStyle w:val="Hyperlink"/>
          </w:rPr>
          <w:t>1.4. Активные ингредиенты</w:t>
        </w:r>
        <w:r w:rsidR="007E6521">
          <w:rPr>
            <w:webHidden/>
          </w:rPr>
          <w:tab/>
        </w:r>
        <w:r w:rsidR="007E6521">
          <w:rPr>
            <w:webHidden/>
          </w:rPr>
          <w:fldChar w:fldCharType="begin"/>
        </w:r>
        <w:r w:rsidR="007E6521">
          <w:rPr>
            <w:webHidden/>
          </w:rPr>
          <w:instrText xml:space="preserve"> PAGEREF _Toc164609919 \h </w:instrText>
        </w:r>
        <w:r w:rsidR="007E6521">
          <w:rPr>
            <w:webHidden/>
          </w:rPr>
        </w:r>
        <w:r w:rsidR="007E6521">
          <w:rPr>
            <w:webHidden/>
          </w:rPr>
          <w:fldChar w:fldCharType="separate"/>
        </w:r>
        <w:r w:rsidR="007E6521">
          <w:rPr>
            <w:webHidden/>
          </w:rPr>
          <w:t>12</w:t>
        </w:r>
        <w:r w:rsidR="007E6521">
          <w:rPr>
            <w:webHidden/>
          </w:rPr>
          <w:fldChar w:fldCharType="end"/>
        </w:r>
      </w:hyperlink>
    </w:p>
    <w:p w14:paraId="10CAF04C" w14:textId="2A8E56B9" w:rsidR="007E6521" w:rsidRDefault="00843857" w:rsidP="003441D3">
      <w:pPr>
        <w:pStyle w:val="TOC2"/>
        <w:rPr>
          <w:rFonts w:asciiTheme="minorHAnsi" w:eastAsiaTheme="minorEastAsia" w:hAnsiTheme="minorHAnsi" w:cstheme="minorBidi"/>
          <w:kern w:val="2"/>
          <w:lang w:eastAsia="ru-RU"/>
          <w14:ligatures w14:val="standardContextual"/>
        </w:rPr>
      </w:pPr>
      <w:hyperlink w:anchor="_Toc164609920" w:history="1">
        <w:r w:rsidR="007E6521" w:rsidRPr="007D1DC8">
          <w:rPr>
            <w:rStyle w:val="Hyperlink"/>
          </w:rPr>
          <w:t>1.5. Фармакологическая группа</w:t>
        </w:r>
        <w:r w:rsidR="007E6521">
          <w:rPr>
            <w:webHidden/>
          </w:rPr>
          <w:tab/>
        </w:r>
        <w:r w:rsidR="007E6521">
          <w:rPr>
            <w:webHidden/>
          </w:rPr>
          <w:fldChar w:fldCharType="begin"/>
        </w:r>
        <w:r w:rsidR="007E6521">
          <w:rPr>
            <w:webHidden/>
          </w:rPr>
          <w:instrText xml:space="preserve"> PAGEREF _Toc164609920 \h </w:instrText>
        </w:r>
        <w:r w:rsidR="007E6521">
          <w:rPr>
            <w:webHidden/>
          </w:rPr>
        </w:r>
        <w:r w:rsidR="007E6521">
          <w:rPr>
            <w:webHidden/>
          </w:rPr>
          <w:fldChar w:fldCharType="separate"/>
        </w:r>
        <w:r w:rsidR="007E6521">
          <w:rPr>
            <w:webHidden/>
          </w:rPr>
          <w:t>12</w:t>
        </w:r>
        <w:r w:rsidR="007E6521">
          <w:rPr>
            <w:webHidden/>
          </w:rPr>
          <w:fldChar w:fldCharType="end"/>
        </w:r>
      </w:hyperlink>
    </w:p>
    <w:p w14:paraId="54715638" w14:textId="0D0A3FB0" w:rsidR="007E6521" w:rsidRDefault="00843857" w:rsidP="003441D3">
      <w:pPr>
        <w:pStyle w:val="TOC2"/>
        <w:rPr>
          <w:rFonts w:asciiTheme="minorHAnsi" w:eastAsiaTheme="minorEastAsia" w:hAnsiTheme="minorHAnsi" w:cstheme="minorBidi"/>
          <w:kern w:val="2"/>
          <w:lang w:eastAsia="ru-RU"/>
          <w14:ligatures w14:val="standardContextual"/>
        </w:rPr>
      </w:pPr>
      <w:hyperlink w:anchor="_Toc164609921" w:history="1">
        <w:r w:rsidR="007E6521" w:rsidRPr="007D1DC8">
          <w:rPr>
            <w:rStyle w:val="Hyperlink"/>
          </w:rPr>
          <w:t>1.6. Код по АТХ</w:t>
        </w:r>
        <w:r w:rsidR="007E6521">
          <w:rPr>
            <w:webHidden/>
          </w:rPr>
          <w:tab/>
        </w:r>
        <w:r w:rsidR="007E6521">
          <w:rPr>
            <w:webHidden/>
          </w:rPr>
          <w:fldChar w:fldCharType="begin"/>
        </w:r>
        <w:r w:rsidR="007E6521">
          <w:rPr>
            <w:webHidden/>
          </w:rPr>
          <w:instrText xml:space="preserve"> PAGEREF _Toc164609921 \h </w:instrText>
        </w:r>
        <w:r w:rsidR="007E6521">
          <w:rPr>
            <w:webHidden/>
          </w:rPr>
        </w:r>
        <w:r w:rsidR="007E6521">
          <w:rPr>
            <w:webHidden/>
          </w:rPr>
          <w:fldChar w:fldCharType="separate"/>
        </w:r>
        <w:r w:rsidR="007E6521">
          <w:rPr>
            <w:webHidden/>
          </w:rPr>
          <w:t>12</w:t>
        </w:r>
        <w:r w:rsidR="007E6521">
          <w:rPr>
            <w:webHidden/>
          </w:rPr>
          <w:fldChar w:fldCharType="end"/>
        </w:r>
      </w:hyperlink>
    </w:p>
    <w:p w14:paraId="1B058E8B" w14:textId="69E47900" w:rsidR="007E6521" w:rsidRDefault="00843857" w:rsidP="003441D3">
      <w:pPr>
        <w:pStyle w:val="TOC2"/>
        <w:rPr>
          <w:rFonts w:asciiTheme="minorHAnsi" w:eastAsiaTheme="minorEastAsia" w:hAnsiTheme="minorHAnsi" w:cstheme="minorBidi"/>
          <w:kern w:val="2"/>
          <w:lang w:eastAsia="ru-RU"/>
          <w14:ligatures w14:val="standardContextual"/>
        </w:rPr>
      </w:pPr>
      <w:hyperlink w:anchor="_Toc164609922" w:history="1">
        <w:r w:rsidR="007E6521" w:rsidRPr="007D1DC8">
          <w:rPr>
            <w:rStyle w:val="Hyperlink"/>
          </w:rPr>
          <w:t>1.7.</w:t>
        </w:r>
        <w:r w:rsidR="007E6521">
          <w:rPr>
            <w:rFonts w:asciiTheme="minorHAnsi" w:eastAsiaTheme="minorEastAsia" w:hAnsiTheme="minorHAnsi" w:cstheme="minorBidi"/>
            <w:kern w:val="2"/>
            <w:lang w:eastAsia="ru-RU"/>
            <w14:ligatures w14:val="standardContextual"/>
          </w:rPr>
          <w:tab/>
        </w:r>
        <w:r w:rsidR="007E6521" w:rsidRPr="007D1DC8">
          <w:rPr>
            <w:rStyle w:val="Hyperlink"/>
          </w:rPr>
          <w:t>Обоснование для изучения исследуемого препарата</w:t>
        </w:r>
        <w:r w:rsidR="007E6521">
          <w:rPr>
            <w:webHidden/>
          </w:rPr>
          <w:tab/>
        </w:r>
        <w:r w:rsidR="007E6521">
          <w:rPr>
            <w:webHidden/>
          </w:rPr>
          <w:fldChar w:fldCharType="begin"/>
        </w:r>
        <w:r w:rsidR="007E6521">
          <w:rPr>
            <w:webHidden/>
          </w:rPr>
          <w:instrText xml:space="preserve"> PAGEREF _Toc164609922 \h </w:instrText>
        </w:r>
        <w:r w:rsidR="007E6521">
          <w:rPr>
            <w:webHidden/>
          </w:rPr>
        </w:r>
        <w:r w:rsidR="007E6521">
          <w:rPr>
            <w:webHidden/>
          </w:rPr>
          <w:fldChar w:fldCharType="separate"/>
        </w:r>
        <w:r w:rsidR="007E6521">
          <w:rPr>
            <w:webHidden/>
          </w:rPr>
          <w:t>12</w:t>
        </w:r>
        <w:r w:rsidR="007E6521">
          <w:rPr>
            <w:webHidden/>
          </w:rPr>
          <w:fldChar w:fldCharType="end"/>
        </w:r>
      </w:hyperlink>
    </w:p>
    <w:p w14:paraId="3F3A2910" w14:textId="43E41641" w:rsidR="007E6521" w:rsidRDefault="00843857" w:rsidP="003441D3">
      <w:pPr>
        <w:pStyle w:val="TOC3"/>
        <w:rPr>
          <w:rFonts w:asciiTheme="minorHAnsi" w:eastAsiaTheme="minorEastAsia" w:hAnsiTheme="minorHAnsi" w:cstheme="minorBidi"/>
          <w:kern w:val="2"/>
          <w:lang w:eastAsia="ru-RU"/>
          <w14:ligatures w14:val="standardContextual"/>
        </w:rPr>
      </w:pPr>
      <w:hyperlink w:anchor="_Toc164609923" w:history="1">
        <w:r w:rsidR="007E6521" w:rsidRPr="007D1DC8">
          <w:rPr>
            <w:rStyle w:val="Hyperlink"/>
          </w:rPr>
          <w:t>1.7.1. Общие сведения о заболевании</w:t>
        </w:r>
        <w:r w:rsidR="007E6521">
          <w:rPr>
            <w:webHidden/>
          </w:rPr>
          <w:tab/>
        </w:r>
        <w:r w:rsidR="007E6521">
          <w:rPr>
            <w:webHidden/>
          </w:rPr>
          <w:fldChar w:fldCharType="begin"/>
        </w:r>
        <w:r w:rsidR="007E6521">
          <w:rPr>
            <w:webHidden/>
          </w:rPr>
          <w:instrText xml:space="preserve"> PAGEREF _Toc164609923 \h </w:instrText>
        </w:r>
        <w:r w:rsidR="007E6521">
          <w:rPr>
            <w:webHidden/>
          </w:rPr>
        </w:r>
        <w:r w:rsidR="007E6521">
          <w:rPr>
            <w:webHidden/>
          </w:rPr>
          <w:fldChar w:fldCharType="separate"/>
        </w:r>
        <w:r w:rsidR="007E6521">
          <w:rPr>
            <w:webHidden/>
          </w:rPr>
          <w:t>12</w:t>
        </w:r>
        <w:r w:rsidR="007E6521">
          <w:rPr>
            <w:webHidden/>
          </w:rPr>
          <w:fldChar w:fldCharType="end"/>
        </w:r>
      </w:hyperlink>
    </w:p>
    <w:p w14:paraId="354617FD" w14:textId="2F02FB0A" w:rsidR="007E6521" w:rsidRDefault="00843857" w:rsidP="003441D3">
      <w:pPr>
        <w:pStyle w:val="TOC3"/>
        <w:rPr>
          <w:rFonts w:asciiTheme="minorHAnsi" w:eastAsiaTheme="minorEastAsia" w:hAnsiTheme="minorHAnsi" w:cstheme="minorBidi"/>
          <w:kern w:val="2"/>
          <w:lang w:eastAsia="ru-RU"/>
          <w14:ligatures w14:val="standardContextual"/>
        </w:rPr>
      </w:pPr>
      <w:hyperlink w:anchor="_Toc164609924" w:history="1">
        <w:r w:rsidR="007E6521" w:rsidRPr="007D1DC8">
          <w:rPr>
            <w:rStyle w:val="Hyperlink"/>
          </w:rPr>
          <w:t>1.7.2. Существующие варианты терапии</w:t>
        </w:r>
        <w:r w:rsidR="007E6521">
          <w:rPr>
            <w:webHidden/>
          </w:rPr>
          <w:tab/>
        </w:r>
        <w:r w:rsidR="007E6521">
          <w:rPr>
            <w:webHidden/>
          </w:rPr>
          <w:fldChar w:fldCharType="begin"/>
        </w:r>
        <w:r w:rsidR="007E6521">
          <w:rPr>
            <w:webHidden/>
          </w:rPr>
          <w:instrText xml:space="preserve"> PAGEREF _Toc164609924 \h </w:instrText>
        </w:r>
        <w:r w:rsidR="007E6521">
          <w:rPr>
            <w:webHidden/>
          </w:rPr>
        </w:r>
        <w:r w:rsidR="007E6521">
          <w:rPr>
            <w:webHidden/>
          </w:rPr>
          <w:fldChar w:fldCharType="separate"/>
        </w:r>
        <w:r w:rsidR="007E6521">
          <w:rPr>
            <w:webHidden/>
          </w:rPr>
          <w:t>14</w:t>
        </w:r>
        <w:r w:rsidR="007E6521">
          <w:rPr>
            <w:webHidden/>
          </w:rPr>
          <w:fldChar w:fldCharType="end"/>
        </w:r>
      </w:hyperlink>
    </w:p>
    <w:p w14:paraId="5D132232" w14:textId="2DCCB64C" w:rsidR="007E6521" w:rsidRDefault="00843857" w:rsidP="003441D3">
      <w:pPr>
        <w:pStyle w:val="TOC3"/>
        <w:rPr>
          <w:rFonts w:asciiTheme="minorHAnsi" w:eastAsiaTheme="minorEastAsia" w:hAnsiTheme="minorHAnsi" w:cstheme="minorBidi"/>
          <w:kern w:val="2"/>
          <w:lang w:eastAsia="ru-RU"/>
          <w14:ligatures w14:val="standardContextual"/>
        </w:rPr>
      </w:pPr>
      <w:hyperlink w:anchor="_Toc164609925" w:history="1">
        <w:r w:rsidR="007E6521" w:rsidRPr="007D1DC8">
          <w:rPr>
            <w:rStyle w:val="Hyperlink"/>
          </w:rPr>
          <w:t>1.7.3.</w:t>
        </w:r>
        <w:r w:rsidR="007E6521">
          <w:rPr>
            <w:rFonts w:asciiTheme="minorHAnsi" w:eastAsiaTheme="minorEastAsia" w:hAnsiTheme="minorHAnsi" w:cstheme="minorBidi"/>
            <w:kern w:val="2"/>
            <w:lang w:eastAsia="ru-RU"/>
            <w14:ligatures w14:val="standardContextual"/>
          </w:rPr>
          <w:tab/>
        </w:r>
        <w:r w:rsidR="007E6521" w:rsidRPr="007D1DC8">
          <w:rPr>
            <w:rStyle w:val="Hyperlink"/>
          </w:rPr>
          <w:t>Вводная информация по исследуемой терапии</w:t>
        </w:r>
        <w:r w:rsidR="007E6521">
          <w:rPr>
            <w:webHidden/>
          </w:rPr>
          <w:tab/>
        </w:r>
        <w:r w:rsidR="007E6521">
          <w:rPr>
            <w:webHidden/>
          </w:rPr>
          <w:fldChar w:fldCharType="begin"/>
        </w:r>
        <w:r w:rsidR="007E6521">
          <w:rPr>
            <w:webHidden/>
          </w:rPr>
          <w:instrText xml:space="preserve"> PAGEREF _Toc164609925 \h </w:instrText>
        </w:r>
        <w:r w:rsidR="007E6521">
          <w:rPr>
            <w:webHidden/>
          </w:rPr>
        </w:r>
        <w:r w:rsidR="007E6521">
          <w:rPr>
            <w:webHidden/>
          </w:rPr>
          <w:fldChar w:fldCharType="separate"/>
        </w:r>
        <w:r w:rsidR="007E6521">
          <w:rPr>
            <w:webHidden/>
          </w:rPr>
          <w:t>15</w:t>
        </w:r>
        <w:r w:rsidR="007E6521">
          <w:rPr>
            <w:webHidden/>
          </w:rPr>
          <w:fldChar w:fldCharType="end"/>
        </w:r>
      </w:hyperlink>
    </w:p>
    <w:p w14:paraId="4213B779" w14:textId="067F4F38" w:rsidR="007E6521" w:rsidRDefault="00843857" w:rsidP="003441D3">
      <w:pPr>
        <w:pStyle w:val="TOC2"/>
        <w:rPr>
          <w:rFonts w:asciiTheme="minorHAnsi" w:eastAsiaTheme="minorEastAsia" w:hAnsiTheme="minorHAnsi" w:cstheme="minorBidi"/>
          <w:kern w:val="2"/>
          <w:lang w:eastAsia="ru-RU"/>
          <w14:ligatures w14:val="standardContextual"/>
        </w:rPr>
      </w:pPr>
      <w:hyperlink w:anchor="_Toc164609926" w:history="1">
        <w:r w:rsidR="007E6521" w:rsidRPr="007D1DC8">
          <w:rPr>
            <w:rStyle w:val="Hyperlink"/>
          </w:rPr>
          <w:t>1.8.</w:t>
        </w:r>
        <w:r w:rsidR="007E6521">
          <w:rPr>
            <w:rFonts w:asciiTheme="minorHAnsi" w:eastAsiaTheme="minorEastAsia" w:hAnsiTheme="minorHAnsi" w:cstheme="minorBidi"/>
            <w:kern w:val="2"/>
            <w:lang w:eastAsia="ru-RU"/>
            <w14:ligatures w14:val="standardContextual"/>
          </w:rPr>
          <w:tab/>
        </w:r>
        <w:r w:rsidR="007E6521" w:rsidRPr="007D1DC8">
          <w:rPr>
            <w:rStyle w:val="Hyperlink"/>
          </w:rPr>
          <w:t>Ожидаемые показания к применению</w:t>
        </w:r>
        <w:r w:rsidR="007E6521">
          <w:rPr>
            <w:webHidden/>
          </w:rPr>
          <w:tab/>
        </w:r>
        <w:r w:rsidR="007E6521">
          <w:rPr>
            <w:webHidden/>
          </w:rPr>
          <w:fldChar w:fldCharType="begin"/>
        </w:r>
        <w:r w:rsidR="007E6521">
          <w:rPr>
            <w:webHidden/>
          </w:rPr>
          <w:instrText xml:space="preserve"> PAGEREF _Toc164609926 \h </w:instrText>
        </w:r>
        <w:r w:rsidR="007E6521">
          <w:rPr>
            <w:webHidden/>
          </w:rPr>
        </w:r>
        <w:r w:rsidR="007E6521">
          <w:rPr>
            <w:webHidden/>
          </w:rPr>
          <w:fldChar w:fldCharType="separate"/>
        </w:r>
        <w:r w:rsidR="007E6521">
          <w:rPr>
            <w:webHidden/>
          </w:rPr>
          <w:t>17</w:t>
        </w:r>
        <w:r w:rsidR="007E6521">
          <w:rPr>
            <w:webHidden/>
          </w:rPr>
          <w:fldChar w:fldCharType="end"/>
        </w:r>
      </w:hyperlink>
    </w:p>
    <w:p w14:paraId="09727899" w14:textId="26F21F08" w:rsidR="007E6521" w:rsidRDefault="00843857" w:rsidP="003441D3">
      <w:pPr>
        <w:pStyle w:val="TOC2"/>
        <w:rPr>
          <w:rFonts w:asciiTheme="minorHAnsi" w:eastAsiaTheme="minorEastAsia" w:hAnsiTheme="minorHAnsi" w:cstheme="minorBidi"/>
          <w:kern w:val="2"/>
          <w:lang w:eastAsia="ru-RU"/>
          <w14:ligatures w14:val="standardContextual"/>
        </w:rPr>
      </w:pPr>
      <w:hyperlink w:anchor="_Toc164609927" w:history="1">
        <w:r w:rsidR="007E6521" w:rsidRPr="007D1DC8">
          <w:rPr>
            <w:rStyle w:val="Hyperlink"/>
          </w:rPr>
          <w:t>Список литературы</w:t>
        </w:r>
        <w:r w:rsidR="007E6521">
          <w:rPr>
            <w:webHidden/>
          </w:rPr>
          <w:tab/>
        </w:r>
        <w:r w:rsidR="007E6521">
          <w:rPr>
            <w:webHidden/>
          </w:rPr>
          <w:fldChar w:fldCharType="begin"/>
        </w:r>
        <w:r w:rsidR="007E6521">
          <w:rPr>
            <w:webHidden/>
          </w:rPr>
          <w:instrText xml:space="preserve"> PAGEREF _Toc164609927 \h </w:instrText>
        </w:r>
        <w:r w:rsidR="007E6521">
          <w:rPr>
            <w:webHidden/>
          </w:rPr>
        </w:r>
        <w:r w:rsidR="007E6521">
          <w:rPr>
            <w:webHidden/>
          </w:rPr>
          <w:fldChar w:fldCharType="separate"/>
        </w:r>
        <w:r w:rsidR="007E6521">
          <w:rPr>
            <w:webHidden/>
          </w:rPr>
          <w:t>17</w:t>
        </w:r>
        <w:r w:rsidR="007E6521">
          <w:rPr>
            <w:webHidden/>
          </w:rPr>
          <w:fldChar w:fldCharType="end"/>
        </w:r>
      </w:hyperlink>
    </w:p>
    <w:p w14:paraId="07893EAE" w14:textId="52D9EE1A" w:rsidR="007E6521" w:rsidRDefault="00843857">
      <w:pPr>
        <w:pStyle w:val="TOC1"/>
        <w:rPr>
          <w:rFonts w:asciiTheme="minorHAnsi" w:eastAsiaTheme="minorEastAsia" w:hAnsiTheme="minorHAnsi" w:cstheme="minorBidi"/>
          <w:noProof/>
          <w:kern w:val="2"/>
          <w:lang w:eastAsia="ru-RU"/>
          <w14:ligatures w14:val="standardContextual"/>
        </w:rPr>
      </w:pPr>
      <w:hyperlink w:anchor="_Toc164609928" w:history="1">
        <w:r w:rsidR="007E6521" w:rsidRPr="007D1DC8">
          <w:rPr>
            <w:rStyle w:val="Hyperlink"/>
            <w:noProof/>
          </w:rPr>
          <w:t>2.</w:t>
        </w:r>
        <w:r w:rsidR="007E6521">
          <w:rPr>
            <w:rFonts w:asciiTheme="minorHAnsi" w:eastAsiaTheme="minorEastAsia" w:hAnsiTheme="minorHAnsi" w:cstheme="minorBidi"/>
            <w:noProof/>
            <w:kern w:val="2"/>
            <w:lang w:eastAsia="ru-RU"/>
            <w14:ligatures w14:val="standardContextual"/>
          </w:rPr>
          <w:tab/>
        </w:r>
        <w:r w:rsidR="007E6521" w:rsidRPr="007D1DC8">
          <w:rPr>
            <w:rStyle w:val="Hyperlink"/>
            <w:noProof/>
          </w:rPr>
          <w:t>ФИЗИЧЕСКИЕ, ХИМИЧЕСКИЕ И ФАРМАЦЕВТИЧЕСКИЕ СВОЙСТВА И ЛЕКАРСТВЕННАЯ ФОРМА</w:t>
        </w:r>
        <w:r w:rsidR="007E6521">
          <w:rPr>
            <w:noProof/>
            <w:webHidden/>
          </w:rPr>
          <w:tab/>
        </w:r>
        <w:r w:rsidR="007E6521">
          <w:rPr>
            <w:noProof/>
            <w:webHidden/>
          </w:rPr>
          <w:fldChar w:fldCharType="begin"/>
        </w:r>
        <w:r w:rsidR="007E6521">
          <w:rPr>
            <w:noProof/>
            <w:webHidden/>
          </w:rPr>
          <w:instrText xml:space="preserve"> PAGEREF _Toc164609928 \h </w:instrText>
        </w:r>
        <w:r w:rsidR="007E6521">
          <w:rPr>
            <w:noProof/>
            <w:webHidden/>
          </w:rPr>
        </w:r>
        <w:r w:rsidR="007E6521">
          <w:rPr>
            <w:noProof/>
            <w:webHidden/>
          </w:rPr>
          <w:fldChar w:fldCharType="separate"/>
        </w:r>
        <w:r w:rsidR="007E6521">
          <w:rPr>
            <w:noProof/>
            <w:webHidden/>
          </w:rPr>
          <w:t>18</w:t>
        </w:r>
        <w:r w:rsidR="007E6521">
          <w:rPr>
            <w:noProof/>
            <w:webHidden/>
          </w:rPr>
          <w:fldChar w:fldCharType="end"/>
        </w:r>
      </w:hyperlink>
    </w:p>
    <w:p w14:paraId="37365C6C" w14:textId="5E474374" w:rsidR="007E6521" w:rsidRDefault="00843857" w:rsidP="003441D3">
      <w:pPr>
        <w:pStyle w:val="TOC2"/>
        <w:rPr>
          <w:rFonts w:asciiTheme="minorHAnsi" w:eastAsiaTheme="minorEastAsia" w:hAnsiTheme="minorHAnsi" w:cstheme="minorBidi"/>
          <w:kern w:val="2"/>
          <w:lang w:eastAsia="ru-RU"/>
          <w14:ligatures w14:val="standardContextual"/>
        </w:rPr>
      </w:pPr>
      <w:hyperlink w:anchor="_Toc164609929" w:history="1">
        <w:r w:rsidR="007E6521" w:rsidRPr="007D1DC8">
          <w:rPr>
            <w:rStyle w:val="Hyperlink"/>
          </w:rPr>
          <w:t>2.1. Описание свойств исследуемого препарата</w:t>
        </w:r>
        <w:r w:rsidR="007E6521">
          <w:rPr>
            <w:webHidden/>
          </w:rPr>
          <w:tab/>
        </w:r>
        <w:r w:rsidR="007E6521">
          <w:rPr>
            <w:webHidden/>
          </w:rPr>
          <w:fldChar w:fldCharType="begin"/>
        </w:r>
        <w:r w:rsidR="007E6521">
          <w:rPr>
            <w:webHidden/>
          </w:rPr>
          <w:instrText xml:space="preserve"> PAGEREF _Toc164609929 \h </w:instrText>
        </w:r>
        <w:r w:rsidR="007E6521">
          <w:rPr>
            <w:webHidden/>
          </w:rPr>
        </w:r>
        <w:r w:rsidR="007E6521">
          <w:rPr>
            <w:webHidden/>
          </w:rPr>
          <w:fldChar w:fldCharType="separate"/>
        </w:r>
        <w:r w:rsidR="007E6521">
          <w:rPr>
            <w:webHidden/>
          </w:rPr>
          <w:t>18</w:t>
        </w:r>
        <w:r w:rsidR="007E6521">
          <w:rPr>
            <w:webHidden/>
          </w:rPr>
          <w:fldChar w:fldCharType="end"/>
        </w:r>
      </w:hyperlink>
    </w:p>
    <w:p w14:paraId="3B847274" w14:textId="081B200C" w:rsidR="007E6521" w:rsidRDefault="00843857" w:rsidP="003441D3">
      <w:pPr>
        <w:pStyle w:val="TOC3"/>
        <w:rPr>
          <w:rFonts w:asciiTheme="minorHAnsi" w:eastAsiaTheme="minorEastAsia" w:hAnsiTheme="minorHAnsi" w:cstheme="minorBidi"/>
          <w:kern w:val="2"/>
          <w:lang w:eastAsia="ru-RU"/>
          <w14:ligatures w14:val="standardContextual"/>
        </w:rPr>
      </w:pPr>
      <w:hyperlink w:anchor="_Toc164609930" w:history="1">
        <w:r w:rsidR="007E6521" w:rsidRPr="007D1DC8">
          <w:rPr>
            <w:rStyle w:val="Hyperlink"/>
          </w:rPr>
          <w:t>2.1.1. Химическая формула</w:t>
        </w:r>
        <w:r w:rsidR="007E6521">
          <w:rPr>
            <w:webHidden/>
          </w:rPr>
          <w:tab/>
        </w:r>
        <w:r w:rsidR="007E6521">
          <w:rPr>
            <w:webHidden/>
          </w:rPr>
          <w:fldChar w:fldCharType="begin"/>
        </w:r>
        <w:r w:rsidR="007E6521">
          <w:rPr>
            <w:webHidden/>
          </w:rPr>
          <w:instrText xml:space="preserve"> PAGEREF _Toc164609930 \h </w:instrText>
        </w:r>
        <w:r w:rsidR="007E6521">
          <w:rPr>
            <w:webHidden/>
          </w:rPr>
        </w:r>
        <w:r w:rsidR="007E6521">
          <w:rPr>
            <w:webHidden/>
          </w:rPr>
          <w:fldChar w:fldCharType="separate"/>
        </w:r>
        <w:r w:rsidR="007E6521">
          <w:rPr>
            <w:webHidden/>
          </w:rPr>
          <w:t>18</w:t>
        </w:r>
        <w:r w:rsidR="007E6521">
          <w:rPr>
            <w:webHidden/>
          </w:rPr>
          <w:fldChar w:fldCharType="end"/>
        </w:r>
      </w:hyperlink>
    </w:p>
    <w:p w14:paraId="63279019" w14:textId="4266BE50" w:rsidR="007E6521" w:rsidRDefault="00843857" w:rsidP="003441D3">
      <w:pPr>
        <w:pStyle w:val="TOC3"/>
        <w:rPr>
          <w:rFonts w:asciiTheme="minorHAnsi" w:eastAsiaTheme="minorEastAsia" w:hAnsiTheme="minorHAnsi" w:cstheme="minorBidi"/>
          <w:kern w:val="2"/>
          <w:lang w:eastAsia="ru-RU"/>
          <w14:ligatures w14:val="standardContextual"/>
        </w:rPr>
      </w:pPr>
      <w:hyperlink w:anchor="_Toc164609931" w:history="1">
        <w:r w:rsidR="007E6521" w:rsidRPr="007D1DC8">
          <w:rPr>
            <w:rStyle w:val="Hyperlink"/>
          </w:rPr>
          <w:t>2.1.2. Структурная формула</w:t>
        </w:r>
        <w:r w:rsidR="007E6521">
          <w:rPr>
            <w:webHidden/>
          </w:rPr>
          <w:tab/>
        </w:r>
        <w:r w:rsidR="007E6521">
          <w:rPr>
            <w:webHidden/>
          </w:rPr>
          <w:fldChar w:fldCharType="begin"/>
        </w:r>
        <w:r w:rsidR="007E6521">
          <w:rPr>
            <w:webHidden/>
          </w:rPr>
          <w:instrText xml:space="preserve"> PAGEREF _Toc164609931 \h </w:instrText>
        </w:r>
        <w:r w:rsidR="007E6521">
          <w:rPr>
            <w:webHidden/>
          </w:rPr>
        </w:r>
        <w:r w:rsidR="007E6521">
          <w:rPr>
            <w:webHidden/>
          </w:rPr>
          <w:fldChar w:fldCharType="separate"/>
        </w:r>
        <w:r w:rsidR="007E6521">
          <w:rPr>
            <w:webHidden/>
          </w:rPr>
          <w:t>19</w:t>
        </w:r>
        <w:r w:rsidR="007E6521">
          <w:rPr>
            <w:webHidden/>
          </w:rPr>
          <w:fldChar w:fldCharType="end"/>
        </w:r>
      </w:hyperlink>
    </w:p>
    <w:p w14:paraId="7FD0059D" w14:textId="43E0024D" w:rsidR="007E6521" w:rsidRDefault="00843857" w:rsidP="003441D3">
      <w:pPr>
        <w:pStyle w:val="TOC3"/>
        <w:rPr>
          <w:rFonts w:asciiTheme="minorHAnsi" w:eastAsiaTheme="minorEastAsia" w:hAnsiTheme="minorHAnsi" w:cstheme="minorBidi"/>
          <w:kern w:val="2"/>
          <w:lang w:eastAsia="ru-RU"/>
          <w14:ligatures w14:val="standardContextual"/>
        </w:rPr>
      </w:pPr>
      <w:hyperlink w:anchor="_Toc164609932" w:history="1">
        <w:r w:rsidR="007E6521" w:rsidRPr="007D1DC8">
          <w:rPr>
            <w:rStyle w:val="Hyperlink"/>
          </w:rPr>
          <w:t>2.1.3. Физико-химические и фармацевтические свойства</w:t>
        </w:r>
        <w:r w:rsidR="007E6521">
          <w:rPr>
            <w:webHidden/>
          </w:rPr>
          <w:tab/>
        </w:r>
        <w:r w:rsidR="007E6521">
          <w:rPr>
            <w:webHidden/>
          </w:rPr>
          <w:fldChar w:fldCharType="begin"/>
        </w:r>
        <w:r w:rsidR="007E6521">
          <w:rPr>
            <w:webHidden/>
          </w:rPr>
          <w:instrText xml:space="preserve"> PAGEREF _Toc164609932 \h </w:instrText>
        </w:r>
        <w:r w:rsidR="007E6521">
          <w:rPr>
            <w:webHidden/>
          </w:rPr>
        </w:r>
        <w:r w:rsidR="007E6521">
          <w:rPr>
            <w:webHidden/>
          </w:rPr>
          <w:fldChar w:fldCharType="separate"/>
        </w:r>
        <w:r w:rsidR="007E6521">
          <w:rPr>
            <w:webHidden/>
          </w:rPr>
          <w:t>19</w:t>
        </w:r>
        <w:r w:rsidR="007E6521">
          <w:rPr>
            <w:webHidden/>
          </w:rPr>
          <w:fldChar w:fldCharType="end"/>
        </w:r>
      </w:hyperlink>
    </w:p>
    <w:p w14:paraId="6A7465DF" w14:textId="77465574" w:rsidR="007E6521" w:rsidRDefault="00843857" w:rsidP="003441D3">
      <w:pPr>
        <w:pStyle w:val="TOC2"/>
        <w:rPr>
          <w:rFonts w:asciiTheme="minorHAnsi" w:eastAsiaTheme="minorEastAsia" w:hAnsiTheme="minorHAnsi" w:cstheme="minorBidi"/>
          <w:kern w:val="2"/>
          <w:lang w:eastAsia="ru-RU"/>
          <w14:ligatures w14:val="standardContextual"/>
        </w:rPr>
      </w:pPr>
      <w:hyperlink w:anchor="_Toc164609933" w:history="1">
        <w:r w:rsidR="007E6521" w:rsidRPr="007D1DC8">
          <w:rPr>
            <w:rStyle w:val="Hyperlink"/>
          </w:rPr>
          <w:t>Велпатасвир проявляет стереоизомерию благодаря наличию 6 хиральных центров и синтезируется в виде единственного стереоизомера.</w:t>
        </w:r>
        <w:r w:rsidR="007E6521">
          <w:rPr>
            <w:webHidden/>
          </w:rPr>
          <w:tab/>
        </w:r>
        <w:r w:rsidR="007E6521">
          <w:rPr>
            <w:webHidden/>
          </w:rPr>
          <w:fldChar w:fldCharType="begin"/>
        </w:r>
        <w:r w:rsidR="007E6521">
          <w:rPr>
            <w:webHidden/>
          </w:rPr>
          <w:instrText xml:space="preserve"> PAGEREF _Toc164609933 \h </w:instrText>
        </w:r>
        <w:r w:rsidR="007E6521">
          <w:rPr>
            <w:webHidden/>
          </w:rPr>
        </w:r>
        <w:r w:rsidR="007E6521">
          <w:rPr>
            <w:webHidden/>
          </w:rPr>
          <w:fldChar w:fldCharType="separate"/>
        </w:r>
        <w:r w:rsidR="007E6521">
          <w:rPr>
            <w:webHidden/>
          </w:rPr>
          <w:t>20</w:t>
        </w:r>
        <w:r w:rsidR="007E6521">
          <w:rPr>
            <w:webHidden/>
          </w:rPr>
          <w:fldChar w:fldCharType="end"/>
        </w:r>
      </w:hyperlink>
    </w:p>
    <w:p w14:paraId="0E75165F" w14:textId="5BAD711C" w:rsidR="007E6521" w:rsidRDefault="00843857" w:rsidP="003441D3">
      <w:pPr>
        <w:pStyle w:val="TOC2"/>
        <w:rPr>
          <w:rFonts w:asciiTheme="minorHAnsi" w:eastAsiaTheme="minorEastAsia" w:hAnsiTheme="minorHAnsi" w:cstheme="minorBidi"/>
          <w:kern w:val="2"/>
          <w:lang w:eastAsia="ru-RU"/>
          <w14:ligatures w14:val="standardContextual"/>
        </w:rPr>
      </w:pPr>
      <w:hyperlink w:anchor="_Toc164609934" w:history="1">
        <w:r w:rsidR="007E6521" w:rsidRPr="007D1DC8">
          <w:rPr>
            <w:rStyle w:val="Hyperlink"/>
          </w:rPr>
          <w:t>2.2. Лекарственная форма</w:t>
        </w:r>
        <w:r w:rsidR="007E6521">
          <w:rPr>
            <w:webHidden/>
          </w:rPr>
          <w:tab/>
        </w:r>
        <w:r w:rsidR="007E6521">
          <w:rPr>
            <w:webHidden/>
          </w:rPr>
          <w:fldChar w:fldCharType="begin"/>
        </w:r>
        <w:r w:rsidR="007E6521">
          <w:rPr>
            <w:webHidden/>
          </w:rPr>
          <w:instrText xml:space="preserve"> PAGEREF _Toc164609934 \h </w:instrText>
        </w:r>
        <w:r w:rsidR="007E6521">
          <w:rPr>
            <w:webHidden/>
          </w:rPr>
        </w:r>
        <w:r w:rsidR="007E6521">
          <w:rPr>
            <w:webHidden/>
          </w:rPr>
          <w:fldChar w:fldCharType="separate"/>
        </w:r>
        <w:r w:rsidR="007E6521">
          <w:rPr>
            <w:webHidden/>
          </w:rPr>
          <w:t>20</w:t>
        </w:r>
        <w:r w:rsidR="007E6521">
          <w:rPr>
            <w:webHidden/>
          </w:rPr>
          <w:fldChar w:fldCharType="end"/>
        </w:r>
      </w:hyperlink>
    </w:p>
    <w:p w14:paraId="3CE805BE" w14:textId="2A66BF9D" w:rsidR="007E6521" w:rsidRDefault="00843857" w:rsidP="003441D3">
      <w:pPr>
        <w:pStyle w:val="TOC3"/>
        <w:rPr>
          <w:rFonts w:asciiTheme="minorHAnsi" w:eastAsiaTheme="minorEastAsia" w:hAnsiTheme="minorHAnsi" w:cstheme="minorBidi"/>
          <w:kern w:val="2"/>
          <w:lang w:eastAsia="ru-RU"/>
          <w14:ligatures w14:val="standardContextual"/>
        </w:rPr>
      </w:pPr>
      <w:hyperlink w:anchor="_Toc164609935" w:history="1">
        <w:r w:rsidR="007E6521" w:rsidRPr="007D1DC8">
          <w:rPr>
            <w:rStyle w:val="Hyperlink"/>
          </w:rPr>
          <w:t>2.2.1. Название лекарственной формы</w:t>
        </w:r>
        <w:r w:rsidR="007E6521">
          <w:rPr>
            <w:webHidden/>
          </w:rPr>
          <w:tab/>
        </w:r>
        <w:r w:rsidR="007E6521">
          <w:rPr>
            <w:webHidden/>
          </w:rPr>
          <w:fldChar w:fldCharType="begin"/>
        </w:r>
        <w:r w:rsidR="007E6521">
          <w:rPr>
            <w:webHidden/>
          </w:rPr>
          <w:instrText xml:space="preserve"> PAGEREF _Toc164609935 \h </w:instrText>
        </w:r>
        <w:r w:rsidR="007E6521">
          <w:rPr>
            <w:webHidden/>
          </w:rPr>
        </w:r>
        <w:r w:rsidR="007E6521">
          <w:rPr>
            <w:webHidden/>
          </w:rPr>
          <w:fldChar w:fldCharType="separate"/>
        </w:r>
        <w:r w:rsidR="007E6521">
          <w:rPr>
            <w:webHidden/>
          </w:rPr>
          <w:t>20</w:t>
        </w:r>
        <w:r w:rsidR="007E6521">
          <w:rPr>
            <w:webHidden/>
          </w:rPr>
          <w:fldChar w:fldCharType="end"/>
        </w:r>
      </w:hyperlink>
    </w:p>
    <w:p w14:paraId="2C310B96" w14:textId="0908C494" w:rsidR="007E6521" w:rsidRDefault="00843857" w:rsidP="003441D3">
      <w:pPr>
        <w:pStyle w:val="TOC3"/>
        <w:rPr>
          <w:rFonts w:asciiTheme="minorHAnsi" w:eastAsiaTheme="minorEastAsia" w:hAnsiTheme="minorHAnsi" w:cstheme="minorBidi"/>
          <w:kern w:val="2"/>
          <w:lang w:eastAsia="ru-RU"/>
          <w14:ligatures w14:val="standardContextual"/>
        </w:rPr>
      </w:pPr>
      <w:hyperlink w:anchor="_Toc164609936" w:history="1">
        <w:r w:rsidR="007E6521" w:rsidRPr="007D1DC8">
          <w:rPr>
            <w:rStyle w:val="Hyperlink"/>
          </w:rPr>
          <w:t>2.2.2. Описание лекарственной формы</w:t>
        </w:r>
        <w:r w:rsidR="007E6521">
          <w:rPr>
            <w:webHidden/>
          </w:rPr>
          <w:tab/>
        </w:r>
        <w:r w:rsidR="007E6521">
          <w:rPr>
            <w:webHidden/>
          </w:rPr>
          <w:fldChar w:fldCharType="begin"/>
        </w:r>
        <w:r w:rsidR="007E6521">
          <w:rPr>
            <w:webHidden/>
          </w:rPr>
          <w:instrText xml:space="preserve"> PAGEREF _Toc164609936 \h </w:instrText>
        </w:r>
        <w:r w:rsidR="007E6521">
          <w:rPr>
            <w:webHidden/>
          </w:rPr>
        </w:r>
        <w:r w:rsidR="007E6521">
          <w:rPr>
            <w:webHidden/>
          </w:rPr>
          <w:fldChar w:fldCharType="separate"/>
        </w:r>
        <w:r w:rsidR="007E6521">
          <w:rPr>
            <w:webHidden/>
          </w:rPr>
          <w:t>20</w:t>
        </w:r>
        <w:r w:rsidR="007E6521">
          <w:rPr>
            <w:webHidden/>
          </w:rPr>
          <w:fldChar w:fldCharType="end"/>
        </w:r>
      </w:hyperlink>
    </w:p>
    <w:p w14:paraId="709650DB" w14:textId="4B8D07F7" w:rsidR="007E6521" w:rsidRDefault="00843857" w:rsidP="003441D3">
      <w:pPr>
        <w:pStyle w:val="TOC3"/>
        <w:rPr>
          <w:rFonts w:asciiTheme="minorHAnsi" w:eastAsiaTheme="minorEastAsia" w:hAnsiTheme="minorHAnsi" w:cstheme="minorBidi"/>
          <w:kern w:val="2"/>
          <w:lang w:eastAsia="ru-RU"/>
          <w14:ligatures w14:val="standardContextual"/>
        </w:rPr>
      </w:pPr>
      <w:hyperlink w:anchor="_Toc164609937" w:history="1">
        <w:r w:rsidR="007E6521" w:rsidRPr="007D1DC8">
          <w:rPr>
            <w:rStyle w:val="Hyperlink"/>
          </w:rPr>
          <w:t xml:space="preserve">2.2.3. </w:t>
        </w:r>
        <w:r w:rsidR="007E6521" w:rsidRPr="007D1DC8">
          <w:rPr>
            <w:rStyle w:val="Hyperlink"/>
            <w:highlight w:val="yellow"/>
          </w:rPr>
          <w:t>Состав лекарственной формы</w:t>
        </w:r>
        <w:r w:rsidR="007E6521">
          <w:rPr>
            <w:webHidden/>
          </w:rPr>
          <w:tab/>
        </w:r>
        <w:r w:rsidR="007E6521">
          <w:rPr>
            <w:webHidden/>
          </w:rPr>
          <w:fldChar w:fldCharType="begin"/>
        </w:r>
        <w:r w:rsidR="007E6521">
          <w:rPr>
            <w:webHidden/>
          </w:rPr>
          <w:instrText xml:space="preserve"> PAGEREF _Toc164609937 \h </w:instrText>
        </w:r>
        <w:r w:rsidR="007E6521">
          <w:rPr>
            <w:webHidden/>
          </w:rPr>
        </w:r>
        <w:r w:rsidR="007E6521">
          <w:rPr>
            <w:webHidden/>
          </w:rPr>
          <w:fldChar w:fldCharType="separate"/>
        </w:r>
        <w:r w:rsidR="007E6521">
          <w:rPr>
            <w:webHidden/>
          </w:rPr>
          <w:t>20</w:t>
        </w:r>
        <w:r w:rsidR="007E6521">
          <w:rPr>
            <w:webHidden/>
          </w:rPr>
          <w:fldChar w:fldCharType="end"/>
        </w:r>
      </w:hyperlink>
    </w:p>
    <w:p w14:paraId="51A8D9D1" w14:textId="698396C1" w:rsidR="007E6521" w:rsidRDefault="00843857" w:rsidP="003441D3">
      <w:pPr>
        <w:pStyle w:val="TOC3"/>
        <w:rPr>
          <w:rFonts w:asciiTheme="minorHAnsi" w:eastAsiaTheme="minorEastAsia" w:hAnsiTheme="minorHAnsi" w:cstheme="minorBidi"/>
          <w:kern w:val="2"/>
          <w:lang w:eastAsia="ru-RU"/>
          <w14:ligatures w14:val="standardContextual"/>
        </w:rPr>
      </w:pPr>
      <w:hyperlink w:anchor="_Toc164609938" w:history="1">
        <w:r w:rsidR="007E6521" w:rsidRPr="007D1DC8">
          <w:rPr>
            <w:rStyle w:val="Hyperlink"/>
          </w:rPr>
          <w:t>2.2.4 Форма выпуска</w:t>
        </w:r>
        <w:r w:rsidR="007E6521">
          <w:rPr>
            <w:webHidden/>
          </w:rPr>
          <w:tab/>
        </w:r>
        <w:r w:rsidR="007E6521">
          <w:rPr>
            <w:webHidden/>
          </w:rPr>
          <w:fldChar w:fldCharType="begin"/>
        </w:r>
        <w:r w:rsidR="007E6521">
          <w:rPr>
            <w:webHidden/>
          </w:rPr>
          <w:instrText xml:space="preserve"> PAGEREF _Toc164609938 \h </w:instrText>
        </w:r>
        <w:r w:rsidR="007E6521">
          <w:rPr>
            <w:webHidden/>
          </w:rPr>
        </w:r>
        <w:r w:rsidR="007E6521">
          <w:rPr>
            <w:webHidden/>
          </w:rPr>
          <w:fldChar w:fldCharType="separate"/>
        </w:r>
        <w:r w:rsidR="007E6521">
          <w:rPr>
            <w:webHidden/>
          </w:rPr>
          <w:t>21</w:t>
        </w:r>
        <w:r w:rsidR="007E6521">
          <w:rPr>
            <w:webHidden/>
          </w:rPr>
          <w:fldChar w:fldCharType="end"/>
        </w:r>
      </w:hyperlink>
    </w:p>
    <w:p w14:paraId="55B9154B" w14:textId="5AC270BC" w:rsidR="007E6521" w:rsidRDefault="00843857" w:rsidP="003441D3">
      <w:pPr>
        <w:pStyle w:val="TOC2"/>
        <w:rPr>
          <w:rFonts w:asciiTheme="minorHAnsi" w:eastAsiaTheme="minorEastAsia" w:hAnsiTheme="minorHAnsi" w:cstheme="minorBidi"/>
          <w:kern w:val="2"/>
          <w:lang w:eastAsia="ru-RU"/>
          <w14:ligatures w14:val="standardContextual"/>
        </w:rPr>
      </w:pPr>
      <w:hyperlink w:anchor="_Toc164609939" w:history="1">
        <w:r w:rsidR="007E6521" w:rsidRPr="007D1DC8">
          <w:rPr>
            <w:rStyle w:val="Hyperlink"/>
          </w:rPr>
          <w:t>2.3. Правила хранения и обращения</w:t>
        </w:r>
        <w:r w:rsidR="007E6521">
          <w:rPr>
            <w:webHidden/>
          </w:rPr>
          <w:tab/>
        </w:r>
        <w:r w:rsidR="007E6521">
          <w:rPr>
            <w:webHidden/>
          </w:rPr>
          <w:fldChar w:fldCharType="begin"/>
        </w:r>
        <w:r w:rsidR="007E6521">
          <w:rPr>
            <w:webHidden/>
          </w:rPr>
          <w:instrText xml:space="preserve"> PAGEREF _Toc164609939 \h </w:instrText>
        </w:r>
        <w:r w:rsidR="007E6521">
          <w:rPr>
            <w:webHidden/>
          </w:rPr>
        </w:r>
        <w:r w:rsidR="007E6521">
          <w:rPr>
            <w:webHidden/>
          </w:rPr>
          <w:fldChar w:fldCharType="separate"/>
        </w:r>
        <w:r w:rsidR="007E6521">
          <w:rPr>
            <w:webHidden/>
          </w:rPr>
          <w:t>22</w:t>
        </w:r>
        <w:r w:rsidR="007E6521">
          <w:rPr>
            <w:webHidden/>
          </w:rPr>
          <w:fldChar w:fldCharType="end"/>
        </w:r>
      </w:hyperlink>
    </w:p>
    <w:p w14:paraId="3872CD71" w14:textId="7001F239" w:rsidR="007E6521" w:rsidRDefault="00843857" w:rsidP="003441D3">
      <w:pPr>
        <w:pStyle w:val="TOC3"/>
        <w:rPr>
          <w:rFonts w:asciiTheme="minorHAnsi" w:eastAsiaTheme="minorEastAsia" w:hAnsiTheme="minorHAnsi" w:cstheme="minorBidi"/>
          <w:kern w:val="2"/>
          <w:lang w:eastAsia="ru-RU"/>
          <w14:ligatures w14:val="standardContextual"/>
        </w:rPr>
      </w:pPr>
      <w:hyperlink w:anchor="_Toc164609940" w:history="1">
        <w:r w:rsidR="007E6521" w:rsidRPr="007D1DC8">
          <w:rPr>
            <w:rStyle w:val="Hyperlink"/>
          </w:rPr>
          <w:t>2.3.1. Условия хранения</w:t>
        </w:r>
        <w:r w:rsidR="007E6521">
          <w:rPr>
            <w:webHidden/>
          </w:rPr>
          <w:tab/>
        </w:r>
        <w:r w:rsidR="007E6521">
          <w:rPr>
            <w:webHidden/>
          </w:rPr>
          <w:fldChar w:fldCharType="begin"/>
        </w:r>
        <w:r w:rsidR="007E6521">
          <w:rPr>
            <w:webHidden/>
          </w:rPr>
          <w:instrText xml:space="preserve"> PAGEREF _Toc164609940 \h </w:instrText>
        </w:r>
        <w:r w:rsidR="007E6521">
          <w:rPr>
            <w:webHidden/>
          </w:rPr>
        </w:r>
        <w:r w:rsidR="007E6521">
          <w:rPr>
            <w:webHidden/>
          </w:rPr>
          <w:fldChar w:fldCharType="separate"/>
        </w:r>
        <w:r w:rsidR="007E6521">
          <w:rPr>
            <w:webHidden/>
          </w:rPr>
          <w:t>22</w:t>
        </w:r>
        <w:r w:rsidR="007E6521">
          <w:rPr>
            <w:webHidden/>
          </w:rPr>
          <w:fldChar w:fldCharType="end"/>
        </w:r>
      </w:hyperlink>
    </w:p>
    <w:p w14:paraId="274030CF" w14:textId="4799C157" w:rsidR="007E6521" w:rsidRPr="003441D3" w:rsidRDefault="00843857" w:rsidP="003441D3">
      <w:pPr>
        <w:pStyle w:val="TOC3"/>
        <w:rPr>
          <w:rFonts w:asciiTheme="minorHAnsi" w:eastAsiaTheme="minorEastAsia" w:hAnsiTheme="minorHAnsi" w:cstheme="minorBidi"/>
          <w:kern w:val="2"/>
          <w:lang w:eastAsia="ru-RU"/>
          <w14:ligatures w14:val="standardContextual"/>
        </w:rPr>
      </w:pPr>
      <w:hyperlink w:anchor="_Toc164609941" w:history="1">
        <w:r w:rsidR="007E6521" w:rsidRPr="003441D3">
          <w:rPr>
            <w:rStyle w:val="Hyperlink"/>
            <w:highlight w:val="yellow"/>
          </w:rPr>
          <w:t>2.3.2. Срок годности</w:t>
        </w:r>
        <w:r w:rsidR="007E6521" w:rsidRPr="003441D3">
          <w:rPr>
            <w:webHidden/>
          </w:rPr>
          <w:tab/>
        </w:r>
        <w:r w:rsidR="007E6521" w:rsidRPr="003441D3">
          <w:rPr>
            <w:webHidden/>
          </w:rPr>
          <w:fldChar w:fldCharType="begin"/>
        </w:r>
        <w:r w:rsidR="007E6521" w:rsidRPr="003441D3">
          <w:rPr>
            <w:webHidden/>
          </w:rPr>
          <w:instrText xml:space="preserve"> PAGEREF _Toc164609941 \h </w:instrText>
        </w:r>
        <w:r w:rsidR="007E6521" w:rsidRPr="003441D3">
          <w:rPr>
            <w:webHidden/>
          </w:rPr>
        </w:r>
        <w:r w:rsidR="007E6521" w:rsidRPr="003441D3">
          <w:rPr>
            <w:webHidden/>
          </w:rPr>
          <w:fldChar w:fldCharType="separate"/>
        </w:r>
        <w:r w:rsidR="007E6521" w:rsidRPr="003441D3">
          <w:rPr>
            <w:webHidden/>
          </w:rPr>
          <w:t>22</w:t>
        </w:r>
        <w:r w:rsidR="007E6521" w:rsidRPr="003441D3">
          <w:rPr>
            <w:webHidden/>
          </w:rPr>
          <w:fldChar w:fldCharType="end"/>
        </w:r>
      </w:hyperlink>
    </w:p>
    <w:p w14:paraId="649D36FC" w14:textId="68BA92A4" w:rsidR="007E6521" w:rsidRPr="003441D3" w:rsidRDefault="00843857" w:rsidP="003441D3">
      <w:pPr>
        <w:pStyle w:val="TOC3"/>
        <w:rPr>
          <w:rFonts w:asciiTheme="minorHAnsi" w:eastAsiaTheme="minorEastAsia" w:hAnsiTheme="minorHAnsi" w:cstheme="minorBidi"/>
          <w:kern w:val="2"/>
          <w:lang w:eastAsia="ru-RU"/>
          <w14:ligatures w14:val="standardContextual"/>
        </w:rPr>
      </w:pPr>
      <w:hyperlink w:anchor="_Toc164609942" w:history="1">
        <w:r w:rsidR="007E6521" w:rsidRPr="003441D3">
          <w:rPr>
            <w:rStyle w:val="Hyperlink"/>
          </w:rPr>
          <w:t>2.3.3. Правила по обращению с препаратом</w:t>
        </w:r>
        <w:r w:rsidR="007E6521" w:rsidRPr="003441D3">
          <w:rPr>
            <w:webHidden/>
          </w:rPr>
          <w:tab/>
        </w:r>
        <w:r w:rsidR="007E6521" w:rsidRPr="003441D3">
          <w:rPr>
            <w:webHidden/>
          </w:rPr>
          <w:fldChar w:fldCharType="begin"/>
        </w:r>
        <w:r w:rsidR="007E6521" w:rsidRPr="003441D3">
          <w:rPr>
            <w:webHidden/>
          </w:rPr>
          <w:instrText xml:space="preserve"> PAGEREF _Toc164609942 \h </w:instrText>
        </w:r>
        <w:r w:rsidR="007E6521" w:rsidRPr="003441D3">
          <w:rPr>
            <w:webHidden/>
          </w:rPr>
        </w:r>
        <w:r w:rsidR="007E6521" w:rsidRPr="003441D3">
          <w:rPr>
            <w:webHidden/>
          </w:rPr>
          <w:fldChar w:fldCharType="separate"/>
        </w:r>
        <w:r w:rsidR="007E6521" w:rsidRPr="003441D3">
          <w:rPr>
            <w:webHidden/>
          </w:rPr>
          <w:t>22</w:t>
        </w:r>
        <w:r w:rsidR="007E6521" w:rsidRPr="003441D3">
          <w:rPr>
            <w:webHidden/>
          </w:rPr>
          <w:fldChar w:fldCharType="end"/>
        </w:r>
      </w:hyperlink>
    </w:p>
    <w:p w14:paraId="7E534DD1" w14:textId="1D522D19" w:rsidR="007E6521" w:rsidRPr="003441D3" w:rsidRDefault="00843857">
      <w:pPr>
        <w:pStyle w:val="TOC1"/>
        <w:rPr>
          <w:rFonts w:asciiTheme="minorHAnsi" w:eastAsiaTheme="minorEastAsia" w:hAnsiTheme="minorHAnsi" w:cstheme="minorBidi"/>
          <w:noProof/>
          <w:kern w:val="2"/>
          <w:lang w:eastAsia="ru-RU"/>
          <w14:ligatures w14:val="standardContextual"/>
        </w:rPr>
      </w:pPr>
      <w:hyperlink w:anchor="_Toc164609943" w:history="1">
        <w:r w:rsidR="007E6521" w:rsidRPr="003441D3">
          <w:rPr>
            <w:rStyle w:val="Hyperlink"/>
            <w:noProof/>
          </w:rPr>
          <w:t>3. РЕЗУЛЬТАТЫ ДОКЛИНИЧЕСКИХ ИССЛЕДОВАНИЙ</w:t>
        </w:r>
        <w:r w:rsidR="007E6521" w:rsidRPr="003441D3">
          <w:rPr>
            <w:noProof/>
            <w:webHidden/>
          </w:rPr>
          <w:tab/>
        </w:r>
        <w:r w:rsidR="007E6521" w:rsidRPr="003441D3">
          <w:rPr>
            <w:noProof/>
            <w:webHidden/>
          </w:rPr>
          <w:fldChar w:fldCharType="begin"/>
        </w:r>
        <w:r w:rsidR="007E6521" w:rsidRPr="003441D3">
          <w:rPr>
            <w:noProof/>
            <w:webHidden/>
          </w:rPr>
          <w:instrText xml:space="preserve"> PAGEREF _Toc164609943 \h </w:instrText>
        </w:r>
        <w:r w:rsidR="007E6521" w:rsidRPr="003441D3">
          <w:rPr>
            <w:noProof/>
            <w:webHidden/>
          </w:rPr>
        </w:r>
        <w:r w:rsidR="007E6521" w:rsidRPr="003441D3">
          <w:rPr>
            <w:noProof/>
            <w:webHidden/>
          </w:rPr>
          <w:fldChar w:fldCharType="separate"/>
        </w:r>
        <w:r w:rsidR="007E6521" w:rsidRPr="003441D3">
          <w:rPr>
            <w:noProof/>
            <w:webHidden/>
          </w:rPr>
          <w:t>22</w:t>
        </w:r>
        <w:r w:rsidR="007E6521" w:rsidRPr="003441D3">
          <w:rPr>
            <w:noProof/>
            <w:webHidden/>
          </w:rPr>
          <w:fldChar w:fldCharType="end"/>
        </w:r>
      </w:hyperlink>
    </w:p>
    <w:p w14:paraId="5CDD36D2" w14:textId="603C6521" w:rsidR="007E6521" w:rsidRPr="003441D3" w:rsidRDefault="00843857" w:rsidP="003441D3">
      <w:pPr>
        <w:pStyle w:val="TOC2"/>
        <w:rPr>
          <w:rFonts w:asciiTheme="minorHAnsi" w:eastAsiaTheme="minorEastAsia" w:hAnsiTheme="minorHAnsi" w:cstheme="minorBidi"/>
          <w:kern w:val="2"/>
          <w:lang w:eastAsia="ru-RU"/>
          <w14:ligatures w14:val="standardContextual"/>
        </w:rPr>
      </w:pPr>
      <w:hyperlink w:anchor="_Toc164609944" w:history="1">
        <w:r w:rsidR="007E6521" w:rsidRPr="003441D3">
          <w:rPr>
            <w:rStyle w:val="Hyperlink"/>
          </w:rPr>
          <w:t>Введение и резюме</w:t>
        </w:r>
        <w:r w:rsidR="007E6521" w:rsidRPr="003441D3">
          <w:rPr>
            <w:webHidden/>
          </w:rPr>
          <w:tab/>
        </w:r>
        <w:r w:rsidR="007E6521" w:rsidRPr="003441D3">
          <w:rPr>
            <w:webHidden/>
          </w:rPr>
          <w:fldChar w:fldCharType="begin"/>
        </w:r>
        <w:r w:rsidR="007E6521" w:rsidRPr="003441D3">
          <w:rPr>
            <w:webHidden/>
          </w:rPr>
          <w:instrText xml:space="preserve"> PAGEREF _Toc164609944 \h </w:instrText>
        </w:r>
        <w:r w:rsidR="007E6521" w:rsidRPr="003441D3">
          <w:rPr>
            <w:webHidden/>
          </w:rPr>
        </w:r>
        <w:r w:rsidR="007E6521" w:rsidRPr="003441D3">
          <w:rPr>
            <w:webHidden/>
          </w:rPr>
          <w:fldChar w:fldCharType="separate"/>
        </w:r>
        <w:r w:rsidR="007E6521" w:rsidRPr="003441D3">
          <w:rPr>
            <w:webHidden/>
          </w:rPr>
          <w:t>22</w:t>
        </w:r>
        <w:r w:rsidR="007E6521" w:rsidRPr="003441D3">
          <w:rPr>
            <w:webHidden/>
          </w:rPr>
          <w:fldChar w:fldCharType="end"/>
        </w:r>
      </w:hyperlink>
    </w:p>
    <w:p w14:paraId="2D8D05B5" w14:textId="7D91A01F" w:rsidR="007E6521" w:rsidRPr="003441D3" w:rsidRDefault="00843857" w:rsidP="003441D3">
      <w:pPr>
        <w:pStyle w:val="TOC2"/>
        <w:rPr>
          <w:rFonts w:asciiTheme="minorHAnsi" w:eastAsiaTheme="minorEastAsia" w:hAnsiTheme="minorHAnsi" w:cstheme="minorBidi"/>
          <w:kern w:val="2"/>
          <w:lang w:eastAsia="ru-RU"/>
          <w14:ligatures w14:val="standardContextual"/>
        </w:rPr>
      </w:pPr>
      <w:hyperlink w:anchor="_Toc164609945" w:history="1">
        <w:r w:rsidR="007E6521" w:rsidRPr="003441D3">
          <w:rPr>
            <w:rStyle w:val="Hyperlink"/>
          </w:rPr>
          <w:t>3.1 Доклиническая фармакология</w:t>
        </w:r>
        <w:r w:rsidR="007E6521" w:rsidRPr="003441D3">
          <w:rPr>
            <w:webHidden/>
          </w:rPr>
          <w:tab/>
        </w:r>
        <w:r w:rsidR="007E6521" w:rsidRPr="003441D3">
          <w:rPr>
            <w:webHidden/>
          </w:rPr>
          <w:fldChar w:fldCharType="begin"/>
        </w:r>
        <w:r w:rsidR="007E6521" w:rsidRPr="003441D3">
          <w:rPr>
            <w:webHidden/>
          </w:rPr>
          <w:instrText xml:space="preserve"> PAGEREF _Toc164609945 \h </w:instrText>
        </w:r>
        <w:r w:rsidR="007E6521" w:rsidRPr="003441D3">
          <w:rPr>
            <w:webHidden/>
          </w:rPr>
        </w:r>
        <w:r w:rsidR="007E6521" w:rsidRPr="003441D3">
          <w:rPr>
            <w:webHidden/>
          </w:rPr>
          <w:fldChar w:fldCharType="separate"/>
        </w:r>
        <w:r w:rsidR="007E6521" w:rsidRPr="003441D3">
          <w:rPr>
            <w:webHidden/>
          </w:rPr>
          <w:t>25</w:t>
        </w:r>
        <w:r w:rsidR="007E6521" w:rsidRPr="003441D3">
          <w:rPr>
            <w:webHidden/>
          </w:rPr>
          <w:fldChar w:fldCharType="end"/>
        </w:r>
      </w:hyperlink>
    </w:p>
    <w:p w14:paraId="1620CE6B" w14:textId="69FAF51C" w:rsidR="007E6521" w:rsidRPr="003441D3" w:rsidRDefault="00843857" w:rsidP="003441D3">
      <w:pPr>
        <w:pStyle w:val="TOC3"/>
        <w:rPr>
          <w:rFonts w:asciiTheme="minorHAnsi" w:eastAsiaTheme="minorEastAsia" w:hAnsiTheme="minorHAnsi" w:cstheme="minorBidi"/>
          <w:kern w:val="2"/>
          <w:lang w:eastAsia="ru-RU"/>
          <w14:ligatures w14:val="standardContextual"/>
        </w:rPr>
      </w:pPr>
      <w:hyperlink w:anchor="_Toc164609946" w:history="1">
        <w:r w:rsidR="007E6521" w:rsidRPr="003441D3">
          <w:rPr>
            <w:rStyle w:val="Hyperlink"/>
          </w:rPr>
          <w:t>3.1.1. Механизм действия</w:t>
        </w:r>
        <w:r w:rsidR="007E6521" w:rsidRPr="003441D3">
          <w:rPr>
            <w:webHidden/>
          </w:rPr>
          <w:tab/>
        </w:r>
        <w:r w:rsidR="007E6521" w:rsidRPr="003441D3">
          <w:rPr>
            <w:webHidden/>
          </w:rPr>
          <w:fldChar w:fldCharType="begin"/>
        </w:r>
        <w:r w:rsidR="007E6521" w:rsidRPr="003441D3">
          <w:rPr>
            <w:webHidden/>
          </w:rPr>
          <w:instrText xml:space="preserve"> PAGEREF _Toc164609946 \h </w:instrText>
        </w:r>
        <w:r w:rsidR="007E6521" w:rsidRPr="003441D3">
          <w:rPr>
            <w:webHidden/>
          </w:rPr>
        </w:r>
        <w:r w:rsidR="007E6521" w:rsidRPr="003441D3">
          <w:rPr>
            <w:webHidden/>
          </w:rPr>
          <w:fldChar w:fldCharType="separate"/>
        </w:r>
        <w:r w:rsidR="007E6521" w:rsidRPr="003441D3">
          <w:rPr>
            <w:webHidden/>
          </w:rPr>
          <w:t>25</w:t>
        </w:r>
        <w:r w:rsidR="007E6521" w:rsidRPr="003441D3">
          <w:rPr>
            <w:webHidden/>
          </w:rPr>
          <w:fldChar w:fldCharType="end"/>
        </w:r>
      </w:hyperlink>
    </w:p>
    <w:p w14:paraId="039B944D" w14:textId="03FEDCE7" w:rsidR="007E6521" w:rsidRPr="003441D3" w:rsidRDefault="00843857" w:rsidP="003441D3">
      <w:pPr>
        <w:pStyle w:val="TOC3"/>
        <w:rPr>
          <w:rFonts w:asciiTheme="minorHAnsi" w:eastAsiaTheme="minorEastAsia" w:hAnsiTheme="minorHAnsi" w:cstheme="minorBidi"/>
          <w:kern w:val="2"/>
          <w:lang w:eastAsia="ru-RU"/>
          <w14:ligatures w14:val="standardContextual"/>
        </w:rPr>
      </w:pPr>
      <w:hyperlink w:anchor="_Toc164609947" w:history="1">
        <w:r w:rsidR="007E6521" w:rsidRPr="003441D3">
          <w:rPr>
            <w:rStyle w:val="Hyperlink"/>
            <w:rFonts w:eastAsia="Times New Roman"/>
            <w:lang w:eastAsia="en-US"/>
          </w:rPr>
          <w:t xml:space="preserve">3.1.2. </w:t>
        </w:r>
        <w:r w:rsidR="007E6521" w:rsidRPr="003441D3">
          <w:rPr>
            <w:rStyle w:val="Hyperlink"/>
          </w:rPr>
          <w:t>Первичная фармакодинамика</w:t>
        </w:r>
        <w:r w:rsidR="007E6521" w:rsidRPr="003441D3">
          <w:rPr>
            <w:webHidden/>
          </w:rPr>
          <w:tab/>
        </w:r>
        <w:r w:rsidR="007E6521" w:rsidRPr="003441D3">
          <w:rPr>
            <w:webHidden/>
          </w:rPr>
          <w:fldChar w:fldCharType="begin"/>
        </w:r>
        <w:r w:rsidR="007E6521" w:rsidRPr="003441D3">
          <w:rPr>
            <w:webHidden/>
          </w:rPr>
          <w:instrText xml:space="preserve"> PAGEREF _Toc164609947 \h </w:instrText>
        </w:r>
        <w:r w:rsidR="007E6521" w:rsidRPr="003441D3">
          <w:rPr>
            <w:webHidden/>
          </w:rPr>
        </w:r>
        <w:r w:rsidR="007E6521" w:rsidRPr="003441D3">
          <w:rPr>
            <w:webHidden/>
          </w:rPr>
          <w:fldChar w:fldCharType="separate"/>
        </w:r>
        <w:r w:rsidR="007E6521" w:rsidRPr="003441D3">
          <w:rPr>
            <w:webHidden/>
          </w:rPr>
          <w:t>26</w:t>
        </w:r>
        <w:r w:rsidR="007E6521" w:rsidRPr="003441D3">
          <w:rPr>
            <w:webHidden/>
          </w:rPr>
          <w:fldChar w:fldCharType="end"/>
        </w:r>
      </w:hyperlink>
    </w:p>
    <w:p w14:paraId="0294EEA5" w14:textId="35004568" w:rsidR="007E6521" w:rsidRPr="003441D3" w:rsidRDefault="00843857" w:rsidP="003441D3">
      <w:pPr>
        <w:pStyle w:val="TOC3"/>
        <w:rPr>
          <w:rFonts w:asciiTheme="minorHAnsi" w:eastAsiaTheme="minorEastAsia" w:hAnsiTheme="minorHAnsi" w:cstheme="minorBidi"/>
          <w:kern w:val="2"/>
          <w:lang w:eastAsia="ru-RU"/>
          <w14:ligatures w14:val="standardContextual"/>
        </w:rPr>
      </w:pPr>
      <w:hyperlink w:anchor="_Toc164609948" w:history="1">
        <w:r w:rsidR="007E6521" w:rsidRPr="003441D3">
          <w:rPr>
            <w:rStyle w:val="Hyperlink"/>
          </w:rPr>
          <w:t>3.1.3. Вторичная фармакодинамика</w:t>
        </w:r>
        <w:r w:rsidR="007E6521" w:rsidRPr="003441D3">
          <w:rPr>
            <w:webHidden/>
          </w:rPr>
          <w:tab/>
        </w:r>
        <w:r w:rsidR="007E6521" w:rsidRPr="003441D3">
          <w:rPr>
            <w:webHidden/>
          </w:rPr>
          <w:fldChar w:fldCharType="begin"/>
        </w:r>
        <w:r w:rsidR="007E6521" w:rsidRPr="003441D3">
          <w:rPr>
            <w:webHidden/>
          </w:rPr>
          <w:instrText xml:space="preserve"> PAGEREF _Toc164609948 \h </w:instrText>
        </w:r>
        <w:r w:rsidR="007E6521" w:rsidRPr="003441D3">
          <w:rPr>
            <w:webHidden/>
          </w:rPr>
        </w:r>
        <w:r w:rsidR="007E6521" w:rsidRPr="003441D3">
          <w:rPr>
            <w:webHidden/>
          </w:rPr>
          <w:fldChar w:fldCharType="separate"/>
        </w:r>
        <w:r w:rsidR="007E6521" w:rsidRPr="003441D3">
          <w:rPr>
            <w:webHidden/>
          </w:rPr>
          <w:t>28</w:t>
        </w:r>
        <w:r w:rsidR="007E6521" w:rsidRPr="003441D3">
          <w:rPr>
            <w:webHidden/>
          </w:rPr>
          <w:fldChar w:fldCharType="end"/>
        </w:r>
      </w:hyperlink>
    </w:p>
    <w:p w14:paraId="2693EAE9" w14:textId="49E457D4" w:rsidR="007E6521" w:rsidRPr="003441D3" w:rsidRDefault="00843857" w:rsidP="003441D3">
      <w:pPr>
        <w:pStyle w:val="TOC3"/>
        <w:rPr>
          <w:rFonts w:asciiTheme="minorHAnsi" w:eastAsiaTheme="minorEastAsia" w:hAnsiTheme="minorHAnsi" w:cstheme="minorBidi"/>
          <w:kern w:val="2"/>
          <w:lang w:eastAsia="ru-RU"/>
          <w14:ligatures w14:val="standardContextual"/>
        </w:rPr>
      </w:pPr>
      <w:hyperlink w:anchor="_Toc164609949" w:history="1">
        <w:r w:rsidR="007E6521" w:rsidRPr="003441D3">
          <w:rPr>
            <w:rStyle w:val="Hyperlink"/>
          </w:rPr>
          <w:t>3.1.4. Фармакологическая безопасность</w:t>
        </w:r>
        <w:r w:rsidR="007E6521" w:rsidRPr="003441D3">
          <w:rPr>
            <w:webHidden/>
          </w:rPr>
          <w:tab/>
        </w:r>
        <w:r w:rsidR="007E6521" w:rsidRPr="003441D3">
          <w:rPr>
            <w:webHidden/>
          </w:rPr>
          <w:fldChar w:fldCharType="begin"/>
        </w:r>
        <w:r w:rsidR="007E6521" w:rsidRPr="003441D3">
          <w:rPr>
            <w:webHidden/>
          </w:rPr>
          <w:instrText xml:space="preserve"> PAGEREF _Toc164609949 \h </w:instrText>
        </w:r>
        <w:r w:rsidR="007E6521" w:rsidRPr="003441D3">
          <w:rPr>
            <w:webHidden/>
          </w:rPr>
        </w:r>
        <w:r w:rsidR="007E6521" w:rsidRPr="003441D3">
          <w:rPr>
            <w:webHidden/>
          </w:rPr>
          <w:fldChar w:fldCharType="separate"/>
        </w:r>
        <w:r w:rsidR="007E6521" w:rsidRPr="003441D3">
          <w:rPr>
            <w:webHidden/>
          </w:rPr>
          <w:t>30</w:t>
        </w:r>
        <w:r w:rsidR="007E6521" w:rsidRPr="003441D3">
          <w:rPr>
            <w:webHidden/>
          </w:rPr>
          <w:fldChar w:fldCharType="end"/>
        </w:r>
      </w:hyperlink>
    </w:p>
    <w:p w14:paraId="13A7C49E" w14:textId="1F06654D" w:rsidR="007E6521" w:rsidRPr="003441D3" w:rsidRDefault="00843857" w:rsidP="003441D3">
      <w:pPr>
        <w:pStyle w:val="TOC3"/>
        <w:rPr>
          <w:rFonts w:asciiTheme="minorHAnsi" w:eastAsiaTheme="minorEastAsia" w:hAnsiTheme="minorHAnsi" w:cstheme="minorBidi"/>
          <w:kern w:val="2"/>
          <w:lang w:eastAsia="ru-RU"/>
          <w14:ligatures w14:val="standardContextual"/>
        </w:rPr>
      </w:pPr>
      <w:hyperlink w:anchor="_Toc164609950" w:history="1">
        <w:r w:rsidR="007E6521" w:rsidRPr="003441D3">
          <w:rPr>
            <w:rStyle w:val="Hyperlink"/>
          </w:rPr>
          <w:t>3.1.5. Фармакодинамические лекарственные взаимодействия</w:t>
        </w:r>
        <w:r w:rsidR="007E6521" w:rsidRPr="003441D3">
          <w:rPr>
            <w:webHidden/>
          </w:rPr>
          <w:tab/>
        </w:r>
        <w:r w:rsidR="007E6521" w:rsidRPr="003441D3">
          <w:rPr>
            <w:webHidden/>
          </w:rPr>
          <w:fldChar w:fldCharType="begin"/>
        </w:r>
        <w:r w:rsidR="007E6521" w:rsidRPr="003441D3">
          <w:rPr>
            <w:webHidden/>
          </w:rPr>
          <w:instrText xml:space="preserve"> PAGEREF _Toc164609950 \h </w:instrText>
        </w:r>
        <w:r w:rsidR="007E6521" w:rsidRPr="003441D3">
          <w:rPr>
            <w:webHidden/>
          </w:rPr>
        </w:r>
        <w:r w:rsidR="007E6521" w:rsidRPr="003441D3">
          <w:rPr>
            <w:webHidden/>
          </w:rPr>
          <w:fldChar w:fldCharType="separate"/>
        </w:r>
        <w:r w:rsidR="007E6521" w:rsidRPr="003441D3">
          <w:rPr>
            <w:webHidden/>
          </w:rPr>
          <w:t>34</w:t>
        </w:r>
        <w:r w:rsidR="007E6521" w:rsidRPr="003441D3">
          <w:rPr>
            <w:webHidden/>
          </w:rPr>
          <w:fldChar w:fldCharType="end"/>
        </w:r>
      </w:hyperlink>
    </w:p>
    <w:p w14:paraId="262E8EF5" w14:textId="77E37576" w:rsidR="007E6521" w:rsidRPr="003441D3" w:rsidRDefault="00843857" w:rsidP="003441D3">
      <w:pPr>
        <w:pStyle w:val="TOC2"/>
        <w:rPr>
          <w:rFonts w:asciiTheme="minorHAnsi" w:eastAsiaTheme="minorEastAsia" w:hAnsiTheme="minorHAnsi" w:cstheme="minorBidi"/>
          <w:kern w:val="2"/>
          <w:lang w:eastAsia="ru-RU"/>
          <w14:ligatures w14:val="standardContextual"/>
        </w:rPr>
      </w:pPr>
      <w:hyperlink w:anchor="_Toc164609951" w:history="1">
        <w:r w:rsidR="007E6521" w:rsidRPr="003441D3">
          <w:rPr>
            <w:rStyle w:val="Hyperlink"/>
          </w:rPr>
          <w:t>3.2. Доклиническая фармакокинетика</w:t>
        </w:r>
        <w:r w:rsidR="007E6521" w:rsidRPr="003441D3">
          <w:rPr>
            <w:webHidden/>
          </w:rPr>
          <w:tab/>
        </w:r>
        <w:r w:rsidR="007E6521" w:rsidRPr="003441D3">
          <w:rPr>
            <w:webHidden/>
          </w:rPr>
          <w:fldChar w:fldCharType="begin"/>
        </w:r>
        <w:r w:rsidR="007E6521" w:rsidRPr="003441D3">
          <w:rPr>
            <w:webHidden/>
          </w:rPr>
          <w:instrText xml:space="preserve"> PAGEREF _Toc164609951 \h </w:instrText>
        </w:r>
        <w:r w:rsidR="007E6521" w:rsidRPr="003441D3">
          <w:rPr>
            <w:webHidden/>
          </w:rPr>
        </w:r>
        <w:r w:rsidR="007E6521" w:rsidRPr="003441D3">
          <w:rPr>
            <w:webHidden/>
          </w:rPr>
          <w:fldChar w:fldCharType="separate"/>
        </w:r>
        <w:r w:rsidR="007E6521" w:rsidRPr="003441D3">
          <w:rPr>
            <w:webHidden/>
          </w:rPr>
          <w:t>34</w:t>
        </w:r>
        <w:r w:rsidR="007E6521" w:rsidRPr="003441D3">
          <w:rPr>
            <w:webHidden/>
          </w:rPr>
          <w:fldChar w:fldCharType="end"/>
        </w:r>
      </w:hyperlink>
    </w:p>
    <w:p w14:paraId="632F1143" w14:textId="12F74665" w:rsidR="007E6521" w:rsidRPr="003441D3" w:rsidRDefault="00843857" w:rsidP="003441D3">
      <w:pPr>
        <w:pStyle w:val="TOC3"/>
        <w:rPr>
          <w:rFonts w:asciiTheme="minorHAnsi" w:eastAsiaTheme="minorEastAsia" w:hAnsiTheme="minorHAnsi" w:cstheme="minorBidi"/>
          <w:kern w:val="2"/>
          <w:lang w:eastAsia="ru-RU"/>
          <w14:ligatures w14:val="standardContextual"/>
        </w:rPr>
      </w:pPr>
      <w:hyperlink w:anchor="_Toc164609952" w:history="1">
        <w:r w:rsidR="007E6521" w:rsidRPr="003441D3">
          <w:rPr>
            <w:rStyle w:val="Hyperlink"/>
          </w:rPr>
          <w:t xml:space="preserve">3.2.1. </w:t>
        </w:r>
        <w:r w:rsidR="007E6521" w:rsidRPr="003441D3">
          <w:rPr>
            <w:rStyle w:val="Hyperlink"/>
            <w:iCs/>
          </w:rPr>
          <w:t>Всасывание</w:t>
        </w:r>
        <w:r w:rsidR="007E6521" w:rsidRPr="003441D3">
          <w:rPr>
            <w:webHidden/>
          </w:rPr>
          <w:tab/>
        </w:r>
        <w:r w:rsidR="007E6521" w:rsidRPr="003441D3">
          <w:rPr>
            <w:webHidden/>
          </w:rPr>
          <w:fldChar w:fldCharType="begin"/>
        </w:r>
        <w:r w:rsidR="007E6521" w:rsidRPr="003441D3">
          <w:rPr>
            <w:webHidden/>
          </w:rPr>
          <w:instrText xml:space="preserve"> PAGEREF _Toc164609952 \h </w:instrText>
        </w:r>
        <w:r w:rsidR="007E6521" w:rsidRPr="003441D3">
          <w:rPr>
            <w:webHidden/>
          </w:rPr>
        </w:r>
        <w:r w:rsidR="007E6521" w:rsidRPr="003441D3">
          <w:rPr>
            <w:webHidden/>
          </w:rPr>
          <w:fldChar w:fldCharType="separate"/>
        </w:r>
        <w:r w:rsidR="007E6521" w:rsidRPr="003441D3">
          <w:rPr>
            <w:webHidden/>
          </w:rPr>
          <w:t>36</w:t>
        </w:r>
        <w:r w:rsidR="007E6521" w:rsidRPr="003441D3">
          <w:rPr>
            <w:webHidden/>
          </w:rPr>
          <w:fldChar w:fldCharType="end"/>
        </w:r>
      </w:hyperlink>
    </w:p>
    <w:p w14:paraId="1FB62364" w14:textId="60BC83A0" w:rsidR="007E6521" w:rsidRPr="003441D3" w:rsidRDefault="00843857" w:rsidP="003441D3">
      <w:pPr>
        <w:pStyle w:val="TOC3"/>
        <w:rPr>
          <w:rFonts w:asciiTheme="minorHAnsi" w:eastAsiaTheme="minorEastAsia" w:hAnsiTheme="minorHAnsi" w:cstheme="minorBidi"/>
          <w:kern w:val="2"/>
          <w:lang w:eastAsia="ru-RU"/>
          <w14:ligatures w14:val="standardContextual"/>
        </w:rPr>
      </w:pPr>
      <w:hyperlink w:anchor="_Toc164609953" w:history="1">
        <w:r w:rsidR="007E6521" w:rsidRPr="003441D3">
          <w:rPr>
            <w:rStyle w:val="Hyperlink"/>
          </w:rPr>
          <w:t>3.2.2. Распределение</w:t>
        </w:r>
        <w:r w:rsidR="007E6521" w:rsidRPr="003441D3">
          <w:rPr>
            <w:webHidden/>
          </w:rPr>
          <w:tab/>
        </w:r>
        <w:r w:rsidR="007E6521" w:rsidRPr="003441D3">
          <w:rPr>
            <w:webHidden/>
          </w:rPr>
          <w:fldChar w:fldCharType="begin"/>
        </w:r>
        <w:r w:rsidR="007E6521" w:rsidRPr="003441D3">
          <w:rPr>
            <w:webHidden/>
          </w:rPr>
          <w:instrText xml:space="preserve"> PAGEREF _Toc164609953 \h </w:instrText>
        </w:r>
        <w:r w:rsidR="007E6521" w:rsidRPr="003441D3">
          <w:rPr>
            <w:webHidden/>
          </w:rPr>
        </w:r>
        <w:r w:rsidR="007E6521" w:rsidRPr="003441D3">
          <w:rPr>
            <w:webHidden/>
          </w:rPr>
          <w:fldChar w:fldCharType="separate"/>
        </w:r>
        <w:r w:rsidR="007E6521" w:rsidRPr="003441D3">
          <w:rPr>
            <w:webHidden/>
          </w:rPr>
          <w:t>39</w:t>
        </w:r>
        <w:r w:rsidR="007E6521" w:rsidRPr="003441D3">
          <w:rPr>
            <w:webHidden/>
          </w:rPr>
          <w:fldChar w:fldCharType="end"/>
        </w:r>
      </w:hyperlink>
    </w:p>
    <w:p w14:paraId="297863F5" w14:textId="45C278B1" w:rsidR="007E6521" w:rsidRPr="003441D3" w:rsidRDefault="00843857" w:rsidP="003441D3">
      <w:pPr>
        <w:pStyle w:val="TOC3"/>
        <w:rPr>
          <w:rFonts w:asciiTheme="minorHAnsi" w:eastAsiaTheme="minorEastAsia" w:hAnsiTheme="minorHAnsi" w:cstheme="minorBidi"/>
          <w:kern w:val="2"/>
          <w:lang w:eastAsia="ru-RU"/>
          <w14:ligatures w14:val="standardContextual"/>
        </w:rPr>
      </w:pPr>
      <w:hyperlink w:anchor="_Toc164609954" w:history="1">
        <w:r w:rsidR="007E6521" w:rsidRPr="003441D3">
          <w:rPr>
            <w:rStyle w:val="Hyperlink"/>
          </w:rPr>
          <w:t>3.2.3. Связывание с белками плазмы</w:t>
        </w:r>
        <w:r w:rsidR="007E6521" w:rsidRPr="003441D3">
          <w:rPr>
            <w:webHidden/>
          </w:rPr>
          <w:tab/>
        </w:r>
        <w:r w:rsidR="007E6521" w:rsidRPr="003441D3">
          <w:rPr>
            <w:webHidden/>
          </w:rPr>
          <w:fldChar w:fldCharType="begin"/>
        </w:r>
        <w:r w:rsidR="007E6521" w:rsidRPr="003441D3">
          <w:rPr>
            <w:webHidden/>
          </w:rPr>
          <w:instrText xml:space="preserve"> PAGEREF _Toc164609954 \h </w:instrText>
        </w:r>
        <w:r w:rsidR="007E6521" w:rsidRPr="003441D3">
          <w:rPr>
            <w:webHidden/>
          </w:rPr>
        </w:r>
        <w:r w:rsidR="007E6521" w:rsidRPr="003441D3">
          <w:rPr>
            <w:webHidden/>
          </w:rPr>
          <w:fldChar w:fldCharType="separate"/>
        </w:r>
        <w:r w:rsidR="007E6521" w:rsidRPr="003441D3">
          <w:rPr>
            <w:webHidden/>
          </w:rPr>
          <w:t>39</w:t>
        </w:r>
        <w:r w:rsidR="007E6521" w:rsidRPr="003441D3">
          <w:rPr>
            <w:webHidden/>
          </w:rPr>
          <w:fldChar w:fldCharType="end"/>
        </w:r>
      </w:hyperlink>
    </w:p>
    <w:p w14:paraId="0A9F836D" w14:textId="21E93079" w:rsidR="007E6521" w:rsidRPr="003441D3" w:rsidRDefault="00843857" w:rsidP="003441D3">
      <w:pPr>
        <w:pStyle w:val="TOC3"/>
        <w:rPr>
          <w:rFonts w:asciiTheme="minorHAnsi" w:eastAsiaTheme="minorEastAsia" w:hAnsiTheme="minorHAnsi" w:cstheme="minorBidi"/>
          <w:kern w:val="2"/>
          <w:lang w:eastAsia="ru-RU"/>
          <w14:ligatures w14:val="standardContextual"/>
        </w:rPr>
      </w:pPr>
      <w:hyperlink w:anchor="_Toc164609955" w:history="1">
        <w:r w:rsidR="007E6521" w:rsidRPr="003441D3">
          <w:rPr>
            <w:rStyle w:val="Hyperlink"/>
          </w:rPr>
          <w:t>3.2.4. Метаболизм</w:t>
        </w:r>
        <w:r w:rsidR="007E6521" w:rsidRPr="003441D3">
          <w:rPr>
            <w:webHidden/>
          </w:rPr>
          <w:tab/>
        </w:r>
        <w:r w:rsidR="007E6521" w:rsidRPr="003441D3">
          <w:rPr>
            <w:webHidden/>
          </w:rPr>
          <w:fldChar w:fldCharType="begin"/>
        </w:r>
        <w:r w:rsidR="007E6521" w:rsidRPr="003441D3">
          <w:rPr>
            <w:webHidden/>
          </w:rPr>
          <w:instrText xml:space="preserve"> PAGEREF _Toc164609955 \h </w:instrText>
        </w:r>
        <w:r w:rsidR="007E6521" w:rsidRPr="003441D3">
          <w:rPr>
            <w:webHidden/>
          </w:rPr>
        </w:r>
        <w:r w:rsidR="007E6521" w:rsidRPr="003441D3">
          <w:rPr>
            <w:webHidden/>
          </w:rPr>
          <w:fldChar w:fldCharType="separate"/>
        </w:r>
        <w:r w:rsidR="007E6521" w:rsidRPr="003441D3">
          <w:rPr>
            <w:webHidden/>
          </w:rPr>
          <w:t>41</w:t>
        </w:r>
        <w:r w:rsidR="007E6521" w:rsidRPr="003441D3">
          <w:rPr>
            <w:webHidden/>
          </w:rPr>
          <w:fldChar w:fldCharType="end"/>
        </w:r>
      </w:hyperlink>
    </w:p>
    <w:p w14:paraId="2481A2C6" w14:textId="51BE0FA0" w:rsidR="007E6521" w:rsidRPr="003441D3" w:rsidRDefault="00843857" w:rsidP="003441D3">
      <w:pPr>
        <w:pStyle w:val="TOC3"/>
        <w:rPr>
          <w:rFonts w:asciiTheme="minorHAnsi" w:eastAsiaTheme="minorEastAsia" w:hAnsiTheme="minorHAnsi" w:cstheme="minorBidi"/>
          <w:kern w:val="2"/>
          <w:lang w:eastAsia="ru-RU"/>
          <w14:ligatures w14:val="standardContextual"/>
        </w:rPr>
      </w:pPr>
      <w:hyperlink w:anchor="_Toc164609956" w:history="1">
        <w:r w:rsidR="007E6521" w:rsidRPr="003441D3">
          <w:rPr>
            <w:rStyle w:val="Hyperlink"/>
          </w:rPr>
          <w:t>3.2.5. Выведение</w:t>
        </w:r>
        <w:r w:rsidR="007E6521" w:rsidRPr="003441D3">
          <w:rPr>
            <w:webHidden/>
          </w:rPr>
          <w:tab/>
        </w:r>
        <w:r w:rsidR="007E6521" w:rsidRPr="003441D3">
          <w:rPr>
            <w:webHidden/>
          </w:rPr>
          <w:fldChar w:fldCharType="begin"/>
        </w:r>
        <w:r w:rsidR="007E6521" w:rsidRPr="003441D3">
          <w:rPr>
            <w:webHidden/>
          </w:rPr>
          <w:instrText xml:space="preserve"> PAGEREF _Toc164609956 \h </w:instrText>
        </w:r>
        <w:r w:rsidR="007E6521" w:rsidRPr="003441D3">
          <w:rPr>
            <w:webHidden/>
          </w:rPr>
        </w:r>
        <w:r w:rsidR="007E6521" w:rsidRPr="003441D3">
          <w:rPr>
            <w:webHidden/>
          </w:rPr>
          <w:fldChar w:fldCharType="separate"/>
        </w:r>
        <w:r w:rsidR="007E6521" w:rsidRPr="003441D3">
          <w:rPr>
            <w:webHidden/>
          </w:rPr>
          <w:t>46</w:t>
        </w:r>
        <w:r w:rsidR="007E6521" w:rsidRPr="003441D3">
          <w:rPr>
            <w:webHidden/>
          </w:rPr>
          <w:fldChar w:fldCharType="end"/>
        </w:r>
      </w:hyperlink>
    </w:p>
    <w:p w14:paraId="1C4E45EC" w14:textId="00C7F4BD" w:rsidR="007E6521" w:rsidRDefault="00843857" w:rsidP="003441D3">
      <w:pPr>
        <w:pStyle w:val="TOC3"/>
        <w:rPr>
          <w:rFonts w:asciiTheme="minorHAnsi" w:eastAsiaTheme="minorEastAsia" w:hAnsiTheme="minorHAnsi" w:cstheme="minorBidi"/>
          <w:kern w:val="2"/>
          <w:lang w:eastAsia="ru-RU"/>
          <w14:ligatures w14:val="standardContextual"/>
        </w:rPr>
      </w:pPr>
      <w:hyperlink w:anchor="_Toc164609957" w:history="1">
        <w:r w:rsidR="007E6521" w:rsidRPr="007D1DC8">
          <w:rPr>
            <w:rStyle w:val="Hyperlink"/>
            <w:iCs/>
          </w:rPr>
          <w:t>3.2.6. Фармакокинетические лекарственные взаимодействия</w:t>
        </w:r>
        <w:r w:rsidR="007E6521">
          <w:rPr>
            <w:webHidden/>
          </w:rPr>
          <w:tab/>
        </w:r>
        <w:r w:rsidR="007E6521">
          <w:rPr>
            <w:webHidden/>
          </w:rPr>
          <w:fldChar w:fldCharType="begin"/>
        </w:r>
        <w:r w:rsidR="007E6521">
          <w:rPr>
            <w:webHidden/>
          </w:rPr>
          <w:instrText xml:space="preserve"> PAGEREF _Toc164609957 \h </w:instrText>
        </w:r>
        <w:r w:rsidR="007E6521">
          <w:rPr>
            <w:webHidden/>
          </w:rPr>
        </w:r>
        <w:r w:rsidR="007E6521">
          <w:rPr>
            <w:webHidden/>
          </w:rPr>
          <w:fldChar w:fldCharType="separate"/>
        </w:r>
        <w:r w:rsidR="007E6521">
          <w:rPr>
            <w:webHidden/>
          </w:rPr>
          <w:t>48</w:t>
        </w:r>
        <w:r w:rsidR="007E6521">
          <w:rPr>
            <w:webHidden/>
          </w:rPr>
          <w:fldChar w:fldCharType="end"/>
        </w:r>
      </w:hyperlink>
    </w:p>
    <w:p w14:paraId="01DD26DC" w14:textId="7EE6C868" w:rsidR="007E6521" w:rsidRDefault="00843857" w:rsidP="003441D3">
      <w:pPr>
        <w:pStyle w:val="TOC2"/>
        <w:rPr>
          <w:rFonts w:asciiTheme="minorHAnsi" w:eastAsiaTheme="minorEastAsia" w:hAnsiTheme="minorHAnsi" w:cstheme="minorBidi"/>
          <w:kern w:val="2"/>
          <w:lang w:eastAsia="ru-RU"/>
          <w14:ligatures w14:val="standardContextual"/>
        </w:rPr>
      </w:pPr>
      <w:hyperlink w:anchor="_Toc164609958" w:history="1">
        <w:r w:rsidR="007E6521" w:rsidRPr="007D1DC8">
          <w:rPr>
            <w:rStyle w:val="Hyperlink"/>
          </w:rPr>
          <w:t>3.3. Токсикологические исследования</w:t>
        </w:r>
        <w:r w:rsidR="007E6521">
          <w:rPr>
            <w:webHidden/>
          </w:rPr>
          <w:tab/>
        </w:r>
        <w:r w:rsidR="007E6521">
          <w:rPr>
            <w:webHidden/>
          </w:rPr>
          <w:fldChar w:fldCharType="begin"/>
        </w:r>
        <w:r w:rsidR="007E6521">
          <w:rPr>
            <w:webHidden/>
          </w:rPr>
          <w:instrText xml:space="preserve"> PAGEREF _Toc164609958 \h </w:instrText>
        </w:r>
        <w:r w:rsidR="007E6521">
          <w:rPr>
            <w:webHidden/>
          </w:rPr>
        </w:r>
        <w:r w:rsidR="007E6521">
          <w:rPr>
            <w:webHidden/>
          </w:rPr>
          <w:fldChar w:fldCharType="separate"/>
        </w:r>
        <w:r w:rsidR="007E6521">
          <w:rPr>
            <w:webHidden/>
          </w:rPr>
          <w:t>51</w:t>
        </w:r>
        <w:r w:rsidR="007E6521">
          <w:rPr>
            <w:webHidden/>
          </w:rPr>
          <w:fldChar w:fldCharType="end"/>
        </w:r>
      </w:hyperlink>
    </w:p>
    <w:p w14:paraId="1C287B46" w14:textId="2C249B21" w:rsidR="007E6521" w:rsidRDefault="00843857" w:rsidP="003441D3">
      <w:pPr>
        <w:pStyle w:val="TOC3"/>
        <w:rPr>
          <w:rFonts w:asciiTheme="minorHAnsi" w:eastAsiaTheme="minorEastAsia" w:hAnsiTheme="minorHAnsi" w:cstheme="minorBidi"/>
          <w:kern w:val="2"/>
          <w:lang w:eastAsia="ru-RU"/>
          <w14:ligatures w14:val="standardContextual"/>
        </w:rPr>
      </w:pPr>
      <w:hyperlink w:anchor="_Toc164609959" w:history="1">
        <w:r w:rsidR="007E6521" w:rsidRPr="007D1DC8">
          <w:rPr>
            <w:rStyle w:val="Hyperlink"/>
          </w:rPr>
          <w:t>3.3.1. Токсичность при однократном введении</w:t>
        </w:r>
        <w:r w:rsidR="007E6521">
          <w:rPr>
            <w:webHidden/>
          </w:rPr>
          <w:tab/>
        </w:r>
        <w:r w:rsidR="007E6521">
          <w:rPr>
            <w:webHidden/>
          </w:rPr>
          <w:fldChar w:fldCharType="begin"/>
        </w:r>
        <w:r w:rsidR="007E6521">
          <w:rPr>
            <w:webHidden/>
          </w:rPr>
          <w:instrText xml:space="preserve"> PAGEREF _Toc164609959 \h </w:instrText>
        </w:r>
        <w:r w:rsidR="007E6521">
          <w:rPr>
            <w:webHidden/>
          </w:rPr>
        </w:r>
        <w:r w:rsidR="007E6521">
          <w:rPr>
            <w:webHidden/>
          </w:rPr>
          <w:fldChar w:fldCharType="separate"/>
        </w:r>
        <w:r w:rsidR="007E6521">
          <w:rPr>
            <w:webHidden/>
          </w:rPr>
          <w:t>51</w:t>
        </w:r>
        <w:r w:rsidR="007E6521">
          <w:rPr>
            <w:webHidden/>
          </w:rPr>
          <w:fldChar w:fldCharType="end"/>
        </w:r>
      </w:hyperlink>
    </w:p>
    <w:p w14:paraId="580DEC7F" w14:textId="7CF72AA3" w:rsidR="007E6521" w:rsidRDefault="00843857" w:rsidP="003441D3">
      <w:pPr>
        <w:pStyle w:val="TOC3"/>
        <w:rPr>
          <w:rFonts w:asciiTheme="minorHAnsi" w:eastAsiaTheme="minorEastAsia" w:hAnsiTheme="minorHAnsi" w:cstheme="minorBidi"/>
          <w:kern w:val="2"/>
          <w:lang w:eastAsia="ru-RU"/>
          <w14:ligatures w14:val="standardContextual"/>
        </w:rPr>
      </w:pPr>
      <w:hyperlink w:anchor="_Toc164609960" w:history="1">
        <w:r w:rsidR="007E6521" w:rsidRPr="007D1DC8">
          <w:rPr>
            <w:rStyle w:val="Hyperlink"/>
          </w:rPr>
          <w:t>3.3.2. Токсичность при многократном введении</w:t>
        </w:r>
        <w:r w:rsidR="007E6521">
          <w:rPr>
            <w:webHidden/>
          </w:rPr>
          <w:tab/>
        </w:r>
        <w:r w:rsidR="007E6521">
          <w:rPr>
            <w:webHidden/>
          </w:rPr>
          <w:fldChar w:fldCharType="begin"/>
        </w:r>
        <w:r w:rsidR="007E6521">
          <w:rPr>
            <w:webHidden/>
          </w:rPr>
          <w:instrText xml:space="preserve"> PAGEREF _Toc164609960 \h </w:instrText>
        </w:r>
        <w:r w:rsidR="007E6521">
          <w:rPr>
            <w:webHidden/>
          </w:rPr>
        </w:r>
        <w:r w:rsidR="007E6521">
          <w:rPr>
            <w:webHidden/>
          </w:rPr>
          <w:fldChar w:fldCharType="separate"/>
        </w:r>
        <w:r w:rsidR="007E6521">
          <w:rPr>
            <w:webHidden/>
          </w:rPr>
          <w:t>51</w:t>
        </w:r>
        <w:r w:rsidR="007E6521">
          <w:rPr>
            <w:webHidden/>
          </w:rPr>
          <w:fldChar w:fldCharType="end"/>
        </w:r>
      </w:hyperlink>
    </w:p>
    <w:p w14:paraId="29369A3B" w14:textId="0C555865" w:rsidR="007E6521" w:rsidRDefault="00843857" w:rsidP="003441D3">
      <w:pPr>
        <w:pStyle w:val="TOC3"/>
        <w:rPr>
          <w:rFonts w:asciiTheme="minorHAnsi" w:eastAsiaTheme="minorEastAsia" w:hAnsiTheme="minorHAnsi" w:cstheme="minorBidi"/>
          <w:kern w:val="2"/>
          <w:lang w:eastAsia="ru-RU"/>
          <w14:ligatures w14:val="standardContextual"/>
        </w:rPr>
      </w:pPr>
      <w:hyperlink w:anchor="_Toc164609961" w:history="1">
        <w:r w:rsidR="007E6521" w:rsidRPr="007D1DC8">
          <w:rPr>
            <w:rStyle w:val="Hyperlink"/>
          </w:rPr>
          <w:t xml:space="preserve">3.3.3. </w:t>
        </w:r>
        <w:r w:rsidR="007E6521" w:rsidRPr="007D1DC8">
          <w:rPr>
            <w:rStyle w:val="Hyperlink"/>
            <w:rFonts w:eastAsia="Calibri"/>
            <w:shd w:val="clear" w:color="auto" w:fill="FFFFFF"/>
          </w:rPr>
          <w:t>Генотоксичность</w:t>
        </w:r>
        <w:r w:rsidR="007E6521">
          <w:rPr>
            <w:webHidden/>
          </w:rPr>
          <w:tab/>
        </w:r>
        <w:r w:rsidR="007E6521">
          <w:rPr>
            <w:webHidden/>
          </w:rPr>
          <w:fldChar w:fldCharType="begin"/>
        </w:r>
        <w:r w:rsidR="007E6521">
          <w:rPr>
            <w:webHidden/>
          </w:rPr>
          <w:instrText xml:space="preserve"> PAGEREF _Toc164609961 \h </w:instrText>
        </w:r>
        <w:r w:rsidR="007E6521">
          <w:rPr>
            <w:webHidden/>
          </w:rPr>
        </w:r>
        <w:r w:rsidR="007E6521">
          <w:rPr>
            <w:webHidden/>
          </w:rPr>
          <w:fldChar w:fldCharType="separate"/>
        </w:r>
        <w:r w:rsidR="007E6521">
          <w:rPr>
            <w:webHidden/>
          </w:rPr>
          <w:t>56</w:t>
        </w:r>
        <w:r w:rsidR="007E6521">
          <w:rPr>
            <w:webHidden/>
          </w:rPr>
          <w:fldChar w:fldCharType="end"/>
        </w:r>
      </w:hyperlink>
    </w:p>
    <w:p w14:paraId="2EC797F6" w14:textId="0F77BE2F" w:rsidR="007E6521" w:rsidRDefault="00843857" w:rsidP="003441D3">
      <w:pPr>
        <w:pStyle w:val="TOC3"/>
        <w:rPr>
          <w:rFonts w:asciiTheme="minorHAnsi" w:eastAsiaTheme="minorEastAsia" w:hAnsiTheme="minorHAnsi" w:cstheme="minorBidi"/>
          <w:kern w:val="2"/>
          <w:lang w:eastAsia="ru-RU"/>
          <w14:ligatures w14:val="standardContextual"/>
        </w:rPr>
      </w:pPr>
      <w:hyperlink w:anchor="_Toc164609962" w:history="1">
        <w:r w:rsidR="007E6521" w:rsidRPr="007D1DC8">
          <w:rPr>
            <w:rStyle w:val="Hyperlink"/>
          </w:rPr>
          <w:t>3.3.4. Канцерогенность</w:t>
        </w:r>
        <w:r w:rsidR="007E6521">
          <w:rPr>
            <w:webHidden/>
          </w:rPr>
          <w:tab/>
        </w:r>
        <w:r w:rsidR="007E6521">
          <w:rPr>
            <w:webHidden/>
          </w:rPr>
          <w:fldChar w:fldCharType="begin"/>
        </w:r>
        <w:r w:rsidR="007E6521">
          <w:rPr>
            <w:webHidden/>
          </w:rPr>
          <w:instrText xml:space="preserve"> PAGEREF _Toc164609962 \h </w:instrText>
        </w:r>
        <w:r w:rsidR="007E6521">
          <w:rPr>
            <w:webHidden/>
          </w:rPr>
        </w:r>
        <w:r w:rsidR="007E6521">
          <w:rPr>
            <w:webHidden/>
          </w:rPr>
          <w:fldChar w:fldCharType="separate"/>
        </w:r>
        <w:r w:rsidR="007E6521">
          <w:rPr>
            <w:webHidden/>
          </w:rPr>
          <w:t>56</w:t>
        </w:r>
        <w:r w:rsidR="007E6521">
          <w:rPr>
            <w:webHidden/>
          </w:rPr>
          <w:fldChar w:fldCharType="end"/>
        </w:r>
      </w:hyperlink>
    </w:p>
    <w:p w14:paraId="3A1D79A1" w14:textId="1FFACA14" w:rsidR="007E6521" w:rsidRDefault="00843857" w:rsidP="003441D3">
      <w:pPr>
        <w:pStyle w:val="TOC3"/>
        <w:rPr>
          <w:rFonts w:asciiTheme="minorHAnsi" w:eastAsiaTheme="minorEastAsia" w:hAnsiTheme="minorHAnsi" w:cstheme="minorBidi"/>
          <w:kern w:val="2"/>
          <w:lang w:eastAsia="ru-RU"/>
          <w14:ligatures w14:val="standardContextual"/>
        </w:rPr>
      </w:pPr>
      <w:hyperlink w:anchor="_Toc164609963" w:history="1">
        <w:r w:rsidR="007E6521" w:rsidRPr="007D1DC8">
          <w:rPr>
            <w:rStyle w:val="Hyperlink"/>
          </w:rPr>
          <w:t>3.3.5.1. Влияние на фертильность и ранняя эмбриональная токсичность</w:t>
        </w:r>
        <w:r w:rsidR="007E6521">
          <w:rPr>
            <w:webHidden/>
          </w:rPr>
          <w:tab/>
        </w:r>
        <w:r w:rsidR="007E6521">
          <w:rPr>
            <w:webHidden/>
          </w:rPr>
          <w:fldChar w:fldCharType="begin"/>
        </w:r>
        <w:r w:rsidR="007E6521">
          <w:rPr>
            <w:webHidden/>
          </w:rPr>
          <w:instrText xml:space="preserve"> PAGEREF _Toc164609963 \h </w:instrText>
        </w:r>
        <w:r w:rsidR="007E6521">
          <w:rPr>
            <w:webHidden/>
          </w:rPr>
        </w:r>
        <w:r w:rsidR="007E6521">
          <w:rPr>
            <w:webHidden/>
          </w:rPr>
          <w:fldChar w:fldCharType="separate"/>
        </w:r>
        <w:r w:rsidR="007E6521">
          <w:rPr>
            <w:webHidden/>
          </w:rPr>
          <w:t>57</w:t>
        </w:r>
        <w:r w:rsidR="007E6521">
          <w:rPr>
            <w:webHidden/>
          </w:rPr>
          <w:fldChar w:fldCharType="end"/>
        </w:r>
      </w:hyperlink>
    </w:p>
    <w:p w14:paraId="17CFF759" w14:textId="0290A697" w:rsidR="007E6521" w:rsidRDefault="00843857" w:rsidP="003441D3">
      <w:pPr>
        <w:pStyle w:val="TOC3"/>
        <w:rPr>
          <w:rFonts w:asciiTheme="minorHAnsi" w:eastAsiaTheme="minorEastAsia" w:hAnsiTheme="minorHAnsi" w:cstheme="minorBidi"/>
          <w:kern w:val="2"/>
          <w:lang w:eastAsia="ru-RU"/>
          <w14:ligatures w14:val="standardContextual"/>
        </w:rPr>
      </w:pPr>
      <w:hyperlink w:anchor="_Toc164609964" w:history="1">
        <w:r w:rsidR="007E6521" w:rsidRPr="007D1DC8">
          <w:rPr>
            <w:rStyle w:val="Hyperlink"/>
          </w:rPr>
          <w:t>3.3.5. Репродуктивная и онтогенетическая токсичность</w:t>
        </w:r>
        <w:r w:rsidR="007E6521">
          <w:rPr>
            <w:webHidden/>
          </w:rPr>
          <w:tab/>
        </w:r>
        <w:r w:rsidR="007E6521">
          <w:rPr>
            <w:webHidden/>
          </w:rPr>
          <w:fldChar w:fldCharType="begin"/>
        </w:r>
        <w:r w:rsidR="007E6521">
          <w:rPr>
            <w:webHidden/>
          </w:rPr>
          <w:instrText xml:space="preserve"> PAGEREF _Toc164609964 \h </w:instrText>
        </w:r>
        <w:r w:rsidR="007E6521">
          <w:rPr>
            <w:webHidden/>
          </w:rPr>
        </w:r>
        <w:r w:rsidR="007E6521">
          <w:rPr>
            <w:webHidden/>
          </w:rPr>
          <w:fldChar w:fldCharType="separate"/>
        </w:r>
        <w:r w:rsidR="007E6521">
          <w:rPr>
            <w:webHidden/>
          </w:rPr>
          <w:t>57</w:t>
        </w:r>
        <w:r w:rsidR="007E6521">
          <w:rPr>
            <w:webHidden/>
          </w:rPr>
          <w:fldChar w:fldCharType="end"/>
        </w:r>
      </w:hyperlink>
    </w:p>
    <w:p w14:paraId="2050CD5A" w14:textId="09C620A7" w:rsidR="007E6521" w:rsidRDefault="00843857" w:rsidP="003441D3">
      <w:pPr>
        <w:pStyle w:val="TOC4"/>
        <w:tabs>
          <w:tab w:val="right" w:leader="dot" w:pos="9346"/>
        </w:tabs>
        <w:spacing w:after="0"/>
        <w:rPr>
          <w:rFonts w:asciiTheme="minorHAnsi" w:eastAsiaTheme="minorEastAsia" w:hAnsiTheme="minorHAnsi" w:cstheme="minorBidi"/>
          <w:noProof/>
          <w:kern w:val="2"/>
          <w:lang w:eastAsia="ru-RU"/>
          <w14:ligatures w14:val="standardContextual"/>
        </w:rPr>
      </w:pPr>
      <w:hyperlink w:anchor="_Toc164609965" w:history="1">
        <w:r w:rsidR="007E6521" w:rsidRPr="007D1DC8">
          <w:rPr>
            <w:rStyle w:val="Hyperlink"/>
            <w:noProof/>
          </w:rPr>
          <w:t>3.3.5.2. Эмбрио-фетальная токсичность</w:t>
        </w:r>
        <w:r w:rsidR="007E6521">
          <w:rPr>
            <w:noProof/>
            <w:webHidden/>
          </w:rPr>
          <w:tab/>
        </w:r>
        <w:r w:rsidR="007E6521">
          <w:rPr>
            <w:noProof/>
            <w:webHidden/>
          </w:rPr>
          <w:fldChar w:fldCharType="begin"/>
        </w:r>
        <w:r w:rsidR="007E6521">
          <w:rPr>
            <w:noProof/>
            <w:webHidden/>
          </w:rPr>
          <w:instrText xml:space="preserve"> PAGEREF _Toc164609965 \h </w:instrText>
        </w:r>
        <w:r w:rsidR="007E6521">
          <w:rPr>
            <w:noProof/>
            <w:webHidden/>
          </w:rPr>
        </w:r>
        <w:r w:rsidR="007E6521">
          <w:rPr>
            <w:noProof/>
            <w:webHidden/>
          </w:rPr>
          <w:fldChar w:fldCharType="separate"/>
        </w:r>
        <w:r w:rsidR="007E6521">
          <w:rPr>
            <w:noProof/>
            <w:webHidden/>
          </w:rPr>
          <w:t>57</w:t>
        </w:r>
        <w:r w:rsidR="007E6521">
          <w:rPr>
            <w:noProof/>
            <w:webHidden/>
          </w:rPr>
          <w:fldChar w:fldCharType="end"/>
        </w:r>
      </w:hyperlink>
    </w:p>
    <w:p w14:paraId="56E2BC20" w14:textId="0EEE0582" w:rsidR="007E6521" w:rsidRDefault="00843857" w:rsidP="003441D3">
      <w:pPr>
        <w:pStyle w:val="TOC4"/>
        <w:tabs>
          <w:tab w:val="right" w:leader="dot" w:pos="9346"/>
        </w:tabs>
        <w:spacing w:after="0"/>
        <w:rPr>
          <w:rFonts w:asciiTheme="minorHAnsi" w:eastAsiaTheme="minorEastAsia" w:hAnsiTheme="minorHAnsi" w:cstheme="minorBidi"/>
          <w:noProof/>
          <w:kern w:val="2"/>
          <w:lang w:eastAsia="ru-RU"/>
          <w14:ligatures w14:val="standardContextual"/>
        </w:rPr>
      </w:pPr>
      <w:hyperlink w:anchor="_Toc164609966" w:history="1">
        <w:r w:rsidR="007E6521" w:rsidRPr="007D1DC8">
          <w:rPr>
            <w:rStyle w:val="Hyperlink"/>
            <w:noProof/>
          </w:rPr>
          <w:t>3.3.5.3. Влияние на пренатальное и постнатальное развитие</w:t>
        </w:r>
        <w:r w:rsidR="007E6521">
          <w:rPr>
            <w:noProof/>
            <w:webHidden/>
          </w:rPr>
          <w:tab/>
        </w:r>
        <w:r w:rsidR="007E6521">
          <w:rPr>
            <w:noProof/>
            <w:webHidden/>
          </w:rPr>
          <w:fldChar w:fldCharType="begin"/>
        </w:r>
        <w:r w:rsidR="007E6521">
          <w:rPr>
            <w:noProof/>
            <w:webHidden/>
          </w:rPr>
          <w:instrText xml:space="preserve"> PAGEREF _Toc164609966 \h </w:instrText>
        </w:r>
        <w:r w:rsidR="007E6521">
          <w:rPr>
            <w:noProof/>
            <w:webHidden/>
          </w:rPr>
        </w:r>
        <w:r w:rsidR="007E6521">
          <w:rPr>
            <w:noProof/>
            <w:webHidden/>
          </w:rPr>
          <w:fldChar w:fldCharType="separate"/>
        </w:r>
        <w:r w:rsidR="007E6521">
          <w:rPr>
            <w:noProof/>
            <w:webHidden/>
          </w:rPr>
          <w:t>58</w:t>
        </w:r>
        <w:r w:rsidR="007E6521">
          <w:rPr>
            <w:noProof/>
            <w:webHidden/>
          </w:rPr>
          <w:fldChar w:fldCharType="end"/>
        </w:r>
      </w:hyperlink>
    </w:p>
    <w:p w14:paraId="53580DF0" w14:textId="59ACFB0B" w:rsidR="007E6521" w:rsidRDefault="00843857" w:rsidP="003441D3">
      <w:pPr>
        <w:pStyle w:val="TOC4"/>
        <w:tabs>
          <w:tab w:val="right" w:leader="dot" w:pos="9346"/>
        </w:tabs>
        <w:spacing w:after="0"/>
        <w:rPr>
          <w:rFonts w:asciiTheme="minorHAnsi" w:eastAsiaTheme="minorEastAsia" w:hAnsiTheme="minorHAnsi" w:cstheme="minorBidi"/>
          <w:noProof/>
          <w:kern w:val="2"/>
          <w:lang w:eastAsia="ru-RU"/>
          <w14:ligatures w14:val="standardContextual"/>
        </w:rPr>
      </w:pPr>
      <w:hyperlink w:anchor="_Toc164609967" w:history="1">
        <w:r w:rsidR="007E6521" w:rsidRPr="007D1DC8">
          <w:rPr>
            <w:rStyle w:val="Hyperlink"/>
            <w:noProof/>
          </w:rPr>
          <w:t>3.3.5.4. Ювенильная токсичность</w:t>
        </w:r>
        <w:r w:rsidR="007E6521">
          <w:rPr>
            <w:noProof/>
            <w:webHidden/>
          </w:rPr>
          <w:tab/>
        </w:r>
        <w:r w:rsidR="007E6521">
          <w:rPr>
            <w:noProof/>
            <w:webHidden/>
          </w:rPr>
          <w:fldChar w:fldCharType="begin"/>
        </w:r>
        <w:r w:rsidR="007E6521">
          <w:rPr>
            <w:noProof/>
            <w:webHidden/>
          </w:rPr>
          <w:instrText xml:space="preserve"> PAGEREF _Toc164609967 \h </w:instrText>
        </w:r>
        <w:r w:rsidR="007E6521">
          <w:rPr>
            <w:noProof/>
            <w:webHidden/>
          </w:rPr>
        </w:r>
        <w:r w:rsidR="007E6521">
          <w:rPr>
            <w:noProof/>
            <w:webHidden/>
          </w:rPr>
          <w:fldChar w:fldCharType="separate"/>
        </w:r>
        <w:r w:rsidR="007E6521">
          <w:rPr>
            <w:noProof/>
            <w:webHidden/>
          </w:rPr>
          <w:t>58</w:t>
        </w:r>
        <w:r w:rsidR="007E6521">
          <w:rPr>
            <w:noProof/>
            <w:webHidden/>
          </w:rPr>
          <w:fldChar w:fldCharType="end"/>
        </w:r>
      </w:hyperlink>
    </w:p>
    <w:p w14:paraId="741B82C1" w14:textId="0D265912" w:rsidR="007E6521" w:rsidRDefault="00843857" w:rsidP="003441D3">
      <w:pPr>
        <w:pStyle w:val="TOC3"/>
        <w:rPr>
          <w:rFonts w:asciiTheme="minorHAnsi" w:eastAsiaTheme="minorEastAsia" w:hAnsiTheme="minorHAnsi" w:cstheme="minorBidi"/>
          <w:kern w:val="2"/>
          <w:lang w:eastAsia="ru-RU"/>
          <w14:ligatures w14:val="standardContextual"/>
        </w:rPr>
      </w:pPr>
      <w:hyperlink w:anchor="_Toc164609968" w:history="1">
        <w:r w:rsidR="007E6521" w:rsidRPr="007D1DC8">
          <w:rPr>
            <w:rStyle w:val="Hyperlink"/>
          </w:rPr>
          <w:t>3.3.6. Местная переносимость</w:t>
        </w:r>
        <w:r w:rsidR="007E6521">
          <w:rPr>
            <w:webHidden/>
          </w:rPr>
          <w:tab/>
        </w:r>
        <w:r w:rsidR="007E6521">
          <w:rPr>
            <w:webHidden/>
          </w:rPr>
          <w:fldChar w:fldCharType="begin"/>
        </w:r>
        <w:r w:rsidR="007E6521">
          <w:rPr>
            <w:webHidden/>
          </w:rPr>
          <w:instrText xml:space="preserve"> PAGEREF _Toc164609968 \h </w:instrText>
        </w:r>
        <w:r w:rsidR="007E6521">
          <w:rPr>
            <w:webHidden/>
          </w:rPr>
        </w:r>
        <w:r w:rsidR="007E6521">
          <w:rPr>
            <w:webHidden/>
          </w:rPr>
          <w:fldChar w:fldCharType="separate"/>
        </w:r>
        <w:r w:rsidR="007E6521">
          <w:rPr>
            <w:webHidden/>
          </w:rPr>
          <w:t>58</w:t>
        </w:r>
        <w:r w:rsidR="007E6521">
          <w:rPr>
            <w:webHidden/>
          </w:rPr>
          <w:fldChar w:fldCharType="end"/>
        </w:r>
      </w:hyperlink>
    </w:p>
    <w:p w14:paraId="5E742CC2" w14:textId="30CBAAD3" w:rsidR="007E6521" w:rsidRDefault="00843857" w:rsidP="003441D3">
      <w:pPr>
        <w:pStyle w:val="TOC3"/>
        <w:rPr>
          <w:rFonts w:asciiTheme="minorHAnsi" w:eastAsiaTheme="minorEastAsia" w:hAnsiTheme="minorHAnsi" w:cstheme="minorBidi"/>
          <w:kern w:val="2"/>
          <w:lang w:eastAsia="ru-RU"/>
          <w14:ligatures w14:val="standardContextual"/>
        </w:rPr>
      </w:pPr>
      <w:hyperlink w:anchor="_Toc164609969" w:history="1">
        <w:r w:rsidR="007E6521" w:rsidRPr="007D1DC8">
          <w:rPr>
            <w:rStyle w:val="Hyperlink"/>
          </w:rPr>
          <w:t>3.3.7. Токсикокинетика</w:t>
        </w:r>
        <w:r w:rsidR="007E6521">
          <w:rPr>
            <w:webHidden/>
          </w:rPr>
          <w:tab/>
        </w:r>
        <w:r w:rsidR="007E6521">
          <w:rPr>
            <w:webHidden/>
          </w:rPr>
          <w:fldChar w:fldCharType="begin"/>
        </w:r>
        <w:r w:rsidR="007E6521">
          <w:rPr>
            <w:webHidden/>
          </w:rPr>
          <w:instrText xml:space="preserve"> PAGEREF _Toc164609969 \h </w:instrText>
        </w:r>
        <w:r w:rsidR="007E6521">
          <w:rPr>
            <w:webHidden/>
          </w:rPr>
        </w:r>
        <w:r w:rsidR="007E6521">
          <w:rPr>
            <w:webHidden/>
          </w:rPr>
          <w:fldChar w:fldCharType="separate"/>
        </w:r>
        <w:r w:rsidR="007E6521">
          <w:rPr>
            <w:webHidden/>
          </w:rPr>
          <w:t>59</w:t>
        </w:r>
        <w:r w:rsidR="007E6521">
          <w:rPr>
            <w:webHidden/>
          </w:rPr>
          <w:fldChar w:fldCharType="end"/>
        </w:r>
      </w:hyperlink>
    </w:p>
    <w:p w14:paraId="29E5F80D" w14:textId="372ACDD0" w:rsidR="007E6521" w:rsidRDefault="00843857" w:rsidP="003441D3">
      <w:pPr>
        <w:pStyle w:val="TOC3"/>
        <w:rPr>
          <w:rFonts w:asciiTheme="minorHAnsi" w:eastAsiaTheme="minorEastAsia" w:hAnsiTheme="minorHAnsi" w:cstheme="minorBidi"/>
          <w:kern w:val="2"/>
          <w:lang w:eastAsia="ru-RU"/>
          <w14:ligatures w14:val="standardContextual"/>
        </w:rPr>
      </w:pPr>
      <w:hyperlink w:anchor="_Toc164609970" w:history="1">
        <w:r w:rsidR="007E6521" w:rsidRPr="007D1DC8">
          <w:rPr>
            <w:rStyle w:val="Hyperlink"/>
          </w:rPr>
          <w:t>3.3.8. Прочие исследования</w:t>
        </w:r>
        <w:r w:rsidR="007E6521">
          <w:rPr>
            <w:webHidden/>
          </w:rPr>
          <w:tab/>
        </w:r>
        <w:r w:rsidR="007E6521">
          <w:rPr>
            <w:webHidden/>
          </w:rPr>
          <w:fldChar w:fldCharType="begin"/>
        </w:r>
        <w:r w:rsidR="007E6521">
          <w:rPr>
            <w:webHidden/>
          </w:rPr>
          <w:instrText xml:space="preserve"> PAGEREF _Toc164609970 \h </w:instrText>
        </w:r>
        <w:r w:rsidR="007E6521">
          <w:rPr>
            <w:webHidden/>
          </w:rPr>
        </w:r>
        <w:r w:rsidR="007E6521">
          <w:rPr>
            <w:webHidden/>
          </w:rPr>
          <w:fldChar w:fldCharType="separate"/>
        </w:r>
        <w:r w:rsidR="007E6521">
          <w:rPr>
            <w:webHidden/>
          </w:rPr>
          <w:t>62</w:t>
        </w:r>
        <w:r w:rsidR="007E6521">
          <w:rPr>
            <w:webHidden/>
          </w:rPr>
          <w:fldChar w:fldCharType="end"/>
        </w:r>
      </w:hyperlink>
    </w:p>
    <w:p w14:paraId="7669E1F0" w14:textId="6091CFC6" w:rsidR="007E6521" w:rsidRDefault="00843857" w:rsidP="003441D3">
      <w:pPr>
        <w:pStyle w:val="TOC3"/>
        <w:rPr>
          <w:rFonts w:asciiTheme="minorHAnsi" w:eastAsiaTheme="minorEastAsia" w:hAnsiTheme="minorHAnsi" w:cstheme="minorBidi"/>
          <w:kern w:val="2"/>
          <w:lang w:eastAsia="ru-RU"/>
          <w14:ligatures w14:val="standardContextual"/>
        </w:rPr>
      </w:pPr>
      <w:hyperlink w:anchor="_Toc164609971" w:history="1">
        <w:r w:rsidR="007E6521" w:rsidRPr="007D1DC8">
          <w:rPr>
            <w:rStyle w:val="Hyperlink"/>
          </w:rPr>
          <w:t>3.3.8.1. Фототоксичность</w:t>
        </w:r>
        <w:r w:rsidR="007E6521">
          <w:rPr>
            <w:webHidden/>
          </w:rPr>
          <w:tab/>
        </w:r>
        <w:r w:rsidR="007E6521">
          <w:rPr>
            <w:webHidden/>
          </w:rPr>
          <w:fldChar w:fldCharType="begin"/>
        </w:r>
        <w:r w:rsidR="007E6521">
          <w:rPr>
            <w:webHidden/>
          </w:rPr>
          <w:instrText xml:space="preserve"> PAGEREF _Toc164609971 \h </w:instrText>
        </w:r>
        <w:r w:rsidR="007E6521">
          <w:rPr>
            <w:webHidden/>
          </w:rPr>
        </w:r>
        <w:r w:rsidR="007E6521">
          <w:rPr>
            <w:webHidden/>
          </w:rPr>
          <w:fldChar w:fldCharType="separate"/>
        </w:r>
        <w:r w:rsidR="007E6521">
          <w:rPr>
            <w:webHidden/>
          </w:rPr>
          <w:t>62</w:t>
        </w:r>
        <w:r w:rsidR="007E6521">
          <w:rPr>
            <w:webHidden/>
          </w:rPr>
          <w:fldChar w:fldCharType="end"/>
        </w:r>
      </w:hyperlink>
    </w:p>
    <w:p w14:paraId="570D9E82" w14:textId="094403AD" w:rsidR="007E6521" w:rsidRDefault="00843857" w:rsidP="003441D3">
      <w:pPr>
        <w:pStyle w:val="TOC3"/>
        <w:rPr>
          <w:rFonts w:asciiTheme="minorHAnsi" w:eastAsiaTheme="minorEastAsia" w:hAnsiTheme="minorHAnsi" w:cstheme="minorBidi"/>
          <w:kern w:val="2"/>
          <w:lang w:eastAsia="ru-RU"/>
          <w14:ligatures w14:val="standardContextual"/>
        </w:rPr>
      </w:pPr>
      <w:hyperlink w:anchor="_Toc164609972" w:history="1">
        <w:r w:rsidR="007E6521" w:rsidRPr="007D1DC8">
          <w:rPr>
            <w:rStyle w:val="Hyperlink"/>
          </w:rPr>
          <w:t>3.3.8.2. Иммунотоксичность</w:t>
        </w:r>
        <w:r w:rsidR="007E6521">
          <w:rPr>
            <w:webHidden/>
          </w:rPr>
          <w:tab/>
        </w:r>
        <w:r w:rsidR="007E6521">
          <w:rPr>
            <w:webHidden/>
          </w:rPr>
          <w:fldChar w:fldCharType="begin"/>
        </w:r>
        <w:r w:rsidR="007E6521">
          <w:rPr>
            <w:webHidden/>
          </w:rPr>
          <w:instrText xml:space="preserve"> PAGEREF _Toc164609972 \h </w:instrText>
        </w:r>
        <w:r w:rsidR="007E6521">
          <w:rPr>
            <w:webHidden/>
          </w:rPr>
        </w:r>
        <w:r w:rsidR="007E6521">
          <w:rPr>
            <w:webHidden/>
          </w:rPr>
          <w:fldChar w:fldCharType="separate"/>
        </w:r>
        <w:r w:rsidR="007E6521">
          <w:rPr>
            <w:webHidden/>
          </w:rPr>
          <w:t>63</w:t>
        </w:r>
        <w:r w:rsidR="007E6521">
          <w:rPr>
            <w:webHidden/>
          </w:rPr>
          <w:fldChar w:fldCharType="end"/>
        </w:r>
      </w:hyperlink>
    </w:p>
    <w:p w14:paraId="4086D7D7" w14:textId="57B70E89" w:rsidR="007E6521" w:rsidRDefault="00843857" w:rsidP="003441D3">
      <w:pPr>
        <w:pStyle w:val="TOC3"/>
        <w:rPr>
          <w:rFonts w:asciiTheme="minorHAnsi" w:eastAsiaTheme="minorEastAsia" w:hAnsiTheme="minorHAnsi" w:cstheme="minorBidi"/>
          <w:kern w:val="2"/>
          <w:lang w:eastAsia="ru-RU"/>
          <w14:ligatures w14:val="standardContextual"/>
        </w:rPr>
      </w:pPr>
      <w:hyperlink w:anchor="_Toc164609973" w:history="1">
        <w:r w:rsidR="007E6521" w:rsidRPr="007D1DC8">
          <w:rPr>
            <w:rStyle w:val="Hyperlink"/>
          </w:rPr>
          <w:t>3.3.8.3. Токсичность метаболитов</w:t>
        </w:r>
        <w:r w:rsidR="007E6521">
          <w:rPr>
            <w:webHidden/>
          </w:rPr>
          <w:tab/>
        </w:r>
        <w:r w:rsidR="007E6521">
          <w:rPr>
            <w:webHidden/>
          </w:rPr>
          <w:fldChar w:fldCharType="begin"/>
        </w:r>
        <w:r w:rsidR="007E6521">
          <w:rPr>
            <w:webHidden/>
          </w:rPr>
          <w:instrText xml:space="preserve"> PAGEREF _Toc164609973 \h </w:instrText>
        </w:r>
        <w:r w:rsidR="007E6521">
          <w:rPr>
            <w:webHidden/>
          </w:rPr>
        </w:r>
        <w:r w:rsidR="007E6521">
          <w:rPr>
            <w:webHidden/>
          </w:rPr>
          <w:fldChar w:fldCharType="separate"/>
        </w:r>
        <w:r w:rsidR="007E6521">
          <w:rPr>
            <w:webHidden/>
          </w:rPr>
          <w:t>63</w:t>
        </w:r>
        <w:r w:rsidR="007E6521">
          <w:rPr>
            <w:webHidden/>
          </w:rPr>
          <w:fldChar w:fldCharType="end"/>
        </w:r>
      </w:hyperlink>
    </w:p>
    <w:p w14:paraId="10131B31" w14:textId="6A46F3B7" w:rsidR="007E6521" w:rsidRDefault="00843857" w:rsidP="003441D3">
      <w:pPr>
        <w:pStyle w:val="TOC3"/>
        <w:rPr>
          <w:rFonts w:asciiTheme="minorHAnsi" w:eastAsiaTheme="minorEastAsia" w:hAnsiTheme="minorHAnsi" w:cstheme="minorBidi"/>
          <w:kern w:val="2"/>
          <w:lang w:eastAsia="ru-RU"/>
          <w14:ligatures w14:val="standardContextual"/>
        </w:rPr>
      </w:pPr>
      <w:hyperlink w:anchor="_Toc164609974" w:history="1">
        <w:r w:rsidR="007E6521" w:rsidRPr="007D1DC8">
          <w:rPr>
            <w:rStyle w:val="Hyperlink"/>
          </w:rPr>
          <w:t>3.3.8.4. Токсичность примесей</w:t>
        </w:r>
        <w:r w:rsidR="007E6521">
          <w:rPr>
            <w:webHidden/>
          </w:rPr>
          <w:tab/>
        </w:r>
        <w:r w:rsidR="007E6521">
          <w:rPr>
            <w:webHidden/>
          </w:rPr>
          <w:fldChar w:fldCharType="begin"/>
        </w:r>
        <w:r w:rsidR="007E6521">
          <w:rPr>
            <w:webHidden/>
          </w:rPr>
          <w:instrText xml:space="preserve"> PAGEREF _Toc164609974 \h </w:instrText>
        </w:r>
        <w:r w:rsidR="007E6521">
          <w:rPr>
            <w:webHidden/>
          </w:rPr>
        </w:r>
        <w:r w:rsidR="007E6521">
          <w:rPr>
            <w:webHidden/>
          </w:rPr>
          <w:fldChar w:fldCharType="separate"/>
        </w:r>
        <w:r w:rsidR="007E6521">
          <w:rPr>
            <w:webHidden/>
          </w:rPr>
          <w:t>63</w:t>
        </w:r>
        <w:r w:rsidR="007E6521">
          <w:rPr>
            <w:webHidden/>
          </w:rPr>
          <w:fldChar w:fldCharType="end"/>
        </w:r>
      </w:hyperlink>
    </w:p>
    <w:p w14:paraId="4806D03C" w14:textId="51042DF0" w:rsidR="007E6521" w:rsidRDefault="00843857" w:rsidP="003441D3">
      <w:pPr>
        <w:pStyle w:val="TOC3"/>
        <w:rPr>
          <w:rFonts w:asciiTheme="minorHAnsi" w:eastAsiaTheme="minorEastAsia" w:hAnsiTheme="minorHAnsi" w:cstheme="minorBidi"/>
          <w:kern w:val="2"/>
          <w:lang w:eastAsia="ru-RU"/>
          <w14:ligatures w14:val="standardContextual"/>
        </w:rPr>
      </w:pPr>
      <w:hyperlink w:anchor="_Toc164609975" w:history="1">
        <w:r w:rsidR="007E6521" w:rsidRPr="007D1DC8">
          <w:rPr>
            <w:rStyle w:val="Hyperlink"/>
          </w:rPr>
          <w:t>Список литературы</w:t>
        </w:r>
        <w:r w:rsidR="007E6521">
          <w:rPr>
            <w:webHidden/>
          </w:rPr>
          <w:tab/>
        </w:r>
        <w:r w:rsidR="007E6521">
          <w:rPr>
            <w:webHidden/>
          </w:rPr>
          <w:fldChar w:fldCharType="begin"/>
        </w:r>
        <w:r w:rsidR="007E6521">
          <w:rPr>
            <w:webHidden/>
          </w:rPr>
          <w:instrText xml:space="preserve"> PAGEREF _Toc164609975 \h </w:instrText>
        </w:r>
        <w:r w:rsidR="007E6521">
          <w:rPr>
            <w:webHidden/>
          </w:rPr>
        </w:r>
        <w:r w:rsidR="007E6521">
          <w:rPr>
            <w:webHidden/>
          </w:rPr>
          <w:fldChar w:fldCharType="separate"/>
        </w:r>
        <w:r w:rsidR="007E6521">
          <w:rPr>
            <w:webHidden/>
          </w:rPr>
          <w:t>64</w:t>
        </w:r>
        <w:r w:rsidR="007E6521">
          <w:rPr>
            <w:webHidden/>
          </w:rPr>
          <w:fldChar w:fldCharType="end"/>
        </w:r>
      </w:hyperlink>
    </w:p>
    <w:p w14:paraId="486F78CB" w14:textId="37D8B2B0" w:rsidR="007E6521" w:rsidRDefault="00843857">
      <w:pPr>
        <w:pStyle w:val="TOC1"/>
        <w:rPr>
          <w:rFonts w:asciiTheme="minorHAnsi" w:eastAsiaTheme="minorEastAsia" w:hAnsiTheme="minorHAnsi" w:cstheme="minorBidi"/>
          <w:noProof/>
          <w:kern w:val="2"/>
          <w:lang w:eastAsia="ru-RU"/>
          <w14:ligatures w14:val="standardContextual"/>
        </w:rPr>
      </w:pPr>
      <w:hyperlink w:anchor="_Toc164609976" w:history="1">
        <w:r w:rsidR="007E6521" w:rsidRPr="007D1DC8">
          <w:rPr>
            <w:rStyle w:val="Hyperlink"/>
            <w:noProof/>
          </w:rPr>
          <w:t>4. ДЕЙСТВИЕ У ЧЕЛОВЕКА</w:t>
        </w:r>
        <w:r w:rsidR="007E6521">
          <w:rPr>
            <w:noProof/>
            <w:webHidden/>
          </w:rPr>
          <w:tab/>
        </w:r>
        <w:r w:rsidR="007E6521">
          <w:rPr>
            <w:noProof/>
            <w:webHidden/>
          </w:rPr>
          <w:fldChar w:fldCharType="begin"/>
        </w:r>
        <w:r w:rsidR="007E6521">
          <w:rPr>
            <w:noProof/>
            <w:webHidden/>
          </w:rPr>
          <w:instrText xml:space="preserve"> PAGEREF _Toc164609976 \h </w:instrText>
        </w:r>
        <w:r w:rsidR="007E6521">
          <w:rPr>
            <w:noProof/>
            <w:webHidden/>
          </w:rPr>
        </w:r>
        <w:r w:rsidR="007E6521">
          <w:rPr>
            <w:noProof/>
            <w:webHidden/>
          </w:rPr>
          <w:fldChar w:fldCharType="separate"/>
        </w:r>
        <w:r w:rsidR="007E6521">
          <w:rPr>
            <w:noProof/>
            <w:webHidden/>
          </w:rPr>
          <w:t>66</w:t>
        </w:r>
        <w:r w:rsidR="007E6521">
          <w:rPr>
            <w:noProof/>
            <w:webHidden/>
          </w:rPr>
          <w:fldChar w:fldCharType="end"/>
        </w:r>
      </w:hyperlink>
    </w:p>
    <w:p w14:paraId="7779EC45" w14:textId="3BD71ED9" w:rsidR="007E6521" w:rsidRDefault="00843857" w:rsidP="003441D3">
      <w:pPr>
        <w:pStyle w:val="TOC2"/>
        <w:rPr>
          <w:rFonts w:asciiTheme="minorHAnsi" w:eastAsiaTheme="minorEastAsia" w:hAnsiTheme="minorHAnsi" w:cstheme="minorBidi"/>
          <w:kern w:val="2"/>
          <w:lang w:eastAsia="ru-RU"/>
          <w14:ligatures w14:val="standardContextual"/>
        </w:rPr>
      </w:pPr>
      <w:hyperlink w:anchor="_Toc164609977" w:history="1">
        <w:r w:rsidR="007E6521" w:rsidRPr="007D1DC8">
          <w:rPr>
            <w:rStyle w:val="Hyperlink"/>
          </w:rPr>
          <w:t>Введение и резюме</w:t>
        </w:r>
        <w:r w:rsidR="007E6521">
          <w:rPr>
            <w:webHidden/>
          </w:rPr>
          <w:tab/>
        </w:r>
        <w:r w:rsidR="007E6521">
          <w:rPr>
            <w:webHidden/>
          </w:rPr>
          <w:fldChar w:fldCharType="begin"/>
        </w:r>
        <w:r w:rsidR="007E6521">
          <w:rPr>
            <w:webHidden/>
          </w:rPr>
          <w:instrText xml:space="preserve"> PAGEREF _Toc164609977 \h </w:instrText>
        </w:r>
        <w:r w:rsidR="007E6521">
          <w:rPr>
            <w:webHidden/>
          </w:rPr>
        </w:r>
        <w:r w:rsidR="007E6521">
          <w:rPr>
            <w:webHidden/>
          </w:rPr>
          <w:fldChar w:fldCharType="separate"/>
        </w:r>
        <w:r w:rsidR="007E6521">
          <w:rPr>
            <w:webHidden/>
          </w:rPr>
          <w:t>66</w:t>
        </w:r>
        <w:r w:rsidR="007E6521">
          <w:rPr>
            <w:webHidden/>
          </w:rPr>
          <w:fldChar w:fldCharType="end"/>
        </w:r>
      </w:hyperlink>
    </w:p>
    <w:p w14:paraId="1B69FBD2" w14:textId="63CC5CB8" w:rsidR="007E6521" w:rsidRDefault="00843857" w:rsidP="003441D3">
      <w:pPr>
        <w:pStyle w:val="TOC2"/>
        <w:rPr>
          <w:rFonts w:asciiTheme="minorHAnsi" w:eastAsiaTheme="minorEastAsia" w:hAnsiTheme="minorHAnsi" w:cstheme="minorBidi"/>
          <w:kern w:val="2"/>
          <w:lang w:eastAsia="ru-RU"/>
          <w14:ligatures w14:val="standardContextual"/>
        </w:rPr>
      </w:pPr>
      <w:hyperlink w:anchor="_Toc164609978" w:history="1">
        <w:r w:rsidR="007E6521" w:rsidRPr="007D1DC8">
          <w:rPr>
            <w:rStyle w:val="Hyperlink"/>
          </w:rPr>
          <w:t>4.1. Фармакокинетика у человека</w:t>
        </w:r>
        <w:r w:rsidR="007E6521">
          <w:rPr>
            <w:webHidden/>
          </w:rPr>
          <w:tab/>
        </w:r>
        <w:r w:rsidR="007E6521">
          <w:rPr>
            <w:webHidden/>
          </w:rPr>
          <w:fldChar w:fldCharType="begin"/>
        </w:r>
        <w:r w:rsidR="007E6521">
          <w:rPr>
            <w:webHidden/>
          </w:rPr>
          <w:instrText xml:space="preserve"> PAGEREF _Toc164609978 \h </w:instrText>
        </w:r>
        <w:r w:rsidR="007E6521">
          <w:rPr>
            <w:webHidden/>
          </w:rPr>
        </w:r>
        <w:r w:rsidR="007E6521">
          <w:rPr>
            <w:webHidden/>
          </w:rPr>
          <w:fldChar w:fldCharType="separate"/>
        </w:r>
        <w:r w:rsidR="007E6521">
          <w:rPr>
            <w:webHidden/>
          </w:rPr>
          <w:t>68</w:t>
        </w:r>
        <w:r w:rsidR="007E6521">
          <w:rPr>
            <w:webHidden/>
          </w:rPr>
          <w:fldChar w:fldCharType="end"/>
        </w:r>
      </w:hyperlink>
    </w:p>
    <w:p w14:paraId="4BEE5838" w14:textId="3B56704F" w:rsidR="007E6521" w:rsidRDefault="00843857" w:rsidP="003441D3">
      <w:pPr>
        <w:pStyle w:val="TOC2"/>
        <w:rPr>
          <w:rFonts w:asciiTheme="minorHAnsi" w:eastAsiaTheme="minorEastAsia" w:hAnsiTheme="minorHAnsi" w:cstheme="minorBidi"/>
          <w:kern w:val="2"/>
          <w:lang w:eastAsia="ru-RU"/>
          <w14:ligatures w14:val="standardContextual"/>
        </w:rPr>
      </w:pPr>
      <w:hyperlink w:anchor="_Toc164609979" w:history="1">
        <w:r w:rsidR="007E6521" w:rsidRPr="007D1DC8">
          <w:rPr>
            <w:rStyle w:val="Hyperlink"/>
          </w:rPr>
          <w:t>4.2. Фармакодинамика у человека</w:t>
        </w:r>
        <w:r w:rsidR="007E6521">
          <w:rPr>
            <w:webHidden/>
          </w:rPr>
          <w:tab/>
        </w:r>
        <w:r w:rsidR="007E6521">
          <w:rPr>
            <w:webHidden/>
          </w:rPr>
          <w:fldChar w:fldCharType="begin"/>
        </w:r>
        <w:r w:rsidR="007E6521">
          <w:rPr>
            <w:webHidden/>
          </w:rPr>
          <w:instrText xml:space="preserve"> PAGEREF _Toc164609979 \h </w:instrText>
        </w:r>
        <w:r w:rsidR="007E6521">
          <w:rPr>
            <w:webHidden/>
          </w:rPr>
        </w:r>
        <w:r w:rsidR="007E6521">
          <w:rPr>
            <w:webHidden/>
          </w:rPr>
          <w:fldChar w:fldCharType="separate"/>
        </w:r>
        <w:r w:rsidR="007E6521">
          <w:rPr>
            <w:webHidden/>
          </w:rPr>
          <w:t>78</w:t>
        </w:r>
        <w:r w:rsidR="007E6521">
          <w:rPr>
            <w:webHidden/>
          </w:rPr>
          <w:fldChar w:fldCharType="end"/>
        </w:r>
      </w:hyperlink>
    </w:p>
    <w:p w14:paraId="11BB2746" w14:textId="3A3CC940" w:rsidR="007E6521" w:rsidRPr="003441D3" w:rsidRDefault="00843857" w:rsidP="003441D3">
      <w:pPr>
        <w:pStyle w:val="TOC3"/>
        <w:rPr>
          <w:rFonts w:asciiTheme="minorHAnsi" w:eastAsiaTheme="minorEastAsia" w:hAnsiTheme="minorHAnsi" w:cstheme="minorBidi"/>
          <w:kern w:val="2"/>
          <w:lang w:eastAsia="ru-RU"/>
          <w14:ligatures w14:val="standardContextual"/>
        </w:rPr>
      </w:pPr>
      <w:hyperlink w:anchor="_Toc164609980" w:history="1">
        <w:r w:rsidR="007E6521" w:rsidRPr="003441D3">
          <w:rPr>
            <w:rStyle w:val="Hyperlink"/>
          </w:rPr>
          <w:t>4.2.1. Фармакодинамические лекарственные взаимодействия</w:t>
        </w:r>
        <w:r w:rsidR="007E6521" w:rsidRPr="003441D3">
          <w:rPr>
            <w:webHidden/>
          </w:rPr>
          <w:tab/>
        </w:r>
        <w:r w:rsidR="007E6521" w:rsidRPr="003441D3">
          <w:rPr>
            <w:webHidden/>
          </w:rPr>
          <w:fldChar w:fldCharType="begin"/>
        </w:r>
        <w:r w:rsidR="007E6521" w:rsidRPr="003441D3">
          <w:rPr>
            <w:webHidden/>
          </w:rPr>
          <w:instrText xml:space="preserve"> PAGEREF _Toc164609980 \h </w:instrText>
        </w:r>
        <w:r w:rsidR="007E6521" w:rsidRPr="003441D3">
          <w:rPr>
            <w:webHidden/>
          </w:rPr>
        </w:r>
        <w:r w:rsidR="007E6521" w:rsidRPr="003441D3">
          <w:rPr>
            <w:webHidden/>
          </w:rPr>
          <w:fldChar w:fldCharType="separate"/>
        </w:r>
        <w:r w:rsidR="007E6521" w:rsidRPr="003441D3">
          <w:rPr>
            <w:webHidden/>
          </w:rPr>
          <w:t>81</w:t>
        </w:r>
        <w:r w:rsidR="007E6521" w:rsidRPr="003441D3">
          <w:rPr>
            <w:webHidden/>
          </w:rPr>
          <w:fldChar w:fldCharType="end"/>
        </w:r>
      </w:hyperlink>
    </w:p>
    <w:p w14:paraId="53DE747B" w14:textId="04077909" w:rsidR="007E6521" w:rsidRDefault="00843857" w:rsidP="003441D3">
      <w:pPr>
        <w:pStyle w:val="TOC2"/>
        <w:rPr>
          <w:rFonts w:asciiTheme="minorHAnsi" w:eastAsiaTheme="minorEastAsia" w:hAnsiTheme="minorHAnsi" w:cstheme="minorBidi"/>
          <w:kern w:val="2"/>
          <w:lang w:eastAsia="ru-RU"/>
          <w14:ligatures w14:val="standardContextual"/>
        </w:rPr>
      </w:pPr>
      <w:hyperlink w:anchor="_Toc164609981" w:history="1">
        <w:r w:rsidR="007E6521" w:rsidRPr="007D1DC8">
          <w:rPr>
            <w:rStyle w:val="Hyperlink"/>
          </w:rPr>
          <w:t>4.3. Безопасность и эффективность</w:t>
        </w:r>
        <w:r w:rsidR="007E6521">
          <w:rPr>
            <w:webHidden/>
          </w:rPr>
          <w:tab/>
        </w:r>
        <w:r w:rsidR="007E6521">
          <w:rPr>
            <w:webHidden/>
          </w:rPr>
          <w:fldChar w:fldCharType="begin"/>
        </w:r>
        <w:r w:rsidR="007E6521">
          <w:rPr>
            <w:webHidden/>
          </w:rPr>
          <w:instrText xml:space="preserve"> PAGEREF _Toc164609981 \h </w:instrText>
        </w:r>
        <w:r w:rsidR="007E6521">
          <w:rPr>
            <w:webHidden/>
          </w:rPr>
        </w:r>
        <w:r w:rsidR="007E6521">
          <w:rPr>
            <w:webHidden/>
          </w:rPr>
          <w:fldChar w:fldCharType="separate"/>
        </w:r>
        <w:r w:rsidR="007E6521">
          <w:rPr>
            <w:webHidden/>
          </w:rPr>
          <w:t>81</w:t>
        </w:r>
        <w:r w:rsidR="007E6521">
          <w:rPr>
            <w:webHidden/>
          </w:rPr>
          <w:fldChar w:fldCharType="end"/>
        </w:r>
      </w:hyperlink>
    </w:p>
    <w:p w14:paraId="18277A89" w14:textId="58D74754" w:rsidR="007E6521" w:rsidRDefault="00843857" w:rsidP="003441D3">
      <w:pPr>
        <w:pStyle w:val="TOC3"/>
        <w:rPr>
          <w:rFonts w:asciiTheme="minorHAnsi" w:eastAsiaTheme="minorEastAsia" w:hAnsiTheme="minorHAnsi" w:cstheme="minorBidi"/>
          <w:kern w:val="2"/>
          <w:lang w:eastAsia="ru-RU"/>
          <w14:ligatures w14:val="standardContextual"/>
        </w:rPr>
      </w:pPr>
      <w:hyperlink w:anchor="_Toc164609982" w:history="1">
        <w:r w:rsidR="007E6521" w:rsidRPr="007D1DC8">
          <w:rPr>
            <w:rStyle w:val="Hyperlink"/>
          </w:rPr>
          <w:t>4.3.1. Клиническая эффективность</w:t>
        </w:r>
        <w:r w:rsidR="007E6521">
          <w:rPr>
            <w:webHidden/>
          </w:rPr>
          <w:tab/>
        </w:r>
        <w:r w:rsidR="007E6521">
          <w:rPr>
            <w:webHidden/>
          </w:rPr>
          <w:fldChar w:fldCharType="begin"/>
        </w:r>
        <w:r w:rsidR="007E6521">
          <w:rPr>
            <w:webHidden/>
          </w:rPr>
          <w:instrText xml:space="preserve"> PAGEREF _Toc164609982 \h </w:instrText>
        </w:r>
        <w:r w:rsidR="007E6521">
          <w:rPr>
            <w:webHidden/>
          </w:rPr>
        </w:r>
        <w:r w:rsidR="007E6521">
          <w:rPr>
            <w:webHidden/>
          </w:rPr>
          <w:fldChar w:fldCharType="separate"/>
        </w:r>
        <w:r w:rsidR="007E6521">
          <w:rPr>
            <w:webHidden/>
          </w:rPr>
          <w:t>81</w:t>
        </w:r>
        <w:r w:rsidR="007E6521">
          <w:rPr>
            <w:webHidden/>
          </w:rPr>
          <w:fldChar w:fldCharType="end"/>
        </w:r>
      </w:hyperlink>
    </w:p>
    <w:p w14:paraId="3D94AA2B" w14:textId="4C62B5AD" w:rsidR="007E6521" w:rsidRDefault="00843857" w:rsidP="003441D3">
      <w:pPr>
        <w:pStyle w:val="TOC4"/>
        <w:tabs>
          <w:tab w:val="right" w:leader="dot" w:pos="9346"/>
        </w:tabs>
        <w:spacing w:after="0" w:line="240" w:lineRule="auto"/>
        <w:rPr>
          <w:rFonts w:asciiTheme="minorHAnsi" w:eastAsiaTheme="minorEastAsia" w:hAnsiTheme="minorHAnsi" w:cstheme="minorBidi"/>
          <w:noProof/>
          <w:kern w:val="2"/>
          <w:lang w:eastAsia="ru-RU"/>
          <w14:ligatures w14:val="standardContextual"/>
        </w:rPr>
      </w:pPr>
      <w:hyperlink w:anchor="_Toc164609983" w:history="1">
        <w:r w:rsidR="007E6521" w:rsidRPr="007D1DC8">
          <w:rPr>
            <w:rStyle w:val="Hyperlink"/>
            <w:noProof/>
          </w:rPr>
          <w:t>4.3.1.1 Вирусный гепатит С</w:t>
        </w:r>
        <w:r w:rsidR="007E6521">
          <w:rPr>
            <w:noProof/>
            <w:webHidden/>
          </w:rPr>
          <w:tab/>
        </w:r>
        <w:r w:rsidR="007E6521">
          <w:rPr>
            <w:noProof/>
            <w:webHidden/>
          </w:rPr>
          <w:fldChar w:fldCharType="begin"/>
        </w:r>
        <w:r w:rsidR="007E6521">
          <w:rPr>
            <w:noProof/>
            <w:webHidden/>
          </w:rPr>
          <w:instrText xml:space="preserve"> PAGEREF _Toc164609983 \h </w:instrText>
        </w:r>
        <w:r w:rsidR="007E6521">
          <w:rPr>
            <w:noProof/>
            <w:webHidden/>
          </w:rPr>
        </w:r>
        <w:r w:rsidR="007E6521">
          <w:rPr>
            <w:noProof/>
            <w:webHidden/>
          </w:rPr>
          <w:fldChar w:fldCharType="separate"/>
        </w:r>
        <w:r w:rsidR="007E6521">
          <w:rPr>
            <w:noProof/>
            <w:webHidden/>
          </w:rPr>
          <w:t>88</w:t>
        </w:r>
        <w:r w:rsidR="007E6521">
          <w:rPr>
            <w:noProof/>
            <w:webHidden/>
          </w:rPr>
          <w:fldChar w:fldCharType="end"/>
        </w:r>
      </w:hyperlink>
    </w:p>
    <w:p w14:paraId="0B5109A4" w14:textId="2DA435BE" w:rsidR="007E6521" w:rsidRPr="003441D3" w:rsidRDefault="00843857" w:rsidP="003441D3">
      <w:pPr>
        <w:pStyle w:val="TOC4"/>
        <w:tabs>
          <w:tab w:val="right" w:leader="dot" w:pos="9346"/>
        </w:tabs>
        <w:spacing w:after="0" w:line="240" w:lineRule="auto"/>
        <w:rPr>
          <w:rFonts w:asciiTheme="minorHAnsi" w:eastAsiaTheme="minorEastAsia" w:hAnsiTheme="minorHAnsi" w:cstheme="minorBidi"/>
          <w:noProof/>
          <w:kern w:val="2"/>
          <w:lang w:eastAsia="ru-RU"/>
          <w14:ligatures w14:val="standardContextual"/>
        </w:rPr>
      </w:pPr>
      <w:hyperlink w:anchor="_Toc164609984" w:history="1">
        <w:r w:rsidR="007E6521" w:rsidRPr="003441D3">
          <w:rPr>
            <w:rStyle w:val="Hyperlink"/>
            <w:noProof/>
          </w:rPr>
          <w:t>4.3.1.2. Исследования эффективности и безопасности у особых групп пациентов</w:t>
        </w:r>
        <w:r w:rsidR="007E6521" w:rsidRPr="003441D3">
          <w:rPr>
            <w:noProof/>
            <w:webHidden/>
          </w:rPr>
          <w:tab/>
        </w:r>
        <w:r w:rsidR="007E6521" w:rsidRPr="003441D3">
          <w:rPr>
            <w:noProof/>
            <w:webHidden/>
          </w:rPr>
          <w:fldChar w:fldCharType="begin"/>
        </w:r>
        <w:r w:rsidR="007E6521" w:rsidRPr="003441D3">
          <w:rPr>
            <w:noProof/>
            <w:webHidden/>
          </w:rPr>
          <w:instrText xml:space="preserve"> PAGEREF _Toc164609984 \h </w:instrText>
        </w:r>
        <w:r w:rsidR="007E6521" w:rsidRPr="003441D3">
          <w:rPr>
            <w:noProof/>
            <w:webHidden/>
          </w:rPr>
        </w:r>
        <w:r w:rsidR="007E6521" w:rsidRPr="003441D3">
          <w:rPr>
            <w:noProof/>
            <w:webHidden/>
          </w:rPr>
          <w:fldChar w:fldCharType="separate"/>
        </w:r>
        <w:r w:rsidR="007E6521" w:rsidRPr="003441D3">
          <w:rPr>
            <w:noProof/>
            <w:webHidden/>
          </w:rPr>
          <w:t>88</w:t>
        </w:r>
        <w:r w:rsidR="007E6521" w:rsidRPr="003441D3">
          <w:rPr>
            <w:noProof/>
            <w:webHidden/>
          </w:rPr>
          <w:fldChar w:fldCharType="end"/>
        </w:r>
      </w:hyperlink>
    </w:p>
    <w:p w14:paraId="3EEBA023" w14:textId="32440C1F" w:rsidR="007E6521" w:rsidRPr="003441D3" w:rsidRDefault="00843857" w:rsidP="003441D3">
      <w:pPr>
        <w:pStyle w:val="TOC3"/>
        <w:rPr>
          <w:rFonts w:asciiTheme="minorHAnsi" w:eastAsiaTheme="minorEastAsia" w:hAnsiTheme="minorHAnsi" w:cstheme="minorBidi"/>
          <w:kern w:val="2"/>
          <w:lang w:eastAsia="ru-RU"/>
          <w14:ligatures w14:val="standardContextual"/>
        </w:rPr>
      </w:pPr>
      <w:hyperlink w:anchor="_Toc164609985" w:history="1">
        <w:r w:rsidR="007E6521" w:rsidRPr="003441D3">
          <w:rPr>
            <w:rStyle w:val="Hyperlink"/>
            <w:rFonts w:eastAsia="Times New Roman"/>
            <w:iCs/>
          </w:rPr>
          <w:t>4.3.2. Клиническая безопасность</w:t>
        </w:r>
        <w:r w:rsidR="007E6521" w:rsidRPr="003441D3">
          <w:rPr>
            <w:webHidden/>
          </w:rPr>
          <w:tab/>
        </w:r>
        <w:r w:rsidR="007E6521" w:rsidRPr="003441D3">
          <w:rPr>
            <w:webHidden/>
          </w:rPr>
          <w:fldChar w:fldCharType="begin"/>
        </w:r>
        <w:r w:rsidR="007E6521" w:rsidRPr="003441D3">
          <w:rPr>
            <w:webHidden/>
          </w:rPr>
          <w:instrText xml:space="preserve"> PAGEREF _Toc164609985 \h </w:instrText>
        </w:r>
        <w:r w:rsidR="007E6521" w:rsidRPr="003441D3">
          <w:rPr>
            <w:webHidden/>
          </w:rPr>
        </w:r>
        <w:r w:rsidR="007E6521" w:rsidRPr="003441D3">
          <w:rPr>
            <w:webHidden/>
          </w:rPr>
          <w:fldChar w:fldCharType="separate"/>
        </w:r>
        <w:r w:rsidR="007E6521" w:rsidRPr="003441D3">
          <w:rPr>
            <w:webHidden/>
          </w:rPr>
          <w:t>92</w:t>
        </w:r>
        <w:r w:rsidR="007E6521" w:rsidRPr="003441D3">
          <w:rPr>
            <w:webHidden/>
          </w:rPr>
          <w:fldChar w:fldCharType="end"/>
        </w:r>
      </w:hyperlink>
    </w:p>
    <w:p w14:paraId="706B2419" w14:textId="55186DE7" w:rsidR="007E6521" w:rsidRDefault="00843857" w:rsidP="003441D3">
      <w:pPr>
        <w:pStyle w:val="TOC4"/>
        <w:tabs>
          <w:tab w:val="right" w:leader="dot" w:pos="9346"/>
        </w:tabs>
        <w:spacing w:after="0" w:line="240" w:lineRule="auto"/>
        <w:rPr>
          <w:rFonts w:asciiTheme="minorHAnsi" w:eastAsiaTheme="minorEastAsia" w:hAnsiTheme="minorHAnsi" w:cstheme="minorBidi"/>
          <w:noProof/>
          <w:kern w:val="2"/>
          <w:lang w:eastAsia="ru-RU"/>
          <w14:ligatures w14:val="standardContextual"/>
        </w:rPr>
      </w:pPr>
      <w:hyperlink w:anchor="_Toc164609986" w:history="1">
        <w:r w:rsidR="007E6521" w:rsidRPr="007D1DC8">
          <w:rPr>
            <w:rStyle w:val="Hyperlink"/>
            <w:noProof/>
          </w:rPr>
          <w:t>4.3.2.1. Нежелательные явления</w:t>
        </w:r>
        <w:r w:rsidR="007E6521">
          <w:rPr>
            <w:noProof/>
            <w:webHidden/>
          </w:rPr>
          <w:tab/>
        </w:r>
        <w:r w:rsidR="007E6521">
          <w:rPr>
            <w:noProof/>
            <w:webHidden/>
          </w:rPr>
          <w:fldChar w:fldCharType="begin"/>
        </w:r>
        <w:r w:rsidR="007E6521">
          <w:rPr>
            <w:noProof/>
            <w:webHidden/>
          </w:rPr>
          <w:instrText xml:space="preserve"> PAGEREF _Toc164609986 \h </w:instrText>
        </w:r>
        <w:r w:rsidR="007E6521">
          <w:rPr>
            <w:noProof/>
            <w:webHidden/>
          </w:rPr>
        </w:r>
        <w:r w:rsidR="007E6521">
          <w:rPr>
            <w:noProof/>
            <w:webHidden/>
          </w:rPr>
          <w:fldChar w:fldCharType="separate"/>
        </w:r>
        <w:r w:rsidR="007E6521">
          <w:rPr>
            <w:noProof/>
            <w:webHidden/>
          </w:rPr>
          <w:t>93</w:t>
        </w:r>
        <w:r w:rsidR="007E6521">
          <w:rPr>
            <w:noProof/>
            <w:webHidden/>
          </w:rPr>
          <w:fldChar w:fldCharType="end"/>
        </w:r>
      </w:hyperlink>
    </w:p>
    <w:p w14:paraId="5954B490" w14:textId="1BAE7049" w:rsidR="007E6521" w:rsidRDefault="00843857" w:rsidP="003441D3">
      <w:pPr>
        <w:pStyle w:val="TOC3"/>
        <w:rPr>
          <w:rFonts w:asciiTheme="minorHAnsi" w:eastAsiaTheme="minorEastAsia" w:hAnsiTheme="minorHAnsi" w:cstheme="minorBidi"/>
          <w:kern w:val="2"/>
          <w:lang w:eastAsia="ru-RU"/>
          <w14:ligatures w14:val="standardContextual"/>
        </w:rPr>
      </w:pPr>
      <w:hyperlink w:anchor="_Toc164609987" w:history="1">
        <w:r w:rsidR="007E6521" w:rsidRPr="007D1DC8">
          <w:rPr>
            <w:rStyle w:val="Hyperlink"/>
          </w:rPr>
          <w:t>4.3.3. Пострегистрационный опыт применения</w:t>
        </w:r>
        <w:r w:rsidR="007E6521">
          <w:rPr>
            <w:webHidden/>
          </w:rPr>
          <w:tab/>
        </w:r>
        <w:r w:rsidR="007E6521">
          <w:rPr>
            <w:webHidden/>
          </w:rPr>
          <w:fldChar w:fldCharType="begin"/>
        </w:r>
        <w:r w:rsidR="007E6521">
          <w:rPr>
            <w:webHidden/>
          </w:rPr>
          <w:instrText xml:space="preserve"> PAGEREF _Toc164609987 \h </w:instrText>
        </w:r>
        <w:r w:rsidR="007E6521">
          <w:rPr>
            <w:webHidden/>
          </w:rPr>
        </w:r>
        <w:r w:rsidR="007E6521">
          <w:rPr>
            <w:webHidden/>
          </w:rPr>
          <w:fldChar w:fldCharType="separate"/>
        </w:r>
        <w:r w:rsidR="007E6521">
          <w:rPr>
            <w:webHidden/>
          </w:rPr>
          <w:t>94</w:t>
        </w:r>
        <w:r w:rsidR="007E6521">
          <w:rPr>
            <w:webHidden/>
          </w:rPr>
          <w:fldChar w:fldCharType="end"/>
        </w:r>
      </w:hyperlink>
    </w:p>
    <w:p w14:paraId="219FDE4B" w14:textId="754B9B71" w:rsidR="007E6521" w:rsidRDefault="00843857" w:rsidP="003441D3">
      <w:pPr>
        <w:pStyle w:val="TOC2"/>
        <w:rPr>
          <w:rFonts w:asciiTheme="minorHAnsi" w:eastAsiaTheme="minorEastAsia" w:hAnsiTheme="minorHAnsi" w:cstheme="minorBidi"/>
          <w:kern w:val="2"/>
          <w:lang w:eastAsia="ru-RU"/>
          <w14:ligatures w14:val="standardContextual"/>
        </w:rPr>
      </w:pPr>
      <w:hyperlink w:anchor="_Toc164609988" w:history="1">
        <w:r w:rsidR="007E6521" w:rsidRPr="007D1DC8">
          <w:rPr>
            <w:rStyle w:val="Hyperlink"/>
          </w:rPr>
          <w:t>Список литературы</w:t>
        </w:r>
        <w:r w:rsidR="007E6521">
          <w:rPr>
            <w:webHidden/>
          </w:rPr>
          <w:tab/>
        </w:r>
        <w:r w:rsidR="007E6521">
          <w:rPr>
            <w:webHidden/>
          </w:rPr>
          <w:fldChar w:fldCharType="begin"/>
        </w:r>
        <w:r w:rsidR="007E6521">
          <w:rPr>
            <w:webHidden/>
          </w:rPr>
          <w:instrText xml:space="preserve"> PAGEREF _Toc164609988 \h </w:instrText>
        </w:r>
        <w:r w:rsidR="007E6521">
          <w:rPr>
            <w:webHidden/>
          </w:rPr>
        </w:r>
        <w:r w:rsidR="007E6521">
          <w:rPr>
            <w:webHidden/>
          </w:rPr>
          <w:fldChar w:fldCharType="separate"/>
        </w:r>
        <w:r w:rsidR="007E6521">
          <w:rPr>
            <w:webHidden/>
          </w:rPr>
          <w:t>94</w:t>
        </w:r>
        <w:r w:rsidR="007E6521">
          <w:rPr>
            <w:webHidden/>
          </w:rPr>
          <w:fldChar w:fldCharType="end"/>
        </w:r>
      </w:hyperlink>
    </w:p>
    <w:p w14:paraId="0D1F9EE4" w14:textId="56422FA7" w:rsidR="007E6521" w:rsidRDefault="00843857">
      <w:pPr>
        <w:pStyle w:val="TOC1"/>
        <w:rPr>
          <w:rFonts w:asciiTheme="minorHAnsi" w:eastAsiaTheme="minorEastAsia" w:hAnsiTheme="minorHAnsi" w:cstheme="minorBidi"/>
          <w:noProof/>
          <w:kern w:val="2"/>
          <w:lang w:eastAsia="ru-RU"/>
          <w14:ligatures w14:val="standardContextual"/>
        </w:rPr>
      </w:pPr>
      <w:hyperlink w:anchor="_Toc164609989" w:history="1">
        <w:r w:rsidR="007E6521" w:rsidRPr="007D1DC8">
          <w:rPr>
            <w:rStyle w:val="Hyperlink"/>
            <w:noProof/>
          </w:rPr>
          <w:t>5. ОБСУЖДЕНИЕ ДАННЫХ И ИНСТРУКЦИИ ДЛЯ ИССЛЕДОВАТЕЛЯ</w:t>
        </w:r>
        <w:r w:rsidR="007E6521">
          <w:rPr>
            <w:noProof/>
            <w:webHidden/>
          </w:rPr>
          <w:tab/>
        </w:r>
        <w:r w:rsidR="007E6521">
          <w:rPr>
            <w:noProof/>
            <w:webHidden/>
          </w:rPr>
          <w:fldChar w:fldCharType="begin"/>
        </w:r>
        <w:r w:rsidR="007E6521">
          <w:rPr>
            <w:noProof/>
            <w:webHidden/>
          </w:rPr>
          <w:instrText xml:space="preserve"> PAGEREF _Toc164609989 \h </w:instrText>
        </w:r>
        <w:r w:rsidR="007E6521">
          <w:rPr>
            <w:noProof/>
            <w:webHidden/>
          </w:rPr>
        </w:r>
        <w:r w:rsidR="007E6521">
          <w:rPr>
            <w:noProof/>
            <w:webHidden/>
          </w:rPr>
          <w:fldChar w:fldCharType="separate"/>
        </w:r>
        <w:r w:rsidR="007E6521">
          <w:rPr>
            <w:noProof/>
            <w:webHidden/>
          </w:rPr>
          <w:t>95</w:t>
        </w:r>
        <w:r w:rsidR="007E6521">
          <w:rPr>
            <w:noProof/>
            <w:webHidden/>
          </w:rPr>
          <w:fldChar w:fldCharType="end"/>
        </w:r>
      </w:hyperlink>
    </w:p>
    <w:p w14:paraId="111F5AC9" w14:textId="2D7B1BFB" w:rsidR="007E6521" w:rsidRDefault="00843857" w:rsidP="003441D3">
      <w:pPr>
        <w:pStyle w:val="TOC2"/>
        <w:rPr>
          <w:rFonts w:asciiTheme="minorHAnsi" w:eastAsiaTheme="minorEastAsia" w:hAnsiTheme="minorHAnsi" w:cstheme="minorBidi"/>
          <w:kern w:val="2"/>
          <w:lang w:eastAsia="ru-RU"/>
          <w14:ligatures w14:val="standardContextual"/>
        </w:rPr>
      </w:pPr>
      <w:hyperlink w:anchor="_Toc164609990" w:history="1">
        <w:r w:rsidR="007E6521" w:rsidRPr="007D1DC8">
          <w:rPr>
            <w:rStyle w:val="Hyperlink"/>
          </w:rPr>
          <w:t>5.1. Обсуждение данных доклинических исследований</w:t>
        </w:r>
        <w:r w:rsidR="007E6521">
          <w:rPr>
            <w:webHidden/>
          </w:rPr>
          <w:tab/>
        </w:r>
        <w:r w:rsidR="007E6521">
          <w:rPr>
            <w:webHidden/>
          </w:rPr>
          <w:fldChar w:fldCharType="begin"/>
        </w:r>
        <w:r w:rsidR="007E6521">
          <w:rPr>
            <w:webHidden/>
          </w:rPr>
          <w:instrText xml:space="preserve"> PAGEREF _Toc164609990 \h </w:instrText>
        </w:r>
        <w:r w:rsidR="007E6521">
          <w:rPr>
            <w:webHidden/>
          </w:rPr>
        </w:r>
        <w:r w:rsidR="007E6521">
          <w:rPr>
            <w:webHidden/>
          </w:rPr>
          <w:fldChar w:fldCharType="separate"/>
        </w:r>
        <w:r w:rsidR="007E6521">
          <w:rPr>
            <w:webHidden/>
          </w:rPr>
          <w:t>95</w:t>
        </w:r>
        <w:r w:rsidR="007E6521">
          <w:rPr>
            <w:webHidden/>
          </w:rPr>
          <w:fldChar w:fldCharType="end"/>
        </w:r>
      </w:hyperlink>
    </w:p>
    <w:p w14:paraId="7AEA8F35" w14:textId="52A104B2" w:rsidR="007E6521" w:rsidRDefault="00843857" w:rsidP="003441D3">
      <w:pPr>
        <w:pStyle w:val="TOC2"/>
        <w:rPr>
          <w:rFonts w:asciiTheme="minorHAnsi" w:eastAsiaTheme="minorEastAsia" w:hAnsiTheme="minorHAnsi" w:cstheme="minorBidi"/>
          <w:kern w:val="2"/>
          <w:lang w:eastAsia="ru-RU"/>
          <w14:ligatures w14:val="standardContextual"/>
        </w:rPr>
      </w:pPr>
      <w:hyperlink w:anchor="_Toc164609991" w:history="1">
        <w:r w:rsidR="007E6521" w:rsidRPr="007D1DC8">
          <w:rPr>
            <w:rStyle w:val="Hyperlink"/>
          </w:rPr>
          <w:t>5.2. Обсуждение данных клинических исследований</w:t>
        </w:r>
        <w:r w:rsidR="007E6521">
          <w:rPr>
            <w:webHidden/>
          </w:rPr>
          <w:tab/>
        </w:r>
        <w:r w:rsidR="007E6521">
          <w:rPr>
            <w:webHidden/>
          </w:rPr>
          <w:fldChar w:fldCharType="begin"/>
        </w:r>
        <w:r w:rsidR="007E6521">
          <w:rPr>
            <w:webHidden/>
          </w:rPr>
          <w:instrText xml:space="preserve"> PAGEREF _Toc164609991 \h </w:instrText>
        </w:r>
        <w:r w:rsidR="007E6521">
          <w:rPr>
            <w:webHidden/>
          </w:rPr>
        </w:r>
        <w:r w:rsidR="007E6521">
          <w:rPr>
            <w:webHidden/>
          </w:rPr>
          <w:fldChar w:fldCharType="separate"/>
        </w:r>
        <w:r w:rsidR="007E6521">
          <w:rPr>
            <w:webHidden/>
          </w:rPr>
          <w:t>98</w:t>
        </w:r>
        <w:r w:rsidR="007E6521">
          <w:rPr>
            <w:webHidden/>
          </w:rPr>
          <w:fldChar w:fldCharType="end"/>
        </w:r>
      </w:hyperlink>
    </w:p>
    <w:p w14:paraId="1384DB51" w14:textId="55B0A7AA" w:rsidR="007E6521" w:rsidRDefault="00843857" w:rsidP="003441D3">
      <w:pPr>
        <w:pStyle w:val="TOC2"/>
        <w:rPr>
          <w:rFonts w:asciiTheme="minorHAnsi" w:eastAsiaTheme="minorEastAsia" w:hAnsiTheme="minorHAnsi" w:cstheme="minorBidi"/>
          <w:kern w:val="2"/>
          <w:lang w:eastAsia="ru-RU"/>
          <w14:ligatures w14:val="standardContextual"/>
        </w:rPr>
      </w:pPr>
      <w:hyperlink w:anchor="_Toc164609992" w:history="1">
        <w:r w:rsidR="007E6521" w:rsidRPr="007D1DC8">
          <w:rPr>
            <w:rStyle w:val="Hyperlink"/>
          </w:rPr>
          <w:t>5.3. Инструкции для исследователя</w:t>
        </w:r>
        <w:r w:rsidR="007E6521">
          <w:rPr>
            <w:webHidden/>
          </w:rPr>
          <w:tab/>
        </w:r>
        <w:r w:rsidR="007E6521">
          <w:rPr>
            <w:webHidden/>
          </w:rPr>
          <w:fldChar w:fldCharType="begin"/>
        </w:r>
        <w:r w:rsidR="007E6521">
          <w:rPr>
            <w:webHidden/>
          </w:rPr>
          <w:instrText xml:space="preserve"> PAGEREF _Toc164609992 \h </w:instrText>
        </w:r>
        <w:r w:rsidR="007E6521">
          <w:rPr>
            <w:webHidden/>
          </w:rPr>
        </w:r>
        <w:r w:rsidR="007E6521">
          <w:rPr>
            <w:webHidden/>
          </w:rPr>
          <w:fldChar w:fldCharType="separate"/>
        </w:r>
        <w:r w:rsidR="007E6521">
          <w:rPr>
            <w:webHidden/>
          </w:rPr>
          <w:t>100</w:t>
        </w:r>
        <w:r w:rsidR="007E6521">
          <w:rPr>
            <w:webHidden/>
          </w:rPr>
          <w:fldChar w:fldCharType="end"/>
        </w:r>
      </w:hyperlink>
    </w:p>
    <w:p w14:paraId="6ADE7E07" w14:textId="6D4B6B89" w:rsidR="007E6521" w:rsidRDefault="00843857" w:rsidP="003441D3">
      <w:pPr>
        <w:pStyle w:val="TOC3"/>
        <w:rPr>
          <w:rFonts w:asciiTheme="minorHAnsi" w:eastAsiaTheme="minorEastAsia" w:hAnsiTheme="minorHAnsi" w:cstheme="minorBidi"/>
          <w:kern w:val="2"/>
          <w:lang w:eastAsia="ru-RU"/>
          <w14:ligatures w14:val="standardContextual"/>
        </w:rPr>
      </w:pPr>
      <w:hyperlink w:anchor="_Toc164609993" w:history="1">
        <w:r w:rsidR="007E6521" w:rsidRPr="007D1DC8">
          <w:rPr>
            <w:rStyle w:val="Hyperlink"/>
          </w:rPr>
          <w:t>5.3.1. Показания к применению</w:t>
        </w:r>
        <w:r w:rsidR="007E6521">
          <w:rPr>
            <w:webHidden/>
          </w:rPr>
          <w:tab/>
        </w:r>
        <w:r w:rsidR="007E6521">
          <w:rPr>
            <w:webHidden/>
          </w:rPr>
          <w:fldChar w:fldCharType="begin"/>
        </w:r>
        <w:r w:rsidR="007E6521">
          <w:rPr>
            <w:webHidden/>
          </w:rPr>
          <w:instrText xml:space="preserve"> PAGEREF _Toc164609993 \h </w:instrText>
        </w:r>
        <w:r w:rsidR="007E6521">
          <w:rPr>
            <w:webHidden/>
          </w:rPr>
        </w:r>
        <w:r w:rsidR="007E6521">
          <w:rPr>
            <w:webHidden/>
          </w:rPr>
          <w:fldChar w:fldCharType="separate"/>
        </w:r>
        <w:r w:rsidR="007E6521">
          <w:rPr>
            <w:webHidden/>
          </w:rPr>
          <w:t>100</w:t>
        </w:r>
        <w:r w:rsidR="007E6521">
          <w:rPr>
            <w:webHidden/>
          </w:rPr>
          <w:fldChar w:fldCharType="end"/>
        </w:r>
      </w:hyperlink>
    </w:p>
    <w:p w14:paraId="7495B6F2" w14:textId="07E0612D" w:rsidR="007E6521" w:rsidRDefault="00843857" w:rsidP="003441D3">
      <w:pPr>
        <w:pStyle w:val="TOC3"/>
        <w:rPr>
          <w:rFonts w:asciiTheme="minorHAnsi" w:eastAsiaTheme="minorEastAsia" w:hAnsiTheme="minorHAnsi" w:cstheme="minorBidi"/>
          <w:kern w:val="2"/>
          <w:lang w:eastAsia="ru-RU"/>
          <w14:ligatures w14:val="standardContextual"/>
        </w:rPr>
      </w:pPr>
      <w:hyperlink w:anchor="_Toc164609994" w:history="1">
        <w:r w:rsidR="007E6521" w:rsidRPr="007D1DC8">
          <w:rPr>
            <w:rStyle w:val="Hyperlink"/>
          </w:rPr>
          <w:t>5.3.2. Противопоказания</w:t>
        </w:r>
        <w:r w:rsidR="007E6521">
          <w:rPr>
            <w:webHidden/>
          </w:rPr>
          <w:tab/>
        </w:r>
        <w:r w:rsidR="007E6521">
          <w:rPr>
            <w:webHidden/>
          </w:rPr>
          <w:fldChar w:fldCharType="begin"/>
        </w:r>
        <w:r w:rsidR="007E6521">
          <w:rPr>
            <w:webHidden/>
          </w:rPr>
          <w:instrText xml:space="preserve"> PAGEREF _Toc164609994 \h </w:instrText>
        </w:r>
        <w:r w:rsidR="007E6521">
          <w:rPr>
            <w:webHidden/>
          </w:rPr>
        </w:r>
        <w:r w:rsidR="007E6521">
          <w:rPr>
            <w:webHidden/>
          </w:rPr>
          <w:fldChar w:fldCharType="separate"/>
        </w:r>
        <w:r w:rsidR="007E6521">
          <w:rPr>
            <w:webHidden/>
          </w:rPr>
          <w:t>100</w:t>
        </w:r>
        <w:r w:rsidR="007E6521">
          <w:rPr>
            <w:webHidden/>
          </w:rPr>
          <w:fldChar w:fldCharType="end"/>
        </w:r>
      </w:hyperlink>
    </w:p>
    <w:p w14:paraId="2E984B0A" w14:textId="70BD8175" w:rsidR="007E6521" w:rsidRDefault="00843857" w:rsidP="003441D3">
      <w:pPr>
        <w:pStyle w:val="TOC3"/>
        <w:rPr>
          <w:rFonts w:asciiTheme="minorHAnsi" w:eastAsiaTheme="minorEastAsia" w:hAnsiTheme="minorHAnsi" w:cstheme="minorBidi"/>
          <w:kern w:val="2"/>
          <w:lang w:eastAsia="ru-RU"/>
          <w14:ligatures w14:val="standardContextual"/>
        </w:rPr>
      </w:pPr>
      <w:hyperlink w:anchor="_Toc164609995" w:history="1">
        <w:r w:rsidR="007E6521" w:rsidRPr="007D1DC8">
          <w:rPr>
            <w:rStyle w:val="Hyperlink"/>
          </w:rPr>
          <w:t>5.3.3. Применение при беременности и в период грудного вскармливания</w:t>
        </w:r>
        <w:r w:rsidR="007E6521">
          <w:rPr>
            <w:webHidden/>
          </w:rPr>
          <w:tab/>
        </w:r>
        <w:r w:rsidR="007E6521">
          <w:rPr>
            <w:webHidden/>
          </w:rPr>
          <w:fldChar w:fldCharType="begin"/>
        </w:r>
        <w:r w:rsidR="007E6521">
          <w:rPr>
            <w:webHidden/>
          </w:rPr>
          <w:instrText xml:space="preserve"> PAGEREF _Toc164609995 \h </w:instrText>
        </w:r>
        <w:r w:rsidR="007E6521">
          <w:rPr>
            <w:webHidden/>
          </w:rPr>
        </w:r>
        <w:r w:rsidR="007E6521">
          <w:rPr>
            <w:webHidden/>
          </w:rPr>
          <w:fldChar w:fldCharType="separate"/>
        </w:r>
        <w:r w:rsidR="007E6521">
          <w:rPr>
            <w:webHidden/>
          </w:rPr>
          <w:t>101</w:t>
        </w:r>
        <w:r w:rsidR="007E6521">
          <w:rPr>
            <w:webHidden/>
          </w:rPr>
          <w:fldChar w:fldCharType="end"/>
        </w:r>
      </w:hyperlink>
    </w:p>
    <w:p w14:paraId="2383927B" w14:textId="4B8F256A" w:rsidR="007E6521" w:rsidRDefault="00843857" w:rsidP="003441D3">
      <w:pPr>
        <w:pStyle w:val="TOC3"/>
        <w:rPr>
          <w:rFonts w:asciiTheme="minorHAnsi" w:eastAsiaTheme="minorEastAsia" w:hAnsiTheme="minorHAnsi" w:cstheme="minorBidi"/>
          <w:kern w:val="2"/>
          <w:lang w:eastAsia="ru-RU"/>
          <w14:ligatures w14:val="standardContextual"/>
        </w:rPr>
      </w:pPr>
      <w:hyperlink w:anchor="_Toc164609996" w:history="1">
        <w:r w:rsidR="007E6521" w:rsidRPr="007D1DC8">
          <w:rPr>
            <w:rStyle w:val="Hyperlink"/>
          </w:rPr>
          <w:t>5.3.4. Способ применения и дозы</w:t>
        </w:r>
        <w:r w:rsidR="007E6521">
          <w:rPr>
            <w:webHidden/>
          </w:rPr>
          <w:tab/>
        </w:r>
        <w:r w:rsidR="007E6521">
          <w:rPr>
            <w:webHidden/>
          </w:rPr>
          <w:fldChar w:fldCharType="begin"/>
        </w:r>
        <w:r w:rsidR="007E6521">
          <w:rPr>
            <w:webHidden/>
          </w:rPr>
          <w:instrText xml:space="preserve"> PAGEREF _Toc164609996 \h </w:instrText>
        </w:r>
        <w:r w:rsidR="007E6521">
          <w:rPr>
            <w:webHidden/>
          </w:rPr>
        </w:r>
        <w:r w:rsidR="007E6521">
          <w:rPr>
            <w:webHidden/>
          </w:rPr>
          <w:fldChar w:fldCharType="separate"/>
        </w:r>
        <w:r w:rsidR="007E6521">
          <w:rPr>
            <w:webHidden/>
          </w:rPr>
          <w:t>102</w:t>
        </w:r>
        <w:r w:rsidR="007E6521">
          <w:rPr>
            <w:webHidden/>
          </w:rPr>
          <w:fldChar w:fldCharType="end"/>
        </w:r>
      </w:hyperlink>
    </w:p>
    <w:p w14:paraId="099735FB" w14:textId="20E4BE88" w:rsidR="007E6521" w:rsidRDefault="00843857" w:rsidP="003441D3">
      <w:pPr>
        <w:pStyle w:val="TOC3"/>
        <w:rPr>
          <w:rFonts w:asciiTheme="minorHAnsi" w:eastAsiaTheme="minorEastAsia" w:hAnsiTheme="minorHAnsi" w:cstheme="minorBidi"/>
          <w:kern w:val="2"/>
          <w:lang w:eastAsia="ru-RU"/>
          <w14:ligatures w14:val="standardContextual"/>
        </w:rPr>
      </w:pPr>
      <w:hyperlink w:anchor="_Toc164609997" w:history="1">
        <w:r w:rsidR="007E6521" w:rsidRPr="007D1DC8">
          <w:rPr>
            <w:rStyle w:val="Hyperlink"/>
          </w:rPr>
          <w:t>5.3.5. Побочное действие</w:t>
        </w:r>
        <w:r w:rsidR="007E6521">
          <w:rPr>
            <w:webHidden/>
          </w:rPr>
          <w:tab/>
        </w:r>
        <w:r w:rsidR="007E6521">
          <w:rPr>
            <w:webHidden/>
          </w:rPr>
          <w:fldChar w:fldCharType="begin"/>
        </w:r>
        <w:r w:rsidR="007E6521">
          <w:rPr>
            <w:webHidden/>
          </w:rPr>
          <w:instrText xml:space="preserve"> PAGEREF _Toc164609997 \h </w:instrText>
        </w:r>
        <w:r w:rsidR="007E6521">
          <w:rPr>
            <w:webHidden/>
          </w:rPr>
        </w:r>
        <w:r w:rsidR="007E6521">
          <w:rPr>
            <w:webHidden/>
          </w:rPr>
          <w:fldChar w:fldCharType="separate"/>
        </w:r>
        <w:r w:rsidR="007E6521">
          <w:rPr>
            <w:webHidden/>
          </w:rPr>
          <w:t>104</w:t>
        </w:r>
        <w:r w:rsidR="007E6521">
          <w:rPr>
            <w:webHidden/>
          </w:rPr>
          <w:fldChar w:fldCharType="end"/>
        </w:r>
      </w:hyperlink>
    </w:p>
    <w:p w14:paraId="08FE81A1" w14:textId="747B5E30" w:rsidR="007E6521" w:rsidRDefault="00843857" w:rsidP="003441D3">
      <w:pPr>
        <w:pStyle w:val="TOC3"/>
        <w:rPr>
          <w:rFonts w:asciiTheme="minorHAnsi" w:eastAsiaTheme="minorEastAsia" w:hAnsiTheme="minorHAnsi" w:cstheme="minorBidi"/>
          <w:kern w:val="2"/>
          <w:lang w:eastAsia="ru-RU"/>
          <w14:ligatures w14:val="standardContextual"/>
        </w:rPr>
      </w:pPr>
      <w:hyperlink w:anchor="_Toc164609998" w:history="1">
        <w:r w:rsidR="007E6521" w:rsidRPr="007D1DC8">
          <w:rPr>
            <w:rStyle w:val="Hyperlink"/>
          </w:rPr>
          <w:t>5.3.6. Передозировка</w:t>
        </w:r>
        <w:r w:rsidR="007E6521">
          <w:rPr>
            <w:webHidden/>
          </w:rPr>
          <w:tab/>
        </w:r>
        <w:r w:rsidR="007E6521">
          <w:rPr>
            <w:webHidden/>
          </w:rPr>
          <w:fldChar w:fldCharType="begin"/>
        </w:r>
        <w:r w:rsidR="007E6521">
          <w:rPr>
            <w:webHidden/>
          </w:rPr>
          <w:instrText xml:space="preserve"> PAGEREF _Toc164609998 \h </w:instrText>
        </w:r>
        <w:r w:rsidR="007E6521">
          <w:rPr>
            <w:webHidden/>
          </w:rPr>
        </w:r>
        <w:r w:rsidR="007E6521">
          <w:rPr>
            <w:webHidden/>
          </w:rPr>
          <w:fldChar w:fldCharType="separate"/>
        </w:r>
        <w:r w:rsidR="007E6521">
          <w:rPr>
            <w:webHidden/>
          </w:rPr>
          <w:t>104</w:t>
        </w:r>
        <w:r w:rsidR="007E6521">
          <w:rPr>
            <w:webHidden/>
          </w:rPr>
          <w:fldChar w:fldCharType="end"/>
        </w:r>
      </w:hyperlink>
    </w:p>
    <w:p w14:paraId="26BFADBE" w14:textId="768E434D" w:rsidR="007E6521" w:rsidRDefault="00843857" w:rsidP="003441D3">
      <w:pPr>
        <w:pStyle w:val="TOC3"/>
        <w:rPr>
          <w:rFonts w:asciiTheme="minorHAnsi" w:eastAsiaTheme="minorEastAsia" w:hAnsiTheme="minorHAnsi" w:cstheme="minorBidi"/>
          <w:kern w:val="2"/>
          <w:lang w:eastAsia="ru-RU"/>
          <w14:ligatures w14:val="standardContextual"/>
        </w:rPr>
      </w:pPr>
      <w:hyperlink w:anchor="_Toc164609999" w:history="1">
        <w:r w:rsidR="007E6521" w:rsidRPr="007D1DC8">
          <w:rPr>
            <w:rStyle w:val="Hyperlink"/>
          </w:rPr>
          <w:t xml:space="preserve">5.3.7. </w:t>
        </w:r>
        <w:r w:rsidR="007E6521" w:rsidRPr="007D1DC8">
          <w:rPr>
            <w:rStyle w:val="Hyperlink"/>
            <w:rFonts w:eastAsia="Courier New"/>
            <w:lang w:eastAsia="ru-RU" w:bidi="ru-RU"/>
          </w:rPr>
          <w:t>Взаимодействие с другими лекарственными средствами</w:t>
        </w:r>
        <w:r w:rsidR="007E6521">
          <w:rPr>
            <w:webHidden/>
          </w:rPr>
          <w:tab/>
        </w:r>
        <w:r w:rsidR="007E6521">
          <w:rPr>
            <w:webHidden/>
          </w:rPr>
          <w:fldChar w:fldCharType="begin"/>
        </w:r>
        <w:r w:rsidR="007E6521">
          <w:rPr>
            <w:webHidden/>
          </w:rPr>
          <w:instrText xml:space="preserve"> PAGEREF _Toc164609999 \h </w:instrText>
        </w:r>
        <w:r w:rsidR="007E6521">
          <w:rPr>
            <w:webHidden/>
          </w:rPr>
        </w:r>
        <w:r w:rsidR="007E6521">
          <w:rPr>
            <w:webHidden/>
          </w:rPr>
          <w:fldChar w:fldCharType="separate"/>
        </w:r>
        <w:r w:rsidR="007E6521">
          <w:rPr>
            <w:webHidden/>
          </w:rPr>
          <w:t>105</w:t>
        </w:r>
        <w:r w:rsidR="007E6521">
          <w:rPr>
            <w:webHidden/>
          </w:rPr>
          <w:fldChar w:fldCharType="end"/>
        </w:r>
      </w:hyperlink>
    </w:p>
    <w:p w14:paraId="22792AF7" w14:textId="23EA0263" w:rsidR="007E6521" w:rsidRDefault="00843857" w:rsidP="003441D3">
      <w:pPr>
        <w:pStyle w:val="TOC3"/>
        <w:rPr>
          <w:rFonts w:asciiTheme="minorHAnsi" w:eastAsiaTheme="minorEastAsia" w:hAnsiTheme="minorHAnsi" w:cstheme="minorBidi"/>
          <w:kern w:val="2"/>
          <w:lang w:eastAsia="ru-RU"/>
          <w14:ligatures w14:val="standardContextual"/>
        </w:rPr>
      </w:pPr>
      <w:hyperlink w:anchor="_Toc164610000" w:history="1">
        <w:r w:rsidR="007E6521" w:rsidRPr="007D1DC8">
          <w:rPr>
            <w:rStyle w:val="Hyperlink"/>
          </w:rPr>
          <w:t xml:space="preserve">5.3.8. </w:t>
        </w:r>
        <w:r w:rsidR="007E6521" w:rsidRPr="007D1DC8">
          <w:rPr>
            <w:rStyle w:val="Hyperlink"/>
            <w:rFonts w:eastAsia="Courier New"/>
            <w:lang w:eastAsia="ru-RU" w:bidi="ru-RU"/>
          </w:rPr>
          <w:t>Особые указания</w:t>
        </w:r>
        <w:r w:rsidR="007E6521">
          <w:rPr>
            <w:webHidden/>
          </w:rPr>
          <w:tab/>
        </w:r>
        <w:r w:rsidR="007E6521">
          <w:rPr>
            <w:webHidden/>
          </w:rPr>
          <w:fldChar w:fldCharType="begin"/>
        </w:r>
        <w:r w:rsidR="007E6521">
          <w:rPr>
            <w:webHidden/>
          </w:rPr>
          <w:instrText xml:space="preserve"> PAGEREF _Toc164610000 \h </w:instrText>
        </w:r>
        <w:r w:rsidR="007E6521">
          <w:rPr>
            <w:webHidden/>
          </w:rPr>
        </w:r>
        <w:r w:rsidR="007E6521">
          <w:rPr>
            <w:webHidden/>
          </w:rPr>
          <w:fldChar w:fldCharType="separate"/>
        </w:r>
        <w:r w:rsidR="007E6521">
          <w:rPr>
            <w:webHidden/>
          </w:rPr>
          <w:t>124</w:t>
        </w:r>
        <w:r w:rsidR="007E6521">
          <w:rPr>
            <w:webHidden/>
          </w:rPr>
          <w:fldChar w:fldCharType="end"/>
        </w:r>
      </w:hyperlink>
    </w:p>
    <w:p w14:paraId="1D721083" w14:textId="51BC7225" w:rsidR="007E6521" w:rsidRDefault="00843857" w:rsidP="003441D3">
      <w:pPr>
        <w:pStyle w:val="TOC3"/>
        <w:rPr>
          <w:rFonts w:asciiTheme="minorHAnsi" w:eastAsiaTheme="minorEastAsia" w:hAnsiTheme="minorHAnsi" w:cstheme="minorBidi"/>
          <w:kern w:val="2"/>
          <w:lang w:eastAsia="ru-RU"/>
          <w14:ligatures w14:val="standardContextual"/>
        </w:rPr>
      </w:pPr>
      <w:hyperlink w:anchor="_Toc164610001" w:history="1">
        <w:r w:rsidR="007E6521" w:rsidRPr="007D1DC8">
          <w:rPr>
            <w:rStyle w:val="Hyperlink"/>
          </w:rPr>
          <w:t>5.3.9. Влияние на способность управлять транспортными средствами и механизмами</w:t>
        </w:r>
        <w:r w:rsidR="007E6521">
          <w:rPr>
            <w:webHidden/>
          </w:rPr>
          <w:tab/>
        </w:r>
        <w:r w:rsidR="007E6521">
          <w:rPr>
            <w:webHidden/>
          </w:rPr>
          <w:fldChar w:fldCharType="begin"/>
        </w:r>
        <w:r w:rsidR="007E6521">
          <w:rPr>
            <w:webHidden/>
          </w:rPr>
          <w:instrText xml:space="preserve"> PAGEREF _Toc164610001 \h </w:instrText>
        </w:r>
        <w:r w:rsidR="007E6521">
          <w:rPr>
            <w:webHidden/>
          </w:rPr>
        </w:r>
        <w:r w:rsidR="007E6521">
          <w:rPr>
            <w:webHidden/>
          </w:rPr>
          <w:fldChar w:fldCharType="separate"/>
        </w:r>
        <w:r w:rsidR="007E6521">
          <w:rPr>
            <w:webHidden/>
          </w:rPr>
          <w:t>127</w:t>
        </w:r>
        <w:r w:rsidR="007E6521">
          <w:rPr>
            <w:webHidden/>
          </w:rPr>
          <w:fldChar w:fldCharType="end"/>
        </w:r>
      </w:hyperlink>
    </w:p>
    <w:p w14:paraId="3BF02FB5" w14:textId="356ECE04" w:rsidR="007E6521" w:rsidRDefault="00843857">
      <w:pPr>
        <w:pStyle w:val="TOC1"/>
        <w:rPr>
          <w:rFonts w:asciiTheme="minorHAnsi" w:eastAsiaTheme="minorEastAsia" w:hAnsiTheme="minorHAnsi" w:cstheme="minorBidi"/>
          <w:noProof/>
          <w:kern w:val="2"/>
          <w:lang w:eastAsia="ru-RU"/>
          <w14:ligatures w14:val="standardContextual"/>
        </w:rPr>
      </w:pPr>
      <w:hyperlink w:anchor="_Toc164610002" w:history="1">
        <w:r w:rsidR="007E6521" w:rsidRPr="007D1DC8">
          <w:rPr>
            <w:rStyle w:val="Hyperlink"/>
            <w:noProof/>
          </w:rPr>
          <w:t>6. ЗАКЛЮЧЕНИЕ</w:t>
        </w:r>
        <w:r w:rsidR="007E6521">
          <w:rPr>
            <w:noProof/>
            <w:webHidden/>
          </w:rPr>
          <w:tab/>
        </w:r>
        <w:r w:rsidR="007E6521">
          <w:rPr>
            <w:noProof/>
            <w:webHidden/>
          </w:rPr>
          <w:fldChar w:fldCharType="begin"/>
        </w:r>
        <w:r w:rsidR="007E6521">
          <w:rPr>
            <w:noProof/>
            <w:webHidden/>
          </w:rPr>
          <w:instrText xml:space="preserve"> PAGEREF _Toc164610002 \h </w:instrText>
        </w:r>
        <w:r w:rsidR="007E6521">
          <w:rPr>
            <w:noProof/>
            <w:webHidden/>
          </w:rPr>
        </w:r>
        <w:r w:rsidR="007E6521">
          <w:rPr>
            <w:noProof/>
            <w:webHidden/>
          </w:rPr>
          <w:fldChar w:fldCharType="separate"/>
        </w:r>
        <w:r w:rsidR="007E6521">
          <w:rPr>
            <w:noProof/>
            <w:webHidden/>
          </w:rPr>
          <w:t>127</w:t>
        </w:r>
        <w:r w:rsidR="007E6521">
          <w:rPr>
            <w:noProof/>
            <w:webHidden/>
          </w:rPr>
          <w:fldChar w:fldCharType="end"/>
        </w:r>
      </w:hyperlink>
    </w:p>
    <w:p w14:paraId="0862FC7D" w14:textId="0B8D1AC0" w:rsidR="007E6521" w:rsidRDefault="00843857">
      <w:pPr>
        <w:pStyle w:val="TOC1"/>
        <w:rPr>
          <w:rFonts w:asciiTheme="minorHAnsi" w:eastAsiaTheme="minorEastAsia" w:hAnsiTheme="minorHAnsi" w:cstheme="minorBidi"/>
          <w:noProof/>
          <w:kern w:val="2"/>
          <w:lang w:eastAsia="ru-RU"/>
          <w14:ligatures w14:val="standardContextual"/>
        </w:rPr>
      </w:pPr>
      <w:hyperlink w:anchor="_Toc164610003" w:history="1">
        <w:r w:rsidR="007E6521" w:rsidRPr="007D1DC8">
          <w:rPr>
            <w:rStyle w:val="Hyperlink"/>
            <w:noProof/>
          </w:rPr>
          <w:t>ПРИЛОЖЕНИЯ</w:t>
        </w:r>
        <w:r w:rsidR="007E6521">
          <w:rPr>
            <w:noProof/>
            <w:webHidden/>
          </w:rPr>
          <w:tab/>
        </w:r>
        <w:r w:rsidR="007E6521">
          <w:rPr>
            <w:noProof/>
            <w:webHidden/>
          </w:rPr>
          <w:fldChar w:fldCharType="begin"/>
        </w:r>
        <w:r w:rsidR="007E6521">
          <w:rPr>
            <w:noProof/>
            <w:webHidden/>
          </w:rPr>
          <w:instrText xml:space="preserve"> PAGEREF _Toc164610003 \h </w:instrText>
        </w:r>
        <w:r w:rsidR="007E6521">
          <w:rPr>
            <w:noProof/>
            <w:webHidden/>
          </w:rPr>
        </w:r>
        <w:r w:rsidR="007E6521">
          <w:rPr>
            <w:noProof/>
            <w:webHidden/>
          </w:rPr>
          <w:fldChar w:fldCharType="separate"/>
        </w:r>
        <w:r w:rsidR="007E6521">
          <w:rPr>
            <w:noProof/>
            <w:webHidden/>
          </w:rPr>
          <w:t>128</w:t>
        </w:r>
        <w:r w:rsidR="007E6521">
          <w:rPr>
            <w:noProof/>
            <w:webHidden/>
          </w:rPr>
          <w:fldChar w:fldCharType="end"/>
        </w:r>
      </w:hyperlink>
    </w:p>
    <w:p w14:paraId="5B331A24" w14:textId="587CF0B2" w:rsidR="00856CA4" w:rsidRPr="006B6159" w:rsidRDefault="004B5CC9" w:rsidP="006B6159">
      <w:pPr>
        <w:spacing w:after="0" w:line="240" w:lineRule="auto"/>
        <w:ind w:firstLine="709"/>
        <w:rPr>
          <w:color w:val="000000" w:themeColor="text1"/>
          <w:highlight w:val="yellow"/>
        </w:rPr>
        <w:sectPr w:rsidR="00856CA4" w:rsidRPr="006B6159" w:rsidSect="00A40213">
          <w:headerReference w:type="default" r:id="rId8"/>
          <w:footerReference w:type="default" r:id="rId9"/>
          <w:headerReference w:type="first" r:id="rId10"/>
          <w:pgSz w:w="11906" w:h="16838"/>
          <w:pgMar w:top="1134" w:right="849" w:bottom="1134" w:left="1701" w:header="708" w:footer="709" w:gutter="0"/>
          <w:cols w:space="708"/>
          <w:docGrid w:linePitch="360"/>
        </w:sectPr>
      </w:pPr>
      <w:r w:rsidRPr="006B6159">
        <w:rPr>
          <w:bCs/>
          <w:color w:val="000000" w:themeColor="text1"/>
        </w:rPr>
        <w:fldChar w:fldCharType="end"/>
      </w:r>
    </w:p>
    <w:p w14:paraId="4F5AB4E0" w14:textId="18939B2E" w:rsidR="00A26EEC" w:rsidRPr="00E636C1" w:rsidRDefault="00B16F11">
      <w:pPr>
        <w:spacing w:after="240" w:line="240" w:lineRule="auto"/>
        <w:outlineLvl w:val="0"/>
        <w:rPr>
          <w:b/>
        </w:rPr>
      </w:pPr>
      <w:bookmarkStart w:id="2" w:name="_Toc164609912"/>
      <w:r w:rsidRPr="00E636C1">
        <w:rPr>
          <w:b/>
        </w:rPr>
        <w:lastRenderedPageBreak/>
        <w:t>ЛИСТ СОГЛАСОВАНИЯ</w:t>
      </w:r>
      <w:bookmarkEnd w:id="2"/>
    </w:p>
    <w:p w14:paraId="428EF5FF" w14:textId="189E0690" w:rsidR="00520493" w:rsidRPr="00647B91" w:rsidRDefault="00A26EEC">
      <w:pPr>
        <w:spacing w:after="0" w:line="240" w:lineRule="auto"/>
      </w:pPr>
      <w:r w:rsidRPr="00535487">
        <w:t xml:space="preserve">к версии </w:t>
      </w:r>
      <w:r w:rsidRPr="005E1A9C">
        <w:t xml:space="preserve">№ 1.0 от </w:t>
      </w:r>
      <w:r w:rsidR="007354AE" w:rsidRPr="00D46414">
        <w:rPr>
          <w:highlight w:val="yellow"/>
        </w:rPr>
        <w:t>03</w:t>
      </w:r>
      <w:r w:rsidRPr="00D46414">
        <w:rPr>
          <w:highlight w:val="yellow"/>
        </w:rPr>
        <w:t xml:space="preserve"> </w:t>
      </w:r>
      <w:r w:rsidR="007354AE" w:rsidRPr="00D46414">
        <w:rPr>
          <w:highlight w:val="yellow"/>
        </w:rPr>
        <w:t>окт</w:t>
      </w:r>
      <w:r w:rsidR="00647B91" w:rsidRPr="00D46414">
        <w:rPr>
          <w:highlight w:val="yellow"/>
        </w:rPr>
        <w:t xml:space="preserve">ября 2023 </w:t>
      </w:r>
      <w:r w:rsidRPr="00D46414">
        <w:rPr>
          <w:highlight w:val="yellow"/>
        </w:rPr>
        <w:t>г.</w:t>
      </w:r>
      <w:r w:rsidRPr="005E1A9C">
        <w:t xml:space="preserve"> </w:t>
      </w:r>
      <w:r w:rsidR="007D5382" w:rsidRPr="00535487">
        <w:t xml:space="preserve">Брошюры исследователя по </w:t>
      </w:r>
      <w:r w:rsidR="007D5382" w:rsidRPr="005E1A9C">
        <w:t>препарату</w:t>
      </w:r>
      <w:r w:rsidR="007D5382" w:rsidRPr="008011DA">
        <w:rPr>
          <w:color w:val="FF0000"/>
        </w:rPr>
        <w:t xml:space="preserve"> </w:t>
      </w:r>
      <w:r w:rsidR="00D46414" w:rsidRPr="00E83E5B">
        <w:rPr>
          <w:lang w:val="en-US"/>
        </w:rPr>
        <w:t>PT</w:t>
      </w:r>
      <w:r w:rsidR="00D46414" w:rsidRPr="00E83E5B">
        <w:t>-</w:t>
      </w:r>
      <w:r w:rsidR="00D46414" w:rsidRPr="00E83E5B">
        <w:rPr>
          <w:lang w:val="en-US"/>
        </w:rPr>
        <w:t>SOVE</w:t>
      </w:r>
      <w:r w:rsidR="00D46414" w:rsidRPr="00E83E5B">
        <w:t xml:space="preserve"> </w:t>
      </w:r>
      <w:r w:rsidR="00D46414" w:rsidRPr="00647B91">
        <w:t>(МНН:</w:t>
      </w:r>
      <w:r w:rsidR="00D46414" w:rsidRPr="00647B91">
        <w:rPr>
          <w:rFonts w:eastAsia="Times New Roman"/>
        </w:rPr>
        <w:t xml:space="preserve"> </w:t>
      </w:r>
      <w:r w:rsidR="00D46414" w:rsidRPr="00E83E5B">
        <w:rPr>
          <w:rFonts w:eastAsia="Times New Roman"/>
        </w:rPr>
        <w:t>софосбувир+велпатасвир</w:t>
      </w:r>
      <w:r w:rsidR="00D46414" w:rsidRPr="00647B91">
        <w:t>)</w:t>
      </w:r>
      <w:r w:rsidR="007D5382" w:rsidRPr="00647B91">
        <w:t>, таблетки</w:t>
      </w:r>
      <w:r w:rsidR="002E73F8" w:rsidRPr="00647B91">
        <w:t xml:space="preserve">, покрытые </w:t>
      </w:r>
      <w:r w:rsidR="000A6133" w:rsidRPr="00647B91">
        <w:t xml:space="preserve">пленочной оболочкой </w:t>
      </w:r>
      <w:r w:rsidR="00D46414">
        <w:t xml:space="preserve">400 </w:t>
      </w:r>
      <w:r w:rsidR="00D46414" w:rsidRPr="00647B91">
        <w:t>мг</w:t>
      </w:r>
      <w:r w:rsidR="00D46414">
        <w:t xml:space="preserve"> </w:t>
      </w:r>
      <w:r w:rsidR="00D46414" w:rsidRPr="00647B91">
        <w:t>+</w:t>
      </w:r>
      <w:r w:rsidR="00D46414">
        <w:t xml:space="preserve"> 100</w:t>
      </w:r>
      <w:r w:rsidR="00D46414" w:rsidRPr="00647B91">
        <w:t xml:space="preserve"> </w:t>
      </w:r>
      <w:r w:rsidR="000A6133" w:rsidRPr="00647B91">
        <w:t xml:space="preserve">мг </w:t>
      </w:r>
      <w:r w:rsidR="00BC7E97" w:rsidRPr="00647B91">
        <w:t>(производитель</w:t>
      </w:r>
      <w:r w:rsidR="00BC7E97" w:rsidRPr="00A1451F">
        <w:t xml:space="preserve">: </w:t>
      </w:r>
      <w:r w:rsidR="00BC7E97" w:rsidRPr="00D53E19">
        <w:t>АО «Р-Фарм», Россия</w:t>
      </w:r>
      <w:r w:rsidR="00BC7E97" w:rsidRPr="00A1451F">
        <w:t>)</w:t>
      </w:r>
      <w:r w:rsidR="00A66A77" w:rsidRPr="00A1451F">
        <w:t>,</w:t>
      </w:r>
      <w:r w:rsidR="00A66A77" w:rsidRPr="00647B91">
        <w:t xml:space="preserve"> являющегося воспроизведенным препаратом по отношению к оригинальному препарату </w:t>
      </w:r>
      <w:r w:rsidR="00D46414" w:rsidRPr="00E83E5B">
        <w:t>Эпклюза</w:t>
      </w:r>
      <w:r w:rsidR="00D46414" w:rsidRPr="00E83E5B">
        <w:rPr>
          <w:vertAlign w:val="superscript"/>
        </w:rPr>
        <w:t>®</w:t>
      </w:r>
      <w:r w:rsidR="00D46414" w:rsidRPr="00647B91">
        <w:t xml:space="preserve"> (МНН:</w:t>
      </w:r>
      <w:r w:rsidR="00D46414" w:rsidRPr="00647B91">
        <w:rPr>
          <w:rFonts w:eastAsia="Times New Roman"/>
        </w:rPr>
        <w:t xml:space="preserve"> </w:t>
      </w:r>
      <w:r w:rsidR="00D46414" w:rsidRPr="00E83E5B">
        <w:rPr>
          <w:rFonts w:eastAsia="Times New Roman"/>
        </w:rPr>
        <w:t>софосбувир+велпатасвир</w:t>
      </w:r>
      <w:r w:rsidR="00D46414" w:rsidRPr="005E1A9C">
        <w:rPr>
          <w:rFonts w:eastAsia="Times New Roman"/>
        </w:rPr>
        <w:t>)</w:t>
      </w:r>
      <w:r w:rsidR="00583AC2" w:rsidRPr="005E1A9C">
        <w:rPr>
          <w:rFonts w:eastAsia="Times New Roman"/>
        </w:rPr>
        <w:t>,</w:t>
      </w:r>
      <w:r w:rsidR="00A66A77" w:rsidRPr="00164BEE">
        <w:t xml:space="preserve"> </w:t>
      </w:r>
      <w:r w:rsidR="009F3B9B" w:rsidRPr="005E1A9C">
        <w:t>таблетки</w:t>
      </w:r>
      <w:r w:rsidR="009F3B9B" w:rsidRPr="00647B91">
        <w:t xml:space="preserve">, покрытые пленочной оболочкой </w:t>
      </w:r>
      <w:r w:rsidR="00D46414">
        <w:t>4</w:t>
      </w:r>
      <w:r w:rsidR="009F3B9B" w:rsidRPr="00647B91">
        <w:t>00</w:t>
      </w:r>
      <w:r w:rsidR="00BC7110">
        <w:t xml:space="preserve"> </w:t>
      </w:r>
      <w:r w:rsidR="009F3B9B" w:rsidRPr="00647B91">
        <w:t>мг</w:t>
      </w:r>
      <w:r w:rsidR="00BC7110">
        <w:t xml:space="preserve"> </w:t>
      </w:r>
      <w:r w:rsidR="009F3B9B" w:rsidRPr="00647B91">
        <w:t>+</w:t>
      </w:r>
      <w:r w:rsidR="00BC7110">
        <w:t xml:space="preserve"> </w:t>
      </w:r>
      <w:r w:rsidR="00D46414">
        <w:t>10</w:t>
      </w:r>
      <w:r w:rsidR="009F3B9B" w:rsidRPr="00647B91">
        <w:t>0 мг</w:t>
      </w:r>
      <w:r w:rsidR="00BC7E97" w:rsidRPr="00647B91">
        <w:t xml:space="preserve"> (производитель: </w:t>
      </w:r>
      <w:r w:rsidR="00D46414" w:rsidRPr="00E83E5B">
        <w:rPr>
          <w:lang w:eastAsia="ru-RU"/>
        </w:rPr>
        <w:t>Гилеад Сайенсиз Айелэнд ЮСи, Ирландия</w:t>
      </w:r>
      <w:r w:rsidR="00D46414">
        <w:rPr>
          <w:lang w:eastAsia="ru-RU"/>
        </w:rPr>
        <w:t>/</w:t>
      </w:r>
      <w:r w:rsidR="00D46414" w:rsidRPr="00A96A90">
        <w:rPr>
          <w:lang w:eastAsia="ru-RU"/>
        </w:rPr>
        <w:t>Патеон Инк., Канада</w:t>
      </w:r>
      <w:r w:rsidR="00D46414" w:rsidRPr="00647B91">
        <w:t xml:space="preserve">; владелец РУ: </w:t>
      </w:r>
      <w:r w:rsidR="00D46414" w:rsidRPr="00E83E5B">
        <w:rPr>
          <w:lang w:eastAsia="ru-RU"/>
        </w:rPr>
        <w:t>Гилеад Сайенсиз Интернешнл Лтд., Великобритания</w:t>
      </w:r>
      <w:r w:rsidR="00E2589F">
        <w:t>)</w:t>
      </w:r>
      <w:r w:rsidR="00A66A77" w:rsidRPr="00647B91">
        <w:t>.</w:t>
      </w:r>
    </w:p>
    <w:p w14:paraId="4B7F731B" w14:textId="156FAEB2" w:rsidR="000A6133" w:rsidRDefault="000A6133">
      <w:pPr>
        <w:spacing w:after="0" w:line="240" w:lineRule="auto"/>
        <w:rPr>
          <w:b/>
        </w:rPr>
      </w:pPr>
    </w:p>
    <w:p w14:paraId="1214509E" w14:textId="5993ADD7" w:rsidR="003D5FAF" w:rsidRDefault="007D5382">
      <w:pPr>
        <w:spacing w:after="0" w:line="240" w:lineRule="auto"/>
      </w:pPr>
      <w:r w:rsidRPr="00E636C1">
        <w:rPr>
          <w:b/>
        </w:rPr>
        <w:t>Заявляемые показания:</w:t>
      </w:r>
      <w:r w:rsidRPr="00E636C1">
        <w:t xml:space="preserve"> </w:t>
      </w:r>
    </w:p>
    <w:p w14:paraId="1180EE3F" w14:textId="77777777" w:rsidR="00E2589F" w:rsidRPr="00E636C1" w:rsidRDefault="00E2589F">
      <w:pPr>
        <w:spacing w:after="0" w:line="240" w:lineRule="auto"/>
      </w:pPr>
    </w:p>
    <w:p w14:paraId="4162DE40" w14:textId="77777777" w:rsidR="008A6F7E" w:rsidRDefault="008A6F7E" w:rsidP="008012EB">
      <w:pPr>
        <w:spacing w:after="0" w:line="216" w:lineRule="auto"/>
        <w:ind w:firstLine="708"/>
        <w:contextualSpacing/>
      </w:pPr>
      <w:r w:rsidRPr="00A96A90">
        <w:t>Лечение хронического гепатита С (ХГС) у взрослых и подростков от 12 лет и старше или с массой тела не менее 30 кг с инфекцией ВГС генотипов 1, 2, 3, 4, 5 или 6.</w:t>
      </w:r>
    </w:p>
    <w:p w14:paraId="01EA5200" w14:textId="325F729D" w:rsidR="00520493" w:rsidRDefault="00520493">
      <w:pPr>
        <w:spacing w:after="0" w:line="216" w:lineRule="auto"/>
        <w:contextualSpacing/>
        <w:rPr>
          <w:color w:val="FF0000"/>
          <w:szCs w:val="20"/>
          <w:lang w:eastAsia="ru-RU"/>
        </w:rPr>
      </w:pPr>
    </w:p>
    <w:p w14:paraId="59B7325C" w14:textId="69EE0CB6" w:rsidR="00520493" w:rsidRPr="0065499D" w:rsidRDefault="00A26EEC">
      <w:pPr>
        <w:spacing w:after="0" w:line="216" w:lineRule="auto"/>
        <w:ind w:firstLine="709"/>
        <w:contextualSpacing/>
        <w:rPr>
          <w:szCs w:val="20"/>
          <w:lang w:eastAsia="ru-RU"/>
        </w:rPr>
      </w:pPr>
      <w:r w:rsidRPr="0065499D">
        <w:rPr>
          <w:szCs w:val="20"/>
          <w:lang w:eastAsia="ru-RU"/>
        </w:rPr>
        <w:t xml:space="preserve">Я, нижеподписавшийся, одобряю </w:t>
      </w:r>
      <w:r w:rsidR="00520493" w:rsidRPr="0065499D">
        <w:rPr>
          <w:szCs w:val="20"/>
          <w:lang w:eastAsia="ru-RU"/>
        </w:rPr>
        <w:t>Брошюру</w:t>
      </w:r>
      <w:r w:rsidRPr="0065499D">
        <w:rPr>
          <w:szCs w:val="20"/>
          <w:lang w:eastAsia="ru-RU"/>
        </w:rPr>
        <w:t xml:space="preserve"> исследова</w:t>
      </w:r>
      <w:r w:rsidR="00520493" w:rsidRPr="0065499D">
        <w:rPr>
          <w:szCs w:val="20"/>
          <w:lang w:eastAsia="ru-RU"/>
        </w:rPr>
        <w:t>теля и гарантирую, что, ознакомившись с ней, Исследователь получит исчерпывающую, объективную и взвешенную информацию о свойствах и характеристиках действующего вещества в составе исследуемого препарата/ препарата</w:t>
      </w:r>
      <w:r w:rsidR="00A66A77" w:rsidRPr="0065499D">
        <w:rPr>
          <w:szCs w:val="20"/>
          <w:lang w:eastAsia="ru-RU"/>
        </w:rPr>
        <w:t xml:space="preserve"> сравнения</w:t>
      </w:r>
      <w:r w:rsidR="00520493" w:rsidRPr="0065499D">
        <w:rPr>
          <w:szCs w:val="20"/>
          <w:lang w:eastAsia="ru-RU"/>
        </w:rPr>
        <w:t>, о результатах основных доклинических и клинических исследований, проведенных в рамках программы регистрации оригинального препарата,</w:t>
      </w:r>
      <w:r w:rsidR="00A66A77" w:rsidRPr="0065499D">
        <w:rPr>
          <w:szCs w:val="20"/>
          <w:lang w:eastAsia="ru-RU"/>
        </w:rPr>
        <w:t xml:space="preserve"> а также об актуальных рекомендациях по применению оригинального препарата и связанных рисках</w:t>
      </w:r>
      <w:r w:rsidR="00520493" w:rsidRPr="0065499D">
        <w:rPr>
          <w:szCs w:val="20"/>
          <w:lang w:eastAsia="ru-RU"/>
        </w:rPr>
        <w:t>.</w:t>
      </w:r>
      <w:r w:rsidRPr="0065499D">
        <w:rPr>
          <w:szCs w:val="20"/>
          <w:lang w:eastAsia="ru-RU"/>
        </w:rPr>
        <w:t xml:space="preserve"> </w:t>
      </w:r>
    </w:p>
    <w:p w14:paraId="02F7A2F6" w14:textId="4D4EDD9B" w:rsidR="00A26EEC" w:rsidRPr="0065499D" w:rsidRDefault="00A26EEC">
      <w:pPr>
        <w:spacing w:after="0" w:line="216" w:lineRule="auto"/>
        <w:ind w:firstLine="709"/>
        <w:contextualSpacing/>
        <w:rPr>
          <w:szCs w:val="20"/>
          <w:lang w:eastAsia="ru-RU"/>
        </w:rPr>
      </w:pPr>
      <w:r w:rsidRPr="0065499D">
        <w:rPr>
          <w:szCs w:val="20"/>
          <w:lang w:eastAsia="ru-RU"/>
        </w:rPr>
        <w:t>Информация, содержащаяся в данно</w:t>
      </w:r>
      <w:r w:rsidR="00520493" w:rsidRPr="0065499D">
        <w:rPr>
          <w:szCs w:val="20"/>
          <w:lang w:eastAsia="ru-RU"/>
        </w:rPr>
        <w:t>й</w:t>
      </w:r>
      <w:r w:rsidRPr="0065499D">
        <w:rPr>
          <w:szCs w:val="20"/>
          <w:lang w:eastAsia="ru-RU"/>
        </w:rPr>
        <w:t xml:space="preserve"> </w:t>
      </w:r>
      <w:r w:rsidR="00520493" w:rsidRPr="0065499D">
        <w:rPr>
          <w:szCs w:val="20"/>
          <w:lang w:eastAsia="ru-RU"/>
        </w:rPr>
        <w:t>Брошюре исследователя</w:t>
      </w:r>
      <w:r w:rsidRPr="0065499D">
        <w:rPr>
          <w:szCs w:val="20"/>
          <w:lang w:eastAsia="ru-RU"/>
        </w:rPr>
        <w:t xml:space="preserve">, соответствует текущей оценке риска и пользы исследуемого(ых) препарата(ов). </w:t>
      </w:r>
      <w:r w:rsidR="00520493" w:rsidRPr="0065499D">
        <w:rPr>
          <w:szCs w:val="20"/>
          <w:lang w:eastAsia="ru-RU"/>
        </w:rPr>
        <w:t>Брошюра</w:t>
      </w:r>
      <w:r w:rsidRPr="0065499D">
        <w:rPr>
          <w:szCs w:val="20"/>
          <w:lang w:eastAsia="ru-RU"/>
        </w:rPr>
        <w:t xml:space="preserve"> был</w:t>
      </w:r>
      <w:r w:rsidR="00520493" w:rsidRPr="0065499D">
        <w:rPr>
          <w:szCs w:val="20"/>
          <w:lang w:eastAsia="ru-RU"/>
        </w:rPr>
        <w:t>а</w:t>
      </w:r>
      <w:r w:rsidRPr="0065499D">
        <w:rPr>
          <w:szCs w:val="20"/>
          <w:lang w:eastAsia="ru-RU"/>
        </w:rPr>
        <w:t xml:space="preserve"> подвергнут</w:t>
      </w:r>
      <w:r w:rsidR="00520493" w:rsidRPr="0065499D">
        <w:rPr>
          <w:szCs w:val="20"/>
          <w:lang w:eastAsia="ru-RU"/>
        </w:rPr>
        <w:t>а</w:t>
      </w:r>
      <w:r w:rsidRPr="0065499D">
        <w:rPr>
          <w:szCs w:val="20"/>
          <w:lang w:eastAsia="ru-RU"/>
        </w:rPr>
        <w:t xml:space="preserve"> критической проверке и был</w:t>
      </w:r>
      <w:r w:rsidR="00520493" w:rsidRPr="0065499D">
        <w:rPr>
          <w:szCs w:val="20"/>
          <w:lang w:eastAsia="ru-RU"/>
        </w:rPr>
        <w:t>а</w:t>
      </w:r>
      <w:r w:rsidRPr="0065499D">
        <w:rPr>
          <w:szCs w:val="20"/>
          <w:lang w:eastAsia="ru-RU"/>
        </w:rPr>
        <w:t xml:space="preserve"> одобрен</w:t>
      </w:r>
      <w:r w:rsidR="00520493" w:rsidRPr="0065499D">
        <w:rPr>
          <w:szCs w:val="20"/>
          <w:lang w:eastAsia="ru-RU"/>
        </w:rPr>
        <w:t>а</w:t>
      </w:r>
      <w:r w:rsidRPr="0065499D">
        <w:rPr>
          <w:szCs w:val="20"/>
          <w:lang w:eastAsia="ru-RU"/>
        </w:rPr>
        <w:t xml:space="preserve"> уполномоченными </w:t>
      </w:r>
      <w:r w:rsidR="00D86573" w:rsidRPr="0065499D">
        <w:rPr>
          <w:szCs w:val="20"/>
          <w:lang w:eastAsia="ru-RU"/>
        </w:rPr>
        <w:t>сотрудниками компании-Спонсора.</w:t>
      </w:r>
    </w:p>
    <w:tbl>
      <w:tblPr>
        <w:tblW w:w="9381" w:type="dxa"/>
        <w:tblLook w:val="04A0" w:firstRow="1" w:lastRow="0" w:firstColumn="1" w:lastColumn="0" w:noHBand="0" w:noVBand="1"/>
      </w:tblPr>
      <w:tblGrid>
        <w:gridCol w:w="4962"/>
        <w:gridCol w:w="4419"/>
      </w:tblGrid>
      <w:tr w:rsidR="00D512A4" w:rsidRPr="0023010D" w14:paraId="129E12C9" w14:textId="77777777" w:rsidTr="00A66A77">
        <w:tc>
          <w:tcPr>
            <w:tcW w:w="4962" w:type="dxa"/>
          </w:tcPr>
          <w:p w14:paraId="0469A1A0" w14:textId="3C09C8C6" w:rsidR="00D512A4" w:rsidRDefault="00D512A4">
            <w:pPr>
              <w:spacing w:after="0" w:line="240" w:lineRule="auto"/>
              <w:ind w:left="-108"/>
              <w:rPr>
                <w:b/>
                <w:lang w:eastAsia="ru-RU"/>
              </w:rPr>
            </w:pPr>
          </w:p>
          <w:p w14:paraId="5E682D2B" w14:textId="0CAC64DE" w:rsidR="00DA02AB" w:rsidRDefault="00DA02AB">
            <w:pPr>
              <w:spacing w:after="0" w:line="240" w:lineRule="auto"/>
              <w:ind w:left="-108"/>
              <w:rPr>
                <w:b/>
                <w:lang w:eastAsia="ru-RU"/>
              </w:rPr>
            </w:pPr>
          </w:p>
          <w:p w14:paraId="4CA645D4" w14:textId="77777777" w:rsidR="00DA02AB" w:rsidRPr="00AD3C2C" w:rsidRDefault="00DA02AB">
            <w:pPr>
              <w:spacing w:after="0" w:line="240" w:lineRule="auto"/>
              <w:ind w:left="-108"/>
              <w:rPr>
                <w:b/>
                <w:lang w:eastAsia="ru-RU"/>
              </w:rPr>
            </w:pPr>
          </w:p>
          <w:p w14:paraId="636A1BEA" w14:textId="77777777" w:rsidR="00D512A4" w:rsidRPr="00AD3C2C" w:rsidRDefault="00D512A4">
            <w:pPr>
              <w:spacing w:after="0" w:line="240" w:lineRule="auto"/>
              <w:ind w:left="-108"/>
              <w:rPr>
                <w:b/>
                <w:lang w:eastAsia="ru-RU"/>
              </w:rPr>
            </w:pPr>
            <w:r w:rsidRPr="00AD3C2C">
              <w:rPr>
                <w:b/>
                <w:lang w:eastAsia="ru-RU"/>
              </w:rPr>
              <w:t>Представитель Спонсора:</w:t>
            </w:r>
          </w:p>
          <w:p w14:paraId="78BDC0F6" w14:textId="77777777" w:rsidR="00D512A4" w:rsidRPr="00AD3C2C" w:rsidRDefault="00D512A4">
            <w:pPr>
              <w:spacing w:after="0" w:line="240" w:lineRule="auto"/>
              <w:ind w:left="-108"/>
              <w:rPr>
                <w:lang w:eastAsia="ru-RU"/>
              </w:rPr>
            </w:pPr>
            <w:r w:rsidRPr="00AD3C2C">
              <w:rPr>
                <w:b/>
                <w:lang w:eastAsia="ru-RU"/>
              </w:rPr>
              <w:t>Филон Ольга Владимировна</w:t>
            </w:r>
          </w:p>
          <w:p w14:paraId="22A09F38" w14:textId="77777777" w:rsidR="00D512A4" w:rsidRPr="00AD3C2C" w:rsidRDefault="00D512A4">
            <w:pPr>
              <w:spacing w:after="0" w:line="240" w:lineRule="auto"/>
              <w:ind w:left="-108"/>
            </w:pPr>
            <w:r w:rsidRPr="00AD3C2C">
              <w:t>Директор Департамента доклинической и клинической разработки</w:t>
            </w:r>
          </w:p>
          <w:p w14:paraId="0708F8F2" w14:textId="77777777" w:rsidR="00D512A4" w:rsidRPr="00AD3C2C" w:rsidRDefault="00D512A4">
            <w:pPr>
              <w:spacing w:after="0" w:line="240" w:lineRule="auto"/>
              <w:ind w:left="-108"/>
            </w:pPr>
            <w:r w:rsidRPr="00AD3C2C">
              <w:t>Медицинской дирекции</w:t>
            </w:r>
          </w:p>
          <w:p w14:paraId="7E4307F8" w14:textId="77777777" w:rsidR="00D512A4" w:rsidRPr="00AD3C2C" w:rsidRDefault="00D512A4">
            <w:pPr>
              <w:spacing w:after="0" w:line="240" w:lineRule="auto"/>
              <w:ind w:left="-108"/>
            </w:pPr>
            <w:r w:rsidRPr="00AD3C2C">
              <w:t>АО «Р-Фарм»</w:t>
            </w:r>
          </w:p>
          <w:p w14:paraId="03C61A25" w14:textId="77777777" w:rsidR="00D512A4" w:rsidRPr="0023010D" w:rsidRDefault="00D512A4">
            <w:pPr>
              <w:spacing w:after="0" w:line="240" w:lineRule="auto"/>
              <w:ind w:left="-108"/>
              <w:contextualSpacing/>
              <w:rPr>
                <w:b/>
                <w:vertAlign w:val="superscript"/>
                <w:lang w:eastAsia="ru-RU"/>
              </w:rPr>
            </w:pPr>
          </w:p>
        </w:tc>
        <w:tc>
          <w:tcPr>
            <w:tcW w:w="4419" w:type="dxa"/>
          </w:tcPr>
          <w:p w14:paraId="4539834A" w14:textId="77777777" w:rsidR="00D512A4" w:rsidRPr="00AD3C2C" w:rsidRDefault="00D512A4">
            <w:pPr>
              <w:spacing w:after="0" w:line="240" w:lineRule="auto"/>
              <w:rPr>
                <w:lang w:eastAsia="ru-RU"/>
              </w:rPr>
            </w:pPr>
          </w:p>
          <w:p w14:paraId="4A6E846D" w14:textId="77777777" w:rsidR="00D512A4" w:rsidRPr="00AD3C2C" w:rsidRDefault="00D512A4">
            <w:pPr>
              <w:spacing w:after="0" w:line="240" w:lineRule="auto"/>
              <w:rPr>
                <w:lang w:eastAsia="ru-RU"/>
              </w:rPr>
            </w:pPr>
          </w:p>
          <w:p w14:paraId="614BD01C" w14:textId="77777777" w:rsidR="00A1451F" w:rsidRDefault="00A1451F">
            <w:pPr>
              <w:spacing w:after="0" w:line="240" w:lineRule="auto"/>
              <w:rPr>
                <w:lang w:eastAsia="ru-RU"/>
              </w:rPr>
            </w:pPr>
          </w:p>
          <w:p w14:paraId="6C5830D7" w14:textId="77777777" w:rsidR="00A1451F" w:rsidRDefault="00A1451F">
            <w:pPr>
              <w:spacing w:after="0" w:line="240" w:lineRule="auto"/>
              <w:rPr>
                <w:lang w:eastAsia="ru-RU"/>
              </w:rPr>
            </w:pPr>
          </w:p>
          <w:p w14:paraId="6491852C" w14:textId="77777777" w:rsidR="00A1451F" w:rsidRDefault="00A1451F" w:rsidP="00D53E19">
            <w:pPr>
              <w:spacing w:after="0" w:line="240" w:lineRule="auto"/>
              <w:jc w:val="center"/>
              <w:rPr>
                <w:lang w:eastAsia="ru-RU"/>
              </w:rPr>
            </w:pPr>
          </w:p>
          <w:p w14:paraId="0CDB1B93" w14:textId="4A7AD02F" w:rsidR="00D512A4" w:rsidRPr="00AD3C2C" w:rsidRDefault="00D512A4" w:rsidP="00D53E19">
            <w:pPr>
              <w:spacing w:after="0" w:line="240" w:lineRule="auto"/>
              <w:jc w:val="center"/>
              <w:rPr>
                <w:lang w:eastAsia="ru-RU"/>
              </w:rPr>
            </w:pPr>
            <w:r w:rsidRPr="00AD3C2C">
              <w:rPr>
                <w:lang w:eastAsia="ru-RU"/>
              </w:rPr>
              <w:t>______________________________</w:t>
            </w:r>
          </w:p>
          <w:p w14:paraId="4CBD7EF0" w14:textId="77777777" w:rsidR="00D512A4" w:rsidRPr="00AD3C2C" w:rsidRDefault="00D512A4" w:rsidP="00D53E19">
            <w:pPr>
              <w:spacing w:after="0" w:line="240" w:lineRule="auto"/>
              <w:jc w:val="center"/>
              <w:rPr>
                <w:vertAlign w:val="superscript"/>
                <w:lang w:eastAsia="ru-RU"/>
              </w:rPr>
            </w:pPr>
            <w:r w:rsidRPr="00AD3C2C">
              <w:rPr>
                <w:vertAlign w:val="superscript"/>
                <w:lang w:eastAsia="ru-RU"/>
              </w:rPr>
              <w:t>Подпись</w:t>
            </w:r>
          </w:p>
          <w:p w14:paraId="1CBBA14B" w14:textId="77777777" w:rsidR="00D512A4" w:rsidRPr="00AD3C2C" w:rsidRDefault="00D512A4" w:rsidP="00D53E19">
            <w:pPr>
              <w:spacing w:after="0" w:line="240" w:lineRule="auto"/>
              <w:jc w:val="center"/>
              <w:rPr>
                <w:lang w:eastAsia="ru-RU"/>
              </w:rPr>
            </w:pPr>
            <w:r w:rsidRPr="00AD3C2C">
              <w:rPr>
                <w:lang w:eastAsia="ru-RU"/>
              </w:rPr>
              <w:t>______________________________</w:t>
            </w:r>
          </w:p>
          <w:p w14:paraId="77B26A1F" w14:textId="6527877F" w:rsidR="00D512A4" w:rsidRPr="0023010D" w:rsidRDefault="00D512A4" w:rsidP="00D53E19">
            <w:pPr>
              <w:spacing w:after="0" w:line="240" w:lineRule="auto"/>
              <w:contextualSpacing/>
              <w:jc w:val="center"/>
              <w:rPr>
                <w:sz w:val="20"/>
                <w:szCs w:val="20"/>
                <w:lang w:eastAsia="ru-RU"/>
              </w:rPr>
            </w:pPr>
            <w:r w:rsidRPr="00AD3C2C">
              <w:rPr>
                <w:vertAlign w:val="superscript"/>
                <w:lang w:eastAsia="ru-RU"/>
              </w:rPr>
              <w:t>Дата</w:t>
            </w:r>
          </w:p>
        </w:tc>
      </w:tr>
    </w:tbl>
    <w:p w14:paraId="527ECB97" w14:textId="138D121A" w:rsidR="00BF29B1" w:rsidRPr="00B15C28" w:rsidRDefault="00A26EEC" w:rsidP="00040076">
      <w:pPr>
        <w:pStyle w:val="Heading1"/>
        <w:rPr>
          <w:highlight w:val="yellow"/>
        </w:rPr>
        <w:pPrChange w:id="3" w:author="Dolgorukova A" w:date="2024-12-29T13:09:00Z">
          <w:pPr/>
        </w:pPrChange>
      </w:pPr>
      <w:r w:rsidRPr="00050403">
        <w:rPr>
          <w:highlight w:val="yellow"/>
        </w:rPr>
        <w:br w:type="page"/>
      </w:r>
      <w:r w:rsidR="00E30437" w:rsidRPr="00B15C28">
        <w:lastRenderedPageBreak/>
        <w:t>СПИСОК СОКРАЩЕНИЙ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4"/>
        <w:gridCol w:w="7541"/>
      </w:tblGrid>
      <w:tr w:rsidR="0085245F" w:rsidRPr="0005138C" w14:paraId="0456981E" w14:textId="77777777" w:rsidTr="000B382D">
        <w:trPr>
          <w:trHeight w:val="270"/>
        </w:trPr>
        <w:tc>
          <w:tcPr>
            <w:tcW w:w="1804" w:type="dxa"/>
            <w:shd w:val="clear" w:color="auto" w:fill="FFFFFF"/>
          </w:tcPr>
          <w:p w14:paraId="0EA0D145" w14:textId="792E400C" w:rsidR="0085245F" w:rsidRPr="0039688F" w:rsidRDefault="0085245F" w:rsidP="0085245F">
            <w:pPr>
              <w:shd w:val="clear" w:color="auto" w:fill="FFFFFF"/>
              <w:spacing w:after="0" w:line="240" w:lineRule="auto"/>
              <w:jc w:val="left"/>
              <w:rPr>
                <w:color w:val="FF0000"/>
                <w:highlight w:val="yellow"/>
                <w:lang w:val="en-US"/>
              </w:rPr>
            </w:pPr>
            <w:r w:rsidRPr="00806811">
              <w:t>AUC</w:t>
            </w:r>
          </w:p>
        </w:tc>
        <w:tc>
          <w:tcPr>
            <w:tcW w:w="7541" w:type="dxa"/>
            <w:shd w:val="clear" w:color="auto" w:fill="FFFFFF"/>
          </w:tcPr>
          <w:p w14:paraId="4A88FCC9" w14:textId="28F0E960" w:rsidR="0085245F" w:rsidRPr="0005138C" w:rsidRDefault="0085245F" w:rsidP="0085245F">
            <w:pPr>
              <w:shd w:val="clear" w:color="auto" w:fill="FFFFFF"/>
              <w:spacing w:after="0" w:line="240" w:lineRule="auto"/>
              <w:rPr>
                <w:color w:val="FF0000"/>
                <w:highlight w:val="yellow"/>
              </w:rPr>
            </w:pPr>
            <w:r w:rsidRPr="00806811">
              <w:t>Площадь под кривой зависимости «концентрация в плазме крови - время»</w:t>
            </w:r>
          </w:p>
        </w:tc>
      </w:tr>
      <w:tr w:rsidR="0085245F" w:rsidRPr="0005138C" w14:paraId="249A3803" w14:textId="77777777" w:rsidTr="000B382D">
        <w:trPr>
          <w:trHeight w:val="270"/>
        </w:trPr>
        <w:tc>
          <w:tcPr>
            <w:tcW w:w="1804" w:type="dxa"/>
            <w:shd w:val="clear" w:color="auto" w:fill="FFFFFF"/>
          </w:tcPr>
          <w:p w14:paraId="09167C5C" w14:textId="56240688" w:rsidR="0085245F" w:rsidRPr="0005138C" w:rsidRDefault="0085245F" w:rsidP="0085245F">
            <w:pPr>
              <w:shd w:val="clear" w:color="auto" w:fill="FFFFFF"/>
              <w:spacing w:after="0" w:line="240" w:lineRule="auto"/>
              <w:jc w:val="left"/>
              <w:rPr>
                <w:color w:val="FF0000"/>
                <w:lang w:val="en-US"/>
              </w:rPr>
            </w:pPr>
            <w:r w:rsidRPr="00806811">
              <w:t>BCRP</w:t>
            </w:r>
          </w:p>
        </w:tc>
        <w:tc>
          <w:tcPr>
            <w:tcW w:w="7541" w:type="dxa"/>
            <w:shd w:val="clear" w:color="auto" w:fill="FFFFFF"/>
          </w:tcPr>
          <w:p w14:paraId="3EAD9782" w14:textId="5682AF44" w:rsidR="0085245F" w:rsidRPr="0005138C" w:rsidRDefault="0085245F" w:rsidP="0085245F">
            <w:pPr>
              <w:shd w:val="clear" w:color="auto" w:fill="FFFFFF"/>
              <w:spacing w:after="0" w:line="240" w:lineRule="auto"/>
              <w:rPr>
                <w:color w:val="FF0000"/>
              </w:rPr>
            </w:pPr>
            <w:r w:rsidRPr="00806811">
              <w:t>Бел</w:t>
            </w:r>
            <w:r w:rsidR="007E6521">
              <w:t>ок</w:t>
            </w:r>
            <w:r w:rsidRPr="00806811">
              <w:t xml:space="preserve"> резистентности рака молочной железы </w:t>
            </w:r>
          </w:p>
        </w:tc>
      </w:tr>
      <w:tr w:rsidR="0085245F" w:rsidRPr="0005138C" w14:paraId="377BDA27" w14:textId="77777777" w:rsidTr="000B382D">
        <w:trPr>
          <w:trHeight w:val="270"/>
        </w:trPr>
        <w:tc>
          <w:tcPr>
            <w:tcW w:w="1804" w:type="dxa"/>
            <w:shd w:val="clear" w:color="auto" w:fill="FFFFFF"/>
          </w:tcPr>
          <w:p w14:paraId="29C02411" w14:textId="183B4FA9" w:rsidR="0085245F" w:rsidRPr="004142CB" w:rsidRDefault="0085245F" w:rsidP="0085245F">
            <w:pPr>
              <w:shd w:val="clear" w:color="auto" w:fill="FFFFFF"/>
              <w:spacing w:after="0" w:line="240" w:lineRule="auto"/>
              <w:jc w:val="left"/>
              <w:rPr>
                <w:lang w:val="en-US"/>
              </w:rPr>
            </w:pPr>
            <w:r w:rsidRPr="00806811">
              <w:t>BCS</w:t>
            </w:r>
          </w:p>
        </w:tc>
        <w:tc>
          <w:tcPr>
            <w:tcW w:w="7541" w:type="dxa"/>
            <w:shd w:val="clear" w:color="auto" w:fill="FFFFFF"/>
          </w:tcPr>
          <w:p w14:paraId="4B347BBD" w14:textId="5D1FB92F" w:rsidR="0085245F" w:rsidRDefault="0085245F" w:rsidP="0085245F">
            <w:pPr>
              <w:shd w:val="clear" w:color="auto" w:fill="FFFFFF"/>
              <w:spacing w:after="0" w:line="240" w:lineRule="auto"/>
            </w:pPr>
            <w:r w:rsidRPr="00806811">
              <w:t>Биофармацевтическая классификационная система</w:t>
            </w:r>
          </w:p>
        </w:tc>
      </w:tr>
      <w:tr w:rsidR="0085245F" w:rsidRPr="0005138C" w14:paraId="4A59A96D" w14:textId="77777777" w:rsidTr="000B382D">
        <w:trPr>
          <w:trHeight w:val="270"/>
        </w:trPr>
        <w:tc>
          <w:tcPr>
            <w:tcW w:w="1804" w:type="dxa"/>
            <w:shd w:val="clear" w:color="auto" w:fill="FFFFFF"/>
          </w:tcPr>
          <w:p w14:paraId="4B638024" w14:textId="7700E931" w:rsidR="0085245F" w:rsidRPr="003D2BAB" w:rsidRDefault="0085245F" w:rsidP="0085245F">
            <w:pPr>
              <w:shd w:val="clear" w:color="auto" w:fill="FFFFFF"/>
              <w:spacing w:after="0" w:line="240" w:lineRule="auto"/>
              <w:jc w:val="left"/>
              <w:rPr>
                <w:color w:val="FF0000"/>
                <w:lang w:val="en-US"/>
              </w:rPr>
            </w:pPr>
            <w:r w:rsidRPr="00806811">
              <w:t>BVDV</w:t>
            </w:r>
          </w:p>
        </w:tc>
        <w:tc>
          <w:tcPr>
            <w:tcW w:w="7541" w:type="dxa"/>
            <w:shd w:val="clear" w:color="auto" w:fill="FFFFFF"/>
          </w:tcPr>
          <w:p w14:paraId="4337AFA2" w14:textId="68FDA3F4" w:rsidR="0085245F" w:rsidRPr="0005138C" w:rsidRDefault="0085245F" w:rsidP="0085245F">
            <w:pPr>
              <w:shd w:val="clear" w:color="auto" w:fill="FFFFFF"/>
              <w:spacing w:after="0" w:line="240" w:lineRule="auto"/>
              <w:rPr>
                <w:color w:val="FF0000"/>
              </w:rPr>
            </w:pPr>
            <w:r w:rsidRPr="00806811">
              <w:t>Вирус диареи крупного рогатого скота</w:t>
            </w:r>
          </w:p>
        </w:tc>
      </w:tr>
      <w:tr w:rsidR="0085245F" w:rsidRPr="0005138C" w14:paraId="477FFE86" w14:textId="77777777" w:rsidTr="000B382D">
        <w:trPr>
          <w:trHeight w:val="270"/>
        </w:trPr>
        <w:tc>
          <w:tcPr>
            <w:tcW w:w="1804" w:type="dxa"/>
            <w:shd w:val="clear" w:color="auto" w:fill="FFFFFF"/>
          </w:tcPr>
          <w:p w14:paraId="3FB705CB" w14:textId="225E59EC" w:rsidR="0085245F" w:rsidRPr="005A50D5" w:rsidRDefault="0085245F" w:rsidP="0085245F">
            <w:pPr>
              <w:shd w:val="clear" w:color="auto" w:fill="FFFFFF"/>
              <w:spacing w:after="0" w:line="240" w:lineRule="auto"/>
              <w:jc w:val="left"/>
              <w:rPr>
                <w:lang w:val="en-US"/>
              </w:rPr>
            </w:pPr>
            <w:r w:rsidRPr="00806811">
              <w:t>CLp</w:t>
            </w:r>
          </w:p>
        </w:tc>
        <w:tc>
          <w:tcPr>
            <w:tcW w:w="7541" w:type="dxa"/>
            <w:shd w:val="clear" w:color="auto" w:fill="FFFFFF"/>
          </w:tcPr>
          <w:p w14:paraId="6B661D54" w14:textId="2C0A5290" w:rsidR="0085245F" w:rsidRPr="00F02DB6" w:rsidRDefault="0085245F" w:rsidP="0085245F">
            <w:pPr>
              <w:shd w:val="clear" w:color="auto" w:fill="FFFFFF"/>
              <w:spacing w:after="0" w:line="240" w:lineRule="auto"/>
            </w:pPr>
            <w:r w:rsidRPr="00806811">
              <w:t>средний плазменный клиренс</w:t>
            </w:r>
          </w:p>
        </w:tc>
      </w:tr>
      <w:tr w:rsidR="0085245F" w:rsidRPr="0005138C" w14:paraId="015C1A48" w14:textId="77777777" w:rsidTr="000B382D">
        <w:trPr>
          <w:trHeight w:val="270"/>
        </w:trPr>
        <w:tc>
          <w:tcPr>
            <w:tcW w:w="1804" w:type="dxa"/>
            <w:shd w:val="clear" w:color="auto" w:fill="FFFFFF"/>
          </w:tcPr>
          <w:p w14:paraId="6CC590B0" w14:textId="7090643D" w:rsidR="0085245F" w:rsidRPr="0005138C" w:rsidRDefault="0085245F" w:rsidP="0085245F">
            <w:pPr>
              <w:shd w:val="clear" w:color="auto" w:fill="FFFFFF"/>
              <w:spacing w:after="0" w:line="240" w:lineRule="auto"/>
              <w:jc w:val="left"/>
              <w:rPr>
                <w:color w:val="FF0000"/>
                <w:highlight w:val="yellow"/>
              </w:rPr>
            </w:pPr>
            <w:r w:rsidRPr="00806811">
              <w:t xml:space="preserve">Cmax  </w:t>
            </w:r>
          </w:p>
        </w:tc>
        <w:tc>
          <w:tcPr>
            <w:tcW w:w="7541" w:type="dxa"/>
            <w:shd w:val="clear" w:color="auto" w:fill="FFFFFF"/>
          </w:tcPr>
          <w:p w14:paraId="724CA4D3" w14:textId="502C7680" w:rsidR="0085245F" w:rsidRPr="0005138C" w:rsidRDefault="0085245F" w:rsidP="0085245F">
            <w:pPr>
              <w:shd w:val="clear" w:color="auto" w:fill="FFFFFF"/>
              <w:spacing w:after="0" w:line="240" w:lineRule="auto"/>
              <w:rPr>
                <w:color w:val="FF0000"/>
                <w:highlight w:val="yellow"/>
              </w:rPr>
            </w:pPr>
            <w:r w:rsidRPr="00806811">
              <w:t>Максимальная концентраци</w:t>
            </w:r>
          </w:p>
        </w:tc>
      </w:tr>
      <w:tr w:rsidR="0085245F" w:rsidRPr="0005138C" w14:paraId="47B604BA" w14:textId="77777777" w:rsidTr="000B382D">
        <w:trPr>
          <w:trHeight w:val="270"/>
        </w:trPr>
        <w:tc>
          <w:tcPr>
            <w:tcW w:w="1804" w:type="dxa"/>
            <w:shd w:val="clear" w:color="auto" w:fill="FFFFFF"/>
          </w:tcPr>
          <w:p w14:paraId="4568F7B9" w14:textId="084C59C3" w:rsidR="0085245F" w:rsidRPr="00350853" w:rsidRDefault="0085245F" w:rsidP="0085245F">
            <w:pPr>
              <w:shd w:val="clear" w:color="auto" w:fill="FFFFFF"/>
              <w:spacing w:after="0" w:line="240" w:lineRule="auto"/>
              <w:jc w:val="left"/>
              <w:rPr>
                <w:color w:val="FF0000"/>
                <w:highlight w:val="yellow"/>
                <w:lang w:val="en-US"/>
              </w:rPr>
            </w:pPr>
            <w:r w:rsidRPr="00806811">
              <w:t>EC50</w:t>
            </w:r>
          </w:p>
        </w:tc>
        <w:tc>
          <w:tcPr>
            <w:tcW w:w="7541" w:type="dxa"/>
            <w:shd w:val="clear" w:color="auto" w:fill="FFFFFF"/>
          </w:tcPr>
          <w:p w14:paraId="66F45D8E" w14:textId="7B924BA1" w:rsidR="0085245F" w:rsidRPr="0005138C" w:rsidRDefault="0085245F" w:rsidP="0085245F">
            <w:pPr>
              <w:shd w:val="clear" w:color="auto" w:fill="FFFFFF"/>
              <w:spacing w:after="0" w:line="240" w:lineRule="auto"/>
              <w:rPr>
                <w:color w:val="FF0000"/>
                <w:highlight w:val="yellow"/>
              </w:rPr>
            </w:pPr>
            <w:r w:rsidRPr="00806811">
              <w:t>Полумаксимальная эффективная концентрация</w:t>
            </w:r>
          </w:p>
        </w:tc>
      </w:tr>
      <w:tr w:rsidR="0085245F" w:rsidRPr="0005138C" w14:paraId="3558EEE7" w14:textId="77777777" w:rsidTr="000B382D">
        <w:trPr>
          <w:trHeight w:val="270"/>
        </w:trPr>
        <w:tc>
          <w:tcPr>
            <w:tcW w:w="1804" w:type="dxa"/>
            <w:shd w:val="clear" w:color="auto" w:fill="FFFFFF"/>
          </w:tcPr>
          <w:p w14:paraId="2CE01BE1" w14:textId="746C7464" w:rsidR="0085245F" w:rsidRPr="00457F12" w:rsidRDefault="0085245F" w:rsidP="0085245F">
            <w:pPr>
              <w:shd w:val="clear" w:color="auto" w:fill="FFFFFF"/>
              <w:spacing w:after="0" w:line="240" w:lineRule="auto"/>
              <w:jc w:val="left"/>
              <w:rPr>
                <w:lang w:val="en-US"/>
              </w:rPr>
            </w:pPr>
            <w:r w:rsidRPr="00806811">
              <w:t>F</w:t>
            </w:r>
          </w:p>
        </w:tc>
        <w:tc>
          <w:tcPr>
            <w:tcW w:w="7541" w:type="dxa"/>
            <w:shd w:val="clear" w:color="auto" w:fill="FFFFFF"/>
          </w:tcPr>
          <w:p w14:paraId="2C9A4515" w14:textId="23C96435" w:rsidR="0085245F" w:rsidRPr="00457F12" w:rsidRDefault="0085245F" w:rsidP="0085245F">
            <w:pPr>
              <w:shd w:val="clear" w:color="auto" w:fill="FFFFFF"/>
              <w:spacing w:after="0" w:line="240" w:lineRule="auto"/>
            </w:pPr>
            <w:r w:rsidRPr="00806811">
              <w:t>Биодоступность</w:t>
            </w:r>
          </w:p>
        </w:tc>
      </w:tr>
      <w:tr w:rsidR="0085245F" w:rsidRPr="0005138C" w14:paraId="6323F31A" w14:textId="77777777" w:rsidTr="000B382D">
        <w:trPr>
          <w:trHeight w:val="270"/>
        </w:trPr>
        <w:tc>
          <w:tcPr>
            <w:tcW w:w="1804" w:type="dxa"/>
            <w:shd w:val="clear" w:color="auto" w:fill="FFFFFF"/>
          </w:tcPr>
          <w:p w14:paraId="2FD1D734" w14:textId="699D0571" w:rsidR="0085245F" w:rsidRPr="00867AF0" w:rsidRDefault="0085245F" w:rsidP="0085245F">
            <w:pPr>
              <w:shd w:val="clear" w:color="auto" w:fill="FFFFFF"/>
              <w:spacing w:after="0" w:line="240" w:lineRule="auto"/>
              <w:jc w:val="left"/>
              <w:rPr>
                <w:lang w:val="en-US"/>
              </w:rPr>
            </w:pPr>
            <w:r w:rsidRPr="00806811">
              <w:t>FDA</w:t>
            </w:r>
          </w:p>
        </w:tc>
        <w:tc>
          <w:tcPr>
            <w:tcW w:w="7541" w:type="dxa"/>
            <w:shd w:val="clear" w:color="auto" w:fill="FFFFFF"/>
          </w:tcPr>
          <w:p w14:paraId="2039C414" w14:textId="7A3C5EFD" w:rsidR="0085245F" w:rsidRPr="0013465C" w:rsidRDefault="0085245F" w:rsidP="0085245F">
            <w:pPr>
              <w:shd w:val="clear" w:color="auto" w:fill="FFFFFF"/>
              <w:spacing w:after="0" w:line="240" w:lineRule="auto"/>
            </w:pPr>
            <w:r w:rsidRPr="00806811">
              <w:t>Управление США по контролю за качеством пищевых продуктов и лекарственных средств</w:t>
            </w:r>
          </w:p>
        </w:tc>
      </w:tr>
      <w:tr w:rsidR="0085245F" w:rsidRPr="0005138C" w14:paraId="08EEDEEC" w14:textId="77777777" w:rsidTr="000B382D">
        <w:trPr>
          <w:trHeight w:val="270"/>
        </w:trPr>
        <w:tc>
          <w:tcPr>
            <w:tcW w:w="1804" w:type="dxa"/>
            <w:shd w:val="clear" w:color="auto" w:fill="FFFFFF"/>
          </w:tcPr>
          <w:p w14:paraId="7532235B" w14:textId="36BF09CD" w:rsidR="0085245F" w:rsidRPr="00156169" w:rsidRDefault="0085245F" w:rsidP="0085245F">
            <w:pPr>
              <w:shd w:val="clear" w:color="auto" w:fill="FFFFFF"/>
              <w:spacing w:after="0" w:line="240" w:lineRule="auto"/>
              <w:jc w:val="left"/>
              <w:rPr>
                <w:highlight w:val="yellow"/>
              </w:rPr>
            </w:pPr>
            <w:r w:rsidRPr="00806811">
              <w:t>FMO</w:t>
            </w:r>
          </w:p>
        </w:tc>
        <w:tc>
          <w:tcPr>
            <w:tcW w:w="7541" w:type="dxa"/>
            <w:shd w:val="clear" w:color="auto" w:fill="FFFFFF"/>
          </w:tcPr>
          <w:p w14:paraId="1F833E04" w14:textId="2E97E599" w:rsidR="0085245F" w:rsidRPr="00156169" w:rsidRDefault="0085245F" w:rsidP="0085245F">
            <w:pPr>
              <w:shd w:val="clear" w:color="auto" w:fill="FFFFFF"/>
              <w:spacing w:after="0" w:line="240" w:lineRule="auto"/>
              <w:rPr>
                <w:highlight w:val="yellow"/>
              </w:rPr>
            </w:pPr>
            <w:r w:rsidRPr="00806811">
              <w:t>Флавинсодержащие ферменты монооксигеназы</w:t>
            </w:r>
          </w:p>
        </w:tc>
      </w:tr>
      <w:tr w:rsidR="0085245F" w:rsidRPr="0005138C" w14:paraId="297D6AB1" w14:textId="77777777" w:rsidTr="000B382D">
        <w:trPr>
          <w:trHeight w:val="270"/>
        </w:trPr>
        <w:tc>
          <w:tcPr>
            <w:tcW w:w="1804" w:type="dxa"/>
            <w:shd w:val="clear" w:color="auto" w:fill="FFFFFF"/>
          </w:tcPr>
          <w:p w14:paraId="4EEAB171" w14:textId="5864F6A6" w:rsidR="0085245F" w:rsidRPr="00C046BE" w:rsidRDefault="0085245F" w:rsidP="0085245F">
            <w:pPr>
              <w:shd w:val="clear" w:color="auto" w:fill="FFFFFF"/>
              <w:spacing w:after="0" w:line="240" w:lineRule="auto"/>
              <w:jc w:val="left"/>
              <w:rPr>
                <w:color w:val="FF0000"/>
                <w:lang w:val="en-US"/>
              </w:rPr>
            </w:pPr>
            <w:r w:rsidRPr="00806811">
              <w:t>GLP</w:t>
            </w:r>
          </w:p>
        </w:tc>
        <w:tc>
          <w:tcPr>
            <w:tcW w:w="7541" w:type="dxa"/>
            <w:shd w:val="clear" w:color="auto" w:fill="FFFFFF"/>
          </w:tcPr>
          <w:p w14:paraId="1CA60E40" w14:textId="10456714" w:rsidR="0085245F" w:rsidRPr="0005138C" w:rsidRDefault="0085245F" w:rsidP="0085245F">
            <w:pPr>
              <w:shd w:val="clear" w:color="auto" w:fill="FFFFFF"/>
              <w:spacing w:after="0" w:line="240" w:lineRule="auto"/>
              <w:rPr>
                <w:color w:val="FF0000"/>
              </w:rPr>
            </w:pPr>
            <w:r w:rsidRPr="00806811">
              <w:t>Надлежащая лабораторная практика</w:t>
            </w:r>
          </w:p>
        </w:tc>
      </w:tr>
      <w:tr w:rsidR="0085245F" w:rsidRPr="0005138C" w14:paraId="31DB9D9B" w14:textId="77777777" w:rsidTr="000B382D">
        <w:trPr>
          <w:trHeight w:val="270"/>
        </w:trPr>
        <w:tc>
          <w:tcPr>
            <w:tcW w:w="1804" w:type="dxa"/>
            <w:shd w:val="clear" w:color="auto" w:fill="FFFFFF"/>
          </w:tcPr>
          <w:p w14:paraId="3008DBA5" w14:textId="1F5C2483" w:rsidR="0085245F" w:rsidRPr="00923A73" w:rsidRDefault="0085245F" w:rsidP="0085245F">
            <w:pPr>
              <w:shd w:val="clear" w:color="auto" w:fill="FFFFFF"/>
              <w:spacing w:after="0" w:line="240" w:lineRule="auto"/>
              <w:jc w:val="left"/>
              <w:rPr>
                <w:lang w:val="en-US"/>
              </w:rPr>
            </w:pPr>
            <w:r w:rsidRPr="00806811">
              <w:t>GT</w:t>
            </w:r>
          </w:p>
        </w:tc>
        <w:tc>
          <w:tcPr>
            <w:tcW w:w="7541" w:type="dxa"/>
            <w:shd w:val="clear" w:color="auto" w:fill="FFFFFF"/>
          </w:tcPr>
          <w:p w14:paraId="5EDF26AD" w14:textId="441385F4" w:rsidR="0085245F" w:rsidRPr="0005138C" w:rsidRDefault="0085245F" w:rsidP="0085245F">
            <w:pPr>
              <w:shd w:val="clear" w:color="auto" w:fill="FFFFFF"/>
              <w:spacing w:after="0" w:line="240" w:lineRule="auto"/>
              <w:rPr>
                <w:color w:val="FF0000"/>
              </w:rPr>
            </w:pPr>
            <w:r w:rsidRPr="00806811">
              <w:t>Генотип</w:t>
            </w:r>
          </w:p>
        </w:tc>
      </w:tr>
      <w:tr w:rsidR="0085245F" w:rsidRPr="0005138C" w14:paraId="3129EB2B" w14:textId="77777777" w:rsidTr="000B382D">
        <w:trPr>
          <w:trHeight w:val="270"/>
        </w:trPr>
        <w:tc>
          <w:tcPr>
            <w:tcW w:w="1804" w:type="dxa"/>
            <w:shd w:val="clear" w:color="auto" w:fill="FFFFFF"/>
          </w:tcPr>
          <w:p w14:paraId="513A0638" w14:textId="66D50C10" w:rsidR="0085245F" w:rsidRPr="00AD708A" w:rsidRDefault="0085245F" w:rsidP="0085245F">
            <w:pPr>
              <w:shd w:val="clear" w:color="auto" w:fill="FFFFFF"/>
              <w:spacing w:after="0" w:line="240" w:lineRule="auto"/>
              <w:jc w:val="left"/>
            </w:pPr>
            <w:r w:rsidRPr="00806811">
              <w:t>HEK293</w:t>
            </w:r>
          </w:p>
        </w:tc>
        <w:tc>
          <w:tcPr>
            <w:tcW w:w="7541" w:type="dxa"/>
            <w:shd w:val="clear" w:color="auto" w:fill="FFFFFF"/>
          </w:tcPr>
          <w:p w14:paraId="3A0D740D" w14:textId="32FA6FFD" w:rsidR="0085245F" w:rsidRPr="00AD708A" w:rsidRDefault="0085245F" w:rsidP="0085245F">
            <w:pPr>
              <w:shd w:val="clear" w:color="auto" w:fill="FFFFFF"/>
              <w:spacing w:after="0" w:line="240" w:lineRule="auto"/>
            </w:pPr>
            <w:r w:rsidRPr="00806811">
              <w:t>Клетки почки эмбриона человека</w:t>
            </w:r>
          </w:p>
        </w:tc>
      </w:tr>
      <w:tr w:rsidR="0085245F" w:rsidRPr="0005138C" w14:paraId="2928DFD1" w14:textId="77777777" w:rsidTr="000B382D">
        <w:trPr>
          <w:trHeight w:val="270"/>
        </w:trPr>
        <w:tc>
          <w:tcPr>
            <w:tcW w:w="1804" w:type="dxa"/>
            <w:shd w:val="clear" w:color="auto" w:fill="FFFFFF"/>
          </w:tcPr>
          <w:p w14:paraId="302F9F4C" w14:textId="4131D4A5" w:rsidR="0085245F" w:rsidRPr="00923A73" w:rsidRDefault="0085245F" w:rsidP="0085245F">
            <w:pPr>
              <w:shd w:val="clear" w:color="auto" w:fill="FFFFFF"/>
              <w:spacing w:after="0" w:line="240" w:lineRule="auto"/>
              <w:jc w:val="left"/>
              <w:rPr>
                <w:lang w:val="en-US"/>
              </w:rPr>
            </w:pPr>
            <w:r w:rsidRPr="00806811">
              <w:t>hERG</w:t>
            </w:r>
          </w:p>
        </w:tc>
        <w:tc>
          <w:tcPr>
            <w:tcW w:w="7541" w:type="dxa"/>
            <w:shd w:val="clear" w:color="auto" w:fill="FFFFFF"/>
          </w:tcPr>
          <w:p w14:paraId="2DFEF5CF" w14:textId="33408E91" w:rsidR="0085245F" w:rsidRPr="0005138C" w:rsidRDefault="0085245F" w:rsidP="0085245F">
            <w:pPr>
              <w:shd w:val="clear" w:color="auto" w:fill="FFFFFF"/>
              <w:spacing w:after="0" w:line="240" w:lineRule="auto"/>
              <w:rPr>
                <w:color w:val="FF0000"/>
              </w:rPr>
            </w:pPr>
            <w:r w:rsidRPr="00806811">
              <w:t>Ген специфичных калиевых каналов сердца человека</w:t>
            </w:r>
          </w:p>
        </w:tc>
      </w:tr>
      <w:tr w:rsidR="0085245F" w:rsidRPr="0005138C" w14:paraId="295A7B30" w14:textId="77777777" w:rsidTr="000B382D">
        <w:trPr>
          <w:trHeight w:val="270"/>
        </w:trPr>
        <w:tc>
          <w:tcPr>
            <w:tcW w:w="1804" w:type="dxa"/>
            <w:shd w:val="clear" w:color="auto" w:fill="FFFFFF"/>
          </w:tcPr>
          <w:p w14:paraId="201F11B2" w14:textId="71A69631" w:rsidR="0085245F" w:rsidRPr="00923A73" w:rsidRDefault="0085245F" w:rsidP="0085245F">
            <w:pPr>
              <w:shd w:val="clear" w:color="auto" w:fill="FFFFFF"/>
              <w:spacing w:after="0" w:line="240" w:lineRule="auto"/>
              <w:jc w:val="left"/>
              <w:rPr>
                <w:lang w:val="en-US"/>
              </w:rPr>
            </w:pPr>
            <w:r w:rsidRPr="00806811">
              <w:t>IC</w:t>
            </w:r>
            <w:r w:rsidRPr="007E6521">
              <w:rPr>
                <w:vertAlign w:val="subscript"/>
              </w:rPr>
              <w:t>50</w:t>
            </w:r>
          </w:p>
        </w:tc>
        <w:tc>
          <w:tcPr>
            <w:tcW w:w="7541" w:type="dxa"/>
            <w:shd w:val="clear" w:color="auto" w:fill="FFFFFF"/>
          </w:tcPr>
          <w:p w14:paraId="62F6990D" w14:textId="160858C6" w:rsidR="0085245F" w:rsidRPr="0005138C" w:rsidRDefault="0085245F" w:rsidP="0085245F">
            <w:pPr>
              <w:shd w:val="clear" w:color="auto" w:fill="FFFFFF"/>
              <w:spacing w:after="0" w:line="240" w:lineRule="auto"/>
              <w:rPr>
                <w:color w:val="FF0000"/>
              </w:rPr>
            </w:pPr>
            <w:r w:rsidRPr="00806811">
              <w:t>Концентрация полумаксимального ингибирования</w:t>
            </w:r>
          </w:p>
        </w:tc>
      </w:tr>
      <w:tr w:rsidR="0085245F" w:rsidRPr="0005138C" w14:paraId="52CCC8C2" w14:textId="77777777" w:rsidTr="000B382D">
        <w:trPr>
          <w:trHeight w:val="270"/>
        </w:trPr>
        <w:tc>
          <w:tcPr>
            <w:tcW w:w="1804" w:type="dxa"/>
            <w:shd w:val="clear" w:color="auto" w:fill="FFFFFF"/>
          </w:tcPr>
          <w:p w14:paraId="0F34B6C2" w14:textId="60E3A52B" w:rsidR="0085245F" w:rsidRPr="00136B23" w:rsidRDefault="0085245F" w:rsidP="0085245F">
            <w:pPr>
              <w:shd w:val="clear" w:color="auto" w:fill="FFFFFF"/>
              <w:spacing w:after="0" w:line="240" w:lineRule="auto"/>
              <w:jc w:val="left"/>
              <w:rPr>
                <w:color w:val="FF0000"/>
              </w:rPr>
            </w:pPr>
            <w:r w:rsidRPr="00806811">
              <w:t>ICH</w:t>
            </w:r>
          </w:p>
        </w:tc>
        <w:tc>
          <w:tcPr>
            <w:tcW w:w="7541" w:type="dxa"/>
            <w:shd w:val="clear" w:color="auto" w:fill="FFFFFF"/>
          </w:tcPr>
          <w:p w14:paraId="7453ED8A" w14:textId="0E379C60" w:rsidR="0085245F" w:rsidRPr="0005138C" w:rsidRDefault="0085245F" w:rsidP="0085245F">
            <w:pPr>
              <w:shd w:val="clear" w:color="auto" w:fill="FFFFFF"/>
              <w:spacing w:after="0" w:line="240" w:lineRule="auto"/>
              <w:rPr>
                <w:color w:val="FF0000"/>
              </w:rPr>
            </w:pPr>
            <w:r w:rsidRPr="00806811">
              <w:t>Международный Совет по гармонизации GCP (Надлежащей клинической практики)</w:t>
            </w:r>
          </w:p>
        </w:tc>
      </w:tr>
      <w:tr w:rsidR="0085245F" w:rsidRPr="0005138C" w14:paraId="5F0117EA" w14:textId="77777777" w:rsidTr="000B382D">
        <w:trPr>
          <w:trHeight w:val="270"/>
        </w:trPr>
        <w:tc>
          <w:tcPr>
            <w:tcW w:w="1804" w:type="dxa"/>
            <w:shd w:val="clear" w:color="auto" w:fill="FFFFFF"/>
          </w:tcPr>
          <w:p w14:paraId="153E9D9C" w14:textId="1843C341" w:rsidR="0085245F" w:rsidRPr="007F50BB" w:rsidRDefault="0085245F" w:rsidP="0085245F">
            <w:pPr>
              <w:shd w:val="clear" w:color="auto" w:fill="FFFFFF"/>
              <w:spacing w:after="0" w:line="240" w:lineRule="auto"/>
              <w:jc w:val="left"/>
              <w:rPr>
                <w:color w:val="FF0000"/>
                <w:lang w:val="en-US"/>
              </w:rPr>
            </w:pPr>
            <w:r w:rsidRPr="00806811">
              <w:t>MATE1</w:t>
            </w:r>
          </w:p>
        </w:tc>
        <w:tc>
          <w:tcPr>
            <w:tcW w:w="7541" w:type="dxa"/>
            <w:shd w:val="clear" w:color="auto" w:fill="FFFFFF"/>
          </w:tcPr>
          <w:p w14:paraId="1E312910" w14:textId="5911418D" w:rsidR="0085245F" w:rsidRPr="0005138C" w:rsidRDefault="0085245F" w:rsidP="0085245F">
            <w:pPr>
              <w:shd w:val="clear" w:color="auto" w:fill="FFFFFF"/>
              <w:spacing w:after="0" w:line="240" w:lineRule="auto"/>
              <w:rPr>
                <w:color w:val="FF0000"/>
              </w:rPr>
            </w:pPr>
            <w:r w:rsidRPr="00806811">
              <w:t>Белок множественной резистентности и выведения токсинов 1</w:t>
            </w:r>
          </w:p>
        </w:tc>
      </w:tr>
      <w:tr w:rsidR="0085245F" w:rsidRPr="0005138C" w14:paraId="05772DB2" w14:textId="77777777" w:rsidTr="000B382D">
        <w:trPr>
          <w:trHeight w:val="270"/>
        </w:trPr>
        <w:tc>
          <w:tcPr>
            <w:tcW w:w="1804" w:type="dxa"/>
            <w:shd w:val="clear" w:color="auto" w:fill="FFFFFF"/>
          </w:tcPr>
          <w:p w14:paraId="5765E76E" w14:textId="2DDBDC58" w:rsidR="0085245F" w:rsidRPr="00751156" w:rsidRDefault="0085245F" w:rsidP="0085245F">
            <w:pPr>
              <w:shd w:val="clear" w:color="auto" w:fill="FFFFFF"/>
              <w:spacing w:after="0" w:line="240" w:lineRule="auto"/>
              <w:jc w:val="left"/>
              <w:rPr>
                <w:lang w:val="en-US"/>
              </w:rPr>
            </w:pPr>
            <w:r w:rsidRPr="00806811">
              <w:t>NOAEL</w:t>
            </w:r>
          </w:p>
        </w:tc>
        <w:tc>
          <w:tcPr>
            <w:tcW w:w="7541" w:type="dxa"/>
            <w:shd w:val="clear" w:color="auto" w:fill="FFFFFF"/>
          </w:tcPr>
          <w:p w14:paraId="7B6C5148" w14:textId="488711EC" w:rsidR="0085245F" w:rsidRPr="000126E7" w:rsidRDefault="0085245F" w:rsidP="0085245F">
            <w:pPr>
              <w:shd w:val="clear" w:color="auto" w:fill="FFFFFF"/>
              <w:spacing w:after="0" w:line="240" w:lineRule="auto"/>
            </w:pPr>
            <w:r w:rsidRPr="00806811">
              <w:t>Уровень отсутствия наблюдаемого неблагоприятного воздействия</w:t>
            </w:r>
          </w:p>
        </w:tc>
      </w:tr>
      <w:tr w:rsidR="0085245F" w:rsidRPr="0005138C" w14:paraId="43B5922B" w14:textId="77777777" w:rsidTr="000B382D">
        <w:trPr>
          <w:trHeight w:val="270"/>
        </w:trPr>
        <w:tc>
          <w:tcPr>
            <w:tcW w:w="1804" w:type="dxa"/>
            <w:shd w:val="clear" w:color="auto" w:fill="FFFFFF"/>
          </w:tcPr>
          <w:p w14:paraId="4F93674F" w14:textId="7CAF29F8" w:rsidR="0085245F" w:rsidRPr="000126E7" w:rsidRDefault="0085245F" w:rsidP="0085245F">
            <w:pPr>
              <w:shd w:val="clear" w:color="auto" w:fill="FFFFFF"/>
              <w:spacing w:after="0" w:line="240" w:lineRule="auto"/>
              <w:jc w:val="left"/>
            </w:pPr>
            <w:r w:rsidRPr="00806811">
              <w:t>OAT</w:t>
            </w:r>
          </w:p>
        </w:tc>
        <w:tc>
          <w:tcPr>
            <w:tcW w:w="7541" w:type="dxa"/>
            <w:shd w:val="clear" w:color="auto" w:fill="FFFFFF"/>
          </w:tcPr>
          <w:p w14:paraId="64EF1997" w14:textId="38F59ACD" w:rsidR="0085245F" w:rsidRPr="000126E7" w:rsidRDefault="0085245F" w:rsidP="0085245F">
            <w:pPr>
              <w:shd w:val="clear" w:color="auto" w:fill="FFFFFF"/>
              <w:spacing w:after="0" w:line="240" w:lineRule="auto"/>
            </w:pPr>
            <w:r w:rsidRPr="00806811">
              <w:t>Транспортеры органических анионов</w:t>
            </w:r>
          </w:p>
        </w:tc>
      </w:tr>
      <w:tr w:rsidR="0085245F" w:rsidRPr="0005138C" w14:paraId="358870C5" w14:textId="77777777" w:rsidTr="000B382D">
        <w:trPr>
          <w:trHeight w:val="270"/>
        </w:trPr>
        <w:tc>
          <w:tcPr>
            <w:tcW w:w="1804" w:type="dxa"/>
            <w:shd w:val="clear" w:color="auto" w:fill="FFFFFF"/>
          </w:tcPr>
          <w:p w14:paraId="27B54D12" w14:textId="6465941E" w:rsidR="0085245F" w:rsidRPr="0005138C" w:rsidRDefault="0085245F" w:rsidP="0085245F">
            <w:pPr>
              <w:shd w:val="clear" w:color="auto" w:fill="FFFFFF"/>
              <w:spacing w:after="0" w:line="240" w:lineRule="auto"/>
              <w:jc w:val="left"/>
              <w:rPr>
                <w:color w:val="FF0000"/>
              </w:rPr>
            </w:pPr>
            <w:r w:rsidRPr="00806811">
              <w:t>OATP</w:t>
            </w:r>
          </w:p>
        </w:tc>
        <w:tc>
          <w:tcPr>
            <w:tcW w:w="7541" w:type="dxa"/>
            <w:shd w:val="clear" w:color="auto" w:fill="FFFFFF"/>
          </w:tcPr>
          <w:p w14:paraId="715A7005" w14:textId="6E8AAB2D" w:rsidR="0085245F" w:rsidRPr="0005138C" w:rsidRDefault="0085245F" w:rsidP="0085245F">
            <w:pPr>
              <w:shd w:val="clear" w:color="auto" w:fill="FFFFFF"/>
              <w:spacing w:after="0" w:line="240" w:lineRule="auto"/>
              <w:rPr>
                <w:color w:val="FF0000"/>
              </w:rPr>
            </w:pPr>
            <w:r w:rsidRPr="00806811">
              <w:t>Полипептид, переносящий органические анионы</w:t>
            </w:r>
          </w:p>
        </w:tc>
      </w:tr>
      <w:tr w:rsidR="0085245F" w:rsidRPr="0005138C" w14:paraId="18BBDF9E" w14:textId="77777777" w:rsidTr="000B382D">
        <w:trPr>
          <w:trHeight w:val="270"/>
        </w:trPr>
        <w:tc>
          <w:tcPr>
            <w:tcW w:w="1804" w:type="dxa"/>
            <w:shd w:val="clear" w:color="auto" w:fill="FFFFFF"/>
          </w:tcPr>
          <w:p w14:paraId="4E5B0045" w14:textId="5AC4BB7E" w:rsidR="0085245F" w:rsidRPr="00E066C5" w:rsidRDefault="0085245F" w:rsidP="0085245F">
            <w:pPr>
              <w:shd w:val="clear" w:color="auto" w:fill="FFFFFF"/>
              <w:spacing w:after="0" w:line="240" w:lineRule="auto"/>
              <w:jc w:val="left"/>
            </w:pPr>
            <w:r w:rsidRPr="00806811">
              <w:t>OCT</w:t>
            </w:r>
          </w:p>
        </w:tc>
        <w:tc>
          <w:tcPr>
            <w:tcW w:w="7541" w:type="dxa"/>
            <w:shd w:val="clear" w:color="auto" w:fill="FFFFFF"/>
          </w:tcPr>
          <w:p w14:paraId="14263494" w14:textId="36FDEC27" w:rsidR="0085245F" w:rsidRPr="00E066C5" w:rsidRDefault="0085245F" w:rsidP="0085245F">
            <w:pPr>
              <w:shd w:val="clear" w:color="auto" w:fill="FFFFFF"/>
              <w:spacing w:after="0" w:line="240" w:lineRule="auto"/>
            </w:pPr>
            <w:r w:rsidRPr="00806811">
              <w:t>Транспортеры органических катионов</w:t>
            </w:r>
          </w:p>
        </w:tc>
      </w:tr>
      <w:tr w:rsidR="0085245F" w:rsidRPr="0005138C" w14:paraId="06F8CD43" w14:textId="77777777" w:rsidTr="000B382D">
        <w:trPr>
          <w:trHeight w:val="270"/>
        </w:trPr>
        <w:tc>
          <w:tcPr>
            <w:tcW w:w="1804" w:type="dxa"/>
            <w:shd w:val="clear" w:color="auto" w:fill="FFFFFF"/>
          </w:tcPr>
          <w:p w14:paraId="7A7E7FAB" w14:textId="6BF001A9" w:rsidR="0085245F" w:rsidRPr="00E950AD" w:rsidRDefault="0085245F" w:rsidP="0085245F">
            <w:pPr>
              <w:shd w:val="clear" w:color="auto" w:fill="FFFFFF"/>
              <w:spacing w:after="0" w:line="240" w:lineRule="auto"/>
              <w:jc w:val="left"/>
            </w:pPr>
            <w:r w:rsidRPr="00806811">
              <w:t>P-gp</w:t>
            </w:r>
          </w:p>
        </w:tc>
        <w:tc>
          <w:tcPr>
            <w:tcW w:w="7541" w:type="dxa"/>
            <w:shd w:val="clear" w:color="auto" w:fill="FFFFFF"/>
          </w:tcPr>
          <w:p w14:paraId="61F4CA11" w14:textId="552E4ABF" w:rsidR="0085245F" w:rsidRPr="00E950AD" w:rsidRDefault="0085245F" w:rsidP="0085245F">
            <w:pPr>
              <w:shd w:val="clear" w:color="auto" w:fill="FFFFFF"/>
              <w:spacing w:after="0" w:line="240" w:lineRule="auto"/>
            </w:pPr>
            <w:r w:rsidRPr="00806811">
              <w:t>Р-гликопротеин</w:t>
            </w:r>
          </w:p>
        </w:tc>
      </w:tr>
      <w:tr w:rsidR="0085245F" w:rsidRPr="0005138C" w14:paraId="477631DF" w14:textId="77777777" w:rsidTr="000B382D">
        <w:trPr>
          <w:trHeight w:val="270"/>
        </w:trPr>
        <w:tc>
          <w:tcPr>
            <w:tcW w:w="1804" w:type="dxa"/>
            <w:shd w:val="clear" w:color="auto" w:fill="FFFFFF"/>
          </w:tcPr>
          <w:p w14:paraId="11E74A13" w14:textId="64C6155D" w:rsidR="0085245F" w:rsidRPr="001049DF" w:rsidRDefault="0085245F" w:rsidP="0085245F">
            <w:pPr>
              <w:shd w:val="clear" w:color="auto" w:fill="FFFFFF"/>
              <w:spacing w:after="0" w:line="240" w:lineRule="auto"/>
              <w:jc w:val="left"/>
            </w:pPr>
            <w:r w:rsidRPr="00806811">
              <w:t>RAV</w:t>
            </w:r>
          </w:p>
        </w:tc>
        <w:tc>
          <w:tcPr>
            <w:tcW w:w="7541" w:type="dxa"/>
            <w:shd w:val="clear" w:color="auto" w:fill="FFFFFF"/>
          </w:tcPr>
          <w:p w14:paraId="7111805C" w14:textId="3EE7EC23" w:rsidR="0085245F" w:rsidRPr="001049DF" w:rsidRDefault="0085245F" w:rsidP="0085245F">
            <w:pPr>
              <w:shd w:val="clear" w:color="auto" w:fill="FFFFFF"/>
              <w:spacing w:after="0" w:line="240" w:lineRule="auto"/>
            </w:pPr>
            <w:r w:rsidRPr="00806811">
              <w:t xml:space="preserve">Вариант, </w:t>
            </w:r>
            <w:r w:rsidR="007E6521">
              <w:t>ассоциированный</w:t>
            </w:r>
            <w:r w:rsidRPr="00806811">
              <w:t xml:space="preserve"> с резистентностью</w:t>
            </w:r>
          </w:p>
        </w:tc>
      </w:tr>
      <w:tr w:rsidR="0085245F" w:rsidRPr="0005138C" w14:paraId="1AEF2F3B" w14:textId="77777777" w:rsidTr="000B382D">
        <w:trPr>
          <w:trHeight w:val="270"/>
        </w:trPr>
        <w:tc>
          <w:tcPr>
            <w:tcW w:w="1804" w:type="dxa"/>
            <w:shd w:val="clear" w:color="auto" w:fill="FFFFFF"/>
          </w:tcPr>
          <w:p w14:paraId="1C6419F2" w14:textId="0BA9B066" w:rsidR="0085245F" w:rsidRPr="001049DF" w:rsidRDefault="0085245F" w:rsidP="0085245F">
            <w:pPr>
              <w:shd w:val="clear" w:color="auto" w:fill="FFFFFF"/>
              <w:spacing w:after="0" w:line="240" w:lineRule="auto"/>
              <w:jc w:val="left"/>
            </w:pPr>
            <w:r w:rsidRPr="00806811">
              <w:t>RBV</w:t>
            </w:r>
          </w:p>
        </w:tc>
        <w:tc>
          <w:tcPr>
            <w:tcW w:w="7541" w:type="dxa"/>
            <w:shd w:val="clear" w:color="auto" w:fill="FFFFFF"/>
          </w:tcPr>
          <w:p w14:paraId="47441BE6" w14:textId="5ADC0F35" w:rsidR="0085245F" w:rsidRPr="001049DF" w:rsidRDefault="0085245F" w:rsidP="0085245F">
            <w:pPr>
              <w:shd w:val="clear" w:color="auto" w:fill="FFFFFF"/>
              <w:spacing w:after="0" w:line="240" w:lineRule="auto"/>
            </w:pPr>
            <w:r w:rsidRPr="00806811">
              <w:t>Рибавирин</w:t>
            </w:r>
          </w:p>
        </w:tc>
      </w:tr>
      <w:tr w:rsidR="0085245F" w:rsidRPr="0005138C" w14:paraId="2A6CCDB9" w14:textId="77777777" w:rsidTr="000B382D">
        <w:trPr>
          <w:trHeight w:val="270"/>
        </w:trPr>
        <w:tc>
          <w:tcPr>
            <w:tcW w:w="1804" w:type="dxa"/>
            <w:shd w:val="clear" w:color="auto" w:fill="FFFFFF"/>
          </w:tcPr>
          <w:p w14:paraId="64F3BAC1" w14:textId="0727CA0F" w:rsidR="0085245F" w:rsidRPr="006B16E3" w:rsidRDefault="0085245F" w:rsidP="0085245F">
            <w:pPr>
              <w:shd w:val="clear" w:color="auto" w:fill="FFFFFF"/>
              <w:spacing w:after="0" w:line="240" w:lineRule="auto"/>
              <w:jc w:val="left"/>
            </w:pPr>
            <w:r w:rsidRPr="00806811">
              <w:t>T1/2</w:t>
            </w:r>
          </w:p>
        </w:tc>
        <w:tc>
          <w:tcPr>
            <w:tcW w:w="7541" w:type="dxa"/>
            <w:shd w:val="clear" w:color="auto" w:fill="FFFFFF"/>
          </w:tcPr>
          <w:p w14:paraId="75507386" w14:textId="5A548C01" w:rsidR="0085245F" w:rsidRPr="006B16E3" w:rsidRDefault="0085245F" w:rsidP="0085245F">
            <w:pPr>
              <w:shd w:val="clear" w:color="auto" w:fill="FFFFFF"/>
              <w:spacing w:after="0" w:line="240" w:lineRule="auto"/>
            </w:pPr>
            <w:r w:rsidRPr="00806811">
              <w:t>Период полувыведения из плазмы крови</w:t>
            </w:r>
          </w:p>
        </w:tc>
      </w:tr>
      <w:tr w:rsidR="0085245F" w:rsidRPr="0005138C" w14:paraId="7691B478" w14:textId="77777777" w:rsidTr="000B382D">
        <w:trPr>
          <w:trHeight w:val="270"/>
        </w:trPr>
        <w:tc>
          <w:tcPr>
            <w:tcW w:w="1804" w:type="dxa"/>
            <w:shd w:val="clear" w:color="auto" w:fill="FFFFFF"/>
          </w:tcPr>
          <w:p w14:paraId="2B1CF75E" w14:textId="2951DFA4" w:rsidR="0085245F" w:rsidRPr="00FB236B" w:rsidRDefault="0085245F" w:rsidP="0085245F">
            <w:pPr>
              <w:shd w:val="clear" w:color="auto" w:fill="FFFFFF"/>
              <w:spacing w:after="0" w:line="240" w:lineRule="auto"/>
              <w:jc w:val="left"/>
              <w:rPr>
                <w:lang w:val="en-US"/>
              </w:rPr>
            </w:pPr>
            <w:r w:rsidRPr="00806811">
              <w:t>TFV</w:t>
            </w:r>
          </w:p>
        </w:tc>
        <w:tc>
          <w:tcPr>
            <w:tcW w:w="7541" w:type="dxa"/>
            <w:shd w:val="clear" w:color="auto" w:fill="FFFFFF"/>
          </w:tcPr>
          <w:p w14:paraId="114A9DBA" w14:textId="4761A67A" w:rsidR="0085245F" w:rsidRPr="00FB236B" w:rsidRDefault="0085245F" w:rsidP="0085245F">
            <w:pPr>
              <w:shd w:val="clear" w:color="auto" w:fill="FFFFFF"/>
              <w:spacing w:after="0" w:line="240" w:lineRule="auto"/>
            </w:pPr>
            <w:r w:rsidRPr="00806811">
              <w:t>Тенофовир</w:t>
            </w:r>
          </w:p>
        </w:tc>
      </w:tr>
      <w:tr w:rsidR="0085245F" w:rsidRPr="000A7340" w14:paraId="4A00C9F0" w14:textId="77777777" w:rsidTr="000B382D">
        <w:trPr>
          <w:trHeight w:val="270"/>
        </w:trPr>
        <w:tc>
          <w:tcPr>
            <w:tcW w:w="1804" w:type="dxa"/>
            <w:shd w:val="clear" w:color="auto" w:fill="FFFFFF"/>
          </w:tcPr>
          <w:p w14:paraId="4EC55FDF" w14:textId="12C159E5" w:rsidR="0085245F" w:rsidRPr="00DF03FD" w:rsidRDefault="0085245F" w:rsidP="0085245F">
            <w:pPr>
              <w:shd w:val="clear" w:color="auto" w:fill="FFFFFF"/>
              <w:spacing w:after="0" w:line="240" w:lineRule="auto"/>
              <w:jc w:val="left"/>
              <w:rPr>
                <w:highlight w:val="yellow"/>
              </w:rPr>
            </w:pPr>
            <w:r w:rsidRPr="00806811">
              <w:t>UGT</w:t>
            </w:r>
          </w:p>
        </w:tc>
        <w:tc>
          <w:tcPr>
            <w:tcW w:w="7541" w:type="dxa"/>
            <w:shd w:val="clear" w:color="auto" w:fill="FFFFFF"/>
          </w:tcPr>
          <w:p w14:paraId="04FBC6A8" w14:textId="1780FD5B" w:rsidR="0085245F" w:rsidRPr="00DF03FD" w:rsidRDefault="007E6521" w:rsidP="0085245F">
            <w:pPr>
              <w:shd w:val="clear" w:color="auto" w:fill="FFFFFF"/>
              <w:spacing w:after="0" w:line="240" w:lineRule="auto"/>
              <w:rPr>
                <w:highlight w:val="yellow"/>
              </w:rPr>
            </w:pPr>
            <w:r>
              <w:rPr>
                <w:color w:val="000000"/>
              </w:rPr>
              <w:t>У</w:t>
            </w:r>
            <w:r w:rsidRPr="00F3552A">
              <w:rPr>
                <w:color w:val="000000"/>
              </w:rPr>
              <w:t>ридинглюкуронозилтрансфераз</w:t>
            </w:r>
            <w:r>
              <w:rPr>
                <w:color w:val="000000"/>
              </w:rPr>
              <w:t>а</w:t>
            </w:r>
          </w:p>
        </w:tc>
      </w:tr>
      <w:tr w:rsidR="0085245F" w:rsidRPr="0005138C" w14:paraId="6D7DB7C5" w14:textId="77777777" w:rsidTr="000B382D">
        <w:trPr>
          <w:trHeight w:val="270"/>
        </w:trPr>
        <w:tc>
          <w:tcPr>
            <w:tcW w:w="1804" w:type="dxa"/>
            <w:shd w:val="clear" w:color="auto" w:fill="FFFFFF"/>
          </w:tcPr>
          <w:p w14:paraId="1B4FCACA" w14:textId="3BB183CB" w:rsidR="0085245F" w:rsidRPr="0005138C" w:rsidRDefault="0085245F" w:rsidP="0085245F">
            <w:pPr>
              <w:shd w:val="clear" w:color="auto" w:fill="FFFFFF"/>
              <w:spacing w:after="0" w:line="240" w:lineRule="auto"/>
              <w:jc w:val="left"/>
              <w:rPr>
                <w:color w:val="FF0000"/>
              </w:rPr>
            </w:pPr>
            <w:r w:rsidRPr="00806811">
              <w:t>Vd</w:t>
            </w:r>
          </w:p>
        </w:tc>
        <w:tc>
          <w:tcPr>
            <w:tcW w:w="7541" w:type="dxa"/>
            <w:shd w:val="clear" w:color="auto" w:fill="FFFFFF"/>
          </w:tcPr>
          <w:p w14:paraId="5F236F9D" w14:textId="0F023A3D" w:rsidR="0085245F" w:rsidRPr="005A361E" w:rsidRDefault="0085245F" w:rsidP="0085245F">
            <w:pPr>
              <w:shd w:val="clear" w:color="auto" w:fill="FFFFFF"/>
              <w:spacing w:after="0" w:line="240" w:lineRule="auto"/>
            </w:pPr>
            <w:r w:rsidRPr="00806811">
              <w:t>Объем распределения</w:t>
            </w:r>
          </w:p>
        </w:tc>
      </w:tr>
      <w:tr w:rsidR="0085245F" w:rsidRPr="0005138C" w14:paraId="1B4EC943" w14:textId="77777777" w:rsidTr="000B382D">
        <w:trPr>
          <w:trHeight w:val="270"/>
        </w:trPr>
        <w:tc>
          <w:tcPr>
            <w:tcW w:w="1804" w:type="dxa"/>
            <w:shd w:val="clear" w:color="auto" w:fill="FFFFFF"/>
          </w:tcPr>
          <w:p w14:paraId="0AFFE353" w14:textId="61E0B749" w:rsidR="0085245F" w:rsidRPr="00902770" w:rsidRDefault="0085245F" w:rsidP="0085245F">
            <w:pPr>
              <w:shd w:val="clear" w:color="auto" w:fill="FFFFFF"/>
              <w:spacing w:after="0" w:line="240" w:lineRule="auto"/>
              <w:jc w:val="left"/>
            </w:pPr>
            <w:r w:rsidRPr="00806811">
              <w:t>Vdss</w:t>
            </w:r>
          </w:p>
        </w:tc>
        <w:tc>
          <w:tcPr>
            <w:tcW w:w="7541" w:type="dxa"/>
            <w:shd w:val="clear" w:color="auto" w:fill="FFFFFF"/>
          </w:tcPr>
          <w:p w14:paraId="15C0AA37" w14:textId="44DB255E" w:rsidR="0085245F" w:rsidRPr="00902770" w:rsidRDefault="0085245F" w:rsidP="0085245F">
            <w:pPr>
              <w:shd w:val="clear" w:color="auto" w:fill="FFFFFF"/>
              <w:spacing w:after="0" w:line="240" w:lineRule="auto"/>
            </w:pPr>
            <w:r w:rsidRPr="00806811">
              <w:t>Объем распределения в равновесном состоянии</w:t>
            </w:r>
          </w:p>
        </w:tc>
      </w:tr>
      <w:tr w:rsidR="0085245F" w:rsidRPr="0005138C" w14:paraId="00184FE5" w14:textId="77777777" w:rsidTr="000B382D">
        <w:trPr>
          <w:trHeight w:val="270"/>
        </w:trPr>
        <w:tc>
          <w:tcPr>
            <w:tcW w:w="1804" w:type="dxa"/>
            <w:shd w:val="clear" w:color="auto" w:fill="FFFFFF"/>
          </w:tcPr>
          <w:p w14:paraId="388BDB8B" w14:textId="6B26C0F0" w:rsidR="0085245F" w:rsidRPr="00723A3E" w:rsidRDefault="0085245F" w:rsidP="0085245F">
            <w:pPr>
              <w:shd w:val="clear" w:color="auto" w:fill="FFFFFF"/>
              <w:spacing w:after="0" w:line="240" w:lineRule="auto"/>
              <w:jc w:val="left"/>
            </w:pPr>
            <w:r w:rsidRPr="00806811">
              <w:t>АО</w:t>
            </w:r>
          </w:p>
        </w:tc>
        <w:tc>
          <w:tcPr>
            <w:tcW w:w="7541" w:type="dxa"/>
            <w:shd w:val="clear" w:color="auto" w:fill="FFFFFF"/>
          </w:tcPr>
          <w:p w14:paraId="687232EB" w14:textId="3CED5263" w:rsidR="0085245F" w:rsidRPr="00723A3E" w:rsidRDefault="0085245F" w:rsidP="0085245F">
            <w:pPr>
              <w:shd w:val="clear" w:color="auto" w:fill="FFFFFF"/>
              <w:spacing w:after="0" w:line="240" w:lineRule="auto"/>
            </w:pPr>
            <w:r w:rsidRPr="00806811">
              <w:t>Акционерное общество</w:t>
            </w:r>
          </w:p>
        </w:tc>
      </w:tr>
      <w:tr w:rsidR="0085245F" w:rsidRPr="0005138C" w14:paraId="28B11942" w14:textId="77777777" w:rsidTr="000B382D">
        <w:trPr>
          <w:trHeight w:val="270"/>
        </w:trPr>
        <w:tc>
          <w:tcPr>
            <w:tcW w:w="1804" w:type="dxa"/>
            <w:shd w:val="clear" w:color="auto" w:fill="FFFFFF"/>
          </w:tcPr>
          <w:p w14:paraId="3FBDB498" w14:textId="4986CBD8" w:rsidR="0085245F" w:rsidRPr="00723A3E" w:rsidRDefault="0085245F" w:rsidP="0085245F">
            <w:pPr>
              <w:shd w:val="clear" w:color="auto" w:fill="FFFFFF"/>
              <w:spacing w:after="0" w:line="240" w:lineRule="auto"/>
              <w:jc w:val="left"/>
            </w:pPr>
            <w:r w:rsidRPr="00806811">
              <w:t>АТХ</w:t>
            </w:r>
          </w:p>
        </w:tc>
        <w:tc>
          <w:tcPr>
            <w:tcW w:w="7541" w:type="dxa"/>
            <w:shd w:val="clear" w:color="auto" w:fill="FFFFFF"/>
          </w:tcPr>
          <w:p w14:paraId="6BC61218" w14:textId="6600128F" w:rsidR="0085245F" w:rsidRPr="00723A3E" w:rsidRDefault="0085245F" w:rsidP="0085245F">
            <w:pPr>
              <w:shd w:val="clear" w:color="auto" w:fill="FFFFFF"/>
              <w:spacing w:after="0" w:line="240" w:lineRule="auto"/>
            </w:pPr>
            <w:r w:rsidRPr="00806811">
              <w:t>Анатомо-терапевтическая концентрация</w:t>
            </w:r>
          </w:p>
        </w:tc>
      </w:tr>
      <w:tr w:rsidR="0085245F" w:rsidRPr="0005138C" w14:paraId="1087B3D6" w14:textId="77777777" w:rsidTr="000B382D">
        <w:trPr>
          <w:trHeight w:val="270"/>
        </w:trPr>
        <w:tc>
          <w:tcPr>
            <w:tcW w:w="1804" w:type="dxa"/>
            <w:shd w:val="clear" w:color="auto" w:fill="FFFFFF"/>
          </w:tcPr>
          <w:p w14:paraId="2D22BA3E" w14:textId="1EA38281" w:rsidR="0085245F" w:rsidRPr="0075337C" w:rsidRDefault="0085245F" w:rsidP="0085245F">
            <w:pPr>
              <w:shd w:val="clear" w:color="auto" w:fill="FFFFFF"/>
              <w:spacing w:after="0" w:line="240" w:lineRule="auto"/>
              <w:jc w:val="left"/>
            </w:pPr>
            <w:r w:rsidRPr="00806811">
              <w:t>БЭ</w:t>
            </w:r>
          </w:p>
        </w:tc>
        <w:tc>
          <w:tcPr>
            <w:tcW w:w="7541" w:type="dxa"/>
            <w:shd w:val="clear" w:color="auto" w:fill="FFFFFF"/>
          </w:tcPr>
          <w:p w14:paraId="284F9805" w14:textId="7E4CE6FA" w:rsidR="0085245F" w:rsidRPr="0075337C" w:rsidRDefault="0085245F" w:rsidP="0085245F">
            <w:pPr>
              <w:shd w:val="clear" w:color="auto" w:fill="FFFFFF"/>
              <w:spacing w:after="0" w:line="240" w:lineRule="auto"/>
            </w:pPr>
            <w:r w:rsidRPr="00806811">
              <w:t>Биоэквивалентность</w:t>
            </w:r>
          </w:p>
        </w:tc>
      </w:tr>
      <w:tr w:rsidR="0085245F" w:rsidRPr="0005138C" w14:paraId="5172E32E" w14:textId="77777777" w:rsidTr="000B382D">
        <w:trPr>
          <w:trHeight w:val="270"/>
        </w:trPr>
        <w:tc>
          <w:tcPr>
            <w:tcW w:w="1804" w:type="dxa"/>
            <w:shd w:val="clear" w:color="auto" w:fill="FFFFFF"/>
          </w:tcPr>
          <w:p w14:paraId="410ADF2D" w14:textId="0189BEE6" w:rsidR="0085245F" w:rsidRPr="00FF76CE" w:rsidRDefault="0085245F" w:rsidP="0085245F">
            <w:pPr>
              <w:shd w:val="clear" w:color="auto" w:fill="FFFFFF"/>
              <w:spacing w:after="0" w:line="240" w:lineRule="auto"/>
              <w:jc w:val="left"/>
              <w:rPr>
                <w:highlight w:val="yellow"/>
              </w:rPr>
            </w:pPr>
            <w:r w:rsidRPr="00806811">
              <w:t>ВГВ</w:t>
            </w:r>
          </w:p>
        </w:tc>
        <w:tc>
          <w:tcPr>
            <w:tcW w:w="7541" w:type="dxa"/>
            <w:shd w:val="clear" w:color="auto" w:fill="FFFFFF"/>
          </w:tcPr>
          <w:p w14:paraId="5920914C" w14:textId="214FD07E" w:rsidR="0085245F" w:rsidRPr="00FF76CE" w:rsidRDefault="0085245F" w:rsidP="0085245F">
            <w:pPr>
              <w:shd w:val="clear" w:color="auto" w:fill="FFFFFF"/>
              <w:spacing w:after="0" w:line="240" w:lineRule="auto"/>
              <w:rPr>
                <w:highlight w:val="yellow"/>
              </w:rPr>
            </w:pPr>
            <w:r w:rsidRPr="00806811">
              <w:t>Вирусный гепатит В</w:t>
            </w:r>
          </w:p>
        </w:tc>
      </w:tr>
      <w:tr w:rsidR="0085245F" w:rsidRPr="0005138C" w14:paraId="1574442E" w14:textId="77777777" w:rsidTr="000B382D">
        <w:trPr>
          <w:trHeight w:val="270"/>
        </w:trPr>
        <w:tc>
          <w:tcPr>
            <w:tcW w:w="1804" w:type="dxa"/>
            <w:shd w:val="clear" w:color="auto" w:fill="FFFFFF"/>
          </w:tcPr>
          <w:p w14:paraId="3F823BFF" w14:textId="69AFCC71" w:rsidR="0085245F" w:rsidRPr="00901458" w:rsidRDefault="0085245F" w:rsidP="0085245F">
            <w:pPr>
              <w:shd w:val="clear" w:color="auto" w:fill="FFFFFF"/>
              <w:spacing w:after="0" w:line="240" w:lineRule="auto"/>
              <w:jc w:val="left"/>
            </w:pPr>
            <w:r w:rsidRPr="00806811">
              <w:t>ВГС</w:t>
            </w:r>
          </w:p>
        </w:tc>
        <w:tc>
          <w:tcPr>
            <w:tcW w:w="7541" w:type="dxa"/>
            <w:shd w:val="clear" w:color="auto" w:fill="FFFFFF"/>
          </w:tcPr>
          <w:p w14:paraId="024468C7" w14:textId="5CADD9EF" w:rsidR="0085245F" w:rsidRPr="00901458" w:rsidRDefault="0085245F" w:rsidP="0085245F">
            <w:pPr>
              <w:shd w:val="clear" w:color="auto" w:fill="FFFFFF"/>
              <w:spacing w:after="0" w:line="240" w:lineRule="auto"/>
            </w:pPr>
            <w:r w:rsidRPr="00806811">
              <w:t>Вирусный гепатит С</w:t>
            </w:r>
          </w:p>
        </w:tc>
      </w:tr>
      <w:tr w:rsidR="0085245F" w:rsidRPr="0005138C" w14:paraId="17EA3073" w14:textId="77777777" w:rsidTr="000B382D">
        <w:trPr>
          <w:trHeight w:val="270"/>
        </w:trPr>
        <w:tc>
          <w:tcPr>
            <w:tcW w:w="1804" w:type="dxa"/>
            <w:shd w:val="clear" w:color="auto" w:fill="FFFFFF"/>
          </w:tcPr>
          <w:p w14:paraId="4E02037C" w14:textId="39D88D86" w:rsidR="0085245F" w:rsidRPr="00901458" w:rsidRDefault="0085245F" w:rsidP="0085245F">
            <w:pPr>
              <w:shd w:val="clear" w:color="auto" w:fill="FFFFFF"/>
              <w:spacing w:after="0" w:line="240" w:lineRule="auto"/>
              <w:jc w:val="left"/>
            </w:pPr>
            <w:r w:rsidRPr="00806811">
              <w:t>ВИЧ</w:t>
            </w:r>
          </w:p>
        </w:tc>
        <w:tc>
          <w:tcPr>
            <w:tcW w:w="7541" w:type="dxa"/>
            <w:shd w:val="clear" w:color="auto" w:fill="FFFFFF"/>
          </w:tcPr>
          <w:p w14:paraId="3E4C807E" w14:textId="58E6BB57" w:rsidR="0085245F" w:rsidRPr="00901458" w:rsidRDefault="0085245F" w:rsidP="0085245F">
            <w:pPr>
              <w:shd w:val="clear" w:color="auto" w:fill="FFFFFF"/>
              <w:spacing w:after="0" w:line="240" w:lineRule="auto"/>
            </w:pPr>
            <w:r w:rsidRPr="00806811">
              <w:t>Вирус иммунодефицита человека</w:t>
            </w:r>
          </w:p>
        </w:tc>
      </w:tr>
      <w:tr w:rsidR="0085245F" w:rsidRPr="0005138C" w14:paraId="50DE06CA" w14:textId="77777777" w:rsidTr="000B382D">
        <w:trPr>
          <w:trHeight w:val="270"/>
        </w:trPr>
        <w:tc>
          <w:tcPr>
            <w:tcW w:w="1804" w:type="dxa"/>
            <w:shd w:val="clear" w:color="auto" w:fill="FFFFFF"/>
          </w:tcPr>
          <w:p w14:paraId="286860CC" w14:textId="7560D1BB" w:rsidR="0085245F" w:rsidRPr="00901458" w:rsidRDefault="0085245F" w:rsidP="0085245F">
            <w:pPr>
              <w:shd w:val="clear" w:color="auto" w:fill="FFFFFF"/>
              <w:spacing w:after="0" w:line="240" w:lineRule="auto"/>
              <w:jc w:val="left"/>
            </w:pPr>
            <w:r w:rsidRPr="00806811">
              <w:t>ВЭЖХ</w:t>
            </w:r>
          </w:p>
        </w:tc>
        <w:tc>
          <w:tcPr>
            <w:tcW w:w="7541" w:type="dxa"/>
            <w:shd w:val="clear" w:color="auto" w:fill="FFFFFF"/>
          </w:tcPr>
          <w:p w14:paraId="4756328C" w14:textId="1F73D6D1" w:rsidR="0085245F" w:rsidRPr="00901458" w:rsidRDefault="0085245F" w:rsidP="0085245F">
            <w:pPr>
              <w:shd w:val="clear" w:color="auto" w:fill="FFFFFF"/>
              <w:spacing w:after="0" w:line="240" w:lineRule="auto"/>
            </w:pPr>
            <w:r w:rsidRPr="00806811">
              <w:t>Высокоэффективная жидкостная хроматография</w:t>
            </w:r>
          </w:p>
        </w:tc>
      </w:tr>
      <w:tr w:rsidR="0085245F" w:rsidRPr="0005138C" w14:paraId="0F39E313" w14:textId="77777777" w:rsidTr="000B382D">
        <w:trPr>
          <w:trHeight w:val="270"/>
        </w:trPr>
        <w:tc>
          <w:tcPr>
            <w:tcW w:w="1804" w:type="dxa"/>
            <w:shd w:val="clear" w:color="auto" w:fill="FFFFFF"/>
          </w:tcPr>
          <w:p w14:paraId="70B75CBB" w14:textId="64503202" w:rsidR="0085245F" w:rsidRPr="00FD4CAD" w:rsidRDefault="0085245F" w:rsidP="0085245F">
            <w:pPr>
              <w:shd w:val="clear" w:color="auto" w:fill="FFFFFF"/>
              <w:spacing w:after="0" w:line="240" w:lineRule="auto"/>
              <w:jc w:val="left"/>
            </w:pPr>
            <w:r w:rsidRPr="00806811">
              <w:t>ВЭЖХ/МС/МС</w:t>
            </w:r>
          </w:p>
        </w:tc>
        <w:tc>
          <w:tcPr>
            <w:tcW w:w="7541" w:type="dxa"/>
            <w:shd w:val="clear" w:color="auto" w:fill="FFFFFF"/>
          </w:tcPr>
          <w:p w14:paraId="456D5A9C" w14:textId="2DD53E25" w:rsidR="0085245F" w:rsidRPr="00FD4CAD" w:rsidRDefault="0085245F" w:rsidP="0085245F">
            <w:pPr>
              <w:shd w:val="clear" w:color="auto" w:fill="FFFFFF"/>
              <w:spacing w:after="0" w:line="240" w:lineRule="auto"/>
            </w:pPr>
            <w:r w:rsidRPr="00806811">
              <w:t>Высокоэффективная жидкостная хроматография с масс-спектрометрией</w:t>
            </w:r>
          </w:p>
        </w:tc>
      </w:tr>
      <w:tr w:rsidR="0085245F" w:rsidRPr="0005138C" w14:paraId="577EB89C" w14:textId="77777777" w:rsidTr="000B382D">
        <w:trPr>
          <w:trHeight w:val="270"/>
        </w:trPr>
        <w:tc>
          <w:tcPr>
            <w:tcW w:w="1804" w:type="dxa"/>
            <w:shd w:val="clear" w:color="auto" w:fill="FFFFFF"/>
          </w:tcPr>
          <w:p w14:paraId="3AC8FF8F" w14:textId="550FA7D5" w:rsidR="0085245F" w:rsidRPr="0005138C" w:rsidRDefault="0085245F" w:rsidP="0085245F">
            <w:pPr>
              <w:shd w:val="clear" w:color="auto" w:fill="FFFFFF"/>
              <w:spacing w:after="0" w:line="240" w:lineRule="auto"/>
              <w:jc w:val="left"/>
              <w:rPr>
                <w:color w:val="FF0000"/>
              </w:rPr>
            </w:pPr>
            <w:r w:rsidRPr="00806811">
              <w:t>ГТ</w:t>
            </w:r>
          </w:p>
        </w:tc>
        <w:tc>
          <w:tcPr>
            <w:tcW w:w="7541" w:type="dxa"/>
            <w:shd w:val="clear" w:color="auto" w:fill="FFFFFF"/>
          </w:tcPr>
          <w:p w14:paraId="4C00D881" w14:textId="124E0D72" w:rsidR="0085245F" w:rsidRPr="0005138C" w:rsidRDefault="0085245F" w:rsidP="0085245F">
            <w:pPr>
              <w:shd w:val="clear" w:color="auto" w:fill="FFFFFF"/>
              <w:spacing w:after="0" w:line="240" w:lineRule="auto"/>
              <w:rPr>
                <w:color w:val="FF0000"/>
              </w:rPr>
            </w:pPr>
            <w:r w:rsidRPr="00806811">
              <w:t>Генотип</w:t>
            </w:r>
          </w:p>
        </w:tc>
      </w:tr>
      <w:tr w:rsidR="0085245F" w:rsidRPr="0005138C" w14:paraId="687DFD93" w14:textId="77777777" w:rsidTr="000B382D">
        <w:trPr>
          <w:trHeight w:val="270"/>
        </w:trPr>
        <w:tc>
          <w:tcPr>
            <w:tcW w:w="1804" w:type="dxa"/>
            <w:shd w:val="clear" w:color="auto" w:fill="FFFFFF"/>
          </w:tcPr>
          <w:p w14:paraId="337D1A28" w14:textId="15E4B339" w:rsidR="0085245F" w:rsidRPr="009F2695" w:rsidRDefault="0085245F" w:rsidP="0085245F">
            <w:pPr>
              <w:shd w:val="clear" w:color="auto" w:fill="FFFFFF"/>
              <w:spacing w:after="0" w:line="240" w:lineRule="auto"/>
              <w:jc w:val="left"/>
            </w:pPr>
            <w:r w:rsidRPr="00806811">
              <w:t>ГЦК</w:t>
            </w:r>
          </w:p>
        </w:tc>
        <w:tc>
          <w:tcPr>
            <w:tcW w:w="7541" w:type="dxa"/>
            <w:shd w:val="clear" w:color="auto" w:fill="FFFFFF"/>
          </w:tcPr>
          <w:p w14:paraId="61613012" w14:textId="2FD0A113" w:rsidR="0085245F" w:rsidRPr="009F2695" w:rsidRDefault="0085245F" w:rsidP="0085245F">
            <w:pPr>
              <w:shd w:val="clear" w:color="auto" w:fill="FFFFFF"/>
              <w:spacing w:after="0" w:line="240" w:lineRule="auto"/>
            </w:pPr>
            <w:r w:rsidRPr="00806811">
              <w:t>Гепатоцеллюлярная карцинома</w:t>
            </w:r>
          </w:p>
        </w:tc>
      </w:tr>
      <w:tr w:rsidR="0085245F" w:rsidRPr="0005138C" w14:paraId="1286F4BE" w14:textId="77777777" w:rsidTr="000B382D">
        <w:trPr>
          <w:trHeight w:val="270"/>
        </w:trPr>
        <w:tc>
          <w:tcPr>
            <w:tcW w:w="1804" w:type="dxa"/>
            <w:shd w:val="clear" w:color="auto" w:fill="FFFFFF"/>
          </w:tcPr>
          <w:p w14:paraId="4475E4D7" w14:textId="71DB1864" w:rsidR="0085245F" w:rsidRPr="0005138C" w:rsidRDefault="0085245F" w:rsidP="0085245F">
            <w:pPr>
              <w:shd w:val="clear" w:color="auto" w:fill="FFFFFF"/>
              <w:spacing w:after="0" w:line="240" w:lineRule="auto"/>
              <w:jc w:val="left"/>
              <w:rPr>
                <w:color w:val="FF0000"/>
              </w:rPr>
            </w:pPr>
            <w:r w:rsidRPr="00806811">
              <w:t>ДИ</w:t>
            </w:r>
          </w:p>
        </w:tc>
        <w:tc>
          <w:tcPr>
            <w:tcW w:w="7541" w:type="dxa"/>
            <w:shd w:val="clear" w:color="auto" w:fill="FFFFFF"/>
          </w:tcPr>
          <w:p w14:paraId="79D8F048" w14:textId="2601FEBB" w:rsidR="0085245F" w:rsidRPr="0005138C" w:rsidRDefault="0085245F" w:rsidP="0085245F">
            <w:pPr>
              <w:shd w:val="clear" w:color="auto" w:fill="FFFFFF"/>
              <w:spacing w:after="0" w:line="240" w:lineRule="auto"/>
              <w:rPr>
                <w:color w:val="FF0000"/>
              </w:rPr>
            </w:pPr>
            <w:r w:rsidRPr="00806811">
              <w:t>Доверительный интервал</w:t>
            </w:r>
          </w:p>
        </w:tc>
      </w:tr>
      <w:tr w:rsidR="0085245F" w:rsidRPr="0005138C" w14:paraId="58E08030" w14:textId="77777777" w:rsidTr="000B382D">
        <w:trPr>
          <w:trHeight w:val="270"/>
        </w:trPr>
        <w:tc>
          <w:tcPr>
            <w:tcW w:w="1804" w:type="dxa"/>
            <w:shd w:val="clear" w:color="auto" w:fill="FFFFFF"/>
          </w:tcPr>
          <w:p w14:paraId="5E67D6CB" w14:textId="56B36DF8" w:rsidR="0085245F" w:rsidRPr="001F6E09" w:rsidRDefault="0085245F" w:rsidP="0085245F">
            <w:pPr>
              <w:shd w:val="clear" w:color="auto" w:fill="FFFFFF"/>
              <w:spacing w:after="0" w:line="240" w:lineRule="auto"/>
              <w:jc w:val="left"/>
            </w:pPr>
            <w:r w:rsidRPr="00806811">
              <w:lastRenderedPageBreak/>
              <w:t>ДМСО</w:t>
            </w:r>
          </w:p>
        </w:tc>
        <w:tc>
          <w:tcPr>
            <w:tcW w:w="7541" w:type="dxa"/>
            <w:shd w:val="clear" w:color="auto" w:fill="FFFFFF"/>
          </w:tcPr>
          <w:p w14:paraId="50A8054F" w14:textId="49BF251D" w:rsidR="0085245F" w:rsidRPr="001F6E09" w:rsidRDefault="0085245F" w:rsidP="0085245F">
            <w:pPr>
              <w:shd w:val="clear" w:color="auto" w:fill="FFFFFF"/>
              <w:spacing w:after="0" w:line="240" w:lineRule="auto"/>
            </w:pPr>
            <w:r w:rsidRPr="00806811">
              <w:t>Диметилсульфоксид</w:t>
            </w:r>
          </w:p>
        </w:tc>
      </w:tr>
      <w:tr w:rsidR="0085245F" w:rsidRPr="0005138C" w14:paraId="7923EFA4" w14:textId="77777777" w:rsidTr="007E6521">
        <w:trPr>
          <w:trHeight w:val="232"/>
        </w:trPr>
        <w:tc>
          <w:tcPr>
            <w:tcW w:w="1804" w:type="dxa"/>
            <w:shd w:val="clear" w:color="auto" w:fill="FFFFFF"/>
          </w:tcPr>
          <w:p w14:paraId="37A29F22" w14:textId="1BF24528" w:rsidR="0085245F" w:rsidRPr="00F6608F" w:rsidRDefault="0085245F" w:rsidP="0085245F">
            <w:pPr>
              <w:shd w:val="clear" w:color="auto" w:fill="FFFFFF"/>
              <w:spacing w:after="0" w:line="240" w:lineRule="auto"/>
              <w:jc w:val="left"/>
            </w:pPr>
            <w:r w:rsidRPr="00806811">
              <w:t>ЖКТ</w:t>
            </w:r>
          </w:p>
        </w:tc>
        <w:tc>
          <w:tcPr>
            <w:tcW w:w="7541" w:type="dxa"/>
            <w:shd w:val="clear" w:color="auto" w:fill="FFFFFF"/>
          </w:tcPr>
          <w:p w14:paraId="74BFB231" w14:textId="01E86455" w:rsidR="0085245F" w:rsidRPr="00F6608F" w:rsidRDefault="0085245F" w:rsidP="0085245F">
            <w:pPr>
              <w:shd w:val="clear" w:color="auto" w:fill="FFFFFF"/>
              <w:spacing w:after="0" w:line="240" w:lineRule="auto"/>
            </w:pPr>
            <w:r w:rsidRPr="00806811">
              <w:t>Желудочно-кишечный тракт</w:t>
            </w:r>
          </w:p>
        </w:tc>
      </w:tr>
      <w:tr w:rsidR="0085245F" w:rsidRPr="0005138C" w14:paraId="401CE759" w14:textId="77777777" w:rsidTr="000B382D">
        <w:trPr>
          <w:trHeight w:val="270"/>
        </w:trPr>
        <w:tc>
          <w:tcPr>
            <w:tcW w:w="1804" w:type="dxa"/>
            <w:shd w:val="clear" w:color="auto" w:fill="FFFFFF"/>
          </w:tcPr>
          <w:p w14:paraId="23C77601" w14:textId="6628F568" w:rsidR="0085245F" w:rsidRPr="007A4797" w:rsidRDefault="0085245F" w:rsidP="0085245F">
            <w:pPr>
              <w:shd w:val="clear" w:color="auto" w:fill="FFFFFF"/>
              <w:spacing w:after="0" w:line="240" w:lineRule="auto"/>
              <w:jc w:val="left"/>
            </w:pPr>
            <w:r w:rsidRPr="00806811">
              <w:t>ЖНЛВП</w:t>
            </w:r>
          </w:p>
        </w:tc>
        <w:tc>
          <w:tcPr>
            <w:tcW w:w="7541" w:type="dxa"/>
            <w:shd w:val="clear" w:color="auto" w:fill="FFFFFF"/>
          </w:tcPr>
          <w:p w14:paraId="3606DB6E" w14:textId="6BA5EDCD" w:rsidR="0085245F" w:rsidRPr="00B555B8" w:rsidRDefault="0085245F" w:rsidP="0085245F">
            <w:pPr>
              <w:shd w:val="clear" w:color="auto" w:fill="FFFFFF"/>
              <w:spacing w:after="0" w:line="240" w:lineRule="auto"/>
            </w:pPr>
            <w:r w:rsidRPr="00806811">
              <w:t>Жизненно необходимые и важнейшие лекарственные препараты</w:t>
            </w:r>
          </w:p>
        </w:tc>
      </w:tr>
      <w:tr w:rsidR="0085245F" w:rsidRPr="0005138C" w14:paraId="3CCBFFAB" w14:textId="77777777" w:rsidTr="000B382D">
        <w:trPr>
          <w:trHeight w:val="270"/>
        </w:trPr>
        <w:tc>
          <w:tcPr>
            <w:tcW w:w="1804" w:type="dxa"/>
            <w:shd w:val="clear" w:color="auto" w:fill="FFFFFF"/>
          </w:tcPr>
          <w:p w14:paraId="72AD71DE" w14:textId="4D9622AB" w:rsidR="0085245F" w:rsidRPr="007A4797" w:rsidRDefault="0085245F" w:rsidP="0085245F">
            <w:pPr>
              <w:shd w:val="clear" w:color="auto" w:fill="FFFFFF"/>
              <w:spacing w:after="0" w:line="240" w:lineRule="auto"/>
              <w:jc w:val="left"/>
            </w:pPr>
            <w:r w:rsidRPr="00806811">
              <w:t>ИМТ</w:t>
            </w:r>
          </w:p>
        </w:tc>
        <w:tc>
          <w:tcPr>
            <w:tcW w:w="7541" w:type="dxa"/>
            <w:shd w:val="clear" w:color="auto" w:fill="FFFFFF"/>
          </w:tcPr>
          <w:p w14:paraId="02F64544" w14:textId="4F5B67AF" w:rsidR="0085245F" w:rsidRPr="00B555B8" w:rsidRDefault="0085245F" w:rsidP="0085245F">
            <w:pPr>
              <w:shd w:val="clear" w:color="auto" w:fill="FFFFFF"/>
              <w:spacing w:after="0" w:line="240" w:lineRule="auto"/>
            </w:pPr>
            <w:r w:rsidRPr="00806811">
              <w:t>Индекс массы тела</w:t>
            </w:r>
          </w:p>
        </w:tc>
      </w:tr>
      <w:tr w:rsidR="0085245F" w:rsidRPr="0005138C" w14:paraId="6BCD4A2E" w14:textId="77777777" w:rsidTr="000B382D">
        <w:trPr>
          <w:trHeight w:val="270"/>
        </w:trPr>
        <w:tc>
          <w:tcPr>
            <w:tcW w:w="1804" w:type="dxa"/>
            <w:shd w:val="clear" w:color="auto" w:fill="FFFFFF"/>
          </w:tcPr>
          <w:p w14:paraId="791C2547" w14:textId="684E55E9" w:rsidR="0085245F" w:rsidRPr="00420427" w:rsidRDefault="0085245F" w:rsidP="0085245F">
            <w:pPr>
              <w:shd w:val="clear" w:color="auto" w:fill="FFFFFF"/>
              <w:spacing w:after="0" w:line="240" w:lineRule="auto"/>
              <w:jc w:val="left"/>
              <w:rPr>
                <w:highlight w:val="yellow"/>
              </w:rPr>
            </w:pPr>
            <w:r w:rsidRPr="00806811">
              <w:t>ИФН</w:t>
            </w:r>
          </w:p>
        </w:tc>
        <w:tc>
          <w:tcPr>
            <w:tcW w:w="7541" w:type="dxa"/>
            <w:shd w:val="clear" w:color="auto" w:fill="FFFFFF"/>
          </w:tcPr>
          <w:p w14:paraId="47CF03B0" w14:textId="3A5FE5D4" w:rsidR="0085245F" w:rsidRPr="00420427" w:rsidRDefault="0085245F" w:rsidP="0085245F">
            <w:pPr>
              <w:shd w:val="clear" w:color="auto" w:fill="FFFFFF"/>
              <w:spacing w:after="0" w:line="240" w:lineRule="auto"/>
              <w:rPr>
                <w:bCs/>
                <w:highlight w:val="yellow"/>
                <w:shd w:val="clear" w:color="auto" w:fill="FFFFFF"/>
              </w:rPr>
            </w:pPr>
            <w:r w:rsidRPr="00806811">
              <w:t>Интерферон</w:t>
            </w:r>
          </w:p>
        </w:tc>
      </w:tr>
      <w:tr w:rsidR="0085245F" w:rsidRPr="0005138C" w14:paraId="1E1A7563" w14:textId="77777777" w:rsidTr="000B382D">
        <w:trPr>
          <w:trHeight w:val="270"/>
        </w:trPr>
        <w:tc>
          <w:tcPr>
            <w:tcW w:w="1804" w:type="dxa"/>
            <w:shd w:val="clear" w:color="auto" w:fill="FFFFFF"/>
          </w:tcPr>
          <w:p w14:paraId="3DA3BF59" w14:textId="12B7BE53" w:rsidR="0085245F" w:rsidRPr="00420427" w:rsidRDefault="0085245F" w:rsidP="0085245F">
            <w:pPr>
              <w:shd w:val="clear" w:color="auto" w:fill="FFFFFF"/>
              <w:spacing w:after="0" w:line="240" w:lineRule="auto"/>
              <w:jc w:val="left"/>
              <w:rPr>
                <w:highlight w:val="yellow"/>
              </w:rPr>
            </w:pPr>
            <w:r w:rsidRPr="00806811">
              <w:t>КЖП</w:t>
            </w:r>
          </w:p>
        </w:tc>
        <w:tc>
          <w:tcPr>
            <w:tcW w:w="7541" w:type="dxa"/>
            <w:shd w:val="clear" w:color="auto" w:fill="FFFFFF"/>
          </w:tcPr>
          <w:p w14:paraId="4DF07DE4" w14:textId="4BAC4405" w:rsidR="0085245F" w:rsidRPr="00420427" w:rsidRDefault="0085245F" w:rsidP="0085245F">
            <w:pPr>
              <w:shd w:val="clear" w:color="auto" w:fill="FFFFFF"/>
              <w:spacing w:after="0" w:line="240" w:lineRule="auto"/>
              <w:rPr>
                <w:highlight w:val="yellow"/>
              </w:rPr>
            </w:pPr>
            <w:r w:rsidRPr="00806811">
              <w:t xml:space="preserve">Канюлирование желчных протоков </w:t>
            </w:r>
          </w:p>
        </w:tc>
      </w:tr>
      <w:tr w:rsidR="0085245F" w:rsidRPr="0005138C" w14:paraId="4E043CD3" w14:textId="77777777" w:rsidTr="000B382D">
        <w:trPr>
          <w:trHeight w:val="270"/>
        </w:trPr>
        <w:tc>
          <w:tcPr>
            <w:tcW w:w="1804" w:type="dxa"/>
            <w:shd w:val="clear" w:color="auto" w:fill="FFFFFF"/>
          </w:tcPr>
          <w:p w14:paraId="78161D78" w14:textId="48C631C1" w:rsidR="0085245F" w:rsidRPr="0039724C" w:rsidRDefault="0085245F" w:rsidP="0085245F">
            <w:pPr>
              <w:shd w:val="clear" w:color="auto" w:fill="FFFFFF"/>
              <w:spacing w:after="0" w:line="240" w:lineRule="auto"/>
              <w:jc w:val="left"/>
            </w:pPr>
            <w:r w:rsidRPr="00806811">
              <w:t>КФД</w:t>
            </w:r>
          </w:p>
        </w:tc>
        <w:tc>
          <w:tcPr>
            <w:tcW w:w="7541" w:type="dxa"/>
            <w:shd w:val="clear" w:color="auto" w:fill="FFFFFF"/>
          </w:tcPr>
          <w:p w14:paraId="037581E1" w14:textId="31AA6936" w:rsidR="0085245F" w:rsidRPr="0039724C" w:rsidRDefault="0085245F" w:rsidP="0085245F">
            <w:pPr>
              <w:shd w:val="clear" w:color="auto" w:fill="FFFFFF"/>
              <w:spacing w:after="0" w:line="240" w:lineRule="auto"/>
            </w:pPr>
            <w:r w:rsidRPr="00806811">
              <w:t>Комбинация фиксированных доз</w:t>
            </w:r>
          </w:p>
        </w:tc>
      </w:tr>
      <w:tr w:rsidR="0085245F" w:rsidRPr="0005138C" w14:paraId="58B2FDDA" w14:textId="77777777" w:rsidTr="000B382D">
        <w:trPr>
          <w:trHeight w:val="270"/>
        </w:trPr>
        <w:tc>
          <w:tcPr>
            <w:tcW w:w="1804" w:type="dxa"/>
            <w:shd w:val="clear" w:color="auto" w:fill="FFFFFF"/>
          </w:tcPr>
          <w:p w14:paraId="139E4B50" w14:textId="2F6D3F3C" w:rsidR="0085245F" w:rsidRPr="00245E29" w:rsidRDefault="0085245F" w:rsidP="0085245F">
            <w:pPr>
              <w:shd w:val="clear" w:color="auto" w:fill="FFFFFF"/>
              <w:spacing w:after="0" w:line="240" w:lineRule="auto"/>
              <w:jc w:val="left"/>
              <w:rPr>
                <w:highlight w:val="yellow"/>
              </w:rPr>
            </w:pPr>
            <w:r w:rsidRPr="00806811">
              <w:t>МНН</w:t>
            </w:r>
          </w:p>
        </w:tc>
        <w:tc>
          <w:tcPr>
            <w:tcW w:w="7541" w:type="dxa"/>
            <w:shd w:val="clear" w:color="auto" w:fill="FFFFFF"/>
          </w:tcPr>
          <w:p w14:paraId="3ABBFBAD" w14:textId="120076A7" w:rsidR="0085245F" w:rsidRPr="00245E29" w:rsidRDefault="0085245F" w:rsidP="0085245F">
            <w:pPr>
              <w:shd w:val="clear" w:color="auto" w:fill="FFFFFF"/>
              <w:spacing w:after="0" w:line="240" w:lineRule="auto"/>
              <w:rPr>
                <w:highlight w:val="yellow"/>
              </w:rPr>
            </w:pPr>
            <w:r w:rsidRPr="00806811">
              <w:t>Международное непатентованное наименование</w:t>
            </w:r>
          </w:p>
        </w:tc>
      </w:tr>
      <w:tr w:rsidR="0085245F" w:rsidRPr="0005138C" w14:paraId="7AC66701" w14:textId="77777777" w:rsidTr="000B382D">
        <w:trPr>
          <w:trHeight w:val="270"/>
        </w:trPr>
        <w:tc>
          <w:tcPr>
            <w:tcW w:w="1804" w:type="dxa"/>
            <w:shd w:val="clear" w:color="auto" w:fill="FFFFFF"/>
          </w:tcPr>
          <w:p w14:paraId="3D3F3647" w14:textId="16E8BD94" w:rsidR="0085245F" w:rsidRPr="00245E29" w:rsidRDefault="0085245F" w:rsidP="0085245F">
            <w:pPr>
              <w:shd w:val="clear" w:color="auto" w:fill="FFFFFF"/>
              <w:spacing w:after="0" w:line="240" w:lineRule="auto"/>
              <w:jc w:val="left"/>
            </w:pPr>
            <w:r w:rsidRPr="00806811">
              <w:t>МНО</w:t>
            </w:r>
          </w:p>
        </w:tc>
        <w:tc>
          <w:tcPr>
            <w:tcW w:w="7541" w:type="dxa"/>
            <w:shd w:val="clear" w:color="auto" w:fill="FFFFFF"/>
          </w:tcPr>
          <w:p w14:paraId="3D121BEF" w14:textId="79F12139" w:rsidR="0085245F" w:rsidRPr="00245E29" w:rsidRDefault="0085245F" w:rsidP="0085245F">
            <w:pPr>
              <w:shd w:val="clear" w:color="auto" w:fill="FFFFFF"/>
              <w:spacing w:after="0" w:line="240" w:lineRule="auto"/>
            </w:pPr>
            <w:r w:rsidRPr="00806811">
              <w:t>Международное нормализованное отношение</w:t>
            </w:r>
          </w:p>
        </w:tc>
      </w:tr>
      <w:tr w:rsidR="0085245F" w:rsidRPr="0005138C" w14:paraId="092BAE25" w14:textId="77777777" w:rsidTr="000B382D">
        <w:trPr>
          <w:trHeight w:val="270"/>
        </w:trPr>
        <w:tc>
          <w:tcPr>
            <w:tcW w:w="1804" w:type="dxa"/>
            <w:shd w:val="clear" w:color="auto" w:fill="FFFFFF"/>
          </w:tcPr>
          <w:p w14:paraId="65C18483" w14:textId="06C18C4F" w:rsidR="0085245F" w:rsidRPr="0005138C" w:rsidRDefault="0085245F" w:rsidP="0085245F">
            <w:pPr>
              <w:shd w:val="clear" w:color="auto" w:fill="FFFFFF"/>
              <w:spacing w:after="0" w:line="240" w:lineRule="auto"/>
              <w:jc w:val="left"/>
              <w:rPr>
                <w:color w:val="FF0000"/>
                <w:lang w:val="en-US"/>
              </w:rPr>
            </w:pPr>
            <w:r w:rsidRPr="00806811">
              <w:t>мтДНК</w:t>
            </w:r>
          </w:p>
        </w:tc>
        <w:tc>
          <w:tcPr>
            <w:tcW w:w="7541" w:type="dxa"/>
            <w:shd w:val="clear" w:color="auto" w:fill="FFFFFF"/>
          </w:tcPr>
          <w:p w14:paraId="4C057A25" w14:textId="3F3F6D56" w:rsidR="0085245F" w:rsidRPr="0005138C" w:rsidRDefault="0085245F" w:rsidP="0085245F">
            <w:pPr>
              <w:shd w:val="clear" w:color="auto" w:fill="FFFFFF"/>
              <w:spacing w:after="0" w:line="240" w:lineRule="auto"/>
              <w:rPr>
                <w:color w:val="FF0000"/>
              </w:rPr>
            </w:pPr>
            <w:r w:rsidRPr="00806811">
              <w:t>Митохондриальная дезоксирибонуклеиновая кислота</w:t>
            </w:r>
          </w:p>
        </w:tc>
      </w:tr>
      <w:tr w:rsidR="0085245F" w:rsidRPr="0005138C" w14:paraId="0931D759" w14:textId="77777777" w:rsidTr="000B382D">
        <w:trPr>
          <w:trHeight w:val="270"/>
        </w:trPr>
        <w:tc>
          <w:tcPr>
            <w:tcW w:w="1804" w:type="dxa"/>
            <w:shd w:val="clear" w:color="auto" w:fill="FFFFFF"/>
          </w:tcPr>
          <w:p w14:paraId="6BC4669A" w14:textId="157DCCA4" w:rsidR="0085245F" w:rsidRPr="000C4709" w:rsidRDefault="0085245F" w:rsidP="0085245F">
            <w:pPr>
              <w:shd w:val="clear" w:color="auto" w:fill="FFFFFF"/>
              <w:spacing w:after="0" w:line="240" w:lineRule="auto"/>
              <w:jc w:val="left"/>
            </w:pPr>
            <w:r w:rsidRPr="00806811">
              <w:t>НЯ</w:t>
            </w:r>
          </w:p>
        </w:tc>
        <w:tc>
          <w:tcPr>
            <w:tcW w:w="7541" w:type="dxa"/>
            <w:shd w:val="clear" w:color="auto" w:fill="FFFFFF"/>
          </w:tcPr>
          <w:p w14:paraId="68A125BE" w14:textId="72542F77" w:rsidR="0085245F" w:rsidRPr="000C4709" w:rsidRDefault="0085245F" w:rsidP="0085245F">
            <w:pPr>
              <w:shd w:val="clear" w:color="auto" w:fill="FFFFFF"/>
              <w:spacing w:after="0" w:line="240" w:lineRule="auto"/>
            </w:pPr>
            <w:r w:rsidRPr="00806811">
              <w:t>Нежелательное явление</w:t>
            </w:r>
          </w:p>
        </w:tc>
      </w:tr>
      <w:tr w:rsidR="0085245F" w:rsidRPr="0005138C" w14:paraId="09D32BA4" w14:textId="77777777" w:rsidTr="000B382D">
        <w:trPr>
          <w:trHeight w:val="270"/>
        </w:trPr>
        <w:tc>
          <w:tcPr>
            <w:tcW w:w="1804" w:type="dxa"/>
            <w:shd w:val="clear" w:color="auto" w:fill="FFFFFF"/>
          </w:tcPr>
          <w:p w14:paraId="581F2555" w14:textId="0122E576" w:rsidR="0085245F" w:rsidRPr="0005138C" w:rsidRDefault="0085245F" w:rsidP="0085245F">
            <w:pPr>
              <w:shd w:val="clear" w:color="auto" w:fill="FFFFFF"/>
              <w:spacing w:after="0" w:line="240" w:lineRule="auto"/>
              <w:jc w:val="left"/>
              <w:rPr>
                <w:color w:val="FF0000"/>
                <w:lang w:val="en-US"/>
              </w:rPr>
            </w:pPr>
            <w:r w:rsidRPr="00806811">
              <w:t>ООО</w:t>
            </w:r>
          </w:p>
        </w:tc>
        <w:tc>
          <w:tcPr>
            <w:tcW w:w="7541" w:type="dxa"/>
            <w:shd w:val="clear" w:color="auto" w:fill="FFFFFF"/>
          </w:tcPr>
          <w:p w14:paraId="3DE809F7" w14:textId="7788A6C6" w:rsidR="0085245F" w:rsidRPr="0005138C" w:rsidRDefault="0085245F" w:rsidP="0085245F">
            <w:pPr>
              <w:shd w:val="clear" w:color="auto" w:fill="FFFFFF"/>
              <w:spacing w:after="0" w:line="240" w:lineRule="auto"/>
              <w:rPr>
                <w:color w:val="FF0000"/>
              </w:rPr>
            </w:pPr>
            <w:r w:rsidRPr="00806811">
              <w:t>Общество с ограниченной ответственностью</w:t>
            </w:r>
          </w:p>
        </w:tc>
      </w:tr>
      <w:tr w:rsidR="0085245F" w:rsidRPr="0005138C" w14:paraId="5FB6E0FC" w14:textId="77777777" w:rsidTr="000B382D">
        <w:trPr>
          <w:trHeight w:val="270"/>
        </w:trPr>
        <w:tc>
          <w:tcPr>
            <w:tcW w:w="1804" w:type="dxa"/>
            <w:shd w:val="clear" w:color="auto" w:fill="FFFFFF"/>
          </w:tcPr>
          <w:p w14:paraId="053DDD11" w14:textId="62061942" w:rsidR="0085245F" w:rsidRPr="0005138C" w:rsidRDefault="0085245F" w:rsidP="0085245F">
            <w:pPr>
              <w:shd w:val="clear" w:color="auto" w:fill="FFFFFF"/>
              <w:spacing w:after="0" w:line="240" w:lineRule="auto"/>
              <w:jc w:val="left"/>
              <w:rPr>
                <w:color w:val="FF0000"/>
              </w:rPr>
            </w:pPr>
            <w:r w:rsidRPr="00806811">
              <w:t>ПППД</w:t>
            </w:r>
          </w:p>
        </w:tc>
        <w:tc>
          <w:tcPr>
            <w:tcW w:w="7541" w:type="dxa"/>
            <w:shd w:val="clear" w:color="auto" w:fill="FFFFFF"/>
          </w:tcPr>
          <w:p w14:paraId="31568847" w14:textId="74506457" w:rsidR="0085245F" w:rsidRPr="0005138C" w:rsidRDefault="0085245F" w:rsidP="0085245F">
            <w:pPr>
              <w:shd w:val="clear" w:color="auto" w:fill="FFFFFF"/>
              <w:spacing w:after="0" w:line="240" w:lineRule="auto"/>
              <w:rPr>
                <w:color w:val="FF0000"/>
              </w:rPr>
            </w:pPr>
            <w:r w:rsidRPr="00806811">
              <w:t>Противовирусные препараты прямого действия</w:t>
            </w:r>
          </w:p>
        </w:tc>
      </w:tr>
      <w:tr w:rsidR="0085245F" w:rsidRPr="0005138C" w14:paraId="2830DB32" w14:textId="77777777" w:rsidTr="000B382D">
        <w:trPr>
          <w:trHeight w:val="270"/>
        </w:trPr>
        <w:tc>
          <w:tcPr>
            <w:tcW w:w="1804" w:type="dxa"/>
            <w:shd w:val="clear" w:color="auto" w:fill="FFFFFF"/>
          </w:tcPr>
          <w:p w14:paraId="05E2118C" w14:textId="184E925E" w:rsidR="0085245F" w:rsidRPr="0039724C" w:rsidRDefault="0085245F" w:rsidP="0085245F">
            <w:pPr>
              <w:shd w:val="clear" w:color="auto" w:fill="FFFFFF"/>
              <w:spacing w:after="0" w:line="240" w:lineRule="auto"/>
              <w:jc w:val="left"/>
            </w:pPr>
            <w:r w:rsidRPr="00806811">
              <w:t>РБВ</w:t>
            </w:r>
          </w:p>
        </w:tc>
        <w:tc>
          <w:tcPr>
            <w:tcW w:w="7541" w:type="dxa"/>
            <w:shd w:val="clear" w:color="auto" w:fill="FFFFFF"/>
          </w:tcPr>
          <w:p w14:paraId="4CC7CDD9" w14:textId="7532FBA5" w:rsidR="0085245F" w:rsidRPr="0039724C" w:rsidRDefault="0085245F" w:rsidP="0085245F">
            <w:pPr>
              <w:shd w:val="clear" w:color="auto" w:fill="FFFFFF"/>
              <w:spacing w:after="0" w:line="240" w:lineRule="auto"/>
            </w:pPr>
            <w:r w:rsidRPr="00806811">
              <w:t>Рибавирин</w:t>
            </w:r>
          </w:p>
        </w:tc>
      </w:tr>
      <w:tr w:rsidR="0085245F" w:rsidRPr="0005138C" w14:paraId="35668B7E" w14:textId="77777777" w:rsidTr="000B382D">
        <w:trPr>
          <w:trHeight w:val="270"/>
        </w:trPr>
        <w:tc>
          <w:tcPr>
            <w:tcW w:w="1804" w:type="dxa"/>
            <w:shd w:val="clear" w:color="auto" w:fill="FFFFFF"/>
          </w:tcPr>
          <w:p w14:paraId="7555CD13" w14:textId="7D577204" w:rsidR="0085245F" w:rsidRPr="0039688F" w:rsidRDefault="0085245F" w:rsidP="0085245F">
            <w:pPr>
              <w:shd w:val="clear" w:color="auto" w:fill="FFFFFF"/>
              <w:spacing w:after="0" w:line="240" w:lineRule="auto"/>
              <w:jc w:val="left"/>
              <w:rPr>
                <w:highlight w:val="yellow"/>
              </w:rPr>
            </w:pPr>
            <w:r w:rsidRPr="00806811">
              <w:t>РНК</w:t>
            </w:r>
          </w:p>
        </w:tc>
        <w:tc>
          <w:tcPr>
            <w:tcW w:w="7541" w:type="dxa"/>
            <w:shd w:val="clear" w:color="auto" w:fill="FFFFFF"/>
          </w:tcPr>
          <w:p w14:paraId="77A94FC7" w14:textId="7BC72861" w:rsidR="0085245F" w:rsidRPr="00012EEB" w:rsidRDefault="0085245F" w:rsidP="0085245F">
            <w:pPr>
              <w:shd w:val="clear" w:color="auto" w:fill="FFFFFF"/>
              <w:spacing w:after="0" w:line="240" w:lineRule="auto"/>
              <w:rPr>
                <w:highlight w:val="yellow"/>
              </w:rPr>
            </w:pPr>
            <w:r w:rsidRPr="00806811">
              <w:t>Рибонуклеиновая кислота</w:t>
            </w:r>
          </w:p>
        </w:tc>
      </w:tr>
      <w:tr w:rsidR="0085245F" w:rsidRPr="0005138C" w14:paraId="6B458931" w14:textId="77777777" w:rsidTr="000B382D">
        <w:trPr>
          <w:trHeight w:val="270"/>
        </w:trPr>
        <w:tc>
          <w:tcPr>
            <w:tcW w:w="1804" w:type="dxa"/>
            <w:shd w:val="clear" w:color="auto" w:fill="FFFFFF"/>
          </w:tcPr>
          <w:p w14:paraId="3A02208A" w14:textId="19EAD2C5" w:rsidR="0085245F" w:rsidRPr="0005138C" w:rsidRDefault="0085245F" w:rsidP="0085245F">
            <w:pPr>
              <w:shd w:val="clear" w:color="auto" w:fill="FFFFFF"/>
              <w:spacing w:after="0" w:line="240" w:lineRule="auto"/>
              <w:jc w:val="left"/>
              <w:rPr>
                <w:color w:val="FF0000"/>
              </w:rPr>
            </w:pPr>
            <w:r w:rsidRPr="00806811">
              <w:t>РФ</w:t>
            </w:r>
          </w:p>
        </w:tc>
        <w:tc>
          <w:tcPr>
            <w:tcW w:w="7541" w:type="dxa"/>
            <w:shd w:val="clear" w:color="auto" w:fill="FFFFFF"/>
          </w:tcPr>
          <w:p w14:paraId="7EA717B5" w14:textId="2349A2E7" w:rsidR="0085245F" w:rsidRPr="0005138C" w:rsidRDefault="0085245F" w:rsidP="0085245F">
            <w:pPr>
              <w:shd w:val="clear" w:color="auto" w:fill="FFFFFF"/>
              <w:spacing w:after="0" w:line="240" w:lineRule="auto"/>
              <w:rPr>
                <w:color w:val="FF0000"/>
              </w:rPr>
            </w:pPr>
            <w:r w:rsidRPr="00806811">
              <w:t>Российская Федерация</w:t>
            </w:r>
          </w:p>
        </w:tc>
      </w:tr>
      <w:tr w:rsidR="0085245F" w:rsidRPr="0005138C" w14:paraId="6B73DAAC" w14:textId="77777777" w:rsidTr="000B382D">
        <w:trPr>
          <w:trHeight w:val="270"/>
        </w:trPr>
        <w:tc>
          <w:tcPr>
            <w:tcW w:w="1804" w:type="dxa"/>
            <w:shd w:val="clear" w:color="auto" w:fill="FFFFFF"/>
          </w:tcPr>
          <w:p w14:paraId="65AD022D" w14:textId="71F5E544" w:rsidR="0085245F" w:rsidRPr="0005138C" w:rsidRDefault="0085245F" w:rsidP="0085245F">
            <w:pPr>
              <w:shd w:val="clear" w:color="auto" w:fill="FFFFFF"/>
              <w:spacing w:after="0" w:line="240" w:lineRule="auto"/>
              <w:jc w:val="left"/>
              <w:rPr>
                <w:color w:val="FF0000"/>
              </w:rPr>
            </w:pPr>
            <w:r w:rsidRPr="00806811">
              <w:t>СКФ</w:t>
            </w:r>
          </w:p>
        </w:tc>
        <w:tc>
          <w:tcPr>
            <w:tcW w:w="7541" w:type="dxa"/>
            <w:shd w:val="clear" w:color="auto" w:fill="FFFFFF"/>
          </w:tcPr>
          <w:p w14:paraId="39396F69" w14:textId="3EB922AD" w:rsidR="0085245F" w:rsidRPr="00BA07B2" w:rsidRDefault="0085245F" w:rsidP="0085245F">
            <w:pPr>
              <w:shd w:val="clear" w:color="auto" w:fill="FFFFFF"/>
              <w:spacing w:after="0" w:line="240" w:lineRule="auto"/>
              <w:rPr>
                <w:color w:val="FF0000"/>
              </w:rPr>
            </w:pPr>
            <w:r w:rsidRPr="00806811">
              <w:t>Скорость клубочковой фильтрации</w:t>
            </w:r>
          </w:p>
        </w:tc>
      </w:tr>
      <w:tr w:rsidR="0085245F" w:rsidRPr="0005138C" w14:paraId="5F3CB1AA" w14:textId="77777777" w:rsidTr="000B382D">
        <w:trPr>
          <w:trHeight w:val="270"/>
        </w:trPr>
        <w:tc>
          <w:tcPr>
            <w:tcW w:w="1804" w:type="dxa"/>
            <w:shd w:val="clear" w:color="auto" w:fill="FFFFFF"/>
          </w:tcPr>
          <w:p w14:paraId="5698D5EB" w14:textId="02F1D5C7" w:rsidR="0085245F" w:rsidRPr="00FB41DA" w:rsidRDefault="0085245F" w:rsidP="0085245F">
            <w:pPr>
              <w:shd w:val="clear" w:color="auto" w:fill="FFFFFF"/>
              <w:spacing w:after="0" w:line="240" w:lineRule="auto"/>
              <w:jc w:val="left"/>
            </w:pPr>
            <w:r w:rsidRPr="00806811">
              <w:t>УВО</w:t>
            </w:r>
          </w:p>
        </w:tc>
        <w:tc>
          <w:tcPr>
            <w:tcW w:w="7541" w:type="dxa"/>
            <w:shd w:val="clear" w:color="auto" w:fill="FFFFFF"/>
          </w:tcPr>
          <w:p w14:paraId="405385B1" w14:textId="1030D196" w:rsidR="0085245F" w:rsidRPr="00FB41DA" w:rsidRDefault="0085245F" w:rsidP="0085245F">
            <w:pPr>
              <w:shd w:val="clear" w:color="auto" w:fill="FFFFFF"/>
              <w:spacing w:after="0" w:line="240" w:lineRule="auto"/>
            </w:pPr>
            <w:r w:rsidRPr="00806811">
              <w:t>Устойчивый вирусологический ответ</w:t>
            </w:r>
          </w:p>
        </w:tc>
      </w:tr>
      <w:tr w:rsidR="0085245F" w:rsidRPr="0005138C" w14:paraId="648302B9" w14:textId="77777777" w:rsidTr="000B382D">
        <w:trPr>
          <w:trHeight w:val="270"/>
        </w:trPr>
        <w:tc>
          <w:tcPr>
            <w:tcW w:w="1804" w:type="dxa"/>
            <w:shd w:val="clear" w:color="auto" w:fill="FFFFFF"/>
          </w:tcPr>
          <w:p w14:paraId="3678A2D8" w14:textId="60C6BC90" w:rsidR="0085245F" w:rsidRPr="00FE441E" w:rsidRDefault="0085245F" w:rsidP="0085245F">
            <w:pPr>
              <w:shd w:val="clear" w:color="auto" w:fill="FFFFFF"/>
              <w:spacing w:after="0" w:line="240" w:lineRule="auto"/>
              <w:jc w:val="left"/>
            </w:pPr>
            <w:r w:rsidRPr="00806811">
              <w:t>ФК</w:t>
            </w:r>
          </w:p>
        </w:tc>
        <w:tc>
          <w:tcPr>
            <w:tcW w:w="7541" w:type="dxa"/>
            <w:shd w:val="clear" w:color="auto" w:fill="FFFFFF"/>
          </w:tcPr>
          <w:p w14:paraId="4D0C1B60" w14:textId="0FC62D6A" w:rsidR="0085245F" w:rsidRPr="00FE441E" w:rsidRDefault="0085245F" w:rsidP="0085245F">
            <w:pPr>
              <w:shd w:val="clear" w:color="auto" w:fill="FFFFFF"/>
              <w:spacing w:after="0" w:line="240" w:lineRule="auto"/>
            </w:pPr>
            <w:r w:rsidRPr="00806811">
              <w:t>Фармакокинетика</w:t>
            </w:r>
          </w:p>
        </w:tc>
      </w:tr>
      <w:tr w:rsidR="0085245F" w:rsidRPr="0005138C" w14:paraId="5DF2D5D7" w14:textId="77777777" w:rsidTr="000B382D">
        <w:trPr>
          <w:trHeight w:val="270"/>
        </w:trPr>
        <w:tc>
          <w:tcPr>
            <w:tcW w:w="1804" w:type="dxa"/>
            <w:shd w:val="clear" w:color="auto" w:fill="FFFFFF"/>
          </w:tcPr>
          <w:p w14:paraId="110C4CAD" w14:textId="79F4CF27" w:rsidR="0085245F" w:rsidRPr="00FE441E" w:rsidRDefault="0085245F" w:rsidP="0085245F">
            <w:pPr>
              <w:shd w:val="clear" w:color="auto" w:fill="FFFFFF"/>
              <w:spacing w:after="0" w:line="240" w:lineRule="auto"/>
              <w:jc w:val="left"/>
            </w:pPr>
            <w:r w:rsidRPr="00806811">
              <w:t>ХБП</w:t>
            </w:r>
          </w:p>
        </w:tc>
        <w:tc>
          <w:tcPr>
            <w:tcW w:w="7541" w:type="dxa"/>
            <w:shd w:val="clear" w:color="auto" w:fill="FFFFFF"/>
          </w:tcPr>
          <w:p w14:paraId="1FE637AE" w14:textId="2A32C286" w:rsidR="0085245F" w:rsidRPr="00FE441E" w:rsidRDefault="0085245F" w:rsidP="0085245F">
            <w:pPr>
              <w:shd w:val="clear" w:color="auto" w:fill="FFFFFF"/>
              <w:spacing w:after="0" w:line="240" w:lineRule="auto"/>
            </w:pPr>
            <w:r w:rsidRPr="00806811">
              <w:t>Хроническая болезнь почек</w:t>
            </w:r>
          </w:p>
        </w:tc>
      </w:tr>
      <w:tr w:rsidR="0085245F" w:rsidRPr="0005138C" w14:paraId="2E7CCA95" w14:textId="77777777" w:rsidTr="000B382D">
        <w:trPr>
          <w:trHeight w:val="270"/>
        </w:trPr>
        <w:tc>
          <w:tcPr>
            <w:tcW w:w="1804" w:type="dxa"/>
            <w:shd w:val="clear" w:color="auto" w:fill="FFFFFF"/>
          </w:tcPr>
          <w:p w14:paraId="48028BD2" w14:textId="30D8FB00" w:rsidR="0085245F" w:rsidRPr="0005138C" w:rsidRDefault="0085245F" w:rsidP="0085245F">
            <w:pPr>
              <w:shd w:val="clear" w:color="auto" w:fill="FFFFFF"/>
              <w:spacing w:after="0" w:line="240" w:lineRule="auto"/>
              <w:jc w:val="left"/>
              <w:rPr>
                <w:color w:val="FF0000"/>
                <w:highlight w:val="yellow"/>
              </w:rPr>
            </w:pPr>
            <w:r w:rsidRPr="00806811">
              <w:t>ХВГС</w:t>
            </w:r>
          </w:p>
        </w:tc>
        <w:tc>
          <w:tcPr>
            <w:tcW w:w="7541" w:type="dxa"/>
            <w:shd w:val="clear" w:color="auto" w:fill="FFFFFF"/>
          </w:tcPr>
          <w:p w14:paraId="24BAD4A7" w14:textId="26780044" w:rsidR="0085245F" w:rsidRPr="0005138C" w:rsidRDefault="0085245F" w:rsidP="0085245F">
            <w:pPr>
              <w:shd w:val="clear" w:color="auto" w:fill="FFFFFF"/>
              <w:spacing w:after="0" w:line="240" w:lineRule="auto"/>
              <w:rPr>
                <w:color w:val="FF0000"/>
                <w:highlight w:val="yellow"/>
              </w:rPr>
            </w:pPr>
            <w:r w:rsidRPr="00806811">
              <w:t>Хронический вирусный гепатит С</w:t>
            </w:r>
          </w:p>
        </w:tc>
      </w:tr>
      <w:tr w:rsidR="0085245F" w:rsidRPr="0005138C" w14:paraId="4B24DBFB" w14:textId="77777777" w:rsidTr="000B382D">
        <w:trPr>
          <w:trHeight w:val="270"/>
        </w:trPr>
        <w:tc>
          <w:tcPr>
            <w:tcW w:w="1804" w:type="dxa"/>
            <w:shd w:val="clear" w:color="auto" w:fill="FFFFFF"/>
          </w:tcPr>
          <w:p w14:paraId="04748DA6" w14:textId="24914917" w:rsidR="0085245F" w:rsidRPr="0005138C" w:rsidRDefault="0085245F" w:rsidP="0085245F">
            <w:pPr>
              <w:shd w:val="clear" w:color="auto" w:fill="FFFFFF"/>
              <w:spacing w:after="0" w:line="240" w:lineRule="auto"/>
              <w:jc w:val="left"/>
              <w:rPr>
                <w:color w:val="FF0000"/>
                <w:highlight w:val="yellow"/>
                <w:shd w:val="clear" w:color="auto" w:fill="FFFFFF"/>
              </w:rPr>
            </w:pPr>
            <w:r w:rsidRPr="00806811">
              <w:t>ЦНС</w:t>
            </w:r>
          </w:p>
        </w:tc>
        <w:tc>
          <w:tcPr>
            <w:tcW w:w="7541" w:type="dxa"/>
            <w:shd w:val="clear" w:color="auto" w:fill="FFFFFF"/>
          </w:tcPr>
          <w:p w14:paraId="066AD2C7" w14:textId="4AC0C287" w:rsidR="0085245F" w:rsidRPr="00643C33" w:rsidRDefault="0085245F" w:rsidP="0085245F">
            <w:pPr>
              <w:shd w:val="clear" w:color="auto" w:fill="FFFFFF"/>
              <w:spacing w:after="0" w:line="240" w:lineRule="auto"/>
              <w:rPr>
                <w:color w:val="FF0000"/>
                <w:highlight w:val="yellow"/>
                <w:lang w:val="en-US"/>
              </w:rPr>
            </w:pPr>
            <w:r w:rsidRPr="00806811">
              <w:t>Центральная нервная система</w:t>
            </w:r>
          </w:p>
        </w:tc>
      </w:tr>
      <w:tr w:rsidR="0085245F" w:rsidRPr="0005138C" w14:paraId="252D4380" w14:textId="77777777" w:rsidTr="000B382D">
        <w:trPr>
          <w:trHeight w:val="270"/>
        </w:trPr>
        <w:tc>
          <w:tcPr>
            <w:tcW w:w="1804" w:type="dxa"/>
            <w:shd w:val="clear" w:color="auto" w:fill="FFFFFF"/>
          </w:tcPr>
          <w:p w14:paraId="60181528" w14:textId="1C1998A8" w:rsidR="0085245F" w:rsidRPr="00F34265" w:rsidRDefault="0085245F" w:rsidP="0085245F">
            <w:pPr>
              <w:shd w:val="clear" w:color="auto" w:fill="FFFFFF"/>
              <w:spacing w:after="0" w:line="240" w:lineRule="auto"/>
              <w:jc w:val="left"/>
            </w:pPr>
            <w:r w:rsidRPr="00806811">
              <w:t>ЦП</w:t>
            </w:r>
          </w:p>
        </w:tc>
        <w:tc>
          <w:tcPr>
            <w:tcW w:w="7541" w:type="dxa"/>
            <w:shd w:val="clear" w:color="auto" w:fill="FFFFFF"/>
          </w:tcPr>
          <w:p w14:paraId="16F08BBB" w14:textId="784FD868" w:rsidR="0085245F" w:rsidRPr="00F34265" w:rsidRDefault="0085245F" w:rsidP="0085245F">
            <w:pPr>
              <w:shd w:val="clear" w:color="auto" w:fill="FFFFFF"/>
              <w:spacing w:after="0" w:line="240" w:lineRule="auto"/>
            </w:pPr>
            <w:r w:rsidRPr="00806811">
              <w:t>Цирроз печени</w:t>
            </w:r>
          </w:p>
        </w:tc>
      </w:tr>
      <w:tr w:rsidR="0085245F" w:rsidRPr="0005138C" w14:paraId="36CABBA9" w14:textId="77777777" w:rsidTr="000B382D">
        <w:trPr>
          <w:trHeight w:val="270"/>
        </w:trPr>
        <w:tc>
          <w:tcPr>
            <w:tcW w:w="1804" w:type="dxa"/>
            <w:shd w:val="clear" w:color="auto" w:fill="FFFFFF"/>
          </w:tcPr>
          <w:p w14:paraId="548352AD" w14:textId="440F0BF7" w:rsidR="0085245F" w:rsidRPr="00245E29" w:rsidRDefault="0085245F" w:rsidP="0085245F">
            <w:pPr>
              <w:shd w:val="clear" w:color="auto" w:fill="FFFFFF"/>
              <w:spacing w:after="0" w:line="240" w:lineRule="auto"/>
              <w:jc w:val="left"/>
              <w:rPr>
                <w:highlight w:val="yellow"/>
              </w:rPr>
            </w:pPr>
            <w:r w:rsidRPr="00806811">
              <w:t>ЩФ</w:t>
            </w:r>
          </w:p>
        </w:tc>
        <w:tc>
          <w:tcPr>
            <w:tcW w:w="7541" w:type="dxa"/>
            <w:shd w:val="clear" w:color="auto" w:fill="FFFFFF"/>
          </w:tcPr>
          <w:p w14:paraId="4D079422" w14:textId="24586F11" w:rsidR="0085245F" w:rsidRPr="005A361E" w:rsidRDefault="0085245F" w:rsidP="0085245F">
            <w:pPr>
              <w:shd w:val="clear" w:color="auto" w:fill="FFFFFF"/>
              <w:spacing w:after="0" w:line="240" w:lineRule="auto"/>
              <w:rPr>
                <w:highlight w:val="yellow"/>
              </w:rPr>
            </w:pPr>
            <w:r w:rsidRPr="00806811">
              <w:t xml:space="preserve">Щелочной фосфатазы </w:t>
            </w:r>
          </w:p>
        </w:tc>
      </w:tr>
    </w:tbl>
    <w:p w14:paraId="225317E0" w14:textId="77777777" w:rsidR="008000F1" w:rsidRPr="0005138C" w:rsidRDefault="008000F1">
      <w:pPr>
        <w:spacing w:after="0" w:line="240" w:lineRule="auto"/>
        <w:rPr>
          <w:rFonts w:eastAsia="Times New Roman"/>
          <w:b/>
          <w:color w:val="FF0000"/>
          <w:sz w:val="22"/>
          <w:szCs w:val="22"/>
          <w:highlight w:val="yellow"/>
          <w:lang w:eastAsia="ru-RU"/>
        </w:rPr>
      </w:pPr>
    </w:p>
    <w:p w14:paraId="68C7B1D5" w14:textId="77777777" w:rsidR="00CC29A8" w:rsidRPr="000A7340" w:rsidRDefault="00CC29A8">
      <w:pPr>
        <w:pStyle w:val="Heading1"/>
        <w:pageBreakBefore/>
        <w:spacing w:line="240" w:lineRule="auto"/>
        <w:rPr>
          <w:rFonts w:cs="Times New Roman"/>
          <w:color w:val="000000" w:themeColor="text1"/>
          <w:szCs w:val="24"/>
        </w:rPr>
      </w:pPr>
      <w:bookmarkStart w:id="4" w:name="_Toc395011854"/>
      <w:bookmarkStart w:id="5" w:name="_Toc164609913"/>
      <w:r w:rsidRPr="000A7340">
        <w:rPr>
          <w:rFonts w:cs="Times New Roman"/>
          <w:color w:val="000000" w:themeColor="text1"/>
          <w:szCs w:val="24"/>
        </w:rPr>
        <w:lastRenderedPageBreak/>
        <w:t>ИСТОРИЯ ДОКУМЕНТА</w:t>
      </w:r>
      <w:bookmarkEnd w:id="4"/>
      <w:bookmarkEnd w:id="5"/>
    </w:p>
    <w:tbl>
      <w:tblPr>
        <w:tblStyle w:val="TableGrid"/>
        <w:tblW w:w="0" w:type="auto"/>
        <w:tblInd w:w="-5" w:type="dxa"/>
        <w:tblLook w:val="04A0" w:firstRow="1" w:lastRow="0" w:firstColumn="1" w:lastColumn="0" w:noHBand="0" w:noVBand="1"/>
      </w:tblPr>
      <w:tblGrid>
        <w:gridCol w:w="2917"/>
        <w:gridCol w:w="6433"/>
      </w:tblGrid>
      <w:tr w:rsidR="00E93B98" w:rsidRPr="0038618C" w14:paraId="38D0E467" w14:textId="77777777" w:rsidTr="005E1A9C">
        <w:trPr>
          <w:trHeight w:val="659"/>
        </w:trPr>
        <w:tc>
          <w:tcPr>
            <w:tcW w:w="2917" w:type="dxa"/>
            <w:shd w:val="clear" w:color="auto" w:fill="D9D9D9" w:themeFill="background1" w:themeFillShade="D9"/>
            <w:vAlign w:val="center"/>
          </w:tcPr>
          <w:p w14:paraId="25C87540" w14:textId="55ACB16D" w:rsidR="00E93B98" w:rsidRPr="005E1A9C" w:rsidRDefault="00E93B98" w:rsidP="00233075">
            <w:pPr>
              <w:jc w:val="center"/>
              <w:rPr>
                <w:b/>
              </w:rPr>
            </w:pPr>
            <w:r w:rsidRPr="005E1A9C">
              <w:rPr>
                <w:b/>
              </w:rPr>
              <w:t>Версия</w:t>
            </w:r>
          </w:p>
        </w:tc>
        <w:tc>
          <w:tcPr>
            <w:tcW w:w="6433" w:type="dxa"/>
            <w:shd w:val="clear" w:color="auto" w:fill="D9D9D9" w:themeFill="background1" w:themeFillShade="D9"/>
            <w:vAlign w:val="center"/>
          </w:tcPr>
          <w:p w14:paraId="1646E521" w14:textId="77777777" w:rsidR="00E93B98" w:rsidRPr="005E1A9C" w:rsidRDefault="00E93B98" w:rsidP="00233075">
            <w:pPr>
              <w:jc w:val="center"/>
              <w:rPr>
                <w:b/>
              </w:rPr>
            </w:pPr>
            <w:r w:rsidRPr="005E1A9C">
              <w:rPr>
                <w:b/>
              </w:rPr>
              <w:t>Описание изменений</w:t>
            </w:r>
          </w:p>
        </w:tc>
      </w:tr>
      <w:tr w:rsidR="00E93B98" w:rsidRPr="000E22E4" w14:paraId="5755A9A3" w14:textId="77777777" w:rsidTr="005E1A9C">
        <w:trPr>
          <w:trHeight w:val="304"/>
        </w:trPr>
        <w:tc>
          <w:tcPr>
            <w:tcW w:w="2917" w:type="dxa"/>
            <w:shd w:val="clear" w:color="auto" w:fill="auto"/>
            <w:vAlign w:val="center"/>
          </w:tcPr>
          <w:p w14:paraId="40D70CD9" w14:textId="2D3AB633" w:rsidR="00E93B98" w:rsidRPr="005E1A9C" w:rsidRDefault="00E93B98" w:rsidP="00233075">
            <w:pPr>
              <w:jc w:val="center"/>
            </w:pPr>
            <w:r w:rsidRPr="008A6F7E">
              <w:rPr>
                <w:highlight w:val="yellow"/>
              </w:rPr>
              <w:t xml:space="preserve">1.0 от </w:t>
            </w:r>
            <w:r w:rsidR="00AB2FFC" w:rsidRPr="008A6F7E">
              <w:rPr>
                <w:highlight w:val="yellow"/>
              </w:rPr>
              <w:t>03</w:t>
            </w:r>
            <w:r w:rsidR="00233075" w:rsidRPr="008A6F7E">
              <w:rPr>
                <w:highlight w:val="yellow"/>
              </w:rPr>
              <w:t>-</w:t>
            </w:r>
            <w:r w:rsidR="00AB2FFC" w:rsidRPr="008A6F7E">
              <w:rPr>
                <w:highlight w:val="yellow"/>
              </w:rPr>
              <w:t>окт</w:t>
            </w:r>
            <w:r w:rsidR="00233075" w:rsidRPr="008A6F7E">
              <w:rPr>
                <w:highlight w:val="yellow"/>
              </w:rPr>
              <w:t>-</w:t>
            </w:r>
            <w:r w:rsidR="0073787F" w:rsidRPr="008A6F7E">
              <w:rPr>
                <w:highlight w:val="yellow"/>
              </w:rPr>
              <w:t xml:space="preserve">2023 </w:t>
            </w:r>
            <w:r w:rsidRPr="008A6F7E">
              <w:rPr>
                <w:highlight w:val="yellow"/>
              </w:rPr>
              <w:t>г.</w:t>
            </w:r>
          </w:p>
        </w:tc>
        <w:tc>
          <w:tcPr>
            <w:tcW w:w="6433" w:type="dxa"/>
            <w:shd w:val="clear" w:color="auto" w:fill="auto"/>
            <w:vAlign w:val="center"/>
          </w:tcPr>
          <w:p w14:paraId="1514BAF9" w14:textId="77777777" w:rsidR="00E93B98" w:rsidRPr="005E1A9C" w:rsidRDefault="00E93B98">
            <w:r w:rsidRPr="005E1A9C">
              <w:t>Исходная версия.</w:t>
            </w:r>
          </w:p>
        </w:tc>
      </w:tr>
    </w:tbl>
    <w:p w14:paraId="633E46CC" w14:textId="77777777" w:rsidR="00AB01E2" w:rsidRPr="000A7340" w:rsidRDefault="00AB01E2">
      <w:pPr>
        <w:spacing w:after="0" w:line="240" w:lineRule="auto"/>
        <w:rPr>
          <w:color w:val="000000" w:themeColor="text1"/>
          <w:lang w:eastAsia="ru-RU"/>
        </w:rPr>
      </w:pPr>
    </w:p>
    <w:p w14:paraId="672EDB85" w14:textId="77777777" w:rsidR="00F10DC1" w:rsidRPr="000A7340" w:rsidRDefault="00F10DC1">
      <w:pPr>
        <w:spacing w:line="240" w:lineRule="auto"/>
        <w:rPr>
          <w:color w:val="000000" w:themeColor="text1"/>
        </w:rPr>
      </w:pPr>
    </w:p>
    <w:p w14:paraId="4256ADD5" w14:textId="1F290C77" w:rsidR="005C5936" w:rsidRDefault="005C5936">
      <w:pPr>
        <w:jc w:val="left"/>
        <w:rPr>
          <w:color w:val="000000" w:themeColor="text1"/>
        </w:rPr>
      </w:pPr>
      <w:r>
        <w:rPr>
          <w:color w:val="000000" w:themeColor="text1"/>
        </w:rPr>
        <w:br w:type="page"/>
      </w:r>
    </w:p>
    <w:p w14:paraId="04CFEE27" w14:textId="77777777" w:rsidR="00CC29A8" w:rsidRPr="000A7340" w:rsidRDefault="00CC29A8">
      <w:pPr>
        <w:tabs>
          <w:tab w:val="center" w:pos="4677"/>
        </w:tabs>
        <w:spacing w:line="240" w:lineRule="auto"/>
        <w:rPr>
          <w:color w:val="000000" w:themeColor="text1"/>
        </w:rPr>
        <w:sectPr w:rsidR="00CC29A8" w:rsidRPr="000A7340" w:rsidSect="00A40213">
          <w:pgSz w:w="11906" w:h="16838"/>
          <w:pgMar w:top="1134" w:right="850" w:bottom="1134" w:left="1701" w:header="708" w:footer="708" w:gutter="0"/>
          <w:cols w:space="708"/>
          <w:docGrid w:linePitch="360"/>
        </w:sectPr>
      </w:pPr>
    </w:p>
    <w:p w14:paraId="1257AC02" w14:textId="77777777" w:rsidR="00E30437" w:rsidRPr="009A34D0" w:rsidRDefault="00E30437">
      <w:pPr>
        <w:pStyle w:val="Heading1"/>
        <w:spacing w:line="240" w:lineRule="auto"/>
        <w:rPr>
          <w:rFonts w:cs="Times New Roman"/>
          <w:color w:val="000000" w:themeColor="text1"/>
        </w:rPr>
      </w:pPr>
      <w:bookmarkStart w:id="6" w:name="_Toc164609914"/>
      <w:r w:rsidRPr="009A34D0">
        <w:rPr>
          <w:rFonts w:cs="Times New Roman"/>
          <w:color w:val="000000" w:themeColor="text1"/>
        </w:rPr>
        <w:lastRenderedPageBreak/>
        <w:t>РЕЗЮМЕ</w:t>
      </w:r>
      <w:bookmarkEnd w:id="6"/>
    </w:p>
    <w:p w14:paraId="03510F6D" w14:textId="6925AAC2" w:rsidR="002B67F0" w:rsidRDefault="00E6661F">
      <w:pPr>
        <w:spacing w:after="0" w:line="240" w:lineRule="auto"/>
        <w:ind w:firstLine="709"/>
        <w:rPr>
          <w:rStyle w:val="hwtze"/>
          <w:rFonts w:cs="Arial"/>
          <w:b/>
          <w:bCs/>
          <w:kern w:val="32"/>
          <w:szCs w:val="32"/>
        </w:rPr>
      </w:pPr>
      <w:r>
        <w:rPr>
          <w:rStyle w:val="rynqvb"/>
        </w:rPr>
        <w:t>По последним оценкам, более 185 миллионов человек по всему миру инфицированы вирусом гепатита С (ВГС), из которых</w:t>
      </w:r>
      <w:r w:rsidR="00A70296">
        <w:rPr>
          <w:rStyle w:val="rynqvb"/>
        </w:rPr>
        <w:t xml:space="preserve"> более</w:t>
      </w:r>
      <w:r>
        <w:rPr>
          <w:rStyle w:val="rynqvb"/>
        </w:rPr>
        <w:t xml:space="preserve"> 350 000 умирают каждый год.</w:t>
      </w:r>
      <w:r>
        <w:rPr>
          <w:rStyle w:val="hwtze"/>
        </w:rPr>
        <w:t xml:space="preserve"> </w:t>
      </w:r>
      <w:r>
        <w:rPr>
          <w:rStyle w:val="rynqvb"/>
        </w:rPr>
        <w:t xml:space="preserve">По </w:t>
      </w:r>
      <w:r w:rsidR="00397DDB">
        <w:rPr>
          <w:rStyle w:val="rynqvb"/>
        </w:rPr>
        <w:t>прогнозам, у</w:t>
      </w:r>
      <w:r>
        <w:rPr>
          <w:rStyle w:val="rynqvb"/>
        </w:rPr>
        <w:t xml:space="preserve"> одной трети тех пациентов, кто становится хронически инфицированным, развивается цирроз печени или гепатоцеллюлярная карцинома.</w:t>
      </w:r>
      <w:r>
        <w:rPr>
          <w:rStyle w:val="hwtze"/>
        </w:rPr>
        <w:t xml:space="preserve"> </w:t>
      </w:r>
      <w:r>
        <w:rPr>
          <w:rStyle w:val="rynqvb"/>
        </w:rPr>
        <w:t xml:space="preserve">Несмотря на высокую распространенность болезни, большинство людей, инфицированных этим вирусом, не подозревают о своей инфекции. </w:t>
      </w:r>
      <w:r w:rsidR="005645AC">
        <w:rPr>
          <w:rStyle w:val="rynqvb"/>
        </w:rPr>
        <w:t>Кроме того,</w:t>
      </w:r>
      <w:r w:rsidR="00397DDB">
        <w:rPr>
          <w:rStyle w:val="rynqvb"/>
        </w:rPr>
        <w:t xml:space="preserve"> </w:t>
      </w:r>
      <w:r w:rsidR="005645AC">
        <w:rPr>
          <w:rStyle w:val="rynqvb"/>
        </w:rPr>
        <w:t>д</w:t>
      </w:r>
      <w:r>
        <w:rPr>
          <w:rStyle w:val="rynqvb"/>
        </w:rPr>
        <w:t>ля многих из тех, кому был поставлен диагноз</w:t>
      </w:r>
      <w:r w:rsidR="005645AC">
        <w:rPr>
          <w:rStyle w:val="rynqvb"/>
        </w:rPr>
        <w:t xml:space="preserve"> ВГС</w:t>
      </w:r>
      <w:r>
        <w:rPr>
          <w:rStyle w:val="rynqvb"/>
        </w:rPr>
        <w:t>, лечение остается недоступным.</w:t>
      </w:r>
      <w:r>
        <w:rPr>
          <w:rStyle w:val="hwtze"/>
        </w:rPr>
        <w:t xml:space="preserve"> </w:t>
      </w:r>
    </w:p>
    <w:p w14:paraId="429DEF59" w14:textId="77777777" w:rsidR="008A6F7E" w:rsidRDefault="008A6F7E" w:rsidP="008A6F7E">
      <w:pPr>
        <w:spacing w:after="0" w:line="240" w:lineRule="auto"/>
        <w:ind w:right="21" w:firstLine="709"/>
      </w:pPr>
      <w:r>
        <w:t xml:space="preserve">Комбинация </w:t>
      </w:r>
      <w:r w:rsidRPr="00A96A90">
        <w:t>софосбувир+велпатасвир</w:t>
      </w:r>
      <w:r>
        <w:t xml:space="preserve"> сочетает два компонента с различными механизмами действия и неперекрывающимися профилями резистентности для воздействия на вирус гепатита С (ВГС) на различных стадиях жизненного цикла вируса. </w:t>
      </w:r>
    </w:p>
    <w:p w14:paraId="127ED6BE" w14:textId="77777777" w:rsidR="008A6F7E" w:rsidRDefault="002B67F0" w:rsidP="008A6F7E">
      <w:pPr>
        <w:spacing w:after="0" w:line="240" w:lineRule="auto"/>
        <w:ind w:right="21" w:firstLine="709"/>
      </w:pPr>
      <w:r>
        <w:t xml:space="preserve"> </w:t>
      </w:r>
      <w:r w:rsidR="008A6F7E">
        <w:t>Софосбувир является пангенотипическим ингибитором РНК-зависимой РНК-полимеразы NS5B ВГС, которая необходима для репликации вируса. Софосбувир — нуклеотидное пролекарственное средство, которое подвергается внутриклеточному метаболизму, в процессе которого формируется фармакологически активный аналог уридин трифосфата (GS-461203), который с помощью NS5B полимеразы GS-461203 может встраиваться в РНК ВГС и действовать как обрыватель цепи. GS-461203 (активный метаболит софосбувира) не является ни ингибитором ДНК- и РНК-полимераз человека, ни ингибитором митохондриальной РНК-полимеразы.</w:t>
      </w:r>
    </w:p>
    <w:p w14:paraId="2700E5EE" w14:textId="77777777" w:rsidR="008A6F7E" w:rsidRDefault="008A6F7E" w:rsidP="008A6F7E">
      <w:pPr>
        <w:spacing w:after="0" w:line="240" w:lineRule="auto"/>
        <w:ind w:right="21" w:firstLine="709"/>
      </w:pPr>
      <w:r>
        <w:t xml:space="preserve">Велпатасвир - ингибитор ВГС, нацеленный на белок NS5A ВГС, который необходим как для репликации РНК, так и для сборки вирионов ВГС. Селекция резистентности in vitro и исследования перекрестной резистентности указывают на то, что механизм действия велпатасвира состоит в действии, направленном на NS5A. </w:t>
      </w:r>
    </w:p>
    <w:p w14:paraId="767D8109" w14:textId="249F4CF5" w:rsidR="00CC0599" w:rsidRPr="00DD6797" w:rsidRDefault="008A6F7E" w:rsidP="008A6F7E">
      <w:pPr>
        <w:spacing w:after="0" w:line="240" w:lineRule="auto"/>
        <w:ind w:right="21" w:firstLine="709"/>
        <w:rPr>
          <w:color w:val="000000"/>
        </w:rPr>
      </w:pPr>
      <w:r w:rsidRPr="00DA75AA">
        <w:rPr>
          <w:bCs/>
          <w:iCs/>
        </w:rPr>
        <w:t xml:space="preserve">В России </w:t>
      </w:r>
      <w:r>
        <w:rPr>
          <w:bCs/>
          <w:iCs/>
        </w:rPr>
        <w:t xml:space="preserve">комбинация </w:t>
      </w:r>
      <w:r w:rsidRPr="00A96A90">
        <w:t>софосбувир+велпатасвир</w:t>
      </w:r>
      <w:r w:rsidRPr="00DA75AA">
        <w:rPr>
          <w:bCs/>
          <w:iCs/>
        </w:rPr>
        <w:t xml:space="preserve"> зарегистрирован</w:t>
      </w:r>
      <w:r>
        <w:rPr>
          <w:bCs/>
          <w:iCs/>
        </w:rPr>
        <w:t>а</w:t>
      </w:r>
      <w:r w:rsidRPr="00DA75AA">
        <w:rPr>
          <w:bCs/>
          <w:iCs/>
        </w:rPr>
        <w:t xml:space="preserve"> и </w:t>
      </w:r>
      <w:r>
        <w:rPr>
          <w:bCs/>
          <w:iCs/>
        </w:rPr>
        <w:t xml:space="preserve">применяется в клинической практике с </w:t>
      </w:r>
      <w:r w:rsidRPr="003C4F24">
        <w:rPr>
          <w:bCs/>
          <w:iCs/>
        </w:rPr>
        <w:t>2022</w:t>
      </w:r>
      <w:r>
        <w:rPr>
          <w:bCs/>
          <w:iCs/>
        </w:rPr>
        <w:t>.</w:t>
      </w:r>
    </w:p>
    <w:p w14:paraId="4EFB09A2" w14:textId="77777777" w:rsidR="008A6F7E" w:rsidRPr="00A45645" w:rsidRDefault="008A6F7E" w:rsidP="008A6F7E">
      <w:pPr>
        <w:spacing w:after="0" w:line="240" w:lineRule="auto"/>
        <w:ind w:firstLine="708"/>
        <w:rPr>
          <w:lang w:eastAsia="ru-RU"/>
        </w:rPr>
      </w:pPr>
      <w:r w:rsidRPr="00A45645">
        <w:rPr>
          <w:lang w:eastAsia="ru-RU"/>
        </w:rPr>
        <w:t xml:space="preserve">Для изучения </w:t>
      </w:r>
      <w:r w:rsidRPr="003C4F24">
        <w:rPr>
          <w:rFonts w:eastAsia="Times New Roman"/>
        </w:rPr>
        <w:t>софосбувир</w:t>
      </w:r>
      <w:r>
        <w:rPr>
          <w:rFonts w:eastAsia="Times New Roman"/>
        </w:rPr>
        <w:t>а</w:t>
      </w:r>
      <w:r w:rsidRPr="003C4F24">
        <w:rPr>
          <w:rFonts w:eastAsia="Times New Roman"/>
        </w:rPr>
        <w:t>+велпатасвир</w:t>
      </w:r>
      <w:r>
        <w:rPr>
          <w:rFonts w:eastAsia="Times New Roman"/>
        </w:rPr>
        <w:t>а</w:t>
      </w:r>
      <w:r w:rsidRPr="003C4F24">
        <w:rPr>
          <w:rFonts w:eastAsia="Times New Roman"/>
        </w:rPr>
        <w:t xml:space="preserve"> </w:t>
      </w:r>
      <w:r w:rsidRPr="00A45645">
        <w:rPr>
          <w:lang w:eastAsia="ru-RU"/>
        </w:rPr>
        <w:t xml:space="preserve">было проведено большое количество доклинических исследований. Эти исследования включали серию исследований </w:t>
      </w:r>
      <w:r w:rsidRPr="003C4F24">
        <w:rPr>
          <w:lang w:eastAsia="ru-RU"/>
        </w:rPr>
        <w:t xml:space="preserve">как </w:t>
      </w:r>
      <w:r w:rsidRPr="003C4F24">
        <w:rPr>
          <w:i/>
          <w:lang w:eastAsia="ru-RU"/>
        </w:rPr>
        <w:t>in vitro</w:t>
      </w:r>
      <w:r w:rsidRPr="003C4F24">
        <w:rPr>
          <w:lang w:eastAsia="ru-RU"/>
        </w:rPr>
        <w:t xml:space="preserve">, так и </w:t>
      </w:r>
      <w:r w:rsidRPr="003C4F24">
        <w:rPr>
          <w:i/>
          <w:lang w:eastAsia="ru-RU"/>
        </w:rPr>
        <w:t>in vivo</w:t>
      </w:r>
      <w:r w:rsidRPr="003C4F24">
        <w:rPr>
          <w:lang w:eastAsia="ru-RU"/>
        </w:rPr>
        <w:t>, в результате которых были хорошо изучены фармак</w:t>
      </w:r>
      <w:r w:rsidRPr="00A45645">
        <w:rPr>
          <w:lang w:eastAsia="ru-RU"/>
        </w:rPr>
        <w:t xml:space="preserve">одинамические, фармакокинетические и токсикологические свойства </w:t>
      </w:r>
      <w:r w:rsidRPr="003C4F24">
        <w:rPr>
          <w:rFonts w:eastAsia="Times New Roman"/>
        </w:rPr>
        <w:t>софосбувир</w:t>
      </w:r>
      <w:r>
        <w:rPr>
          <w:rFonts w:eastAsia="Times New Roman"/>
        </w:rPr>
        <w:t>а</w:t>
      </w:r>
      <w:r w:rsidRPr="003C4F24">
        <w:rPr>
          <w:rFonts w:eastAsia="Times New Roman"/>
        </w:rPr>
        <w:t>+велпатасвир</w:t>
      </w:r>
      <w:r>
        <w:rPr>
          <w:rFonts w:eastAsia="Times New Roman"/>
        </w:rPr>
        <w:t>а</w:t>
      </w:r>
      <w:r w:rsidRPr="00A45645">
        <w:rPr>
          <w:lang w:eastAsia="ru-RU"/>
        </w:rPr>
        <w:t>.</w:t>
      </w:r>
    </w:p>
    <w:p w14:paraId="51FA7AAA" w14:textId="77777777" w:rsidR="008A6F7E" w:rsidRDefault="008A6F7E" w:rsidP="008A6F7E">
      <w:pPr>
        <w:spacing w:after="0" w:line="240" w:lineRule="auto"/>
        <w:ind w:firstLine="708"/>
        <w:rPr>
          <w:color w:val="000000"/>
        </w:rPr>
      </w:pPr>
      <w:bookmarkStart w:id="7" w:name="_Hlk108771262"/>
      <w:r w:rsidRPr="002D0E64">
        <w:rPr>
          <w:lang w:eastAsia="ru-RU"/>
        </w:rPr>
        <w:t xml:space="preserve">В качестве первичных фармакодинамических исследований были </w:t>
      </w:r>
      <w:r>
        <w:rPr>
          <w:lang w:eastAsia="ru-RU"/>
        </w:rPr>
        <w:t>проведены</w:t>
      </w:r>
      <w:r w:rsidRPr="002D0E64">
        <w:rPr>
          <w:lang w:eastAsia="ru-RU"/>
        </w:rPr>
        <w:t xml:space="preserve">: </w:t>
      </w:r>
      <w:r>
        <w:rPr>
          <w:color w:val="000000"/>
        </w:rPr>
        <w:t>исследования</w:t>
      </w:r>
      <w:r w:rsidRPr="003870A3">
        <w:rPr>
          <w:color w:val="000000"/>
        </w:rPr>
        <w:t xml:space="preserve"> </w:t>
      </w:r>
      <w:r>
        <w:rPr>
          <w:color w:val="000000"/>
        </w:rPr>
        <w:t xml:space="preserve">на гепатоцитах человека, доказывающие </w:t>
      </w:r>
      <w:r w:rsidRPr="00D3445C">
        <w:rPr>
          <w:color w:val="000000"/>
        </w:rPr>
        <w:t>ингибиру</w:t>
      </w:r>
      <w:r>
        <w:rPr>
          <w:color w:val="000000"/>
        </w:rPr>
        <w:t>ющую</w:t>
      </w:r>
      <w:r w:rsidRPr="00D3445C">
        <w:rPr>
          <w:color w:val="000000"/>
        </w:rPr>
        <w:t xml:space="preserve"> активность </w:t>
      </w:r>
      <w:r>
        <w:rPr>
          <w:color w:val="000000"/>
        </w:rPr>
        <w:t xml:space="preserve">на </w:t>
      </w:r>
      <w:r w:rsidRPr="00D3445C">
        <w:rPr>
          <w:color w:val="000000"/>
        </w:rPr>
        <w:t>полимераз</w:t>
      </w:r>
      <w:r>
        <w:rPr>
          <w:color w:val="000000"/>
        </w:rPr>
        <w:t>у</w:t>
      </w:r>
      <w:r w:rsidRPr="00D3445C">
        <w:rPr>
          <w:color w:val="000000"/>
        </w:rPr>
        <w:t xml:space="preserve"> NS5B</w:t>
      </w:r>
      <w:r>
        <w:rPr>
          <w:color w:val="000000"/>
        </w:rPr>
        <w:t xml:space="preserve"> активной формы софосбувира, с</w:t>
      </w:r>
      <w:r w:rsidRPr="00D3445C">
        <w:rPr>
          <w:color w:val="000000"/>
        </w:rPr>
        <w:t xml:space="preserve">офосбувир </w:t>
      </w:r>
      <w:r>
        <w:rPr>
          <w:color w:val="000000"/>
        </w:rPr>
        <w:t>про</w:t>
      </w:r>
      <w:r w:rsidRPr="00D3445C">
        <w:rPr>
          <w:color w:val="000000"/>
        </w:rPr>
        <w:t>демонстрир</w:t>
      </w:r>
      <w:r>
        <w:rPr>
          <w:color w:val="000000"/>
        </w:rPr>
        <w:t>овал</w:t>
      </w:r>
      <w:r w:rsidRPr="00D3445C">
        <w:rPr>
          <w:color w:val="000000"/>
        </w:rPr>
        <w:t xml:space="preserve"> активность в отношении стабильных репликонов ВГС генотипов 1a, 1b, 2a, 2b, 3a, 4a, 5a и 6a</w:t>
      </w:r>
      <w:r>
        <w:rPr>
          <w:color w:val="000000"/>
        </w:rPr>
        <w:t xml:space="preserve">, также были проведены исследования </w:t>
      </w:r>
      <w:r w:rsidRPr="00D3445C">
        <w:rPr>
          <w:color w:val="000000"/>
        </w:rPr>
        <w:t xml:space="preserve">по </w:t>
      </w:r>
      <w:r>
        <w:rPr>
          <w:color w:val="000000"/>
        </w:rPr>
        <w:t>развитию резистентности к софосбувиру</w:t>
      </w:r>
      <w:r w:rsidRPr="00D3445C">
        <w:rPr>
          <w:color w:val="000000"/>
        </w:rPr>
        <w:t xml:space="preserve"> </w:t>
      </w:r>
      <w:r w:rsidRPr="00D3445C">
        <w:rPr>
          <w:i/>
          <w:color w:val="000000"/>
        </w:rPr>
        <w:t>in vitro</w:t>
      </w:r>
      <w:r>
        <w:rPr>
          <w:color w:val="000000"/>
        </w:rPr>
        <w:t xml:space="preserve">. </w:t>
      </w:r>
    </w:p>
    <w:p w14:paraId="1140BC3A" w14:textId="77777777" w:rsidR="008A6F7E" w:rsidRPr="00732C25" w:rsidRDefault="008A6F7E" w:rsidP="008A6F7E">
      <w:pPr>
        <w:spacing w:after="0" w:line="240" w:lineRule="auto"/>
        <w:ind w:firstLine="708"/>
        <w:rPr>
          <w:color w:val="000000"/>
        </w:rPr>
      </w:pPr>
      <w:r w:rsidRPr="00681261">
        <w:rPr>
          <w:color w:val="000000"/>
        </w:rPr>
        <w:t xml:space="preserve">Активность </w:t>
      </w:r>
      <w:r>
        <w:rPr>
          <w:color w:val="000000"/>
        </w:rPr>
        <w:t>велпатасвира</w:t>
      </w:r>
      <w:r w:rsidRPr="00681261">
        <w:rPr>
          <w:color w:val="000000"/>
        </w:rPr>
        <w:t xml:space="preserve"> также оценивали в репликонах генотипов ВГС</w:t>
      </w:r>
      <w:r>
        <w:rPr>
          <w:color w:val="000000"/>
        </w:rPr>
        <w:t>, при этом п</w:t>
      </w:r>
      <w:r w:rsidRPr="00D3445C">
        <w:rPr>
          <w:color w:val="000000"/>
        </w:rPr>
        <w:t>ри самых высоких изученных концентрациях цитотоксичности не наблюдалось</w:t>
      </w:r>
      <w:r>
        <w:rPr>
          <w:color w:val="000000"/>
        </w:rPr>
        <w:t xml:space="preserve">, </w:t>
      </w:r>
      <w:r w:rsidRPr="002160D1">
        <w:rPr>
          <w:color w:val="000000"/>
        </w:rPr>
        <w:t>исследова</w:t>
      </w:r>
      <w:r w:rsidRPr="00681261">
        <w:rPr>
          <w:color w:val="000000"/>
        </w:rPr>
        <w:t xml:space="preserve">ния развития резистентности </w:t>
      </w:r>
      <w:r w:rsidRPr="00D3445C">
        <w:rPr>
          <w:i/>
          <w:color w:val="000000"/>
        </w:rPr>
        <w:t>in vitro</w:t>
      </w:r>
      <w:r w:rsidRPr="00681261">
        <w:rPr>
          <w:color w:val="000000"/>
        </w:rPr>
        <w:t xml:space="preserve"> при п</w:t>
      </w:r>
      <w:r>
        <w:rPr>
          <w:color w:val="000000"/>
        </w:rPr>
        <w:t>рименении велпатасвира, а также ф</w:t>
      </w:r>
      <w:r w:rsidRPr="00732C25">
        <w:rPr>
          <w:color w:val="000000"/>
        </w:rPr>
        <w:t>енотипический анализ широкой панели замен, связанных с резистентностью к NS5</w:t>
      </w:r>
      <w:r>
        <w:rPr>
          <w:color w:val="000000"/>
        </w:rPr>
        <w:t>.</w:t>
      </w:r>
      <w:r w:rsidRPr="00732C25">
        <w:rPr>
          <w:color w:val="000000"/>
        </w:rPr>
        <w:t xml:space="preserve"> </w:t>
      </w:r>
    </w:p>
    <w:p w14:paraId="7B81C932" w14:textId="77777777" w:rsidR="008A6F7E" w:rsidRPr="00E025D0" w:rsidRDefault="008A6F7E" w:rsidP="008A6F7E">
      <w:pPr>
        <w:spacing w:after="0" w:line="240" w:lineRule="auto"/>
        <w:ind w:firstLine="708"/>
        <w:rPr>
          <w:lang w:eastAsia="ru-RU"/>
        </w:rPr>
      </w:pPr>
      <w:r w:rsidRPr="00681261">
        <w:rPr>
          <w:color w:val="000000"/>
        </w:rPr>
        <w:t>Также был</w:t>
      </w:r>
      <w:r>
        <w:rPr>
          <w:color w:val="000000"/>
        </w:rPr>
        <w:t xml:space="preserve">и изучены аддитивные эффекты, противовирусный антагонизм и </w:t>
      </w:r>
      <w:r w:rsidRPr="00D3445C">
        <w:rPr>
          <w:color w:val="000000"/>
        </w:rPr>
        <w:t>перекрестн</w:t>
      </w:r>
      <w:r>
        <w:rPr>
          <w:color w:val="000000"/>
        </w:rPr>
        <w:t>ая</w:t>
      </w:r>
      <w:r w:rsidRPr="00D3445C">
        <w:rPr>
          <w:color w:val="000000"/>
        </w:rPr>
        <w:t xml:space="preserve"> резистентност</w:t>
      </w:r>
      <w:r>
        <w:rPr>
          <w:color w:val="000000"/>
        </w:rPr>
        <w:t xml:space="preserve">ь </w:t>
      </w:r>
      <w:r w:rsidRPr="00681261">
        <w:rPr>
          <w:color w:val="000000"/>
        </w:rPr>
        <w:t xml:space="preserve">комбинации </w:t>
      </w:r>
      <w:r>
        <w:rPr>
          <w:color w:val="000000"/>
        </w:rPr>
        <w:t xml:space="preserve">софосбувира и велпатасвира </w:t>
      </w:r>
      <w:r w:rsidRPr="00D3445C">
        <w:rPr>
          <w:color w:val="000000"/>
        </w:rPr>
        <w:t xml:space="preserve">в условиях </w:t>
      </w:r>
      <w:r w:rsidRPr="00D3445C">
        <w:rPr>
          <w:i/>
          <w:color w:val="000000"/>
        </w:rPr>
        <w:t>in vitro</w:t>
      </w:r>
    </w:p>
    <w:p w14:paraId="3D1071FC" w14:textId="77777777" w:rsidR="008A6F7E" w:rsidRDefault="008A6F7E" w:rsidP="008A6F7E">
      <w:pPr>
        <w:spacing w:after="0" w:line="240" w:lineRule="auto"/>
        <w:ind w:firstLine="708"/>
        <w:rPr>
          <w:color w:val="000000"/>
        </w:rPr>
      </w:pPr>
      <w:r w:rsidRPr="00E025D0">
        <w:rPr>
          <w:lang w:eastAsia="ru-RU"/>
        </w:rPr>
        <w:t xml:space="preserve">В качестве вторичных фармакодинамических исследований оценивали </w:t>
      </w:r>
      <w:r>
        <w:t>ц</w:t>
      </w:r>
      <w:r w:rsidRPr="00732C25">
        <w:t>итотоксичность</w:t>
      </w:r>
      <w:r>
        <w:t xml:space="preserve"> софосбувира на клетках </w:t>
      </w:r>
      <w:r w:rsidRPr="00D3445C">
        <w:rPr>
          <w:color w:val="000000"/>
        </w:rPr>
        <w:t>гепатокарциномы человека</w:t>
      </w:r>
      <w:r>
        <w:rPr>
          <w:color w:val="000000"/>
        </w:rPr>
        <w:t>,</w:t>
      </w:r>
      <w:r w:rsidRPr="00E93854">
        <w:rPr>
          <w:color w:val="000000"/>
        </w:rPr>
        <w:t xml:space="preserve"> </w:t>
      </w:r>
      <w:r w:rsidRPr="00D3445C">
        <w:rPr>
          <w:color w:val="000000"/>
        </w:rPr>
        <w:t>аденокарциномы поджелудочной железы человека</w:t>
      </w:r>
      <w:r>
        <w:rPr>
          <w:color w:val="000000"/>
        </w:rPr>
        <w:t xml:space="preserve"> и </w:t>
      </w:r>
      <w:r w:rsidRPr="00D3445C">
        <w:rPr>
          <w:color w:val="000000"/>
        </w:rPr>
        <w:t>метастатической карциномы предстательной железы человека</w:t>
      </w:r>
      <w:r>
        <w:rPr>
          <w:color w:val="000000"/>
        </w:rPr>
        <w:t>. Также оценивалась м</w:t>
      </w:r>
      <w:r w:rsidRPr="00E93854">
        <w:rPr>
          <w:color w:val="000000"/>
        </w:rPr>
        <w:t>итохондриальная токсичность</w:t>
      </w:r>
      <w:r>
        <w:rPr>
          <w:color w:val="000000"/>
        </w:rPr>
        <w:t xml:space="preserve"> и </w:t>
      </w:r>
      <w:r w:rsidRPr="00D3445C">
        <w:rPr>
          <w:color w:val="000000"/>
        </w:rPr>
        <w:t>активность в отношении ДНК- и РНК-полимераз хозяина</w:t>
      </w:r>
      <w:r>
        <w:rPr>
          <w:color w:val="000000"/>
        </w:rPr>
        <w:t xml:space="preserve"> </w:t>
      </w:r>
      <w:r w:rsidRPr="00D3445C">
        <w:rPr>
          <w:i/>
          <w:color w:val="000000"/>
        </w:rPr>
        <w:t>in vitro</w:t>
      </w:r>
      <w:r>
        <w:rPr>
          <w:i/>
          <w:color w:val="000000"/>
        </w:rPr>
        <w:t>.</w:t>
      </w:r>
      <w:r w:rsidRPr="00D3445C">
        <w:rPr>
          <w:color w:val="000000"/>
        </w:rPr>
        <w:t xml:space="preserve"> </w:t>
      </w:r>
      <w:r>
        <w:rPr>
          <w:color w:val="000000"/>
        </w:rPr>
        <w:t xml:space="preserve">Для софосбувира и его оснвного метаболита была изучена способность </w:t>
      </w:r>
      <w:r w:rsidRPr="00E93854">
        <w:rPr>
          <w:color w:val="000000"/>
        </w:rPr>
        <w:t xml:space="preserve">к связыванию с рецепторами </w:t>
      </w:r>
      <w:r w:rsidRPr="005C5936">
        <w:rPr>
          <w:i/>
          <w:color w:val="000000"/>
        </w:rPr>
        <w:t>in vitro</w:t>
      </w:r>
      <w:r>
        <w:rPr>
          <w:color w:val="000000"/>
        </w:rPr>
        <w:t>.</w:t>
      </w:r>
      <w:r w:rsidRPr="00E93854">
        <w:rPr>
          <w:color w:val="000000"/>
        </w:rPr>
        <w:t xml:space="preserve"> </w:t>
      </w:r>
    </w:p>
    <w:p w14:paraId="3AF19CE6" w14:textId="77777777" w:rsidR="008A6F7E" w:rsidRDefault="008A6F7E" w:rsidP="005C5936">
      <w:pPr>
        <w:spacing w:after="0" w:line="240" w:lineRule="auto"/>
        <w:ind w:firstLine="708"/>
        <w:rPr>
          <w:color w:val="000000"/>
        </w:rPr>
      </w:pPr>
      <w:r>
        <w:lastRenderedPageBreak/>
        <w:t xml:space="preserve">Велпатасвир </w:t>
      </w:r>
      <w:r w:rsidRPr="00D3445C">
        <w:rPr>
          <w:color w:val="000000"/>
        </w:rPr>
        <w:t>изуч</w:t>
      </w:r>
      <w:r>
        <w:rPr>
          <w:color w:val="000000"/>
        </w:rPr>
        <w:t>ался</w:t>
      </w:r>
      <w:r w:rsidRPr="00D3445C">
        <w:rPr>
          <w:color w:val="000000"/>
        </w:rPr>
        <w:t xml:space="preserve"> на наличие противовирусной активности в отношении вир</w:t>
      </w:r>
      <w:r>
        <w:rPr>
          <w:color w:val="000000"/>
        </w:rPr>
        <w:t>уса</w:t>
      </w:r>
      <w:r w:rsidRPr="00D3445C">
        <w:rPr>
          <w:color w:val="000000"/>
        </w:rPr>
        <w:t xml:space="preserve"> диареи крупного рогатого скота (BVDV), РСВ, ВГБ, ВИЧ-1, ротавируса человека, гриппа A и B и группы флавивирусов (включая вирус Западного Нила, вирус желтой лихорадки, вирус денге и вирус банзай).</w:t>
      </w:r>
      <w:r>
        <w:rPr>
          <w:color w:val="000000"/>
        </w:rPr>
        <w:t xml:space="preserve"> </w:t>
      </w:r>
      <w:r w:rsidRPr="002160D1">
        <w:rPr>
          <w:color w:val="000000"/>
        </w:rPr>
        <w:t xml:space="preserve">Цитотоксичность </w:t>
      </w:r>
      <w:r>
        <w:rPr>
          <w:color w:val="000000"/>
        </w:rPr>
        <w:t>велпатасвира</w:t>
      </w:r>
      <w:r w:rsidRPr="002160D1">
        <w:rPr>
          <w:color w:val="000000"/>
        </w:rPr>
        <w:t xml:space="preserve"> in vitro оценивали на 2 линиях клеток печени, клеточной линии рака предстательной железы, линии Т-лимфобластоидных клеток и здоровых клетках, полученных из легких. </w:t>
      </w:r>
      <w:r>
        <w:rPr>
          <w:color w:val="000000"/>
        </w:rPr>
        <w:t>Также была проведена оценка с</w:t>
      </w:r>
      <w:r w:rsidRPr="002160D1">
        <w:rPr>
          <w:color w:val="000000"/>
        </w:rPr>
        <w:t>пособност</w:t>
      </w:r>
      <w:r>
        <w:rPr>
          <w:color w:val="000000"/>
        </w:rPr>
        <w:t>и</w:t>
      </w:r>
      <w:r w:rsidRPr="002160D1">
        <w:rPr>
          <w:color w:val="000000"/>
        </w:rPr>
        <w:t xml:space="preserve"> к связыванию с рецепторами </w:t>
      </w:r>
      <w:r w:rsidRPr="008012EB">
        <w:rPr>
          <w:i/>
          <w:iCs/>
          <w:color w:val="000000"/>
        </w:rPr>
        <w:t>in vitro</w:t>
      </w:r>
      <w:r>
        <w:rPr>
          <w:color w:val="000000"/>
        </w:rPr>
        <w:t xml:space="preserve">. </w:t>
      </w:r>
    </w:p>
    <w:p w14:paraId="7DC3419E" w14:textId="77777777" w:rsidR="00B157FA" w:rsidRDefault="008A6F7E" w:rsidP="005C5936">
      <w:pPr>
        <w:spacing w:after="0" w:line="240" w:lineRule="auto"/>
        <w:ind w:firstLine="708"/>
        <w:rPr>
          <w:color w:val="000000"/>
        </w:rPr>
      </w:pPr>
      <w:r>
        <w:rPr>
          <w:color w:val="000000"/>
        </w:rPr>
        <w:t>Также была изучена ц</w:t>
      </w:r>
      <w:r w:rsidRPr="002160D1">
        <w:rPr>
          <w:color w:val="000000"/>
        </w:rPr>
        <w:t xml:space="preserve">итотоксичность </w:t>
      </w:r>
      <w:r w:rsidRPr="008012EB">
        <w:rPr>
          <w:i/>
          <w:iCs/>
          <w:color w:val="000000"/>
        </w:rPr>
        <w:t>in vitro</w:t>
      </w:r>
      <w:r>
        <w:rPr>
          <w:color w:val="000000"/>
        </w:rPr>
        <w:t xml:space="preserve"> </w:t>
      </w:r>
      <w:r w:rsidRPr="00D3445C">
        <w:rPr>
          <w:color w:val="000000"/>
        </w:rPr>
        <w:t>на клеточных линиях репликонов генотипов 1b, 2a, 3a и 4a</w:t>
      </w:r>
      <w:r>
        <w:rPr>
          <w:color w:val="000000"/>
        </w:rPr>
        <w:t xml:space="preserve"> комбинации софосбувира и велпатасвира. </w:t>
      </w:r>
    </w:p>
    <w:p w14:paraId="477085D0" w14:textId="49E1CE7F" w:rsidR="00AA1207" w:rsidRDefault="00AA1207" w:rsidP="005C5936">
      <w:pPr>
        <w:spacing w:after="0" w:line="240" w:lineRule="auto"/>
        <w:ind w:firstLine="708"/>
        <w:rPr>
          <w:color w:val="000000"/>
        </w:rPr>
      </w:pPr>
      <w:r w:rsidRPr="00B157FA">
        <w:rPr>
          <w:color w:val="000000"/>
        </w:rPr>
        <w:t>К</w:t>
      </w:r>
      <w:r>
        <w:rPr>
          <w:color w:val="000000"/>
        </w:rPr>
        <w:t xml:space="preserve">линическая разработка комбинации софосбувира и велпатасвира включала исследования </w:t>
      </w:r>
      <w:r>
        <w:t>I</w:t>
      </w:r>
      <w:r w:rsidRPr="003F4E46">
        <w:t xml:space="preserve"> </w:t>
      </w:r>
      <w:r>
        <w:t>фазы применения препарата для лечения</w:t>
      </w:r>
      <w:r w:rsidRPr="003F4E46">
        <w:t xml:space="preserve"> хронического гепатита С во время беременности</w:t>
      </w:r>
      <w:r>
        <w:t xml:space="preserve">, исследования </w:t>
      </w:r>
      <w:r>
        <w:rPr>
          <w:lang w:val="en-US"/>
        </w:rPr>
        <w:t>II</w:t>
      </w:r>
      <w:r w:rsidRPr="003F4E46">
        <w:t xml:space="preserve"> </w:t>
      </w:r>
      <w:r>
        <w:t xml:space="preserve">фазы применения комбинации софосбувира и велпатасвира среди пациентов с </w:t>
      </w:r>
      <w:r w:rsidRPr="003F4E46">
        <w:t>остр</w:t>
      </w:r>
      <w:r>
        <w:t>ым</w:t>
      </w:r>
      <w:r w:rsidRPr="003F4E46">
        <w:t xml:space="preserve"> гепатит</w:t>
      </w:r>
      <w:r>
        <w:t xml:space="preserve">ом </w:t>
      </w:r>
      <w:r w:rsidRPr="003F4E46">
        <w:t>С в течение 8 недель</w:t>
      </w:r>
      <w:r>
        <w:t xml:space="preserve">, исследования </w:t>
      </w:r>
      <w:r>
        <w:rPr>
          <w:lang w:val="en-US"/>
        </w:rPr>
        <w:t>II</w:t>
      </w:r>
      <w:r w:rsidRPr="003F4E46">
        <w:t xml:space="preserve"> </w:t>
      </w:r>
      <w:r>
        <w:t xml:space="preserve">фазы </w:t>
      </w:r>
      <w:r w:rsidRPr="003F4E46">
        <w:t xml:space="preserve">по изучению безопасности и эффективности </w:t>
      </w:r>
      <w:r>
        <w:t>с</w:t>
      </w:r>
      <w:r w:rsidRPr="003F4E46">
        <w:t>офосбувира</w:t>
      </w:r>
      <w:r>
        <w:t xml:space="preserve"> и в</w:t>
      </w:r>
      <w:r w:rsidRPr="003F4E46">
        <w:t>елпатасвира у подростков и детей с хроническ</w:t>
      </w:r>
      <w:r>
        <w:t>им ВГС, многочисленные исследования I</w:t>
      </w:r>
      <w:r>
        <w:rPr>
          <w:lang w:val="en-US"/>
        </w:rPr>
        <w:t>I</w:t>
      </w:r>
      <w:r w:rsidRPr="003F4E46">
        <w:t xml:space="preserve"> ф</w:t>
      </w:r>
      <w:r>
        <w:t>азы к</w:t>
      </w:r>
      <w:r w:rsidRPr="003F4E46">
        <w:t>омбинаци</w:t>
      </w:r>
      <w:r>
        <w:t>и с</w:t>
      </w:r>
      <w:r w:rsidRPr="003F4E46">
        <w:t>офосбувир</w:t>
      </w:r>
      <w:r>
        <w:t>а и в</w:t>
      </w:r>
      <w:r w:rsidRPr="003F4E46">
        <w:t>елпатасвир</w:t>
      </w:r>
      <w:r>
        <w:t>а</w:t>
      </w:r>
      <w:r w:rsidRPr="003F4E46">
        <w:t xml:space="preserve"> в фиксированных дозах у взрослых, инфицированных ВГС</w:t>
      </w:r>
      <w:r>
        <w:t xml:space="preserve"> с т</w:t>
      </w:r>
      <w:r w:rsidRPr="003F4E46">
        <w:t>рансплантаци</w:t>
      </w:r>
      <w:r>
        <w:t>ей</w:t>
      </w:r>
      <w:r w:rsidRPr="003F4E46">
        <w:t xml:space="preserve"> </w:t>
      </w:r>
      <w:r>
        <w:t>п</w:t>
      </w:r>
      <w:r w:rsidRPr="003F4E46">
        <w:t>ечени</w:t>
      </w:r>
      <w:r>
        <w:t xml:space="preserve">, исследования </w:t>
      </w:r>
      <w:r>
        <w:rPr>
          <w:lang w:val="en-US"/>
        </w:rPr>
        <w:t>II</w:t>
      </w:r>
      <w:r>
        <w:t xml:space="preserve"> фазы комбинации с</w:t>
      </w:r>
      <w:r w:rsidRPr="003F4E46">
        <w:t>офосбувир</w:t>
      </w:r>
      <w:r>
        <w:t>а и в</w:t>
      </w:r>
      <w:r w:rsidRPr="003F4E46">
        <w:t>елпатасвир</w:t>
      </w:r>
      <w:r>
        <w:t>а</w:t>
      </w:r>
      <w:r w:rsidRPr="003F4E46">
        <w:t xml:space="preserve"> у взрослых с хронической вирусной инфекцией гепатита С</w:t>
      </w:r>
      <w:r>
        <w:t xml:space="preserve"> и терминальной стадией почечной недостаточности</w:t>
      </w:r>
      <w:r w:rsidRPr="003F4E46">
        <w:t>, находящихся на диализе</w:t>
      </w:r>
      <w:r>
        <w:t>.</w:t>
      </w:r>
      <w:r>
        <w:rPr>
          <w:color w:val="000000"/>
        </w:rPr>
        <w:t xml:space="preserve"> </w:t>
      </w:r>
      <w:r>
        <w:t xml:space="preserve">Многочисленные исследования </w:t>
      </w:r>
      <w:r>
        <w:rPr>
          <w:lang w:val="en-US"/>
        </w:rPr>
        <w:t>III</w:t>
      </w:r>
      <w:r w:rsidRPr="003F4E46">
        <w:t xml:space="preserve"> ф</w:t>
      </w:r>
      <w:r>
        <w:t xml:space="preserve">азы комбинации софосбувира и велпатасвира среди пациентов с ВГС и присоединенной ВИЧ инфекцией, исследования </w:t>
      </w:r>
      <w:r>
        <w:rPr>
          <w:lang w:val="en-US"/>
        </w:rPr>
        <w:t>III</w:t>
      </w:r>
      <w:r w:rsidRPr="00405B3F">
        <w:t xml:space="preserve"> </w:t>
      </w:r>
      <w:r>
        <w:t xml:space="preserve">фазы </w:t>
      </w:r>
      <w:r w:rsidRPr="00405B3F">
        <w:t xml:space="preserve">эффективности и безопасности комбинации </w:t>
      </w:r>
      <w:r>
        <w:t>с</w:t>
      </w:r>
      <w:r w:rsidRPr="00405B3F">
        <w:t>офосбувир</w:t>
      </w:r>
      <w:r>
        <w:t>а и в</w:t>
      </w:r>
      <w:r w:rsidRPr="00405B3F">
        <w:t>елпатасвир</w:t>
      </w:r>
      <w:r>
        <w:t>а</w:t>
      </w:r>
      <w:r w:rsidRPr="00405B3F">
        <w:t xml:space="preserve"> в фиксированных дозах в течение 12 недель у взрослых с хроническ</w:t>
      </w:r>
      <w:r>
        <w:t>ой инфекцией</w:t>
      </w:r>
      <w:r w:rsidRPr="00405B3F">
        <w:t xml:space="preserve"> ВГС</w:t>
      </w:r>
      <w:r>
        <w:t xml:space="preserve"> </w:t>
      </w:r>
      <w:r w:rsidRPr="00405B3F">
        <w:t>и компенсированным циррозом печени</w:t>
      </w:r>
      <w:r>
        <w:t>. Исследования I</w:t>
      </w:r>
      <w:r>
        <w:rPr>
          <w:lang w:val="en-US"/>
        </w:rPr>
        <w:t>V</w:t>
      </w:r>
      <w:r w:rsidRPr="00405B3F">
        <w:t xml:space="preserve"> ф</w:t>
      </w:r>
      <w:r>
        <w:t>азы с</w:t>
      </w:r>
      <w:r w:rsidRPr="00405B3F">
        <w:t>офосбувир</w:t>
      </w:r>
      <w:r>
        <w:t>а и в</w:t>
      </w:r>
      <w:r w:rsidRPr="00405B3F">
        <w:t>елпатасвир</w:t>
      </w:r>
      <w:r>
        <w:t>а</w:t>
      </w:r>
      <w:r w:rsidRPr="00405B3F">
        <w:t xml:space="preserve"> у женщин в послеродовом периоде с расстройствами, связанными с употреблением опиоидов, и хронической инфекцией </w:t>
      </w:r>
      <w:r>
        <w:t xml:space="preserve">ВГС. </w:t>
      </w:r>
    </w:p>
    <w:p w14:paraId="2416A92C" w14:textId="193BBD12" w:rsidR="0066145D" w:rsidRPr="00D3445C" w:rsidRDefault="00B157FA" w:rsidP="005C5936">
      <w:pPr>
        <w:spacing w:after="0" w:line="240" w:lineRule="auto"/>
        <w:ind w:firstLine="708"/>
      </w:pPr>
      <w:r w:rsidRPr="00B157FA">
        <w:rPr>
          <w:color w:val="000000"/>
        </w:rPr>
        <w:t xml:space="preserve"> </w:t>
      </w:r>
      <w:r w:rsidR="005803A2">
        <w:rPr>
          <w:bCs/>
          <w:color w:val="000000" w:themeColor="text1"/>
          <w:lang w:bidi="ru-RU"/>
        </w:rPr>
        <w:t>В</w:t>
      </w:r>
      <w:r w:rsidR="000520A2" w:rsidRPr="00343AC2">
        <w:rPr>
          <w:bCs/>
          <w:color w:val="000000" w:themeColor="text1"/>
          <w:lang w:bidi="ru-RU"/>
        </w:rPr>
        <w:t xml:space="preserve"> исследованиях с участием зд</w:t>
      </w:r>
      <w:r w:rsidR="000520A2">
        <w:rPr>
          <w:bCs/>
          <w:color w:val="000000" w:themeColor="text1"/>
          <w:lang w:bidi="ru-RU"/>
        </w:rPr>
        <w:t>оровых добровольцев и пациентов,</w:t>
      </w:r>
      <w:r w:rsidR="000363AB">
        <w:rPr>
          <w:bCs/>
          <w:color w:val="000000" w:themeColor="text1"/>
          <w:lang w:bidi="ru-RU"/>
        </w:rPr>
        <w:t xml:space="preserve"> </w:t>
      </w:r>
      <w:r w:rsidR="0066145D">
        <w:rPr>
          <w:color w:val="000000"/>
        </w:rPr>
        <w:t>а</w:t>
      </w:r>
      <w:r w:rsidR="0048004F">
        <w:rPr>
          <w:rStyle w:val="value"/>
        </w:rPr>
        <w:t xml:space="preserve">бсолютная </w:t>
      </w:r>
      <w:r w:rsidR="00906234" w:rsidRPr="00D3445C">
        <w:rPr>
          <w:color w:val="000000"/>
        </w:rPr>
        <w:t xml:space="preserve">биодоступность </w:t>
      </w:r>
      <w:r w:rsidR="00906234">
        <w:rPr>
          <w:color w:val="000000"/>
        </w:rPr>
        <w:t>велпатасвира</w:t>
      </w:r>
      <w:r w:rsidR="00906234" w:rsidRPr="00D3445C">
        <w:rPr>
          <w:color w:val="000000"/>
        </w:rPr>
        <w:t xml:space="preserve"> у человека не была определена</w:t>
      </w:r>
      <w:r w:rsidR="00906234">
        <w:rPr>
          <w:color w:val="000000"/>
        </w:rPr>
        <w:t xml:space="preserve">, биодоступность софосбувира </w:t>
      </w:r>
      <w:r w:rsidR="00906234" w:rsidRPr="00D3445C">
        <w:rPr>
          <w:color w:val="000000"/>
        </w:rPr>
        <w:t>составляет не менее 50 </w:t>
      </w:r>
      <w:r w:rsidR="0048004F" w:rsidRPr="00D86ABB">
        <w:rPr>
          <w:rStyle w:val="value"/>
        </w:rPr>
        <w:t xml:space="preserve">%. </w:t>
      </w:r>
      <w:r w:rsidR="00906234" w:rsidRPr="00D3445C">
        <w:rPr>
          <w:color w:val="000000"/>
        </w:rPr>
        <w:t>Одновременное применение велпатасвира с софосбувиром оказывает влияние на экспозицию софосбувира (примерно 2</w:t>
      </w:r>
      <w:r w:rsidR="00906234" w:rsidRPr="00D3445C">
        <w:rPr>
          <w:color w:val="000000"/>
        </w:rPr>
        <w:noBreakHyphen/>
        <w:t>кратное увеличение). Прием</w:t>
      </w:r>
      <w:r w:rsidR="00906234">
        <w:rPr>
          <w:color w:val="000000"/>
        </w:rPr>
        <w:t xml:space="preserve"> комбинации</w:t>
      </w:r>
      <w:r w:rsidR="00906234" w:rsidRPr="00D3445C">
        <w:rPr>
          <w:color w:val="000000"/>
        </w:rPr>
        <w:t xml:space="preserve"> с пищей</w:t>
      </w:r>
      <w:r w:rsidR="00906234">
        <w:rPr>
          <w:color w:val="000000"/>
        </w:rPr>
        <w:t xml:space="preserve"> у здоровых добровольцев</w:t>
      </w:r>
      <w:r w:rsidR="00906234" w:rsidRPr="00D3445C">
        <w:rPr>
          <w:color w:val="000000"/>
        </w:rPr>
        <w:t xml:space="preserve"> увеличив</w:t>
      </w:r>
      <w:r w:rsidR="00906234">
        <w:rPr>
          <w:color w:val="000000"/>
        </w:rPr>
        <w:t>ает</w:t>
      </w:r>
      <w:r w:rsidR="00906234" w:rsidRPr="00D3445C">
        <w:rPr>
          <w:color w:val="000000"/>
        </w:rPr>
        <w:t xml:space="preserve"> AUC </w:t>
      </w:r>
      <w:r w:rsidR="00906234">
        <w:rPr>
          <w:color w:val="000000"/>
        </w:rPr>
        <w:t xml:space="preserve">софосбувира </w:t>
      </w:r>
      <w:r w:rsidR="00906234" w:rsidRPr="00D3445C">
        <w:rPr>
          <w:color w:val="000000"/>
        </w:rPr>
        <w:t>на 60 %</w:t>
      </w:r>
      <w:r w:rsidR="00906234">
        <w:rPr>
          <w:color w:val="000000"/>
        </w:rPr>
        <w:t xml:space="preserve"> </w:t>
      </w:r>
      <w:r w:rsidR="00906234" w:rsidRPr="00D3445C">
        <w:rPr>
          <w:color w:val="000000"/>
        </w:rPr>
        <w:t>и 78 %</w:t>
      </w:r>
      <w:r w:rsidR="00906234">
        <w:rPr>
          <w:color w:val="000000"/>
        </w:rPr>
        <w:t xml:space="preserve"> </w:t>
      </w:r>
      <w:r w:rsidR="00906234" w:rsidRPr="00D3445C">
        <w:rPr>
          <w:color w:val="000000"/>
        </w:rPr>
        <w:t>и незначительно снижа</w:t>
      </w:r>
      <w:r w:rsidR="00906234">
        <w:rPr>
          <w:color w:val="000000"/>
        </w:rPr>
        <w:t>ет</w:t>
      </w:r>
      <w:r w:rsidR="00906234" w:rsidRPr="00D3445C">
        <w:rPr>
          <w:color w:val="000000"/>
        </w:rPr>
        <w:t xml:space="preserve"> на 5 % и 12 % </w:t>
      </w:r>
      <w:r w:rsidR="00906234">
        <w:rPr>
          <w:color w:val="000000"/>
        </w:rPr>
        <w:t>(</w:t>
      </w:r>
      <w:r w:rsidR="00906234" w:rsidRPr="00D3445C">
        <w:rPr>
          <w:color w:val="000000"/>
        </w:rPr>
        <w:t>C</w:t>
      </w:r>
      <w:r w:rsidR="00906234" w:rsidRPr="00D3445C">
        <w:rPr>
          <w:color w:val="000000"/>
          <w:vertAlign w:val="subscript"/>
        </w:rPr>
        <w:t>max</w:t>
      </w:r>
      <w:r w:rsidR="00906234">
        <w:rPr>
          <w:color w:val="000000"/>
        </w:rPr>
        <w:t>)</w:t>
      </w:r>
      <w:r w:rsidR="00906234" w:rsidRPr="00D3445C">
        <w:rPr>
          <w:color w:val="000000"/>
        </w:rPr>
        <w:t xml:space="preserve"> после приема пищи с умеренным и высоким содержанием жира, соответственно. Концентрация </w:t>
      </w:r>
      <w:r w:rsidR="00906234">
        <w:rPr>
          <w:color w:val="000000"/>
        </w:rPr>
        <w:t>велпатасвира</w:t>
      </w:r>
      <w:r w:rsidR="00906234" w:rsidRPr="00D3445C">
        <w:rPr>
          <w:color w:val="000000"/>
        </w:rPr>
        <w:t xml:space="preserve"> в плазме крови, достигнутая при применении </w:t>
      </w:r>
      <w:r w:rsidR="00906234">
        <w:rPr>
          <w:color w:val="000000"/>
        </w:rPr>
        <w:t>комбинации</w:t>
      </w:r>
      <w:r w:rsidR="00906234" w:rsidRPr="00D3445C">
        <w:rPr>
          <w:color w:val="000000"/>
        </w:rPr>
        <w:t xml:space="preserve"> после приема пищи с умеренным и высоким содержанием жира, увеличивалась на 34 % и 21 % (AUC) и 31 % и 5 % (C</w:t>
      </w:r>
      <w:r w:rsidR="00906234" w:rsidRPr="00D3445C">
        <w:rPr>
          <w:color w:val="000000"/>
          <w:vertAlign w:val="subscript"/>
        </w:rPr>
        <w:t>max</w:t>
      </w:r>
      <w:r w:rsidR="00906234" w:rsidRPr="00D3445C">
        <w:rPr>
          <w:color w:val="000000"/>
        </w:rPr>
        <w:t xml:space="preserve">), соответственно. </w:t>
      </w:r>
      <w:r w:rsidR="0048004F" w:rsidRPr="00BF1DB7">
        <w:rPr>
          <w:rStyle w:val="value"/>
        </w:rPr>
        <w:t xml:space="preserve">Данные различия в экспозиции </w:t>
      </w:r>
      <w:r w:rsidR="0066145D">
        <w:rPr>
          <w:rStyle w:val="value"/>
        </w:rPr>
        <w:t>софосбувира</w:t>
      </w:r>
      <w:r w:rsidR="0048004F" w:rsidRPr="00BF1DB7">
        <w:rPr>
          <w:rStyle w:val="value"/>
        </w:rPr>
        <w:t xml:space="preserve"> и </w:t>
      </w:r>
      <w:r w:rsidR="0066145D">
        <w:rPr>
          <w:rStyle w:val="value"/>
        </w:rPr>
        <w:t>велпатасвира</w:t>
      </w:r>
      <w:r w:rsidR="0048004F" w:rsidRPr="00BF1DB7">
        <w:rPr>
          <w:rStyle w:val="value"/>
        </w:rPr>
        <w:t xml:space="preserve"> не являются клинически зна</w:t>
      </w:r>
      <w:r w:rsidR="00EA0278" w:rsidRPr="00BF1DB7">
        <w:rPr>
          <w:rStyle w:val="value"/>
        </w:rPr>
        <w:t xml:space="preserve">чимыми, поэтому препарат </w:t>
      </w:r>
      <w:r w:rsidR="0048004F" w:rsidRPr="00BF1DB7">
        <w:rPr>
          <w:rStyle w:val="value"/>
        </w:rPr>
        <w:t xml:space="preserve">можно принимать </w:t>
      </w:r>
      <w:r w:rsidR="0066145D">
        <w:rPr>
          <w:rStyle w:val="value"/>
        </w:rPr>
        <w:t>не</w:t>
      </w:r>
      <w:r w:rsidR="0048004F" w:rsidRPr="00BF1DB7">
        <w:rPr>
          <w:rStyle w:val="value"/>
        </w:rPr>
        <w:t>зависимо от приема</w:t>
      </w:r>
      <w:r w:rsidR="0066145D">
        <w:rPr>
          <w:rStyle w:val="value"/>
        </w:rPr>
        <w:t xml:space="preserve"> пищи.</w:t>
      </w:r>
      <w:r w:rsidR="0048004F" w:rsidRPr="00BF1DB7">
        <w:rPr>
          <w:rStyle w:val="Heading1Char"/>
        </w:rPr>
        <w:t xml:space="preserve"> </w:t>
      </w:r>
      <w:r w:rsidR="0066145D">
        <w:rPr>
          <w:rStyle w:val="value"/>
        </w:rPr>
        <w:t>Софосбувир</w:t>
      </w:r>
      <w:r w:rsidR="0048004F" w:rsidRPr="00BF1DB7">
        <w:rPr>
          <w:rStyle w:val="value"/>
        </w:rPr>
        <w:t xml:space="preserve"> и </w:t>
      </w:r>
      <w:r w:rsidR="0066145D">
        <w:rPr>
          <w:rStyle w:val="value"/>
        </w:rPr>
        <w:t>велпатасвир</w:t>
      </w:r>
      <w:r w:rsidR="0048004F" w:rsidRPr="00BF1DB7">
        <w:rPr>
          <w:rStyle w:val="value"/>
        </w:rPr>
        <w:t xml:space="preserve"> активно связываются (&gt;</w:t>
      </w:r>
      <w:r w:rsidR="0066145D">
        <w:rPr>
          <w:rStyle w:val="value"/>
        </w:rPr>
        <w:t>95</w:t>
      </w:r>
      <w:r w:rsidR="0048004F" w:rsidRPr="00BF1DB7">
        <w:rPr>
          <w:rStyle w:val="value"/>
        </w:rPr>
        <w:t xml:space="preserve">% и </w:t>
      </w:r>
      <w:r w:rsidR="0026084C" w:rsidRPr="00BF1DB7">
        <w:rPr>
          <w:rStyle w:val="value"/>
        </w:rPr>
        <w:t>9</w:t>
      </w:r>
      <w:r w:rsidR="0026084C">
        <w:rPr>
          <w:rStyle w:val="value"/>
        </w:rPr>
        <w:t>9</w:t>
      </w:r>
      <w:r w:rsidR="0026084C" w:rsidRPr="00BF1DB7">
        <w:rPr>
          <w:rStyle w:val="value"/>
        </w:rPr>
        <w:t>,8</w:t>
      </w:r>
      <w:r w:rsidR="0026084C">
        <w:rPr>
          <w:rStyle w:val="value"/>
        </w:rPr>
        <w:t>–99,7</w:t>
      </w:r>
      <w:r w:rsidR="0048004F" w:rsidRPr="00BF1DB7">
        <w:rPr>
          <w:rStyle w:val="value"/>
        </w:rPr>
        <w:t>% соответственно) с белками плазмы крови. Связывание с белками плазмы существенно не меняется у пациентов с почечной и печеночной недостаточностью.</w:t>
      </w:r>
      <w:r w:rsidR="0048004F" w:rsidRPr="00BF1DB7">
        <w:t xml:space="preserve"> </w:t>
      </w:r>
      <w:r w:rsidR="0066145D" w:rsidRPr="00D3445C">
        <w:rPr>
          <w:color w:val="000000"/>
        </w:rPr>
        <w:t>Софосбувир подвергается интенсивному метаболизму при первом прохождении в кишечнике и печен</w:t>
      </w:r>
      <w:r w:rsidR="0026084C">
        <w:rPr>
          <w:color w:val="000000"/>
        </w:rPr>
        <w:t>и и имеет а</w:t>
      </w:r>
      <w:r w:rsidR="0066145D" w:rsidRPr="00D3445C">
        <w:rPr>
          <w:color w:val="000000"/>
        </w:rPr>
        <w:t>ктивный метаболит GS-461203</w:t>
      </w:r>
      <w:r w:rsidR="0026084C">
        <w:rPr>
          <w:color w:val="000000"/>
        </w:rPr>
        <w:t xml:space="preserve"> </w:t>
      </w:r>
      <w:r w:rsidR="0026084C" w:rsidRPr="0026084C">
        <w:rPr>
          <w:color w:val="000000"/>
        </w:rPr>
        <w:t>(не обнаруживается в плазме)</w:t>
      </w:r>
      <w:r w:rsidR="0026084C">
        <w:rPr>
          <w:color w:val="000000"/>
        </w:rPr>
        <w:t xml:space="preserve">, </w:t>
      </w:r>
      <w:r w:rsidR="0066145D" w:rsidRPr="00D3445C">
        <w:rPr>
          <w:color w:val="000000"/>
        </w:rPr>
        <w:t>образу</w:t>
      </w:r>
      <w:r w:rsidR="0026084C">
        <w:rPr>
          <w:color w:val="000000"/>
        </w:rPr>
        <w:t xml:space="preserve">ющийся </w:t>
      </w:r>
      <w:r w:rsidR="0066145D" w:rsidRPr="00D3445C">
        <w:rPr>
          <w:color w:val="000000"/>
        </w:rPr>
        <w:t>в ходе нескольких стадий метаболизма</w:t>
      </w:r>
      <w:r w:rsidR="0026084C">
        <w:rPr>
          <w:color w:val="000000"/>
        </w:rPr>
        <w:t xml:space="preserve"> </w:t>
      </w:r>
      <w:r w:rsidR="0026084C" w:rsidRPr="0026084C">
        <w:rPr>
          <w:color w:val="000000"/>
        </w:rPr>
        <w:t xml:space="preserve">и, в конечном счете, </w:t>
      </w:r>
      <w:r w:rsidR="002E27D3">
        <w:rPr>
          <w:color w:val="000000"/>
        </w:rPr>
        <w:t xml:space="preserve">превращается в </w:t>
      </w:r>
      <w:r w:rsidR="0026084C" w:rsidRPr="0026084C">
        <w:rPr>
          <w:color w:val="000000"/>
        </w:rPr>
        <w:t>неактивн</w:t>
      </w:r>
      <w:r w:rsidR="002E27D3">
        <w:rPr>
          <w:color w:val="000000"/>
        </w:rPr>
        <w:t>ый</w:t>
      </w:r>
      <w:r w:rsidR="0026084C" w:rsidRPr="0026084C">
        <w:rPr>
          <w:color w:val="000000"/>
        </w:rPr>
        <w:t xml:space="preserve"> метаболит</w:t>
      </w:r>
      <w:r w:rsidR="0026084C">
        <w:rPr>
          <w:color w:val="000000"/>
        </w:rPr>
        <w:t xml:space="preserve"> </w:t>
      </w:r>
      <w:r w:rsidR="0026084C" w:rsidRPr="0026084C">
        <w:rPr>
          <w:color w:val="000000"/>
        </w:rPr>
        <w:t>GS-331007.</w:t>
      </w:r>
    </w:p>
    <w:p w14:paraId="47C63678" w14:textId="13B879C0" w:rsidR="00595CA7" w:rsidRPr="00DF26D0" w:rsidRDefault="0026084C" w:rsidP="005C5936">
      <w:pPr>
        <w:spacing w:after="0" w:line="240" w:lineRule="auto"/>
        <w:ind w:firstLine="709"/>
      </w:pPr>
      <w:r w:rsidRPr="00D3445C">
        <w:rPr>
          <w:color w:val="000000"/>
        </w:rPr>
        <w:t>Велпатасвир</w:t>
      </w:r>
      <w:r>
        <w:rPr>
          <w:color w:val="000000"/>
        </w:rPr>
        <w:t xml:space="preserve"> </w:t>
      </w:r>
      <w:r w:rsidRPr="00D3445C">
        <w:rPr>
          <w:color w:val="000000"/>
        </w:rPr>
        <w:t xml:space="preserve">относительно стабилен при инкубации в микросомах или гепатоцитах человека. </w:t>
      </w:r>
      <w:r>
        <w:t>Период</w:t>
      </w:r>
      <w:r w:rsidR="0048004F" w:rsidRPr="00BF1DB7">
        <w:t xml:space="preserve"> полувыведения</w:t>
      </w:r>
      <w:r w:rsidR="009B254C">
        <w:t xml:space="preserve"> </w:t>
      </w:r>
      <w:r w:rsidR="009B254C" w:rsidRPr="00D3445C">
        <w:rPr>
          <w:color w:val="000000"/>
        </w:rPr>
        <w:t>у типичного пациента с ВГС</w:t>
      </w:r>
      <w:r w:rsidR="0048004F" w:rsidRPr="00BF1DB7">
        <w:t xml:space="preserve"> составляет </w:t>
      </w:r>
      <w:r>
        <w:t>19</w:t>
      </w:r>
      <w:r w:rsidR="0048004F" w:rsidRPr="00BF1DB7">
        <w:t xml:space="preserve"> ч для</w:t>
      </w:r>
      <w:r w:rsidR="009B254C">
        <w:t xml:space="preserve"> велпатасвира и</w:t>
      </w:r>
      <w:r>
        <w:t xml:space="preserve"> 0,39 ч для софосбувира. </w:t>
      </w:r>
      <w:r w:rsidR="0048004F" w:rsidRPr="00BF1DB7">
        <w:t>Основным</w:t>
      </w:r>
      <w:r w:rsidR="009B254C">
        <w:t>и</w:t>
      </w:r>
      <w:r w:rsidR="0048004F" w:rsidRPr="00BF1DB7">
        <w:t xml:space="preserve"> пут</w:t>
      </w:r>
      <w:r w:rsidR="009B254C">
        <w:t>ями</w:t>
      </w:r>
      <w:r w:rsidR="0048004F" w:rsidRPr="00BF1DB7">
        <w:t xml:space="preserve"> выведения </w:t>
      </w:r>
      <w:r w:rsidR="009B254C">
        <w:t xml:space="preserve">софосбувира является </w:t>
      </w:r>
      <w:r w:rsidR="009B254C" w:rsidRPr="00D3445C">
        <w:rPr>
          <w:color w:val="000000"/>
        </w:rPr>
        <w:t>моч</w:t>
      </w:r>
      <w:r w:rsidR="009B254C">
        <w:rPr>
          <w:color w:val="000000"/>
        </w:rPr>
        <w:t>а</w:t>
      </w:r>
      <w:r w:rsidR="009B254C" w:rsidRPr="00D3445C">
        <w:rPr>
          <w:color w:val="000000"/>
        </w:rPr>
        <w:t>, кал</w:t>
      </w:r>
      <w:r w:rsidR="009B254C">
        <w:rPr>
          <w:color w:val="000000"/>
        </w:rPr>
        <w:t>л</w:t>
      </w:r>
      <w:r w:rsidR="009B254C" w:rsidRPr="00D3445C">
        <w:rPr>
          <w:color w:val="000000"/>
        </w:rPr>
        <w:t xml:space="preserve"> и выдыхаемы</w:t>
      </w:r>
      <w:r w:rsidR="009B254C">
        <w:rPr>
          <w:color w:val="000000"/>
        </w:rPr>
        <w:t>й</w:t>
      </w:r>
      <w:r w:rsidR="009B254C" w:rsidRPr="00D3445C">
        <w:rPr>
          <w:color w:val="000000"/>
        </w:rPr>
        <w:t xml:space="preserve"> воздух</w:t>
      </w:r>
      <w:r w:rsidR="009B254C">
        <w:rPr>
          <w:color w:val="000000"/>
        </w:rPr>
        <w:t>. Для неактивного метаболита</w:t>
      </w:r>
      <w:r w:rsidR="009B254C" w:rsidRPr="00D3445C">
        <w:rPr>
          <w:color w:val="000000"/>
        </w:rPr>
        <w:t xml:space="preserve"> GS-331007 (78 %</w:t>
      </w:r>
      <w:r w:rsidR="009B254C">
        <w:rPr>
          <w:color w:val="000000"/>
        </w:rPr>
        <w:t xml:space="preserve"> от принятой дозы</w:t>
      </w:r>
      <w:r w:rsidR="009B254C" w:rsidRPr="00D3445C">
        <w:rPr>
          <w:color w:val="000000"/>
        </w:rPr>
        <w:t>)</w:t>
      </w:r>
      <w:r w:rsidR="009B254C">
        <w:rPr>
          <w:color w:val="000000"/>
        </w:rPr>
        <w:t xml:space="preserve"> </w:t>
      </w:r>
      <w:r w:rsidR="009B254C" w:rsidRPr="00D3445C">
        <w:rPr>
          <w:color w:val="000000"/>
        </w:rPr>
        <w:t>почечный клиренс является основным путем выведения</w:t>
      </w:r>
      <w:r w:rsidR="009B254C">
        <w:rPr>
          <w:color w:val="000000"/>
        </w:rPr>
        <w:t>,</w:t>
      </w:r>
      <w:r w:rsidR="009B254C" w:rsidRPr="00D3445C">
        <w:rPr>
          <w:color w:val="000000"/>
        </w:rPr>
        <w:t xml:space="preserve"> при этом </w:t>
      </w:r>
      <w:r w:rsidR="009B254C" w:rsidRPr="00D3445C">
        <w:rPr>
          <w:color w:val="000000"/>
        </w:rPr>
        <w:lastRenderedPageBreak/>
        <w:t>значительная часть активно секретируется</w:t>
      </w:r>
      <w:r w:rsidR="009B254C">
        <w:rPr>
          <w:color w:val="000000"/>
        </w:rPr>
        <w:t xml:space="preserve"> в почечных канальцах</w:t>
      </w:r>
      <w:r w:rsidR="009B254C" w:rsidRPr="00D3445C">
        <w:rPr>
          <w:color w:val="000000"/>
        </w:rPr>
        <w:t xml:space="preserve">. </w:t>
      </w:r>
      <w:r w:rsidR="009B254C">
        <w:t>Для велпатасвира основым путем выведения</w:t>
      </w:r>
      <w:r w:rsidR="0048004F" w:rsidRPr="00BF1DB7">
        <w:t xml:space="preserve"> является кишечник: практически вся доза радиоактивно меченного препарата (9</w:t>
      </w:r>
      <w:r w:rsidR="002E27D3">
        <w:t>4</w:t>
      </w:r>
      <w:r w:rsidR="0048004F" w:rsidRPr="00BF1DB7">
        <w:t xml:space="preserve">%) была обнаружена в кале по сравнению с </w:t>
      </w:r>
      <w:r w:rsidR="002E27D3">
        <w:t>0,4</w:t>
      </w:r>
      <w:r w:rsidR="0048004F" w:rsidRPr="00BF1DB7">
        <w:t xml:space="preserve">% препарата, обнаруженного в моче. </w:t>
      </w:r>
    </w:p>
    <w:p w14:paraId="46BFB8E4" w14:textId="342295E2" w:rsidR="000A0C74" w:rsidRDefault="002E27D3" w:rsidP="005C5936">
      <w:pPr>
        <w:spacing w:after="0" w:line="240" w:lineRule="auto"/>
        <w:ind w:firstLine="708"/>
      </w:pPr>
      <w:r w:rsidRPr="00AB35C0">
        <w:t xml:space="preserve">В регистрационных исследованиях </w:t>
      </w:r>
      <w:r w:rsidR="001E5F60" w:rsidRPr="00AB35C0">
        <w:t>комбинации софосбувира и велпатасвира приняли участие в общей сложности 1</w:t>
      </w:r>
      <w:r w:rsidR="00AB35C0" w:rsidRPr="00AB35C0">
        <w:t>990</w:t>
      </w:r>
      <w:r w:rsidR="001E5F60" w:rsidRPr="00AB35C0">
        <w:t xml:space="preserve"> пациентов с генотипами 1, 2, 3, 4, 5 или 6 ВГС</w:t>
      </w:r>
      <w:r w:rsidR="00AB35C0" w:rsidRPr="00AB35C0">
        <w:t>.</w:t>
      </w:r>
      <w:r w:rsidR="00AB35C0">
        <w:t xml:space="preserve"> </w:t>
      </w:r>
      <w:r w:rsidR="00AB35C0" w:rsidRPr="00F3552A">
        <w:rPr>
          <w:color w:val="000000"/>
        </w:rPr>
        <w:t xml:space="preserve">Эффективность </w:t>
      </w:r>
      <w:r w:rsidR="00AB35C0">
        <w:rPr>
          <w:color w:val="000000"/>
        </w:rPr>
        <w:t>комбинации софосбувира+велтапасвира</w:t>
      </w:r>
      <w:r w:rsidR="00AB35C0" w:rsidRPr="00F3552A">
        <w:rPr>
          <w:color w:val="000000"/>
        </w:rPr>
        <w:t xml:space="preserve"> оценивали в 3 исследованиях III фазы</w:t>
      </w:r>
      <w:r w:rsidR="00AB35C0">
        <w:rPr>
          <w:color w:val="000000"/>
        </w:rPr>
        <w:t xml:space="preserve"> (</w:t>
      </w:r>
      <w:r w:rsidR="00AB35C0">
        <w:rPr>
          <w:color w:val="000000"/>
          <w:lang w:val="en-US"/>
        </w:rPr>
        <w:t>ASTRAL</w:t>
      </w:r>
      <w:r w:rsidR="00AB35C0" w:rsidRPr="00AB35C0">
        <w:rPr>
          <w:color w:val="000000"/>
        </w:rPr>
        <w:t xml:space="preserve"> 1</w:t>
      </w:r>
      <w:r w:rsidR="00AB35C0">
        <w:rPr>
          <w:color w:val="000000"/>
        </w:rPr>
        <w:t>,2,3)</w:t>
      </w:r>
      <w:r w:rsidR="00AB35C0" w:rsidRPr="00F3552A">
        <w:rPr>
          <w:color w:val="000000"/>
        </w:rPr>
        <w:t xml:space="preserve"> у пациентов с генотипом ВГС 1-6 с компенсированным циррозом печени или без него, в одном исследовании III фазы</w:t>
      </w:r>
      <w:r w:rsidR="00AB35C0">
        <w:rPr>
          <w:color w:val="000000"/>
        </w:rPr>
        <w:t xml:space="preserve"> (</w:t>
      </w:r>
      <w:r w:rsidR="00AB35C0" w:rsidRPr="00F3552A">
        <w:rPr>
          <w:color w:val="000000"/>
        </w:rPr>
        <w:t>ASTRAL-4</w:t>
      </w:r>
      <w:r w:rsidR="00AB35C0">
        <w:rPr>
          <w:color w:val="000000"/>
        </w:rPr>
        <w:t>)</w:t>
      </w:r>
      <w:r w:rsidR="00AB35C0" w:rsidRPr="00F3552A">
        <w:rPr>
          <w:color w:val="000000"/>
        </w:rPr>
        <w:t xml:space="preserve"> у пациентов с генотипом ВГС 1-6 с декомпенсированным циррозом печени, в одном исследовании III фазы</w:t>
      </w:r>
      <w:r w:rsidR="00AB35C0">
        <w:rPr>
          <w:color w:val="000000"/>
        </w:rPr>
        <w:t xml:space="preserve"> </w:t>
      </w:r>
      <w:r w:rsidR="00AB35C0" w:rsidRPr="00AB35C0">
        <w:rPr>
          <w:color w:val="000000"/>
        </w:rPr>
        <w:t>(</w:t>
      </w:r>
      <w:r w:rsidR="00AB35C0">
        <w:rPr>
          <w:color w:val="000000"/>
          <w:lang w:val="en-US"/>
        </w:rPr>
        <w:t>ASTRAL</w:t>
      </w:r>
      <w:r w:rsidR="00AB35C0" w:rsidRPr="00AB35C0">
        <w:rPr>
          <w:color w:val="000000"/>
        </w:rPr>
        <w:t>-5)</w:t>
      </w:r>
      <w:r w:rsidR="00AB35C0" w:rsidRPr="00F3552A">
        <w:rPr>
          <w:color w:val="000000"/>
        </w:rPr>
        <w:t xml:space="preserve"> у пациентов с коинфекцией ВГС/ВИЧ-1 с генотипом ВГС 1-6 и в одном исследовании II фазы</w:t>
      </w:r>
      <w:r w:rsidR="00AB35C0">
        <w:rPr>
          <w:color w:val="000000"/>
        </w:rPr>
        <w:t xml:space="preserve"> (</w:t>
      </w:r>
      <w:r w:rsidR="00AB35C0" w:rsidRPr="00F3552A">
        <w:rPr>
          <w:color w:val="000000"/>
        </w:rPr>
        <w:t>GS-US-342-4062</w:t>
      </w:r>
      <w:r w:rsidR="00AB35C0">
        <w:rPr>
          <w:color w:val="000000"/>
        </w:rPr>
        <w:t>)</w:t>
      </w:r>
      <w:r w:rsidR="00AB35C0" w:rsidRPr="00F3552A">
        <w:rPr>
          <w:color w:val="000000"/>
        </w:rPr>
        <w:t xml:space="preserve"> у пациентов с ВГС и </w:t>
      </w:r>
      <w:r w:rsidR="00AB35C0">
        <w:rPr>
          <w:color w:val="000000"/>
        </w:rPr>
        <w:t>тяжелой степенью почечной недостаточности</w:t>
      </w:r>
      <w:r w:rsidR="00AB35C0" w:rsidRPr="00F3552A">
        <w:rPr>
          <w:color w:val="000000"/>
        </w:rPr>
        <w:t>, нуждающихся в диализе</w:t>
      </w:r>
      <w:r w:rsidR="00AB35C0">
        <w:rPr>
          <w:color w:val="000000"/>
        </w:rPr>
        <w:t>.</w:t>
      </w:r>
      <w:r w:rsidR="001E5F60">
        <w:t xml:space="preserve"> В частности, </w:t>
      </w:r>
      <w:r w:rsidR="00AB35C0">
        <w:t xml:space="preserve">в </w:t>
      </w:r>
      <w:r w:rsidR="001E5F60">
        <w:t>исследовани</w:t>
      </w:r>
      <w:r w:rsidR="00AB35C0">
        <w:t>и</w:t>
      </w:r>
      <w:r w:rsidR="001E5F60">
        <w:t xml:space="preserve"> ASTRAL-1 устойчивый вирусологический ответ (УВО) отмечен у 99% пациентов, которые получали софосбувир</w:t>
      </w:r>
      <w:r w:rsidR="008012EB">
        <w:t>+</w:t>
      </w:r>
      <w:r w:rsidR="001E5F60">
        <w:t>велпатасвир в течение 12 недель. Анализ, проведенный в группе участников исследования ASTRAL-1, показал, что у пациентов, получавших софосбувир</w:t>
      </w:r>
      <w:r w:rsidR="008012EB">
        <w:t>+</w:t>
      </w:r>
      <w:r w:rsidR="001E5F60">
        <w:t>велпатасвир, наблюдалось значительное улучшение самочувствия во время лечения и после достижения УВО.</w:t>
      </w:r>
      <w:r w:rsidR="00DF26D0">
        <w:t xml:space="preserve"> Сопоставимые результаты были продемонстрированы и в группе пациентов с коинфекцией ВИЧ/ВГС (исследование ASTRAL-5</w:t>
      </w:r>
      <w:r w:rsidR="00D37D24">
        <w:t xml:space="preserve">, </w:t>
      </w:r>
      <w:r w:rsidR="00D37D24">
        <w:rPr>
          <w:lang w:val="en-US"/>
        </w:rPr>
        <w:t>n</w:t>
      </w:r>
      <w:r w:rsidR="00D37D24" w:rsidRPr="00D37D24">
        <w:t>=106</w:t>
      </w:r>
      <w:r w:rsidR="00DF26D0">
        <w:t>). Прием режима софосбувир</w:t>
      </w:r>
      <w:r w:rsidR="000A0C74">
        <w:t>+</w:t>
      </w:r>
      <w:r w:rsidR="00DF26D0">
        <w:t>велпатасвир в течение 12 недель обеспечивал простое, хорошо переносимое и высокоэффективное лечение для больных данной группы. Препарат продемонстрировал эффективность у широкого круга пациентов при большом диапазоне схем сопутствующей антиретровирусной терапии. Полученные данные позволяют использовать его у большинства пациентов с коинфекцией ВИЧ/ВГС, включая больных с предшествующим опытом лечения, а также компенсированным циррозом печени.</w:t>
      </w:r>
      <w:r w:rsidR="00D37D24" w:rsidRPr="00D37D24">
        <w:t xml:space="preserve"> </w:t>
      </w:r>
      <w:r w:rsidR="00D37D24">
        <w:t>Также комбинация софосбувир</w:t>
      </w:r>
      <w:r w:rsidR="000A0C74">
        <w:t>+</w:t>
      </w:r>
      <w:r w:rsidR="00D37D24">
        <w:t xml:space="preserve">велпатасвир </w:t>
      </w:r>
      <w:r w:rsidR="00DF26D0">
        <w:t>в режиме 12 недель и в комбинации с рибавирином подтвердил свою эффективность</w:t>
      </w:r>
      <w:r w:rsidR="00D37D24">
        <w:t xml:space="preserve"> </w:t>
      </w:r>
      <w:r w:rsidR="00DF26D0">
        <w:t>у пациентов с декомпенсированным циррозом, для которых выбор терапевтических возможностей ограничен.</w:t>
      </w:r>
      <w:r w:rsidR="00077393">
        <w:t xml:space="preserve"> </w:t>
      </w:r>
      <w:r w:rsidR="00077393" w:rsidRPr="00077393">
        <w:t xml:space="preserve">Участники ASTRAL-4 (n=267, декомпенсированный цирроз класса B по Чайлд-Пью) получали данную терапию </w:t>
      </w:r>
      <w:r w:rsidR="00AB35C0">
        <w:t xml:space="preserve">в </w:t>
      </w:r>
      <w:r w:rsidR="00077393" w:rsidRPr="00077393">
        <w:t>сочетании с рибавирином или без</w:t>
      </w:r>
      <w:r w:rsidR="000A0C74">
        <w:t xml:space="preserve"> него</w:t>
      </w:r>
      <w:r w:rsidR="00077393" w:rsidRPr="00077393">
        <w:t xml:space="preserve">. Частота достижения </w:t>
      </w:r>
      <w:r w:rsidR="000A0C74">
        <w:t>УВО</w:t>
      </w:r>
      <w:r w:rsidR="00077393" w:rsidRPr="00077393">
        <w:t xml:space="preserve"> в группе, получавшей терапию с рибавирином, составила 94%, а без рибавирина 83% для 12 недель терапии и 86% для 24 недель.</w:t>
      </w:r>
    </w:p>
    <w:p w14:paraId="7BD24C3C" w14:textId="267BA7DC" w:rsidR="00233075" w:rsidRPr="001247AB" w:rsidRDefault="00592812" w:rsidP="005C5936">
      <w:pPr>
        <w:spacing w:after="0" w:line="240" w:lineRule="auto"/>
        <w:ind w:firstLine="708"/>
        <w:rPr>
          <w:rStyle w:val="rynqvb"/>
        </w:rPr>
      </w:pPr>
      <w:r>
        <w:rPr>
          <w:rStyle w:val="rynqvb"/>
        </w:rPr>
        <w:t>Основываясь на</w:t>
      </w:r>
      <w:r w:rsidR="00E01FA6">
        <w:rPr>
          <w:rStyle w:val="rynqvb"/>
        </w:rPr>
        <w:t xml:space="preserve"> клинических исследованиях</w:t>
      </w:r>
      <w:r>
        <w:rPr>
          <w:rStyle w:val="rynqvb"/>
        </w:rPr>
        <w:t xml:space="preserve"> и постмаркетинговом </w:t>
      </w:r>
      <w:r w:rsidR="001247AB">
        <w:rPr>
          <w:rStyle w:val="rynqvb"/>
        </w:rPr>
        <w:t xml:space="preserve">наблюдении </w:t>
      </w:r>
      <w:r w:rsidR="00AB35C0">
        <w:rPr>
          <w:rStyle w:val="rynqvb"/>
        </w:rPr>
        <w:t xml:space="preserve">наиболее частыми побочными реакциями (более 10%) </w:t>
      </w:r>
      <w:r w:rsidR="00E01FA6">
        <w:rPr>
          <w:rStyle w:val="rynqvb"/>
        </w:rPr>
        <w:t>был</w:t>
      </w:r>
      <w:r>
        <w:rPr>
          <w:rStyle w:val="rynqvb"/>
        </w:rPr>
        <w:t>а</w:t>
      </w:r>
      <w:r w:rsidR="00E01FA6">
        <w:rPr>
          <w:rStyle w:val="rynqvb"/>
        </w:rPr>
        <w:t xml:space="preserve"> </w:t>
      </w:r>
      <w:r>
        <w:rPr>
          <w:rStyle w:val="rynqvb"/>
        </w:rPr>
        <w:t>рвота</w:t>
      </w:r>
      <w:r w:rsidR="001247AB">
        <w:rPr>
          <w:rStyle w:val="rynqvb"/>
        </w:rPr>
        <w:t xml:space="preserve"> (</w:t>
      </w:r>
      <w:r w:rsidR="001247AB" w:rsidRPr="001247AB">
        <w:rPr>
          <w:rStyle w:val="rynqvb"/>
        </w:rPr>
        <w:t>у детей</w:t>
      </w:r>
      <w:r w:rsidR="001247AB">
        <w:rPr>
          <w:rStyle w:val="rynqvb"/>
        </w:rPr>
        <w:t xml:space="preserve"> </w:t>
      </w:r>
      <w:r w:rsidR="001247AB" w:rsidRPr="001247AB">
        <w:rPr>
          <w:rStyle w:val="rynqvb"/>
        </w:rPr>
        <w:t>в возрасте от 3 до 6 лет</w:t>
      </w:r>
      <w:r w:rsidR="001247AB">
        <w:rPr>
          <w:rStyle w:val="rynqvb"/>
        </w:rPr>
        <w:t>)</w:t>
      </w:r>
      <w:r w:rsidR="00E01FA6">
        <w:rPr>
          <w:rStyle w:val="rynqvb"/>
        </w:rPr>
        <w:t>.</w:t>
      </w:r>
      <w:r w:rsidR="00E01FA6">
        <w:rPr>
          <w:rStyle w:val="hwtze"/>
        </w:rPr>
        <w:t xml:space="preserve"> </w:t>
      </w:r>
      <w:r w:rsidR="00E01FA6">
        <w:rPr>
          <w:rStyle w:val="rynqvb"/>
        </w:rPr>
        <w:t xml:space="preserve">Менее 1% пациентов, получавших </w:t>
      </w:r>
      <w:r w:rsidR="001247AB">
        <w:rPr>
          <w:rStyle w:val="rynqvb"/>
        </w:rPr>
        <w:t>софосбувир</w:t>
      </w:r>
      <w:r w:rsidR="00E01FA6">
        <w:rPr>
          <w:rStyle w:val="rynqvb"/>
        </w:rPr>
        <w:t>+</w:t>
      </w:r>
      <w:r w:rsidR="001247AB">
        <w:rPr>
          <w:rStyle w:val="rynqvb"/>
        </w:rPr>
        <w:t>велпатасвир</w:t>
      </w:r>
      <w:r w:rsidR="00E01FA6">
        <w:rPr>
          <w:rStyle w:val="rynqvb"/>
        </w:rPr>
        <w:t xml:space="preserve"> имели </w:t>
      </w:r>
      <w:r w:rsidR="001247AB">
        <w:rPr>
          <w:rStyle w:val="rynqvb"/>
        </w:rPr>
        <w:t>сыпь и ангионевротический отек</w:t>
      </w:r>
      <w:r w:rsidR="00E01FA6">
        <w:rPr>
          <w:rStyle w:val="rynqvb"/>
        </w:rPr>
        <w:t>.</w:t>
      </w:r>
      <w:r w:rsidR="00E01FA6">
        <w:rPr>
          <w:rStyle w:val="hwtze"/>
        </w:rPr>
        <w:t xml:space="preserve"> </w:t>
      </w:r>
      <w:r w:rsidR="001247AB" w:rsidRPr="001247AB">
        <w:rPr>
          <w:rStyle w:val="hwtze"/>
        </w:rPr>
        <w:t>В постмаркетинговых исследованиях</w:t>
      </w:r>
      <w:r w:rsidR="001247AB">
        <w:rPr>
          <w:rStyle w:val="hwtze"/>
        </w:rPr>
        <w:t xml:space="preserve"> </w:t>
      </w:r>
      <w:r w:rsidR="001247AB" w:rsidRPr="001247AB">
        <w:rPr>
          <w:rStyle w:val="hwtze"/>
        </w:rPr>
        <w:t>были отмечены случаи тяжелой брадикардии и блокады сердца при применении препаратов, содержащих</w:t>
      </w:r>
      <w:r w:rsidR="001247AB">
        <w:rPr>
          <w:rStyle w:val="hwtze"/>
        </w:rPr>
        <w:t xml:space="preserve"> софосбувир,</w:t>
      </w:r>
      <w:r w:rsidR="001247AB" w:rsidRPr="001247AB">
        <w:rPr>
          <w:rStyle w:val="hwtze"/>
        </w:rPr>
        <w:t xml:space="preserve"> в</w:t>
      </w:r>
      <w:r w:rsidR="001247AB">
        <w:rPr>
          <w:rStyle w:val="hwtze"/>
        </w:rPr>
        <w:t xml:space="preserve"> </w:t>
      </w:r>
      <w:r w:rsidR="001247AB" w:rsidRPr="001247AB">
        <w:rPr>
          <w:rStyle w:val="hwtze"/>
        </w:rPr>
        <w:t xml:space="preserve">комбинации с амиодароном, а также реактивация </w:t>
      </w:r>
      <w:r w:rsidR="001247AB">
        <w:rPr>
          <w:rStyle w:val="hwtze"/>
        </w:rPr>
        <w:t>вируса гепатита С</w:t>
      </w:r>
      <w:r w:rsidR="001247AB" w:rsidRPr="001247AB">
        <w:rPr>
          <w:rStyle w:val="hwtze"/>
        </w:rPr>
        <w:t xml:space="preserve"> у пациентов</w:t>
      </w:r>
      <w:r w:rsidR="001247AB">
        <w:rPr>
          <w:rStyle w:val="hwtze"/>
        </w:rPr>
        <w:t xml:space="preserve"> с</w:t>
      </w:r>
      <w:r w:rsidR="001247AB" w:rsidRPr="001247AB">
        <w:rPr>
          <w:rStyle w:val="hwtze"/>
        </w:rPr>
        <w:t xml:space="preserve"> коинф</w:t>
      </w:r>
      <w:r w:rsidR="001247AB">
        <w:rPr>
          <w:rStyle w:val="hwtze"/>
        </w:rPr>
        <w:t xml:space="preserve">екцией ВГБ/ВГС </w:t>
      </w:r>
      <w:r w:rsidR="001247AB" w:rsidRPr="001247AB">
        <w:rPr>
          <w:rStyle w:val="hwtze"/>
        </w:rPr>
        <w:t xml:space="preserve">после лечения </w:t>
      </w:r>
      <w:r w:rsidR="001247AB">
        <w:rPr>
          <w:rStyle w:val="hwtze"/>
        </w:rPr>
        <w:t xml:space="preserve">противовирусной терапией прямого действия. </w:t>
      </w:r>
    </w:p>
    <w:p w14:paraId="45DA87F1" w14:textId="4A408196" w:rsidR="004A64F5" w:rsidRPr="00615B3C" w:rsidRDefault="00AC15B7" w:rsidP="005C5936">
      <w:pPr>
        <w:pStyle w:val="NormalWeb"/>
        <w:spacing w:before="0" w:beforeAutospacing="0" w:after="0" w:afterAutospacing="0"/>
        <w:ind w:firstLine="709"/>
        <w:jc w:val="both"/>
        <w:textAlignment w:val="top"/>
      </w:pPr>
      <w:r w:rsidRPr="00C52FC5">
        <w:rPr>
          <w:color w:val="000000" w:themeColor="text1"/>
          <w:lang w:val="en-US"/>
        </w:rPr>
        <w:t>PT</w:t>
      </w:r>
      <w:r w:rsidRPr="00AC15B7">
        <w:rPr>
          <w:color w:val="000000" w:themeColor="text1"/>
        </w:rPr>
        <w:t>-</w:t>
      </w:r>
      <w:r w:rsidRPr="00C52FC5">
        <w:rPr>
          <w:color w:val="000000" w:themeColor="text1"/>
          <w:lang w:val="en-US"/>
        </w:rPr>
        <w:t>SOVE</w:t>
      </w:r>
      <w:r w:rsidR="004A64F5" w:rsidRPr="00A1451F">
        <w:rPr>
          <w:color w:val="000000" w:themeColor="text1"/>
        </w:rPr>
        <w:t xml:space="preserve">, таблетки, покрытые пленочной оболочкой </w:t>
      </w:r>
      <w:r w:rsidRPr="00AC15B7">
        <w:rPr>
          <w:color w:val="000000" w:themeColor="text1"/>
        </w:rPr>
        <w:t xml:space="preserve">400 мг + 100 мг </w:t>
      </w:r>
      <w:r w:rsidR="004A64F5" w:rsidRPr="00D53E19">
        <w:rPr>
          <w:color w:val="000000" w:themeColor="text1"/>
        </w:rPr>
        <w:t>-</w:t>
      </w:r>
      <w:r w:rsidR="00397955" w:rsidRPr="00D53E19">
        <w:rPr>
          <w:bCs/>
          <w:color w:val="000000" w:themeColor="text1"/>
        </w:rPr>
        <w:t xml:space="preserve"> воспроизведенный препарат </w:t>
      </w:r>
      <w:r>
        <w:rPr>
          <w:color w:val="000000" w:themeColor="text1"/>
        </w:rPr>
        <w:t>софосбувир</w:t>
      </w:r>
      <w:r w:rsidR="00397955" w:rsidRPr="00D53E19">
        <w:t>+</w:t>
      </w:r>
      <w:r>
        <w:t>велпатасвир</w:t>
      </w:r>
      <w:r w:rsidR="00397955" w:rsidRPr="00D53E19">
        <w:rPr>
          <w:shd w:val="clear" w:color="auto" w:fill="FFFFFF" w:themeFill="background1"/>
        </w:rPr>
        <w:t>, разработанный дочерним подразделением ГК «Р-Фарм», Россия – ООО «Технология лекарств», по заказу АО «Р-Фарм».</w:t>
      </w:r>
      <w:r w:rsidR="00397955" w:rsidRPr="00A1451F">
        <w:rPr>
          <w:shd w:val="clear" w:color="auto" w:fill="FFFFFF" w:themeFill="background1"/>
        </w:rPr>
        <w:t xml:space="preserve"> </w:t>
      </w:r>
      <w:r w:rsidR="00397955" w:rsidRPr="00AC15B7">
        <w:rPr>
          <w:highlight w:val="yellow"/>
          <w:shd w:val="clear" w:color="auto" w:fill="FFFFFF" w:themeFill="background1"/>
        </w:rPr>
        <w:t>Он полностью соответствует по качественному и количественному составу действующего и вспомогательных веществ, лекарственной форме и дозировке референтному препарату</w:t>
      </w:r>
      <w:r w:rsidR="00DD30D9" w:rsidRPr="00AC15B7">
        <w:rPr>
          <w:color w:val="FF0000"/>
          <w:highlight w:val="yellow"/>
        </w:rPr>
        <w:t xml:space="preserve"> </w:t>
      </w:r>
      <w:r w:rsidR="004A64F5" w:rsidRPr="00AC15B7">
        <w:rPr>
          <w:highlight w:val="yellow"/>
        </w:rPr>
        <w:t>препарату</w:t>
      </w:r>
      <w:r w:rsidR="004A64F5" w:rsidRPr="00615B3C">
        <w:t xml:space="preserve"> </w:t>
      </w:r>
      <w:r w:rsidRPr="00AC15B7">
        <w:t>Эпклюза</w:t>
      </w:r>
      <w:r w:rsidR="004A64F5" w:rsidRPr="00615B3C">
        <w:rPr>
          <w:vertAlign w:val="superscript"/>
        </w:rPr>
        <w:t>®</w:t>
      </w:r>
      <w:r w:rsidR="004A64F5" w:rsidRPr="00615B3C">
        <w:t xml:space="preserve"> (МНН:</w:t>
      </w:r>
      <w:r w:rsidR="004A64F5" w:rsidRPr="00615B3C">
        <w:rPr>
          <w:rFonts w:ascii="Calibri" w:hAnsi="Calibri" w:cs="Calibri"/>
        </w:rPr>
        <w:t xml:space="preserve"> </w:t>
      </w:r>
      <w:r>
        <w:t>софосбувир</w:t>
      </w:r>
      <w:r w:rsidR="004A64F5" w:rsidRPr="00E83106">
        <w:t>+</w:t>
      </w:r>
      <w:r>
        <w:t>велпатасвир</w:t>
      </w:r>
      <w:r w:rsidR="004A64F5" w:rsidRPr="00E83106">
        <w:t>),</w:t>
      </w:r>
      <w:r w:rsidR="004A64F5" w:rsidRPr="00615B3C">
        <w:t xml:space="preserve"> таблетки, покрытые пленочной оболочкой </w:t>
      </w:r>
      <w:r>
        <w:t>4</w:t>
      </w:r>
      <w:r w:rsidR="004A64F5" w:rsidRPr="00615B3C">
        <w:t>00</w:t>
      </w:r>
      <w:r w:rsidR="00DA02AB">
        <w:t xml:space="preserve"> </w:t>
      </w:r>
      <w:r w:rsidR="004A64F5" w:rsidRPr="00615B3C">
        <w:t>мг</w:t>
      </w:r>
      <w:r w:rsidR="00DA02AB">
        <w:t xml:space="preserve"> </w:t>
      </w:r>
      <w:r w:rsidR="004A64F5" w:rsidRPr="00615B3C">
        <w:t>+</w:t>
      </w:r>
      <w:r w:rsidR="00DA02AB">
        <w:t xml:space="preserve"> </w:t>
      </w:r>
      <w:r>
        <w:t>10</w:t>
      </w:r>
      <w:r w:rsidR="004A64F5" w:rsidRPr="00615B3C">
        <w:t xml:space="preserve">0 мг (производитель: </w:t>
      </w:r>
      <w:r w:rsidRPr="00AC15B7">
        <w:rPr>
          <w:rFonts w:eastAsia="Calibri"/>
          <w:bCs/>
        </w:rPr>
        <w:t xml:space="preserve">Гилеад Сайенсиз Айелэнд </w:t>
      </w:r>
      <w:r w:rsidRPr="00AC15B7">
        <w:rPr>
          <w:rFonts w:eastAsia="Calibri"/>
          <w:bCs/>
        </w:rPr>
        <w:lastRenderedPageBreak/>
        <w:t>ЮСи, Ирландия/Патеон Инк., Канада; владелец РУ: Гилеад Сайенсиз Интернешнл Лтд., Великобритания</w:t>
      </w:r>
      <w:r w:rsidR="00B9254A">
        <w:t>)</w:t>
      </w:r>
      <w:r w:rsidR="00C14011">
        <w:t>.</w:t>
      </w:r>
      <w:r w:rsidR="00A1451F">
        <w:t xml:space="preserve"> </w:t>
      </w:r>
      <w:r w:rsidR="00A1451F" w:rsidRPr="00AC15B7">
        <w:rPr>
          <w:highlight w:val="yellow"/>
        </w:rPr>
        <w:t>Имеется незначительное отличие в составе пленочной оболочки.</w:t>
      </w:r>
    </w:p>
    <w:p w14:paraId="0C59C17D" w14:textId="606B3BAB" w:rsidR="004944FB" w:rsidRPr="00F11B9D" w:rsidRDefault="00E93B98" w:rsidP="005C5936">
      <w:pPr>
        <w:spacing w:after="0" w:line="240" w:lineRule="auto"/>
        <w:ind w:firstLine="709"/>
        <w:rPr>
          <w:bCs/>
          <w:color w:val="FF0000"/>
          <w:lang w:eastAsia="ru-RU"/>
        </w:rPr>
      </w:pPr>
      <w:r w:rsidRPr="005A4D39">
        <w:rPr>
          <w:bCs/>
          <w:lang w:eastAsia="ru-RU"/>
        </w:rPr>
        <w:t>Внедрение в клиническую практику нового воспроизведенного препарата</w:t>
      </w:r>
      <w:r w:rsidR="005A4D39" w:rsidRPr="005A4D39">
        <w:rPr>
          <w:bCs/>
          <w:lang w:eastAsia="ru-RU"/>
        </w:rPr>
        <w:t xml:space="preserve"> </w:t>
      </w:r>
      <w:r w:rsidR="00AC15B7">
        <w:rPr>
          <w:rFonts w:eastAsia="Times New Roman"/>
        </w:rPr>
        <w:t>софосбувир</w:t>
      </w:r>
      <w:r w:rsidR="005A4D39" w:rsidRPr="005A4D39">
        <w:rPr>
          <w:rFonts w:eastAsia="Times New Roman"/>
        </w:rPr>
        <w:t>+</w:t>
      </w:r>
      <w:r w:rsidR="00AC15B7">
        <w:rPr>
          <w:rFonts w:eastAsia="Times New Roman"/>
        </w:rPr>
        <w:t>велпатасвир</w:t>
      </w:r>
      <w:r w:rsidR="00E27DAA" w:rsidRPr="005A4D39">
        <w:rPr>
          <w:bCs/>
          <w:lang w:eastAsia="ru-RU"/>
        </w:rPr>
        <w:t xml:space="preserve"> позволит</w:t>
      </w:r>
      <w:r w:rsidRPr="005A4D39">
        <w:rPr>
          <w:bCs/>
          <w:lang w:eastAsia="ru-RU"/>
        </w:rPr>
        <w:t xml:space="preserve"> снизить цену современной терапии </w:t>
      </w:r>
      <w:r w:rsidR="00B150EA" w:rsidRPr="005A4D39">
        <w:rPr>
          <w:bCs/>
          <w:lang w:eastAsia="ru-RU"/>
        </w:rPr>
        <w:t>вирусного гепатита С</w:t>
      </w:r>
      <w:r w:rsidRPr="005A4D39">
        <w:rPr>
          <w:bCs/>
          <w:lang w:eastAsia="ru-RU"/>
        </w:rPr>
        <w:t xml:space="preserve"> и повысить её доступность</w:t>
      </w:r>
      <w:r w:rsidRPr="00F11B9D">
        <w:rPr>
          <w:bCs/>
          <w:color w:val="FF0000"/>
          <w:lang w:eastAsia="ru-RU"/>
        </w:rPr>
        <w:t>.</w:t>
      </w:r>
    </w:p>
    <w:p w14:paraId="56201ADC" w14:textId="77777777" w:rsidR="004944FB" w:rsidRDefault="004944FB" w:rsidP="005E1A9C">
      <w:pPr>
        <w:rPr>
          <w:bCs/>
          <w:lang w:eastAsia="ru-RU"/>
        </w:rPr>
      </w:pPr>
      <w:r>
        <w:rPr>
          <w:bCs/>
          <w:lang w:eastAsia="ru-RU"/>
        </w:rPr>
        <w:br w:type="page"/>
      </w:r>
    </w:p>
    <w:p w14:paraId="4B841755" w14:textId="77777777" w:rsidR="003C2C65" w:rsidRPr="00797DF7" w:rsidRDefault="003C2C65">
      <w:pPr>
        <w:pStyle w:val="Heading1"/>
        <w:tabs>
          <w:tab w:val="left" w:pos="142"/>
          <w:tab w:val="left" w:pos="284"/>
        </w:tabs>
        <w:spacing w:before="0" w:line="240" w:lineRule="auto"/>
        <w:rPr>
          <w:rFonts w:cs="Times New Roman"/>
          <w:color w:val="000000" w:themeColor="text1"/>
          <w:szCs w:val="24"/>
        </w:rPr>
      </w:pPr>
      <w:bookmarkStart w:id="8" w:name="_Toc415001065"/>
      <w:bookmarkStart w:id="9" w:name="_Toc164609915"/>
      <w:bookmarkEnd w:id="7"/>
      <w:r w:rsidRPr="00FD58A7">
        <w:rPr>
          <w:rFonts w:cs="Times New Roman"/>
          <w:color w:val="000000" w:themeColor="text1"/>
          <w:szCs w:val="24"/>
        </w:rPr>
        <w:lastRenderedPageBreak/>
        <w:t>1. ВВЕДЕНИЕ</w:t>
      </w:r>
      <w:bookmarkEnd w:id="8"/>
      <w:bookmarkEnd w:id="9"/>
    </w:p>
    <w:p w14:paraId="257FEAE7" w14:textId="77777777" w:rsidR="003C2C65" w:rsidRPr="00797DF7" w:rsidRDefault="003C2C65">
      <w:pPr>
        <w:pStyle w:val="Heading2"/>
        <w:spacing w:line="240" w:lineRule="auto"/>
        <w:rPr>
          <w:color w:val="000000" w:themeColor="text1"/>
          <w:szCs w:val="24"/>
        </w:rPr>
      </w:pPr>
      <w:bookmarkStart w:id="10" w:name="_Toc415001066"/>
      <w:bookmarkStart w:id="11" w:name="_Toc164609916"/>
      <w:r w:rsidRPr="00797DF7">
        <w:rPr>
          <w:color w:val="000000" w:themeColor="text1"/>
          <w:szCs w:val="24"/>
        </w:rPr>
        <w:t>1.1. Химическое название</w:t>
      </w:r>
      <w:bookmarkEnd w:id="10"/>
      <w:bookmarkEnd w:id="11"/>
    </w:p>
    <w:p w14:paraId="470DC4FC" w14:textId="2534E991" w:rsidR="009B6924" w:rsidRPr="000A0C74" w:rsidRDefault="00A6441D" w:rsidP="00233075">
      <w:pPr>
        <w:spacing w:after="0" w:line="240" w:lineRule="auto"/>
        <w:rPr>
          <w:b/>
          <w:bCs/>
          <w:i/>
          <w:color w:val="000000"/>
        </w:rPr>
      </w:pPr>
      <w:bookmarkStart w:id="12" w:name="_Toc415001067"/>
      <w:r w:rsidRPr="000A0C74">
        <w:rPr>
          <w:b/>
          <w:bCs/>
          <w:color w:val="000000"/>
        </w:rPr>
        <w:t>Софосбувир</w:t>
      </w:r>
    </w:p>
    <w:p w14:paraId="301598AF" w14:textId="1D4452C2" w:rsidR="00A6441D" w:rsidRDefault="00B67003" w:rsidP="001A5F7F">
      <w:pPr>
        <w:spacing w:after="0" w:line="240" w:lineRule="auto"/>
        <w:rPr>
          <w:color w:val="000000" w:themeColor="text1"/>
        </w:rPr>
      </w:pPr>
      <w:r>
        <w:rPr>
          <w:color w:val="000000" w:themeColor="text1"/>
        </w:rPr>
        <w:t>П</w:t>
      </w:r>
      <w:r w:rsidR="00A6441D" w:rsidRPr="00A6441D">
        <w:rPr>
          <w:color w:val="000000" w:themeColor="text1"/>
        </w:rPr>
        <w:t>ропан</w:t>
      </w:r>
      <w:r>
        <w:rPr>
          <w:color w:val="000000" w:themeColor="text1"/>
        </w:rPr>
        <w:t>ил</w:t>
      </w:r>
      <w:r w:rsidR="00A6441D" w:rsidRPr="00A6441D">
        <w:rPr>
          <w:color w:val="000000" w:themeColor="text1"/>
        </w:rPr>
        <w:t>-2-(</w:t>
      </w:r>
      <w:r w:rsidR="00A6441D" w:rsidRPr="00A6441D">
        <w:rPr>
          <w:i/>
          <w:iCs/>
          <w:color w:val="000000" w:themeColor="text1"/>
        </w:rPr>
        <w:t>2S</w:t>
      </w:r>
      <w:r w:rsidR="00A6441D" w:rsidRPr="00A6441D">
        <w:rPr>
          <w:color w:val="000000" w:themeColor="text1"/>
        </w:rPr>
        <w:t>)-2-[[[(</w:t>
      </w:r>
      <w:r w:rsidR="00A6441D" w:rsidRPr="00A6441D">
        <w:rPr>
          <w:i/>
          <w:iCs/>
          <w:color w:val="000000" w:themeColor="text1"/>
        </w:rPr>
        <w:t>2R,3R,4R,5R</w:t>
      </w:r>
      <w:r w:rsidR="00A6441D" w:rsidRPr="00A6441D">
        <w:rPr>
          <w:color w:val="000000" w:themeColor="text1"/>
        </w:rPr>
        <w:t>)-5-(2,4-диоксопиримидин</w:t>
      </w:r>
      <w:r>
        <w:rPr>
          <w:color w:val="000000" w:themeColor="text1"/>
        </w:rPr>
        <w:t>ил</w:t>
      </w:r>
      <w:r w:rsidR="00A6441D" w:rsidRPr="00A6441D">
        <w:rPr>
          <w:color w:val="000000" w:themeColor="text1"/>
        </w:rPr>
        <w:t>-1)-4-фтор-3-гидрокси-4-метилоксолан</w:t>
      </w:r>
      <w:r>
        <w:rPr>
          <w:color w:val="000000" w:themeColor="text1"/>
        </w:rPr>
        <w:t>ил</w:t>
      </w:r>
      <w:r w:rsidR="00A6441D" w:rsidRPr="00A6441D">
        <w:rPr>
          <w:color w:val="000000" w:themeColor="text1"/>
        </w:rPr>
        <w:t>-2]метокси-феноксифосфорил]амино]пропаноат</w:t>
      </w:r>
    </w:p>
    <w:p w14:paraId="740411C3" w14:textId="77777777" w:rsidR="00233075" w:rsidRPr="00B67003" w:rsidRDefault="00233075" w:rsidP="001A5F7F">
      <w:pPr>
        <w:spacing w:after="0" w:line="240" w:lineRule="auto"/>
        <w:rPr>
          <w:color w:val="000000" w:themeColor="text1"/>
        </w:rPr>
      </w:pPr>
    </w:p>
    <w:p w14:paraId="080C036B" w14:textId="5F4F596B" w:rsidR="00AF549E" w:rsidRPr="000A0C74" w:rsidRDefault="00B67003" w:rsidP="001A5F7F">
      <w:pPr>
        <w:spacing w:after="0" w:line="240" w:lineRule="auto"/>
        <w:rPr>
          <w:b/>
          <w:bCs/>
          <w:color w:val="000000" w:themeColor="text1"/>
        </w:rPr>
      </w:pPr>
      <w:r w:rsidRPr="000A0C74">
        <w:rPr>
          <w:b/>
          <w:bCs/>
          <w:color w:val="000000" w:themeColor="text1"/>
        </w:rPr>
        <w:t>Велпатасвир</w:t>
      </w:r>
    </w:p>
    <w:p w14:paraId="1389D9A7" w14:textId="5328D552" w:rsidR="00B67003" w:rsidRPr="00AF549E" w:rsidRDefault="001A5F7F" w:rsidP="001A5F7F">
      <w:pPr>
        <w:spacing w:after="0" w:line="240" w:lineRule="auto"/>
        <w:rPr>
          <w:color w:val="000000"/>
          <w:lang w:eastAsia="ru-RU"/>
        </w:rPr>
      </w:pPr>
      <w:r>
        <w:rPr>
          <w:color w:val="000000"/>
          <w:lang w:eastAsia="ru-RU"/>
        </w:rPr>
        <w:t>М</w:t>
      </w:r>
      <w:r w:rsidRPr="001A5F7F">
        <w:rPr>
          <w:color w:val="000000"/>
          <w:lang w:eastAsia="ru-RU"/>
        </w:rPr>
        <w:t>етил N</w:t>
      </w:r>
      <w:r w:rsidRPr="001A5F7F">
        <w:rPr>
          <w:i/>
          <w:iCs/>
          <w:color w:val="000000"/>
          <w:lang w:eastAsia="ru-RU"/>
        </w:rPr>
        <w:t>-[(1R)-2-[(2S,4S)-2-[5-[6-[(2S,5S)-1-[(2S)-2</w:t>
      </w:r>
      <w:r w:rsidRPr="001A5F7F">
        <w:rPr>
          <w:color w:val="000000"/>
          <w:lang w:eastAsia="ru-RU"/>
        </w:rPr>
        <w:t>-(метоксикарбониламино)-3-</w:t>
      </w:r>
      <w:r w:rsidRPr="001A5F7F">
        <w:t xml:space="preserve"> </w:t>
      </w:r>
      <w:r w:rsidRPr="001A5F7F">
        <w:rPr>
          <w:color w:val="000000"/>
          <w:lang w:eastAsia="ru-RU"/>
        </w:rPr>
        <w:t>метилбутаноил]-5-метилпирролидин</w:t>
      </w:r>
      <w:r>
        <w:rPr>
          <w:color w:val="000000"/>
          <w:lang w:eastAsia="ru-RU"/>
        </w:rPr>
        <w:t>ил</w:t>
      </w:r>
      <w:r w:rsidRPr="001A5F7F">
        <w:rPr>
          <w:color w:val="000000"/>
          <w:lang w:eastAsia="ru-RU"/>
        </w:rPr>
        <w:t>-2]-21-</w:t>
      </w:r>
      <w:r>
        <w:rPr>
          <w:color w:val="000000"/>
          <w:lang w:eastAsia="ru-RU"/>
        </w:rPr>
        <w:t>окса</w:t>
      </w:r>
      <w:r w:rsidRPr="001A5F7F">
        <w:rPr>
          <w:color w:val="000000"/>
          <w:lang w:eastAsia="ru-RU"/>
        </w:rPr>
        <w:t>-5,7</w:t>
      </w:r>
      <w:r>
        <w:rPr>
          <w:color w:val="000000"/>
          <w:lang w:eastAsia="ru-RU"/>
        </w:rPr>
        <w:t xml:space="preserve"> </w:t>
      </w:r>
      <w:r w:rsidRPr="001A5F7F">
        <w:rPr>
          <w:color w:val="000000"/>
          <w:lang w:eastAsia="ru-RU"/>
        </w:rPr>
        <w:t>диазапентациклo[11.8.0.03,11.04,8.014,19]геникоза-1(13),2,4(8),5,9,11,14(19),15,17-нонен</w:t>
      </w:r>
      <w:r>
        <w:rPr>
          <w:color w:val="000000"/>
          <w:lang w:eastAsia="ru-RU"/>
        </w:rPr>
        <w:t>ил</w:t>
      </w:r>
      <w:r w:rsidRPr="001A5F7F">
        <w:rPr>
          <w:color w:val="000000"/>
          <w:lang w:eastAsia="ru-RU"/>
        </w:rPr>
        <w:t>-17]-1H-</w:t>
      </w:r>
      <w:r>
        <w:rPr>
          <w:color w:val="000000"/>
          <w:lang w:eastAsia="ru-RU"/>
        </w:rPr>
        <w:t>имидазолил</w:t>
      </w:r>
      <w:r w:rsidRPr="001A5F7F">
        <w:rPr>
          <w:color w:val="000000"/>
          <w:lang w:eastAsia="ru-RU"/>
        </w:rPr>
        <w:t>-2]-4-(метоксиметил)пирролидин</w:t>
      </w:r>
      <w:r>
        <w:rPr>
          <w:color w:val="000000"/>
          <w:lang w:eastAsia="ru-RU"/>
        </w:rPr>
        <w:t>ил</w:t>
      </w:r>
      <w:r w:rsidRPr="001A5F7F">
        <w:rPr>
          <w:color w:val="000000"/>
          <w:lang w:eastAsia="ru-RU"/>
        </w:rPr>
        <w:t>-1]-2-оксо-1-фенилэтил]карбамат</w:t>
      </w:r>
    </w:p>
    <w:p w14:paraId="79FE8A4A" w14:textId="4E354BD9" w:rsidR="003C2C65" w:rsidRDefault="003C2C65">
      <w:pPr>
        <w:pStyle w:val="Heading2"/>
        <w:spacing w:line="240" w:lineRule="auto"/>
        <w:rPr>
          <w:color w:val="000000" w:themeColor="text1"/>
          <w:szCs w:val="24"/>
        </w:rPr>
      </w:pPr>
      <w:bookmarkStart w:id="13" w:name="_Toc164609917"/>
      <w:r w:rsidRPr="00DE0DBC">
        <w:rPr>
          <w:color w:val="000000" w:themeColor="text1"/>
          <w:szCs w:val="24"/>
        </w:rPr>
        <w:t>1.2. Международное непатентованное название</w:t>
      </w:r>
      <w:bookmarkEnd w:id="12"/>
      <w:bookmarkEnd w:id="13"/>
    </w:p>
    <w:p w14:paraId="2BA952C4" w14:textId="659AEDE0" w:rsidR="006B5C58" w:rsidRPr="006B5C58" w:rsidRDefault="00485960">
      <w:pPr>
        <w:ind w:left="709"/>
      </w:pPr>
      <w:r>
        <w:t>Софосбувир</w:t>
      </w:r>
      <w:r w:rsidR="009B6924">
        <w:t xml:space="preserve"> + </w:t>
      </w:r>
      <w:r>
        <w:t>велпатасвир</w:t>
      </w:r>
    </w:p>
    <w:p w14:paraId="2FDD1F6A" w14:textId="77777777" w:rsidR="003C2C65" w:rsidRPr="003441D3" w:rsidRDefault="003C2C65" w:rsidP="003441D3">
      <w:pPr>
        <w:pStyle w:val="Heading2"/>
      </w:pPr>
      <w:bookmarkStart w:id="14" w:name="_Toc415001068"/>
      <w:bookmarkStart w:id="15" w:name="_Toc164609918"/>
      <w:r w:rsidRPr="003441D3">
        <w:t>1.3. Торговое название</w:t>
      </w:r>
      <w:bookmarkEnd w:id="14"/>
      <w:bookmarkEnd w:id="15"/>
    </w:p>
    <w:p w14:paraId="510AF3BB" w14:textId="355BF6B7" w:rsidR="003C2C65" w:rsidRPr="008554A9" w:rsidRDefault="00624A46">
      <w:pPr>
        <w:spacing w:after="0" w:line="240" w:lineRule="auto"/>
        <w:ind w:firstLine="709"/>
        <w:rPr>
          <w:color w:val="000000" w:themeColor="text1"/>
        </w:rPr>
      </w:pPr>
      <w:r w:rsidRPr="008554A9">
        <w:rPr>
          <w:bCs/>
          <w:color w:val="000000" w:themeColor="text1"/>
          <w:lang w:eastAsia="ru-RU"/>
        </w:rPr>
        <w:t>Торговое наименование –</w:t>
      </w:r>
      <w:r w:rsidR="00DA02AB">
        <w:rPr>
          <w:bCs/>
          <w:color w:val="000000" w:themeColor="text1"/>
          <w:lang w:eastAsia="ru-RU"/>
        </w:rPr>
        <w:t xml:space="preserve"> </w:t>
      </w:r>
      <w:r w:rsidR="000A0C74">
        <w:rPr>
          <w:bCs/>
          <w:color w:val="000000" w:themeColor="text1"/>
          <w:lang w:eastAsia="ru-RU"/>
        </w:rPr>
        <w:t>СОФОСБУВИР+ВЕЛПАТАСВИР</w:t>
      </w:r>
    </w:p>
    <w:p w14:paraId="2C353F0D" w14:textId="66D52669" w:rsidR="007436D4" w:rsidRPr="005E1A9C" w:rsidRDefault="004C79BB">
      <w:pPr>
        <w:spacing w:after="0" w:line="240" w:lineRule="auto"/>
        <w:ind w:firstLine="709"/>
        <w:rPr>
          <w:lang w:eastAsia="ru-RU"/>
        </w:rPr>
      </w:pPr>
      <w:r w:rsidRPr="005E1A9C">
        <w:rPr>
          <w:color w:val="000000" w:themeColor="text1"/>
        </w:rPr>
        <w:t>Внутреннее</w:t>
      </w:r>
      <w:r w:rsidR="007436D4" w:rsidRPr="005E1A9C">
        <w:rPr>
          <w:color w:val="000000" w:themeColor="text1"/>
        </w:rPr>
        <w:t xml:space="preserve"> </w:t>
      </w:r>
      <w:r w:rsidRPr="005E1A9C">
        <w:rPr>
          <w:color w:val="000000" w:themeColor="text1"/>
        </w:rPr>
        <w:t>название</w:t>
      </w:r>
      <w:r w:rsidR="007436D4" w:rsidRPr="005E1A9C">
        <w:rPr>
          <w:color w:val="000000" w:themeColor="text1"/>
        </w:rPr>
        <w:t xml:space="preserve"> продукта </w:t>
      </w:r>
      <w:r w:rsidR="006B5C58" w:rsidRPr="005E1A9C">
        <w:rPr>
          <w:color w:val="000000" w:themeColor="text1"/>
        </w:rPr>
        <w:t>-</w:t>
      </w:r>
      <w:r w:rsidR="00FA5BF8" w:rsidRPr="005E1A9C">
        <w:rPr>
          <w:rFonts w:eastAsia="Times New Roman"/>
          <w:color w:val="000000"/>
        </w:rPr>
        <w:t xml:space="preserve"> </w:t>
      </w:r>
      <w:r w:rsidR="00485960" w:rsidRPr="00485960">
        <w:rPr>
          <w:color w:val="000000"/>
        </w:rPr>
        <w:t>PT-SOVE</w:t>
      </w:r>
    </w:p>
    <w:p w14:paraId="13725252" w14:textId="775CBDE1" w:rsidR="00941908" w:rsidRPr="008554A9" w:rsidRDefault="004C79BB">
      <w:pPr>
        <w:spacing w:after="0" w:line="240" w:lineRule="auto"/>
        <w:ind w:firstLine="709"/>
        <w:rPr>
          <w:color w:val="000000" w:themeColor="text1"/>
        </w:rPr>
      </w:pPr>
      <w:r w:rsidRPr="005E1A9C">
        <w:rPr>
          <w:color w:val="000000" w:themeColor="text1"/>
        </w:rPr>
        <w:t>Внутренний к</w:t>
      </w:r>
      <w:r w:rsidR="00941908" w:rsidRPr="005E1A9C">
        <w:rPr>
          <w:color w:val="000000" w:themeColor="text1"/>
        </w:rPr>
        <w:t>од продукта -</w:t>
      </w:r>
      <w:r w:rsidR="006B5C58" w:rsidRPr="005E1A9C">
        <w:rPr>
          <w:rFonts w:eastAsia="Times New Roman"/>
          <w:color w:val="000000"/>
        </w:rPr>
        <w:t> </w:t>
      </w:r>
      <w:r w:rsidR="00485960" w:rsidRPr="00485960">
        <w:rPr>
          <w:rFonts w:eastAsia="Times New Roman"/>
          <w:color w:val="000000"/>
        </w:rPr>
        <w:t>J051151</w:t>
      </w:r>
      <w:r w:rsidR="00941908" w:rsidRPr="005E1A9C">
        <w:t>.</w:t>
      </w:r>
    </w:p>
    <w:p w14:paraId="11C0A1B4" w14:textId="77777777" w:rsidR="003C2C65" w:rsidRPr="00DE0DBC" w:rsidRDefault="003C2C65">
      <w:pPr>
        <w:pStyle w:val="Heading2"/>
        <w:spacing w:line="240" w:lineRule="auto"/>
        <w:rPr>
          <w:color w:val="000000" w:themeColor="text1"/>
          <w:szCs w:val="24"/>
        </w:rPr>
      </w:pPr>
      <w:bookmarkStart w:id="16" w:name="_Toc415001069"/>
      <w:bookmarkStart w:id="17" w:name="_Toc164609919"/>
      <w:r w:rsidRPr="00DE0DBC">
        <w:rPr>
          <w:color w:val="000000" w:themeColor="text1"/>
          <w:szCs w:val="24"/>
        </w:rPr>
        <w:t>1.4. Активные ингредиенты</w:t>
      </w:r>
      <w:bookmarkEnd w:id="16"/>
      <w:bookmarkEnd w:id="17"/>
    </w:p>
    <w:p w14:paraId="260830E9" w14:textId="62A6BF6E" w:rsidR="003C2C65" w:rsidRPr="00AF549E" w:rsidRDefault="009D4EFA">
      <w:pPr>
        <w:spacing w:after="0" w:line="240" w:lineRule="auto"/>
        <w:ind w:firstLine="709"/>
        <w:rPr>
          <w:color w:val="000000" w:themeColor="text1"/>
        </w:rPr>
      </w:pPr>
      <w:r w:rsidRPr="00AF549E">
        <w:rPr>
          <w:color w:val="000000" w:themeColor="text1"/>
        </w:rPr>
        <w:t>Действующее вещество -</w:t>
      </w:r>
      <w:r w:rsidRPr="00AF549E">
        <w:rPr>
          <w:rFonts w:eastAsia="Times New Roman"/>
          <w:color w:val="000000"/>
        </w:rPr>
        <w:t xml:space="preserve"> </w:t>
      </w:r>
      <w:r w:rsidR="00485960">
        <w:rPr>
          <w:rFonts w:eastAsia="Times New Roman"/>
          <w:color w:val="000000"/>
        </w:rPr>
        <w:t>софосбувир</w:t>
      </w:r>
      <w:r w:rsidRPr="00AF549E">
        <w:rPr>
          <w:rFonts w:eastAsia="Times New Roman"/>
          <w:color w:val="000000"/>
        </w:rPr>
        <w:t>+</w:t>
      </w:r>
      <w:r w:rsidR="00485960">
        <w:rPr>
          <w:rFonts w:eastAsia="Times New Roman"/>
          <w:color w:val="000000"/>
        </w:rPr>
        <w:t>велпатасвир</w:t>
      </w:r>
    </w:p>
    <w:p w14:paraId="1CEDA58A" w14:textId="648438D6" w:rsidR="00910AEC" w:rsidRPr="00910AEC" w:rsidRDefault="003C2C65">
      <w:pPr>
        <w:pStyle w:val="Heading2"/>
        <w:spacing w:line="240" w:lineRule="auto"/>
        <w:rPr>
          <w:color w:val="000000" w:themeColor="text1"/>
          <w:szCs w:val="24"/>
        </w:rPr>
      </w:pPr>
      <w:bookmarkStart w:id="18" w:name="_Toc415001070"/>
      <w:bookmarkStart w:id="19" w:name="_Toc164609920"/>
      <w:r w:rsidRPr="00DE0DBC">
        <w:rPr>
          <w:color w:val="000000" w:themeColor="text1"/>
          <w:szCs w:val="24"/>
        </w:rPr>
        <w:t>1.5. Фармакологическая группа</w:t>
      </w:r>
      <w:bookmarkStart w:id="20" w:name="_Toc415001071"/>
      <w:bookmarkEnd w:id="18"/>
      <w:bookmarkEnd w:id="19"/>
    </w:p>
    <w:p w14:paraId="697E4BB7" w14:textId="6D35BA08" w:rsidR="00910AEC" w:rsidRPr="00910AEC" w:rsidRDefault="00843857" w:rsidP="005E1A9C">
      <w:pPr>
        <w:spacing w:line="240" w:lineRule="auto"/>
        <w:ind w:firstLine="709"/>
      </w:pPr>
      <w:hyperlink r:id="rId11" w:history="1">
        <w:r w:rsidR="00910AEC" w:rsidRPr="00910AEC">
          <w:rPr>
            <w:rStyle w:val="Hyperlink"/>
            <w:color w:val="auto"/>
            <w:u w:val="none"/>
          </w:rPr>
          <w:t>Противовирусные препараты системного действия</w:t>
        </w:r>
      </w:hyperlink>
      <w:r w:rsidR="00910AEC">
        <w:t>.</w:t>
      </w:r>
      <w:r w:rsidR="008554A9">
        <w:t xml:space="preserve"> </w:t>
      </w:r>
      <w:r>
        <w:fldChar w:fldCharType="begin"/>
      </w:r>
      <w:r>
        <w:instrText xml:space="preserve"> HYPERLINK "https://classinform.ru/atc-classifikatcija/j05a.html" </w:instrText>
      </w:r>
      <w:r>
        <w:fldChar w:fldCharType="separate"/>
      </w:r>
      <w:r w:rsidR="00910AEC" w:rsidRPr="00910AEC">
        <w:rPr>
          <w:rStyle w:val="Hyperlink"/>
          <w:color w:val="auto"/>
          <w:u w:val="none"/>
        </w:rPr>
        <w:t>Противовирусные препараты прямого действия</w:t>
      </w:r>
      <w:r>
        <w:rPr>
          <w:rStyle w:val="Hyperlink"/>
          <w:color w:val="auto"/>
          <w:u w:val="none"/>
        </w:rPr>
        <w:fldChar w:fldCharType="end"/>
      </w:r>
      <w:r w:rsidR="00910AEC">
        <w:t>.</w:t>
      </w:r>
      <w:r w:rsidR="008554A9">
        <w:t xml:space="preserve"> </w:t>
      </w:r>
      <w:r>
        <w:fldChar w:fldCharType="begin"/>
      </w:r>
      <w:r>
        <w:instrText xml:space="preserve"> HYPERLINK "https://classinf</w:instrText>
      </w:r>
      <w:r>
        <w:instrText xml:space="preserve">orm.ru/atc-classifikatcija/j05ap.html" </w:instrText>
      </w:r>
      <w:r>
        <w:fldChar w:fldCharType="separate"/>
      </w:r>
      <w:r w:rsidR="008554A9" w:rsidRPr="00910AEC">
        <w:rPr>
          <w:rStyle w:val="Hyperlink"/>
          <w:color w:val="auto"/>
          <w:u w:val="none"/>
        </w:rPr>
        <w:t xml:space="preserve">Противовирусные препараты для лечения инфекций </w:t>
      </w:r>
      <w:r w:rsidR="008554A9">
        <w:rPr>
          <w:rStyle w:val="Hyperlink"/>
          <w:color w:val="auto"/>
          <w:u w:val="none"/>
        </w:rPr>
        <w:t>ВГС</w:t>
      </w:r>
      <w:r>
        <w:rPr>
          <w:rStyle w:val="Hyperlink"/>
          <w:color w:val="auto"/>
          <w:u w:val="none"/>
        </w:rPr>
        <w:fldChar w:fldCharType="end"/>
      </w:r>
      <w:r w:rsidR="00354B9B">
        <w:t>.</w:t>
      </w:r>
    </w:p>
    <w:p w14:paraId="150AF000" w14:textId="64DC1128" w:rsidR="003C2C65" w:rsidRPr="00DE0DBC" w:rsidRDefault="003C2C65">
      <w:pPr>
        <w:pStyle w:val="Heading2"/>
        <w:spacing w:line="240" w:lineRule="auto"/>
        <w:rPr>
          <w:color w:val="000000" w:themeColor="text1"/>
          <w:szCs w:val="24"/>
        </w:rPr>
      </w:pPr>
      <w:bookmarkStart w:id="21" w:name="_Toc164609921"/>
      <w:r w:rsidRPr="00DE0DBC">
        <w:rPr>
          <w:color w:val="000000" w:themeColor="text1"/>
          <w:szCs w:val="24"/>
        </w:rPr>
        <w:t>1.6. Код по АТХ</w:t>
      </w:r>
      <w:bookmarkEnd w:id="20"/>
      <w:bookmarkEnd w:id="21"/>
    </w:p>
    <w:p w14:paraId="5FA5E3A0" w14:textId="4BDE6F4C" w:rsidR="004541CE" w:rsidRPr="00DE0DBC" w:rsidRDefault="00485960">
      <w:pPr>
        <w:pStyle w:val="ListParagraph"/>
        <w:spacing w:after="0" w:line="240" w:lineRule="auto"/>
        <w:contextualSpacing w:val="0"/>
        <w:rPr>
          <w:rStyle w:val="a8"/>
          <w:rFonts w:eastAsia="MS Mincho"/>
          <w:b w:val="0"/>
          <w:bCs w:val="0"/>
          <w:iCs/>
          <w:szCs w:val="28"/>
        </w:rPr>
      </w:pPr>
      <w:bookmarkStart w:id="22" w:name="_Toc415001072"/>
      <w:r w:rsidRPr="00485960">
        <w:rPr>
          <w:rStyle w:val="a8"/>
          <w:rFonts w:eastAsia="MS Mincho"/>
          <w:b w:val="0"/>
          <w:bCs w:val="0"/>
          <w:iCs/>
          <w:szCs w:val="28"/>
        </w:rPr>
        <w:t>J05AP55</w:t>
      </w:r>
    </w:p>
    <w:p w14:paraId="7A1A50BB" w14:textId="77777777" w:rsidR="003C2C65" w:rsidRPr="00DE0DBC" w:rsidRDefault="003C2C65" w:rsidP="005E1A9C">
      <w:pPr>
        <w:pStyle w:val="Heading2"/>
        <w:numPr>
          <w:ilvl w:val="1"/>
          <w:numId w:val="1"/>
        </w:numPr>
        <w:tabs>
          <w:tab w:val="left" w:pos="284"/>
          <w:tab w:val="left" w:pos="426"/>
        </w:tabs>
        <w:spacing w:line="240" w:lineRule="auto"/>
        <w:ind w:left="0" w:firstLine="0"/>
        <w:rPr>
          <w:color w:val="000000" w:themeColor="text1"/>
          <w:szCs w:val="24"/>
        </w:rPr>
      </w:pPr>
      <w:bookmarkStart w:id="23" w:name="_Toc164609922"/>
      <w:r w:rsidRPr="00DE0DBC">
        <w:rPr>
          <w:color w:val="000000" w:themeColor="text1"/>
          <w:szCs w:val="24"/>
        </w:rPr>
        <w:t>Обоснование для изучения исследуемого препарата</w:t>
      </w:r>
      <w:bookmarkEnd w:id="22"/>
      <w:bookmarkEnd w:id="23"/>
    </w:p>
    <w:p w14:paraId="0C01C661" w14:textId="31A6D84C" w:rsidR="00C53899" w:rsidRPr="00A30C30" w:rsidRDefault="003C2C65">
      <w:pPr>
        <w:pStyle w:val="Heading3"/>
        <w:spacing w:after="240" w:line="240" w:lineRule="auto"/>
        <w:rPr>
          <w:rFonts w:ascii="Times New Roman" w:hAnsi="Times New Roman"/>
          <w:color w:val="000000" w:themeColor="text1"/>
          <w:szCs w:val="24"/>
        </w:rPr>
      </w:pPr>
      <w:bookmarkStart w:id="24" w:name="_Toc164609923"/>
      <w:r w:rsidRPr="00DE0DBC">
        <w:rPr>
          <w:rFonts w:ascii="Times New Roman" w:hAnsi="Times New Roman"/>
          <w:color w:val="000000" w:themeColor="text1"/>
          <w:szCs w:val="24"/>
        </w:rPr>
        <w:t>1.</w:t>
      </w:r>
      <w:r w:rsidR="006148AF" w:rsidRPr="00DE0DBC">
        <w:rPr>
          <w:rFonts w:ascii="Times New Roman" w:hAnsi="Times New Roman"/>
          <w:color w:val="000000" w:themeColor="text1"/>
          <w:szCs w:val="24"/>
        </w:rPr>
        <w:t>7.1</w:t>
      </w:r>
      <w:r w:rsidRPr="00DE0DBC">
        <w:rPr>
          <w:rFonts w:ascii="Times New Roman" w:hAnsi="Times New Roman"/>
          <w:color w:val="000000" w:themeColor="text1"/>
          <w:szCs w:val="24"/>
        </w:rPr>
        <w:t>. Общие сведения о заболевании</w:t>
      </w:r>
      <w:bookmarkEnd w:id="24"/>
    </w:p>
    <w:p w14:paraId="39CC5BFA" w14:textId="0BD34928" w:rsidR="00650459" w:rsidRDefault="00650459">
      <w:pPr>
        <w:autoSpaceDE w:val="0"/>
        <w:autoSpaceDN w:val="0"/>
        <w:adjustRightInd w:val="0"/>
        <w:spacing w:after="0" w:line="240" w:lineRule="auto"/>
        <w:ind w:firstLine="708"/>
        <w:contextualSpacing/>
        <w:rPr>
          <w:rStyle w:val="rynqvb"/>
          <w:rFonts w:ascii="Arial" w:hAnsi="Arial"/>
          <w:b/>
          <w:bCs/>
          <w:szCs w:val="26"/>
        </w:rPr>
      </w:pPr>
      <w:r>
        <w:rPr>
          <w:rStyle w:val="rynqvb"/>
        </w:rPr>
        <w:t xml:space="preserve">Вирус гепатита С представляет собой </w:t>
      </w:r>
      <w:r w:rsidR="007E6720">
        <w:rPr>
          <w:rStyle w:val="rynqvb"/>
        </w:rPr>
        <w:t xml:space="preserve">покрытый оболочкой </w:t>
      </w:r>
      <w:r>
        <w:rPr>
          <w:rStyle w:val="rynqvb"/>
        </w:rPr>
        <w:t xml:space="preserve">небольшой вирус </w:t>
      </w:r>
      <w:r w:rsidR="007E6720">
        <w:rPr>
          <w:rStyle w:val="rynqvb"/>
        </w:rPr>
        <w:t xml:space="preserve">с </w:t>
      </w:r>
      <w:r w:rsidR="00C561CD">
        <w:rPr>
          <w:rStyle w:val="rynqvb"/>
        </w:rPr>
        <w:t>одно</w:t>
      </w:r>
      <w:r w:rsidR="00AB2A33">
        <w:rPr>
          <w:rStyle w:val="rynqvb"/>
        </w:rPr>
        <w:t>цепочечной</w:t>
      </w:r>
      <w:r w:rsidR="00C561CD">
        <w:rPr>
          <w:rStyle w:val="rynqvb"/>
        </w:rPr>
        <w:t xml:space="preserve"> нефрагментированной </w:t>
      </w:r>
      <w:r w:rsidR="007E6720">
        <w:rPr>
          <w:rStyle w:val="rynqvb"/>
        </w:rPr>
        <w:t xml:space="preserve">геномной </w:t>
      </w:r>
      <w:r w:rsidR="00C561CD">
        <w:rPr>
          <w:rStyle w:val="rynqvb"/>
        </w:rPr>
        <w:t>(+)</w:t>
      </w:r>
      <w:r w:rsidR="007E6720">
        <w:rPr>
          <w:rStyle w:val="rynqvb"/>
        </w:rPr>
        <w:t xml:space="preserve">РНК </w:t>
      </w:r>
      <w:r>
        <w:rPr>
          <w:rStyle w:val="rynqvb"/>
        </w:rPr>
        <w:t>около 9,6 КБ в длину.</w:t>
      </w:r>
      <w:r>
        <w:rPr>
          <w:rStyle w:val="hwtze"/>
        </w:rPr>
        <w:t xml:space="preserve"> </w:t>
      </w:r>
      <w:r>
        <w:rPr>
          <w:rStyle w:val="rynqvb"/>
        </w:rPr>
        <w:t>Генетическая последовательность была впе</w:t>
      </w:r>
      <w:r w:rsidR="00354B9B">
        <w:rPr>
          <w:rStyle w:val="rynqvb"/>
        </w:rPr>
        <w:t>рвые охарактеризована в 1989.</w:t>
      </w:r>
      <w:r>
        <w:rPr>
          <w:rStyle w:val="rynqvb"/>
        </w:rPr>
        <w:t xml:space="preserve"> Он имеет очень изменчивый геном и множе</w:t>
      </w:r>
      <w:r w:rsidR="00354B9B">
        <w:rPr>
          <w:rStyle w:val="rynqvb"/>
        </w:rPr>
        <w:t>ство генотипов и субгенотипов.</w:t>
      </w:r>
      <w:r>
        <w:rPr>
          <w:rStyle w:val="rynqvb"/>
        </w:rPr>
        <w:t xml:space="preserve"> Распространение генотипов и субгенотипов ВГС существенн</w:t>
      </w:r>
      <w:r w:rsidR="001334CA">
        <w:rPr>
          <w:rStyle w:val="rynqvb"/>
        </w:rPr>
        <w:t>о различается в разных странах</w:t>
      </w:r>
      <w:r>
        <w:rPr>
          <w:rStyle w:val="rynqvb"/>
        </w:rPr>
        <w:t>.</w:t>
      </w:r>
      <w:r>
        <w:rPr>
          <w:rStyle w:val="hwtze"/>
        </w:rPr>
        <w:t xml:space="preserve"> </w:t>
      </w:r>
      <w:r>
        <w:rPr>
          <w:rStyle w:val="rynqvb"/>
        </w:rPr>
        <w:t>Некоторые генотипы легче подда</w:t>
      </w:r>
      <w:r w:rsidR="001334CA">
        <w:rPr>
          <w:rStyle w:val="rynqvb"/>
        </w:rPr>
        <w:t>ются лечению и, таким образом, п</w:t>
      </w:r>
      <w:r>
        <w:rPr>
          <w:rStyle w:val="rynqvb"/>
        </w:rPr>
        <w:t>родолжительность т</w:t>
      </w:r>
      <w:r w:rsidR="001334CA">
        <w:rPr>
          <w:rStyle w:val="rynqvb"/>
        </w:rPr>
        <w:t xml:space="preserve">ерапии и рекомендуемые </w:t>
      </w:r>
      <w:r w:rsidR="001334CA">
        <w:rPr>
          <w:rStyle w:val="rynqvb"/>
        </w:rPr>
        <w:lastRenderedPageBreak/>
        <w:t>лекарственные препараты</w:t>
      </w:r>
      <w:r>
        <w:rPr>
          <w:rStyle w:val="rynqvb"/>
        </w:rPr>
        <w:t xml:space="preserve"> варьируются в зависимости от генотипа.</w:t>
      </w:r>
      <w:r>
        <w:rPr>
          <w:rStyle w:val="hwtze"/>
        </w:rPr>
        <w:t xml:space="preserve"> </w:t>
      </w:r>
      <w:r w:rsidR="00293F3F">
        <w:rPr>
          <w:rStyle w:val="rynqvb"/>
        </w:rPr>
        <w:t>П</w:t>
      </w:r>
      <w:r>
        <w:rPr>
          <w:rStyle w:val="rynqvb"/>
        </w:rPr>
        <w:t>о этой причине определение генотипа пациента важно для соответствующей адаптации терапи</w:t>
      </w:r>
      <w:r w:rsidR="00293F3F">
        <w:rPr>
          <w:rStyle w:val="rynqvb"/>
        </w:rPr>
        <w:t>и</w:t>
      </w:r>
      <w:r>
        <w:rPr>
          <w:rStyle w:val="rynqvb"/>
        </w:rPr>
        <w:t>.</w:t>
      </w:r>
    </w:p>
    <w:p w14:paraId="0BEE8744" w14:textId="10E470EB" w:rsidR="00836FE5" w:rsidRPr="006B3E49" w:rsidRDefault="00836FE5">
      <w:pPr>
        <w:autoSpaceDE w:val="0"/>
        <w:autoSpaceDN w:val="0"/>
        <w:adjustRightInd w:val="0"/>
        <w:spacing w:after="0" w:line="240" w:lineRule="auto"/>
        <w:ind w:firstLine="708"/>
        <w:contextualSpacing/>
        <w:rPr>
          <w:rStyle w:val="rynqvb"/>
        </w:rPr>
      </w:pPr>
      <w:r>
        <w:rPr>
          <w:rStyle w:val="rynqvb"/>
        </w:rPr>
        <w:t>Вирус гепатита С (ВГС) представляет собой одноцепочечный РНК-вирус.</w:t>
      </w:r>
      <w:r>
        <w:rPr>
          <w:rStyle w:val="hwtze"/>
        </w:rPr>
        <w:t xml:space="preserve"> </w:t>
      </w:r>
      <w:r>
        <w:rPr>
          <w:rStyle w:val="rynqvb"/>
        </w:rPr>
        <w:t>У 60-80% пациентов он способен ускользать от врожденного и адаптивного иммунного надзора.</w:t>
      </w:r>
      <w:r>
        <w:rPr>
          <w:rStyle w:val="hwtze"/>
        </w:rPr>
        <w:t xml:space="preserve"> </w:t>
      </w:r>
      <w:r>
        <w:rPr>
          <w:rStyle w:val="rynqvb"/>
        </w:rPr>
        <w:t>Таким образом, он становится возбудителем хронического гепатита.</w:t>
      </w:r>
      <w:r>
        <w:rPr>
          <w:rStyle w:val="hwtze"/>
        </w:rPr>
        <w:t xml:space="preserve"> </w:t>
      </w:r>
      <w:r w:rsidR="00516F40">
        <w:rPr>
          <w:rStyle w:val="hwtze"/>
        </w:rPr>
        <w:t xml:space="preserve">Затем </w:t>
      </w:r>
      <w:r w:rsidR="00516F40">
        <w:rPr>
          <w:rStyle w:val="rynqvb"/>
        </w:rPr>
        <w:t>ц</w:t>
      </w:r>
      <w:r>
        <w:rPr>
          <w:rStyle w:val="rynqvb"/>
        </w:rPr>
        <w:t>итотоксические лимфоциты способствуют повреждению печени в попытке искоренить вирус.</w:t>
      </w:r>
      <w:r>
        <w:rPr>
          <w:rStyle w:val="hwtze"/>
        </w:rPr>
        <w:t xml:space="preserve"> </w:t>
      </w:r>
      <w:r>
        <w:rPr>
          <w:rStyle w:val="rynqvb"/>
        </w:rPr>
        <w:t>С другой стороны, сильная мультиспецифическая реакция Т-лимфоцитов против белков ВГС связана с клиренсом вируса.</w:t>
      </w:r>
      <w:r>
        <w:rPr>
          <w:rStyle w:val="hwtze"/>
        </w:rPr>
        <w:t xml:space="preserve"> </w:t>
      </w:r>
      <w:r>
        <w:rPr>
          <w:rStyle w:val="rynqvb"/>
        </w:rPr>
        <w:t>Функции CD4+ и CD8+ лимфоцитов важны для достижения этого результата.</w:t>
      </w:r>
      <w:r>
        <w:rPr>
          <w:rStyle w:val="hwtze"/>
        </w:rPr>
        <w:t xml:space="preserve"> </w:t>
      </w:r>
      <w:r>
        <w:rPr>
          <w:rStyle w:val="rynqvb"/>
        </w:rPr>
        <w:t>При хронической инфекции генетические факторы и факторы окружающей среды определяют прогрессирование воспаления и фиброза у отдельных пациентов.</w:t>
      </w:r>
      <w:r>
        <w:rPr>
          <w:rStyle w:val="hwtze"/>
        </w:rPr>
        <w:t xml:space="preserve"> </w:t>
      </w:r>
      <w:r>
        <w:rPr>
          <w:rStyle w:val="rynqvb"/>
        </w:rPr>
        <w:t>Из этих факторов наиболее устоявшимися являются возраст, пол, раса и употребление алкоголя.</w:t>
      </w:r>
      <w:r>
        <w:rPr>
          <w:rStyle w:val="hwtze"/>
        </w:rPr>
        <w:t xml:space="preserve"> </w:t>
      </w:r>
      <w:r>
        <w:rPr>
          <w:rStyle w:val="rynqvb"/>
        </w:rPr>
        <w:t xml:space="preserve">Развитие </w:t>
      </w:r>
      <w:r w:rsidRPr="001334CA">
        <w:rPr>
          <w:rStyle w:val="rynqvb"/>
        </w:rPr>
        <w:t>гепатоцеллюлярной карциномы в основном ограничивается пациентами с циррозом печени</w:t>
      </w:r>
      <w:r w:rsidRPr="001334CA">
        <w:rPr>
          <w:rFonts w:eastAsia="TimesNewRomanPSMT"/>
          <w:lang w:eastAsia="en-US"/>
        </w:rPr>
        <w:t xml:space="preserve"> [1–3].</w:t>
      </w:r>
      <w:r w:rsidR="0024021E" w:rsidRPr="001334CA">
        <w:rPr>
          <w:rStyle w:val="Heading2Char"/>
        </w:rPr>
        <w:t xml:space="preserve"> </w:t>
      </w:r>
      <w:r w:rsidR="0024021E" w:rsidRPr="001334CA">
        <w:rPr>
          <w:rStyle w:val="rynqvb"/>
        </w:rPr>
        <w:t>Патогенез инфекции ВГС довольно сложен и регулируется иммунитетом хозяина, а также некоторыми метаболическими процессами, влияющими на функцию печени.</w:t>
      </w:r>
      <w:r w:rsidR="0024021E" w:rsidRPr="001334CA">
        <w:rPr>
          <w:rStyle w:val="hwtze"/>
        </w:rPr>
        <w:t xml:space="preserve"> </w:t>
      </w:r>
      <w:r w:rsidR="0024021E" w:rsidRPr="001334CA">
        <w:rPr>
          <w:rStyle w:val="rynqvb"/>
        </w:rPr>
        <w:t>В то время как в патогенном действии ВГС участвуют как врожденный, так и адаптивный иммунитет,</w:t>
      </w:r>
      <w:r w:rsidR="00516F40">
        <w:rPr>
          <w:rStyle w:val="rynqvb"/>
        </w:rPr>
        <w:t xml:space="preserve"> а</w:t>
      </w:r>
      <w:r w:rsidR="0024021E" w:rsidRPr="001334CA">
        <w:rPr>
          <w:rStyle w:val="rynqvb"/>
        </w:rPr>
        <w:t xml:space="preserve"> цитотоксические лимфоциты играют решающую роль в принятии решения об эрадикации или персистенции вирусных частиц.</w:t>
      </w:r>
      <w:r w:rsidR="0024021E" w:rsidRPr="001334CA">
        <w:rPr>
          <w:rStyle w:val="hwtze"/>
        </w:rPr>
        <w:t xml:space="preserve"> </w:t>
      </w:r>
      <w:r w:rsidR="0024021E" w:rsidRPr="001334CA">
        <w:rPr>
          <w:rStyle w:val="rynqvb"/>
        </w:rPr>
        <w:t>Кроме того, на персистенцию инфекции ВГС также влияют вирусные белки, из</w:t>
      </w:r>
      <w:r w:rsidR="006B3E49">
        <w:rPr>
          <w:rStyle w:val="rynqvb"/>
        </w:rPr>
        <w:t>отипы ВГС и метаболизм в печени</w:t>
      </w:r>
      <w:r w:rsidR="0024021E" w:rsidRPr="001334CA">
        <w:rPr>
          <w:rFonts w:eastAsia="TimesNewRomanPSMT"/>
          <w:lang w:eastAsia="en-US"/>
        </w:rPr>
        <w:t xml:space="preserve"> </w:t>
      </w:r>
      <w:r w:rsidR="00B33F5A">
        <w:rPr>
          <w:rFonts w:eastAsia="TimesNewRomanPSMT"/>
          <w:lang w:eastAsia="en-US"/>
        </w:rPr>
        <w:t>[4]</w:t>
      </w:r>
      <w:r w:rsidR="006B3E49">
        <w:rPr>
          <w:rFonts w:eastAsia="TimesNewRomanPSMT"/>
          <w:lang w:eastAsia="en-US"/>
        </w:rPr>
        <w:t>.</w:t>
      </w:r>
    </w:p>
    <w:p w14:paraId="6653A87A" w14:textId="0D8008E8" w:rsidR="00F8386A" w:rsidRPr="00F62D73" w:rsidRDefault="00D2229F">
      <w:pPr>
        <w:autoSpaceDE w:val="0"/>
        <w:autoSpaceDN w:val="0"/>
        <w:adjustRightInd w:val="0"/>
        <w:spacing w:after="0" w:line="240" w:lineRule="auto"/>
        <w:ind w:firstLine="709"/>
        <w:contextualSpacing/>
        <w:rPr>
          <w:rFonts w:eastAsia="TimesNewRomanPSMT"/>
          <w:lang w:eastAsia="en-US"/>
        </w:rPr>
      </w:pPr>
      <w:r w:rsidRPr="006313B3">
        <w:t>Одной из</w:t>
      </w:r>
      <w:r w:rsidRPr="00C02BB9">
        <w:rPr>
          <w:i/>
        </w:rPr>
        <w:t xml:space="preserve"> </w:t>
      </w:r>
      <w:r w:rsidRPr="00C02BB9">
        <w:rPr>
          <w:rStyle w:val="Emphasis"/>
          <w:i w:val="0"/>
        </w:rPr>
        <w:t>особенностей гепатита С</w:t>
      </w:r>
      <w:r w:rsidRPr="00C02BB9">
        <w:rPr>
          <w:rStyle w:val="Emphasis"/>
        </w:rPr>
        <w:t xml:space="preserve"> </w:t>
      </w:r>
      <w:r w:rsidRPr="00130E59">
        <w:rPr>
          <w:rStyle w:val="Emphasis"/>
          <w:i w:val="0"/>
        </w:rPr>
        <w:t>является</w:t>
      </w:r>
      <w:r w:rsidRPr="00130E59">
        <w:t xml:space="preserve"> его бе</w:t>
      </w:r>
      <w:r w:rsidR="00A04ABE">
        <w:t>с</w:t>
      </w:r>
      <w:r w:rsidRPr="00130E59">
        <w:t xml:space="preserve">симптомное </w:t>
      </w:r>
      <w:r w:rsidRPr="00130E59">
        <w:rPr>
          <w:rStyle w:val="Emphasis"/>
          <w:i w:val="0"/>
        </w:rPr>
        <w:t>течение</w:t>
      </w:r>
      <w:r w:rsidR="00C02BB9">
        <w:t xml:space="preserve"> </w:t>
      </w:r>
      <w:r w:rsidR="00012EEB">
        <w:t>на протяжении</w:t>
      </w:r>
      <w:r w:rsidRPr="00C02BB9">
        <w:rPr>
          <w:rStyle w:val="Emphasis"/>
        </w:rPr>
        <w:t xml:space="preserve"> </w:t>
      </w:r>
      <w:r w:rsidRPr="00C02BB9">
        <w:rPr>
          <w:rStyle w:val="Emphasis"/>
          <w:i w:val="0"/>
        </w:rPr>
        <w:t>длительного</w:t>
      </w:r>
      <w:r w:rsidRPr="00C02BB9">
        <w:rPr>
          <w:i/>
        </w:rPr>
        <w:t xml:space="preserve"> </w:t>
      </w:r>
      <w:r w:rsidRPr="00C02BB9">
        <w:t>времени</w:t>
      </w:r>
      <w:r w:rsidR="00B4420B">
        <w:t>,</w:t>
      </w:r>
      <w:r w:rsidRPr="00C02BB9">
        <w:t xml:space="preserve"> </w:t>
      </w:r>
      <w:r w:rsidR="00B4420B">
        <w:t>что</w:t>
      </w:r>
      <w:r w:rsidRPr="00C02BB9">
        <w:t xml:space="preserve"> затрудняет</w:t>
      </w:r>
      <w:r w:rsidR="00B4420B">
        <w:t xml:space="preserve"> его</w:t>
      </w:r>
      <w:r w:rsidRPr="00C02BB9">
        <w:t xml:space="preserve"> своевременную диагностику.</w:t>
      </w:r>
      <w:r w:rsidR="00423231" w:rsidRPr="00C02BB9">
        <w:rPr>
          <w:rStyle w:val="Heading1Char"/>
        </w:rPr>
        <w:t xml:space="preserve"> </w:t>
      </w:r>
      <w:r w:rsidR="00423231" w:rsidRPr="00C02BB9">
        <w:rPr>
          <w:rStyle w:val="markedcontent"/>
        </w:rPr>
        <w:t>Поскольку гепатит С в большинстве случаев протекает без выраженных симптомов, для его выявления среди условно здорового населения необходимо применение скрининговых программ</w:t>
      </w:r>
      <w:r w:rsidR="00130E59">
        <w:rPr>
          <w:rStyle w:val="markedcontent"/>
        </w:rPr>
        <w:t>.</w:t>
      </w:r>
      <w:r w:rsidR="0040106B">
        <w:t xml:space="preserve"> </w:t>
      </w:r>
      <w:r w:rsidR="00423231" w:rsidRPr="00C02BB9">
        <w:rPr>
          <w:rStyle w:val="markedcontent"/>
        </w:rPr>
        <w:t>Стратегия скрининга зависит от особенностей эпидемиологии данной</w:t>
      </w:r>
      <w:r w:rsidR="0040106B">
        <w:t xml:space="preserve"> </w:t>
      </w:r>
      <w:r w:rsidR="00423231" w:rsidRPr="00C02BB9">
        <w:rPr>
          <w:rStyle w:val="markedcontent"/>
        </w:rPr>
        <w:t>инфекции в конкретном регионе</w:t>
      </w:r>
      <w:r w:rsidR="00B77AFE">
        <w:rPr>
          <w:rStyle w:val="markedcontent"/>
        </w:rPr>
        <w:t>.</w:t>
      </w:r>
      <w:r w:rsidR="00423231" w:rsidRPr="00C02BB9">
        <w:rPr>
          <w:rStyle w:val="markedcontent"/>
        </w:rPr>
        <w:t xml:space="preserve"> В</w:t>
      </w:r>
      <w:r w:rsidR="0040106B">
        <w:rPr>
          <w:rStyle w:val="markedcontent"/>
        </w:rPr>
        <w:t xml:space="preserve"> Российской Федерации континген</w:t>
      </w:r>
      <w:r w:rsidR="00423231" w:rsidRPr="00C02BB9">
        <w:rPr>
          <w:rStyle w:val="markedcontent"/>
        </w:rPr>
        <w:t>ты, подлежащие обязательному обследования на гепатит С, определены</w:t>
      </w:r>
      <w:r w:rsidR="0040106B">
        <w:t xml:space="preserve"> </w:t>
      </w:r>
      <w:r w:rsidR="00D7248D">
        <w:rPr>
          <w:rStyle w:val="markedcontent"/>
        </w:rPr>
        <w:t>санитарными правилами СП 3.</w:t>
      </w:r>
      <w:r w:rsidR="00423231" w:rsidRPr="00C02BB9">
        <w:rPr>
          <w:rStyle w:val="markedcontent"/>
        </w:rPr>
        <w:t>1</w:t>
      </w:r>
      <w:r w:rsidR="00D7248D">
        <w:rPr>
          <w:rStyle w:val="markedcontent"/>
        </w:rPr>
        <w:t>.</w:t>
      </w:r>
      <w:r w:rsidR="00423231" w:rsidRPr="00C02BB9">
        <w:rPr>
          <w:rStyle w:val="markedcontent"/>
        </w:rPr>
        <w:t>3112-13 «Профилактика гепатита С»</w:t>
      </w:r>
      <w:r w:rsidR="00B77AFE">
        <w:rPr>
          <w:rStyle w:val="markedcontent"/>
        </w:rPr>
        <w:t>.</w:t>
      </w:r>
      <w:r w:rsidR="00A04ABE">
        <w:rPr>
          <w:rStyle w:val="markedcontent"/>
        </w:rPr>
        <w:t xml:space="preserve"> </w:t>
      </w:r>
      <w:r w:rsidR="00423231" w:rsidRPr="00C02BB9">
        <w:rPr>
          <w:rStyle w:val="markedcontent"/>
        </w:rPr>
        <w:t>Как правило, с целью скрининга достаточно проведения обследования</w:t>
      </w:r>
      <w:r w:rsidR="00A04ABE">
        <w:rPr>
          <w:rStyle w:val="markedcontent"/>
        </w:rPr>
        <w:t xml:space="preserve"> </w:t>
      </w:r>
      <w:r w:rsidR="00423231" w:rsidRPr="00C02BB9">
        <w:rPr>
          <w:rStyle w:val="markedcontent"/>
        </w:rPr>
        <w:t>на наличие анти-ВГС, однако в ряде</w:t>
      </w:r>
      <w:r w:rsidR="0040106B">
        <w:rPr>
          <w:rStyle w:val="markedcontent"/>
        </w:rPr>
        <w:t xml:space="preserve"> случаев при скрининге необходи</w:t>
      </w:r>
      <w:r w:rsidR="00423231" w:rsidRPr="00C02BB9">
        <w:rPr>
          <w:rStyle w:val="markedcontent"/>
        </w:rPr>
        <w:t>мо одновременное обследование на</w:t>
      </w:r>
      <w:r w:rsidR="005047E7">
        <w:rPr>
          <w:rStyle w:val="markedcontent"/>
        </w:rPr>
        <w:t xml:space="preserve"> наличие антител и рибонуклеино</w:t>
      </w:r>
      <w:r w:rsidR="00423231" w:rsidRPr="00C02BB9">
        <w:rPr>
          <w:rStyle w:val="markedcontent"/>
        </w:rPr>
        <w:t>вой кислоты (РНК) ВГС</w:t>
      </w:r>
      <w:r w:rsidR="00A907DB">
        <w:rPr>
          <w:rStyle w:val="markedcontent"/>
        </w:rPr>
        <w:t>.</w:t>
      </w:r>
      <w:r w:rsidR="00423231" w:rsidRPr="00C02BB9">
        <w:rPr>
          <w:rStyle w:val="markedcontent"/>
        </w:rPr>
        <w:t xml:space="preserve"> Это касается ситуаций, при которых важно</w:t>
      </w:r>
      <w:r w:rsidR="0040106B">
        <w:t xml:space="preserve"> </w:t>
      </w:r>
      <w:r w:rsidR="00423231" w:rsidRPr="00C02BB9">
        <w:rPr>
          <w:rStyle w:val="markedcontent"/>
        </w:rPr>
        <w:t>выявить заболевание на</w:t>
      </w:r>
      <w:r w:rsidR="00423231">
        <w:rPr>
          <w:rStyle w:val="markedcontent"/>
        </w:rPr>
        <w:t xml:space="preserve"> раннем срок</w:t>
      </w:r>
      <w:r w:rsidR="0040106B">
        <w:rPr>
          <w:rStyle w:val="markedcontent"/>
        </w:rPr>
        <w:t>е, еще до появления антител (до</w:t>
      </w:r>
      <w:r w:rsidR="00423231">
        <w:rPr>
          <w:rStyle w:val="markedcontent"/>
        </w:rPr>
        <w:t>норы крови и органов), или когда антитела могут не выявляться вовсе</w:t>
      </w:r>
      <w:r w:rsidR="006F52DC">
        <w:rPr>
          <w:rStyle w:val="markedcontent"/>
        </w:rPr>
        <w:t xml:space="preserve"> </w:t>
      </w:r>
      <w:r w:rsidR="00423231">
        <w:rPr>
          <w:rStyle w:val="markedcontent"/>
        </w:rPr>
        <w:t>(лица с иммунодефицитом</w:t>
      </w:r>
      <w:r w:rsidR="00423231" w:rsidRPr="00F62D73">
        <w:rPr>
          <w:rStyle w:val="markedcontent"/>
        </w:rPr>
        <w:t>)</w:t>
      </w:r>
      <w:r w:rsidR="00E11A66" w:rsidRPr="00F62D73">
        <w:rPr>
          <w:rFonts w:eastAsia="TimesNewRomanPSMT"/>
          <w:lang w:eastAsia="en-US"/>
        </w:rPr>
        <w:t>.</w:t>
      </w:r>
    </w:p>
    <w:p w14:paraId="7228B41B" w14:textId="03E26CA6" w:rsidR="00E95044" w:rsidRPr="00E95044" w:rsidRDefault="00E95044">
      <w:pPr>
        <w:spacing w:line="240" w:lineRule="auto"/>
        <w:ind w:left="709"/>
        <w:jc w:val="left"/>
      </w:pPr>
      <w:r w:rsidRPr="00E95044">
        <w:t>К группе повышенного риска относятся:</w:t>
      </w:r>
      <w:r w:rsidRPr="00E95044">
        <w:br/>
        <w:t>- Беременные;</w:t>
      </w:r>
      <w:r w:rsidRPr="00E95044">
        <w:br/>
        <w:t>- Реципиенты крови и ее компонентов, органов и тканей;</w:t>
      </w:r>
      <w:r w:rsidRPr="00E95044">
        <w:br/>
        <w:t>- Персонал медицинских организаций;</w:t>
      </w:r>
      <w:r w:rsidRPr="00E95044">
        <w:br/>
        <w:t>- Пациенты центров и отделений гемодиализа, пересадки почки, сердечно-сосудистой и</w:t>
      </w:r>
      <w:r w:rsidR="006F52DC">
        <w:t xml:space="preserve"> </w:t>
      </w:r>
      <w:r w:rsidRPr="00E95044">
        <w:t>лёгочной хирургии, гематологии;</w:t>
      </w:r>
      <w:r w:rsidRPr="00E95044">
        <w:br/>
        <w:t>- Пациенты наркологических и кожно-венерологических кабинетов;</w:t>
      </w:r>
      <w:r w:rsidRPr="00E95044">
        <w:br/>
        <w:t>- Опекаемые и персонал учреждений с круглосуточным пребыванием детей или взрослых;</w:t>
      </w:r>
      <w:r w:rsidRPr="00E95044">
        <w:br/>
        <w:t>- Контактные лица в очагах острого и хронического гепатита C;</w:t>
      </w:r>
      <w:r w:rsidRPr="00E95044">
        <w:br/>
        <w:t>- Потребители инъекционных наркотиков и их половые партнеры;</w:t>
      </w:r>
      <w:r w:rsidRPr="00E95044">
        <w:br/>
        <w:t>- Лица, оказывающие услуги сексуального характера, и их половые партнеры;</w:t>
      </w:r>
      <w:r w:rsidRPr="00E95044">
        <w:br/>
        <w:t>- Мужчины, практикующие секс с мужчинами;</w:t>
      </w:r>
      <w:r w:rsidRPr="00E95044">
        <w:br/>
        <w:t>- Лица с большим количеством случайных половых партнеров;</w:t>
      </w:r>
      <w:r w:rsidRPr="00E95044">
        <w:br/>
        <w:t>- Лица, сделавшие татуаж;</w:t>
      </w:r>
      <w:r w:rsidRPr="00E95044">
        <w:br/>
        <w:t>- Лица, находящиеся в местах лишения свободы;</w:t>
      </w:r>
      <w:r w:rsidRPr="00E95044">
        <w:br/>
      </w:r>
      <w:r w:rsidRPr="00E95044">
        <w:lastRenderedPageBreak/>
        <w:t>- Доноры крови (ее компонентов), органов и тканей, спермы;</w:t>
      </w:r>
      <w:r w:rsidRPr="00E95044">
        <w:br/>
        <w:t>- Пациенты с иммунодефицитом (пациенты с онкологичес</w:t>
      </w:r>
      <w:r w:rsidR="00245E29">
        <w:t xml:space="preserve">кими заболеваниями, пациенты на </w:t>
      </w:r>
      <w:r w:rsidRPr="00E95044">
        <w:t>гемодиализе, пациенты на лечении иммунодепрессантами и др.);</w:t>
      </w:r>
      <w:r w:rsidRPr="00E95044">
        <w:br/>
        <w:t>- Пациенты с заболеваниями печени неясной этиологии (в процессе первичного</w:t>
      </w:r>
      <w:r w:rsidRPr="00E95044">
        <w:br/>
        <w:t>клин</w:t>
      </w:r>
      <w:r w:rsidR="0074302C">
        <w:t xml:space="preserve">ико-лабораторного обследования) </w:t>
      </w:r>
      <w:r w:rsidR="00C7642C">
        <w:t>[5</w:t>
      </w:r>
      <w:r w:rsidRPr="00E95044">
        <w:t>]</w:t>
      </w:r>
      <w:r w:rsidR="0074302C">
        <w:t>.</w:t>
      </w:r>
    </w:p>
    <w:p w14:paraId="627D2124" w14:textId="77777777" w:rsidR="0088457F" w:rsidRPr="00B15C28" w:rsidRDefault="003C2C65">
      <w:pPr>
        <w:pStyle w:val="Heading3"/>
        <w:spacing w:after="240" w:line="240" w:lineRule="auto"/>
        <w:contextualSpacing/>
        <w:rPr>
          <w:rFonts w:ascii="Times New Roman" w:hAnsi="Times New Roman"/>
          <w:color w:val="000000" w:themeColor="text1"/>
          <w:szCs w:val="24"/>
        </w:rPr>
      </w:pPr>
      <w:bookmarkStart w:id="25" w:name="_Toc395011863"/>
      <w:bookmarkStart w:id="26" w:name="_Toc164609924"/>
      <w:r w:rsidRPr="00B15C28">
        <w:rPr>
          <w:rFonts w:ascii="Times New Roman" w:hAnsi="Times New Roman"/>
          <w:color w:val="000000" w:themeColor="text1"/>
          <w:szCs w:val="24"/>
        </w:rPr>
        <w:t>1</w:t>
      </w:r>
      <w:r w:rsidR="006148AF" w:rsidRPr="00B15C28">
        <w:rPr>
          <w:rFonts w:ascii="Times New Roman" w:hAnsi="Times New Roman"/>
          <w:color w:val="000000" w:themeColor="text1"/>
          <w:szCs w:val="24"/>
        </w:rPr>
        <w:t>.7</w:t>
      </w:r>
      <w:r w:rsidRPr="00B15C28">
        <w:rPr>
          <w:rFonts w:ascii="Times New Roman" w:hAnsi="Times New Roman"/>
          <w:color w:val="000000" w:themeColor="text1"/>
          <w:szCs w:val="24"/>
        </w:rPr>
        <w:t>.2. Существующие варианты терапии</w:t>
      </w:r>
      <w:bookmarkStart w:id="27" w:name="_Hlk521882537"/>
      <w:bookmarkEnd w:id="25"/>
      <w:bookmarkEnd w:id="26"/>
    </w:p>
    <w:p w14:paraId="6A0CE204" w14:textId="38CA4268" w:rsidR="00930C25" w:rsidRDefault="00716945" w:rsidP="005E1A9C">
      <w:pPr>
        <w:spacing w:after="0" w:line="240" w:lineRule="auto"/>
        <w:ind w:firstLine="708"/>
      </w:pPr>
      <w:r w:rsidRPr="00716945">
        <w:t>Решен</w:t>
      </w:r>
      <w:r w:rsidR="00330EFE">
        <w:t>ие о назначении</w:t>
      </w:r>
      <w:r w:rsidR="00DF03FD">
        <w:t xml:space="preserve"> противовирусной терапии (</w:t>
      </w:r>
      <w:r>
        <w:t>ПВТ</w:t>
      </w:r>
      <w:r w:rsidR="00DF03FD">
        <w:t>)</w:t>
      </w:r>
      <w:r>
        <w:t xml:space="preserve"> должно быть </w:t>
      </w:r>
      <w:r w:rsidRPr="00716945">
        <w:t>индивидуал</w:t>
      </w:r>
      <w:r w:rsidR="0011422A">
        <w:t xml:space="preserve">изировано и основано на степени </w:t>
      </w:r>
      <w:r w:rsidRPr="00716945">
        <w:t>поражения печен</w:t>
      </w:r>
      <w:r>
        <w:t>и (стадии заболевания), анализе</w:t>
      </w:r>
      <w:r w:rsidR="00CF6C4F">
        <w:t xml:space="preserve"> </w:t>
      </w:r>
      <w:r w:rsidRPr="00716945">
        <w:t>наличия соп</w:t>
      </w:r>
      <w:r>
        <w:t>утствующих заболеваний, вероят</w:t>
      </w:r>
      <w:r w:rsidRPr="00716945">
        <w:t xml:space="preserve">ности успеха </w:t>
      </w:r>
      <w:r w:rsidR="00245E29">
        <w:t xml:space="preserve">и потенциальных рисках развития </w:t>
      </w:r>
      <w:r w:rsidRPr="00716945">
        <w:t>нежелательны</w:t>
      </w:r>
      <w:r>
        <w:t xml:space="preserve">х эффектов, готовности пациента </w:t>
      </w:r>
      <w:r w:rsidRPr="00716945">
        <w:t>начать лечение</w:t>
      </w:r>
      <w:r>
        <w:t>. Причинная связь между заболе</w:t>
      </w:r>
      <w:r w:rsidRPr="00716945">
        <w:t>ванием печени и инфе</w:t>
      </w:r>
      <w:r w:rsidR="0015437F">
        <w:t xml:space="preserve">кцией ВГС должна быть </w:t>
      </w:r>
      <w:r>
        <w:t xml:space="preserve">доказана. </w:t>
      </w:r>
      <w:r w:rsidRPr="00716945">
        <w:t>Перед началом ПВТ необходи</w:t>
      </w:r>
      <w:r>
        <w:t>мо оценить</w:t>
      </w:r>
      <w:r w:rsidR="00DF03FD">
        <w:t xml:space="preserve"> </w:t>
      </w:r>
      <w:r w:rsidRPr="00716945">
        <w:t>тяжесть пораже</w:t>
      </w:r>
      <w:r>
        <w:t xml:space="preserve">ния печени (стадию заболевания) </w:t>
      </w:r>
      <w:r w:rsidRPr="00716945">
        <w:t>и базовые в</w:t>
      </w:r>
      <w:r w:rsidR="00245E29">
        <w:t>ирусологические параметры (уро</w:t>
      </w:r>
      <w:r w:rsidRPr="00716945">
        <w:t xml:space="preserve">вень вирусной </w:t>
      </w:r>
      <w:r>
        <w:t xml:space="preserve">нагрузки, генотип ВГС). Особого </w:t>
      </w:r>
      <w:r w:rsidRPr="00716945">
        <w:t>внимания тр</w:t>
      </w:r>
      <w:r>
        <w:t>ебует стадия цирроза</w:t>
      </w:r>
      <w:r w:rsidR="00245E29">
        <w:t xml:space="preserve"> печени (ЦП)</w:t>
      </w:r>
      <w:r>
        <w:t xml:space="preserve">, поскольку </w:t>
      </w:r>
      <w:r w:rsidRPr="00716945">
        <w:t xml:space="preserve">жизненный </w:t>
      </w:r>
      <w:r>
        <w:t xml:space="preserve">прогноз и вероятность ответа на </w:t>
      </w:r>
      <w:r w:rsidRPr="00716945">
        <w:t>противовирусное лечение у</w:t>
      </w:r>
      <w:r>
        <w:t xml:space="preserve"> больных ЦП суще</w:t>
      </w:r>
      <w:r w:rsidRPr="00716945">
        <w:t>ственно отлича</w:t>
      </w:r>
      <w:r>
        <w:t xml:space="preserve">ются от таковых у пациентов без </w:t>
      </w:r>
      <w:r w:rsidRPr="00716945">
        <w:t>ЦП. В связи с т</w:t>
      </w:r>
      <w:r>
        <w:t>ем</w:t>
      </w:r>
      <w:r w:rsidR="00330EFE">
        <w:t>,</w:t>
      </w:r>
      <w:r>
        <w:t xml:space="preserve"> что заболевание печени может </w:t>
      </w:r>
      <w:r w:rsidRPr="00716945">
        <w:t>прогрессирова</w:t>
      </w:r>
      <w:r>
        <w:t xml:space="preserve">ть у лиц с постоянно нормальным </w:t>
      </w:r>
      <w:r w:rsidRPr="00716945">
        <w:t>уровнем</w:t>
      </w:r>
      <w:r w:rsidR="00ED1F33">
        <w:t xml:space="preserve"> аланинаминотрасферазы (</w:t>
      </w:r>
      <w:r w:rsidRPr="00716945">
        <w:t>АлАТ</w:t>
      </w:r>
      <w:r w:rsidR="00ED1F33">
        <w:t>)</w:t>
      </w:r>
      <w:r w:rsidRPr="00716945">
        <w:t xml:space="preserve">, </w:t>
      </w:r>
      <w:r>
        <w:t xml:space="preserve">оценка тяжести поражения печени </w:t>
      </w:r>
      <w:r w:rsidRPr="00716945">
        <w:t>должна проводиться без учета этого показател</w:t>
      </w:r>
      <w:r w:rsidR="006B3E49">
        <w:t>я</w:t>
      </w:r>
      <w:r w:rsidR="00957222" w:rsidRPr="00957222">
        <w:t xml:space="preserve"> </w:t>
      </w:r>
      <w:r w:rsidR="00957222">
        <w:t>[6</w:t>
      </w:r>
      <w:r w:rsidR="00957222" w:rsidRPr="00E95044">
        <w:t>]</w:t>
      </w:r>
      <w:r w:rsidR="006B3E49">
        <w:t>.</w:t>
      </w:r>
    </w:p>
    <w:p w14:paraId="1CA5BA0D" w14:textId="50D1B498" w:rsidR="00930C25" w:rsidRDefault="00A43E14" w:rsidP="005E1A9C">
      <w:pPr>
        <w:spacing w:after="0" w:line="240" w:lineRule="auto"/>
        <w:ind w:firstLine="708"/>
      </w:pPr>
      <w:r>
        <w:t>Современные рекомендации определяют лишь сроки начала ПВТ в зависимости от степени морфологических изменений в ткани печени (стадии фиброза)</w:t>
      </w:r>
      <w:r w:rsidR="00BF6B42">
        <w:t>,</w:t>
      </w:r>
      <w:r>
        <w:t xml:space="preserve"> а именно: можно или нельзя в настоящий момент времени отложить назначение ПВТ. Так, пациентам с выраженным фиброзом (METAVIR F3-F4) показано незамедлительное начало ПВТ, пациентам с умеренным фиброзом (METAVIR F2) начало лечения весьма желательно. При менее выраженной степени фиброза показания к</w:t>
      </w:r>
      <w:r w:rsidR="006B3E49">
        <w:t xml:space="preserve"> ПВТ определяются индивидуально</w:t>
      </w:r>
      <w:r w:rsidR="00FE3A04" w:rsidRPr="00957222">
        <w:t xml:space="preserve"> </w:t>
      </w:r>
      <w:r w:rsidR="00057388">
        <w:t>[6</w:t>
      </w:r>
      <w:r w:rsidR="00FE3A04" w:rsidRPr="00E95044">
        <w:t>]</w:t>
      </w:r>
      <w:r w:rsidR="006B3E49">
        <w:t>.</w:t>
      </w:r>
    </w:p>
    <w:p w14:paraId="00D6A0F3" w14:textId="206ED0E8" w:rsidR="00930C25" w:rsidRDefault="00A43E14" w:rsidP="005E1A9C">
      <w:pPr>
        <w:spacing w:after="0" w:line="240" w:lineRule="auto"/>
        <w:ind w:firstLine="708"/>
      </w:pPr>
      <w:r>
        <w:t xml:space="preserve">Цель терапии – улучшение качества и продолжительности жизни пациентов с ХГС (профилактика прогрессирования заболевания в цирроз и </w:t>
      </w:r>
      <w:r w:rsidR="001B04BE">
        <w:t>гепатоцеллюлярная карцинома</w:t>
      </w:r>
      <w:r w:rsidR="002A6263">
        <w:t xml:space="preserve"> </w:t>
      </w:r>
      <w:r w:rsidR="001B04BE">
        <w:t>(</w:t>
      </w:r>
      <w:r>
        <w:t>ГЦК</w:t>
      </w:r>
      <w:r w:rsidR="001B04BE">
        <w:t>)</w:t>
      </w:r>
      <w:r w:rsidR="008378FC">
        <w:t>), которые могу</w:t>
      </w:r>
      <w:r>
        <w:t xml:space="preserve">т быть достигнуты только при эрадикации вируса, что в клинической практике соответствует </w:t>
      </w:r>
      <w:r w:rsidR="00015711">
        <w:t>устойчивому вирусологическому ответу (</w:t>
      </w:r>
      <w:r>
        <w:t>УВО</w:t>
      </w:r>
      <w:r w:rsidR="00015711">
        <w:t>)</w:t>
      </w:r>
      <w:r>
        <w:t xml:space="preserve">. </w:t>
      </w:r>
      <w:bookmarkStart w:id="28" w:name="_Toc484086226"/>
      <w:bookmarkEnd w:id="27"/>
      <w:r w:rsidR="00FE3A04">
        <w:t xml:space="preserve">Показателем элиминации вируса из организма является стойкое достижение неопределяемого уровня РНК вируса в крови, которое оценивают через 12 недель </w:t>
      </w:r>
      <w:r w:rsidR="00057388">
        <w:t>после окончания терапии (УВО) [6</w:t>
      </w:r>
      <w:r w:rsidR="00FE3A04">
        <w:t>].</w:t>
      </w:r>
    </w:p>
    <w:p w14:paraId="63474320" w14:textId="76EA92BC" w:rsidR="00B356A6" w:rsidRDefault="00B356A6" w:rsidP="005E1A9C">
      <w:pPr>
        <w:spacing w:after="0" w:line="240" w:lineRule="auto"/>
        <w:ind w:firstLine="708"/>
        <w:rPr>
          <w:rStyle w:val="Heading1Char"/>
          <w:rFonts w:ascii="Arial" w:hAnsi="Arial"/>
        </w:rPr>
      </w:pPr>
      <w:r w:rsidRPr="00B356A6">
        <w:rPr>
          <w:rStyle w:val="Emphasis"/>
          <w:i w:val="0"/>
        </w:rPr>
        <w:t xml:space="preserve">Для лечения ХВГС применяются противовирусные препараты прямого действия (ПППД). Те из них, которые входят в </w:t>
      </w:r>
      <w:r w:rsidR="009618DF">
        <w:rPr>
          <w:rStyle w:val="Emphasis"/>
          <w:i w:val="0"/>
        </w:rPr>
        <w:t>список ЖНЛВП, отмечаются знаком</w:t>
      </w:r>
      <w:r w:rsidRPr="00B356A6">
        <w:t>**</w:t>
      </w:r>
      <w:r w:rsidRPr="00B356A6">
        <w:rPr>
          <w:rStyle w:val="Emphasis"/>
          <w:i w:val="0"/>
        </w:rPr>
        <w:t xml:space="preserve">. ПППД представляют собой ингибиторы различных неструктурных белков вируса. Второй корень названия ПППД указывает на то, какой конкретно белок он ингибирует: «-превир» </w:t>
      </w:r>
      <w:r w:rsidRPr="00B356A6">
        <w:rPr>
          <w:rStyle w:val="Strong"/>
          <w:i/>
        </w:rPr>
        <w:t>–</w:t>
      </w:r>
      <w:r w:rsidRPr="00B356A6">
        <w:rPr>
          <w:rStyle w:val="Emphasis"/>
          <w:i w:val="0"/>
        </w:rPr>
        <w:t xml:space="preserve"> NS3/NS4A, «-асвир» </w:t>
      </w:r>
      <w:r w:rsidRPr="00B356A6">
        <w:rPr>
          <w:rStyle w:val="Strong"/>
          <w:i/>
        </w:rPr>
        <w:t>–</w:t>
      </w:r>
      <w:r w:rsidRPr="00B356A6">
        <w:rPr>
          <w:rStyle w:val="Emphasis"/>
          <w:i w:val="0"/>
        </w:rPr>
        <w:t xml:space="preserve"> NS5А, «-бувир» </w:t>
      </w:r>
      <w:r w:rsidRPr="00B356A6">
        <w:rPr>
          <w:rStyle w:val="Strong"/>
          <w:i/>
        </w:rPr>
        <w:t>–</w:t>
      </w:r>
      <w:r w:rsidR="003E5830">
        <w:rPr>
          <w:rStyle w:val="Emphasis"/>
          <w:i w:val="0"/>
        </w:rPr>
        <w:t xml:space="preserve"> NS5B</w:t>
      </w:r>
      <w:r w:rsidR="00625D27">
        <w:rPr>
          <w:rStyle w:val="Emphasis"/>
          <w:i w:val="0"/>
        </w:rPr>
        <w:t>. В таблице</w:t>
      </w:r>
      <w:r w:rsidRPr="00B356A6">
        <w:rPr>
          <w:rStyle w:val="Emphasis"/>
          <w:i w:val="0"/>
        </w:rPr>
        <w:t xml:space="preserve"> 1 представлены лекарственные средства и их компоненты, применяющиеся в РФ.</w:t>
      </w:r>
      <w:r w:rsidR="009618DF" w:rsidRPr="009618DF">
        <w:rPr>
          <w:rStyle w:val="Heading1Char"/>
          <w:rFonts w:ascii="Arial" w:hAnsi="Arial"/>
        </w:rPr>
        <w:t xml:space="preserve"> </w:t>
      </w:r>
    </w:p>
    <w:p w14:paraId="2F16DD91" w14:textId="01FC7BD8" w:rsidR="00233075" w:rsidRDefault="00233075" w:rsidP="00233075">
      <w:pPr>
        <w:autoSpaceDE w:val="0"/>
        <w:autoSpaceDN w:val="0"/>
        <w:adjustRightInd w:val="0"/>
        <w:spacing w:after="0" w:line="240" w:lineRule="auto"/>
        <w:ind w:firstLine="708"/>
        <w:contextualSpacing/>
      </w:pPr>
      <w:r w:rsidRPr="00B356A6">
        <w:rPr>
          <w:rStyle w:val="Emphasis"/>
          <w:i w:val="0"/>
        </w:rPr>
        <w:t xml:space="preserve">Выбор препаратов для лечения и длительность лечения зависят от стадии фиброза, </w:t>
      </w:r>
      <w:r>
        <w:rPr>
          <w:rStyle w:val="Emphasis"/>
          <w:i w:val="0"/>
        </w:rPr>
        <w:t>наличия и класса ЦП</w:t>
      </w:r>
      <w:r w:rsidRPr="00B356A6">
        <w:rPr>
          <w:rStyle w:val="Emphasis"/>
          <w:i w:val="0"/>
        </w:rPr>
        <w:t xml:space="preserve">, опыта предшествующей терапии ХВГС, наличия сопутствующих заболеваний (в частности, хронической болезни почек (ХБП)), некоторых препаратов сопутствующей терапии. В зависимости от эффективности при различных </w:t>
      </w:r>
      <w:r>
        <w:rPr>
          <w:rStyle w:val="Emphasis"/>
          <w:i w:val="0"/>
        </w:rPr>
        <w:t>генотипах (</w:t>
      </w:r>
      <w:r w:rsidRPr="00B356A6">
        <w:rPr>
          <w:rStyle w:val="Emphasis"/>
          <w:i w:val="0"/>
        </w:rPr>
        <w:t>ГТ</w:t>
      </w:r>
      <w:r>
        <w:rPr>
          <w:rStyle w:val="Emphasis"/>
          <w:i w:val="0"/>
        </w:rPr>
        <w:t>)</w:t>
      </w:r>
      <w:r w:rsidRPr="00B356A6">
        <w:rPr>
          <w:rStyle w:val="Emphasis"/>
          <w:i w:val="0"/>
        </w:rPr>
        <w:t xml:space="preserve"> выделяют пангенотипные схемы (эффективны при всех ГТ вируса) и генотип-специфические (эффективны </w:t>
      </w:r>
      <w:r>
        <w:rPr>
          <w:rStyle w:val="Emphasis"/>
          <w:i w:val="0"/>
        </w:rPr>
        <w:t>только при определенных ГТ ВГС)</w:t>
      </w:r>
      <w:r w:rsidRPr="00B356A6">
        <w:rPr>
          <w:rStyle w:val="Emphasis"/>
          <w:i w:val="0"/>
        </w:rPr>
        <w:t xml:space="preserve"> </w:t>
      </w:r>
      <w:r>
        <w:t>[6].</w:t>
      </w:r>
    </w:p>
    <w:p w14:paraId="27003C75" w14:textId="6ADB9E15" w:rsidR="00233075" w:rsidRPr="00B15C28" w:rsidRDefault="00233075" w:rsidP="00233075">
      <w:pPr>
        <w:autoSpaceDE w:val="0"/>
        <w:autoSpaceDN w:val="0"/>
        <w:adjustRightInd w:val="0"/>
        <w:spacing w:after="0" w:line="240" w:lineRule="auto"/>
        <w:ind w:firstLine="708"/>
        <w:contextualSpacing/>
        <w:rPr>
          <w:lang w:eastAsia="en-US"/>
        </w:rPr>
      </w:pPr>
      <w:r w:rsidRPr="00B15C28">
        <w:t>Препараты этой группы были одобрены американским регулятором (</w:t>
      </w:r>
      <w:r w:rsidRPr="00B15C28">
        <w:rPr>
          <w:lang w:val="en-US"/>
        </w:rPr>
        <w:t>FDA</w:t>
      </w:r>
      <w:r w:rsidRPr="00B15C28">
        <w:t>), Европейским агентством лекарственных средств, а также зарегистрированы в РФ</w:t>
      </w:r>
      <w:r>
        <w:t xml:space="preserve"> комбинированные препараты как:</w:t>
      </w:r>
      <w:r w:rsidRPr="002F1700">
        <w:rPr>
          <w:rFonts w:eastAsia="Times New Roman"/>
          <w:lang w:eastAsia="ru-RU"/>
        </w:rPr>
        <w:t xml:space="preserve"> </w:t>
      </w:r>
      <w:r>
        <w:rPr>
          <w:rFonts w:eastAsia="Times New Roman"/>
          <w:lang w:eastAsia="ru-RU"/>
        </w:rPr>
        <w:t>в</w:t>
      </w:r>
      <w:r w:rsidRPr="00A112AB">
        <w:rPr>
          <w:rFonts w:eastAsia="Times New Roman"/>
          <w:lang w:eastAsia="ru-RU"/>
        </w:rPr>
        <w:t>елпатасвир + софосбувир</w:t>
      </w:r>
      <w:r w:rsidRPr="00B15C28">
        <w:t xml:space="preserve"> п</w:t>
      </w:r>
      <w:r>
        <w:t xml:space="preserve">од торговым наименованием </w:t>
      </w:r>
      <w:r w:rsidRPr="009011BC">
        <w:lastRenderedPageBreak/>
        <w:t>Эпклюза</w:t>
      </w:r>
      <w:r w:rsidRPr="00DD0497">
        <w:rPr>
          <w:vertAlign w:val="superscript"/>
        </w:rPr>
        <w:t>®</w:t>
      </w:r>
      <w:r w:rsidRPr="009011BC">
        <w:t xml:space="preserve"> </w:t>
      </w:r>
      <w:r>
        <w:t>в 2022</w:t>
      </w:r>
      <w:r w:rsidRPr="00B15C28">
        <w:t xml:space="preserve"> г., </w:t>
      </w:r>
      <w:r>
        <w:rPr>
          <w:rFonts w:eastAsia="Times New Roman"/>
          <w:lang w:eastAsia="ru-RU"/>
        </w:rPr>
        <w:t>г</w:t>
      </w:r>
      <w:r w:rsidRPr="00A112AB">
        <w:rPr>
          <w:rFonts w:eastAsia="Times New Roman"/>
          <w:lang w:eastAsia="ru-RU"/>
        </w:rPr>
        <w:t>лекапревир + пибрентасвир</w:t>
      </w:r>
      <w:r w:rsidRPr="00B15C28">
        <w:t xml:space="preserve"> под торговым наименованием </w:t>
      </w:r>
      <w:r w:rsidRPr="004D31A3">
        <w:t>Мавирет</w:t>
      </w:r>
      <w:r w:rsidRPr="00B15C28">
        <w:rPr>
          <w:vertAlign w:val="superscript"/>
        </w:rPr>
        <w:t>®</w:t>
      </w:r>
      <w:r>
        <w:t xml:space="preserve"> в 201</w:t>
      </w:r>
      <w:r w:rsidRPr="00B15C28">
        <w:t xml:space="preserve">8 г., </w:t>
      </w:r>
      <w:r>
        <w:rPr>
          <w:rFonts w:eastAsia="Times New Roman"/>
          <w:lang w:eastAsia="ru-RU"/>
        </w:rPr>
        <w:t>г</w:t>
      </w:r>
      <w:r w:rsidRPr="00A112AB">
        <w:rPr>
          <w:rFonts w:eastAsia="Times New Roman"/>
          <w:lang w:eastAsia="ru-RU"/>
        </w:rPr>
        <w:t>разопревир + элбасвир</w:t>
      </w:r>
      <w:r w:rsidRPr="00B15C28">
        <w:t xml:space="preserve"> под торговым наименованием </w:t>
      </w:r>
      <w:r w:rsidRPr="007A40B9">
        <w:t>Зепатир</w:t>
      </w:r>
      <w:r w:rsidRPr="005E1A9C">
        <w:rPr>
          <w:vertAlign w:val="superscript"/>
        </w:rPr>
        <w:t>®</w:t>
      </w:r>
      <w:r>
        <w:t xml:space="preserve"> в 2018 г., </w:t>
      </w:r>
      <w:r>
        <w:rPr>
          <w:rFonts w:eastAsia="Times New Roman"/>
          <w:lang w:eastAsia="ru-RU"/>
        </w:rPr>
        <w:t>да</w:t>
      </w:r>
      <w:r w:rsidRPr="00A112AB">
        <w:rPr>
          <w:rFonts w:eastAsia="Times New Roman"/>
          <w:lang w:eastAsia="ru-RU"/>
        </w:rPr>
        <w:t>сабувир; омбитасвир + паритапревир + ритонавир</w:t>
      </w:r>
      <w:r w:rsidRPr="00B15C28">
        <w:t xml:space="preserve"> по</w:t>
      </w:r>
      <w:r>
        <w:t xml:space="preserve">д торговым наименованием </w:t>
      </w:r>
      <w:r w:rsidRPr="0064063C">
        <w:t>Викейра Пак</w:t>
      </w:r>
      <w:r>
        <w:t xml:space="preserve"> в 2015</w:t>
      </w:r>
      <w:r w:rsidRPr="00B15C28">
        <w:t xml:space="preserve"> г., </w:t>
      </w:r>
      <w:r>
        <w:rPr>
          <w:rFonts w:eastAsia="Times New Roman"/>
          <w:lang w:eastAsia="ru-RU"/>
        </w:rPr>
        <w:t>л</w:t>
      </w:r>
      <w:r w:rsidRPr="00A112AB">
        <w:rPr>
          <w:rFonts w:eastAsia="Times New Roman"/>
          <w:lang w:eastAsia="ru-RU"/>
        </w:rPr>
        <w:t>едипасвир + софосбувир</w:t>
      </w:r>
      <w:r w:rsidRPr="00B15C28">
        <w:t xml:space="preserve"> под торговым наименованием </w:t>
      </w:r>
      <w:r w:rsidRPr="00A223C3">
        <w:t>Гарвони</w:t>
      </w:r>
      <w:r w:rsidRPr="005E1A9C">
        <w:rPr>
          <w:vertAlign w:val="superscript"/>
        </w:rPr>
        <w:t>®</w:t>
      </w:r>
      <w:r w:rsidRPr="00A223C3">
        <w:t xml:space="preserve"> </w:t>
      </w:r>
      <w:r>
        <w:t>в 202</w:t>
      </w:r>
      <w:r w:rsidRPr="00A223C3">
        <w:t>0</w:t>
      </w:r>
      <w:r>
        <w:t xml:space="preserve"> г. [</w:t>
      </w:r>
      <w:r w:rsidR="00BE7EFB">
        <w:t>7-11</w:t>
      </w:r>
      <w:r>
        <w:t>].</w:t>
      </w:r>
    </w:p>
    <w:p w14:paraId="3FE70874" w14:textId="1E8C993C" w:rsidR="00B356A6" w:rsidRDefault="003251CF" w:rsidP="005E1A9C">
      <w:pPr>
        <w:pStyle w:val="marginl"/>
        <w:spacing w:after="0" w:afterAutospacing="0"/>
        <w:jc w:val="both"/>
      </w:pPr>
      <w:r w:rsidRPr="00AB35C0">
        <w:rPr>
          <w:b/>
        </w:rPr>
        <w:t>Таблица 1-</w:t>
      </w:r>
      <w:r w:rsidR="00B356A6" w:rsidRPr="00AB35C0">
        <w:rPr>
          <w:b/>
        </w:rPr>
        <w:t>1.</w:t>
      </w:r>
      <w:r w:rsidR="00B356A6" w:rsidRPr="003251CF">
        <w:rPr>
          <w:b/>
        </w:rPr>
        <w:t xml:space="preserve"> </w:t>
      </w:r>
      <w:r w:rsidR="00B356A6" w:rsidRPr="005E1A9C">
        <w:t>Компоненты, входящие в состав лекарственных средств прямого противовирусного действия, и лекарственные средства прямого противовирусного действия,</w:t>
      </w:r>
      <w:r w:rsidR="00737B46" w:rsidRPr="005E1A9C">
        <w:t xml:space="preserve"> одобренные для применения в РФ.</w:t>
      </w:r>
    </w:p>
    <w:tbl>
      <w:tblPr>
        <w:tblStyle w:val="121"/>
        <w:tblW w:w="9346" w:type="dxa"/>
        <w:tblLook w:val="04A0" w:firstRow="1" w:lastRow="0" w:firstColumn="1" w:lastColumn="0" w:noHBand="0" w:noVBand="1"/>
      </w:tblPr>
      <w:tblGrid>
        <w:gridCol w:w="3240"/>
        <w:gridCol w:w="2995"/>
        <w:gridCol w:w="3111"/>
      </w:tblGrid>
      <w:tr w:rsidR="00164BEE" w:rsidRPr="00F70CA1" w14:paraId="756C06B9" w14:textId="77777777" w:rsidTr="00423838">
        <w:trPr>
          <w:trHeight w:val="510"/>
        </w:trPr>
        <w:tc>
          <w:tcPr>
            <w:tcW w:w="3240" w:type="dxa"/>
            <w:shd w:val="clear" w:color="auto" w:fill="D9D9D9" w:themeFill="background1" w:themeFillShade="D9"/>
            <w:vAlign w:val="center"/>
            <w:hideMark/>
          </w:tcPr>
          <w:p w14:paraId="498F6E94" w14:textId="5DA383B2" w:rsidR="00164BEE" w:rsidRPr="00164BEE" w:rsidRDefault="00164BEE" w:rsidP="00423838">
            <w:pPr>
              <w:jc w:val="center"/>
              <w:rPr>
                <w:rFonts w:eastAsia="Times New Roman"/>
                <w:b/>
                <w:lang w:eastAsia="ru-RU"/>
              </w:rPr>
            </w:pPr>
            <w:r w:rsidRPr="00164BEE">
              <w:rPr>
                <w:rFonts w:eastAsia="Times New Roman"/>
                <w:b/>
                <w:lang w:eastAsia="ru-RU"/>
              </w:rPr>
              <w:t>Ингибирующие NS3/4A</w:t>
            </w:r>
          </w:p>
        </w:tc>
        <w:tc>
          <w:tcPr>
            <w:tcW w:w="2995" w:type="dxa"/>
            <w:shd w:val="clear" w:color="auto" w:fill="D9D9D9" w:themeFill="background1" w:themeFillShade="D9"/>
            <w:vAlign w:val="center"/>
            <w:hideMark/>
          </w:tcPr>
          <w:p w14:paraId="1E921210" w14:textId="6500231F" w:rsidR="00164BEE" w:rsidRPr="00164BEE" w:rsidRDefault="00164BEE" w:rsidP="00423838">
            <w:pPr>
              <w:jc w:val="center"/>
              <w:rPr>
                <w:rFonts w:eastAsia="Times New Roman"/>
                <w:b/>
                <w:lang w:eastAsia="ru-RU"/>
              </w:rPr>
            </w:pPr>
            <w:r w:rsidRPr="00164BEE">
              <w:rPr>
                <w:rFonts w:eastAsia="Times New Roman"/>
                <w:b/>
                <w:lang w:eastAsia="ru-RU"/>
              </w:rPr>
              <w:t>Ингибирующие NS5A</w:t>
            </w:r>
          </w:p>
        </w:tc>
        <w:tc>
          <w:tcPr>
            <w:tcW w:w="3111" w:type="dxa"/>
            <w:shd w:val="clear" w:color="auto" w:fill="D9D9D9" w:themeFill="background1" w:themeFillShade="D9"/>
            <w:vAlign w:val="center"/>
            <w:hideMark/>
          </w:tcPr>
          <w:p w14:paraId="64CBB1AC" w14:textId="77777777" w:rsidR="00164BEE" w:rsidRPr="00164BEE" w:rsidRDefault="00164BEE" w:rsidP="00423838">
            <w:pPr>
              <w:jc w:val="center"/>
              <w:rPr>
                <w:rFonts w:eastAsia="Times New Roman"/>
                <w:b/>
                <w:lang w:eastAsia="ru-RU"/>
              </w:rPr>
            </w:pPr>
            <w:r w:rsidRPr="00164BEE">
              <w:rPr>
                <w:rFonts w:eastAsia="Times New Roman"/>
                <w:b/>
                <w:lang w:eastAsia="ru-RU"/>
              </w:rPr>
              <w:t>Ингибирующие NS5B</w:t>
            </w:r>
          </w:p>
        </w:tc>
      </w:tr>
      <w:tr w:rsidR="00164BEE" w:rsidRPr="00F70CA1" w14:paraId="18B08855" w14:textId="77777777" w:rsidTr="00423838">
        <w:trPr>
          <w:trHeight w:val="1854"/>
        </w:trPr>
        <w:tc>
          <w:tcPr>
            <w:tcW w:w="3240" w:type="dxa"/>
            <w:hideMark/>
          </w:tcPr>
          <w:p w14:paraId="0CF539F7" w14:textId="0CE7E410" w:rsidR="00CC39B2" w:rsidRDefault="00CC39B2" w:rsidP="00D53E19">
            <w:pPr>
              <w:ind w:left="270"/>
              <w:rPr>
                <w:rFonts w:eastAsia="Times New Roman"/>
                <w:lang w:eastAsia="ru-RU"/>
              </w:rPr>
            </w:pPr>
            <w:r>
              <w:rPr>
                <w:rFonts w:eastAsia="Times New Roman"/>
                <w:lang w:eastAsia="ru-RU"/>
              </w:rPr>
              <w:t xml:space="preserve">- </w:t>
            </w:r>
            <w:r w:rsidR="005B30D7">
              <w:rPr>
                <w:rFonts w:eastAsia="Times New Roman"/>
                <w:lang w:eastAsia="ru-RU"/>
              </w:rPr>
              <w:t>Глекапревир (ГЛЕ)</w:t>
            </w:r>
            <w:r w:rsidR="00164BEE" w:rsidRPr="005B30D7">
              <w:rPr>
                <w:rFonts w:eastAsia="Times New Roman"/>
                <w:vertAlign w:val="superscript"/>
                <w:lang w:eastAsia="ru-RU"/>
              </w:rPr>
              <w:t>а</w:t>
            </w:r>
          </w:p>
          <w:p w14:paraId="31D600F7" w14:textId="3BF7FE39" w:rsidR="00CC39B2" w:rsidRDefault="005B30D7" w:rsidP="00D53E19">
            <w:pPr>
              <w:ind w:left="270"/>
              <w:rPr>
                <w:rFonts w:eastAsia="Times New Roman"/>
                <w:lang w:eastAsia="ru-RU"/>
              </w:rPr>
            </w:pPr>
            <w:r>
              <w:rPr>
                <w:rFonts w:eastAsia="Times New Roman"/>
                <w:lang w:eastAsia="ru-RU"/>
              </w:rPr>
              <w:t>- Гразопревир (ГРА)</w:t>
            </w:r>
            <w:r w:rsidR="00164BEE" w:rsidRPr="005B30D7">
              <w:rPr>
                <w:rFonts w:eastAsia="Times New Roman"/>
                <w:vertAlign w:val="superscript"/>
                <w:lang w:eastAsia="ru-RU"/>
              </w:rPr>
              <w:t>а</w:t>
            </w:r>
          </w:p>
          <w:p w14:paraId="4C4ACEFB" w14:textId="5FD2B77C" w:rsidR="00164BEE" w:rsidRPr="00164BEE" w:rsidRDefault="00164BEE" w:rsidP="00D53E19">
            <w:pPr>
              <w:ind w:left="270"/>
              <w:rPr>
                <w:rFonts w:eastAsia="Times New Roman"/>
                <w:lang w:eastAsia="ru-RU"/>
              </w:rPr>
            </w:pPr>
            <w:r w:rsidRPr="00164BEE">
              <w:rPr>
                <w:rFonts w:eastAsia="Times New Roman"/>
                <w:lang w:eastAsia="ru-RU"/>
              </w:rPr>
              <w:t>- Нарлапревир** (НРВ**)</w:t>
            </w:r>
          </w:p>
          <w:p w14:paraId="6CF3630D" w14:textId="5FFEFF8A" w:rsidR="00164BEE" w:rsidRPr="00164BEE" w:rsidRDefault="00CC39B2" w:rsidP="00D53E19">
            <w:pPr>
              <w:ind w:left="270"/>
              <w:rPr>
                <w:rFonts w:eastAsia="Times New Roman"/>
                <w:lang w:eastAsia="ru-RU"/>
              </w:rPr>
            </w:pPr>
            <w:r>
              <w:rPr>
                <w:rFonts w:eastAsia="Times New Roman"/>
                <w:lang w:eastAsia="ru-RU"/>
              </w:rPr>
              <w:t xml:space="preserve">- </w:t>
            </w:r>
            <w:r w:rsidR="005B30D7">
              <w:rPr>
                <w:rFonts w:eastAsia="Times New Roman"/>
                <w:lang w:eastAsia="ru-RU"/>
              </w:rPr>
              <w:t>Паритапревир (ПТВ)</w:t>
            </w:r>
            <w:r w:rsidR="00164BEE" w:rsidRPr="005B30D7">
              <w:rPr>
                <w:rFonts w:eastAsia="Times New Roman"/>
                <w:vertAlign w:val="superscript"/>
                <w:lang w:eastAsia="ru-RU"/>
              </w:rPr>
              <w:t>а</w:t>
            </w:r>
          </w:p>
        </w:tc>
        <w:tc>
          <w:tcPr>
            <w:tcW w:w="2995" w:type="dxa"/>
            <w:hideMark/>
          </w:tcPr>
          <w:p w14:paraId="342B67D6" w14:textId="0C3FF5A7" w:rsidR="00CC39B2" w:rsidRDefault="00CC39B2" w:rsidP="00D53E19">
            <w:pPr>
              <w:ind w:left="270"/>
              <w:rPr>
                <w:rFonts w:eastAsia="Times New Roman"/>
                <w:lang w:eastAsia="ru-RU"/>
              </w:rPr>
            </w:pPr>
            <w:r>
              <w:rPr>
                <w:rFonts w:eastAsia="Times New Roman"/>
                <w:lang w:eastAsia="ru-RU"/>
              </w:rPr>
              <w:t xml:space="preserve">- </w:t>
            </w:r>
            <w:r w:rsidR="005B30D7">
              <w:rPr>
                <w:rFonts w:eastAsia="Times New Roman"/>
                <w:lang w:eastAsia="ru-RU"/>
              </w:rPr>
              <w:t>Велпатасвир (ВЕЛ)</w:t>
            </w:r>
            <w:r w:rsidR="00164BEE" w:rsidRPr="005B30D7">
              <w:rPr>
                <w:rFonts w:eastAsia="Times New Roman"/>
                <w:vertAlign w:val="superscript"/>
                <w:lang w:eastAsia="ru-RU"/>
              </w:rPr>
              <w:t>а</w:t>
            </w:r>
          </w:p>
          <w:p w14:paraId="7CD6B6CD" w14:textId="6B15C9D6" w:rsidR="00CC39B2" w:rsidRDefault="00164BEE" w:rsidP="00D53E19">
            <w:pPr>
              <w:ind w:left="270"/>
              <w:rPr>
                <w:rFonts w:eastAsia="Times New Roman"/>
                <w:lang w:eastAsia="ru-RU"/>
              </w:rPr>
            </w:pPr>
            <w:r w:rsidRPr="00164BEE">
              <w:rPr>
                <w:rFonts w:eastAsia="Times New Roman"/>
                <w:lang w:eastAsia="ru-RU"/>
              </w:rPr>
              <w:t>-Даклатасвир** (ДАК**)</w:t>
            </w:r>
          </w:p>
          <w:p w14:paraId="3E6E4FBE" w14:textId="6D195705" w:rsidR="00CC39B2" w:rsidRDefault="00CC39B2" w:rsidP="00D53E19">
            <w:pPr>
              <w:ind w:left="270"/>
              <w:rPr>
                <w:rFonts w:eastAsia="Times New Roman"/>
                <w:lang w:eastAsia="ru-RU"/>
              </w:rPr>
            </w:pPr>
            <w:r>
              <w:rPr>
                <w:rFonts w:eastAsia="Times New Roman"/>
                <w:lang w:eastAsia="ru-RU"/>
              </w:rPr>
              <w:t>-</w:t>
            </w:r>
            <w:r w:rsidR="005B30D7">
              <w:rPr>
                <w:rFonts w:eastAsia="Times New Roman"/>
                <w:lang w:eastAsia="ru-RU"/>
              </w:rPr>
              <w:t xml:space="preserve"> Ледипасвир (ЛЕД)</w:t>
            </w:r>
            <w:r w:rsidR="00164BEE" w:rsidRPr="005B30D7">
              <w:rPr>
                <w:rFonts w:eastAsia="Times New Roman"/>
                <w:vertAlign w:val="superscript"/>
                <w:lang w:eastAsia="ru-RU"/>
              </w:rPr>
              <w:t>а</w:t>
            </w:r>
          </w:p>
          <w:p w14:paraId="7FD22CF9" w14:textId="6998B142" w:rsidR="00CC39B2" w:rsidRDefault="005B30D7" w:rsidP="00D53E19">
            <w:pPr>
              <w:ind w:left="270"/>
              <w:rPr>
                <w:rFonts w:eastAsia="Times New Roman"/>
                <w:lang w:eastAsia="ru-RU"/>
              </w:rPr>
            </w:pPr>
            <w:r>
              <w:rPr>
                <w:rFonts w:eastAsia="Times New Roman"/>
                <w:lang w:eastAsia="ru-RU"/>
              </w:rPr>
              <w:t>- Омбитасвир (ОБВ)</w:t>
            </w:r>
            <w:r w:rsidR="00164BEE" w:rsidRPr="005B30D7">
              <w:rPr>
                <w:rFonts w:eastAsia="Times New Roman"/>
                <w:vertAlign w:val="superscript"/>
                <w:lang w:eastAsia="ru-RU"/>
              </w:rPr>
              <w:t>а</w:t>
            </w:r>
          </w:p>
          <w:p w14:paraId="76703EE4" w14:textId="4BCF4325" w:rsidR="00CC39B2" w:rsidRDefault="00164BEE" w:rsidP="00D53E19">
            <w:pPr>
              <w:ind w:left="270"/>
              <w:rPr>
                <w:rFonts w:eastAsia="Times New Roman"/>
                <w:lang w:eastAsia="ru-RU"/>
              </w:rPr>
            </w:pPr>
            <w:r w:rsidRPr="00164BEE">
              <w:rPr>
                <w:rFonts w:eastAsia="Times New Roman"/>
                <w:lang w:eastAsia="ru-RU"/>
              </w:rPr>
              <w:t>- Пибрен</w:t>
            </w:r>
            <w:r w:rsidR="005B30D7">
              <w:rPr>
                <w:rFonts w:eastAsia="Times New Roman"/>
                <w:lang w:eastAsia="ru-RU"/>
              </w:rPr>
              <w:t>тасвир (ПИБ)</w:t>
            </w:r>
            <w:r w:rsidRPr="005B30D7">
              <w:rPr>
                <w:rFonts w:eastAsia="Times New Roman"/>
                <w:vertAlign w:val="superscript"/>
                <w:lang w:eastAsia="ru-RU"/>
              </w:rPr>
              <w:t>а</w:t>
            </w:r>
          </w:p>
          <w:p w14:paraId="502BCAD4" w14:textId="56C737F4" w:rsidR="00164BEE" w:rsidRPr="00164BEE" w:rsidRDefault="005B30D7" w:rsidP="00D53E19">
            <w:pPr>
              <w:ind w:left="270"/>
              <w:rPr>
                <w:rFonts w:eastAsia="Times New Roman"/>
                <w:lang w:eastAsia="ru-RU"/>
              </w:rPr>
            </w:pPr>
            <w:r>
              <w:rPr>
                <w:rFonts w:eastAsia="Times New Roman"/>
                <w:lang w:eastAsia="ru-RU"/>
              </w:rPr>
              <w:t>- Элбасвир (ЭЛБ)</w:t>
            </w:r>
            <w:r w:rsidR="00164BEE" w:rsidRPr="005B30D7">
              <w:rPr>
                <w:rFonts w:eastAsia="Times New Roman"/>
                <w:vertAlign w:val="superscript"/>
                <w:lang w:eastAsia="ru-RU"/>
              </w:rPr>
              <w:t>а</w:t>
            </w:r>
          </w:p>
        </w:tc>
        <w:tc>
          <w:tcPr>
            <w:tcW w:w="3111" w:type="dxa"/>
            <w:hideMark/>
          </w:tcPr>
          <w:p w14:paraId="3362CCE2" w14:textId="316D08F4" w:rsidR="00F81721" w:rsidRDefault="00F81721" w:rsidP="00D53E19">
            <w:pPr>
              <w:ind w:left="270"/>
              <w:rPr>
                <w:rFonts w:eastAsia="Times New Roman"/>
                <w:lang w:eastAsia="ru-RU"/>
              </w:rPr>
            </w:pPr>
            <w:r>
              <w:rPr>
                <w:rFonts w:eastAsia="Times New Roman"/>
                <w:lang w:eastAsia="ru-RU"/>
              </w:rPr>
              <w:t xml:space="preserve">- </w:t>
            </w:r>
            <w:r w:rsidR="005B30D7">
              <w:rPr>
                <w:rFonts w:eastAsia="Times New Roman"/>
                <w:lang w:eastAsia="ru-RU"/>
              </w:rPr>
              <w:t>Дасабувир (ДСВ)</w:t>
            </w:r>
            <w:r w:rsidR="00164BEE" w:rsidRPr="005B30D7">
              <w:rPr>
                <w:rFonts w:eastAsia="Times New Roman"/>
                <w:vertAlign w:val="superscript"/>
                <w:lang w:eastAsia="ru-RU"/>
              </w:rPr>
              <w:t>а</w:t>
            </w:r>
          </w:p>
          <w:p w14:paraId="3B111071" w14:textId="04F4836E" w:rsidR="00164BEE" w:rsidRPr="00164BEE" w:rsidRDefault="00164BEE" w:rsidP="00D53E19">
            <w:pPr>
              <w:ind w:left="270"/>
              <w:rPr>
                <w:rFonts w:eastAsia="Times New Roman"/>
                <w:lang w:eastAsia="ru-RU"/>
              </w:rPr>
            </w:pPr>
            <w:r w:rsidRPr="00164BEE">
              <w:rPr>
                <w:rFonts w:eastAsia="Times New Roman"/>
                <w:lang w:eastAsia="ru-RU"/>
              </w:rPr>
              <w:t>- Софосбувир** (СОФ**)</w:t>
            </w:r>
          </w:p>
        </w:tc>
      </w:tr>
      <w:tr w:rsidR="00164BEE" w:rsidRPr="00F70CA1" w14:paraId="0C5F1C4F" w14:textId="77777777" w:rsidTr="00423838">
        <w:trPr>
          <w:trHeight w:val="1631"/>
        </w:trPr>
        <w:tc>
          <w:tcPr>
            <w:tcW w:w="9346" w:type="dxa"/>
            <w:gridSpan w:val="3"/>
          </w:tcPr>
          <w:p w14:paraId="476AF115" w14:textId="77777777" w:rsidR="00164BEE" w:rsidRPr="00F70CA1" w:rsidRDefault="00164BEE" w:rsidP="005E1A9C">
            <w:pPr>
              <w:rPr>
                <w:rFonts w:ascii="Times New Roman CYR" w:hAnsi="Times New Roman CYR" w:cs="Times New Roman CYR"/>
                <w:color w:val="000000"/>
                <w:lang w:eastAsia="ru-RU"/>
              </w:rPr>
            </w:pPr>
            <w:r w:rsidRPr="00F70CA1">
              <w:rPr>
                <w:rFonts w:ascii="Times New Roman CYR" w:hAnsi="Times New Roman CYR" w:cs="Times New Roman CYR"/>
                <w:color w:val="000000"/>
                <w:lang w:eastAsia="ru-RU"/>
              </w:rPr>
              <w:t>Фиксированные комбинированные ПППД:</w:t>
            </w:r>
          </w:p>
          <w:p w14:paraId="6CAF820D" w14:textId="77777777" w:rsidR="00164BEE" w:rsidRPr="00F70CA1" w:rsidRDefault="00164BEE" w:rsidP="005E1A9C">
            <w:pPr>
              <w:rPr>
                <w:rFonts w:ascii="Times New Roman CYR" w:hAnsi="Times New Roman CYR" w:cs="Times New Roman CYR"/>
                <w:color w:val="000000"/>
                <w:lang w:eastAsia="ru-RU"/>
              </w:rPr>
            </w:pPr>
            <w:r w:rsidRPr="00F70CA1">
              <w:rPr>
                <w:rFonts w:ascii="Times New Roman CYR" w:hAnsi="Times New Roman CYR" w:cs="Times New Roman CYR"/>
                <w:color w:val="000000"/>
                <w:lang w:eastAsia="ru-RU"/>
              </w:rPr>
              <w:t>- Велпатасвир + софосбувир** (ВЕЛ+СОФ**)</w:t>
            </w:r>
          </w:p>
          <w:p w14:paraId="241D1B3E" w14:textId="77777777" w:rsidR="00164BEE" w:rsidRPr="00F70CA1" w:rsidRDefault="00164BEE" w:rsidP="005E1A9C">
            <w:pPr>
              <w:rPr>
                <w:rFonts w:ascii="Times New Roman CYR" w:hAnsi="Times New Roman CYR" w:cs="Times New Roman CYR"/>
                <w:color w:val="000000"/>
                <w:lang w:eastAsia="ru-RU"/>
              </w:rPr>
            </w:pPr>
            <w:r w:rsidRPr="00F70CA1">
              <w:rPr>
                <w:rFonts w:ascii="Times New Roman CYR" w:hAnsi="Times New Roman CYR" w:cs="Times New Roman CYR"/>
                <w:color w:val="000000"/>
                <w:lang w:eastAsia="ru-RU"/>
              </w:rPr>
              <w:t>- Глекапревир + пибрентасвир** (ГЛЕ+ПИБ**)</w:t>
            </w:r>
          </w:p>
          <w:p w14:paraId="0BAAF05E" w14:textId="77777777" w:rsidR="00164BEE" w:rsidRPr="00F70CA1" w:rsidRDefault="00164BEE" w:rsidP="005E1A9C">
            <w:pPr>
              <w:rPr>
                <w:rFonts w:ascii="Times New Roman CYR" w:hAnsi="Times New Roman CYR" w:cs="Times New Roman CYR"/>
                <w:color w:val="000000"/>
                <w:lang w:eastAsia="ru-RU"/>
              </w:rPr>
            </w:pPr>
            <w:r w:rsidRPr="00F70CA1">
              <w:rPr>
                <w:rFonts w:ascii="Times New Roman CYR" w:hAnsi="Times New Roman CYR" w:cs="Times New Roman CYR"/>
                <w:color w:val="000000"/>
                <w:lang w:eastAsia="ru-RU"/>
              </w:rPr>
              <w:t>- Гразопревир + элбасвир** (ГРА+ЭЛБ**)</w:t>
            </w:r>
          </w:p>
          <w:p w14:paraId="37D40DA1" w14:textId="20FFEFA8" w:rsidR="00164BEE" w:rsidRPr="00F70CA1" w:rsidRDefault="00164BEE" w:rsidP="005E1A9C">
            <w:pPr>
              <w:rPr>
                <w:rFonts w:ascii="Times New Roman CYR" w:hAnsi="Times New Roman CYR" w:cs="Times New Roman CYR"/>
                <w:color w:val="000000"/>
                <w:lang w:eastAsia="ru-RU"/>
              </w:rPr>
            </w:pPr>
            <w:r w:rsidRPr="00F70CA1">
              <w:rPr>
                <w:rFonts w:ascii="Times New Roman CYR" w:hAnsi="Times New Roman CYR" w:cs="Times New Roman CYR"/>
                <w:color w:val="000000"/>
                <w:lang w:eastAsia="ru-RU"/>
              </w:rPr>
              <w:t>- Дасабувир; омбита</w:t>
            </w:r>
            <w:r w:rsidR="00820C1B">
              <w:rPr>
                <w:rFonts w:ascii="Times New Roman CYR" w:hAnsi="Times New Roman CYR" w:cs="Times New Roman CYR"/>
                <w:color w:val="000000"/>
                <w:lang w:eastAsia="ru-RU"/>
              </w:rPr>
              <w:t>свир + паритапревир + ритонавир</w:t>
            </w:r>
            <w:r w:rsidRPr="005B30D7">
              <w:rPr>
                <w:rFonts w:ascii="Times New Roman CYR" w:hAnsi="Times New Roman CYR" w:cs="Times New Roman CYR"/>
                <w:color w:val="000000"/>
                <w:sz w:val="20"/>
                <w:szCs w:val="20"/>
                <w:vertAlign w:val="superscript"/>
                <w:lang w:eastAsia="ru-RU"/>
              </w:rPr>
              <w:t>б</w:t>
            </w:r>
            <w:r w:rsidRPr="00F70CA1">
              <w:rPr>
                <w:rFonts w:ascii="Times New Roman CYR" w:hAnsi="Times New Roman CYR" w:cs="Times New Roman CYR"/>
                <w:color w:val="000000"/>
                <w:lang w:eastAsia="ru-RU"/>
              </w:rPr>
              <w:t>** (ДСВ; ОБВ+ПТВ/р**)</w:t>
            </w:r>
          </w:p>
          <w:p w14:paraId="5D1BBE44" w14:textId="0F0C2166" w:rsidR="00233075" w:rsidRPr="00F70CA1" w:rsidRDefault="00164BEE" w:rsidP="005E1A9C">
            <w:pPr>
              <w:rPr>
                <w:rFonts w:ascii="Times New Roman CYR" w:hAnsi="Times New Roman CYR" w:cs="Times New Roman CYR"/>
                <w:color w:val="000000"/>
                <w:lang w:eastAsia="ru-RU"/>
              </w:rPr>
            </w:pPr>
            <w:r w:rsidRPr="00F70CA1">
              <w:rPr>
                <w:rFonts w:ascii="Times New Roman CYR" w:hAnsi="Times New Roman CYR" w:cs="Times New Roman CYR"/>
                <w:color w:val="000000"/>
                <w:lang w:eastAsia="ru-RU"/>
              </w:rPr>
              <w:t>- Ледипасвир + софосбувир (ЛЕД+СОФ)</w:t>
            </w:r>
          </w:p>
        </w:tc>
      </w:tr>
      <w:tr w:rsidR="00164BEE" w:rsidRPr="00F70CA1" w14:paraId="691CD22F" w14:textId="77777777" w:rsidTr="00423838">
        <w:trPr>
          <w:trHeight w:val="922"/>
        </w:trPr>
        <w:tc>
          <w:tcPr>
            <w:tcW w:w="9346" w:type="dxa"/>
            <w:gridSpan w:val="3"/>
          </w:tcPr>
          <w:p w14:paraId="37CDC1DD" w14:textId="77777777" w:rsidR="00164BEE" w:rsidRPr="005A4A54" w:rsidRDefault="00164BEE" w:rsidP="005E1A9C">
            <w:pPr>
              <w:rPr>
                <w:rFonts w:ascii="Times New Roman CYR" w:hAnsi="Times New Roman CYR" w:cs="Times New Roman CYR"/>
                <w:b/>
                <w:bCs/>
                <w:color w:val="26282F"/>
                <w:sz w:val="20"/>
                <w:szCs w:val="20"/>
                <w:lang w:eastAsia="ru-RU"/>
              </w:rPr>
            </w:pPr>
            <w:r w:rsidRPr="005A4A54">
              <w:rPr>
                <w:rFonts w:ascii="Times New Roman CYR" w:hAnsi="Times New Roman CYR" w:cs="Times New Roman CYR"/>
                <w:b/>
                <w:bCs/>
                <w:color w:val="26282F"/>
                <w:sz w:val="20"/>
                <w:szCs w:val="20"/>
                <w:lang w:eastAsia="ru-RU"/>
              </w:rPr>
              <w:t>Примечание:</w:t>
            </w:r>
          </w:p>
          <w:p w14:paraId="6B9319D8" w14:textId="77777777" w:rsidR="00164BEE" w:rsidRPr="005A4A54" w:rsidRDefault="00164BEE" w:rsidP="005E1A9C">
            <w:pPr>
              <w:rPr>
                <w:sz w:val="20"/>
                <w:szCs w:val="20"/>
                <w:lang w:eastAsia="ru-RU"/>
              </w:rPr>
            </w:pPr>
            <w:r w:rsidRPr="005A4A54">
              <w:rPr>
                <w:rFonts w:ascii="Times New Roman CYR" w:hAnsi="Times New Roman CYR" w:cs="Times New Roman CYR"/>
                <w:color w:val="000000"/>
                <w:sz w:val="20"/>
                <w:szCs w:val="20"/>
                <w:lang w:eastAsia="ru-RU"/>
              </w:rPr>
              <w:t>а - входят в состав комбинированных препаратов;</w:t>
            </w:r>
          </w:p>
          <w:p w14:paraId="05535627" w14:textId="69D427BC" w:rsidR="00164BEE" w:rsidRPr="005A4A54" w:rsidRDefault="00820C1B" w:rsidP="005E1A9C">
            <w:pPr>
              <w:autoSpaceDE w:val="0"/>
              <w:autoSpaceDN w:val="0"/>
              <w:adjustRightInd w:val="0"/>
            </w:pPr>
            <w:r>
              <w:rPr>
                <w:rFonts w:ascii="Times New Roman CYR" w:hAnsi="Times New Roman CYR" w:cs="Times New Roman CYR"/>
                <w:color w:val="000000"/>
                <w:sz w:val="20"/>
                <w:szCs w:val="20"/>
                <w:lang w:eastAsia="ru-RU"/>
              </w:rPr>
              <w:t xml:space="preserve">б - </w:t>
            </w:r>
            <w:r w:rsidR="00164BEE" w:rsidRPr="005A4A54">
              <w:rPr>
                <w:rFonts w:ascii="Times New Roman CYR" w:hAnsi="Times New Roman CYR" w:cs="Times New Roman CYR"/>
                <w:color w:val="000000"/>
                <w:sz w:val="20"/>
                <w:szCs w:val="20"/>
                <w:lang w:eastAsia="ru-RU"/>
              </w:rPr>
              <w:t>ритонавир** (РТВ**) - фармакокинетический бустер, не обладает противовирусной активностью, используется с НРВ** и ПТВ для увеличения их концентрации в крови.</w:t>
            </w:r>
          </w:p>
        </w:tc>
      </w:tr>
    </w:tbl>
    <w:p w14:paraId="376EEDE1" w14:textId="77777777" w:rsidR="00D35D87" w:rsidRPr="00B15C28" w:rsidRDefault="003C2C65">
      <w:pPr>
        <w:pStyle w:val="Heading3"/>
        <w:spacing w:after="240" w:line="240" w:lineRule="auto"/>
        <w:contextualSpacing/>
        <w:rPr>
          <w:rFonts w:ascii="Times New Roman" w:hAnsi="Times New Roman"/>
          <w:color w:val="000000" w:themeColor="text1"/>
          <w:szCs w:val="24"/>
        </w:rPr>
      </w:pPr>
      <w:bookmarkStart w:id="29" w:name="_Toc164609925"/>
      <w:r w:rsidRPr="00B15C28">
        <w:rPr>
          <w:rFonts w:ascii="Times New Roman" w:hAnsi="Times New Roman"/>
          <w:color w:val="000000" w:themeColor="text1"/>
          <w:szCs w:val="24"/>
        </w:rPr>
        <w:t>1.</w:t>
      </w:r>
      <w:r w:rsidR="006148AF" w:rsidRPr="00B15C28">
        <w:rPr>
          <w:rFonts w:ascii="Times New Roman" w:hAnsi="Times New Roman"/>
          <w:color w:val="000000" w:themeColor="text1"/>
          <w:szCs w:val="24"/>
        </w:rPr>
        <w:t>7.</w:t>
      </w:r>
      <w:r w:rsidRPr="00B15C28">
        <w:rPr>
          <w:rFonts w:ascii="Times New Roman" w:hAnsi="Times New Roman"/>
          <w:color w:val="000000" w:themeColor="text1"/>
          <w:szCs w:val="24"/>
        </w:rPr>
        <w:t>3.</w:t>
      </w:r>
      <w:r w:rsidRPr="00B15C28">
        <w:rPr>
          <w:rFonts w:ascii="Times New Roman" w:hAnsi="Times New Roman"/>
          <w:color w:val="000000" w:themeColor="text1"/>
          <w:szCs w:val="24"/>
        </w:rPr>
        <w:tab/>
        <w:t>Вводная информация по исследуемой терапии</w:t>
      </w:r>
      <w:bookmarkStart w:id="30" w:name="_Hlk521882563"/>
      <w:bookmarkEnd w:id="28"/>
      <w:bookmarkEnd w:id="29"/>
    </w:p>
    <w:p w14:paraId="357BBCBF" w14:textId="593F0B69" w:rsidR="00057F2B" w:rsidRPr="006477AE" w:rsidRDefault="0013031E">
      <w:pPr>
        <w:spacing w:after="0" w:line="240" w:lineRule="auto"/>
        <w:ind w:firstLine="709"/>
        <w:contextualSpacing/>
        <w:rPr>
          <w:rStyle w:val="Emphasis"/>
          <w:rFonts w:ascii="Arial" w:hAnsi="Arial"/>
          <w:b/>
          <w:bCs/>
          <w:i w:val="0"/>
          <w:szCs w:val="26"/>
        </w:rPr>
      </w:pPr>
      <w:r>
        <w:rPr>
          <w:rFonts w:eastAsia="Times New Roman"/>
          <w:lang w:eastAsia="ru-RU"/>
        </w:rPr>
        <w:t>Софосбувир</w:t>
      </w:r>
      <w:r w:rsidR="00154DA3" w:rsidRPr="00A112AB">
        <w:rPr>
          <w:rFonts w:eastAsia="Times New Roman"/>
          <w:lang w:eastAsia="ru-RU"/>
        </w:rPr>
        <w:t xml:space="preserve"> + </w:t>
      </w:r>
      <w:r>
        <w:rPr>
          <w:rFonts w:eastAsia="Times New Roman"/>
          <w:lang w:eastAsia="ru-RU"/>
        </w:rPr>
        <w:t>велпатасвир</w:t>
      </w:r>
      <w:r w:rsidR="00154DA3" w:rsidRPr="00B15C28">
        <w:t xml:space="preserve"> </w:t>
      </w:r>
      <w:r w:rsidR="008638C7">
        <w:t>по результатам приоритетного рас</w:t>
      </w:r>
      <w:r w:rsidR="001664FC">
        <w:t>смотрения</w:t>
      </w:r>
      <w:r w:rsidR="008638C7">
        <w:t xml:space="preserve"> был одобрен FDA </w:t>
      </w:r>
      <w:r w:rsidR="00077393">
        <w:t>28 июня</w:t>
      </w:r>
      <w:r w:rsidR="008638C7">
        <w:t xml:space="preserve"> 2016 год</w:t>
      </w:r>
      <w:r w:rsidR="00077393">
        <w:t>а</w:t>
      </w:r>
      <w:r w:rsidR="00D66AA7" w:rsidRPr="00D66AA7">
        <w:t xml:space="preserve"> [</w:t>
      </w:r>
      <w:r w:rsidR="00BE7EFB">
        <w:t>12</w:t>
      </w:r>
      <w:r w:rsidR="00D66AA7" w:rsidRPr="00D66AA7">
        <w:t>]</w:t>
      </w:r>
      <w:r w:rsidR="00305B0B">
        <w:t xml:space="preserve">. </w:t>
      </w:r>
      <w:r w:rsidR="00057F2B">
        <w:t xml:space="preserve">Относится к группе фиксированных комбинированных </w:t>
      </w:r>
      <w:r w:rsidR="00057F2B">
        <w:rPr>
          <w:rStyle w:val="Emphasis"/>
          <w:i w:val="0"/>
        </w:rPr>
        <w:t>противовирусных препаратов</w:t>
      </w:r>
      <w:r w:rsidR="00057F2B" w:rsidRPr="00B356A6">
        <w:rPr>
          <w:rStyle w:val="Emphasis"/>
          <w:i w:val="0"/>
        </w:rPr>
        <w:t xml:space="preserve"> прямого действия</w:t>
      </w:r>
      <w:r w:rsidR="000D3AB8">
        <w:rPr>
          <w:rStyle w:val="Emphasis"/>
          <w:i w:val="0"/>
        </w:rPr>
        <w:t xml:space="preserve">. </w:t>
      </w:r>
      <w:r w:rsidR="00D66AA7">
        <w:t>Софосбувир</w:t>
      </w:r>
      <w:r w:rsidR="000D3AB8">
        <w:t xml:space="preserve"> является ингибитором белка NS5</w:t>
      </w:r>
      <w:r w:rsidR="00D66AA7">
        <w:rPr>
          <w:lang w:val="en-US"/>
        </w:rPr>
        <w:t>B</w:t>
      </w:r>
      <w:r w:rsidR="000D3AB8">
        <w:t xml:space="preserve"> ВГС, который необходим для репликации</w:t>
      </w:r>
      <w:r w:rsidR="00D66AA7" w:rsidRPr="00D66AA7">
        <w:t xml:space="preserve"> в</w:t>
      </w:r>
      <w:r w:rsidR="00D66AA7">
        <w:t>ируса</w:t>
      </w:r>
      <w:r w:rsidR="006477AE">
        <w:t>.</w:t>
      </w:r>
      <w:r w:rsidR="00D66AA7">
        <w:t xml:space="preserve"> Софосбувир имеет </w:t>
      </w:r>
      <w:r w:rsidR="00305B0B">
        <w:t>фармакологически активный метаболит (</w:t>
      </w:r>
      <w:r w:rsidR="00305B0B">
        <w:rPr>
          <w:lang w:val="en-US"/>
        </w:rPr>
        <w:t>GS</w:t>
      </w:r>
      <w:r w:rsidR="00305B0B" w:rsidRPr="00305B0B">
        <w:t>-461203)</w:t>
      </w:r>
      <w:r w:rsidR="00305B0B">
        <w:t xml:space="preserve">, который встраивается в РНК ВГС и действует как терминатор цепи. </w:t>
      </w:r>
      <w:r w:rsidR="00D66AA7">
        <w:t>Велпатасвир</w:t>
      </w:r>
      <w:r w:rsidR="000D3AB8">
        <w:t xml:space="preserve"> является ингибитором </w:t>
      </w:r>
      <w:r w:rsidR="00D66AA7">
        <w:t xml:space="preserve">ВГС, который воздействует на неструктурный белок ВГС </w:t>
      </w:r>
      <w:r w:rsidR="000D3AB8">
        <w:t>NS</w:t>
      </w:r>
      <w:r w:rsidR="00D66AA7">
        <w:t>5</w:t>
      </w:r>
      <w:r w:rsidR="000D3AB8">
        <w:t>A, необходим</w:t>
      </w:r>
      <w:r w:rsidR="00B810D2">
        <w:t>ый</w:t>
      </w:r>
      <w:r w:rsidR="000D3AB8">
        <w:t xml:space="preserve"> </w:t>
      </w:r>
      <w:r w:rsidR="00F62D73">
        <w:t xml:space="preserve">для </w:t>
      </w:r>
      <w:r w:rsidR="00D66AA7">
        <w:t>репликации РНК и для формирвоания вирионов ВГС</w:t>
      </w:r>
      <w:r w:rsidR="00305B0B">
        <w:t xml:space="preserve"> </w:t>
      </w:r>
      <w:r w:rsidR="00305B0B" w:rsidRPr="00305B0B">
        <w:t>[</w:t>
      </w:r>
      <w:r w:rsidR="00BE7EFB">
        <w:t>7</w:t>
      </w:r>
      <w:r w:rsidR="00305B0B" w:rsidRPr="00305B0B">
        <w:t>]</w:t>
      </w:r>
      <w:r w:rsidR="00D66AA7">
        <w:t>.</w:t>
      </w:r>
    </w:p>
    <w:p w14:paraId="748CEF59" w14:textId="34EEF870" w:rsidR="008C094F" w:rsidRPr="008F5EA8" w:rsidRDefault="00D04F71">
      <w:pPr>
        <w:spacing w:after="0" w:line="240" w:lineRule="auto"/>
        <w:ind w:firstLine="708"/>
      </w:pPr>
      <w:r>
        <w:t>К</w:t>
      </w:r>
      <w:r w:rsidRPr="00D04F71">
        <w:t xml:space="preserve">омбинированный препарат с фиксированными дозами </w:t>
      </w:r>
      <w:r w:rsidR="00305B0B">
        <w:t>софосбувира</w:t>
      </w:r>
      <w:r w:rsidRPr="00D04F71">
        <w:t xml:space="preserve"> (</w:t>
      </w:r>
      <w:r w:rsidR="00305B0B">
        <w:t>400</w:t>
      </w:r>
      <w:r w:rsidRPr="00D04F71">
        <w:t xml:space="preserve"> мг) и </w:t>
      </w:r>
      <w:r w:rsidR="00305B0B">
        <w:t>велпатасвира</w:t>
      </w:r>
      <w:r w:rsidRPr="00D04F71">
        <w:t xml:space="preserve"> (10</w:t>
      </w:r>
      <w:r w:rsidR="00305B0B">
        <w:t>0</w:t>
      </w:r>
      <w:r w:rsidRPr="00D04F71">
        <w:t xml:space="preserve"> мг) (далее –</w:t>
      </w:r>
      <w:r w:rsidR="00305B0B">
        <w:t xml:space="preserve"> софосбувир</w:t>
      </w:r>
      <w:r w:rsidR="00573820">
        <w:t>+</w:t>
      </w:r>
      <w:r w:rsidR="00305B0B">
        <w:t>велпатасвир</w:t>
      </w:r>
      <w:r w:rsidRPr="00D04F71">
        <w:t xml:space="preserve">) можно рекомендовать на основании данных исследования фазы III </w:t>
      </w:r>
      <w:r w:rsidR="009320E1">
        <w:t>в различных популяциях пациентов под общим названием ASTRAL (</w:t>
      </w:r>
      <w:r w:rsidR="009320E1" w:rsidRPr="009320E1">
        <w:t>ASTRAL-1, ASTRAL-2, ASTRAL-3, ASTRAL-4 и ASTRAL-5</w:t>
      </w:r>
      <w:r w:rsidR="009320E1">
        <w:t>)</w:t>
      </w:r>
      <w:r w:rsidRPr="00D04F71">
        <w:t>, в</w:t>
      </w:r>
      <w:r w:rsidR="000227AA">
        <w:t xml:space="preserve"> </w:t>
      </w:r>
      <w:r w:rsidRPr="00D04F71">
        <w:t>кото</w:t>
      </w:r>
      <w:r w:rsidR="009320E1">
        <w:t>рых</w:t>
      </w:r>
      <w:r w:rsidRPr="00D04F71">
        <w:t xml:space="preserve"> оценивали эффекти</w:t>
      </w:r>
      <w:r w:rsidR="00820C1B">
        <w:t xml:space="preserve">вность и безопасность </w:t>
      </w:r>
      <w:r w:rsidR="009320E1">
        <w:t>софосбувир</w:t>
      </w:r>
      <w:r w:rsidR="00820C1B">
        <w:t>+</w:t>
      </w:r>
      <w:r w:rsidR="009320E1">
        <w:t>велпатасвир</w:t>
      </w:r>
      <w:r w:rsidRPr="00D04F71">
        <w:t xml:space="preserve"> в течени</w:t>
      </w:r>
      <w:r>
        <w:t>е 12</w:t>
      </w:r>
      <w:r w:rsidR="009320E1">
        <w:t xml:space="preserve"> и 24 недель терапии. Исследования ASTRAL продемонстрировали, что софосбувир</w:t>
      </w:r>
      <w:r w:rsidR="000A0C74">
        <w:t>+</w:t>
      </w:r>
      <w:r w:rsidR="009320E1">
        <w:t>велпатасвир высокоэффективен при всех генотипах ВГС и на разных стадиях поражения печени</w:t>
      </w:r>
      <w:r w:rsidR="009320E1" w:rsidRPr="009320E1">
        <w:t xml:space="preserve"> может быть определен как пангенотипичн</w:t>
      </w:r>
      <w:r w:rsidR="009320E1">
        <w:t>ый</w:t>
      </w:r>
      <w:r w:rsidR="009320E1" w:rsidRPr="009320E1">
        <w:t xml:space="preserve"> и панфибро</w:t>
      </w:r>
      <w:r w:rsidR="009320E1">
        <w:t>тичный</w:t>
      </w:r>
      <w:r w:rsidR="009320E1" w:rsidRPr="009320E1">
        <w:t xml:space="preserve"> режим</w:t>
      </w:r>
      <w:r w:rsidR="009320E1">
        <w:t xml:space="preserve"> терапии</w:t>
      </w:r>
      <w:r w:rsidR="009320E1" w:rsidRPr="0076166D">
        <w:t xml:space="preserve"> </w:t>
      </w:r>
      <w:r w:rsidR="0076166D" w:rsidRPr="0076166D">
        <w:t>[</w:t>
      </w:r>
      <w:r w:rsidR="00BE7EFB">
        <w:t>13</w:t>
      </w:r>
      <w:r w:rsidR="0076166D" w:rsidRPr="0076166D">
        <w:t>]</w:t>
      </w:r>
      <w:r w:rsidRPr="00D04F71">
        <w:t xml:space="preserve">. </w:t>
      </w:r>
      <w:r w:rsidR="007F6598">
        <w:t xml:space="preserve">Исследование ASTRAL-1 включало пациентов, инфицированных 1, 2, 4, 5 или </w:t>
      </w:r>
      <w:r w:rsidR="007F6598">
        <w:lastRenderedPageBreak/>
        <w:t>6 генотипом ВГС, имеющих компенсированный цирроз печени</w:t>
      </w:r>
      <w:r w:rsidR="00E440F3">
        <w:t xml:space="preserve"> (</w:t>
      </w:r>
      <w:r w:rsidR="00E440F3">
        <w:rPr>
          <w:lang w:val="en-US"/>
        </w:rPr>
        <w:t>n</w:t>
      </w:r>
      <w:r w:rsidR="00E440F3" w:rsidRPr="00E440F3">
        <w:t>=740</w:t>
      </w:r>
      <w:r w:rsidR="00E440F3">
        <w:t>, группа сосфосбувир</w:t>
      </w:r>
      <w:r w:rsidR="000A0C74">
        <w:t>+</w:t>
      </w:r>
      <w:r w:rsidR="00E440F3">
        <w:t>велпатасвир – 624 пациента, группа плацебо – 116)</w:t>
      </w:r>
      <w:r w:rsidR="007F6598">
        <w:t xml:space="preserve">. </w:t>
      </w:r>
      <w:r w:rsidR="00E440F3" w:rsidRPr="00E440F3">
        <w:t>Первичной конечной точкой был устойчивый вирусологический ответ через 12 недель после окончания терапии.</w:t>
      </w:r>
      <w:r w:rsidR="00E440F3">
        <w:t xml:space="preserve"> По результатам исследования ч</w:t>
      </w:r>
      <w:r w:rsidR="00E440F3" w:rsidRPr="00E440F3">
        <w:t xml:space="preserve">астота </w:t>
      </w:r>
      <w:r w:rsidR="0048724B">
        <w:t>УВО</w:t>
      </w:r>
      <w:r w:rsidR="00E440F3" w:rsidRPr="00E440F3">
        <w:t xml:space="preserve"> среди пациентов, получавших софосбувир</w:t>
      </w:r>
      <w:r w:rsidR="0048724B">
        <w:t>+</w:t>
      </w:r>
      <w:r w:rsidR="00E440F3" w:rsidRPr="00E440F3">
        <w:t>велпатасвир, составила 99% (95% доверительный интервал от 98 до &gt;99).</w:t>
      </w:r>
      <w:r w:rsidR="00E440F3">
        <w:t xml:space="preserve"> </w:t>
      </w:r>
      <w:r w:rsidR="007F6598">
        <w:t>Анализ, проведенный в группе участников исследования ASTRAL-1, показал, что у пациентов, получавших софосбувир</w:t>
      </w:r>
      <w:r w:rsidR="0048724B">
        <w:t>+</w:t>
      </w:r>
      <w:r w:rsidR="007F6598">
        <w:t>велпатасвир, наблюдалось значительное улучшение самочувствия во время лечения и после достижения УВО</w:t>
      </w:r>
      <w:r w:rsidR="00E440F3">
        <w:t xml:space="preserve"> [</w:t>
      </w:r>
      <w:r w:rsidR="00BE7EFB">
        <w:t>14</w:t>
      </w:r>
      <w:r w:rsidR="00E440F3" w:rsidRPr="00E440F3">
        <w:t>]</w:t>
      </w:r>
      <w:r w:rsidR="00E440F3">
        <w:t>.</w:t>
      </w:r>
      <w:r w:rsidR="00364F60">
        <w:t xml:space="preserve"> Результаты, полученные в исследовании A</w:t>
      </w:r>
      <w:r w:rsidR="00364F60">
        <w:rPr>
          <w:lang w:val="en-US"/>
        </w:rPr>
        <w:t>STRAL</w:t>
      </w:r>
      <w:r w:rsidR="00364F60" w:rsidRPr="00364F60">
        <w:t xml:space="preserve">-2 </w:t>
      </w:r>
      <w:r w:rsidR="00364F60">
        <w:t>и</w:t>
      </w:r>
      <w:r w:rsidR="00364F60" w:rsidRPr="00364F60">
        <w:t xml:space="preserve"> </w:t>
      </w:r>
      <w:r w:rsidR="00364F60">
        <w:rPr>
          <w:lang w:val="en-US"/>
        </w:rPr>
        <w:t>ASTRAL</w:t>
      </w:r>
      <w:r w:rsidR="00364F60" w:rsidRPr="00364F60">
        <w:t>-3</w:t>
      </w:r>
      <w:r w:rsidR="00364F60">
        <w:t xml:space="preserve"> демонстрируют высокую частоту вирусного ответа в ответ на лечние комбинацией софосбувир</w:t>
      </w:r>
      <w:r w:rsidR="0048724B">
        <w:t>+</w:t>
      </w:r>
      <w:r w:rsidR="00364F60">
        <w:t xml:space="preserve">велпатасвир пациентов </w:t>
      </w:r>
      <w:r w:rsidR="00364F60" w:rsidRPr="00364F60">
        <w:t>с генотипом 2 ВГС</w:t>
      </w:r>
      <w:r w:rsidR="00DC023C">
        <w:t xml:space="preserve"> (</w:t>
      </w:r>
      <w:r w:rsidR="00DC023C">
        <w:rPr>
          <w:lang w:val="en-US"/>
        </w:rPr>
        <w:t>n</w:t>
      </w:r>
      <w:r w:rsidR="00DC023C" w:rsidRPr="00DC023C">
        <w:t>=266)</w:t>
      </w:r>
      <w:r w:rsidR="00364F60" w:rsidRPr="00364F60">
        <w:t xml:space="preserve"> </w:t>
      </w:r>
      <w:r w:rsidR="00364F60">
        <w:t xml:space="preserve">- </w:t>
      </w:r>
      <w:r w:rsidR="00364F60" w:rsidRPr="00364F60">
        <w:t>99%</w:t>
      </w:r>
      <w:r w:rsidR="00364F60">
        <w:t xml:space="preserve"> (</w:t>
      </w:r>
      <w:r w:rsidR="00364F60" w:rsidRPr="00364F60">
        <w:t>95% доверительный интервал [ДИ] от 96 до 100</w:t>
      </w:r>
      <w:r w:rsidR="00364F60">
        <w:t>) и</w:t>
      </w:r>
      <w:r w:rsidR="00364F60" w:rsidRPr="00364F60">
        <w:t xml:space="preserve"> с генотипом 3 ВГС</w:t>
      </w:r>
      <w:r w:rsidR="00DC023C" w:rsidRPr="00DC023C">
        <w:t xml:space="preserve"> (</w:t>
      </w:r>
      <w:r w:rsidR="00DC023C">
        <w:rPr>
          <w:lang w:val="en-US"/>
        </w:rPr>
        <w:t>n</w:t>
      </w:r>
      <w:r w:rsidR="00DC023C" w:rsidRPr="00DC023C">
        <w:t>=552)</w:t>
      </w:r>
      <w:r w:rsidR="00364F60" w:rsidRPr="00364F60">
        <w:t xml:space="preserve"> </w:t>
      </w:r>
      <w:r w:rsidR="00364F60">
        <w:t xml:space="preserve">- </w:t>
      </w:r>
      <w:r w:rsidR="00364F60" w:rsidRPr="00364F60">
        <w:t>95%</w:t>
      </w:r>
      <w:r w:rsidR="00364F60">
        <w:t xml:space="preserve"> (</w:t>
      </w:r>
      <w:r w:rsidR="00364F60" w:rsidRPr="00364F60">
        <w:t>95% ДИ от 92 до 98</w:t>
      </w:r>
      <w:r w:rsidR="00364F60">
        <w:t>). Причем данные показатели превосходят значения УВО</w:t>
      </w:r>
      <w:r w:rsidR="00364F60" w:rsidRPr="00364F60">
        <w:t xml:space="preserve"> при стандартном лечении софосбувиром</w:t>
      </w:r>
      <w:r w:rsidR="0048724B">
        <w:t>+</w:t>
      </w:r>
      <w:r w:rsidR="00364F60" w:rsidRPr="00364F60">
        <w:t>рибавирином [</w:t>
      </w:r>
      <w:r w:rsidR="00BE7EFB">
        <w:t>15</w:t>
      </w:r>
      <w:r w:rsidR="00364F60" w:rsidRPr="00364F60">
        <w:t xml:space="preserve">]. </w:t>
      </w:r>
      <w:r w:rsidR="006F7DD7">
        <w:t>В исследовании A</w:t>
      </w:r>
      <w:r w:rsidR="006F7DD7">
        <w:rPr>
          <w:lang w:val="en-US"/>
        </w:rPr>
        <w:t>STRAL</w:t>
      </w:r>
      <w:r w:rsidR="006F7DD7" w:rsidRPr="006F7DD7">
        <w:t>-4</w:t>
      </w:r>
      <w:r w:rsidR="006F7DD7">
        <w:t xml:space="preserve"> (n</w:t>
      </w:r>
      <w:r w:rsidR="006F7DD7" w:rsidRPr="006F7DD7">
        <w:t>=267)</w:t>
      </w:r>
      <w:r w:rsidR="006F7DD7">
        <w:t xml:space="preserve"> л</w:t>
      </w:r>
      <w:r w:rsidR="006F7DD7" w:rsidRPr="006F7DD7">
        <w:t>ечение софосбувиром</w:t>
      </w:r>
      <w:r w:rsidR="00B810D2">
        <w:t>+</w:t>
      </w:r>
      <w:r w:rsidR="006F7DD7" w:rsidRPr="006F7DD7">
        <w:t>велпатасвиром с рибавирином или без него в течение 12 недель и софосбувиром</w:t>
      </w:r>
      <w:r w:rsidR="0048724B">
        <w:t>+</w:t>
      </w:r>
      <w:r w:rsidR="006F7DD7" w:rsidRPr="006F7DD7">
        <w:t xml:space="preserve">велпатасвиром в течение 24 недель привело к высоким показателям </w:t>
      </w:r>
      <w:r w:rsidR="0048724B">
        <w:t>УВО</w:t>
      </w:r>
      <w:r w:rsidR="006F7DD7">
        <w:t xml:space="preserve"> (более 83%)</w:t>
      </w:r>
      <w:r w:rsidR="006F7DD7" w:rsidRPr="006F7DD7">
        <w:t xml:space="preserve"> у пациентов с ВГС-инфекцией и декомпенсированным циррозом печени.</w:t>
      </w:r>
      <w:r w:rsidR="00B759C8">
        <w:t xml:space="preserve"> При этом</w:t>
      </w:r>
      <w:r w:rsidR="006F7DD7" w:rsidRPr="006F7DD7">
        <w:t xml:space="preserve"> </w:t>
      </w:r>
      <w:r w:rsidR="006F7DD7">
        <w:t xml:space="preserve">не было обнаружено </w:t>
      </w:r>
      <w:r w:rsidR="006F7DD7" w:rsidRPr="006F7DD7">
        <w:t>существенных различий в показателях устойчивого вирусологического ответа между тремя исследовательскими группами</w:t>
      </w:r>
      <w:r w:rsidR="00B810D2">
        <w:t xml:space="preserve"> </w:t>
      </w:r>
      <w:r w:rsidR="006F7DD7">
        <w:t>[</w:t>
      </w:r>
      <w:r w:rsidR="00BE7EFB">
        <w:t>16</w:t>
      </w:r>
      <w:r w:rsidR="006F7DD7" w:rsidRPr="007E6521">
        <w:t>].</w:t>
      </w:r>
      <w:r w:rsidR="00DC023C" w:rsidRPr="007E6521">
        <w:t xml:space="preserve"> </w:t>
      </w:r>
      <w:r w:rsidR="008C094F">
        <w:t>И</w:t>
      </w:r>
      <w:r w:rsidR="008C094F" w:rsidRPr="008C094F">
        <w:t>сследовани</w:t>
      </w:r>
      <w:r w:rsidR="008C094F">
        <w:t>е</w:t>
      </w:r>
      <w:r w:rsidR="008C094F" w:rsidRPr="008C094F">
        <w:t xml:space="preserve"> ASTRAL-5</w:t>
      </w:r>
      <w:r w:rsidR="008C094F">
        <w:t xml:space="preserve"> было</w:t>
      </w:r>
      <w:r w:rsidR="008C094F" w:rsidRPr="008C094F">
        <w:t xml:space="preserve"> посвященн</w:t>
      </w:r>
      <w:r w:rsidR="008C094F">
        <w:t>о</w:t>
      </w:r>
      <w:r w:rsidR="008C094F" w:rsidRPr="008C094F">
        <w:t xml:space="preserve"> особой группе пациентов с В</w:t>
      </w:r>
      <w:r w:rsidR="008C094F">
        <w:t>ГС,</w:t>
      </w:r>
      <w:r w:rsidR="008C094F" w:rsidRPr="008C094F">
        <w:t xml:space="preserve"> </w:t>
      </w:r>
      <w:r w:rsidR="008C094F" w:rsidRPr="00DC023C">
        <w:t>коинфицированных вирусом иммунодефицита человека типа 1 (ВИЧ-1)</w:t>
      </w:r>
      <w:r w:rsidR="008C094F">
        <w:t>, включая пациентов с циррозом печени.  Р</w:t>
      </w:r>
      <w:r w:rsidR="00DC023C">
        <w:t>езультаты продемонстрир</w:t>
      </w:r>
      <w:r w:rsidR="008C094F">
        <w:t>ов</w:t>
      </w:r>
      <w:r w:rsidR="00DC023C">
        <w:t>али</w:t>
      </w:r>
      <w:r w:rsidR="00DC023C" w:rsidRPr="00DC023C">
        <w:t xml:space="preserve"> в</w:t>
      </w:r>
      <w:r w:rsidR="00DC023C">
        <w:t xml:space="preserve">ысокий УВО12 среди пациентов с </w:t>
      </w:r>
      <w:r w:rsidR="00DC023C" w:rsidRPr="00DC023C">
        <w:t>ВГС</w:t>
      </w:r>
      <w:r w:rsidR="008C094F">
        <w:t xml:space="preserve"> (n</w:t>
      </w:r>
      <w:r w:rsidR="008C094F" w:rsidRPr="00DC023C">
        <w:t>=106)</w:t>
      </w:r>
      <w:r w:rsidR="00DC023C">
        <w:t xml:space="preserve">. </w:t>
      </w:r>
      <w:r w:rsidR="008C094F">
        <w:t>Причем среди</w:t>
      </w:r>
      <w:r w:rsidR="008C094F" w:rsidRPr="008C094F">
        <w:t xml:space="preserve"> пациентов с циррозом печени</w:t>
      </w:r>
      <w:r w:rsidR="008C094F">
        <w:t xml:space="preserve"> и ВИЧ-1 также был достигнут</w:t>
      </w:r>
      <w:r w:rsidR="008C094F" w:rsidRPr="008C094F">
        <w:t xml:space="preserve"> УВО12</w:t>
      </w:r>
      <w:r w:rsidR="008C094F">
        <w:t xml:space="preserve"> </w:t>
      </w:r>
      <w:r w:rsidR="008C094F" w:rsidRPr="008C094F">
        <w:t>[</w:t>
      </w:r>
      <w:r w:rsidR="00BE7EFB">
        <w:t>17</w:t>
      </w:r>
      <w:r w:rsidR="008C094F" w:rsidRPr="00BE7EFB">
        <w:t xml:space="preserve">]. </w:t>
      </w:r>
      <w:r w:rsidR="008F5EA8">
        <w:t xml:space="preserve">Высокий УВО12 также был достигнут в другой группе пациентов с </w:t>
      </w:r>
      <w:r w:rsidR="008F5EA8" w:rsidRPr="008F5EA8">
        <w:t>ВГС</w:t>
      </w:r>
      <w:r w:rsidR="008F5EA8">
        <w:t xml:space="preserve"> и</w:t>
      </w:r>
      <w:r w:rsidR="008F5EA8" w:rsidRPr="008F5EA8">
        <w:t xml:space="preserve"> терминальной стадией почечной недостаточности, требующей диализа</w:t>
      </w:r>
      <w:r w:rsidR="008F5EA8">
        <w:t xml:space="preserve"> (клиническое исследование </w:t>
      </w:r>
      <w:r w:rsidR="008F5EA8" w:rsidRPr="008F5EA8">
        <w:t>GS-US-342-4062</w:t>
      </w:r>
      <w:r w:rsidR="008F5EA8">
        <w:t>)</w:t>
      </w:r>
      <w:r w:rsidR="008F5EA8" w:rsidRPr="008F5EA8">
        <w:t xml:space="preserve"> [</w:t>
      </w:r>
      <w:r w:rsidR="00BE7EFB">
        <w:t>18</w:t>
      </w:r>
      <w:r w:rsidR="008F5EA8" w:rsidRPr="008F5EA8">
        <w:t xml:space="preserve">]. </w:t>
      </w:r>
    </w:p>
    <w:p w14:paraId="3B75ECBF" w14:textId="5F1475EA" w:rsidR="00D04F71" w:rsidRDefault="00BE51A6" w:rsidP="0073473E">
      <w:pPr>
        <w:spacing w:after="0" w:line="240" w:lineRule="auto"/>
        <w:ind w:firstLine="708"/>
        <w:rPr>
          <w:rStyle w:val="rynqvb"/>
        </w:rPr>
      </w:pPr>
      <w:r w:rsidRPr="00E81A36">
        <w:rPr>
          <w:rStyle w:val="rynqvb"/>
        </w:rPr>
        <w:t xml:space="preserve">Профиль безопасности </w:t>
      </w:r>
      <w:r w:rsidR="00E440F3">
        <w:rPr>
          <w:rStyle w:val="rynqvb"/>
        </w:rPr>
        <w:t>софосбувир</w:t>
      </w:r>
      <w:r w:rsidRPr="00E81A36">
        <w:rPr>
          <w:rStyle w:val="rynqvb"/>
        </w:rPr>
        <w:t>+</w:t>
      </w:r>
      <w:r w:rsidR="00E440F3">
        <w:rPr>
          <w:rStyle w:val="rynqvb"/>
        </w:rPr>
        <w:t>велпатасвир</w:t>
      </w:r>
      <w:r w:rsidR="00742661" w:rsidRPr="00E81A36">
        <w:rPr>
          <w:rStyle w:val="rynqvb"/>
        </w:rPr>
        <w:t xml:space="preserve"> </w:t>
      </w:r>
      <w:r w:rsidR="00742661" w:rsidRPr="008F5EA8">
        <w:rPr>
          <w:rStyle w:val="rynqvb"/>
        </w:rPr>
        <w:t>оценивал</w:t>
      </w:r>
      <w:r w:rsidR="004E64BA">
        <w:rPr>
          <w:rStyle w:val="rynqvb"/>
        </w:rPr>
        <w:t>ся</w:t>
      </w:r>
      <w:r w:rsidR="00742661" w:rsidRPr="008F5EA8">
        <w:rPr>
          <w:rStyle w:val="rynqvb"/>
        </w:rPr>
        <w:t xml:space="preserve"> на основе </w:t>
      </w:r>
      <w:r w:rsidR="008F5EA8" w:rsidRPr="008F5EA8">
        <w:rPr>
          <w:rStyle w:val="rynqvb"/>
        </w:rPr>
        <w:t xml:space="preserve">4 </w:t>
      </w:r>
      <w:r w:rsidR="008F5EA8">
        <w:rPr>
          <w:rStyle w:val="rynqvb"/>
        </w:rPr>
        <w:t>рандомизированных исследованиях</w:t>
      </w:r>
      <w:r w:rsidR="00742661" w:rsidRPr="008F5EA8">
        <w:rPr>
          <w:rStyle w:val="rynqvb"/>
        </w:rPr>
        <w:t xml:space="preserve"> и </w:t>
      </w:r>
      <w:r w:rsidR="008F5EA8">
        <w:rPr>
          <w:rStyle w:val="rynqvb"/>
        </w:rPr>
        <w:t>2</w:t>
      </w:r>
      <w:r w:rsidR="00742661" w:rsidRPr="008F5EA8">
        <w:rPr>
          <w:rStyle w:val="rynqvb"/>
        </w:rPr>
        <w:t xml:space="preserve"> </w:t>
      </w:r>
      <w:r w:rsidR="008F5EA8">
        <w:rPr>
          <w:rStyle w:val="rynqvb"/>
        </w:rPr>
        <w:t xml:space="preserve">открытых </w:t>
      </w:r>
      <w:r w:rsidR="00742661" w:rsidRPr="008F5EA8">
        <w:rPr>
          <w:rStyle w:val="rynqvb"/>
        </w:rPr>
        <w:t>неконтролируемых клинических исследований 3</w:t>
      </w:r>
      <w:r w:rsidR="008F5EA8">
        <w:rPr>
          <w:rStyle w:val="rynqvb"/>
        </w:rPr>
        <w:t xml:space="preserve"> фазы</w:t>
      </w:r>
      <w:r w:rsidR="00742661" w:rsidRPr="008F5EA8">
        <w:rPr>
          <w:rStyle w:val="rynqvb"/>
        </w:rPr>
        <w:t xml:space="preserve"> с участием примерно 2000 пациентов с хроническим гепатитом С.</w:t>
      </w:r>
      <w:r w:rsidR="00E440F3">
        <w:rPr>
          <w:rStyle w:val="rynqvb"/>
        </w:rPr>
        <w:t xml:space="preserve"> По результам исследования A</w:t>
      </w:r>
      <w:r w:rsidR="00E440F3">
        <w:rPr>
          <w:rStyle w:val="rynqvb"/>
          <w:lang w:val="en-US"/>
        </w:rPr>
        <w:t>STRAL</w:t>
      </w:r>
      <w:r w:rsidR="00E440F3" w:rsidRPr="00E440F3">
        <w:rPr>
          <w:rStyle w:val="rynqvb"/>
        </w:rPr>
        <w:t xml:space="preserve">-1 </w:t>
      </w:r>
      <w:r w:rsidR="00E440F3">
        <w:rPr>
          <w:rStyle w:val="rynqvb"/>
          <w:lang w:val="en-US"/>
        </w:rPr>
        <w:t>c</w:t>
      </w:r>
      <w:r w:rsidR="00E440F3" w:rsidRPr="00E440F3">
        <w:rPr>
          <w:rStyle w:val="rynqvb"/>
        </w:rPr>
        <w:t>ерьезные нежелательные явления были зарегистрированы у 15 пациентов (2%) в группе софосбувира и велпатасвира и ни у одного в группе плацебо. Гематологические нарушения возникали нечасто у пациентов, получавших софосбувир-велпатасвир (&lt;1% пациентов) [</w:t>
      </w:r>
      <w:r w:rsidR="00BE7EFB">
        <w:rPr>
          <w:rStyle w:val="rynqvb"/>
        </w:rPr>
        <w:t>14</w:t>
      </w:r>
      <w:r w:rsidR="00E440F3" w:rsidRPr="006F7DD7">
        <w:rPr>
          <w:rStyle w:val="rynqvb"/>
        </w:rPr>
        <w:t>]</w:t>
      </w:r>
      <w:r w:rsidR="00E440F3" w:rsidRPr="00E440F3">
        <w:rPr>
          <w:rStyle w:val="rynqvb"/>
        </w:rPr>
        <w:t>.</w:t>
      </w:r>
      <w:r w:rsidR="006F7DD7" w:rsidRPr="006F7DD7">
        <w:rPr>
          <w:rStyle w:val="rynqvb"/>
        </w:rPr>
        <w:t xml:space="preserve"> </w:t>
      </w:r>
      <w:r w:rsidR="00364F60" w:rsidRPr="00364F60">
        <w:t>Наиболее частыми побочными эффектами в исследованиях</w:t>
      </w:r>
      <w:r w:rsidR="008F5EA8">
        <w:t xml:space="preserve"> в исследованиях 3 фазы</w:t>
      </w:r>
      <w:r w:rsidR="00364F60" w:rsidRPr="00364F60">
        <w:t xml:space="preserve"> </w:t>
      </w:r>
      <w:r w:rsidR="00364F60">
        <w:rPr>
          <w:lang w:val="en-US"/>
        </w:rPr>
        <w:t>ASTRAL</w:t>
      </w:r>
      <w:r w:rsidR="00364F60" w:rsidRPr="00364F60">
        <w:t xml:space="preserve">-2 </w:t>
      </w:r>
      <w:r w:rsidR="008F5EA8">
        <w:t>и</w:t>
      </w:r>
      <w:r w:rsidR="00364F60" w:rsidRPr="00364F60">
        <w:t xml:space="preserve"> </w:t>
      </w:r>
      <w:r w:rsidR="00364F60">
        <w:rPr>
          <w:lang w:val="en-US"/>
        </w:rPr>
        <w:t>ASTRAL</w:t>
      </w:r>
      <w:r w:rsidR="00364F60" w:rsidRPr="00364F60">
        <w:t>-3</w:t>
      </w:r>
      <w:r w:rsidR="002B411D">
        <w:t>,</w:t>
      </w:r>
      <w:r w:rsidR="00364F60" w:rsidRPr="00364F60">
        <w:t xml:space="preserve"> </w:t>
      </w:r>
      <w:r w:rsidR="002B411D" w:rsidRPr="00364F60">
        <w:rPr>
          <w:rStyle w:val="rynqvb"/>
          <w:lang w:val="en-US"/>
        </w:rPr>
        <w:t>A</w:t>
      </w:r>
      <w:r w:rsidR="002B411D">
        <w:rPr>
          <w:rStyle w:val="rynqvb"/>
          <w:lang w:val="en-US"/>
        </w:rPr>
        <w:t>STRAL</w:t>
      </w:r>
      <w:r w:rsidR="002B411D" w:rsidRPr="002B411D">
        <w:rPr>
          <w:rStyle w:val="rynqvb"/>
        </w:rPr>
        <w:t xml:space="preserve">-4 </w:t>
      </w:r>
      <w:r w:rsidR="00364F60" w:rsidRPr="00364F60">
        <w:t>были утомляемость, головная боль, тошнота и бессонница</w:t>
      </w:r>
      <w:r w:rsidR="002B411D">
        <w:t>, стоит отметить, что нежелательные явления (НЯ)</w:t>
      </w:r>
      <w:r w:rsidR="002B411D" w:rsidRPr="002B411D">
        <w:t xml:space="preserve">, как правило, </w:t>
      </w:r>
      <w:r w:rsidR="002B411D">
        <w:t>наиболее чаще</w:t>
      </w:r>
      <w:r w:rsidR="002B411D" w:rsidRPr="002B411D">
        <w:t xml:space="preserve"> встречались у пациентов, проходивших лечение по схемам, включающим рибавирин</w:t>
      </w:r>
      <w:r w:rsidR="002B411D">
        <w:t xml:space="preserve"> и</w:t>
      </w:r>
      <w:r w:rsidR="002B411D" w:rsidRPr="002B411D">
        <w:t xml:space="preserve"> типы НЯ</w:t>
      </w:r>
      <w:r w:rsidR="002B411D">
        <w:t xml:space="preserve"> соответсвовали </w:t>
      </w:r>
      <w:r w:rsidR="002B411D" w:rsidRPr="002B411D">
        <w:t>известному профилю безопасности препарата рибавирин</w:t>
      </w:r>
      <w:r w:rsidR="00BE7EFB">
        <w:t xml:space="preserve"> </w:t>
      </w:r>
      <w:r w:rsidR="00364F60" w:rsidRPr="00BE7EFB">
        <w:t>[</w:t>
      </w:r>
      <w:r w:rsidR="00BE7EFB" w:rsidRPr="00BE7EFB">
        <w:t>15,</w:t>
      </w:r>
      <w:r w:rsidR="00BE7EFB" w:rsidRPr="00BE7EFB">
        <w:rPr>
          <w:rStyle w:val="rynqvb"/>
        </w:rPr>
        <w:t>16</w:t>
      </w:r>
      <w:r w:rsidR="006F7DD7" w:rsidRPr="00BE7EFB">
        <w:rPr>
          <w:rStyle w:val="rynqvb"/>
        </w:rPr>
        <w:t>].</w:t>
      </w:r>
      <w:r w:rsidR="008C094F" w:rsidRPr="00BE7EFB">
        <w:rPr>
          <w:rStyle w:val="rynqvb"/>
        </w:rPr>
        <w:t xml:space="preserve"> </w:t>
      </w:r>
      <w:r w:rsidR="008C094F" w:rsidRPr="008C094F">
        <w:rPr>
          <w:rStyle w:val="rynqvb"/>
        </w:rPr>
        <w:t>Двое</w:t>
      </w:r>
      <w:r w:rsidR="008C094F">
        <w:rPr>
          <w:rStyle w:val="rynqvb"/>
        </w:rPr>
        <w:t xml:space="preserve"> пациентов в исследовании A</w:t>
      </w:r>
      <w:r w:rsidR="008C094F">
        <w:rPr>
          <w:rStyle w:val="rynqvb"/>
          <w:lang w:val="en-US"/>
        </w:rPr>
        <w:t>SRTAL</w:t>
      </w:r>
      <w:r w:rsidR="008C094F" w:rsidRPr="008C094F">
        <w:rPr>
          <w:rStyle w:val="rynqvb"/>
        </w:rPr>
        <w:t>-5 прекратили лечение из-за нежелательных явлений, у двоих наблюдались серьезные нежелательные явления. Наиболее частыми нежелательными явлениями были утомляемость (25%), головная боль (13%), инфекция верхних дыхательных путей (8%) и артралгия (8%)</w:t>
      </w:r>
      <w:r w:rsidR="00DC5912">
        <w:rPr>
          <w:rStyle w:val="rynqvb"/>
        </w:rPr>
        <w:t>.</w:t>
      </w:r>
      <w:r w:rsidR="002B411D">
        <w:rPr>
          <w:rStyle w:val="rynqvb"/>
        </w:rPr>
        <w:t xml:space="preserve"> </w:t>
      </w:r>
    </w:p>
    <w:p w14:paraId="7F0D6AB8" w14:textId="1AC6D21C" w:rsidR="002B411D" w:rsidRPr="00E81A36" w:rsidRDefault="002B411D" w:rsidP="00DC5912">
      <w:pPr>
        <w:spacing w:after="0" w:line="240" w:lineRule="auto"/>
      </w:pPr>
      <w:r>
        <w:rPr>
          <w:rStyle w:val="rynqvb"/>
        </w:rPr>
        <w:t>Таким образом, комбинация софосбувир</w:t>
      </w:r>
      <w:r w:rsidR="0048724B">
        <w:rPr>
          <w:rStyle w:val="rynqvb"/>
        </w:rPr>
        <w:t>+</w:t>
      </w:r>
      <w:r>
        <w:rPr>
          <w:rStyle w:val="rynqvb"/>
        </w:rPr>
        <w:t xml:space="preserve">велпатасвир </w:t>
      </w:r>
      <w:r w:rsidRPr="002B411D">
        <w:rPr>
          <w:rStyle w:val="rynqvb"/>
        </w:rPr>
        <w:t>продемонстрировал</w:t>
      </w:r>
      <w:r>
        <w:rPr>
          <w:rStyle w:val="rynqvb"/>
        </w:rPr>
        <w:t>а</w:t>
      </w:r>
      <w:r w:rsidRPr="002B411D">
        <w:rPr>
          <w:rStyle w:val="rynqvb"/>
        </w:rPr>
        <w:t xml:space="preserve"> хороший профиль безопасности во всех исследованиях</w:t>
      </w:r>
      <w:r>
        <w:rPr>
          <w:rStyle w:val="rynqvb"/>
        </w:rPr>
        <w:t xml:space="preserve"> клинических исследвани</w:t>
      </w:r>
      <w:r w:rsidR="00DC5912">
        <w:rPr>
          <w:rStyle w:val="rynqvb"/>
        </w:rPr>
        <w:t>я</w:t>
      </w:r>
      <w:r>
        <w:rPr>
          <w:rStyle w:val="rynqvb"/>
        </w:rPr>
        <w:t>х</w:t>
      </w:r>
      <w:r w:rsidRPr="002B411D">
        <w:rPr>
          <w:rStyle w:val="rynqvb"/>
        </w:rPr>
        <w:t xml:space="preserve"> ASTRAL, которые охватывали широкий спектр различных особенностей, типичных для пациентов, инфицированных ВГС.</w:t>
      </w:r>
    </w:p>
    <w:p w14:paraId="1CA206E9" w14:textId="48CF0DF5" w:rsidR="00DC5912" w:rsidRDefault="00DC5912" w:rsidP="00DC5912">
      <w:pPr>
        <w:autoSpaceDE w:val="0"/>
        <w:autoSpaceDN w:val="0"/>
        <w:adjustRightInd w:val="0"/>
        <w:spacing w:after="0" w:line="240" w:lineRule="auto"/>
        <w:ind w:firstLine="708"/>
        <w:contextualSpacing/>
        <w:rPr>
          <w:bCs/>
          <w:lang w:eastAsia="en-US"/>
        </w:rPr>
      </w:pPr>
      <w:r>
        <w:rPr>
          <w:rFonts w:eastAsia="Times New Roman"/>
          <w:lang w:eastAsia="ru-RU"/>
        </w:rPr>
        <w:t>Софосбувир</w:t>
      </w:r>
      <w:r w:rsidR="005A6F54" w:rsidRPr="00A112AB">
        <w:rPr>
          <w:rFonts w:eastAsia="Times New Roman"/>
          <w:lang w:eastAsia="ru-RU"/>
        </w:rPr>
        <w:t xml:space="preserve"> + </w:t>
      </w:r>
      <w:r>
        <w:rPr>
          <w:rFonts w:eastAsia="Times New Roman"/>
          <w:lang w:eastAsia="ru-RU"/>
        </w:rPr>
        <w:t>велпатасвир</w:t>
      </w:r>
      <w:r w:rsidR="005A6F54" w:rsidRPr="00B15C28">
        <w:t xml:space="preserve"> </w:t>
      </w:r>
      <w:r w:rsidR="00BD733F" w:rsidRPr="00B15C28">
        <w:rPr>
          <w:bCs/>
          <w:lang w:eastAsia="en-US"/>
        </w:rPr>
        <w:t>имеет большой опыт клинического применения, может использоваться в виде монотерапии и в комбинации</w:t>
      </w:r>
      <w:r w:rsidR="0048724B">
        <w:rPr>
          <w:bCs/>
          <w:lang w:eastAsia="en-US"/>
        </w:rPr>
        <w:t xml:space="preserve"> с другими противовирусными препаратами</w:t>
      </w:r>
      <w:r w:rsidR="00BD733F" w:rsidRPr="00B15C28">
        <w:rPr>
          <w:bCs/>
          <w:lang w:eastAsia="en-US"/>
        </w:rPr>
        <w:t>. Благодаря высокой эффективности и безопасности,</w:t>
      </w:r>
      <w:r w:rsidR="00D45868" w:rsidRPr="00B15C28">
        <w:rPr>
          <w:bCs/>
          <w:lang w:eastAsia="en-US"/>
        </w:rPr>
        <w:t xml:space="preserve"> </w:t>
      </w:r>
      <w:r>
        <w:rPr>
          <w:bCs/>
          <w:lang w:eastAsia="en-US"/>
        </w:rPr>
        <w:t>софосбувир</w:t>
      </w:r>
      <w:r w:rsidR="0048724B">
        <w:rPr>
          <w:bCs/>
          <w:lang w:eastAsia="en-US"/>
        </w:rPr>
        <w:t>+</w:t>
      </w:r>
      <w:r>
        <w:rPr>
          <w:bCs/>
          <w:lang w:eastAsia="en-US"/>
        </w:rPr>
        <w:t>велпатасвир</w:t>
      </w:r>
      <w:r w:rsidR="00CC65F7">
        <w:rPr>
          <w:bCs/>
          <w:lang w:eastAsia="en-US"/>
        </w:rPr>
        <w:t xml:space="preserve"> </w:t>
      </w:r>
      <w:r w:rsidR="00BD733F" w:rsidRPr="00B15C28">
        <w:rPr>
          <w:bCs/>
          <w:lang w:eastAsia="en-US"/>
        </w:rPr>
        <w:lastRenderedPageBreak/>
        <w:t xml:space="preserve">заслуженно занимает важную позицию среди </w:t>
      </w:r>
      <w:r w:rsidR="00BD733F" w:rsidRPr="008216A4">
        <w:rPr>
          <w:bCs/>
          <w:lang w:eastAsia="en-US"/>
        </w:rPr>
        <w:t>препара</w:t>
      </w:r>
      <w:r w:rsidR="00CC65F7">
        <w:rPr>
          <w:bCs/>
          <w:lang w:eastAsia="en-US"/>
        </w:rPr>
        <w:t xml:space="preserve">тов, используемых в лечении </w:t>
      </w:r>
      <w:r w:rsidR="0046753D">
        <w:t>хронического гепатита С генотипов 1,</w:t>
      </w:r>
      <w:r>
        <w:t xml:space="preserve"> 2,</w:t>
      </w:r>
      <w:r w:rsidR="0046753D">
        <w:t xml:space="preserve"> 3</w:t>
      </w:r>
      <w:r>
        <w:t xml:space="preserve">, </w:t>
      </w:r>
      <w:r w:rsidR="0046753D">
        <w:t>4</w:t>
      </w:r>
      <w:r>
        <w:t>, 5 и 6</w:t>
      </w:r>
      <w:r w:rsidR="0046753D">
        <w:t xml:space="preserve"> у взрослых пациентов</w:t>
      </w:r>
      <w:r w:rsidR="00BD733F" w:rsidRPr="008216A4">
        <w:rPr>
          <w:bCs/>
          <w:lang w:eastAsia="en-US"/>
        </w:rPr>
        <w:t>.</w:t>
      </w:r>
    </w:p>
    <w:p w14:paraId="54F397CD" w14:textId="794746AA" w:rsidR="00FD0B41" w:rsidRPr="00DC5912" w:rsidRDefault="00DC5912" w:rsidP="004E64BA">
      <w:pPr>
        <w:autoSpaceDE w:val="0"/>
        <w:autoSpaceDN w:val="0"/>
        <w:adjustRightInd w:val="0"/>
        <w:spacing w:after="0" w:line="240" w:lineRule="auto"/>
        <w:ind w:firstLine="709"/>
        <w:contextualSpacing/>
        <w:rPr>
          <w:bCs/>
          <w:lang w:eastAsia="en-US"/>
        </w:rPr>
      </w:pPr>
      <w:r w:rsidRPr="00DC5912">
        <w:rPr>
          <w:bCs/>
          <w:lang w:eastAsia="ru-RU"/>
        </w:rPr>
        <w:t>PT-SOVE</w:t>
      </w:r>
      <w:r w:rsidR="00D547D7" w:rsidRPr="00D53E19">
        <w:rPr>
          <w:bCs/>
          <w:lang w:eastAsia="ru-RU"/>
        </w:rPr>
        <w:t xml:space="preserve">, </w:t>
      </w:r>
      <w:r w:rsidR="001E6119" w:rsidRPr="00D53E19">
        <w:t>таблетки, покрытые пленочной оболочкой</w:t>
      </w:r>
      <w:r w:rsidR="001E6119" w:rsidRPr="00D53E19">
        <w:rPr>
          <w:bCs/>
          <w:lang w:eastAsia="ru-RU"/>
        </w:rPr>
        <w:t xml:space="preserve"> </w:t>
      </w:r>
      <w:r>
        <w:rPr>
          <w:bCs/>
          <w:lang w:eastAsia="ru-RU"/>
        </w:rPr>
        <w:t>400</w:t>
      </w:r>
      <w:r w:rsidR="00164BEE" w:rsidRPr="00D53E19">
        <w:rPr>
          <w:bCs/>
          <w:lang w:eastAsia="ru-RU"/>
        </w:rPr>
        <w:t xml:space="preserve"> </w:t>
      </w:r>
      <w:r w:rsidR="008216A4" w:rsidRPr="00D53E19">
        <w:rPr>
          <w:bCs/>
          <w:lang w:eastAsia="ru-RU"/>
        </w:rPr>
        <w:t>+</w:t>
      </w:r>
      <w:r w:rsidR="00164BEE" w:rsidRPr="00D53E19">
        <w:rPr>
          <w:bCs/>
          <w:lang w:eastAsia="ru-RU"/>
        </w:rPr>
        <w:t xml:space="preserve"> </w:t>
      </w:r>
      <w:r>
        <w:rPr>
          <w:bCs/>
          <w:lang w:eastAsia="ru-RU"/>
        </w:rPr>
        <w:t>100</w:t>
      </w:r>
      <w:r w:rsidR="00D547D7" w:rsidRPr="00D53E19">
        <w:rPr>
          <w:bCs/>
          <w:lang w:eastAsia="ru-RU"/>
        </w:rPr>
        <w:t xml:space="preserve"> мг, - воспроизведенный препарат</w:t>
      </w:r>
      <w:r w:rsidR="004F63B5" w:rsidRPr="00D53E19">
        <w:rPr>
          <w:rFonts w:eastAsia="Times New Roman"/>
          <w:lang w:eastAsia="ru-RU"/>
        </w:rPr>
        <w:t xml:space="preserve"> </w:t>
      </w:r>
      <w:r w:rsidR="00882B26">
        <w:rPr>
          <w:rFonts w:eastAsia="Times New Roman"/>
          <w:lang w:eastAsia="ru-RU"/>
        </w:rPr>
        <w:t>софосбувира</w:t>
      </w:r>
      <w:r w:rsidR="00DF10A3" w:rsidRPr="00D53E19">
        <w:rPr>
          <w:rFonts w:eastAsia="Times New Roman"/>
          <w:lang w:eastAsia="ru-RU"/>
        </w:rPr>
        <w:t>+</w:t>
      </w:r>
      <w:r w:rsidR="00882B26">
        <w:rPr>
          <w:rFonts w:eastAsia="Times New Roman"/>
          <w:lang w:eastAsia="ru-RU"/>
        </w:rPr>
        <w:t>велпатасвира</w:t>
      </w:r>
      <w:r w:rsidR="00D547D7" w:rsidRPr="00D53E19">
        <w:rPr>
          <w:bCs/>
          <w:lang w:eastAsia="ru-RU"/>
        </w:rPr>
        <w:t xml:space="preserve">, разработанный дочерним подразделением ГК «Р-Фарм», Россия – ООО «Технология лекарств», по заказу АО «Р-Фарм». </w:t>
      </w:r>
      <w:r w:rsidR="00D547D7" w:rsidRPr="0048724B">
        <w:rPr>
          <w:color w:val="000000"/>
          <w:highlight w:val="yellow"/>
        </w:rPr>
        <w:t>Он полностью соответствует по качественному и количественному составу действующего и вспомогательных веществ</w:t>
      </w:r>
      <w:r w:rsidR="00D547D7" w:rsidRPr="00D53E19">
        <w:rPr>
          <w:color w:val="000000"/>
        </w:rPr>
        <w:t>, лекарственной форме и дозировке рефер</w:t>
      </w:r>
      <w:r w:rsidR="008216A4" w:rsidRPr="00D53E19">
        <w:rPr>
          <w:color w:val="000000"/>
        </w:rPr>
        <w:t>ентному препарату</w:t>
      </w:r>
      <w:r w:rsidR="0022170A" w:rsidRPr="00D53E19">
        <w:rPr>
          <w:rFonts w:eastAsia="Times New Roman"/>
          <w:lang w:eastAsia="ru-RU"/>
        </w:rPr>
        <w:t xml:space="preserve"> </w:t>
      </w:r>
      <w:r w:rsidR="00882B26">
        <w:rPr>
          <w:rFonts w:eastAsia="Times New Roman"/>
          <w:lang w:eastAsia="ru-RU"/>
        </w:rPr>
        <w:t>софосбувира</w:t>
      </w:r>
      <w:r w:rsidR="00882B26" w:rsidRPr="00D53E19">
        <w:rPr>
          <w:rFonts w:eastAsia="Times New Roman"/>
          <w:lang w:eastAsia="ru-RU"/>
        </w:rPr>
        <w:t>+</w:t>
      </w:r>
      <w:r w:rsidR="00882B26">
        <w:rPr>
          <w:rFonts w:eastAsia="Times New Roman"/>
          <w:lang w:eastAsia="ru-RU"/>
        </w:rPr>
        <w:t>велпатасвира</w:t>
      </w:r>
      <w:r w:rsidR="00882B26" w:rsidRPr="00D53E19">
        <w:t xml:space="preserve"> </w:t>
      </w:r>
      <w:r w:rsidR="00882B26" w:rsidRPr="00882B26">
        <w:t>Эпклюза</w:t>
      </w:r>
      <w:r w:rsidR="00421514" w:rsidRPr="00D53E19">
        <w:rPr>
          <w:vertAlign w:val="superscript"/>
        </w:rPr>
        <w:t>®</w:t>
      </w:r>
      <w:r w:rsidR="00421514" w:rsidRPr="00D53E19">
        <w:t xml:space="preserve"> (МНН:</w:t>
      </w:r>
      <w:r w:rsidR="00421514" w:rsidRPr="00D53E19">
        <w:rPr>
          <w:rFonts w:ascii="Calibri" w:eastAsia="Times New Roman" w:hAnsi="Calibri" w:cs="Calibri"/>
        </w:rPr>
        <w:t xml:space="preserve"> </w:t>
      </w:r>
      <w:r w:rsidR="00882B26" w:rsidRPr="00882B26">
        <w:rPr>
          <w:rFonts w:eastAsia="Times New Roman"/>
        </w:rPr>
        <w:t>софосбувир+велпатасвир</w:t>
      </w:r>
      <w:r w:rsidR="00421514" w:rsidRPr="00D53E19">
        <w:rPr>
          <w:rFonts w:eastAsia="Times New Roman"/>
        </w:rPr>
        <w:t>),</w:t>
      </w:r>
      <w:r w:rsidR="00421514" w:rsidRPr="00D53E19">
        <w:t xml:space="preserve"> таблетки, покрытые пленочной оболочкой </w:t>
      </w:r>
      <w:r w:rsidR="00882B26">
        <w:t>4</w:t>
      </w:r>
      <w:r w:rsidR="00421514" w:rsidRPr="00D53E19">
        <w:t>00мг</w:t>
      </w:r>
      <w:r w:rsidR="0048724B">
        <w:t xml:space="preserve"> </w:t>
      </w:r>
      <w:r w:rsidR="00421514" w:rsidRPr="00D53E19">
        <w:t>+</w:t>
      </w:r>
      <w:r w:rsidR="0048724B">
        <w:t xml:space="preserve"> </w:t>
      </w:r>
      <w:r w:rsidR="00882B26">
        <w:t>10</w:t>
      </w:r>
      <w:r w:rsidR="003244C1" w:rsidRPr="00D53E19">
        <w:t>0</w:t>
      </w:r>
      <w:r w:rsidR="00421514" w:rsidRPr="00D53E19">
        <w:t xml:space="preserve">мг </w:t>
      </w:r>
      <w:r w:rsidR="008216A4" w:rsidRPr="00D53E19">
        <w:t>(</w:t>
      </w:r>
      <w:r w:rsidR="00421514" w:rsidRPr="00D53E19">
        <w:t xml:space="preserve">владелец РУ: </w:t>
      </w:r>
      <w:r w:rsidR="00882B26" w:rsidRPr="00882B26">
        <w:rPr>
          <w:lang w:eastAsia="ru-RU"/>
        </w:rPr>
        <w:t>Гилеад Сайенсиз Интернешнл Лтд., Великобритания</w:t>
      </w:r>
      <w:r w:rsidR="008216A4" w:rsidRPr="00D53E19">
        <w:t>)</w:t>
      </w:r>
      <w:r w:rsidR="00D547D7" w:rsidRPr="00D53E19">
        <w:rPr>
          <w:color w:val="000000"/>
        </w:rPr>
        <w:t xml:space="preserve">. </w:t>
      </w:r>
      <w:r w:rsidR="00A1451F" w:rsidRPr="00882B26">
        <w:rPr>
          <w:highlight w:val="yellow"/>
        </w:rPr>
        <w:t>Имеется незначительное отличие в составе пленочной оболочки</w:t>
      </w:r>
      <w:r w:rsidR="00A1451F">
        <w:t xml:space="preserve">. </w:t>
      </w:r>
      <w:r w:rsidR="00FD0B41" w:rsidRPr="00D53E19">
        <w:t>В связи с этим представляется целесообразным проведение клинического исследования биоэквивалентности</w:t>
      </w:r>
      <w:r w:rsidR="00FD0B41" w:rsidRPr="00D53E19">
        <w:rPr>
          <w:bCs/>
          <w:lang w:eastAsia="ru-RU"/>
        </w:rPr>
        <w:t xml:space="preserve"> лекарственного препарата </w:t>
      </w:r>
      <w:r w:rsidR="00882B26" w:rsidRPr="00882B26">
        <w:rPr>
          <w:lang w:val="en-US" w:eastAsia="ru-RU"/>
        </w:rPr>
        <w:t>PT</w:t>
      </w:r>
      <w:r w:rsidR="00882B26" w:rsidRPr="00882B26">
        <w:rPr>
          <w:lang w:eastAsia="ru-RU"/>
        </w:rPr>
        <w:t>-</w:t>
      </w:r>
      <w:r w:rsidR="00882B26" w:rsidRPr="00882B26">
        <w:rPr>
          <w:lang w:val="en-US" w:eastAsia="ru-RU"/>
        </w:rPr>
        <w:t>SOVE</w:t>
      </w:r>
      <w:r w:rsidR="00FD0B41" w:rsidRPr="00D53E19">
        <w:rPr>
          <w:bCs/>
          <w:lang w:eastAsia="ru-RU"/>
        </w:rPr>
        <w:t>, таблетки</w:t>
      </w:r>
      <w:r w:rsidR="004B5173" w:rsidRPr="00D53E19">
        <w:rPr>
          <w:bCs/>
          <w:lang w:eastAsia="ru-RU"/>
        </w:rPr>
        <w:t xml:space="preserve"> </w:t>
      </w:r>
      <w:r w:rsidR="004B5173" w:rsidRPr="00D53E19">
        <w:t>покрытые пленочной оболочкой</w:t>
      </w:r>
      <w:r w:rsidR="00FD0B41" w:rsidRPr="00D53E19">
        <w:rPr>
          <w:bCs/>
          <w:lang w:eastAsia="ru-RU"/>
        </w:rPr>
        <w:t xml:space="preserve">, </w:t>
      </w:r>
      <w:r w:rsidR="00882B26">
        <w:rPr>
          <w:bCs/>
          <w:lang w:eastAsia="ru-RU"/>
        </w:rPr>
        <w:t>4</w:t>
      </w:r>
      <w:r w:rsidR="004B5173" w:rsidRPr="00D53E19">
        <w:rPr>
          <w:bCs/>
          <w:lang w:eastAsia="ru-RU"/>
        </w:rPr>
        <w:t>00</w:t>
      </w:r>
      <w:r w:rsidR="00882B26">
        <w:rPr>
          <w:bCs/>
          <w:lang w:eastAsia="ru-RU"/>
        </w:rPr>
        <w:t xml:space="preserve"> </w:t>
      </w:r>
      <w:r w:rsidR="003244C1" w:rsidRPr="00D53E19">
        <w:rPr>
          <w:bCs/>
          <w:lang w:eastAsia="ru-RU"/>
        </w:rPr>
        <w:t>мг</w:t>
      </w:r>
      <w:r w:rsidR="0048724B">
        <w:rPr>
          <w:bCs/>
          <w:lang w:eastAsia="ru-RU"/>
        </w:rPr>
        <w:t xml:space="preserve"> </w:t>
      </w:r>
      <w:r w:rsidR="004B5173" w:rsidRPr="00D53E19">
        <w:rPr>
          <w:bCs/>
          <w:lang w:eastAsia="ru-RU"/>
        </w:rPr>
        <w:t>+</w:t>
      </w:r>
      <w:r w:rsidR="0048724B">
        <w:rPr>
          <w:bCs/>
          <w:lang w:eastAsia="ru-RU"/>
        </w:rPr>
        <w:t xml:space="preserve"> </w:t>
      </w:r>
      <w:r w:rsidR="00882B26">
        <w:rPr>
          <w:bCs/>
          <w:lang w:eastAsia="ru-RU"/>
        </w:rPr>
        <w:t>10</w:t>
      </w:r>
      <w:r w:rsidR="009A45DD" w:rsidRPr="00D53E19">
        <w:rPr>
          <w:bCs/>
          <w:lang w:eastAsia="ru-RU"/>
        </w:rPr>
        <w:t>0</w:t>
      </w:r>
      <w:r w:rsidR="00FD0B41" w:rsidRPr="00D53E19">
        <w:rPr>
          <w:bCs/>
          <w:lang w:eastAsia="ru-RU"/>
        </w:rPr>
        <w:t xml:space="preserve"> мг</w:t>
      </w:r>
      <w:r w:rsidR="00FD0B41" w:rsidRPr="00D53E19">
        <w:t xml:space="preserve"> </w:t>
      </w:r>
      <w:r w:rsidR="00FD0B41" w:rsidRPr="00D53E19">
        <w:rPr>
          <w:lang w:eastAsia="ru-RU"/>
        </w:rPr>
        <w:t>(</w:t>
      </w:r>
      <w:r w:rsidR="00FD0B41" w:rsidRPr="00D53E19">
        <w:rPr>
          <w:rFonts w:eastAsia="SimSun"/>
        </w:rPr>
        <w:t>АО «Р-Фарм», Россия</w:t>
      </w:r>
      <w:r w:rsidR="00FD0B41" w:rsidRPr="00D53E19">
        <w:rPr>
          <w:lang w:eastAsia="ru-RU"/>
        </w:rPr>
        <w:t xml:space="preserve">) в сравнении с оригинальным препаратом </w:t>
      </w:r>
      <w:r w:rsidR="00882B26" w:rsidRPr="00882B26">
        <w:t>Эпклюза</w:t>
      </w:r>
      <w:r w:rsidR="009A45DD" w:rsidRPr="00D53E19">
        <w:rPr>
          <w:vertAlign w:val="superscript"/>
          <w:lang w:eastAsia="ru-RU"/>
        </w:rPr>
        <w:t>®</w:t>
      </w:r>
      <w:r w:rsidR="009A45DD" w:rsidRPr="00D53E19">
        <w:rPr>
          <w:lang w:eastAsia="ru-RU"/>
        </w:rPr>
        <w:t xml:space="preserve">, </w:t>
      </w:r>
      <w:r w:rsidR="009A45DD" w:rsidRPr="00D53E19">
        <w:rPr>
          <w:bCs/>
          <w:lang w:eastAsia="ru-RU"/>
        </w:rPr>
        <w:t xml:space="preserve">таблетки, </w:t>
      </w:r>
      <w:r w:rsidR="004B5173" w:rsidRPr="00D53E19">
        <w:rPr>
          <w:bCs/>
          <w:lang w:eastAsia="ru-RU"/>
        </w:rPr>
        <w:t xml:space="preserve">покрытые пленочной оболочкой </w:t>
      </w:r>
      <w:r w:rsidR="00882B26">
        <w:rPr>
          <w:bCs/>
          <w:lang w:eastAsia="ru-RU"/>
        </w:rPr>
        <w:t>4</w:t>
      </w:r>
      <w:r w:rsidR="004B5173" w:rsidRPr="00D53E19">
        <w:rPr>
          <w:bCs/>
          <w:lang w:eastAsia="ru-RU"/>
        </w:rPr>
        <w:t>00</w:t>
      </w:r>
      <w:r w:rsidR="00F81721" w:rsidRPr="00D53E19">
        <w:rPr>
          <w:bCs/>
          <w:lang w:eastAsia="ru-RU"/>
        </w:rPr>
        <w:t xml:space="preserve"> мг</w:t>
      </w:r>
      <w:r w:rsidR="0048724B">
        <w:rPr>
          <w:bCs/>
          <w:lang w:eastAsia="ru-RU"/>
        </w:rPr>
        <w:t xml:space="preserve"> </w:t>
      </w:r>
      <w:r w:rsidR="004B5173" w:rsidRPr="00D53E19">
        <w:rPr>
          <w:bCs/>
          <w:lang w:eastAsia="ru-RU"/>
        </w:rPr>
        <w:t>+</w:t>
      </w:r>
      <w:r w:rsidR="0048724B">
        <w:rPr>
          <w:bCs/>
          <w:lang w:eastAsia="ru-RU"/>
        </w:rPr>
        <w:t xml:space="preserve"> </w:t>
      </w:r>
      <w:r w:rsidR="00882B26">
        <w:rPr>
          <w:bCs/>
          <w:lang w:eastAsia="ru-RU"/>
        </w:rPr>
        <w:t>10</w:t>
      </w:r>
      <w:r w:rsidR="009A45DD" w:rsidRPr="00D53E19">
        <w:rPr>
          <w:bCs/>
          <w:lang w:eastAsia="ru-RU"/>
        </w:rPr>
        <w:t>0 мг</w:t>
      </w:r>
      <w:r w:rsidR="009A45DD" w:rsidRPr="00D53E19">
        <w:rPr>
          <w:rFonts w:eastAsia="Calibri"/>
        </w:rPr>
        <w:t xml:space="preserve"> </w:t>
      </w:r>
      <w:r w:rsidR="009A45DD" w:rsidRPr="00D53E19">
        <w:rPr>
          <w:color w:val="000000"/>
        </w:rPr>
        <w:t>(</w:t>
      </w:r>
      <w:r w:rsidR="00882B26" w:rsidRPr="00882B26">
        <w:rPr>
          <w:lang w:eastAsia="ru-RU"/>
        </w:rPr>
        <w:t>Гилеад Сайенсиз Интернешнл Лтд., Великобритания</w:t>
      </w:r>
      <w:r w:rsidR="009A45DD" w:rsidRPr="00D53E19">
        <w:rPr>
          <w:color w:val="000000"/>
        </w:rPr>
        <w:t>)</w:t>
      </w:r>
      <w:r w:rsidR="00FD0B41" w:rsidRPr="00D53E19">
        <w:rPr>
          <w:bCs/>
          <w:lang w:eastAsia="ru-RU"/>
        </w:rPr>
        <w:t>.</w:t>
      </w:r>
    </w:p>
    <w:p w14:paraId="76D19D2B" w14:textId="05DCAF6C" w:rsidR="00FD0B41" w:rsidRPr="00B15C28" w:rsidRDefault="00FD0B41">
      <w:pPr>
        <w:autoSpaceDE w:val="0"/>
        <w:autoSpaceDN w:val="0"/>
        <w:adjustRightInd w:val="0"/>
        <w:spacing w:after="0" w:line="240" w:lineRule="auto"/>
        <w:ind w:firstLine="709"/>
        <w:contextualSpacing/>
        <w:rPr>
          <w:bCs/>
          <w:lang w:eastAsia="ru-RU"/>
        </w:rPr>
      </w:pPr>
      <w:r w:rsidRPr="00D53E19">
        <w:rPr>
          <w:bCs/>
          <w:lang w:eastAsia="ru-RU"/>
        </w:rPr>
        <w:t xml:space="preserve">Внедрение в клиническую практику нового воспроизведенного препарата </w:t>
      </w:r>
      <w:r w:rsidR="00882B26">
        <w:rPr>
          <w:rFonts w:eastAsia="Times New Roman"/>
          <w:lang w:eastAsia="ru-RU"/>
        </w:rPr>
        <w:t>софосбувира</w:t>
      </w:r>
      <w:r w:rsidR="00882B26" w:rsidRPr="00D53E19">
        <w:rPr>
          <w:rFonts w:eastAsia="Times New Roman"/>
          <w:lang w:eastAsia="ru-RU"/>
        </w:rPr>
        <w:t>+</w:t>
      </w:r>
      <w:r w:rsidR="00882B26">
        <w:rPr>
          <w:rFonts w:eastAsia="Times New Roman"/>
          <w:lang w:eastAsia="ru-RU"/>
        </w:rPr>
        <w:t>велпатасвира</w:t>
      </w:r>
      <w:r w:rsidR="00882B26">
        <w:rPr>
          <w:color w:val="000000"/>
        </w:rPr>
        <w:t xml:space="preserve"> </w:t>
      </w:r>
      <w:r w:rsidRPr="00D53E19">
        <w:rPr>
          <w:bCs/>
          <w:lang w:eastAsia="ru-RU"/>
        </w:rPr>
        <w:t xml:space="preserve">позволит снизить цену современной </w:t>
      </w:r>
      <w:r w:rsidR="00D62531" w:rsidRPr="00D53E19">
        <w:rPr>
          <w:lang w:eastAsia="ru-RU"/>
        </w:rPr>
        <w:t>терапии вирусного гепатита С</w:t>
      </w:r>
      <w:r w:rsidRPr="00D53E19">
        <w:rPr>
          <w:bCs/>
          <w:lang w:eastAsia="ru-RU"/>
        </w:rPr>
        <w:t>.</w:t>
      </w:r>
    </w:p>
    <w:p w14:paraId="212392C5" w14:textId="77777777" w:rsidR="00A1083A" w:rsidRPr="00B15C28" w:rsidRDefault="00A1083A" w:rsidP="005E1A9C">
      <w:pPr>
        <w:pStyle w:val="Heading2"/>
        <w:numPr>
          <w:ilvl w:val="1"/>
          <w:numId w:val="5"/>
        </w:numPr>
        <w:spacing w:line="240" w:lineRule="auto"/>
        <w:ind w:left="0" w:firstLine="0"/>
        <w:contextualSpacing/>
        <w:rPr>
          <w:color w:val="000000" w:themeColor="text1"/>
          <w:szCs w:val="24"/>
        </w:rPr>
      </w:pPr>
      <w:bookmarkStart w:id="31" w:name="_Toc535339329"/>
      <w:bookmarkStart w:id="32" w:name="_Toc164609926"/>
      <w:bookmarkEnd w:id="30"/>
      <w:bookmarkEnd w:id="31"/>
      <w:r w:rsidRPr="00B15C28">
        <w:rPr>
          <w:color w:val="000000" w:themeColor="text1"/>
          <w:szCs w:val="24"/>
        </w:rPr>
        <w:t>Ожидаемые показания к применению</w:t>
      </w:r>
      <w:bookmarkEnd w:id="32"/>
    </w:p>
    <w:p w14:paraId="7FFB8023" w14:textId="6FB1C17E" w:rsidR="00EF7E7F" w:rsidRPr="00EF7E7F" w:rsidRDefault="00EF7E7F" w:rsidP="004E64BA">
      <w:pPr>
        <w:widowControl w:val="0"/>
        <w:spacing w:after="0" w:line="240" w:lineRule="auto"/>
        <w:ind w:firstLine="720"/>
        <w:rPr>
          <w:sz w:val="22"/>
        </w:rPr>
      </w:pPr>
      <w:bookmarkStart w:id="33" w:name="_Toc32336729"/>
      <w:r>
        <w:t xml:space="preserve">Лечение хронического гепатита С </w:t>
      </w:r>
      <w:r w:rsidR="004E64BA" w:rsidRPr="00A96A90">
        <w:t>у взрослых и подростков от 12 лет и старше или с массой тела не менее 30 кг с инфекцией ВГС генотипов 1, 2, 3, 4, 5 или 6</w:t>
      </w:r>
      <w:r>
        <w:t>.</w:t>
      </w:r>
    </w:p>
    <w:p w14:paraId="779E6BAA" w14:textId="77777777" w:rsidR="00EF7E7F" w:rsidRPr="00EF7E7F" w:rsidRDefault="00EF7E7F">
      <w:pPr>
        <w:widowControl w:val="0"/>
        <w:spacing w:after="0" w:line="240" w:lineRule="auto"/>
        <w:ind w:left="720"/>
        <w:rPr>
          <w:sz w:val="22"/>
        </w:rPr>
      </w:pPr>
    </w:p>
    <w:p w14:paraId="22DF429D" w14:textId="0C8539B3" w:rsidR="00D2472B" w:rsidRDefault="00D2472B" w:rsidP="005E1A9C">
      <w:pPr>
        <w:pStyle w:val="Heading2"/>
        <w:spacing w:before="0" w:line="240" w:lineRule="auto"/>
        <w:rPr>
          <w:color w:val="000000" w:themeColor="text1"/>
          <w:szCs w:val="24"/>
        </w:rPr>
      </w:pPr>
      <w:bookmarkStart w:id="34" w:name="_Toc164609927"/>
      <w:r w:rsidRPr="00B24B81">
        <w:rPr>
          <w:color w:val="000000" w:themeColor="text1"/>
          <w:szCs w:val="24"/>
        </w:rPr>
        <w:t>Список литературы</w:t>
      </w:r>
      <w:bookmarkEnd w:id="33"/>
      <w:bookmarkEnd w:id="34"/>
      <w:r w:rsidR="00B15C28">
        <w:rPr>
          <w:color w:val="000000" w:themeColor="text1"/>
          <w:szCs w:val="24"/>
        </w:rPr>
        <w:t xml:space="preserve"> </w:t>
      </w:r>
    </w:p>
    <w:p w14:paraId="755EDC26" w14:textId="77777777" w:rsidR="00BE7EFB" w:rsidRPr="0024021E" w:rsidRDefault="00BE7EFB" w:rsidP="00BE7EFB">
      <w:pPr>
        <w:pStyle w:val="ListParagraph"/>
        <w:numPr>
          <w:ilvl w:val="0"/>
          <w:numId w:val="8"/>
        </w:numPr>
        <w:autoSpaceDE w:val="0"/>
        <w:autoSpaceDN w:val="0"/>
        <w:adjustRightInd w:val="0"/>
        <w:spacing w:after="0" w:line="240" w:lineRule="auto"/>
        <w:ind w:left="284"/>
        <w:rPr>
          <w:lang w:val="en-US" w:eastAsia="en-US"/>
        </w:rPr>
      </w:pPr>
      <w:proofErr w:type="spellStart"/>
      <w:r w:rsidRPr="00836FE5">
        <w:rPr>
          <w:lang w:val="en-US"/>
        </w:rPr>
        <w:t>Kohla</w:t>
      </w:r>
      <w:proofErr w:type="spellEnd"/>
      <w:r w:rsidRPr="00836FE5">
        <w:rPr>
          <w:lang w:val="en-US"/>
        </w:rPr>
        <w:t xml:space="preserve"> M, </w:t>
      </w:r>
      <w:proofErr w:type="spellStart"/>
      <w:r w:rsidRPr="00836FE5">
        <w:rPr>
          <w:lang w:val="en-US"/>
        </w:rPr>
        <w:t>Bonacini</w:t>
      </w:r>
      <w:proofErr w:type="spellEnd"/>
      <w:r w:rsidRPr="00836FE5">
        <w:rPr>
          <w:lang w:val="en-US"/>
        </w:rPr>
        <w:t xml:space="preserve"> M. Pathogenesis of hepatitis C virus infection. </w:t>
      </w:r>
      <w:r w:rsidRPr="0024021E">
        <w:rPr>
          <w:lang w:val="en-US"/>
        </w:rPr>
        <w:t xml:space="preserve">Minerva Gastroenterol </w:t>
      </w:r>
      <w:proofErr w:type="spellStart"/>
      <w:r w:rsidRPr="0024021E">
        <w:rPr>
          <w:lang w:val="en-US"/>
        </w:rPr>
        <w:t>Dietol</w:t>
      </w:r>
      <w:proofErr w:type="spellEnd"/>
      <w:r w:rsidRPr="0024021E">
        <w:rPr>
          <w:lang w:val="en-US"/>
        </w:rPr>
        <w:t>. 2006 Jun;52(2):107-23. PMID: 16557183.</w:t>
      </w:r>
      <w:r>
        <w:t xml:space="preserve"> </w:t>
      </w:r>
    </w:p>
    <w:p w14:paraId="533081FC" w14:textId="77777777" w:rsidR="00BE7EFB" w:rsidRDefault="00BE7EFB" w:rsidP="00BE7EFB">
      <w:pPr>
        <w:pStyle w:val="ListParagraph"/>
        <w:numPr>
          <w:ilvl w:val="0"/>
          <w:numId w:val="8"/>
        </w:numPr>
        <w:autoSpaceDE w:val="0"/>
        <w:autoSpaceDN w:val="0"/>
        <w:adjustRightInd w:val="0"/>
        <w:spacing w:after="0" w:line="240" w:lineRule="auto"/>
        <w:ind w:left="284"/>
        <w:rPr>
          <w:lang w:val="en-US" w:eastAsia="en-US"/>
        </w:rPr>
      </w:pPr>
      <w:r w:rsidRPr="00532220">
        <w:rPr>
          <w:lang w:val="en-US"/>
        </w:rPr>
        <w:t>Guidelines for the Screening Care and Treatment of Persons with Chronic Hepatitis C Infection: Updated Version. Geneva: World Health Organization; 2016 Apr. PMID: 27227200.</w:t>
      </w:r>
      <w:r w:rsidRPr="00CA340B">
        <w:rPr>
          <w:lang w:val="en-US"/>
        </w:rPr>
        <w:t xml:space="preserve"> </w:t>
      </w:r>
    </w:p>
    <w:p w14:paraId="06F774D8" w14:textId="77777777" w:rsidR="00BE7EFB" w:rsidRDefault="00BE7EFB" w:rsidP="00BE7EFB">
      <w:pPr>
        <w:pStyle w:val="ListParagraph"/>
        <w:numPr>
          <w:ilvl w:val="0"/>
          <w:numId w:val="8"/>
        </w:numPr>
        <w:autoSpaceDE w:val="0"/>
        <w:autoSpaceDN w:val="0"/>
        <w:adjustRightInd w:val="0"/>
        <w:spacing w:after="0" w:line="240" w:lineRule="auto"/>
        <w:ind w:left="284"/>
        <w:rPr>
          <w:lang w:val="en-US" w:eastAsia="en-US"/>
        </w:rPr>
      </w:pPr>
      <w:proofErr w:type="spellStart"/>
      <w:r w:rsidRPr="000E4051">
        <w:rPr>
          <w:lang w:val="en-US"/>
        </w:rPr>
        <w:t>Querenghi</w:t>
      </w:r>
      <w:proofErr w:type="spellEnd"/>
      <w:r w:rsidRPr="000E4051">
        <w:rPr>
          <w:lang w:val="en-US"/>
        </w:rPr>
        <w:t xml:space="preserve"> F, </w:t>
      </w:r>
      <w:proofErr w:type="spellStart"/>
      <w:r w:rsidRPr="000E4051">
        <w:rPr>
          <w:lang w:val="en-US"/>
        </w:rPr>
        <w:t>Zoulim</w:t>
      </w:r>
      <w:proofErr w:type="spellEnd"/>
      <w:r w:rsidRPr="000E4051">
        <w:rPr>
          <w:lang w:val="en-US"/>
        </w:rPr>
        <w:t xml:space="preserve"> F. Le virus de </w:t>
      </w:r>
      <w:proofErr w:type="spellStart"/>
      <w:r w:rsidRPr="000E4051">
        <w:rPr>
          <w:lang w:val="en-US"/>
        </w:rPr>
        <w:t>l'hépatite</w:t>
      </w:r>
      <w:proofErr w:type="spellEnd"/>
      <w:r w:rsidRPr="000E4051">
        <w:rPr>
          <w:lang w:val="en-US"/>
        </w:rPr>
        <w:t xml:space="preserve"> C [Hepatitis C virus]. Rev Prat. 2000 May 15;50(10):1060-5. French. PMID: 10905089.</w:t>
      </w:r>
      <w:r w:rsidRPr="00337F19">
        <w:rPr>
          <w:lang w:val="en-US"/>
        </w:rPr>
        <w:t xml:space="preserve"> </w:t>
      </w:r>
    </w:p>
    <w:p w14:paraId="5E4A4335" w14:textId="77777777" w:rsidR="00BE7EFB" w:rsidRPr="00337F19" w:rsidRDefault="00BE7EFB" w:rsidP="00BE7EFB">
      <w:pPr>
        <w:pStyle w:val="ListParagraph"/>
        <w:numPr>
          <w:ilvl w:val="0"/>
          <w:numId w:val="8"/>
        </w:numPr>
        <w:autoSpaceDE w:val="0"/>
        <w:autoSpaceDN w:val="0"/>
        <w:adjustRightInd w:val="0"/>
        <w:spacing w:after="0" w:line="240" w:lineRule="auto"/>
        <w:ind w:left="284"/>
        <w:rPr>
          <w:lang w:val="en-US" w:eastAsia="en-US"/>
        </w:rPr>
      </w:pPr>
      <w:r w:rsidRPr="00337F19">
        <w:rPr>
          <w:lang w:val="en-US"/>
        </w:rPr>
        <w:t xml:space="preserve">Irshad M, </w:t>
      </w:r>
      <w:proofErr w:type="spellStart"/>
      <w:r w:rsidRPr="00337F19">
        <w:rPr>
          <w:lang w:val="en-US"/>
        </w:rPr>
        <w:t>Mankotia</w:t>
      </w:r>
      <w:proofErr w:type="spellEnd"/>
      <w:r w:rsidRPr="00337F19">
        <w:rPr>
          <w:lang w:val="en-US"/>
        </w:rPr>
        <w:t xml:space="preserve"> DS, Irshad K. An insight into the diagnosis and pathogenesis of hepatitis C virus infection. World J Gastroenterol. 2013 Nov 28;19(44):7896-909. </w:t>
      </w:r>
      <w:proofErr w:type="spellStart"/>
      <w:r w:rsidRPr="00337F19">
        <w:rPr>
          <w:lang w:val="en-US"/>
        </w:rPr>
        <w:t>doi</w:t>
      </w:r>
      <w:proofErr w:type="spellEnd"/>
      <w:r w:rsidRPr="00337F19">
        <w:rPr>
          <w:lang w:val="en-US"/>
        </w:rPr>
        <w:t>: 10.3748/</w:t>
      </w:r>
      <w:proofErr w:type="gramStart"/>
      <w:r w:rsidRPr="00337F19">
        <w:rPr>
          <w:lang w:val="en-US"/>
        </w:rPr>
        <w:t>wjg.v19.i</w:t>
      </w:r>
      <w:proofErr w:type="gramEnd"/>
      <w:r w:rsidRPr="00337F19">
        <w:rPr>
          <w:lang w:val="en-US"/>
        </w:rPr>
        <w:t>44.7896. PMID: 24307784; PMCID: PMC3848138.</w:t>
      </w:r>
      <w:r w:rsidRPr="008269BA">
        <w:rPr>
          <w:lang w:val="en-US"/>
        </w:rPr>
        <w:t xml:space="preserve"> </w:t>
      </w:r>
    </w:p>
    <w:p w14:paraId="62011FB2" w14:textId="77777777" w:rsidR="00BE7EFB" w:rsidRPr="00CA340B" w:rsidRDefault="00BE7EFB" w:rsidP="00BE7EFB">
      <w:pPr>
        <w:pStyle w:val="ListParagraph"/>
        <w:numPr>
          <w:ilvl w:val="0"/>
          <w:numId w:val="8"/>
        </w:numPr>
        <w:autoSpaceDE w:val="0"/>
        <w:autoSpaceDN w:val="0"/>
        <w:adjustRightInd w:val="0"/>
        <w:spacing w:after="0" w:line="240" w:lineRule="auto"/>
        <w:ind w:left="284"/>
        <w:rPr>
          <w:rStyle w:val="markedcontent"/>
          <w:lang w:val="en-US" w:eastAsia="en-US"/>
        </w:rPr>
      </w:pPr>
      <w:r w:rsidRPr="004376C2">
        <w:rPr>
          <w:rStyle w:val="markedcontent"/>
          <w:lang w:val="en-US"/>
        </w:rPr>
        <w:t xml:space="preserve">EASL recommendations on treatment of hepatitis C: Final update of the series. </w:t>
      </w:r>
      <w:r w:rsidRPr="00CA340B">
        <w:rPr>
          <w:rStyle w:val="markedcontent"/>
          <w:lang w:val="en-US"/>
        </w:rPr>
        <w:t>J Hepatol 2020</w:t>
      </w:r>
      <w:r w:rsidRPr="00CA340B">
        <w:rPr>
          <w:lang w:val="en-US"/>
        </w:rPr>
        <w:br/>
      </w:r>
      <w:r w:rsidRPr="00CA340B">
        <w:rPr>
          <w:rStyle w:val="markedcontent"/>
          <w:lang w:val="en-US"/>
        </w:rPr>
        <w:t xml:space="preserve">Nov; 73(5): 1170-1218 </w:t>
      </w:r>
    </w:p>
    <w:p w14:paraId="6029C887" w14:textId="77777777" w:rsidR="00BE7EFB" w:rsidRPr="00CA340B" w:rsidRDefault="00BE7EFB" w:rsidP="00BE7EFB">
      <w:pPr>
        <w:pStyle w:val="ListParagraph"/>
        <w:numPr>
          <w:ilvl w:val="0"/>
          <w:numId w:val="8"/>
        </w:numPr>
        <w:autoSpaceDE w:val="0"/>
        <w:autoSpaceDN w:val="0"/>
        <w:adjustRightInd w:val="0"/>
        <w:spacing w:after="0" w:line="240" w:lineRule="auto"/>
        <w:ind w:left="284"/>
        <w:rPr>
          <w:rStyle w:val="Emphasis"/>
          <w:i w:val="0"/>
          <w:iCs w:val="0"/>
          <w:lang w:eastAsia="en-US"/>
        </w:rPr>
      </w:pPr>
      <w:r w:rsidRPr="00957222">
        <w:rPr>
          <w:rStyle w:val="Emphasis"/>
          <w:i w:val="0"/>
        </w:rPr>
        <w:t>Российские рекомендации по диагностике и лечению взрослых больных гепатитом С. М., 2013. С. 64.</w:t>
      </w:r>
      <w:r>
        <w:rPr>
          <w:rStyle w:val="Emphasis"/>
          <w:i w:val="0"/>
        </w:rPr>
        <w:t xml:space="preserve"> </w:t>
      </w:r>
    </w:p>
    <w:p w14:paraId="3DFECD38" w14:textId="77777777" w:rsidR="00BE7EFB" w:rsidRPr="0022170A" w:rsidRDefault="00BE7EFB" w:rsidP="00BE7EFB">
      <w:pPr>
        <w:pStyle w:val="ListParagraph"/>
        <w:numPr>
          <w:ilvl w:val="0"/>
          <w:numId w:val="8"/>
        </w:numPr>
        <w:autoSpaceDE w:val="0"/>
        <w:autoSpaceDN w:val="0"/>
        <w:adjustRightInd w:val="0"/>
        <w:spacing w:after="0" w:line="240" w:lineRule="auto"/>
        <w:ind w:left="284"/>
      </w:pPr>
      <w:r w:rsidRPr="0022170A">
        <w:t>Инструкция по медицинскому применению препарата Велпатасвир+Софосбувир</w:t>
      </w:r>
      <w:r w:rsidRPr="0022170A">
        <w:rPr>
          <w:bCs/>
          <w:lang w:eastAsia="ru-RU"/>
        </w:rPr>
        <w:t xml:space="preserve"> </w:t>
      </w:r>
      <w:hyperlink r:id="rId12" w:history="1">
        <w:r w:rsidRPr="0022170A">
          <w:rPr>
            <w:rStyle w:val="Hyperlink"/>
            <w:color w:val="auto"/>
            <w:u w:val="none"/>
          </w:rPr>
          <w:t>https://grls.rosminzdrav.ru/Grls_View_v2.aspx?routingGuid=858350c5-1c66-4354-8b7e-3e4e27193311</w:t>
        </w:r>
      </w:hyperlink>
      <w:r>
        <w:rPr>
          <w:rStyle w:val="Hyperlink"/>
          <w:color w:val="auto"/>
          <w:u w:val="none"/>
        </w:rPr>
        <w:t xml:space="preserve"> </w:t>
      </w:r>
    </w:p>
    <w:p w14:paraId="73139F94" w14:textId="77777777" w:rsidR="00BE7EFB" w:rsidRPr="0022170A" w:rsidRDefault="00BE7EFB" w:rsidP="00BE7EFB">
      <w:pPr>
        <w:pStyle w:val="ListParagraph"/>
        <w:numPr>
          <w:ilvl w:val="0"/>
          <w:numId w:val="8"/>
        </w:numPr>
        <w:autoSpaceDE w:val="0"/>
        <w:autoSpaceDN w:val="0"/>
        <w:adjustRightInd w:val="0"/>
        <w:spacing w:after="0" w:line="240" w:lineRule="auto"/>
        <w:ind w:left="284"/>
      </w:pPr>
      <w:r w:rsidRPr="0022170A">
        <w:t xml:space="preserve">Инструкция по медицинскому применению препарата  </w:t>
      </w:r>
      <w:r w:rsidRPr="0022170A">
        <w:rPr>
          <w:rFonts w:eastAsia="Times New Roman"/>
          <w:lang w:eastAsia="ru-RU"/>
        </w:rPr>
        <w:t>Глекапревир + пибрентасвир</w:t>
      </w:r>
      <w:r w:rsidRPr="0022170A">
        <w:rPr>
          <w:bCs/>
          <w:lang w:eastAsia="ru-RU"/>
        </w:rPr>
        <w:t xml:space="preserve"> </w:t>
      </w:r>
      <w:hyperlink r:id="rId13" w:history="1">
        <w:r w:rsidRPr="0022170A">
          <w:rPr>
            <w:rStyle w:val="Hyperlink"/>
            <w:color w:val="auto"/>
            <w:u w:val="none"/>
            <w:lang w:val="en-US"/>
          </w:rPr>
          <w:t>https</w:t>
        </w:r>
        <w:r w:rsidRPr="0022170A">
          <w:rPr>
            <w:rStyle w:val="Hyperlink"/>
            <w:color w:val="auto"/>
            <w:u w:val="none"/>
          </w:rPr>
          <w:t>://</w:t>
        </w:r>
        <w:proofErr w:type="spellStart"/>
        <w:r w:rsidRPr="0022170A">
          <w:rPr>
            <w:rStyle w:val="Hyperlink"/>
            <w:color w:val="auto"/>
            <w:u w:val="none"/>
            <w:lang w:val="en-US"/>
          </w:rPr>
          <w:t>grls</w:t>
        </w:r>
        <w:proofErr w:type="spellEnd"/>
        <w:r w:rsidRPr="0022170A">
          <w:rPr>
            <w:rStyle w:val="Hyperlink"/>
            <w:color w:val="auto"/>
            <w:u w:val="none"/>
          </w:rPr>
          <w:t>.</w:t>
        </w:r>
        <w:proofErr w:type="spellStart"/>
        <w:r w:rsidRPr="0022170A">
          <w:rPr>
            <w:rStyle w:val="Hyperlink"/>
            <w:color w:val="auto"/>
            <w:u w:val="none"/>
            <w:lang w:val="en-US"/>
          </w:rPr>
          <w:t>rosminzdrav</w:t>
        </w:r>
        <w:proofErr w:type="spellEnd"/>
        <w:r w:rsidRPr="0022170A">
          <w:rPr>
            <w:rStyle w:val="Hyperlink"/>
            <w:color w:val="auto"/>
            <w:u w:val="none"/>
          </w:rPr>
          <w:t>.</w:t>
        </w:r>
        <w:proofErr w:type="spellStart"/>
        <w:r w:rsidRPr="0022170A">
          <w:rPr>
            <w:rStyle w:val="Hyperlink"/>
            <w:color w:val="auto"/>
            <w:u w:val="none"/>
            <w:lang w:val="en-US"/>
          </w:rPr>
          <w:t>ru</w:t>
        </w:r>
        <w:proofErr w:type="spellEnd"/>
        <w:r w:rsidRPr="0022170A">
          <w:rPr>
            <w:rStyle w:val="Hyperlink"/>
            <w:color w:val="auto"/>
            <w:u w:val="none"/>
          </w:rPr>
          <w:t>/</w:t>
        </w:r>
        <w:proofErr w:type="spellStart"/>
        <w:r w:rsidRPr="0022170A">
          <w:rPr>
            <w:rStyle w:val="Hyperlink"/>
            <w:color w:val="auto"/>
            <w:u w:val="none"/>
            <w:lang w:val="en-US"/>
          </w:rPr>
          <w:t>Grls</w:t>
        </w:r>
        <w:proofErr w:type="spellEnd"/>
        <w:r w:rsidRPr="0022170A">
          <w:rPr>
            <w:rStyle w:val="Hyperlink"/>
            <w:color w:val="auto"/>
            <w:u w:val="none"/>
          </w:rPr>
          <w:t>_</w:t>
        </w:r>
        <w:r w:rsidRPr="0022170A">
          <w:rPr>
            <w:rStyle w:val="Hyperlink"/>
            <w:color w:val="auto"/>
            <w:u w:val="none"/>
            <w:lang w:val="en-US"/>
          </w:rPr>
          <w:t>View</w:t>
        </w:r>
        <w:r w:rsidRPr="0022170A">
          <w:rPr>
            <w:rStyle w:val="Hyperlink"/>
            <w:color w:val="auto"/>
            <w:u w:val="none"/>
          </w:rPr>
          <w:t>_</w:t>
        </w:r>
        <w:r w:rsidRPr="0022170A">
          <w:rPr>
            <w:rStyle w:val="Hyperlink"/>
            <w:color w:val="auto"/>
            <w:u w:val="none"/>
            <w:lang w:val="en-US"/>
          </w:rPr>
          <w:t>v</w:t>
        </w:r>
        <w:r w:rsidRPr="0022170A">
          <w:rPr>
            <w:rStyle w:val="Hyperlink"/>
            <w:color w:val="auto"/>
            <w:u w:val="none"/>
          </w:rPr>
          <w:t>2.</w:t>
        </w:r>
        <w:proofErr w:type="spellStart"/>
        <w:r w:rsidRPr="0022170A">
          <w:rPr>
            <w:rStyle w:val="Hyperlink"/>
            <w:color w:val="auto"/>
            <w:u w:val="none"/>
            <w:lang w:val="en-US"/>
          </w:rPr>
          <w:t>aspx</w:t>
        </w:r>
        <w:proofErr w:type="spellEnd"/>
        <w:r w:rsidRPr="0022170A">
          <w:rPr>
            <w:rStyle w:val="Hyperlink"/>
            <w:color w:val="auto"/>
            <w:u w:val="none"/>
          </w:rPr>
          <w:t>?</w:t>
        </w:r>
        <w:proofErr w:type="spellStart"/>
        <w:r w:rsidRPr="0022170A">
          <w:rPr>
            <w:rStyle w:val="Hyperlink"/>
            <w:color w:val="auto"/>
            <w:u w:val="none"/>
            <w:lang w:val="en-US"/>
          </w:rPr>
          <w:t>routingGuid</w:t>
        </w:r>
        <w:proofErr w:type="spellEnd"/>
        <w:r w:rsidRPr="0022170A">
          <w:rPr>
            <w:rStyle w:val="Hyperlink"/>
            <w:color w:val="auto"/>
            <w:u w:val="none"/>
          </w:rPr>
          <w:t>=5</w:t>
        </w:r>
        <w:r w:rsidRPr="0022170A">
          <w:rPr>
            <w:rStyle w:val="Hyperlink"/>
            <w:color w:val="auto"/>
            <w:u w:val="none"/>
            <w:lang w:val="en-US"/>
          </w:rPr>
          <w:t>f</w:t>
        </w:r>
        <w:r w:rsidRPr="0022170A">
          <w:rPr>
            <w:rStyle w:val="Hyperlink"/>
            <w:color w:val="auto"/>
            <w:u w:val="none"/>
          </w:rPr>
          <w:t>41</w:t>
        </w:r>
        <w:proofErr w:type="spellStart"/>
        <w:r w:rsidRPr="0022170A">
          <w:rPr>
            <w:rStyle w:val="Hyperlink"/>
            <w:color w:val="auto"/>
            <w:u w:val="none"/>
            <w:lang w:val="en-US"/>
          </w:rPr>
          <w:t>ee</w:t>
        </w:r>
        <w:proofErr w:type="spellEnd"/>
        <w:r w:rsidRPr="0022170A">
          <w:rPr>
            <w:rStyle w:val="Hyperlink"/>
            <w:color w:val="auto"/>
            <w:u w:val="none"/>
          </w:rPr>
          <w:t>7</w:t>
        </w:r>
        <w:r w:rsidRPr="0022170A">
          <w:rPr>
            <w:rStyle w:val="Hyperlink"/>
            <w:color w:val="auto"/>
            <w:u w:val="none"/>
            <w:lang w:val="en-US"/>
          </w:rPr>
          <w:t>b</w:t>
        </w:r>
        <w:r w:rsidRPr="0022170A">
          <w:rPr>
            <w:rStyle w:val="Hyperlink"/>
            <w:color w:val="auto"/>
            <w:u w:val="none"/>
          </w:rPr>
          <w:t>-4</w:t>
        </w:r>
        <w:r w:rsidRPr="0022170A">
          <w:rPr>
            <w:rStyle w:val="Hyperlink"/>
            <w:color w:val="auto"/>
            <w:u w:val="none"/>
            <w:lang w:val="en-US"/>
          </w:rPr>
          <w:t>f</w:t>
        </w:r>
        <w:r w:rsidRPr="0022170A">
          <w:rPr>
            <w:rStyle w:val="Hyperlink"/>
            <w:color w:val="auto"/>
            <w:u w:val="none"/>
          </w:rPr>
          <w:t>3</w:t>
        </w:r>
        <w:r w:rsidRPr="0022170A">
          <w:rPr>
            <w:rStyle w:val="Hyperlink"/>
            <w:color w:val="auto"/>
            <w:u w:val="none"/>
            <w:lang w:val="en-US"/>
          </w:rPr>
          <w:t>a</w:t>
        </w:r>
        <w:r w:rsidRPr="0022170A">
          <w:rPr>
            <w:rStyle w:val="Hyperlink"/>
            <w:color w:val="auto"/>
            <w:u w:val="none"/>
          </w:rPr>
          <w:t>-4</w:t>
        </w:r>
        <w:r w:rsidRPr="0022170A">
          <w:rPr>
            <w:rStyle w:val="Hyperlink"/>
            <w:color w:val="auto"/>
            <w:u w:val="none"/>
            <w:lang w:val="en-US"/>
          </w:rPr>
          <w:t>b</w:t>
        </w:r>
        <w:r w:rsidRPr="0022170A">
          <w:rPr>
            <w:rStyle w:val="Hyperlink"/>
            <w:color w:val="auto"/>
            <w:u w:val="none"/>
          </w:rPr>
          <w:t>8</w:t>
        </w:r>
        <w:r w:rsidRPr="0022170A">
          <w:rPr>
            <w:rStyle w:val="Hyperlink"/>
            <w:color w:val="auto"/>
            <w:u w:val="none"/>
            <w:lang w:val="en-US"/>
          </w:rPr>
          <w:t>f</w:t>
        </w:r>
        <w:r w:rsidRPr="0022170A">
          <w:rPr>
            <w:rStyle w:val="Hyperlink"/>
            <w:color w:val="auto"/>
            <w:u w:val="none"/>
          </w:rPr>
          <w:t>-</w:t>
        </w:r>
        <w:r w:rsidRPr="0022170A">
          <w:rPr>
            <w:rStyle w:val="Hyperlink"/>
            <w:color w:val="auto"/>
            <w:u w:val="none"/>
            <w:lang w:val="en-US"/>
          </w:rPr>
          <w:t>aa</w:t>
        </w:r>
        <w:r w:rsidRPr="0022170A">
          <w:rPr>
            <w:rStyle w:val="Hyperlink"/>
            <w:color w:val="auto"/>
            <w:u w:val="none"/>
          </w:rPr>
          <w:t>39-</w:t>
        </w:r>
        <w:r w:rsidRPr="0022170A">
          <w:rPr>
            <w:rStyle w:val="Hyperlink"/>
            <w:color w:val="auto"/>
            <w:u w:val="none"/>
            <w:lang w:val="en-US"/>
          </w:rPr>
          <w:t>d</w:t>
        </w:r>
        <w:r w:rsidRPr="0022170A">
          <w:rPr>
            <w:rStyle w:val="Hyperlink"/>
            <w:color w:val="auto"/>
            <w:u w:val="none"/>
          </w:rPr>
          <w:t>2</w:t>
        </w:r>
        <w:proofErr w:type="spellStart"/>
        <w:r w:rsidRPr="0022170A">
          <w:rPr>
            <w:rStyle w:val="Hyperlink"/>
            <w:color w:val="auto"/>
            <w:u w:val="none"/>
            <w:lang w:val="en-US"/>
          </w:rPr>
          <w:t>aeb</w:t>
        </w:r>
        <w:proofErr w:type="spellEnd"/>
        <w:r w:rsidRPr="0022170A">
          <w:rPr>
            <w:rStyle w:val="Hyperlink"/>
            <w:color w:val="auto"/>
            <w:u w:val="none"/>
          </w:rPr>
          <w:t>2</w:t>
        </w:r>
        <w:r w:rsidRPr="0022170A">
          <w:rPr>
            <w:rStyle w:val="Hyperlink"/>
            <w:color w:val="auto"/>
            <w:u w:val="none"/>
            <w:lang w:val="en-US"/>
          </w:rPr>
          <w:t>a</w:t>
        </w:r>
        <w:r w:rsidRPr="0022170A">
          <w:rPr>
            <w:rStyle w:val="Hyperlink"/>
            <w:color w:val="auto"/>
            <w:u w:val="none"/>
          </w:rPr>
          <w:t>5385</w:t>
        </w:r>
        <w:r w:rsidRPr="0022170A">
          <w:rPr>
            <w:rStyle w:val="Hyperlink"/>
            <w:color w:val="auto"/>
            <w:u w:val="none"/>
            <w:lang w:val="en-US"/>
          </w:rPr>
          <w:t>e</w:t>
        </w:r>
      </w:hyperlink>
      <w:r>
        <w:rPr>
          <w:rStyle w:val="Hyperlink"/>
          <w:color w:val="auto"/>
          <w:u w:val="none"/>
        </w:rPr>
        <w:t xml:space="preserve"> </w:t>
      </w:r>
    </w:p>
    <w:p w14:paraId="52DDE07C" w14:textId="77777777" w:rsidR="00BE7EFB" w:rsidRPr="0022170A" w:rsidRDefault="00BE7EFB" w:rsidP="00BE7EFB">
      <w:pPr>
        <w:pStyle w:val="ListParagraph"/>
        <w:numPr>
          <w:ilvl w:val="0"/>
          <w:numId w:val="8"/>
        </w:numPr>
        <w:autoSpaceDE w:val="0"/>
        <w:autoSpaceDN w:val="0"/>
        <w:adjustRightInd w:val="0"/>
        <w:spacing w:after="0" w:line="240" w:lineRule="auto"/>
        <w:ind w:left="284"/>
      </w:pPr>
      <w:r w:rsidRPr="0022170A">
        <w:lastRenderedPageBreak/>
        <w:t xml:space="preserve">Инструкция по медицинскому применению препарата </w:t>
      </w:r>
      <w:r w:rsidRPr="0022170A">
        <w:rPr>
          <w:rFonts w:eastAsia="Times New Roman"/>
          <w:lang w:eastAsia="ru-RU"/>
        </w:rPr>
        <w:t>Гразопревир + элбасвир</w:t>
      </w:r>
      <w:r w:rsidRPr="0022170A">
        <w:rPr>
          <w:bCs/>
          <w:lang w:eastAsia="ru-RU"/>
        </w:rPr>
        <w:t xml:space="preserve"> </w:t>
      </w:r>
      <w:r w:rsidRPr="0022170A">
        <w:rPr>
          <w:lang w:val="en-US"/>
        </w:rPr>
        <w:t>https</w:t>
      </w:r>
      <w:r w:rsidRPr="0022170A">
        <w:t>://</w:t>
      </w:r>
      <w:proofErr w:type="spellStart"/>
      <w:r w:rsidRPr="0022170A">
        <w:rPr>
          <w:lang w:val="en-US"/>
        </w:rPr>
        <w:t>grls</w:t>
      </w:r>
      <w:proofErr w:type="spellEnd"/>
      <w:r w:rsidRPr="0022170A">
        <w:t>.</w:t>
      </w:r>
      <w:proofErr w:type="spellStart"/>
      <w:r w:rsidRPr="0022170A">
        <w:rPr>
          <w:lang w:val="en-US"/>
        </w:rPr>
        <w:t>rosminzdrav</w:t>
      </w:r>
      <w:proofErr w:type="spellEnd"/>
      <w:r w:rsidRPr="0022170A">
        <w:t>.</w:t>
      </w:r>
      <w:proofErr w:type="spellStart"/>
      <w:r w:rsidRPr="0022170A">
        <w:rPr>
          <w:lang w:val="en-US"/>
        </w:rPr>
        <w:t>ru</w:t>
      </w:r>
      <w:proofErr w:type="spellEnd"/>
      <w:r w:rsidRPr="0022170A">
        <w:t>/</w:t>
      </w:r>
      <w:proofErr w:type="spellStart"/>
      <w:r w:rsidRPr="0022170A">
        <w:rPr>
          <w:lang w:val="en-US"/>
        </w:rPr>
        <w:t>Grls</w:t>
      </w:r>
      <w:proofErr w:type="spellEnd"/>
      <w:r w:rsidRPr="0022170A">
        <w:t>_</w:t>
      </w:r>
      <w:r w:rsidRPr="0022170A">
        <w:rPr>
          <w:lang w:val="en-US"/>
        </w:rPr>
        <w:t>View</w:t>
      </w:r>
      <w:r w:rsidRPr="0022170A">
        <w:t>_</w:t>
      </w:r>
      <w:r w:rsidRPr="0022170A">
        <w:rPr>
          <w:lang w:val="en-US"/>
        </w:rPr>
        <w:t>v</w:t>
      </w:r>
      <w:r w:rsidRPr="0022170A">
        <w:t>2.</w:t>
      </w:r>
      <w:proofErr w:type="spellStart"/>
      <w:r w:rsidRPr="0022170A">
        <w:rPr>
          <w:lang w:val="en-US"/>
        </w:rPr>
        <w:t>aspx</w:t>
      </w:r>
      <w:proofErr w:type="spellEnd"/>
      <w:r w:rsidRPr="0022170A">
        <w:t>?</w:t>
      </w:r>
      <w:proofErr w:type="spellStart"/>
      <w:r w:rsidRPr="0022170A">
        <w:rPr>
          <w:lang w:val="en-US"/>
        </w:rPr>
        <w:t>routingGuid</w:t>
      </w:r>
      <w:proofErr w:type="spellEnd"/>
      <w:r w:rsidRPr="0022170A">
        <w:t>=414</w:t>
      </w:r>
      <w:proofErr w:type="spellStart"/>
      <w:r w:rsidRPr="0022170A">
        <w:rPr>
          <w:lang w:val="en-US"/>
        </w:rPr>
        <w:t>eadf</w:t>
      </w:r>
      <w:proofErr w:type="spellEnd"/>
      <w:r w:rsidRPr="0022170A">
        <w:t>6-</w:t>
      </w:r>
      <w:r w:rsidRPr="0022170A">
        <w:rPr>
          <w:lang w:val="en-US"/>
        </w:rPr>
        <w:t>c</w:t>
      </w:r>
      <w:r w:rsidRPr="0022170A">
        <w:t>3</w:t>
      </w:r>
      <w:r w:rsidRPr="0022170A">
        <w:rPr>
          <w:lang w:val="en-US"/>
        </w:rPr>
        <w:t>e</w:t>
      </w:r>
      <w:r w:rsidRPr="0022170A">
        <w:t>8-4</w:t>
      </w:r>
      <w:proofErr w:type="spellStart"/>
      <w:r w:rsidRPr="0022170A">
        <w:rPr>
          <w:lang w:val="en-US"/>
        </w:rPr>
        <w:t>db</w:t>
      </w:r>
      <w:proofErr w:type="spellEnd"/>
      <w:r w:rsidRPr="0022170A">
        <w:t>7-</w:t>
      </w:r>
      <w:r w:rsidRPr="0022170A">
        <w:rPr>
          <w:lang w:val="en-US"/>
        </w:rPr>
        <w:t>a</w:t>
      </w:r>
      <w:r w:rsidRPr="0022170A">
        <w:t>5</w:t>
      </w:r>
      <w:r w:rsidRPr="0022170A">
        <w:rPr>
          <w:lang w:val="en-US"/>
        </w:rPr>
        <w:t>be</w:t>
      </w:r>
      <w:r w:rsidRPr="0022170A">
        <w:t>-5</w:t>
      </w:r>
      <w:r w:rsidRPr="0022170A">
        <w:rPr>
          <w:lang w:val="en-US"/>
        </w:rPr>
        <w:t>cc</w:t>
      </w:r>
      <w:r w:rsidRPr="0022170A">
        <w:t>04</w:t>
      </w:r>
      <w:r w:rsidRPr="0022170A">
        <w:rPr>
          <w:lang w:val="en-US"/>
        </w:rPr>
        <w:t>d</w:t>
      </w:r>
      <w:r w:rsidRPr="0022170A">
        <w:t>5</w:t>
      </w:r>
      <w:r w:rsidRPr="0022170A">
        <w:rPr>
          <w:lang w:val="en-US"/>
        </w:rPr>
        <w:t>b</w:t>
      </w:r>
      <w:r w:rsidRPr="0022170A">
        <w:t>57</w:t>
      </w:r>
      <w:r w:rsidRPr="0022170A">
        <w:rPr>
          <w:lang w:val="en-US"/>
        </w:rPr>
        <w:t>a</w:t>
      </w:r>
      <w:r w:rsidRPr="0022170A">
        <w:t xml:space="preserve">8 </w:t>
      </w:r>
    </w:p>
    <w:p w14:paraId="24F9C84B" w14:textId="77777777" w:rsidR="00BE7EFB" w:rsidRPr="0022170A" w:rsidRDefault="00BE7EFB" w:rsidP="00BE7EFB">
      <w:pPr>
        <w:pStyle w:val="ListParagraph"/>
        <w:numPr>
          <w:ilvl w:val="0"/>
          <w:numId w:val="8"/>
        </w:numPr>
        <w:autoSpaceDE w:val="0"/>
        <w:autoSpaceDN w:val="0"/>
        <w:adjustRightInd w:val="0"/>
        <w:spacing w:after="0" w:line="240" w:lineRule="auto"/>
        <w:ind w:left="284"/>
      </w:pPr>
      <w:r w:rsidRPr="0022170A">
        <w:t xml:space="preserve"> Инструкция по медицинскому применению препарата </w:t>
      </w:r>
      <w:r w:rsidRPr="0022170A">
        <w:rPr>
          <w:rFonts w:eastAsia="Times New Roman"/>
          <w:lang w:eastAsia="ru-RU"/>
        </w:rPr>
        <w:t>Дасабувир; омбитасвир + паритапревир +  ритонавир</w:t>
      </w:r>
      <w:r w:rsidRPr="0022170A">
        <w:rPr>
          <w:bCs/>
          <w:lang w:eastAsia="ru-RU"/>
        </w:rPr>
        <w:t xml:space="preserve"> </w:t>
      </w:r>
      <w:hyperlink r:id="rId14" w:history="1">
        <w:r w:rsidRPr="0000427A">
          <w:rPr>
            <w:rStyle w:val="Hyperlink"/>
            <w:lang w:val="en-US"/>
          </w:rPr>
          <w:t>https</w:t>
        </w:r>
        <w:r w:rsidRPr="0000427A">
          <w:rPr>
            <w:rStyle w:val="Hyperlink"/>
          </w:rPr>
          <w:t>://</w:t>
        </w:r>
        <w:proofErr w:type="spellStart"/>
        <w:r w:rsidRPr="0000427A">
          <w:rPr>
            <w:rStyle w:val="Hyperlink"/>
            <w:lang w:val="en-US"/>
          </w:rPr>
          <w:t>grls</w:t>
        </w:r>
        <w:proofErr w:type="spellEnd"/>
        <w:r w:rsidRPr="0000427A">
          <w:rPr>
            <w:rStyle w:val="Hyperlink"/>
          </w:rPr>
          <w:t>.</w:t>
        </w:r>
        <w:proofErr w:type="spellStart"/>
        <w:r w:rsidRPr="0000427A">
          <w:rPr>
            <w:rStyle w:val="Hyperlink"/>
            <w:lang w:val="en-US"/>
          </w:rPr>
          <w:t>rosminzdrav</w:t>
        </w:r>
        <w:proofErr w:type="spellEnd"/>
        <w:r w:rsidRPr="0000427A">
          <w:rPr>
            <w:rStyle w:val="Hyperlink"/>
          </w:rPr>
          <w:t>.</w:t>
        </w:r>
        <w:proofErr w:type="spellStart"/>
        <w:r w:rsidRPr="0000427A">
          <w:rPr>
            <w:rStyle w:val="Hyperlink"/>
            <w:lang w:val="en-US"/>
          </w:rPr>
          <w:t>ru</w:t>
        </w:r>
        <w:proofErr w:type="spellEnd"/>
        <w:r w:rsidRPr="0000427A">
          <w:rPr>
            <w:rStyle w:val="Hyperlink"/>
          </w:rPr>
          <w:t>/</w:t>
        </w:r>
        <w:proofErr w:type="spellStart"/>
        <w:r w:rsidRPr="0000427A">
          <w:rPr>
            <w:rStyle w:val="Hyperlink"/>
            <w:lang w:val="en-US"/>
          </w:rPr>
          <w:t>Grls</w:t>
        </w:r>
        <w:proofErr w:type="spellEnd"/>
        <w:r w:rsidRPr="0000427A">
          <w:rPr>
            <w:rStyle w:val="Hyperlink"/>
          </w:rPr>
          <w:t>_</w:t>
        </w:r>
        <w:r w:rsidRPr="0000427A">
          <w:rPr>
            <w:rStyle w:val="Hyperlink"/>
            <w:lang w:val="en-US"/>
          </w:rPr>
          <w:t>View</w:t>
        </w:r>
        <w:r w:rsidRPr="0000427A">
          <w:rPr>
            <w:rStyle w:val="Hyperlink"/>
          </w:rPr>
          <w:t>_</w:t>
        </w:r>
        <w:r w:rsidRPr="0000427A">
          <w:rPr>
            <w:rStyle w:val="Hyperlink"/>
            <w:lang w:val="en-US"/>
          </w:rPr>
          <w:t>v</w:t>
        </w:r>
        <w:r w:rsidRPr="0000427A">
          <w:rPr>
            <w:rStyle w:val="Hyperlink"/>
          </w:rPr>
          <w:t>2.</w:t>
        </w:r>
        <w:proofErr w:type="spellStart"/>
        <w:r w:rsidRPr="0000427A">
          <w:rPr>
            <w:rStyle w:val="Hyperlink"/>
            <w:lang w:val="en-US"/>
          </w:rPr>
          <w:t>aspx</w:t>
        </w:r>
        <w:proofErr w:type="spellEnd"/>
        <w:r w:rsidRPr="0000427A">
          <w:rPr>
            <w:rStyle w:val="Hyperlink"/>
          </w:rPr>
          <w:t>?</w:t>
        </w:r>
        <w:proofErr w:type="spellStart"/>
        <w:r w:rsidRPr="0000427A">
          <w:rPr>
            <w:rStyle w:val="Hyperlink"/>
            <w:lang w:val="en-US"/>
          </w:rPr>
          <w:t>routingGuid</w:t>
        </w:r>
        <w:proofErr w:type="spellEnd"/>
        <w:r w:rsidRPr="0000427A">
          <w:rPr>
            <w:rStyle w:val="Hyperlink"/>
          </w:rPr>
          <w:t>=70</w:t>
        </w:r>
        <w:proofErr w:type="spellStart"/>
        <w:r w:rsidRPr="0000427A">
          <w:rPr>
            <w:rStyle w:val="Hyperlink"/>
            <w:lang w:val="en-US"/>
          </w:rPr>
          <w:t>bc</w:t>
        </w:r>
        <w:proofErr w:type="spellEnd"/>
        <w:r w:rsidRPr="0000427A">
          <w:rPr>
            <w:rStyle w:val="Hyperlink"/>
          </w:rPr>
          <w:t>319</w:t>
        </w:r>
        <w:r w:rsidRPr="0000427A">
          <w:rPr>
            <w:rStyle w:val="Hyperlink"/>
            <w:lang w:val="en-US"/>
          </w:rPr>
          <w:t>a</w:t>
        </w:r>
        <w:r w:rsidRPr="0000427A">
          <w:rPr>
            <w:rStyle w:val="Hyperlink"/>
          </w:rPr>
          <w:t>-</w:t>
        </w:r>
        <w:r w:rsidRPr="0000427A">
          <w:rPr>
            <w:rStyle w:val="Hyperlink"/>
            <w:lang w:val="en-US"/>
          </w:rPr>
          <w:t>a</w:t>
        </w:r>
        <w:r w:rsidRPr="0000427A">
          <w:rPr>
            <w:rStyle w:val="Hyperlink"/>
          </w:rPr>
          <w:t>612-4</w:t>
        </w:r>
        <w:proofErr w:type="spellStart"/>
        <w:r w:rsidRPr="0000427A">
          <w:rPr>
            <w:rStyle w:val="Hyperlink"/>
            <w:lang w:val="en-US"/>
          </w:rPr>
          <w:t>ffe</w:t>
        </w:r>
        <w:proofErr w:type="spellEnd"/>
        <w:r w:rsidRPr="0000427A">
          <w:rPr>
            <w:rStyle w:val="Hyperlink"/>
          </w:rPr>
          <w:t>-</w:t>
        </w:r>
        <w:r w:rsidRPr="0000427A">
          <w:rPr>
            <w:rStyle w:val="Hyperlink"/>
            <w:lang w:val="en-US"/>
          </w:rPr>
          <w:t>b</w:t>
        </w:r>
        <w:r w:rsidRPr="0000427A">
          <w:rPr>
            <w:rStyle w:val="Hyperlink"/>
          </w:rPr>
          <w:t>926-13553</w:t>
        </w:r>
        <w:r w:rsidRPr="0000427A">
          <w:rPr>
            <w:rStyle w:val="Hyperlink"/>
            <w:lang w:val="en-US"/>
          </w:rPr>
          <w:t>c</w:t>
        </w:r>
        <w:r w:rsidRPr="0000427A">
          <w:rPr>
            <w:rStyle w:val="Hyperlink"/>
          </w:rPr>
          <w:t>726</w:t>
        </w:r>
        <w:proofErr w:type="spellStart"/>
        <w:r w:rsidRPr="0000427A">
          <w:rPr>
            <w:rStyle w:val="Hyperlink"/>
            <w:lang w:val="en-US"/>
          </w:rPr>
          <w:t>cbb</w:t>
        </w:r>
        <w:proofErr w:type="spellEnd"/>
      </w:hyperlink>
      <w:r>
        <w:t xml:space="preserve"> </w:t>
      </w:r>
    </w:p>
    <w:p w14:paraId="1D85B785" w14:textId="77777777" w:rsidR="00BE7EFB" w:rsidRPr="00CA340B" w:rsidRDefault="00BE7EFB" w:rsidP="00BE7EFB">
      <w:pPr>
        <w:pStyle w:val="ListParagraph"/>
        <w:numPr>
          <w:ilvl w:val="0"/>
          <w:numId w:val="8"/>
        </w:numPr>
        <w:autoSpaceDE w:val="0"/>
        <w:autoSpaceDN w:val="0"/>
        <w:adjustRightInd w:val="0"/>
        <w:spacing w:after="0" w:line="240" w:lineRule="auto"/>
        <w:ind w:left="284"/>
        <w:rPr>
          <w:rStyle w:val="Hyperlink"/>
          <w:color w:val="auto"/>
          <w:u w:val="none"/>
        </w:rPr>
      </w:pPr>
      <w:r w:rsidRPr="0022170A">
        <w:t xml:space="preserve">Инструкция по медицинскому применению препарата </w:t>
      </w:r>
      <w:r w:rsidRPr="0022170A">
        <w:rPr>
          <w:rFonts w:eastAsia="Times New Roman"/>
          <w:lang w:eastAsia="ru-RU"/>
        </w:rPr>
        <w:t>Ледипасвир + софосбувир</w:t>
      </w:r>
      <w:r w:rsidRPr="0022170A">
        <w:rPr>
          <w:bCs/>
          <w:lang w:eastAsia="ru-RU"/>
        </w:rPr>
        <w:t xml:space="preserve"> </w:t>
      </w:r>
      <w:hyperlink r:id="rId15" w:history="1">
        <w:r w:rsidRPr="0022170A">
          <w:rPr>
            <w:rStyle w:val="Hyperlink"/>
            <w:color w:val="auto"/>
            <w:u w:val="none"/>
            <w:lang w:val="en-US"/>
          </w:rPr>
          <w:t>https</w:t>
        </w:r>
        <w:r w:rsidRPr="0022170A">
          <w:rPr>
            <w:rStyle w:val="Hyperlink"/>
            <w:color w:val="auto"/>
            <w:u w:val="none"/>
          </w:rPr>
          <w:t>://</w:t>
        </w:r>
        <w:proofErr w:type="spellStart"/>
        <w:r w:rsidRPr="0022170A">
          <w:rPr>
            <w:rStyle w:val="Hyperlink"/>
            <w:color w:val="auto"/>
            <w:u w:val="none"/>
            <w:lang w:val="en-US"/>
          </w:rPr>
          <w:t>grls</w:t>
        </w:r>
        <w:proofErr w:type="spellEnd"/>
        <w:r w:rsidRPr="0022170A">
          <w:rPr>
            <w:rStyle w:val="Hyperlink"/>
            <w:color w:val="auto"/>
            <w:u w:val="none"/>
          </w:rPr>
          <w:t>.</w:t>
        </w:r>
        <w:proofErr w:type="spellStart"/>
        <w:r w:rsidRPr="0022170A">
          <w:rPr>
            <w:rStyle w:val="Hyperlink"/>
            <w:color w:val="auto"/>
            <w:u w:val="none"/>
            <w:lang w:val="en-US"/>
          </w:rPr>
          <w:t>rosminzdrav</w:t>
        </w:r>
        <w:proofErr w:type="spellEnd"/>
        <w:r w:rsidRPr="0022170A">
          <w:rPr>
            <w:rStyle w:val="Hyperlink"/>
            <w:color w:val="auto"/>
            <w:u w:val="none"/>
          </w:rPr>
          <w:t>.</w:t>
        </w:r>
        <w:proofErr w:type="spellStart"/>
        <w:r w:rsidRPr="0022170A">
          <w:rPr>
            <w:rStyle w:val="Hyperlink"/>
            <w:color w:val="auto"/>
            <w:u w:val="none"/>
            <w:lang w:val="en-US"/>
          </w:rPr>
          <w:t>ru</w:t>
        </w:r>
        <w:proofErr w:type="spellEnd"/>
        <w:r w:rsidRPr="0022170A">
          <w:rPr>
            <w:rStyle w:val="Hyperlink"/>
            <w:color w:val="auto"/>
            <w:u w:val="none"/>
          </w:rPr>
          <w:t>/</w:t>
        </w:r>
        <w:proofErr w:type="spellStart"/>
        <w:r w:rsidRPr="0022170A">
          <w:rPr>
            <w:rStyle w:val="Hyperlink"/>
            <w:color w:val="auto"/>
            <w:u w:val="none"/>
            <w:lang w:val="en-US"/>
          </w:rPr>
          <w:t>Grls</w:t>
        </w:r>
        <w:proofErr w:type="spellEnd"/>
        <w:r w:rsidRPr="0022170A">
          <w:rPr>
            <w:rStyle w:val="Hyperlink"/>
            <w:color w:val="auto"/>
            <w:u w:val="none"/>
          </w:rPr>
          <w:t>_</w:t>
        </w:r>
        <w:r w:rsidRPr="0022170A">
          <w:rPr>
            <w:rStyle w:val="Hyperlink"/>
            <w:color w:val="auto"/>
            <w:u w:val="none"/>
            <w:lang w:val="en-US"/>
          </w:rPr>
          <w:t>View</w:t>
        </w:r>
        <w:r w:rsidRPr="0022170A">
          <w:rPr>
            <w:rStyle w:val="Hyperlink"/>
            <w:color w:val="auto"/>
            <w:u w:val="none"/>
          </w:rPr>
          <w:t>_</w:t>
        </w:r>
        <w:r w:rsidRPr="0022170A">
          <w:rPr>
            <w:rStyle w:val="Hyperlink"/>
            <w:color w:val="auto"/>
            <w:u w:val="none"/>
            <w:lang w:val="en-US"/>
          </w:rPr>
          <w:t>v</w:t>
        </w:r>
        <w:r w:rsidRPr="0022170A">
          <w:rPr>
            <w:rStyle w:val="Hyperlink"/>
            <w:color w:val="auto"/>
            <w:u w:val="none"/>
          </w:rPr>
          <w:t>2.</w:t>
        </w:r>
        <w:proofErr w:type="spellStart"/>
        <w:r w:rsidRPr="0022170A">
          <w:rPr>
            <w:rStyle w:val="Hyperlink"/>
            <w:color w:val="auto"/>
            <w:u w:val="none"/>
            <w:lang w:val="en-US"/>
          </w:rPr>
          <w:t>aspx</w:t>
        </w:r>
        <w:proofErr w:type="spellEnd"/>
        <w:r w:rsidRPr="0022170A">
          <w:rPr>
            <w:rStyle w:val="Hyperlink"/>
            <w:color w:val="auto"/>
            <w:u w:val="none"/>
          </w:rPr>
          <w:t>?</w:t>
        </w:r>
        <w:proofErr w:type="spellStart"/>
        <w:r w:rsidRPr="0022170A">
          <w:rPr>
            <w:rStyle w:val="Hyperlink"/>
            <w:color w:val="auto"/>
            <w:u w:val="none"/>
            <w:lang w:val="en-US"/>
          </w:rPr>
          <w:t>routingGuid</w:t>
        </w:r>
        <w:proofErr w:type="spellEnd"/>
        <w:r w:rsidRPr="0022170A">
          <w:rPr>
            <w:rStyle w:val="Hyperlink"/>
            <w:color w:val="auto"/>
            <w:u w:val="none"/>
          </w:rPr>
          <w:t>=68769</w:t>
        </w:r>
        <w:r w:rsidRPr="0022170A">
          <w:rPr>
            <w:rStyle w:val="Hyperlink"/>
            <w:color w:val="auto"/>
            <w:u w:val="none"/>
            <w:lang w:val="en-US"/>
          </w:rPr>
          <w:t>d</w:t>
        </w:r>
        <w:r w:rsidRPr="0022170A">
          <w:rPr>
            <w:rStyle w:val="Hyperlink"/>
            <w:color w:val="auto"/>
            <w:u w:val="none"/>
          </w:rPr>
          <w:t>34-99</w:t>
        </w:r>
        <w:r w:rsidRPr="0022170A">
          <w:rPr>
            <w:rStyle w:val="Hyperlink"/>
            <w:color w:val="auto"/>
            <w:u w:val="none"/>
            <w:lang w:val="en-US"/>
          </w:rPr>
          <w:t>f</w:t>
        </w:r>
        <w:r w:rsidRPr="0022170A">
          <w:rPr>
            <w:rStyle w:val="Hyperlink"/>
            <w:color w:val="auto"/>
            <w:u w:val="none"/>
          </w:rPr>
          <w:t>9-4</w:t>
        </w:r>
        <w:r w:rsidRPr="0022170A">
          <w:rPr>
            <w:rStyle w:val="Hyperlink"/>
            <w:color w:val="auto"/>
            <w:u w:val="none"/>
            <w:lang w:val="en-US"/>
          </w:rPr>
          <w:t>ab</w:t>
        </w:r>
        <w:r w:rsidRPr="0022170A">
          <w:rPr>
            <w:rStyle w:val="Hyperlink"/>
            <w:color w:val="auto"/>
            <w:u w:val="none"/>
          </w:rPr>
          <w:t>5-8</w:t>
        </w:r>
        <w:r w:rsidRPr="0022170A">
          <w:rPr>
            <w:rStyle w:val="Hyperlink"/>
            <w:color w:val="auto"/>
            <w:u w:val="none"/>
            <w:lang w:val="en-US"/>
          </w:rPr>
          <w:t>c</w:t>
        </w:r>
        <w:r w:rsidRPr="0022170A">
          <w:rPr>
            <w:rStyle w:val="Hyperlink"/>
            <w:color w:val="auto"/>
            <w:u w:val="none"/>
          </w:rPr>
          <w:t>29-0</w:t>
        </w:r>
        <w:r w:rsidRPr="0022170A">
          <w:rPr>
            <w:rStyle w:val="Hyperlink"/>
            <w:color w:val="auto"/>
            <w:u w:val="none"/>
            <w:lang w:val="en-US"/>
          </w:rPr>
          <w:t>e</w:t>
        </w:r>
        <w:r w:rsidRPr="0022170A">
          <w:rPr>
            <w:rStyle w:val="Hyperlink"/>
            <w:color w:val="auto"/>
            <w:u w:val="none"/>
          </w:rPr>
          <w:t>351035</w:t>
        </w:r>
        <w:r w:rsidRPr="0022170A">
          <w:rPr>
            <w:rStyle w:val="Hyperlink"/>
            <w:color w:val="auto"/>
            <w:u w:val="none"/>
            <w:lang w:val="en-US"/>
          </w:rPr>
          <w:t>dc</w:t>
        </w:r>
        <w:r w:rsidRPr="0022170A">
          <w:rPr>
            <w:rStyle w:val="Hyperlink"/>
            <w:color w:val="auto"/>
            <w:u w:val="none"/>
          </w:rPr>
          <w:t>81</w:t>
        </w:r>
      </w:hyperlink>
      <w:r>
        <w:rPr>
          <w:rStyle w:val="Hyperlink"/>
          <w:color w:val="auto"/>
          <w:u w:val="none"/>
        </w:rPr>
        <w:t xml:space="preserve"> </w:t>
      </w:r>
    </w:p>
    <w:p w14:paraId="2DDE2DBA" w14:textId="77777777" w:rsidR="00BE7EFB" w:rsidRPr="00CA340B" w:rsidRDefault="00BE7EFB" w:rsidP="00BE7EFB">
      <w:pPr>
        <w:pStyle w:val="ListParagraph"/>
        <w:numPr>
          <w:ilvl w:val="0"/>
          <w:numId w:val="8"/>
        </w:numPr>
        <w:autoSpaceDE w:val="0"/>
        <w:autoSpaceDN w:val="0"/>
        <w:adjustRightInd w:val="0"/>
        <w:spacing w:after="0" w:line="240" w:lineRule="auto"/>
        <w:ind w:left="284"/>
      </w:pPr>
      <w:r w:rsidRPr="00CA340B">
        <w:t>Интернет-ресурс:</w:t>
      </w:r>
      <w:hyperlink r:id="rId16" w:history="1">
        <w:r w:rsidRPr="00CA340B">
          <w:rPr>
            <w:rStyle w:val="Hyperlink"/>
            <w:lang w:val="en-US"/>
          </w:rPr>
          <w:t>https</w:t>
        </w:r>
        <w:r w:rsidRPr="00CA340B">
          <w:rPr>
            <w:rStyle w:val="Hyperlink"/>
          </w:rPr>
          <w:t>://</w:t>
        </w:r>
        <w:r w:rsidRPr="00CA340B">
          <w:rPr>
            <w:rStyle w:val="Hyperlink"/>
            <w:lang w:val="en-US"/>
          </w:rPr>
          <w:t>www</w:t>
        </w:r>
        <w:r w:rsidRPr="00CA340B">
          <w:rPr>
            <w:rStyle w:val="Hyperlink"/>
          </w:rPr>
          <w:t>.</w:t>
        </w:r>
        <w:r w:rsidRPr="00CA340B">
          <w:rPr>
            <w:rStyle w:val="Hyperlink"/>
            <w:lang w:val="en-US"/>
          </w:rPr>
          <w:t>drugs</w:t>
        </w:r>
        <w:r w:rsidRPr="00CA340B">
          <w:rPr>
            <w:rStyle w:val="Hyperlink"/>
          </w:rPr>
          <w:t>.</w:t>
        </w:r>
        <w:r w:rsidRPr="00CA340B">
          <w:rPr>
            <w:rStyle w:val="Hyperlink"/>
            <w:lang w:val="en-US"/>
          </w:rPr>
          <w:t>com</w:t>
        </w:r>
        <w:r w:rsidRPr="00CA340B">
          <w:rPr>
            <w:rStyle w:val="Hyperlink"/>
          </w:rPr>
          <w:t>/</w:t>
        </w:r>
        <w:r w:rsidRPr="00CA340B">
          <w:rPr>
            <w:rStyle w:val="Hyperlink"/>
            <w:lang w:val="en-US"/>
          </w:rPr>
          <w:t>history</w:t>
        </w:r>
        <w:r w:rsidRPr="00CA340B">
          <w:rPr>
            <w:rStyle w:val="Hyperlink"/>
          </w:rPr>
          <w:t>/</w:t>
        </w:r>
        <w:proofErr w:type="spellStart"/>
        <w:r w:rsidRPr="00CA340B">
          <w:rPr>
            <w:rStyle w:val="Hyperlink"/>
            <w:lang w:val="en-US"/>
          </w:rPr>
          <w:t>epclusa</w:t>
        </w:r>
        <w:proofErr w:type="spellEnd"/>
        <w:r w:rsidRPr="00CA340B">
          <w:rPr>
            <w:rStyle w:val="Hyperlink"/>
          </w:rPr>
          <w:t>.</w:t>
        </w:r>
        <w:r w:rsidRPr="00CA340B">
          <w:rPr>
            <w:rStyle w:val="Hyperlink"/>
            <w:lang w:val="en-US"/>
          </w:rPr>
          <w:t>html</w:t>
        </w:r>
      </w:hyperlink>
      <w:r w:rsidRPr="00CA340B">
        <w:t xml:space="preserve"> [Дата обращения 18.04.2024]</w:t>
      </w:r>
    </w:p>
    <w:p w14:paraId="3F8D0C31" w14:textId="77777777" w:rsidR="00BE7EFB" w:rsidRPr="00CA340B" w:rsidRDefault="00BE7EFB" w:rsidP="00BE7EFB">
      <w:pPr>
        <w:pStyle w:val="ListParagraph"/>
        <w:numPr>
          <w:ilvl w:val="0"/>
          <w:numId w:val="8"/>
        </w:numPr>
        <w:autoSpaceDE w:val="0"/>
        <w:autoSpaceDN w:val="0"/>
        <w:adjustRightInd w:val="0"/>
        <w:spacing w:after="0" w:line="240" w:lineRule="auto"/>
        <w:ind w:left="284"/>
      </w:pPr>
      <w:proofErr w:type="spellStart"/>
      <w:r w:rsidRPr="00CA340B">
        <w:rPr>
          <w:lang w:val="en-US"/>
        </w:rPr>
        <w:t>Zignego</w:t>
      </w:r>
      <w:proofErr w:type="spellEnd"/>
      <w:r w:rsidRPr="00CA340B">
        <w:rPr>
          <w:lang w:val="en-US"/>
        </w:rPr>
        <w:t xml:space="preserve"> AL, Monti M, </w:t>
      </w:r>
      <w:proofErr w:type="spellStart"/>
      <w:r w:rsidRPr="00CA340B">
        <w:rPr>
          <w:lang w:val="en-US"/>
        </w:rPr>
        <w:t>Gragnani</w:t>
      </w:r>
      <w:proofErr w:type="spellEnd"/>
      <w:r w:rsidRPr="00CA340B">
        <w:rPr>
          <w:lang w:val="en-US"/>
        </w:rPr>
        <w:t xml:space="preserve"> L. Sofosbuvir/</w:t>
      </w:r>
      <w:proofErr w:type="spellStart"/>
      <w:r w:rsidRPr="00CA340B">
        <w:rPr>
          <w:lang w:val="en-US"/>
        </w:rPr>
        <w:t>Velpatasvir</w:t>
      </w:r>
      <w:proofErr w:type="spellEnd"/>
      <w:r w:rsidRPr="00CA340B">
        <w:rPr>
          <w:lang w:val="en-US"/>
        </w:rPr>
        <w:t xml:space="preserve"> for the treatment of Hepatitis C Virus infection. </w:t>
      </w:r>
      <w:r w:rsidRPr="00CA340B">
        <w:t>Acta Biomed. 2018 Oct 8;89(3):321-331. doi: 10.23750/abm.v89i3.7718. PMID: 30333452; PMCID: PMC6502110</w:t>
      </w:r>
    </w:p>
    <w:p w14:paraId="2119828D" w14:textId="77777777" w:rsidR="00BE7EFB" w:rsidRPr="00CA340B" w:rsidRDefault="00BE7EFB" w:rsidP="00BE7EFB">
      <w:pPr>
        <w:pStyle w:val="ListParagraph"/>
        <w:numPr>
          <w:ilvl w:val="0"/>
          <w:numId w:val="8"/>
        </w:numPr>
        <w:autoSpaceDE w:val="0"/>
        <w:autoSpaceDN w:val="0"/>
        <w:adjustRightInd w:val="0"/>
        <w:spacing w:after="0" w:line="240" w:lineRule="auto"/>
        <w:ind w:left="284"/>
      </w:pPr>
      <w:r w:rsidRPr="00CA340B">
        <w:t xml:space="preserve">Feld JJ, Jacobson IM, Hézode C, Asselah T, Ruane PJ, Gruener N, Abergel A, Mangia A, Lai CL, Chan HL, Mazzotta F, Moreno C, Yoshida E, Shafran SD, Towner WJ, Tran TT, McNally J, Osinusi A, Svarovskaia E, Zhu Y, Brainard DM, McHutchison JG, Agarwal K, Zeuzem S; ASTRAL-1 Investigators. </w:t>
      </w:r>
      <w:r w:rsidRPr="00CA340B">
        <w:rPr>
          <w:lang w:val="en-US"/>
        </w:rPr>
        <w:t xml:space="preserve">Sofosbuvir and </w:t>
      </w:r>
      <w:proofErr w:type="spellStart"/>
      <w:r w:rsidRPr="00CA340B">
        <w:rPr>
          <w:lang w:val="en-US"/>
        </w:rPr>
        <w:t>Velpatasvir</w:t>
      </w:r>
      <w:proofErr w:type="spellEnd"/>
      <w:r w:rsidRPr="00CA340B">
        <w:rPr>
          <w:lang w:val="en-US"/>
        </w:rPr>
        <w:t xml:space="preserve"> for HCV Genotype 1, 2, 4, 5, and 6 Infection. N </w:t>
      </w:r>
      <w:proofErr w:type="spellStart"/>
      <w:r w:rsidRPr="00CA340B">
        <w:rPr>
          <w:lang w:val="en-US"/>
        </w:rPr>
        <w:t>Engl</w:t>
      </w:r>
      <w:proofErr w:type="spellEnd"/>
      <w:r w:rsidRPr="00CA340B">
        <w:rPr>
          <w:lang w:val="en-US"/>
        </w:rPr>
        <w:t xml:space="preserve"> J Med. 2015 Dec 31;373(27):2599-607. </w:t>
      </w:r>
      <w:proofErr w:type="spellStart"/>
      <w:r w:rsidRPr="00CA340B">
        <w:rPr>
          <w:lang w:val="en-US"/>
        </w:rPr>
        <w:t>doi</w:t>
      </w:r>
      <w:proofErr w:type="spellEnd"/>
      <w:r w:rsidRPr="00CA340B">
        <w:rPr>
          <w:lang w:val="en-US"/>
        </w:rPr>
        <w:t xml:space="preserve">: 10.1056/NEJMoa1512610. </w:t>
      </w:r>
      <w:r w:rsidRPr="00CA340B">
        <w:t>Epub 2015 Nov 16. PMID: 26571066</w:t>
      </w:r>
    </w:p>
    <w:p w14:paraId="6AB23163" w14:textId="77777777" w:rsidR="00BE7EFB" w:rsidRPr="00CA340B" w:rsidRDefault="00BE7EFB" w:rsidP="00BE7EFB">
      <w:pPr>
        <w:pStyle w:val="ListParagraph"/>
        <w:numPr>
          <w:ilvl w:val="0"/>
          <w:numId w:val="8"/>
        </w:numPr>
        <w:autoSpaceDE w:val="0"/>
        <w:autoSpaceDN w:val="0"/>
        <w:adjustRightInd w:val="0"/>
        <w:spacing w:after="0" w:line="240" w:lineRule="auto"/>
        <w:ind w:left="284"/>
      </w:pPr>
      <w:r w:rsidRPr="00CA340B">
        <w:rPr>
          <w:lang w:val="en-US"/>
        </w:rPr>
        <w:t xml:space="preserve">Foster GR, </w:t>
      </w:r>
      <w:proofErr w:type="spellStart"/>
      <w:r w:rsidRPr="00CA340B">
        <w:rPr>
          <w:lang w:val="en-US"/>
        </w:rPr>
        <w:t>Afdhal</w:t>
      </w:r>
      <w:proofErr w:type="spellEnd"/>
      <w:r w:rsidRPr="00CA340B">
        <w:rPr>
          <w:lang w:val="en-US"/>
        </w:rPr>
        <w:t xml:space="preserve"> N, Roberts SK, </w:t>
      </w:r>
      <w:proofErr w:type="spellStart"/>
      <w:r w:rsidRPr="00CA340B">
        <w:rPr>
          <w:lang w:val="en-US"/>
        </w:rPr>
        <w:t>Bräu</w:t>
      </w:r>
      <w:proofErr w:type="spellEnd"/>
      <w:r w:rsidRPr="00CA340B">
        <w:rPr>
          <w:lang w:val="en-US"/>
        </w:rPr>
        <w:t xml:space="preserve"> N, </w:t>
      </w:r>
      <w:proofErr w:type="spellStart"/>
      <w:r w:rsidRPr="00CA340B">
        <w:rPr>
          <w:lang w:val="en-US"/>
        </w:rPr>
        <w:t>Gane</w:t>
      </w:r>
      <w:proofErr w:type="spellEnd"/>
      <w:r w:rsidRPr="00CA340B">
        <w:rPr>
          <w:lang w:val="en-US"/>
        </w:rPr>
        <w:t xml:space="preserve"> EJ, </w:t>
      </w:r>
      <w:proofErr w:type="spellStart"/>
      <w:r w:rsidRPr="00CA340B">
        <w:rPr>
          <w:lang w:val="en-US"/>
        </w:rPr>
        <w:t>Pianko</w:t>
      </w:r>
      <w:proofErr w:type="spellEnd"/>
      <w:r w:rsidRPr="00CA340B">
        <w:rPr>
          <w:lang w:val="en-US"/>
        </w:rPr>
        <w:t xml:space="preserve"> S, </w:t>
      </w:r>
      <w:proofErr w:type="spellStart"/>
      <w:r w:rsidRPr="00CA340B">
        <w:rPr>
          <w:lang w:val="en-US"/>
        </w:rPr>
        <w:t>Lawitz</w:t>
      </w:r>
      <w:proofErr w:type="spellEnd"/>
      <w:r w:rsidRPr="00CA340B">
        <w:rPr>
          <w:lang w:val="en-US"/>
        </w:rPr>
        <w:t xml:space="preserve"> E, Thompson A, </w:t>
      </w:r>
      <w:proofErr w:type="spellStart"/>
      <w:r w:rsidRPr="00CA340B">
        <w:rPr>
          <w:lang w:val="en-US"/>
        </w:rPr>
        <w:t>Shiffman</w:t>
      </w:r>
      <w:proofErr w:type="spellEnd"/>
      <w:r w:rsidRPr="00CA340B">
        <w:rPr>
          <w:lang w:val="en-US"/>
        </w:rPr>
        <w:t xml:space="preserve"> ML, Cooper C, Towner WJ, Conway B, Ruane P, </w:t>
      </w:r>
      <w:proofErr w:type="spellStart"/>
      <w:r w:rsidRPr="00CA340B">
        <w:rPr>
          <w:lang w:val="en-US"/>
        </w:rPr>
        <w:t>Bourlière</w:t>
      </w:r>
      <w:proofErr w:type="spellEnd"/>
      <w:r w:rsidRPr="00CA340B">
        <w:rPr>
          <w:lang w:val="en-US"/>
        </w:rPr>
        <w:t xml:space="preserve"> M, </w:t>
      </w:r>
      <w:proofErr w:type="spellStart"/>
      <w:r w:rsidRPr="00CA340B">
        <w:rPr>
          <w:lang w:val="en-US"/>
        </w:rPr>
        <w:t>Asselah</w:t>
      </w:r>
      <w:proofErr w:type="spellEnd"/>
      <w:r w:rsidRPr="00CA340B">
        <w:rPr>
          <w:lang w:val="en-US"/>
        </w:rPr>
        <w:t xml:space="preserve"> T, Berg T, </w:t>
      </w:r>
      <w:proofErr w:type="spellStart"/>
      <w:r w:rsidRPr="00CA340B">
        <w:rPr>
          <w:lang w:val="en-US"/>
        </w:rPr>
        <w:t>Zeuzem</w:t>
      </w:r>
      <w:proofErr w:type="spellEnd"/>
      <w:r w:rsidRPr="00CA340B">
        <w:rPr>
          <w:lang w:val="en-US"/>
        </w:rPr>
        <w:t xml:space="preserve"> S, Rosenberg W, Agarwal K, Stedman CA, Mo H, </w:t>
      </w:r>
      <w:proofErr w:type="spellStart"/>
      <w:r w:rsidRPr="00CA340B">
        <w:rPr>
          <w:lang w:val="en-US"/>
        </w:rPr>
        <w:t>Dvory-Sobol</w:t>
      </w:r>
      <w:proofErr w:type="spellEnd"/>
      <w:r w:rsidRPr="00CA340B">
        <w:rPr>
          <w:lang w:val="en-US"/>
        </w:rPr>
        <w:t xml:space="preserve"> H, Han L, Wang J, McNally J, </w:t>
      </w:r>
      <w:proofErr w:type="spellStart"/>
      <w:r w:rsidRPr="00CA340B">
        <w:rPr>
          <w:lang w:val="en-US"/>
        </w:rPr>
        <w:t>Osinusi</w:t>
      </w:r>
      <w:proofErr w:type="spellEnd"/>
      <w:r w:rsidRPr="00CA340B">
        <w:rPr>
          <w:lang w:val="en-US"/>
        </w:rPr>
        <w:t xml:space="preserve"> A, Brainard DM, </w:t>
      </w:r>
      <w:proofErr w:type="spellStart"/>
      <w:r w:rsidRPr="00CA340B">
        <w:rPr>
          <w:lang w:val="en-US"/>
        </w:rPr>
        <w:t>McHutchison</w:t>
      </w:r>
      <w:proofErr w:type="spellEnd"/>
      <w:r w:rsidRPr="00CA340B">
        <w:rPr>
          <w:lang w:val="en-US"/>
        </w:rPr>
        <w:t xml:space="preserve"> JG, </w:t>
      </w:r>
      <w:proofErr w:type="spellStart"/>
      <w:r w:rsidRPr="00CA340B">
        <w:rPr>
          <w:lang w:val="en-US"/>
        </w:rPr>
        <w:t>Mazzotta</w:t>
      </w:r>
      <w:proofErr w:type="spellEnd"/>
      <w:r w:rsidRPr="00CA340B">
        <w:rPr>
          <w:lang w:val="en-US"/>
        </w:rPr>
        <w:t xml:space="preserve"> F, Tran TT, Gordon SC, Patel K, </w:t>
      </w:r>
      <w:proofErr w:type="spellStart"/>
      <w:r w:rsidRPr="00CA340B">
        <w:rPr>
          <w:lang w:val="en-US"/>
        </w:rPr>
        <w:t>Reau</w:t>
      </w:r>
      <w:proofErr w:type="spellEnd"/>
      <w:r w:rsidRPr="00CA340B">
        <w:rPr>
          <w:lang w:val="en-US"/>
        </w:rPr>
        <w:t xml:space="preserve"> N, </w:t>
      </w:r>
      <w:proofErr w:type="spellStart"/>
      <w:r w:rsidRPr="00CA340B">
        <w:rPr>
          <w:lang w:val="en-US"/>
        </w:rPr>
        <w:t>Mangia</w:t>
      </w:r>
      <w:proofErr w:type="spellEnd"/>
      <w:r w:rsidRPr="00CA340B">
        <w:rPr>
          <w:lang w:val="en-US"/>
        </w:rPr>
        <w:t xml:space="preserve"> A, </w:t>
      </w:r>
      <w:proofErr w:type="spellStart"/>
      <w:r w:rsidRPr="00CA340B">
        <w:rPr>
          <w:lang w:val="en-US"/>
        </w:rPr>
        <w:t>Sulkowski</w:t>
      </w:r>
      <w:proofErr w:type="spellEnd"/>
      <w:r w:rsidRPr="00CA340B">
        <w:rPr>
          <w:lang w:val="en-US"/>
        </w:rPr>
        <w:t xml:space="preserve"> M; ASTRAL-2 Investigators; ASTRAL-3 Investigators. Sofosbuvir and </w:t>
      </w:r>
      <w:proofErr w:type="spellStart"/>
      <w:r w:rsidRPr="00CA340B">
        <w:rPr>
          <w:lang w:val="en-US"/>
        </w:rPr>
        <w:t>Velpatasvir</w:t>
      </w:r>
      <w:proofErr w:type="spellEnd"/>
      <w:r w:rsidRPr="00CA340B">
        <w:rPr>
          <w:lang w:val="en-US"/>
        </w:rPr>
        <w:t xml:space="preserve"> for HCV Genotype 2 and 3 Infection. N </w:t>
      </w:r>
      <w:proofErr w:type="spellStart"/>
      <w:r w:rsidRPr="00CA340B">
        <w:rPr>
          <w:lang w:val="en-US"/>
        </w:rPr>
        <w:t>Engl</w:t>
      </w:r>
      <w:proofErr w:type="spellEnd"/>
      <w:r w:rsidRPr="00CA340B">
        <w:rPr>
          <w:lang w:val="en-US"/>
        </w:rPr>
        <w:t xml:space="preserve"> J Med. 2015 Dec 31;373(27):2608-17. </w:t>
      </w:r>
      <w:proofErr w:type="spellStart"/>
      <w:r w:rsidRPr="00CA340B">
        <w:rPr>
          <w:lang w:val="en-US"/>
        </w:rPr>
        <w:t>doi</w:t>
      </w:r>
      <w:proofErr w:type="spellEnd"/>
      <w:r w:rsidRPr="00CA340B">
        <w:rPr>
          <w:lang w:val="en-US"/>
        </w:rPr>
        <w:t xml:space="preserve">: 10.1056/NEJMoa1512612. </w:t>
      </w:r>
      <w:r w:rsidRPr="00CA340B">
        <w:t>Epub 2015 Nov 17. PMID: 26575258.</w:t>
      </w:r>
    </w:p>
    <w:p w14:paraId="511D9ED2" w14:textId="77777777" w:rsidR="00BE7EFB" w:rsidRPr="00CA340B" w:rsidRDefault="00BE7EFB" w:rsidP="00BE7EFB">
      <w:pPr>
        <w:pStyle w:val="ListParagraph"/>
        <w:numPr>
          <w:ilvl w:val="0"/>
          <w:numId w:val="8"/>
        </w:numPr>
        <w:autoSpaceDE w:val="0"/>
        <w:autoSpaceDN w:val="0"/>
        <w:adjustRightInd w:val="0"/>
        <w:spacing w:after="0" w:line="240" w:lineRule="auto"/>
        <w:ind w:left="284"/>
        <w:rPr>
          <w:lang w:val="en-US"/>
        </w:rPr>
      </w:pPr>
      <w:r w:rsidRPr="00CA340B">
        <w:t xml:space="preserve">Curry MP, O'Leary JG, Bzowej N, Muir AJ, Korenblat KM, Fenkel JM, Reddy KR, Lawitz E, Flamm SL, Schiano T, Teperman L, Fontana R, Schiff E, Fried M, Doehle B, An D, McNally J, Osinusi A, Brainard DM, McHutchison JG, Brown RS Jr, Charlton M; ASTRAL-4 Investigators. </w:t>
      </w:r>
      <w:r w:rsidRPr="00CA340B">
        <w:rPr>
          <w:lang w:val="en-US"/>
        </w:rPr>
        <w:t xml:space="preserve">Sofosbuvir and </w:t>
      </w:r>
      <w:proofErr w:type="spellStart"/>
      <w:r w:rsidRPr="00CA340B">
        <w:rPr>
          <w:lang w:val="en-US"/>
        </w:rPr>
        <w:t>Velpatasvir</w:t>
      </w:r>
      <w:proofErr w:type="spellEnd"/>
      <w:r w:rsidRPr="00CA340B">
        <w:rPr>
          <w:lang w:val="en-US"/>
        </w:rPr>
        <w:t xml:space="preserve"> for HCV in Patients with Decompensated Cirrhosis. N </w:t>
      </w:r>
      <w:proofErr w:type="spellStart"/>
      <w:r w:rsidRPr="00CA340B">
        <w:rPr>
          <w:lang w:val="en-US"/>
        </w:rPr>
        <w:t>Engl</w:t>
      </w:r>
      <w:proofErr w:type="spellEnd"/>
      <w:r w:rsidRPr="00CA340B">
        <w:rPr>
          <w:lang w:val="en-US"/>
        </w:rPr>
        <w:t xml:space="preserve"> J Med. 2015 Dec 31;373(27):2618-28. </w:t>
      </w:r>
      <w:proofErr w:type="spellStart"/>
      <w:r w:rsidRPr="00CA340B">
        <w:rPr>
          <w:lang w:val="en-US"/>
        </w:rPr>
        <w:t>doi</w:t>
      </w:r>
      <w:proofErr w:type="spellEnd"/>
      <w:r w:rsidRPr="00CA340B">
        <w:rPr>
          <w:lang w:val="en-US"/>
        </w:rPr>
        <w:t xml:space="preserve">: 10.1056/NEJMoa1512614. </w:t>
      </w:r>
      <w:proofErr w:type="spellStart"/>
      <w:r w:rsidRPr="00CA340B">
        <w:rPr>
          <w:lang w:val="en-US"/>
        </w:rPr>
        <w:t>Epub</w:t>
      </w:r>
      <w:proofErr w:type="spellEnd"/>
      <w:r w:rsidRPr="00CA340B">
        <w:rPr>
          <w:lang w:val="en-US"/>
        </w:rPr>
        <w:t xml:space="preserve"> 2015 Nov 16. PMID: 26569658</w:t>
      </w:r>
    </w:p>
    <w:p w14:paraId="7862C1CA" w14:textId="77777777" w:rsidR="00BE7EFB" w:rsidRPr="00CA340B" w:rsidRDefault="00BE7EFB" w:rsidP="00BE7EFB">
      <w:pPr>
        <w:pStyle w:val="ListParagraph"/>
        <w:numPr>
          <w:ilvl w:val="0"/>
          <w:numId w:val="8"/>
        </w:numPr>
        <w:autoSpaceDE w:val="0"/>
        <w:autoSpaceDN w:val="0"/>
        <w:adjustRightInd w:val="0"/>
        <w:spacing w:after="0" w:line="240" w:lineRule="auto"/>
        <w:ind w:left="284"/>
        <w:rPr>
          <w:lang w:val="en-US"/>
        </w:rPr>
      </w:pPr>
      <w:proofErr w:type="spellStart"/>
      <w:r w:rsidRPr="00CA340B">
        <w:rPr>
          <w:lang w:val="en-US"/>
        </w:rPr>
        <w:t>Wyles</w:t>
      </w:r>
      <w:proofErr w:type="spellEnd"/>
      <w:r w:rsidRPr="00CA340B">
        <w:rPr>
          <w:lang w:val="en-US"/>
        </w:rPr>
        <w:t xml:space="preserve"> D, </w:t>
      </w:r>
      <w:proofErr w:type="spellStart"/>
      <w:r w:rsidRPr="00CA340B">
        <w:rPr>
          <w:lang w:val="en-US"/>
        </w:rPr>
        <w:t>Bräu</w:t>
      </w:r>
      <w:proofErr w:type="spellEnd"/>
      <w:r w:rsidRPr="00CA340B">
        <w:rPr>
          <w:lang w:val="en-US"/>
        </w:rPr>
        <w:t xml:space="preserve"> N, </w:t>
      </w:r>
      <w:proofErr w:type="spellStart"/>
      <w:r w:rsidRPr="00CA340B">
        <w:rPr>
          <w:lang w:val="en-US"/>
        </w:rPr>
        <w:t>Kottilil</w:t>
      </w:r>
      <w:proofErr w:type="spellEnd"/>
      <w:r w:rsidRPr="00CA340B">
        <w:rPr>
          <w:lang w:val="en-US"/>
        </w:rPr>
        <w:t xml:space="preserve"> S, </w:t>
      </w:r>
      <w:proofErr w:type="spellStart"/>
      <w:r w:rsidRPr="00CA340B">
        <w:rPr>
          <w:lang w:val="en-US"/>
        </w:rPr>
        <w:t>Daar</w:t>
      </w:r>
      <w:proofErr w:type="spellEnd"/>
      <w:r w:rsidRPr="00CA340B">
        <w:rPr>
          <w:lang w:val="en-US"/>
        </w:rPr>
        <w:t xml:space="preserve"> ES, Ruane P, </w:t>
      </w:r>
      <w:proofErr w:type="spellStart"/>
      <w:r w:rsidRPr="00CA340B">
        <w:rPr>
          <w:lang w:val="en-US"/>
        </w:rPr>
        <w:t>Workowski</w:t>
      </w:r>
      <w:proofErr w:type="spellEnd"/>
      <w:r w:rsidRPr="00CA340B">
        <w:rPr>
          <w:lang w:val="en-US"/>
        </w:rPr>
        <w:t xml:space="preserve"> K, Luetkemeyer A, Adeyemi O, Kim AY, </w:t>
      </w:r>
      <w:proofErr w:type="spellStart"/>
      <w:r w:rsidRPr="00CA340B">
        <w:rPr>
          <w:lang w:val="en-US"/>
        </w:rPr>
        <w:t>Doehle</w:t>
      </w:r>
      <w:proofErr w:type="spellEnd"/>
      <w:r w:rsidRPr="00CA340B">
        <w:rPr>
          <w:lang w:val="en-US"/>
        </w:rPr>
        <w:t xml:space="preserve"> B, Huang KC, </w:t>
      </w:r>
      <w:proofErr w:type="spellStart"/>
      <w:r w:rsidRPr="00CA340B">
        <w:rPr>
          <w:lang w:val="en-US"/>
        </w:rPr>
        <w:t>Mogalian</w:t>
      </w:r>
      <w:proofErr w:type="spellEnd"/>
      <w:r w:rsidRPr="00CA340B">
        <w:rPr>
          <w:lang w:val="en-US"/>
        </w:rPr>
        <w:t xml:space="preserve"> E, </w:t>
      </w:r>
      <w:proofErr w:type="spellStart"/>
      <w:r w:rsidRPr="00CA340B">
        <w:rPr>
          <w:lang w:val="en-US"/>
        </w:rPr>
        <w:t>Osinusi</w:t>
      </w:r>
      <w:proofErr w:type="spellEnd"/>
      <w:r w:rsidRPr="00CA340B">
        <w:rPr>
          <w:lang w:val="en-US"/>
        </w:rPr>
        <w:t xml:space="preserve"> A, McNally J, Brainard DM, </w:t>
      </w:r>
      <w:proofErr w:type="spellStart"/>
      <w:r w:rsidRPr="00CA340B">
        <w:rPr>
          <w:lang w:val="en-US"/>
        </w:rPr>
        <w:t>McHutchison</w:t>
      </w:r>
      <w:proofErr w:type="spellEnd"/>
      <w:r w:rsidRPr="00CA340B">
        <w:rPr>
          <w:lang w:val="en-US"/>
        </w:rPr>
        <w:t xml:space="preserve"> JG, </w:t>
      </w:r>
      <w:proofErr w:type="spellStart"/>
      <w:r w:rsidRPr="00CA340B">
        <w:rPr>
          <w:lang w:val="en-US"/>
        </w:rPr>
        <w:t>Naggie</w:t>
      </w:r>
      <w:proofErr w:type="spellEnd"/>
      <w:r w:rsidRPr="00CA340B">
        <w:rPr>
          <w:lang w:val="en-US"/>
        </w:rPr>
        <w:t xml:space="preserve"> S, </w:t>
      </w:r>
      <w:proofErr w:type="spellStart"/>
      <w:r w:rsidRPr="00CA340B">
        <w:rPr>
          <w:lang w:val="en-US"/>
        </w:rPr>
        <w:t>Sulkowski</w:t>
      </w:r>
      <w:proofErr w:type="spellEnd"/>
      <w:r w:rsidRPr="00CA340B">
        <w:rPr>
          <w:lang w:val="en-US"/>
        </w:rPr>
        <w:t xml:space="preserve"> M; ASTRAL-5 Investigators. Sofosbuvir and </w:t>
      </w:r>
      <w:proofErr w:type="spellStart"/>
      <w:r w:rsidRPr="00CA340B">
        <w:rPr>
          <w:lang w:val="en-US"/>
        </w:rPr>
        <w:t>Velpatasvir</w:t>
      </w:r>
      <w:proofErr w:type="spellEnd"/>
      <w:r w:rsidRPr="00CA340B">
        <w:rPr>
          <w:lang w:val="en-US"/>
        </w:rPr>
        <w:t xml:space="preserve"> for the Treatment of Hepatitis C Virus in Patients Coinfected </w:t>
      </w:r>
      <w:proofErr w:type="gramStart"/>
      <w:r w:rsidRPr="00CA340B">
        <w:rPr>
          <w:lang w:val="en-US"/>
        </w:rPr>
        <w:t>With</w:t>
      </w:r>
      <w:proofErr w:type="gramEnd"/>
      <w:r w:rsidRPr="00CA340B">
        <w:rPr>
          <w:lang w:val="en-US"/>
        </w:rPr>
        <w:t xml:space="preserve"> Human Immunodeficiency Virus Type 1: An Open-Label, Phase 3 Study. Clin Infect Dis. 2017 Jul 1;65(1):6-12. </w:t>
      </w:r>
      <w:proofErr w:type="spellStart"/>
      <w:r w:rsidRPr="00CA340B">
        <w:rPr>
          <w:lang w:val="en-US"/>
        </w:rPr>
        <w:t>doi</w:t>
      </w:r>
      <w:proofErr w:type="spellEnd"/>
      <w:r w:rsidRPr="00CA340B">
        <w:rPr>
          <w:lang w:val="en-US"/>
        </w:rPr>
        <w:t>: 10.1093/</w:t>
      </w:r>
      <w:proofErr w:type="spellStart"/>
      <w:r w:rsidRPr="00CA340B">
        <w:rPr>
          <w:lang w:val="en-US"/>
        </w:rPr>
        <w:t>cid</w:t>
      </w:r>
      <w:proofErr w:type="spellEnd"/>
      <w:r w:rsidRPr="00CA340B">
        <w:rPr>
          <w:lang w:val="en-US"/>
        </w:rPr>
        <w:t>/cix260. PMID: 28369210; PMCID: PMC6248627</w:t>
      </w:r>
    </w:p>
    <w:p w14:paraId="7F5F3637" w14:textId="43E81A50" w:rsidR="00BE7EFB" w:rsidRPr="00BE7EFB" w:rsidRDefault="00BE7EFB" w:rsidP="00BE7EFB">
      <w:pPr>
        <w:pStyle w:val="ListParagraph"/>
        <w:numPr>
          <w:ilvl w:val="0"/>
          <w:numId w:val="8"/>
        </w:numPr>
        <w:autoSpaceDE w:val="0"/>
        <w:autoSpaceDN w:val="0"/>
        <w:adjustRightInd w:val="0"/>
        <w:spacing w:after="0" w:line="240" w:lineRule="auto"/>
        <w:ind w:left="284"/>
        <w:rPr>
          <w:lang w:val="en-US"/>
        </w:rPr>
      </w:pPr>
      <w:r w:rsidRPr="00CA340B">
        <w:rPr>
          <w:lang w:val="en-US"/>
        </w:rPr>
        <w:t>EMA. SUMMARY OF PRODUCT CHARACTERISTICS</w:t>
      </w:r>
      <w:r>
        <w:rPr>
          <w:lang w:val="en-US"/>
        </w:rPr>
        <w:t xml:space="preserve"> </w:t>
      </w:r>
      <w:r>
        <w:fldChar w:fldCharType="begin"/>
      </w:r>
      <w:r w:rsidRPr="00A91BD2">
        <w:rPr>
          <w:lang w:val="en-US"/>
          <w:rPrChange w:id="35" w:author="Абрамова Анна Андреевна" w:date="2024-05-12T20:56:00Z">
            <w:rPr/>
          </w:rPrChange>
        </w:rPr>
        <w:instrText>HYPERLINK "https://www.ema.europa.eu/en/documents/product-information/epclusa-epar-product-information_en.pdf"</w:instrText>
      </w:r>
      <w:r>
        <w:fldChar w:fldCharType="separate"/>
      </w:r>
      <w:r w:rsidRPr="0000427A">
        <w:rPr>
          <w:rStyle w:val="Hyperlink"/>
          <w:lang w:val="en-US"/>
        </w:rPr>
        <w:t>https://www.ema.europa.eu/en/documents/product-information/epclusa-epar-product-information_en.pdf</w:t>
      </w:r>
      <w:r>
        <w:rPr>
          <w:rStyle w:val="Hyperlink"/>
          <w:lang w:val="en-US"/>
        </w:rPr>
        <w:fldChar w:fldCharType="end"/>
      </w:r>
    </w:p>
    <w:p w14:paraId="162B2C90" w14:textId="77777777" w:rsidR="00425C04" w:rsidRPr="00F54B50" w:rsidRDefault="00425C04" w:rsidP="005E1A9C">
      <w:pPr>
        <w:pStyle w:val="Heading1"/>
        <w:numPr>
          <w:ilvl w:val="0"/>
          <w:numId w:val="1"/>
        </w:numPr>
        <w:tabs>
          <w:tab w:val="left" w:pos="142"/>
          <w:tab w:val="left" w:pos="284"/>
        </w:tabs>
        <w:spacing w:line="240" w:lineRule="auto"/>
        <w:ind w:left="0" w:firstLine="0"/>
        <w:contextualSpacing/>
        <w:rPr>
          <w:rFonts w:cs="Times New Roman"/>
          <w:color w:val="000000" w:themeColor="text1"/>
          <w:szCs w:val="24"/>
        </w:rPr>
      </w:pPr>
      <w:bookmarkStart w:id="36" w:name="_Toc164609928"/>
      <w:r w:rsidRPr="00F54B50">
        <w:rPr>
          <w:rFonts w:cs="Times New Roman"/>
          <w:color w:val="000000" w:themeColor="text1"/>
          <w:szCs w:val="24"/>
        </w:rPr>
        <w:lastRenderedPageBreak/>
        <w:t>ФИЗИЧЕСКИЕ, ХИМИЧЕСКИЕ И ФАРМАЦЕВТИЧЕСКИЕ СВОЙСТВА И ЛЕКАРСТВЕННАЯ ФОРМА</w:t>
      </w:r>
      <w:bookmarkEnd w:id="36"/>
    </w:p>
    <w:p w14:paraId="115957B9" w14:textId="77777777" w:rsidR="00A1083A" w:rsidRPr="00F54B50" w:rsidRDefault="00A1083A">
      <w:pPr>
        <w:pStyle w:val="Heading2"/>
        <w:spacing w:line="240" w:lineRule="auto"/>
        <w:contextualSpacing/>
        <w:rPr>
          <w:color w:val="000000" w:themeColor="text1"/>
          <w:szCs w:val="24"/>
        </w:rPr>
      </w:pPr>
      <w:bookmarkStart w:id="37" w:name="_Toc415001079"/>
      <w:bookmarkStart w:id="38" w:name="_Toc164609929"/>
      <w:r w:rsidRPr="00F54B50">
        <w:rPr>
          <w:color w:val="000000" w:themeColor="text1"/>
          <w:szCs w:val="24"/>
        </w:rPr>
        <w:t>2.1</w:t>
      </w:r>
      <w:r w:rsidR="00CF2256" w:rsidRPr="00F54B50">
        <w:rPr>
          <w:color w:val="000000" w:themeColor="text1"/>
          <w:szCs w:val="24"/>
        </w:rPr>
        <w:t>.</w:t>
      </w:r>
      <w:r w:rsidRPr="00F54B50">
        <w:rPr>
          <w:color w:val="000000" w:themeColor="text1"/>
          <w:szCs w:val="24"/>
        </w:rPr>
        <w:t xml:space="preserve"> Описание свойств исследуемого препарата</w:t>
      </w:r>
      <w:bookmarkEnd w:id="37"/>
      <w:bookmarkEnd w:id="38"/>
    </w:p>
    <w:p w14:paraId="76D6EF64" w14:textId="37FE75CB" w:rsidR="00727F41" w:rsidRDefault="00A1083A">
      <w:pPr>
        <w:pStyle w:val="Heading3"/>
        <w:spacing w:after="240" w:line="240" w:lineRule="auto"/>
        <w:contextualSpacing/>
        <w:rPr>
          <w:rFonts w:ascii="Times New Roman" w:hAnsi="Times New Roman"/>
          <w:color w:val="000000" w:themeColor="text1"/>
          <w:szCs w:val="24"/>
        </w:rPr>
      </w:pPr>
      <w:bookmarkStart w:id="39" w:name="_Toc415001080"/>
      <w:bookmarkStart w:id="40" w:name="_Toc164609930"/>
      <w:r w:rsidRPr="00F54B50">
        <w:rPr>
          <w:rFonts w:ascii="Times New Roman" w:hAnsi="Times New Roman"/>
          <w:color w:val="000000" w:themeColor="text1"/>
          <w:szCs w:val="24"/>
        </w:rPr>
        <w:t>2.1.1</w:t>
      </w:r>
      <w:r w:rsidR="00CF2256" w:rsidRPr="00F54B50">
        <w:rPr>
          <w:rFonts w:ascii="Times New Roman" w:hAnsi="Times New Roman"/>
          <w:color w:val="000000" w:themeColor="text1"/>
          <w:szCs w:val="24"/>
        </w:rPr>
        <w:t>.</w:t>
      </w:r>
      <w:r w:rsidRPr="00F54B50">
        <w:rPr>
          <w:rFonts w:ascii="Times New Roman" w:hAnsi="Times New Roman"/>
          <w:color w:val="000000" w:themeColor="text1"/>
          <w:szCs w:val="24"/>
        </w:rPr>
        <w:t xml:space="preserve"> Химическая формула</w:t>
      </w:r>
      <w:bookmarkStart w:id="41" w:name="_Toc415001081"/>
      <w:bookmarkEnd w:id="39"/>
      <w:bookmarkEnd w:id="40"/>
    </w:p>
    <w:p w14:paraId="411CBEE3" w14:textId="28427A64" w:rsidR="0091717A" w:rsidRPr="00755532" w:rsidRDefault="00804BF2">
      <w:pPr>
        <w:rPr>
          <w:rStyle w:val="subst-brutto"/>
          <w:rFonts w:ascii="Arial" w:hAnsi="Arial"/>
          <w:b/>
          <w:bCs/>
          <w:szCs w:val="26"/>
        </w:rPr>
      </w:pPr>
      <w:r w:rsidRPr="00804BF2">
        <w:t>C</w:t>
      </w:r>
      <w:r w:rsidRPr="00804BF2">
        <w:rPr>
          <w:vertAlign w:val="subscript"/>
        </w:rPr>
        <w:t>22</w:t>
      </w:r>
      <w:r w:rsidRPr="00804BF2">
        <w:t>H</w:t>
      </w:r>
      <w:r w:rsidRPr="00804BF2">
        <w:rPr>
          <w:vertAlign w:val="subscript"/>
        </w:rPr>
        <w:t>29</w:t>
      </w:r>
      <w:r w:rsidRPr="00804BF2">
        <w:t>FN</w:t>
      </w:r>
      <w:r w:rsidRPr="00804BF2">
        <w:rPr>
          <w:vertAlign w:val="subscript"/>
        </w:rPr>
        <w:t>3</w:t>
      </w:r>
      <w:r w:rsidRPr="00804BF2">
        <w:t>O</w:t>
      </w:r>
      <w:r w:rsidRPr="00804BF2">
        <w:rPr>
          <w:vertAlign w:val="subscript"/>
        </w:rPr>
        <w:t>9</w:t>
      </w:r>
      <w:r w:rsidRPr="00804BF2">
        <w:t>P</w:t>
      </w:r>
      <w:r w:rsidR="0091717A" w:rsidRPr="00755532">
        <w:rPr>
          <w:rStyle w:val="subst-brutto"/>
        </w:rPr>
        <w:t xml:space="preserve"> –</w:t>
      </w:r>
      <w:r w:rsidR="00BF5982">
        <w:rPr>
          <w:rStyle w:val="subst-brutto"/>
        </w:rPr>
        <w:t xml:space="preserve"> </w:t>
      </w:r>
      <w:r w:rsidR="00882B26">
        <w:rPr>
          <w:rStyle w:val="subst-brutto"/>
        </w:rPr>
        <w:t>софосбувир</w:t>
      </w:r>
    </w:p>
    <w:p w14:paraId="51E72880" w14:textId="1EECA151" w:rsidR="00755532" w:rsidRPr="00755532" w:rsidRDefault="00755532">
      <w:r w:rsidRPr="00804BF2">
        <w:rPr>
          <w:rStyle w:val="lrzxr"/>
          <w:color w:val="000000" w:themeColor="text1"/>
          <w:vertAlign w:val="subscript"/>
        </w:rPr>
        <w:t xml:space="preserve"> </w:t>
      </w:r>
      <w:r w:rsidR="00804BF2" w:rsidRPr="00804BF2">
        <w:rPr>
          <w:color w:val="000000" w:themeColor="text1"/>
          <w:shd w:val="clear" w:color="auto" w:fill="FFFFFF"/>
        </w:rPr>
        <w:t>C</w:t>
      </w:r>
      <w:r w:rsidR="00804BF2" w:rsidRPr="00804BF2">
        <w:rPr>
          <w:color w:val="000000" w:themeColor="text1"/>
          <w:shd w:val="clear" w:color="auto" w:fill="FFFFFF"/>
          <w:vertAlign w:val="subscript"/>
        </w:rPr>
        <w:t>49</w:t>
      </w:r>
      <w:r w:rsidR="00804BF2" w:rsidRPr="00804BF2">
        <w:rPr>
          <w:color w:val="000000" w:themeColor="text1"/>
          <w:shd w:val="clear" w:color="auto" w:fill="FFFFFF"/>
        </w:rPr>
        <w:t>H</w:t>
      </w:r>
      <w:r w:rsidR="00804BF2" w:rsidRPr="00804BF2">
        <w:rPr>
          <w:color w:val="000000" w:themeColor="text1"/>
          <w:shd w:val="clear" w:color="auto" w:fill="FFFFFF"/>
          <w:vertAlign w:val="subscript"/>
        </w:rPr>
        <w:t>54</w:t>
      </w:r>
      <w:r w:rsidR="00804BF2" w:rsidRPr="00804BF2">
        <w:rPr>
          <w:color w:val="000000" w:themeColor="text1"/>
          <w:shd w:val="clear" w:color="auto" w:fill="FFFFFF"/>
        </w:rPr>
        <w:t>N</w:t>
      </w:r>
      <w:r w:rsidR="00804BF2" w:rsidRPr="00804BF2">
        <w:rPr>
          <w:color w:val="000000" w:themeColor="text1"/>
          <w:shd w:val="clear" w:color="auto" w:fill="FFFFFF"/>
          <w:vertAlign w:val="subscript"/>
        </w:rPr>
        <w:t>8</w:t>
      </w:r>
      <w:r w:rsidR="00804BF2" w:rsidRPr="00804BF2">
        <w:rPr>
          <w:color w:val="000000" w:themeColor="text1"/>
          <w:shd w:val="clear" w:color="auto" w:fill="FFFFFF"/>
        </w:rPr>
        <w:t>O</w:t>
      </w:r>
      <w:r w:rsidR="00804BF2" w:rsidRPr="00804BF2">
        <w:rPr>
          <w:color w:val="000000" w:themeColor="text1"/>
          <w:shd w:val="clear" w:color="auto" w:fill="FFFFFF"/>
          <w:vertAlign w:val="subscript"/>
        </w:rPr>
        <w:t>8</w:t>
      </w:r>
      <w:r w:rsidRPr="00804BF2">
        <w:rPr>
          <w:rStyle w:val="lrzxr"/>
          <w:color w:val="000000" w:themeColor="text1"/>
          <w:vertAlign w:val="subscript"/>
        </w:rPr>
        <w:t xml:space="preserve"> </w:t>
      </w:r>
      <w:r w:rsidR="00BF5982" w:rsidRPr="00755532">
        <w:rPr>
          <w:rStyle w:val="subst-brutto"/>
        </w:rPr>
        <w:t>–</w:t>
      </w:r>
      <w:r w:rsidRPr="00755532">
        <w:rPr>
          <w:rStyle w:val="subst-brutto"/>
        </w:rPr>
        <w:t xml:space="preserve"> </w:t>
      </w:r>
      <w:r w:rsidR="00882B26">
        <w:rPr>
          <w:rStyle w:val="subst-brutto"/>
        </w:rPr>
        <w:t>велпатасвир</w:t>
      </w:r>
    </w:p>
    <w:p w14:paraId="2EAAB47C" w14:textId="77777777" w:rsidR="00A1083A" w:rsidRPr="00F54B50" w:rsidRDefault="00A1083A">
      <w:pPr>
        <w:pStyle w:val="Heading3"/>
        <w:spacing w:after="240" w:line="240" w:lineRule="auto"/>
        <w:contextualSpacing/>
        <w:rPr>
          <w:rFonts w:ascii="Times New Roman" w:hAnsi="Times New Roman"/>
          <w:color w:val="000000" w:themeColor="text1"/>
          <w:szCs w:val="24"/>
        </w:rPr>
      </w:pPr>
      <w:bookmarkStart w:id="42" w:name="_Toc164609931"/>
      <w:r w:rsidRPr="00F54B50">
        <w:rPr>
          <w:rFonts w:ascii="Times New Roman" w:hAnsi="Times New Roman"/>
          <w:color w:val="000000" w:themeColor="text1"/>
          <w:szCs w:val="24"/>
        </w:rPr>
        <w:t>2.1.2</w:t>
      </w:r>
      <w:r w:rsidR="00CF2256" w:rsidRPr="00F54B50">
        <w:rPr>
          <w:rFonts w:ascii="Times New Roman" w:hAnsi="Times New Roman"/>
          <w:color w:val="000000" w:themeColor="text1"/>
          <w:szCs w:val="24"/>
        </w:rPr>
        <w:t>.</w:t>
      </w:r>
      <w:r w:rsidRPr="00F54B50">
        <w:rPr>
          <w:rFonts w:ascii="Times New Roman" w:hAnsi="Times New Roman"/>
          <w:color w:val="000000" w:themeColor="text1"/>
          <w:szCs w:val="24"/>
        </w:rPr>
        <w:t xml:space="preserve"> Структурная формула</w:t>
      </w:r>
      <w:bookmarkEnd w:id="41"/>
      <w:bookmarkEnd w:id="42"/>
    </w:p>
    <w:p w14:paraId="3344E01C" w14:textId="77777777" w:rsidR="0048724B" w:rsidRPr="00F54B50" w:rsidRDefault="0048724B" w:rsidP="0048724B">
      <w:pPr>
        <w:spacing w:after="0" w:line="240" w:lineRule="auto"/>
        <w:contextualSpacing/>
        <w:rPr>
          <w:color w:val="000000" w:themeColor="text1"/>
        </w:rPr>
      </w:pPr>
      <w:r w:rsidRPr="00F54B50">
        <w:rPr>
          <w:b/>
          <w:color w:val="000000" w:themeColor="text1"/>
        </w:rPr>
        <w:t>Рисунок 2-1.</w:t>
      </w:r>
      <w:r w:rsidRPr="00F54B50">
        <w:rPr>
          <w:color w:val="000000" w:themeColor="text1"/>
        </w:rPr>
        <w:t xml:space="preserve"> Структурная формула </w:t>
      </w:r>
      <w:r>
        <w:rPr>
          <w:rFonts w:eastAsia="Times New Roman"/>
          <w:lang w:eastAsia="ru-RU"/>
        </w:rPr>
        <w:t>софосбувира</w:t>
      </w:r>
    </w:p>
    <w:p w14:paraId="5E021B35" w14:textId="77777777" w:rsidR="002A15FE" w:rsidRDefault="002A15FE">
      <w:pPr>
        <w:spacing w:after="0" w:line="240" w:lineRule="auto"/>
        <w:contextualSpacing/>
        <w:rPr>
          <w:b/>
          <w:color w:val="000000" w:themeColor="text1"/>
        </w:rPr>
      </w:pPr>
    </w:p>
    <w:p w14:paraId="21E4AEFF" w14:textId="77777777" w:rsidR="002A15FE" w:rsidRDefault="002A15FE">
      <w:pPr>
        <w:spacing w:after="0" w:line="240" w:lineRule="auto"/>
        <w:contextualSpacing/>
        <w:rPr>
          <w:b/>
          <w:color w:val="000000" w:themeColor="text1"/>
        </w:rPr>
      </w:pPr>
      <w:r w:rsidRPr="00D3445C">
        <w:rPr>
          <w:noProof/>
          <w:lang w:eastAsia="ru-RU"/>
        </w:rPr>
        <w:drawing>
          <wp:inline distT="0" distB="0" distL="0" distR="0" wp14:anchorId="09FA6088" wp14:editId="0A575738">
            <wp:extent cx="3190775" cy="150222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2560" cy="1564273"/>
                    </a:xfrm>
                    <a:prstGeom prst="rect">
                      <a:avLst/>
                    </a:prstGeom>
                  </pic:spPr>
                </pic:pic>
              </a:graphicData>
            </a:graphic>
          </wp:inline>
        </w:drawing>
      </w:r>
    </w:p>
    <w:p w14:paraId="4E490A77" w14:textId="77777777" w:rsidR="0048724B" w:rsidRDefault="0048724B">
      <w:pPr>
        <w:spacing w:after="0" w:line="240" w:lineRule="auto"/>
        <w:contextualSpacing/>
        <w:rPr>
          <w:b/>
          <w:color w:val="000000" w:themeColor="text1"/>
        </w:rPr>
      </w:pPr>
    </w:p>
    <w:p w14:paraId="30EDC6A7" w14:textId="421B5228" w:rsidR="001A202B" w:rsidRDefault="0048724B">
      <w:pPr>
        <w:spacing w:after="0" w:line="240" w:lineRule="auto"/>
        <w:contextualSpacing/>
      </w:pPr>
      <w:r w:rsidRPr="00F54B50">
        <w:rPr>
          <w:rStyle w:val="lrzxr"/>
          <w:b/>
        </w:rPr>
        <w:t xml:space="preserve">Молекулярная масса: </w:t>
      </w:r>
      <w:r w:rsidRPr="002A15FE">
        <w:t>529</w:t>
      </w:r>
      <w:ins w:id="43" w:author="Belolipetskaya, Elena" w:date="2024-05-06T17:12:00Z">
        <w:r w:rsidR="00C72CB7">
          <w:t>,</w:t>
        </w:r>
      </w:ins>
      <w:del w:id="44" w:author="Belolipetskaya, Elena" w:date="2024-05-06T17:12:00Z">
        <w:r w:rsidRPr="002A15FE" w:rsidDel="00C72CB7">
          <w:delText>.</w:delText>
        </w:r>
      </w:del>
      <w:r w:rsidRPr="003F28EB">
        <w:t xml:space="preserve">45 </w:t>
      </w:r>
      <w:r w:rsidRPr="00F54B50">
        <w:t>г/</w:t>
      </w:r>
      <w:r w:rsidR="001A202B">
        <w:t>моль.</w:t>
      </w:r>
    </w:p>
    <w:p w14:paraId="7ABABEAD" w14:textId="77777777" w:rsidR="001A202B" w:rsidRDefault="001A202B">
      <w:pPr>
        <w:spacing w:after="0" w:line="240" w:lineRule="auto"/>
        <w:contextualSpacing/>
        <w:sectPr w:rsidR="001A202B" w:rsidSect="001A202B">
          <w:type w:val="continuous"/>
          <w:pgSz w:w="11906" w:h="16838"/>
          <w:pgMar w:top="1134" w:right="851" w:bottom="1134" w:left="1701" w:header="709" w:footer="709" w:gutter="0"/>
          <w:cols w:space="708"/>
          <w:docGrid w:linePitch="360"/>
        </w:sectPr>
      </w:pPr>
    </w:p>
    <w:p w14:paraId="79185AA8" w14:textId="6606F953" w:rsidR="001A202B" w:rsidRPr="001A202B" w:rsidRDefault="001A202B">
      <w:pPr>
        <w:spacing w:after="0" w:line="240" w:lineRule="auto"/>
        <w:contextualSpacing/>
        <w:sectPr w:rsidR="001A202B" w:rsidRPr="001A202B" w:rsidSect="001A202B">
          <w:type w:val="continuous"/>
          <w:pgSz w:w="11906" w:h="16838"/>
          <w:pgMar w:top="1134" w:right="851" w:bottom="1134" w:left="1701" w:header="709" w:footer="709" w:gutter="0"/>
          <w:cols w:space="708"/>
          <w:docGrid w:linePitch="360"/>
        </w:sectPr>
      </w:pPr>
    </w:p>
    <w:p w14:paraId="1FA0DB98" w14:textId="30B912BE" w:rsidR="00E22CFD" w:rsidRDefault="00E22CFD">
      <w:pPr>
        <w:spacing w:after="0" w:line="240" w:lineRule="auto"/>
        <w:contextualSpacing/>
        <w:rPr>
          <w:rFonts w:eastAsia="Times New Roman"/>
          <w:lang w:eastAsia="ru-RU"/>
        </w:rPr>
      </w:pPr>
      <w:r w:rsidRPr="00F54B50">
        <w:rPr>
          <w:b/>
          <w:color w:val="000000" w:themeColor="text1"/>
        </w:rPr>
        <w:t>Рисунок 2-</w:t>
      </w:r>
      <w:r>
        <w:rPr>
          <w:b/>
          <w:color w:val="000000" w:themeColor="text1"/>
        </w:rPr>
        <w:t>2</w:t>
      </w:r>
      <w:r w:rsidRPr="00F54B50">
        <w:rPr>
          <w:b/>
          <w:color w:val="000000" w:themeColor="text1"/>
        </w:rPr>
        <w:t>.</w:t>
      </w:r>
      <w:r w:rsidRPr="00F54B50">
        <w:rPr>
          <w:color w:val="000000" w:themeColor="text1"/>
        </w:rPr>
        <w:t xml:space="preserve"> Структурная </w:t>
      </w:r>
      <w:r w:rsidRPr="007C6F69">
        <w:rPr>
          <w:color w:val="000000" w:themeColor="text1"/>
        </w:rPr>
        <w:t xml:space="preserve">формула </w:t>
      </w:r>
      <w:r w:rsidR="00804BF2">
        <w:rPr>
          <w:rFonts w:eastAsia="Times New Roman"/>
          <w:lang w:eastAsia="ru-RU"/>
        </w:rPr>
        <w:t>велпатасвира</w:t>
      </w:r>
    </w:p>
    <w:p w14:paraId="6BC80989" w14:textId="77777777" w:rsidR="00804BF2" w:rsidRDefault="00804BF2">
      <w:pPr>
        <w:spacing w:after="0" w:line="240" w:lineRule="auto"/>
        <w:contextualSpacing/>
        <w:rPr>
          <w:rFonts w:eastAsia="Times New Roman"/>
          <w:lang w:eastAsia="ru-RU"/>
        </w:rPr>
      </w:pPr>
    </w:p>
    <w:p w14:paraId="71E84EA0" w14:textId="679731DB" w:rsidR="00804BF2" w:rsidRDefault="002A15FE">
      <w:pPr>
        <w:spacing w:after="0" w:line="240" w:lineRule="auto"/>
        <w:contextualSpacing/>
        <w:rPr>
          <w:rFonts w:eastAsia="Times New Roman"/>
          <w:lang w:eastAsia="ru-RU"/>
        </w:rPr>
      </w:pPr>
      <w:r w:rsidRPr="00D3445C">
        <w:rPr>
          <w:noProof/>
          <w:lang w:eastAsia="ru-RU"/>
        </w:rPr>
        <w:drawing>
          <wp:inline distT="0" distB="0" distL="0" distR="0" wp14:anchorId="2E60947F" wp14:editId="4A2DA23B">
            <wp:extent cx="3524250" cy="1190625"/>
            <wp:effectExtent l="0" t="0" r="0" b="9525"/>
            <wp:docPr id="19" name="Рисунок 19" descr="Изображение выглядит как зарисовка, диаграмма,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зарисовка, диаграмма, белый&#10;&#10;Автоматически созданное описание"/>
                    <pic:cNvPicPr/>
                  </pic:nvPicPr>
                  <pic:blipFill>
                    <a:blip r:embed="rId18"/>
                    <a:stretch>
                      <a:fillRect/>
                    </a:stretch>
                  </pic:blipFill>
                  <pic:spPr>
                    <a:xfrm>
                      <a:off x="0" y="0"/>
                      <a:ext cx="3524250" cy="1190625"/>
                    </a:xfrm>
                    <a:prstGeom prst="rect">
                      <a:avLst/>
                    </a:prstGeom>
                  </pic:spPr>
                </pic:pic>
              </a:graphicData>
            </a:graphic>
          </wp:inline>
        </w:drawing>
      </w:r>
    </w:p>
    <w:p w14:paraId="1AA7869C" w14:textId="77777777" w:rsidR="007C6F69" w:rsidRPr="00C335C1" w:rsidRDefault="007C6F69">
      <w:pPr>
        <w:spacing w:after="0" w:line="240" w:lineRule="auto"/>
        <w:contextualSpacing/>
      </w:pPr>
    </w:p>
    <w:p w14:paraId="6093D75E" w14:textId="659102CF" w:rsidR="00E22CFD" w:rsidRPr="00C339C1" w:rsidRDefault="007C6F69">
      <w:pPr>
        <w:spacing w:after="0" w:line="240" w:lineRule="auto"/>
        <w:contextualSpacing/>
        <w:rPr>
          <w:rFonts w:eastAsiaTheme="minorHAnsi"/>
          <w:color w:val="000000" w:themeColor="text1"/>
          <w:lang w:eastAsia="en-US"/>
        </w:rPr>
      </w:pPr>
      <w:r w:rsidRPr="00F54B50">
        <w:rPr>
          <w:rStyle w:val="lrzxr"/>
          <w:b/>
        </w:rPr>
        <w:t>Молекулярная масса</w:t>
      </w:r>
      <w:r w:rsidR="00C339C1">
        <w:rPr>
          <w:rStyle w:val="lrzxr"/>
          <w:b/>
        </w:rPr>
        <w:t>:</w:t>
      </w:r>
      <w:r w:rsidR="00C339C1" w:rsidRPr="00C339C1">
        <w:rPr>
          <w:rStyle w:val="Heading1Char"/>
        </w:rPr>
        <w:t xml:space="preserve"> </w:t>
      </w:r>
      <w:r w:rsidR="002A15FE" w:rsidRPr="00913A67">
        <w:rPr>
          <w:rStyle w:val="lrzxr"/>
        </w:rPr>
        <w:t>8</w:t>
      </w:r>
      <w:r w:rsidR="002A15FE">
        <w:rPr>
          <w:rStyle w:val="lrzxr"/>
        </w:rPr>
        <w:t>83</w:t>
      </w:r>
      <w:r w:rsidR="002A15FE" w:rsidRPr="00913A67">
        <w:rPr>
          <w:rStyle w:val="lrzxr"/>
        </w:rPr>
        <w:t>,0</w:t>
      </w:r>
      <w:r w:rsidR="00C339C1">
        <w:rPr>
          <w:rStyle w:val="lrzxr"/>
        </w:rPr>
        <w:t> </w:t>
      </w:r>
      <w:r w:rsidR="00C339C1" w:rsidRPr="00F54B50">
        <w:t>г/моль</w:t>
      </w:r>
      <w:r w:rsidR="00C339C1">
        <w:t>.</w:t>
      </w:r>
    </w:p>
    <w:p w14:paraId="0D634B6D" w14:textId="77777777" w:rsidR="00E30437" w:rsidRPr="00B621E5" w:rsidRDefault="00E30437">
      <w:pPr>
        <w:pStyle w:val="Heading3"/>
        <w:spacing w:after="240" w:line="240" w:lineRule="auto"/>
        <w:contextualSpacing/>
        <w:rPr>
          <w:rFonts w:ascii="Times New Roman" w:hAnsi="Times New Roman"/>
          <w:color w:val="000000" w:themeColor="text1"/>
          <w:szCs w:val="24"/>
        </w:rPr>
      </w:pPr>
      <w:bookmarkStart w:id="45" w:name="_Toc323751672"/>
      <w:bookmarkStart w:id="46" w:name="_Toc164609932"/>
      <w:r w:rsidRPr="00B621E5">
        <w:rPr>
          <w:rFonts w:ascii="Times New Roman" w:hAnsi="Times New Roman"/>
          <w:color w:val="000000" w:themeColor="text1"/>
          <w:szCs w:val="24"/>
        </w:rPr>
        <w:t>2.1.</w:t>
      </w:r>
      <w:r w:rsidR="00225ABA" w:rsidRPr="00B621E5">
        <w:rPr>
          <w:rFonts w:ascii="Times New Roman" w:hAnsi="Times New Roman"/>
          <w:color w:val="000000" w:themeColor="text1"/>
          <w:szCs w:val="24"/>
        </w:rPr>
        <w:t xml:space="preserve">3. </w:t>
      </w:r>
      <w:r w:rsidRPr="00B621E5">
        <w:rPr>
          <w:rFonts w:ascii="Times New Roman" w:hAnsi="Times New Roman"/>
          <w:color w:val="000000" w:themeColor="text1"/>
          <w:szCs w:val="24"/>
        </w:rPr>
        <w:t xml:space="preserve">Физико-химические </w:t>
      </w:r>
      <w:r w:rsidR="00425C04" w:rsidRPr="00B621E5">
        <w:rPr>
          <w:rFonts w:ascii="Times New Roman" w:hAnsi="Times New Roman"/>
          <w:color w:val="000000" w:themeColor="text1"/>
          <w:szCs w:val="24"/>
        </w:rPr>
        <w:t xml:space="preserve">и фармацевтические </w:t>
      </w:r>
      <w:r w:rsidRPr="00B621E5">
        <w:rPr>
          <w:rFonts w:ascii="Times New Roman" w:hAnsi="Times New Roman"/>
          <w:color w:val="000000" w:themeColor="text1"/>
          <w:szCs w:val="24"/>
        </w:rPr>
        <w:t>свойства</w:t>
      </w:r>
      <w:bookmarkEnd w:id="45"/>
      <w:bookmarkEnd w:id="46"/>
    </w:p>
    <w:p w14:paraId="3CCE41F1" w14:textId="77777777" w:rsidR="002A15FE" w:rsidRPr="00913A67" w:rsidRDefault="002A15FE" w:rsidP="002A15FE">
      <w:pPr>
        <w:spacing w:after="0" w:line="240" w:lineRule="auto"/>
        <w:ind w:firstLine="708"/>
        <w:rPr>
          <w:color w:val="000000"/>
        </w:rPr>
      </w:pPr>
      <w:r w:rsidRPr="00913A67">
        <w:rPr>
          <w:color w:val="000000"/>
        </w:rPr>
        <w:t>Софосбувир представляет собой негигроскопичное кристаллическое вещество от белого до почти белого цвета, слабо растворимое в воде (pH 1,2-7,7), свободно растворимое в этаноле и ацетоне, растворимое в 2-пропаноле и нерастворимое в гептане.</w:t>
      </w:r>
    </w:p>
    <w:p w14:paraId="4FC49510" w14:textId="77777777" w:rsidR="002A15FE" w:rsidRPr="00C72CB7" w:rsidRDefault="002A15FE">
      <w:pPr>
        <w:spacing w:after="0" w:line="240" w:lineRule="auto"/>
        <w:ind w:firstLine="708"/>
        <w:rPr>
          <w:color w:val="000000"/>
        </w:rPr>
      </w:pPr>
      <w:r w:rsidRPr="00913A67">
        <w:rPr>
          <w:color w:val="000000"/>
        </w:rPr>
        <w:t xml:space="preserve">Софосбувир является хиральным веществом и обладает 6 стереогенными центрами. Софосбувир проявляет полиморфизм. Было обнаружено восемь полиморфных форм софосбувира, и производственный процесс неизменно приводит к получению софосбувира как наиболее термодинамически стабильной полиморфной формы, которая может содержать небольшое количество метастабильной формы, которая была определена как </w:t>
      </w:r>
      <w:r w:rsidRPr="00C72CB7">
        <w:rPr>
          <w:color w:val="000000"/>
        </w:rPr>
        <w:lastRenderedPageBreak/>
        <w:t xml:space="preserve">фармацевтически эквивалентная. Поэтому было сочтено приемлемым не контролировать наличие метастабильной формы в фармацевтической субстанции. </w:t>
      </w:r>
    </w:p>
    <w:p w14:paraId="439770D6" w14:textId="77777777" w:rsidR="002A15FE" w:rsidRPr="00C72CB7" w:rsidRDefault="002A15FE">
      <w:pPr>
        <w:spacing w:after="0" w:line="240" w:lineRule="auto"/>
        <w:ind w:firstLine="708"/>
        <w:rPr>
          <w:rPrChange w:id="47" w:author="Belolipetskaya, Elena" w:date="2024-05-06T17:13:00Z">
            <w:rPr>
              <w:color w:val="000000"/>
            </w:rPr>
          </w:rPrChange>
        </w:rPr>
      </w:pPr>
      <w:r w:rsidRPr="00C72CB7">
        <w:rPr>
          <w:iCs/>
        </w:rPr>
        <w:t>Велпатасвир</w:t>
      </w:r>
      <w:r w:rsidRPr="00C72CB7">
        <w:rPr>
          <w:bCs/>
          <w:iCs/>
          <w:rPrChange w:id="48" w:author="Belolipetskaya, Elena" w:date="2024-05-06T17:13:00Z">
            <w:rPr>
              <w:b/>
              <w:bCs/>
              <w:iCs/>
            </w:rPr>
          </w:rPrChange>
        </w:rPr>
        <w:t xml:space="preserve"> </w:t>
      </w:r>
      <w:r w:rsidRPr="00C72CB7">
        <w:t>представляет собой гигроскопичное твердое вещество от белого до коричневого или желтого цвета. Велпатасвир относится к классу 4 системы классификации биофармацевтических препаратов (BCS) (низкая растворимость в зависимости от дозы и низкая проницаемость) и обладает растворимостью, зависимой от pH; он растворим при pH 1,2, слабо растворим при pH 2 и практически нерастворим при pH &gt; 5.</w:t>
      </w:r>
    </w:p>
    <w:p w14:paraId="23D09C68" w14:textId="77777777" w:rsidR="002A15FE" w:rsidRPr="00A91BD2" w:rsidRDefault="002A15FE">
      <w:pPr>
        <w:spacing w:after="0" w:line="240" w:lineRule="auto"/>
        <w:ind w:firstLine="708"/>
        <w:pPrChange w:id="49" w:author="Belolipetskaya, Elena" w:date="2024-05-06T17:13:00Z">
          <w:pPr>
            <w:pStyle w:val="Heading2"/>
            <w:spacing w:line="240" w:lineRule="auto"/>
            <w:contextualSpacing/>
          </w:pPr>
        </w:pPrChange>
      </w:pPr>
      <w:bookmarkStart w:id="50" w:name="_Toc164609933"/>
      <w:r w:rsidRPr="00A91BD2">
        <w:t>Велпатасвир проявляет стереоизомерию благодаря наличию 6 хиральных центров и синтезируется</w:t>
      </w:r>
      <w:r w:rsidRPr="00A91BD2">
        <w:rPr>
          <w:bCs/>
          <w:iCs/>
        </w:rPr>
        <w:t xml:space="preserve"> в виде единственного стереоизомера.</w:t>
      </w:r>
      <w:bookmarkEnd w:id="50"/>
      <w:r w:rsidRPr="00A91BD2">
        <w:rPr>
          <w:bCs/>
          <w:iCs/>
        </w:rPr>
        <w:t xml:space="preserve"> </w:t>
      </w:r>
    </w:p>
    <w:p w14:paraId="0D0CD2A2" w14:textId="4D669487" w:rsidR="00E30437" w:rsidRPr="00F54B50" w:rsidRDefault="00E30437">
      <w:pPr>
        <w:pStyle w:val="Heading2"/>
        <w:spacing w:line="240" w:lineRule="auto"/>
        <w:contextualSpacing/>
        <w:rPr>
          <w:color w:val="000000" w:themeColor="text1"/>
          <w:szCs w:val="24"/>
        </w:rPr>
      </w:pPr>
      <w:bookmarkStart w:id="51" w:name="_Toc164609934"/>
      <w:r w:rsidRPr="00F54B50">
        <w:rPr>
          <w:color w:val="000000" w:themeColor="text1"/>
          <w:szCs w:val="24"/>
        </w:rPr>
        <w:t>2.2</w:t>
      </w:r>
      <w:r w:rsidR="00AA7419" w:rsidRPr="00F54B50">
        <w:rPr>
          <w:color w:val="000000" w:themeColor="text1"/>
          <w:szCs w:val="24"/>
        </w:rPr>
        <w:t xml:space="preserve">. </w:t>
      </w:r>
      <w:r w:rsidRPr="00F54B50">
        <w:rPr>
          <w:color w:val="000000" w:themeColor="text1"/>
          <w:szCs w:val="24"/>
        </w:rPr>
        <w:t>Лекарственная</w:t>
      </w:r>
      <w:r w:rsidR="00C0510B" w:rsidRPr="00F54B50">
        <w:rPr>
          <w:color w:val="000000" w:themeColor="text1"/>
          <w:szCs w:val="24"/>
        </w:rPr>
        <w:t xml:space="preserve"> </w:t>
      </w:r>
      <w:r w:rsidRPr="00F54B50">
        <w:rPr>
          <w:color w:val="000000" w:themeColor="text1"/>
          <w:szCs w:val="24"/>
        </w:rPr>
        <w:t>форма</w:t>
      </w:r>
      <w:bookmarkEnd w:id="51"/>
    </w:p>
    <w:p w14:paraId="3FF955C9" w14:textId="77777777" w:rsidR="00BB5104" w:rsidRPr="00F54B50" w:rsidRDefault="00E30437">
      <w:pPr>
        <w:pStyle w:val="Heading3"/>
        <w:spacing w:after="240" w:line="240" w:lineRule="auto"/>
        <w:contextualSpacing/>
        <w:rPr>
          <w:rFonts w:ascii="Times New Roman" w:hAnsi="Times New Roman"/>
          <w:color w:val="000000" w:themeColor="text1"/>
          <w:szCs w:val="24"/>
        </w:rPr>
      </w:pPr>
      <w:bookmarkStart w:id="52" w:name="_Toc118754960"/>
      <w:bookmarkStart w:id="53" w:name="_Toc164609935"/>
      <w:r w:rsidRPr="00F54B50">
        <w:rPr>
          <w:rFonts w:ascii="Times New Roman" w:hAnsi="Times New Roman"/>
          <w:color w:val="000000" w:themeColor="text1"/>
          <w:szCs w:val="24"/>
        </w:rPr>
        <w:t>2.2.1</w:t>
      </w:r>
      <w:r w:rsidR="00CF2256" w:rsidRPr="00F54B50">
        <w:rPr>
          <w:rFonts w:ascii="Times New Roman" w:hAnsi="Times New Roman"/>
          <w:color w:val="000000" w:themeColor="text1"/>
          <w:szCs w:val="24"/>
        </w:rPr>
        <w:t>.</w:t>
      </w:r>
      <w:r w:rsidRPr="00F54B50">
        <w:rPr>
          <w:rFonts w:ascii="Times New Roman" w:hAnsi="Times New Roman"/>
          <w:color w:val="000000" w:themeColor="text1"/>
          <w:szCs w:val="24"/>
        </w:rPr>
        <w:t xml:space="preserve"> Название лекарственной формы</w:t>
      </w:r>
      <w:bookmarkEnd w:id="52"/>
      <w:bookmarkEnd w:id="53"/>
    </w:p>
    <w:p w14:paraId="5B5CDE0E" w14:textId="28F38992" w:rsidR="00E30437" w:rsidRPr="00F54B50" w:rsidRDefault="00AE4621">
      <w:pPr>
        <w:spacing w:after="0" w:line="240" w:lineRule="auto"/>
        <w:ind w:firstLine="709"/>
        <w:contextualSpacing/>
        <w:rPr>
          <w:rFonts w:eastAsia="Calibri"/>
          <w:color w:val="000000" w:themeColor="text1"/>
          <w:lang w:eastAsia="en-US"/>
        </w:rPr>
      </w:pPr>
      <w:r w:rsidRPr="00F54B50">
        <w:t>Т</w:t>
      </w:r>
      <w:r w:rsidR="002F2C48" w:rsidRPr="00F54B50">
        <w:t>аблетки</w:t>
      </w:r>
      <w:r w:rsidR="006418D8">
        <w:t>, покрытые пленочной оболочкой</w:t>
      </w:r>
    </w:p>
    <w:p w14:paraId="0B246115" w14:textId="6A128441" w:rsidR="00452862" w:rsidRPr="00941908" w:rsidRDefault="00E30437">
      <w:pPr>
        <w:pStyle w:val="Heading3"/>
        <w:spacing w:after="240" w:line="240" w:lineRule="auto"/>
        <w:contextualSpacing/>
        <w:rPr>
          <w:rFonts w:ascii="Times New Roman" w:hAnsi="Times New Roman"/>
          <w:color w:val="000000" w:themeColor="text1"/>
          <w:szCs w:val="24"/>
        </w:rPr>
      </w:pPr>
      <w:bookmarkStart w:id="54" w:name="_Toc164609936"/>
      <w:r w:rsidRPr="00941908">
        <w:rPr>
          <w:rFonts w:ascii="Times New Roman" w:hAnsi="Times New Roman"/>
          <w:color w:val="000000" w:themeColor="text1"/>
          <w:szCs w:val="24"/>
        </w:rPr>
        <w:t>2.2.2</w:t>
      </w:r>
      <w:r w:rsidR="00CF2256" w:rsidRPr="00941908">
        <w:rPr>
          <w:rFonts w:ascii="Times New Roman" w:hAnsi="Times New Roman"/>
          <w:color w:val="000000" w:themeColor="text1"/>
          <w:szCs w:val="24"/>
        </w:rPr>
        <w:t>.</w:t>
      </w:r>
      <w:r w:rsidRPr="00941908">
        <w:rPr>
          <w:rFonts w:ascii="Times New Roman" w:hAnsi="Times New Roman"/>
          <w:color w:val="000000" w:themeColor="text1"/>
          <w:szCs w:val="24"/>
        </w:rPr>
        <w:t xml:space="preserve"> Описание лекарственной формы</w:t>
      </w:r>
      <w:bookmarkEnd w:id="54"/>
    </w:p>
    <w:p w14:paraId="5F7CD330" w14:textId="4B38A1E3" w:rsidR="004A1227" w:rsidRPr="007A472C" w:rsidRDefault="004A1227" w:rsidP="004A1227">
      <w:pPr>
        <w:spacing w:after="0" w:line="240" w:lineRule="auto"/>
        <w:ind w:firstLine="709"/>
        <w:contextualSpacing/>
      </w:pPr>
      <w:r w:rsidRPr="007A472C">
        <w:t xml:space="preserve">Лекарственный препарат </w:t>
      </w:r>
      <w:r w:rsidRPr="00E83E14">
        <w:rPr>
          <w:lang w:val="en-US" w:eastAsia="ru-RU"/>
        </w:rPr>
        <w:t>PT</w:t>
      </w:r>
      <w:r w:rsidRPr="00E83E14">
        <w:rPr>
          <w:lang w:eastAsia="ru-RU"/>
        </w:rPr>
        <w:t>-</w:t>
      </w:r>
      <w:r w:rsidRPr="00E83E14">
        <w:rPr>
          <w:lang w:val="en-US" w:eastAsia="ru-RU"/>
        </w:rPr>
        <w:t>SOVE</w:t>
      </w:r>
      <w:r w:rsidRPr="007A472C">
        <w:rPr>
          <w:lang w:eastAsia="ru-RU"/>
        </w:rPr>
        <w:t xml:space="preserve"> -</w:t>
      </w:r>
      <w:r w:rsidRPr="007A472C">
        <w:t xml:space="preserve"> планируется выпускать в единственной дозировке – </w:t>
      </w:r>
      <w:r>
        <w:t>400 мг</w:t>
      </w:r>
      <w:r w:rsidR="0048724B">
        <w:t xml:space="preserve"> </w:t>
      </w:r>
      <w:r w:rsidRPr="007A472C">
        <w:t>+</w:t>
      </w:r>
      <w:r w:rsidR="0048724B">
        <w:t xml:space="preserve"> </w:t>
      </w:r>
      <w:r>
        <w:t>100</w:t>
      </w:r>
      <w:r w:rsidRPr="007A472C">
        <w:t xml:space="preserve"> мг.</w:t>
      </w:r>
    </w:p>
    <w:p w14:paraId="52BEB7F8" w14:textId="77777777" w:rsidR="004A1227" w:rsidRPr="00E83E14" w:rsidRDefault="004A1227" w:rsidP="004A1227">
      <w:pPr>
        <w:spacing w:after="0" w:line="240" w:lineRule="auto"/>
        <w:ind w:firstLine="709"/>
        <w:contextualSpacing/>
        <w:rPr>
          <w:color w:val="C00000"/>
          <w:highlight w:val="yellow"/>
        </w:rPr>
      </w:pPr>
      <w:r w:rsidRPr="00E83E14">
        <w:rPr>
          <w:highlight w:val="yellow"/>
        </w:rPr>
        <w:t xml:space="preserve">Таблетки овальные, двояковыпуклые, покрытые пленочной оболочкой светло-желтого с коричневатым оттенком цвета. </w:t>
      </w:r>
      <w:r w:rsidRPr="00E83E14">
        <w:rPr>
          <w:rFonts w:eastAsia="Calibri"/>
          <w:highlight w:val="yellow"/>
        </w:rPr>
        <w:t>На поперечном разрезе ядро таблетки от белого до почти белого цвета.</w:t>
      </w:r>
    </w:p>
    <w:p w14:paraId="186FF98E" w14:textId="77777777" w:rsidR="00452862" w:rsidRPr="00F11586" w:rsidRDefault="00452862" w:rsidP="004A1227">
      <w:pPr>
        <w:spacing w:after="0" w:line="240" w:lineRule="auto"/>
        <w:rPr>
          <w:color w:val="C00000"/>
        </w:rPr>
      </w:pPr>
    </w:p>
    <w:p w14:paraId="4236E841" w14:textId="77777777" w:rsidR="00E30437" w:rsidRPr="004B542B" w:rsidRDefault="00E30437" w:rsidP="005E1A9C">
      <w:pPr>
        <w:pStyle w:val="Heading3"/>
        <w:spacing w:before="0" w:after="240" w:line="240" w:lineRule="auto"/>
        <w:rPr>
          <w:rFonts w:ascii="Times New Roman" w:hAnsi="Times New Roman"/>
          <w:szCs w:val="24"/>
        </w:rPr>
      </w:pPr>
      <w:bookmarkStart w:id="55" w:name="_Toc164609937"/>
      <w:r w:rsidRPr="004B542B">
        <w:rPr>
          <w:rFonts w:ascii="Times New Roman" w:hAnsi="Times New Roman"/>
          <w:szCs w:val="24"/>
        </w:rPr>
        <w:t>2.2.3</w:t>
      </w:r>
      <w:r w:rsidR="00CF2256" w:rsidRPr="004B542B">
        <w:rPr>
          <w:rFonts w:ascii="Times New Roman" w:hAnsi="Times New Roman"/>
          <w:szCs w:val="24"/>
        </w:rPr>
        <w:t>.</w:t>
      </w:r>
      <w:r w:rsidRPr="004B542B">
        <w:rPr>
          <w:rFonts w:ascii="Times New Roman" w:hAnsi="Times New Roman"/>
          <w:szCs w:val="24"/>
        </w:rPr>
        <w:t xml:space="preserve"> </w:t>
      </w:r>
      <w:r w:rsidRPr="004A1227">
        <w:rPr>
          <w:rFonts w:ascii="Times New Roman" w:hAnsi="Times New Roman"/>
          <w:szCs w:val="24"/>
          <w:highlight w:val="yellow"/>
        </w:rPr>
        <w:t>Состав лекарственной формы</w:t>
      </w:r>
      <w:bookmarkEnd w:id="55"/>
    </w:p>
    <w:p w14:paraId="3FDF8E9A" w14:textId="55153A7C" w:rsidR="00941908" w:rsidRPr="004B542B" w:rsidRDefault="00941908">
      <w:pPr>
        <w:spacing w:after="0" w:line="240" w:lineRule="auto"/>
        <w:rPr>
          <w:rFonts w:eastAsiaTheme="minorHAnsi"/>
          <w:lang w:eastAsia="en-US"/>
        </w:rPr>
      </w:pPr>
      <w:r w:rsidRPr="004B542B">
        <w:rPr>
          <w:b/>
        </w:rPr>
        <w:t>Таблица 2-1.</w:t>
      </w:r>
      <w:r w:rsidRPr="004B542B">
        <w:t xml:space="preserve"> Состав готовой лекарственной формы препарата </w:t>
      </w:r>
      <w:r w:rsidR="004A1227" w:rsidRPr="00E83E14">
        <w:rPr>
          <w:lang w:val="en-US" w:eastAsia="ru-RU"/>
        </w:rPr>
        <w:t>PT</w:t>
      </w:r>
      <w:r w:rsidR="004A1227" w:rsidRPr="00E83E14">
        <w:rPr>
          <w:lang w:eastAsia="ru-RU"/>
        </w:rPr>
        <w:t>-</w:t>
      </w:r>
      <w:r w:rsidR="004A1227" w:rsidRPr="00E83E14">
        <w:rPr>
          <w:lang w:val="en-US" w:eastAsia="ru-RU"/>
        </w:rPr>
        <w:t>SOVE</w:t>
      </w:r>
      <w:r w:rsidR="004A1227" w:rsidRPr="007A472C">
        <w:rPr>
          <w:lang w:eastAsia="ru-RU"/>
        </w:rPr>
        <w:t xml:space="preserve"> </w:t>
      </w:r>
      <w:r w:rsidRPr="004B542B">
        <w:rPr>
          <w:rFonts w:eastAsiaTheme="minorHAnsi"/>
          <w:lang w:eastAsia="en-US"/>
        </w:rPr>
        <w:t xml:space="preserve">таблетки, </w:t>
      </w:r>
      <w:r w:rsidR="007C3AAB" w:rsidRPr="004B542B">
        <w:rPr>
          <w:rFonts w:eastAsiaTheme="minorHAnsi"/>
          <w:lang w:eastAsia="en-US"/>
        </w:rPr>
        <w:t xml:space="preserve">покрытые пленочной оболочкой </w:t>
      </w:r>
      <w:r w:rsidR="004A1227">
        <w:rPr>
          <w:rFonts w:eastAsiaTheme="minorHAnsi"/>
          <w:lang w:eastAsia="en-US"/>
        </w:rPr>
        <w:t>4</w:t>
      </w:r>
      <w:r w:rsidR="007C3AAB" w:rsidRPr="004B542B">
        <w:rPr>
          <w:rFonts w:eastAsiaTheme="minorHAnsi"/>
          <w:lang w:eastAsia="en-US"/>
        </w:rPr>
        <w:t>00</w:t>
      </w:r>
      <w:r w:rsidR="00233075">
        <w:rPr>
          <w:rFonts w:eastAsiaTheme="minorHAnsi"/>
          <w:lang w:eastAsia="en-US"/>
        </w:rPr>
        <w:t xml:space="preserve"> </w:t>
      </w:r>
      <w:r w:rsidR="00FB1B55" w:rsidRPr="004B542B">
        <w:rPr>
          <w:rFonts w:eastAsiaTheme="minorHAnsi"/>
          <w:lang w:eastAsia="en-US"/>
        </w:rPr>
        <w:t>мг</w:t>
      </w:r>
      <w:r w:rsidR="007C3AAB" w:rsidRPr="004B542B">
        <w:rPr>
          <w:rFonts w:eastAsiaTheme="minorHAnsi"/>
          <w:lang w:eastAsia="en-US"/>
        </w:rPr>
        <w:t>+</w:t>
      </w:r>
      <w:r w:rsidR="004A1227">
        <w:rPr>
          <w:rFonts w:eastAsiaTheme="minorHAnsi"/>
          <w:lang w:eastAsia="en-US"/>
        </w:rPr>
        <w:t>10</w:t>
      </w:r>
      <w:r w:rsidRPr="004B542B">
        <w:rPr>
          <w:rFonts w:eastAsiaTheme="minorHAnsi"/>
          <w:lang w:eastAsia="en-US"/>
        </w:rPr>
        <w:t>0 мг.</w:t>
      </w:r>
    </w:p>
    <w:tbl>
      <w:tblPr>
        <w:tblStyle w:val="TableGrid"/>
        <w:tblW w:w="9356" w:type="dxa"/>
        <w:tblInd w:w="-5" w:type="dxa"/>
        <w:tblLayout w:type="fixed"/>
        <w:tblLook w:val="01E0" w:firstRow="1" w:lastRow="1" w:firstColumn="1" w:lastColumn="1" w:noHBand="0" w:noVBand="0"/>
      </w:tblPr>
      <w:tblGrid>
        <w:gridCol w:w="6663"/>
        <w:gridCol w:w="2693"/>
      </w:tblGrid>
      <w:tr w:rsidR="004B542B" w:rsidRPr="004B542B" w14:paraId="6A0C4305" w14:textId="77777777" w:rsidTr="005E1A9C">
        <w:trPr>
          <w:trHeight w:val="20"/>
          <w:tblHeader/>
        </w:trPr>
        <w:tc>
          <w:tcPr>
            <w:tcW w:w="6663" w:type="dxa"/>
            <w:shd w:val="clear" w:color="auto" w:fill="D9D9D9" w:themeFill="background1" w:themeFillShade="D9"/>
            <w:vAlign w:val="center"/>
          </w:tcPr>
          <w:p w14:paraId="42AA9A3E" w14:textId="77777777" w:rsidR="00941908" w:rsidRPr="00C72CB7" w:rsidRDefault="00941908">
            <w:pPr>
              <w:jc w:val="center"/>
              <w:rPr>
                <w:rFonts w:eastAsia="Calibri"/>
                <w:b/>
                <w:highlight w:val="yellow"/>
                <w:rPrChange w:id="56" w:author="Belolipetskaya, Elena" w:date="2024-05-06T17:14:00Z">
                  <w:rPr>
                    <w:rFonts w:eastAsia="Calibri"/>
                    <w:b/>
                  </w:rPr>
                </w:rPrChange>
              </w:rPr>
            </w:pPr>
            <w:r w:rsidRPr="00C72CB7">
              <w:rPr>
                <w:rFonts w:eastAsia="Calibri"/>
                <w:b/>
                <w:highlight w:val="yellow"/>
                <w:rPrChange w:id="57" w:author="Belolipetskaya, Elena" w:date="2024-05-06T17:14:00Z">
                  <w:rPr>
                    <w:rFonts w:eastAsia="Calibri"/>
                    <w:b/>
                  </w:rPr>
                </w:rPrChange>
              </w:rPr>
              <w:t>Для дозировки:</w:t>
            </w:r>
          </w:p>
        </w:tc>
        <w:tc>
          <w:tcPr>
            <w:tcW w:w="2693" w:type="dxa"/>
            <w:shd w:val="clear" w:color="auto" w:fill="D9D9D9" w:themeFill="background1" w:themeFillShade="D9"/>
            <w:vAlign w:val="center"/>
          </w:tcPr>
          <w:p w14:paraId="25EC01C2" w14:textId="47E3C5E3" w:rsidR="00941908" w:rsidRPr="00C72CB7" w:rsidRDefault="007C3AAB">
            <w:pPr>
              <w:jc w:val="center"/>
              <w:rPr>
                <w:rFonts w:eastAsia="Calibri"/>
                <w:b/>
                <w:highlight w:val="yellow"/>
                <w:rPrChange w:id="58" w:author="Belolipetskaya, Elena" w:date="2024-05-06T17:14:00Z">
                  <w:rPr>
                    <w:rFonts w:eastAsia="Calibri"/>
                    <w:b/>
                  </w:rPr>
                </w:rPrChange>
              </w:rPr>
            </w:pPr>
            <w:r w:rsidRPr="00C72CB7">
              <w:rPr>
                <w:rFonts w:eastAsia="Calibri"/>
                <w:b/>
                <w:highlight w:val="yellow"/>
                <w:rPrChange w:id="59" w:author="Belolipetskaya, Elena" w:date="2024-05-06T17:14:00Z">
                  <w:rPr>
                    <w:rFonts w:eastAsia="Calibri"/>
                    <w:b/>
                  </w:rPr>
                </w:rPrChange>
              </w:rPr>
              <w:t>1</w:t>
            </w:r>
            <w:r w:rsidR="00941908" w:rsidRPr="00C72CB7">
              <w:rPr>
                <w:rFonts w:eastAsia="Calibri"/>
                <w:b/>
                <w:highlight w:val="yellow"/>
                <w:rPrChange w:id="60" w:author="Belolipetskaya, Elena" w:date="2024-05-06T17:14:00Z">
                  <w:rPr>
                    <w:rFonts w:eastAsia="Calibri"/>
                    <w:b/>
                  </w:rPr>
                </w:rPrChange>
              </w:rPr>
              <w:t>50 мг</w:t>
            </w:r>
          </w:p>
        </w:tc>
      </w:tr>
      <w:tr w:rsidR="00EB12D3" w:rsidRPr="004B542B" w14:paraId="266AA13A" w14:textId="77777777" w:rsidTr="00B24DAA">
        <w:trPr>
          <w:trHeight w:val="20"/>
        </w:trPr>
        <w:tc>
          <w:tcPr>
            <w:tcW w:w="9356" w:type="dxa"/>
            <w:gridSpan w:val="2"/>
          </w:tcPr>
          <w:p w14:paraId="44EF2BA8" w14:textId="426C121D" w:rsidR="00EB12D3" w:rsidRPr="00C72CB7" w:rsidRDefault="00EB12D3">
            <w:pPr>
              <w:rPr>
                <w:rFonts w:eastAsia="Calibri"/>
                <w:i/>
                <w:highlight w:val="yellow"/>
                <w:rPrChange w:id="61" w:author="Belolipetskaya, Elena" w:date="2024-05-06T17:14:00Z">
                  <w:rPr>
                    <w:rFonts w:eastAsia="Calibri"/>
                    <w:i/>
                  </w:rPr>
                </w:rPrChange>
              </w:rPr>
            </w:pPr>
            <w:r w:rsidRPr="00C72CB7">
              <w:rPr>
                <w:rFonts w:eastAsia="Calibri"/>
                <w:i/>
                <w:highlight w:val="yellow"/>
                <w:rPrChange w:id="62" w:author="Belolipetskaya, Elena" w:date="2024-05-06T17:14:00Z">
                  <w:rPr>
                    <w:rFonts w:eastAsia="Calibri"/>
                    <w:i/>
                  </w:rPr>
                </w:rPrChange>
              </w:rPr>
              <w:t>Действующее вещество:</w:t>
            </w:r>
          </w:p>
        </w:tc>
      </w:tr>
      <w:tr w:rsidR="004B542B" w:rsidRPr="004B542B" w14:paraId="462A4462" w14:textId="77777777" w:rsidTr="00492FB0">
        <w:trPr>
          <w:trHeight w:val="20"/>
        </w:trPr>
        <w:tc>
          <w:tcPr>
            <w:tcW w:w="6663" w:type="dxa"/>
          </w:tcPr>
          <w:p w14:paraId="63B7F5B3" w14:textId="0E2B31CD" w:rsidR="00941908" w:rsidRPr="00C72CB7" w:rsidRDefault="00E611DD" w:rsidP="004B542B">
            <w:pPr>
              <w:ind w:left="708"/>
              <w:jc w:val="left"/>
              <w:rPr>
                <w:rFonts w:eastAsia="Calibri"/>
                <w:highlight w:val="yellow"/>
                <w:rPrChange w:id="63" w:author="Belolipetskaya, Elena" w:date="2024-05-06T17:14:00Z">
                  <w:rPr>
                    <w:rFonts w:eastAsia="Calibri"/>
                  </w:rPr>
                </w:rPrChange>
              </w:rPr>
            </w:pPr>
            <w:r w:rsidRPr="00C72CB7">
              <w:rPr>
                <w:rFonts w:eastAsia="Calibri"/>
                <w:highlight w:val="yellow"/>
                <w:rPrChange w:id="64" w:author="Belolipetskaya, Elena" w:date="2024-05-06T17:14:00Z">
                  <w:rPr>
                    <w:rFonts w:eastAsia="Calibri"/>
                  </w:rPr>
                </w:rPrChange>
              </w:rPr>
              <w:t>Софосбувир</w:t>
            </w:r>
          </w:p>
        </w:tc>
        <w:tc>
          <w:tcPr>
            <w:tcW w:w="2693" w:type="dxa"/>
          </w:tcPr>
          <w:p w14:paraId="2359C6BF" w14:textId="2827DBAF" w:rsidR="00941908" w:rsidRPr="00C72CB7" w:rsidRDefault="00781B10" w:rsidP="004B542B">
            <w:pPr>
              <w:jc w:val="center"/>
              <w:rPr>
                <w:rFonts w:eastAsia="Calibri"/>
                <w:highlight w:val="yellow"/>
                <w:rPrChange w:id="65" w:author="Belolipetskaya, Elena" w:date="2024-05-06T17:14:00Z">
                  <w:rPr>
                    <w:rFonts w:eastAsia="Calibri"/>
                  </w:rPr>
                </w:rPrChange>
              </w:rPr>
            </w:pPr>
            <w:r w:rsidRPr="00C72CB7">
              <w:rPr>
                <w:rFonts w:eastAsia="Calibri"/>
                <w:highlight w:val="yellow"/>
                <w:rPrChange w:id="66" w:author="Belolipetskaya, Elena" w:date="2024-05-06T17:14:00Z">
                  <w:rPr>
                    <w:rFonts w:eastAsia="Calibri"/>
                  </w:rPr>
                </w:rPrChange>
              </w:rPr>
              <w:t>100</w:t>
            </w:r>
            <w:r w:rsidR="00FB1B55" w:rsidRPr="00C72CB7">
              <w:rPr>
                <w:rFonts w:eastAsia="Calibri"/>
                <w:highlight w:val="yellow"/>
                <w:rPrChange w:id="67" w:author="Belolipetskaya, Elena" w:date="2024-05-06T17:14:00Z">
                  <w:rPr>
                    <w:rFonts w:eastAsia="Calibri"/>
                  </w:rPr>
                </w:rPrChange>
              </w:rPr>
              <w:t>,00</w:t>
            </w:r>
            <w:r w:rsidRPr="00C72CB7">
              <w:rPr>
                <w:rFonts w:eastAsia="Calibri"/>
                <w:highlight w:val="yellow"/>
                <w:rPrChange w:id="68" w:author="Belolipetskaya, Elena" w:date="2024-05-06T17:14:00Z">
                  <w:rPr>
                    <w:rFonts w:eastAsia="Calibri"/>
                  </w:rPr>
                </w:rPrChange>
              </w:rPr>
              <w:t xml:space="preserve"> мг</w:t>
            </w:r>
          </w:p>
        </w:tc>
      </w:tr>
      <w:tr w:rsidR="004B542B" w:rsidRPr="004B542B" w14:paraId="11F1AB10" w14:textId="77777777" w:rsidTr="00492FB0">
        <w:trPr>
          <w:trHeight w:val="20"/>
        </w:trPr>
        <w:tc>
          <w:tcPr>
            <w:tcW w:w="6663" w:type="dxa"/>
          </w:tcPr>
          <w:p w14:paraId="1530D06A" w14:textId="74BBA3C4" w:rsidR="00781B10" w:rsidRPr="00C72CB7" w:rsidRDefault="00E611DD" w:rsidP="004B542B">
            <w:pPr>
              <w:ind w:left="708"/>
              <w:jc w:val="left"/>
              <w:rPr>
                <w:rFonts w:eastAsia="Calibri"/>
                <w:highlight w:val="yellow"/>
                <w:rPrChange w:id="69" w:author="Belolipetskaya, Elena" w:date="2024-05-06T17:14:00Z">
                  <w:rPr>
                    <w:rFonts w:eastAsia="Calibri"/>
                  </w:rPr>
                </w:rPrChange>
              </w:rPr>
            </w:pPr>
            <w:r w:rsidRPr="00C72CB7">
              <w:rPr>
                <w:rFonts w:eastAsia="Calibri"/>
                <w:highlight w:val="yellow"/>
                <w:rPrChange w:id="70" w:author="Belolipetskaya, Elena" w:date="2024-05-06T17:14:00Z">
                  <w:rPr>
                    <w:rFonts w:eastAsia="Calibri"/>
                  </w:rPr>
                </w:rPrChange>
              </w:rPr>
              <w:t>Велпатасвир</w:t>
            </w:r>
          </w:p>
        </w:tc>
        <w:tc>
          <w:tcPr>
            <w:tcW w:w="2693" w:type="dxa"/>
          </w:tcPr>
          <w:p w14:paraId="0CB835B9" w14:textId="0E467DC5" w:rsidR="00781B10" w:rsidRPr="00C72CB7" w:rsidRDefault="00781B10" w:rsidP="004B542B">
            <w:pPr>
              <w:jc w:val="center"/>
              <w:rPr>
                <w:rFonts w:eastAsia="Calibri"/>
                <w:highlight w:val="yellow"/>
                <w:rPrChange w:id="71" w:author="Belolipetskaya, Elena" w:date="2024-05-06T17:14:00Z">
                  <w:rPr>
                    <w:rFonts w:eastAsia="Calibri"/>
                  </w:rPr>
                </w:rPrChange>
              </w:rPr>
            </w:pPr>
            <w:r w:rsidRPr="00C72CB7">
              <w:rPr>
                <w:rFonts w:eastAsia="Calibri"/>
                <w:highlight w:val="yellow"/>
                <w:rPrChange w:id="72" w:author="Belolipetskaya, Elena" w:date="2024-05-06T17:14:00Z">
                  <w:rPr>
                    <w:rFonts w:eastAsia="Calibri"/>
                  </w:rPr>
                </w:rPrChange>
              </w:rPr>
              <w:t>50</w:t>
            </w:r>
            <w:r w:rsidR="00FB1B55" w:rsidRPr="00C72CB7">
              <w:rPr>
                <w:rFonts w:eastAsia="Calibri"/>
                <w:highlight w:val="yellow"/>
                <w:rPrChange w:id="73" w:author="Belolipetskaya, Elena" w:date="2024-05-06T17:14:00Z">
                  <w:rPr>
                    <w:rFonts w:eastAsia="Calibri"/>
                  </w:rPr>
                </w:rPrChange>
              </w:rPr>
              <w:t>,00</w:t>
            </w:r>
            <w:r w:rsidRPr="00C72CB7">
              <w:rPr>
                <w:rFonts w:eastAsia="Calibri"/>
                <w:highlight w:val="yellow"/>
                <w:rPrChange w:id="74" w:author="Belolipetskaya, Elena" w:date="2024-05-06T17:14:00Z">
                  <w:rPr>
                    <w:rFonts w:eastAsia="Calibri"/>
                  </w:rPr>
                </w:rPrChange>
              </w:rPr>
              <w:t xml:space="preserve"> мг</w:t>
            </w:r>
          </w:p>
        </w:tc>
      </w:tr>
      <w:tr w:rsidR="00EB12D3" w:rsidRPr="004B542B" w14:paraId="24D6E173" w14:textId="77777777" w:rsidTr="00B24DAA">
        <w:trPr>
          <w:trHeight w:val="20"/>
        </w:trPr>
        <w:tc>
          <w:tcPr>
            <w:tcW w:w="9356" w:type="dxa"/>
            <w:gridSpan w:val="2"/>
          </w:tcPr>
          <w:p w14:paraId="13B51442" w14:textId="2BB9DA0E" w:rsidR="00EB12D3" w:rsidRPr="00C72CB7" w:rsidRDefault="00EB12D3" w:rsidP="00D53E19">
            <w:pPr>
              <w:jc w:val="left"/>
              <w:rPr>
                <w:rFonts w:eastAsia="Calibri"/>
                <w:highlight w:val="yellow"/>
                <w:rPrChange w:id="75" w:author="Belolipetskaya, Elena" w:date="2024-05-06T17:14:00Z">
                  <w:rPr>
                    <w:rFonts w:eastAsia="Calibri"/>
                  </w:rPr>
                </w:rPrChange>
              </w:rPr>
            </w:pPr>
            <w:r w:rsidRPr="00C72CB7">
              <w:rPr>
                <w:rFonts w:eastAsia="Calibri"/>
                <w:i/>
                <w:highlight w:val="yellow"/>
                <w:rPrChange w:id="76" w:author="Belolipetskaya, Elena" w:date="2024-05-06T17:14:00Z">
                  <w:rPr>
                    <w:rFonts w:eastAsia="Calibri"/>
                    <w:i/>
                  </w:rPr>
                </w:rPrChange>
              </w:rPr>
              <w:t>Вспомогательные вещества:</w:t>
            </w:r>
          </w:p>
        </w:tc>
      </w:tr>
      <w:tr w:rsidR="004B542B" w:rsidRPr="004B542B" w14:paraId="42473516" w14:textId="77777777" w:rsidTr="00492FB0">
        <w:trPr>
          <w:trHeight w:val="20"/>
        </w:trPr>
        <w:tc>
          <w:tcPr>
            <w:tcW w:w="6663" w:type="dxa"/>
          </w:tcPr>
          <w:p w14:paraId="6293B877" w14:textId="13151160" w:rsidR="00941908" w:rsidRPr="00C72CB7" w:rsidRDefault="000C797D" w:rsidP="00637370">
            <w:pPr>
              <w:jc w:val="left"/>
              <w:rPr>
                <w:rFonts w:eastAsia="Calibri"/>
                <w:highlight w:val="yellow"/>
                <w:rPrChange w:id="77" w:author="Belolipetskaya, Elena" w:date="2024-05-06T17:14:00Z">
                  <w:rPr>
                    <w:rFonts w:eastAsia="Calibri"/>
                  </w:rPr>
                </w:rPrChange>
              </w:rPr>
            </w:pPr>
            <w:r w:rsidRPr="00C72CB7">
              <w:rPr>
                <w:rFonts w:eastAsia="Calibri"/>
                <w:highlight w:val="yellow"/>
                <w:rPrChange w:id="78" w:author="Belolipetskaya, Elena" w:date="2024-05-06T17:14:00Z">
                  <w:rPr>
                    <w:rFonts w:eastAsia="Calibri"/>
                  </w:rPr>
                </w:rPrChange>
              </w:rPr>
              <w:t xml:space="preserve">            </w:t>
            </w:r>
            <w:r w:rsidR="00FB1B55" w:rsidRPr="00C72CB7">
              <w:rPr>
                <w:rFonts w:eastAsia="Calibri"/>
                <w:highlight w:val="yellow"/>
                <w:rPrChange w:id="79" w:author="Belolipetskaya, Elena" w:date="2024-05-06T17:14:00Z">
                  <w:rPr>
                    <w:rFonts w:eastAsia="Calibri"/>
                  </w:rPr>
                </w:rPrChange>
              </w:rPr>
              <w:t>Маннитол</w:t>
            </w:r>
          </w:p>
        </w:tc>
        <w:tc>
          <w:tcPr>
            <w:tcW w:w="2693" w:type="dxa"/>
            <w:vAlign w:val="center"/>
          </w:tcPr>
          <w:p w14:paraId="58189634" w14:textId="12434BC8" w:rsidR="00941908" w:rsidRPr="00C72CB7" w:rsidRDefault="00FB1B55" w:rsidP="004B542B">
            <w:pPr>
              <w:jc w:val="center"/>
              <w:rPr>
                <w:rFonts w:eastAsia="Calibri"/>
                <w:i/>
                <w:highlight w:val="yellow"/>
                <w:rPrChange w:id="80" w:author="Belolipetskaya, Elena" w:date="2024-05-06T17:14:00Z">
                  <w:rPr>
                    <w:rFonts w:eastAsia="Calibri"/>
                    <w:i/>
                  </w:rPr>
                </w:rPrChange>
              </w:rPr>
            </w:pPr>
            <w:r w:rsidRPr="00C72CB7">
              <w:rPr>
                <w:rFonts w:eastAsia="Calibri"/>
                <w:highlight w:val="yellow"/>
                <w:rPrChange w:id="81" w:author="Belolipetskaya, Elena" w:date="2024-05-06T17:14:00Z">
                  <w:rPr>
                    <w:rFonts w:eastAsia="Calibri"/>
                  </w:rPr>
                </w:rPrChange>
              </w:rPr>
              <w:t>449,20 мг</w:t>
            </w:r>
          </w:p>
        </w:tc>
      </w:tr>
      <w:tr w:rsidR="004B542B" w:rsidRPr="004B542B" w14:paraId="40DCC2EE" w14:textId="77777777" w:rsidTr="00492FB0">
        <w:trPr>
          <w:trHeight w:val="20"/>
        </w:trPr>
        <w:tc>
          <w:tcPr>
            <w:tcW w:w="6663" w:type="dxa"/>
          </w:tcPr>
          <w:p w14:paraId="40CC71EC" w14:textId="7CD162C0" w:rsidR="00941908" w:rsidRPr="00C72CB7" w:rsidRDefault="000C797D" w:rsidP="00637370">
            <w:pPr>
              <w:tabs>
                <w:tab w:val="left" w:pos="2320"/>
              </w:tabs>
              <w:jc w:val="left"/>
              <w:rPr>
                <w:rFonts w:eastAsia="Calibri"/>
                <w:highlight w:val="yellow"/>
                <w:rPrChange w:id="82" w:author="Belolipetskaya, Elena" w:date="2024-05-06T17:14:00Z">
                  <w:rPr>
                    <w:rFonts w:eastAsia="Calibri"/>
                  </w:rPr>
                </w:rPrChange>
              </w:rPr>
            </w:pPr>
            <w:r w:rsidRPr="00C72CB7">
              <w:rPr>
                <w:rFonts w:eastAsia="Calibri"/>
                <w:highlight w:val="yellow"/>
                <w:rPrChange w:id="83" w:author="Belolipetskaya, Elena" w:date="2024-05-06T17:14:00Z">
                  <w:rPr>
                    <w:rFonts w:eastAsia="Calibri"/>
                  </w:rPr>
                </w:rPrChange>
              </w:rPr>
              <w:t xml:space="preserve">            </w:t>
            </w:r>
            <w:r w:rsidR="00CB03C5" w:rsidRPr="00C72CB7">
              <w:rPr>
                <w:rFonts w:eastAsia="Calibri"/>
                <w:highlight w:val="yellow"/>
                <w:rPrChange w:id="84" w:author="Belolipetskaya, Elena" w:date="2024-05-06T17:14:00Z">
                  <w:rPr>
                    <w:rFonts w:eastAsia="Calibri"/>
                  </w:rPr>
                </w:rPrChange>
              </w:rPr>
              <w:t xml:space="preserve">Коповидон </w:t>
            </w:r>
          </w:p>
        </w:tc>
        <w:tc>
          <w:tcPr>
            <w:tcW w:w="2693" w:type="dxa"/>
            <w:vAlign w:val="center"/>
          </w:tcPr>
          <w:p w14:paraId="7E3B37E8" w14:textId="14872322" w:rsidR="00941908" w:rsidRPr="00C72CB7" w:rsidRDefault="00CB03C5" w:rsidP="004B542B">
            <w:pPr>
              <w:jc w:val="center"/>
              <w:rPr>
                <w:rFonts w:eastAsia="Calibri"/>
                <w:highlight w:val="yellow"/>
                <w:rPrChange w:id="85" w:author="Belolipetskaya, Elena" w:date="2024-05-06T17:14:00Z">
                  <w:rPr>
                    <w:rFonts w:eastAsia="Calibri"/>
                  </w:rPr>
                </w:rPrChange>
              </w:rPr>
            </w:pPr>
            <w:r w:rsidRPr="00C72CB7">
              <w:rPr>
                <w:rFonts w:eastAsia="Calibri"/>
                <w:highlight w:val="yellow"/>
                <w:rPrChange w:id="86" w:author="Belolipetskaya, Elena" w:date="2024-05-06T17:14:00Z">
                  <w:rPr>
                    <w:rFonts w:eastAsia="Calibri"/>
                  </w:rPr>
                </w:rPrChange>
              </w:rPr>
              <w:t>216,63 мг</w:t>
            </w:r>
          </w:p>
        </w:tc>
      </w:tr>
      <w:tr w:rsidR="004B542B" w:rsidRPr="004B542B" w14:paraId="0E83455F" w14:textId="77777777" w:rsidTr="00492FB0">
        <w:trPr>
          <w:trHeight w:val="20"/>
        </w:trPr>
        <w:tc>
          <w:tcPr>
            <w:tcW w:w="6663" w:type="dxa"/>
          </w:tcPr>
          <w:p w14:paraId="674A8A1B" w14:textId="0C4DEA48" w:rsidR="00941908" w:rsidRPr="00C72CB7" w:rsidRDefault="000C797D" w:rsidP="00637370">
            <w:pPr>
              <w:tabs>
                <w:tab w:val="left" w:pos="2980"/>
              </w:tabs>
              <w:jc w:val="left"/>
              <w:rPr>
                <w:rFonts w:eastAsia="Calibri"/>
                <w:highlight w:val="yellow"/>
                <w:rPrChange w:id="87" w:author="Belolipetskaya, Elena" w:date="2024-05-06T17:14:00Z">
                  <w:rPr>
                    <w:rFonts w:eastAsia="Calibri"/>
                  </w:rPr>
                </w:rPrChange>
              </w:rPr>
            </w:pPr>
            <w:r w:rsidRPr="00C72CB7">
              <w:rPr>
                <w:rFonts w:eastAsia="Calibri"/>
                <w:highlight w:val="yellow"/>
                <w:rPrChange w:id="88" w:author="Belolipetskaya, Elena" w:date="2024-05-06T17:14:00Z">
                  <w:rPr>
                    <w:rFonts w:eastAsia="Calibri"/>
                  </w:rPr>
                </w:rPrChange>
              </w:rPr>
              <w:t xml:space="preserve">            </w:t>
            </w:r>
            <w:r w:rsidR="00CB03C5" w:rsidRPr="00C72CB7">
              <w:rPr>
                <w:rFonts w:eastAsia="Calibri"/>
                <w:highlight w:val="yellow"/>
                <w:rPrChange w:id="89" w:author="Belolipetskaya, Elena" w:date="2024-05-06T17:14:00Z">
                  <w:rPr>
                    <w:rFonts w:eastAsia="Calibri"/>
                  </w:rPr>
                </w:rPrChange>
              </w:rPr>
              <w:t xml:space="preserve">Гипромелоза </w:t>
            </w:r>
          </w:p>
        </w:tc>
        <w:tc>
          <w:tcPr>
            <w:tcW w:w="2693" w:type="dxa"/>
            <w:vAlign w:val="center"/>
          </w:tcPr>
          <w:p w14:paraId="31A127DE" w14:textId="066D5E30" w:rsidR="00941908" w:rsidRPr="00C72CB7" w:rsidRDefault="00CB03C5" w:rsidP="004B542B">
            <w:pPr>
              <w:jc w:val="center"/>
              <w:rPr>
                <w:rFonts w:eastAsia="Calibri"/>
                <w:highlight w:val="yellow"/>
                <w:rPrChange w:id="90" w:author="Belolipetskaya, Elena" w:date="2024-05-06T17:14:00Z">
                  <w:rPr>
                    <w:rFonts w:eastAsia="Calibri"/>
                  </w:rPr>
                </w:rPrChange>
              </w:rPr>
            </w:pPr>
            <w:r w:rsidRPr="00C72CB7">
              <w:rPr>
                <w:rFonts w:eastAsia="Calibri"/>
                <w:highlight w:val="yellow"/>
                <w:rPrChange w:id="91" w:author="Belolipetskaya, Elena" w:date="2024-05-06T17:14:00Z">
                  <w:rPr>
                    <w:rFonts w:eastAsia="Calibri"/>
                  </w:rPr>
                </w:rPrChange>
              </w:rPr>
              <w:t>175,03 мг</w:t>
            </w:r>
          </w:p>
        </w:tc>
      </w:tr>
      <w:tr w:rsidR="004B542B" w:rsidRPr="004B542B" w14:paraId="68C917E3" w14:textId="77777777" w:rsidTr="00637370">
        <w:trPr>
          <w:trHeight w:val="20"/>
        </w:trPr>
        <w:tc>
          <w:tcPr>
            <w:tcW w:w="6663" w:type="dxa"/>
          </w:tcPr>
          <w:p w14:paraId="5D08F932" w14:textId="0332049C" w:rsidR="00AD2DC3" w:rsidRPr="00C72CB7" w:rsidRDefault="000C797D" w:rsidP="00637370">
            <w:pPr>
              <w:jc w:val="left"/>
              <w:rPr>
                <w:rFonts w:eastAsia="Calibri"/>
                <w:highlight w:val="yellow"/>
                <w:rPrChange w:id="92" w:author="Belolipetskaya, Elena" w:date="2024-05-06T17:14:00Z">
                  <w:rPr>
                    <w:rFonts w:eastAsia="Calibri"/>
                  </w:rPr>
                </w:rPrChange>
              </w:rPr>
            </w:pPr>
            <w:r w:rsidRPr="00C72CB7">
              <w:rPr>
                <w:rFonts w:eastAsia="Calibri"/>
                <w:highlight w:val="yellow"/>
                <w:rPrChange w:id="93" w:author="Belolipetskaya, Elena" w:date="2024-05-06T17:14:00Z">
                  <w:rPr>
                    <w:rFonts w:eastAsia="Calibri"/>
                  </w:rPr>
                </w:rPrChange>
              </w:rPr>
              <w:t xml:space="preserve">            </w:t>
            </w:r>
            <w:r w:rsidR="00AD2DC3" w:rsidRPr="00C72CB7">
              <w:rPr>
                <w:rFonts w:eastAsia="Calibri"/>
                <w:highlight w:val="yellow"/>
                <w:rPrChange w:id="94" w:author="Belolipetskaya, Elena" w:date="2024-05-06T17:14:00Z">
                  <w:rPr>
                    <w:rFonts w:eastAsia="Calibri"/>
                  </w:rPr>
                </w:rPrChange>
              </w:rPr>
              <w:t>Кроскармеллоза натрия</w:t>
            </w:r>
          </w:p>
        </w:tc>
        <w:tc>
          <w:tcPr>
            <w:tcW w:w="2693" w:type="dxa"/>
          </w:tcPr>
          <w:p w14:paraId="3C4CC908" w14:textId="63579D1C" w:rsidR="00AD2DC3" w:rsidRPr="00C72CB7" w:rsidRDefault="00AD2DC3" w:rsidP="004B542B">
            <w:pPr>
              <w:jc w:val="center"/>
              <w:rPr>
                <w:rFonts w:eastAsia="Calibri"/>
                <w:highlight w:val="yellow"/>
                <w:rPrChange w:id="95" w:author="Belolipetskaya, Elena" w:date="2024-05-06T17:14:00Z">
                  <w:rPr>
                    <w:rFonts w:eastAsia="Calibri"/>
                  </w:rPr>
                </w:rPrChange>
              </w:rPr>
            </w:pPr>
            <w:r w:rsidRPr="00C72CB7">
              <w:rPr>
                <w:rFonts w:eastAsia="Calibri"/>
                <w:highlight w:val="yellow"/>
                <w:rPrChange w:id="96" w:author="Belolipetskaya, Elena" w:date="2024-05-06T17:14:00Z">
                  <w:rPr>
                    <w:rFonts w:eastAsia="Calibri"/>
                  </w:rPr>
                </w:rPrChange>
              </w:rPr>
              <w:t>150,00 мг</w:t>
            </w:r>
          </w:p>
        </w:tc>
      </w:tr>
      <w:tr w:rsidR="004B542B" w:rsidRPr="004B542B" w14:paraId="32C1874A" w14:textId="77777777" w:rsidTr="00637370">
        <w:trPr>
          <w:trHeight w:val="20"/>
        </w:trPr>
        <w:tc>
          <w:tcPr>
            <w:tcW w:w="6663" w:type="dxa"/>
          </w:tcPr>
          <w:p w14:paraId="7B3D9035" w14:textId="0C7E75C9" w:rsidR="00AD2DC3" w:rsidRPr="00C72CB7" w:rsidRDefault="000C797D" w:rsidP="00637370">
            <w:pPr>
              <w:jc w:val="left"/>
              <w:rPr>
                <w:rFonts w:eastAsia="Calibri"/>
                <w:highlight w:val="yellow"/>
                <w:rPrChange w:id="97" w:author="Belolipetskaya, Elena" w:date="2024-05-06T17:14:00Z">
                  <w:rPr>
                    <w:rFonts w:eastAsia="Calibri"/>
                  </w:rPr>
                </w:rPrChange>
              </w:rPr>
            </w:pPr>
            <w:r w:rsidRPr="00C72CB7">
              <w:rPr>
                <w:rFonts w:eastAsia="Calibri"/>
                <w:highlight w:val="yellow"/>
                <w:rPrChange w:id="98" w:author="Belolipetskaya, Elena" w:date="2024-05-06T17:14:00Z">
                  <w:rPr>
                    <w:rFonts w:eastAsia="Calibri"/>
                  </w:rPr>
                </w:rPrChange>
              </w:rPr>
              <w:t xml:space="preserve">            </w:t>
            </w:r>
            <w:r w:rsidR="00AD2DC3" w:rsidRPr="00C72CB7">
              <w:rPr>
                <w:rFonts w:eastAsia="Calibri"/>
                <w:highlight w:val="yellow"/>
                <w:rPrChange w:id="99" w:author="Belolipetskaya, Elena" w:date="2024-05-06T17:14:00Z">
                  <w:rPr>
                    <w:rFonts w:eastAsia="Calibri"/>
                  </w:rPr>
                </w:rPrChange>
              </w:rPr>
              <w:t>Натрия хлорид</w:t>
            </w:r>
          </w:p>
        </w:tc>
        <w:tc>
          <w:tcPr>
            <w:tcW w:w="2693" w:type="dxa"/>
          </w:tcPr>
          <w:p w14:paraId="03D2382B" w14:textId="33331CCE" w:rsidR="00AD2DC3" w:rsidRPr="00C72CB7" w:rsidRDefault="00AD2DC3" w:rsidP="004B542B">
            <w:pPr>
              <w:jc w:val="center"/>
              <w:rPr>
                <w:rFonts w:eastAsia="Calibri"/>
                <w:highlight w:val="yellow"/>
                <w:rPrChange w:id="100" w:author="Belolipetskaya, Elena" w:date="2024-05-06T17:14:00Z">
                  <w:rPr>
                    <w:rFonts w:eastAsia="Calibri"/>
                  </w:rPr>
                </w:rPrChange>
              </w:rPr>
            </w:pPr>
            <w:r w:rsidRPr="00C72CB7">
              <w:rPr>
                <w:rFonts w:eastAsia="Calibri"/>
                <w:highlight w:val="yellow"/>
                <w:rPrChange w:id="101" w:author="Belolipetskaya, Elena" w:date="2024-05-06T17:14:00Z">
                  <w:rPr>
                    <w:rFonts w:eastAsia="Calibri"/>
                  </w:rPr>
                </w:rPrChange>
              </w:rPr>
              <w:t>150,00 мг</w:t>
            </w:r>
          </w:p>
        </w:tc>
      </w:tr>
      <w:tr w:rsidR="004B542B" w:rsidRPr="004B542B" w14:paraId="12FB15CB" w14:textId="77777777" w:rsidTr="00637370">
        <w:trPr>
          <w:trHeight w:val="20"/>
        </w:trPr>
        <w:tc>
          <w:tcPr>
            <w:tcW w:w="6663" w:type="dxa"/>
          </w:tcPr>
          <w:p w14:paraId="0D3F9991" w14:textId="1CC0D5ED" w:rsidR="00AD2DC3" w:rsidRPr="00C72CB7" w:rsidRDefault="000C797D" w:rsidP="00637370">
            <w:pPr>
              <w:jc w:val="left"/>
              <w:rPr>
                <w:rFonts w:eastAsia="Calibri"/>
                <w:highlight w:val="yellow"/>
                <w:rPrChange w:id="102" w:author="Belolipetskaya, Elena" w:date="2024-05-06T17:14:00Z">
                  <w:rPr>
                    <w:rFonts w:eastAsia="Calibri"/>
                  </w:rPr>
                </w:rPrChange>
              </w:rPr>
            </w:pPr>
            <w:r w:rsidRPr="00C72CB7">
              <w:rPr>
                <w:rFonts w:eastAsia="Calibri"/>
                <w:highlight w:val="yellow"/>
                <w:rPrChange w:id="103" w:author="Belolipetskaya, Elena" w:date="2024-05-06T17:14:00Z">
                  <w:rPr>
                    <w:rFonts w:eastAsia="Calibri"/>
                  </w:rPr>
                </w:rPrChange>
              </w:rPr>
              <w:t xml:space="preserve">            </w:t>
            </w:r>
            <w:r w:rsidR="00AD2DC3" w:rsidRPr="00C72CB7">
              <w:rPr>
                <w:rFonts w:eastAsia="Calibri"/>
                <w:highlight w:val="yellow"/>
                <w:rPrChange w:id="104" w:author="Belolipetskaya, Elena" w:date="2024-05-06T17:14:00Z">
                  <w:rPr>
                    <w:rFonts w:eastAsia="Calibri"/>
                  </w:rPr>
                </w:rPrChange>
              </w:rPr>
              <w:t>Лактозы моногидрат</w:t>
            </w:r>
          </w:p>
        </w:tc>
        <w:tc>
          <w:tcPr>
            <w:tcW w:w="2693" w:type="dxa"/>
          </w:tcPr>
          <w:p w14:paraId="5BF2F703" w14:textId="4AE4D850" w:rsidR="00AD2DC3" w:rsidRPr="00C72CB7" w:rsidRDefault="00AD2DC3" w:rsidP="004B542B">
            <w:pPr>
              <w:jc w:val="center"/>
              <w:rPr>
                <w:rFonts w:eastAsia="Calibri"/>
                <w:highlight w:val="yellow"/>
                <w:rPrChange w:id="105" w:author="Belolipetskaya, Elena" w:date="2024-05-06T17:14:00Z">
                  <w:rPr>
                    <w:rFonts w:eastAsia="Calibri"/>
                  </w:rPr>
                </w:rPrChange>
              </w:rPr>
            </w:pPr>
            <w:r w:rsidRPr="00C72CB7">
              <w:rPr>
                <w:rFonts w:eastAsia="Calibri"/>
                <w:highlight w:val="yellow"/>
                <w:rPrChange w:id="106" w:author="Belolipetskaya, Elena" w:date="2024-05-06T17:14:00Z">
                  <w:rPr>
                    <w:rFonts w:eastAsia="Calibri"/>
                  </w:rPr>
                </w:rPrChange>
              </w:rPr>
              <w:t>71,24 мг</w:t>
            </w:r>
          </w:p>
        </w:tc>
      </w:tr>
      <w:tr w:rsidR="004B542B" w:rsidRPr="004B542B" w14:paraId="1AD67CF6" w14:textId="77777777" w:rsidTr="00637370">
        <w:trPr>
          <w:trHeight w:val="20"/>
        </w:trPr>
        <w:tc>
          <w:tcPr>
            <w:tcW w:w="6663" w:type="dxa"/>
          </w:tcPr>
          <w:p w14:paraId="05A65375" w14:textId="0E786B6D" w:rsidR="00AD2DC3" w:rsidRPr="00C72CB7" w:rsidRDefault="000C797D" w:rsidP="00637370">
            <w:pPr>
              <w:jc w:val="left"/>
              <w:rPr>
                <w:rFonts w:eastAsia="Calibri"/>
                <w:highlight w:val="yellow"/>
                <w:rPrChange w:id="107" w:author="Belolipetskaya, Elena" w:date="2024-05-06T17:14:00Z">
                  <w:rPr>
                    <w:rFonts w:eastAsia="Calibri"/>
                  </w:rPr>
                </w:rPrChange>
              </w:rPr>
            </w:pPr>
            <w:r w:rsidRPr="00C72CB7">
              <w:rPr>
                <w:rFonts w:eastAsia="Calibri"/>
                <w:highlight w:val="yellow"/>
                <w:rPrChange w:id="108" w:author="Belolipetskaya, Elena" w:date="2024-05-06T17:14:00Z">
                  <w:rPr>
                    <w:rFonts w:eastAsia="Calibri"/>
                  </w:rPr>
                </w:rPrChange>
              </w:rPr>
              <w:t xml:space="preserve">            </w:t>
            </w:r>
            <w:r w:rsidR="00AD2DC3" w:rsidRPr="00C72CB7">
              <w:rPr>
                <w:rFonts w:eastAsia="Calibri"/>
                <w:highlight w:val="yellow"/>
                <w:rPrChange w:id="109" w:author="Belolipetskaya, Elena" w:date="2024-05-06T17:14:00Z">
                  <w:rPr>
                    <w:rFonts w:eastAsia="Calibri"/>
                  </w:rPr>
                </w:rPrChange>
              </w:rPr>
              <w:t xml:space="preserve">Целлюлоза микрокристаллическая  </w:t>
            </w:r>
          </w:p>
        </w:tc>
        <w:tc>
          <w:tcPr>
            <w:tcW w:w="2693" w:type="dxa"/>
          </w:tcPr>
          <w:p w14:paraId="58DC69DF" w14:textId="484B47DC" w:rsidR="00AD2DC3" w:rsidRPr="00C72CB7" w:rsidRDefault="00AD2DC3" w:rsidP="004B542B">
            <w:pPr>
              <w:jc w:val="center"/>
              <w:rPr>
                <w:rFonts w:eastAsia="Calibri"/>
                <w:highlight w:val="yellow"/>
                <w:rPrChange w:id="110" w:author="Belolipetskaya, Elena" w:date="2024-05-06T17:14:00Z">
                  <w:rPr>
                    <w:rFonts w:eastAsia="Calibri"/>
                  </w:rPr>
                </w:rPrChange>
              </w:rPr>
            </w:pPr>
            <w:r w:rsidRPr="00C72CB7">
              <w:rPr>
                <w:rFonts w:eastAsia="Calibri"/>
                <w:highlight w:val="yellow"/>
                <w:rPrChange w:id="111" w:author="Belolipetskaya, Elena" w:date="2024-05-06T17:14:00Z">
                  <w:rPr>
                    <w:rFonts w:eastAsia="Calibri"/>
                  </w:rPr>
                </w:rPrChange>
              </w:rPr>
              <w:t>71,24 мг</w:t>
            </w:r>
          </w:p>
        </w:tc>
      </w:tr>
      <w:tr w:rsidR="00EB12D3" w:rsidRPr="004B542B" w14:paraId="7DED5CFC" w14:textId="77777777" w:rsidTr="00637370">
        <w:trPr>
          <w:trHeight w:val="20"/>
        </w:trPr>
        <w:tc>
          <w:tcPr>
            <w:tcW w:w="6663" w:type="dxa"/>
          </w:tcPr>
          <w:p w14:paraId="5214D460" w14:textId="66729433" w:rsidR="00EB12D3" w:rsidRPr="00C72CB7" w:rsidRDefault="00EB12D3" w:rsidP="00EB12D3">
            <w:pPr>
              <w:jc w:val="left"/>
              <w:rPr>
                <w:rFonts w:eastAsia="Calibri"/>
                <w:highlight w:val="yellow"/>
                <w:rPrChange w:id="112" w:author="Belolipetskaya, Elena" w:date="2024-05-06T17:14:00Z">
                  <w:rPr>
                    <w:rFonts w:eastAsia="Calibri"/>
                  </w:rPr>
                </w:rPrChange>
              </w:rPr>
            </w:pPr>
            <w:r w:rsidRPr="00C72CB7">
              <w:rPr>
                <w:rFonts w:eastAsia="Calibri"/>
                <w:highlight w:val="yellow"/>
                <w:rPrChange w:id="113" w:author="Belolipetskaya, Elena" w:date="2024-05-06T17:14:00Z">
                  <w:rPr>
                    <w:rFonts w:eastAsia="Calibri"/>
                  </w:rPr>
                </w:rPrChange>
              </w:rPr>
              <w:t>Витамин Е полиэтиленгликольсукцинат</w:t>
            </w:r>
          </w:p>
        </w:tc>
        <w:tc>
          <w:tcPr>
            <w:tcW w:w="2693" w:type="dxa"/>
          </w:tcPr>
          <w:p w14:paraId="04244164" w14:textId="54AC504D" w:rsidR="00EB12D3" w:rsidRPr="00C72CB7" w:rsidRDefault="00EB12D3" w:rsidP="00EB12D3">
            <w:pPr>
              <w:jc w:val="center"/>
              <w:rPr>
                <w:rFonts w:eastAsia="Calibri"/>
                <w:highlight w:val="yellow"/>
                <w:rPrChange w:id="114" w:author="Belolipetskaya, Elena" w:date="2024-05-06T17:14:00Z">
                  <w:rPr>
                    <w:rFonts w:eastAsia="Calibri"/>
                  </w:rPr>
                </w:rPrChange>
              </w:rPr>
            </w:pPr>
            <w:r w:rsidRPr="00C72CB7">
              <w:rPr>
                <w:rFonts w:eastAsia="Calibri"/>
                <w:highlight w:val="yellow"/>
                <w:rPrChange w:id="115" w:author="Belolipetskaya, Elena" w:date="2024-05-06T17:14:00Z">
                  <w:rPr>
                    <w:rFonts w:eastAsia="Calibri"/>
                  </w:rPr>
                </w:rPrChange>
              </w:rPr>
              <w:t>25,00 мг</w:t>
            </w:r>
          </w:p>
        </w:tc>
      </w:tr>
      <w:tr w:rsidR="00EB12D3" w:rsidRPr="004B542B" w14:paraId="52117F2F" w14:textId="77777777" w:rsidTr="00637370">
        <w:trPr>
          <w:trHeight w:val="20"/>
        </w:trPr>
        <w:tc>
          <w:tcPr>
            <w:tcW w:w="6663" w:type="dxa"/>
          </w:tcPr>
          <w:p w14:paraId="4326E7E7" w14:textId="13E745B5" w:rsidR="00EB12D3" w:rsidRPr="00C72CB7" w:rsidRDefault="00EB12D3" w:rsidP="00EB12D3">
            <w:pPr>
              <w:jc w:val="left"/>
              <w:rPr>
                <w:rFonts w:eastAsia="Calibri"/>
                <w:highlight w:val="yellow"/>
                <w:rPrChange w:id="116" w:author="Belolipetskaya, Elena" w:date="2024-05-06T17:14:00Z">
                  <w:rPr>
                    <w:rFonts w:eastAsia="Calibri"/>
                  </w:rPr>
                </w:rPrChange>
              </w:rPr>
            </w:pPr>
            <w:r w:rsidRPr="00C72CB7">
              <w:rPr>
                <w:rFonts w:eastAsia="Calibri"/>
                <w:highlight w:val="yellow"/>
                <w:rPrChange w:id="117" w:author="Belolipetskaya, Elena" w:date="2024-05-06T17:14:00Z">
                  <w:rPr>
                    <w:rFonts w:eastAsia="Calibri"/>
                  </w:rPr>
                </w:rPrChange>
              </w:rPr>
              <w:t xml:space="preserve">Магния стеарат </w:t>
            </w:r>
          </w:p>
        </w:tc>
        <w:tc>
          <w:tcPr>
            <w:tcW w:w="2693" w:type="dxa"/>
          </w:tcPr>
          <w:p w14:paraId="469B6228" w14:textId="2A69E5E1" w:rsidR="00EB12D3" w:rsidRPr="00C72CB7" w:rsidRDefault="00EB12D3" w:rsidP="00EB12D3">
            <w:pPr>
              <w:jc w:val="center"/>
              <w:rPr>
                <w:rFonts w:eastAsia="Calibri"/>
                <w:highlight w:val="yellow"/>
                <w:rPrChange w:id="118" w:author="Belolipetskaya, Elena" w:date="2024-05-06T17:14:00Z">
                  <w:rPr>
                    <w:rFonts w:eastAsia="Calibri"/>
                  </w:rPr>
                </w:rPrChange>
              </w:rPr>
            </w:pPr>
            <w:r w:rsidRPr="00C72CB7">
              <w:rPr>
                <w:rFonts w:eastAsia="Calibri"/>
                <w:highlight w:val="yellow"/>
                <w:rPrChange w:id="119" w:author="Belolipetskaya, Elena" w:date="2024-05-06T17:14:00Z">
                  <w:rPr>
                    <w:rFonts w:eastAsia="Calibri"/>
                  </w:rPr>
                </w:rPrChange>
              </w:rPr>
              <w:t>22,52 мг</w:t>
            </w:r>
          </w:p>
        </w:tc>
      </w:tr>
      <w:tr w:rsidR="00EB12D3" w:rsidRPr="004B542B" w14:paraId="2868B643" w14:textId="77777777" w:rsidTr="00637370">
        <w:trPr>
          <w:trHeight w:val="20"/>
        </w:trPr>
        <w:tc>
          <w:tcPr>
            <w:tcW w:w="6663" w:type="dxa"/>
          </w:tcPr>
          <w:p w14:paraId="3003813A" w14:textId="398A67CB" w:rsidR="00EB12D3" w:rsidRPr="00C72CB7" w:rsidRDefault="00EB12D3" w:rsidP="00EB12D3">
            <w:pPr>
              <w:jc w:val="left"/>
              <w:rPr>
                <w:rFonts w:eastAsia="Calibri"/>
                <w:highlight w:val="yellow"/>
                <w:rPrChange w:id="120" w:author="Belolipetskaya, Elena" w:date="2024-05-06T17:14:00Z">
                  <w:rPr>
                    <w:rFonts w:eastAsia="Calibri"/>
                  </w:rPr>
                </w:rPrChange>
              </w:rPr>
            </w:pPr>
            <w:r w:rsidRPr="00C72CB7">
              <w:rPr>
                <w:rFonts w:eastAsia="Calibri"/>
                <w:highlight w:val="yellow"/>
                <w:rPrChange w:id="121" w:author="Belolipetskaya, Elena" w:date="2024-05-06T17:14:00Z">
                  <w:rPr>
                    <w:rFonts w:eastAsia="Calibri"/>
                  </w:rPr>
                </w:rPrChange>
              </w:rPr>
              <w:t xml:space="preserve">Натрия лаурилсульфат </w:t>
            </w:r>
          </w:p>
        </w:tc>
        <w:tc>
          <w:tcPr>
            <w:tcW w:w="2693" w:type="dxa"/>
          </w:tcPr>
          <w:p w14:paraId="11814CB7" w14:textId="0DBCAD37" w:rsidR="00EB12D3" w:rsidRPr="00C72CB7" w:rsidRDefault="00EB12D3" w:rsidP="00EB12D3">
            <w:pPr>
              <w:jc w:val="center"/>
              <w:rPr>
                <w:rFonts w:eastAsia="Calibri"/>
                <w:highlight w:val="yellow"/>
                <w:rPrChange w:id="122" w:author="Belolipetskaya, Elena" w:date="2024-05-06T17:14:00Z">
                  <w:rPr>
                    <w:rFonts w:eastAsia="Calibri"/>
                  </w:rPr>
                </w:rPrChange>
              </w:rPr>
            </w:pPr>
            <w:r w:rsidRPr="00C72CB7">
              <w:rPr>
                <w:rFonts w:eastAsia="Calibri"/>
                <w:highlight w:val="yellow"/>
                <w:rPrChange w:id="123" w:author="Belolipetskaya, Elena" w:date="2024-05-06T17:14:00Z">
                  <w:rPr>
                    <w:rFonts w:eastAsia="Calibri"/>
                  </w:rPr>
                </w:rPrChange>
              </w:rPr>
              <w:t>16,67 мг</w:t>
            </w:r>
          </w:p>
        </w:tc>
      </w:tr>
      <w:tr w:rsidR="00EB12D3" w:rsidRPr="004B542B" w14:paraId="0EE46770" w14:textId="77777777" w:rsidTr="00637370">
        <w:trPr>
          <w:trHeight w:val="20"/>
        </w:trPr>
        <w:tc>
          <w:tcPr>
            <w:tcW w:w="6663" w:type="dxa"/>
          </w:tcPr>
          <w:p w14:paraId="3AD564AD" w14:textId="38E35391" w:rsidR="00EB12D3" w:rsidRPr="00C72CB7" w:rsidRDefault="00EB12D3" w:rsidP="00EB12D3">
            <w:pPr>
              <w:jc w:val="left"/>
              <w:rPr>
                <w:rFonts w:eastAsia="Calibri"/>
                <w:highlight w:val="yellow"/>
                <w:rPrChange w:id="124" w:author="Belolipetskaya, Elena" w:date="2024-05-06T17:14:00Z">
                  <w:rPr>
                    <w:rFonts w:eastAsia="Calibri"/>
                  </w:rPr>
                </w:rPrChange>
              </w:rPr>
            </w:pPr>
            <w:r w:rsidRPr="00C72CB7">
              <w:rPr>
                <w:rFonts w:eastAsia="Calibri"/>
                <w:highlight w:val="yellow"/>
                <w:rPrChange w:id="125" w:author="Belolipetskaya, Elena" w:date="2024-05-06T17:14:00Z">
                  <w:rPr>
                    <w:rFonts w:eastAsia="Calibri"/>
                  </w:rPr>
                </w:rPrChange>
              </w:rPr>
              <w:t xml:space="preserve">Кремния диоксид коллоидный </w:t>
            </w:r>
          </w:p>
        </w:tc>
        <w:tc>
          <w:tcPr>
            <w:tcW w:w="2693" w:type="dxa"/>
          </w:tcPr>
          <w:p w14:paraId="278405EF" w14:textId="0409C569" w:rsidR="00EB12D3" w:rsidRPr="00C72CB7" w:rsidRDefault="00EB12D3" w:rsidP="00EB12D3">
            <w:pPr>
              <w:jc w:val="center"/>
              <w:rPr>
                <w:rFonts w:eastAsia="Calibri"/>
                <w:highlight w:val="yellow"/>
                <w:rPrChange w:id="126" w:author="Belolipetskaya, Elena" w:date="2024-05-06T17:14:00Z">
                  <w:rPr>
                    <w:rFonts w:eastAsia="Calibri"/>
                  </w:rPr>
                </w:rPrChange>
              </w:rPr>
            </w:pPr>
            <w:r w:rsidRPr="00C72CB7">
              <w:rPr>
                <w:rFonts w:eastAsia="Calibri"/>
                <w:highlight w:val="yellow"/>
                <w:rPrChange w:id="127" w:author="Belolipetskaya, Elena" w:date="2024-05-06T17:14:00Z">
                  <w:rPr>
                    <w:rFonts w:eastAsia="Calibri"/>
                  </w:rPr>
                </w:rPrChange>
              </w:rPr>
              <w:t>5,00 мг</w:t>
            </w:r>
          </w:p>
        </w:tc>
      </w:tr>
      <w:tr w:rsidR="004B542B" w:rsidRPr="004B542B" w14:paraId="03424E6E" w14:textId="77777777" w:rsidTr="00637370">
        <w:trPr>
          <w:trHeight w:val="20"/>
        </w:trPr>
        <w:tc>
          <w:tcPr>
            <w:tcW w:w="6663" w:type="dxa"/>
          </w:tcPr>
          <w:p w14:paraId="3BAE0269" w14:textId="21C78AFC" w:rsidR="00AD2DC3" w:rsidRPr="00C72CB7" w:rsidRDefault="00AD2DC3" w:rsidP="004B542B">
            <w:pPr>
              <w:jc w:val="left"/>
              <w:rPr>
                <w:rFonts w:eastAsia="Calibri"/>
                <w:highlight w:val="yellow"/>
                <w:rPrChange w:id="128" w:author="Belolipetskaya, Elena" w:date="2024-05-06T17:14:00Z">
                  <w:rPr>
                    <w:rFonts w:eastAsia="Calibri"/>
                  </w:rPr>
                </w:rPrChange>
              </w:rPr>
            </w:pPr>
            <w:r w:rsidRPr="00C72CB7">
              <w:rPr>
                <w:rFonts w:eastAsia="Calibri"/>
                <w:b/>
                <w:highlight w:val="yellow"/>
                <w:rPrChange w:id="129" w:author="Belolipetskaya, Elena" w:date="2024-05-06T17:14:00Z">
                  <w:rPr>
                    <w:rFonts w:eastAsia="Calibri"/>
                    <w:b/>
                  </w:rPr>
                </w:rPrChange>
              </w:rPr>
              <w:t>Масса таблетки без оболочки:</w:t>
            </w:r>
          </w:p>
        </w:tc>
        <w:tc>
          <w:tcPr>
            <w:tcW w:w="2693" w:type="dxa"/>
          </w:tcPr>
          <w:p w14:paraId="1D9F4C64" w14:textId="05E6F78F" w:rsidR="00AD2DC3" w:rsidRPr="00C72CB7" w:rsidRDefault="00EB12D3" w:rsidP="004B542B">
            <w:pPr>
              <w:jc w:val="center"/>
              <w:rPr>
                <w:rFonts w:eastAsia="Calibri"/>
                <w:highlight w:val="yellow"/>
                <w:rPrChange w:id="130" w:author="Belolipetskaya, Elena" w:date="2024-05-06T17:14:00Z">
                  <w:rPr>
                    <w:rFonts w:eastAsia="Calibri"/>
                  </w:rPr>
                </w:rPrChange>
              </w:rPr>
            </w:pPr>
            <w:r w:rsidRPr="00C72CB7">
              <w:rPr>
                <w:rFonts w:eastAsia="Calibri"/>
                <w:b/>
                <w:highlight w:val="yellow"/>
                <w:rPrChange w:id="131" w:author="Belolipetskaya, Elena" w:date="2024-05-06T17:14:00Z">
                  <w:rPr>
                    <w:rFonts w:eastAsia="Calibri"/>
                    <w:b/>
                  </w:rPr>
                </w:rPrChange>
              </w:rPr>
              <w:t>1502,53 мг</w:t>
            </w:r>
          </w:p>
        </w:tc>
      </w:tr>
      <w:tr w:rsidR="00EB12D3" w:rsidRPr="004B542B" w14:paraId="09D116CE" w14:textId="77777777" w:rsidTr="00B24DAA">
        <w:trPr>
          <w:trHeight w:val="20"/>
        </w:trPr>
        <w:tc>
          <w:tcPr>
            <w:tcW w:w="9356" w:type="dxa"/>
            <w:gridSpan w:val="2"/>
          </w:tcPr>
          <w:p w14:paraId="09DD4C9F" w14:textId="76025FF1" w:rsidR="00EB12D3" w:rsidRPr="00C72CB7" w:rsidRDefault="00EB12D3" w:rsidP="00D53E19">
            <w:pPr>
              <w:jc w:val="left"/>
              <w:rPr>
                <w:rFonts w:eastAsia="Calibri"/>
                <w:highlight w:val="yellow"/>
                <w:rPrChange w:id="132" w:author="Belolipetskaya, Elena" w:date="2024-05-06T17:14:00Z">
                  <w:rPr>
                    <w:rFonts w:eastAsia="Calibri"/>
                  </w:rPr>
                </w:rPrChange>
              </w:rPr>
            </w:pPr>
            <w:r w:rsidRPr="00C72CB7">
              <w:rPr>
                <w:rFonts w:eastAsia="Calibri"/>
                <w:i/>
                <w:highlight w:val="yellow"/>
                <w:rPrChange w:id="133" w:author="Belolipetskaya, Elena" w:date="2024-05-06T17:14:00Z">
                  <w:rPr>
                    <w:rFonts w:eastAsia="Calibri"/>
                    <w:i/>
                  </w:rPr>
                </w:rPrChange>
              </w:rPr>
              <w:t xml:space="preserve">Пленочная оболочка: </w:t>
            </w:r>
          </w:p>
        </w:tc>
      </w:tr>
      <w:tr w:rsidR="004B542B" w:rsidRPr="004B542B" w14:paraId="05AA4359" w14:textId="77777777" w:rsidTr="00637370">
        <w:trPr>
          <w:trHeight w:val="20"/>
        </w:trPr>
        <w:tc>
          <w:tcPr>
            <w:tcW w:w="6663" w:type="dxa"/>
          </w:tcPr>
          <w:p w14:paraId="6FE66394" w14:textId="77777777" w:rsidR="00AD2DC3" w:rsidRPr="00C72CB7" w:rsidRDefault="00AD2DC3" w:rsidP="004B542B">
            <w:pPr>
              <w:jc w:val="left"/>
              <w:rPr>
                <w:rFonts w:eastAsia="Calibri"/>
                <w:highlight w:val="yellow"/>
                <w:rPrChange w:id="134" w:author="Belolipetskaya, Elena" w:date="2024-05-06T17:14:00Z">
                  <w:rPr>
                    <w:rFonts w:eastAsia="Calibri"/>
                  </w:rPr>
                </w:rPrChange>
              </w:rPr>
            </w:pPr>
            <w:r w:rsidRPr="00C72CB7">
              <w:rPr>
                <w:rFonts w:eastAsia="Calibri"/>
                <w:highlight w:val="yellow"/>
                <w:rPrChange w:id="135" w:author="Belolipetskaya, Elena" w:date="2024-05-06T17:14:00Z">
                  <w:rPr>
                    <w:rFonts w:eastAsia="Calibri"/>
                  </w:rPr>
                </w:rPrChange>
              </w:rPr>
              <w:lastRenderedPageBreak/>
              <w:t>Поливиниловый спирт – 40,0 %; титана диоксид – 20,2 %; макрогол 3350* – 20,2 %; тальк – 14,8 %; железа оксид желтый – 4,8 %.</w:t>
            </w:r>
          </w:p>
          <w:p w14:paraId="3B13F765" w14:textId="74871215" w:rsidR="00AD2DC3" w:rsidRPr="00C72CB7" w:rsidRDefault="00AD2DC3" w:rsidP="004B542B">
            <w:pPr>
              <w:jc w:val="left"/>
              <w:rPr>
                <w:rFonts w:eastAsia="Calibri"/>
                <w:i/>
                <w:highlight w:val="yellow"/>
                <w:rPrChange w:id="136" w:author="Belolipetskaya, Elena" w:date="2024-05-06T17:14:00Z">
                  <w:rPr>
                    <w:rFonts w:eastAsia="Calibri"/>
                    <w:i/>
                  </w:rPr>
                </w:rPrChange>
              </w:rPr>
            </w:pPr>
            <w:r w:rsidRPr="00C72CB7">
              <w:rPr>
                <w:rFonts w:eastAsia="Calibri"/>
                <w:highlight w:val="yellow"/>
                <w:rPrChange w:id="137" w:author="Belolipetskaya, Elena" w:date="2024-05-06T17:14:00Z">
                  <w:rPr>
                    <w:rFonts w:eastAsia="Calibri"/>
                  </w:rPr>
                </w:rPrChange>
              </w:rPr>
              <w:t>(Спецификация фирмы-производителя)</w:t>
            </w:r>
          </w:p>
        </w:tc>
        <w:tc>
          <w:tcPr>
            <w:tcW w:w="2693" w:type="dxa"/>
          </w:tcPr>
          <w:p w14:paraId="0806BDC1" w14:textId="756A8EFD" w:rsidR="00AD2DC3" w:rsidRPr="00C72CB7" w:rsidRDefault="00E75331" w:rsidP="004B542B">
            <w:pPr>
              <w:jc w:val="center"/>
              <w:rPr>
                <w:rFonts w:eastAsia="Calibri"/>
                <w:highlight w:val="yellow"/>
                <w:rPrChange w:id="138" w:author="Belolipetskaya, Elena" w:date="2024-05-06T17:14:00Z">
                  <w:rPr>
                    <w:rFonts w:eastAsia="Calibri"/>
                  </w:rPr>
                </w:rPrChange>
              </w:rPr>
            </w:pPr>
            <w:r w:rsidRPr="00C72CB7">
              <w:rPr>
                <w:rFonts w:eastAsia="Calibri"/>
                <w:highlight w:val="yellow"/>
                <w:rPrChange w:id="139" w:author="Belolipetskaya, Elena" w:date="2024-05-06T17:14:00Z">
                  <w:rPr>
                    <w:rFonts w:eastAsia="Calibri"/>
                  </w:rPr>
                </w:rPrChange>
              </w:rPr>
              <w:t>45,08 мг</w:t>
            </w:r>
          </w:p>
        </w:tc>
      </w:tr>
      <w:tr w:rsidR="004B542B" w:rsidRPr="004B542B" w14:paraId="49BBE395" w14:textId="77777777" w:rsidTr="00637370">
        <w:trPr>
          <w:trHeight w:val="20"/>
        </w:trPr>
        <w:tc>
          <w:tcPr>
            <w:tcW w:w="6663" w:type="dxa"/>
          </w:tcPr>
          <w:p w14:paraId="79450B2E" w14:textId="4816B1C8" w:rsidR="00AD2DC3" w:rsidRPr="00C72CB7" w:rsidRDefault="00AD2DC3" w:rsidP="004B542B">
            <w:pPr>
              <w:jc w:val="left"/>
              <w:rPr>
                <w:rFonts w:eastAsia="Calibri"/>
                <w:highlight w:val="yellow"/>
                <w:rPrChange w:id="140" w:author="Belolipetskaya, Elena" w:date="2024-05-06T17:14:00Z">
                  <w:rPr>
                    <w:rFonts w:eastAsia="Calibri"/>
                  </w:rPr>
                </w:rPrChange>
              </w:rPr>
            </w:pPr>
            <w:r w:rsidRPr="00C72CB7">
              <w:rPr>
                <w:rFonts w:eastAsia="Calibri"/>
                <w:b/>
                <w:highlight w:val="yellow"/>
                <w:rPrChange w:id="141" w:author="Belolipetskaya, Elena" w:date="2024-05-06T17:14:00Z">
                  <w:rPr>
                    <w:rFonts w:eastAsia="Calibri"/>
                    <w:b/>
                  </w:rPr>
                </w:rPrChange>
              </w:rPr>
              <w:t>Масса таблетки, покрытой пленочной оболочкой:</w:t>
            </w:r>
          </w:p>
        </w:tc>
        <w:tc>
          <w:tcPr>
            <w:tcW w:w="2693" w:type="dxa"/>
          </w:tcPr>
          <w:p w14:paraId="68CADE37" w14:textId="4F267221" w:rsidR="00AD2DC3" w:rsidRPr="00C72CB7" w:rsidRDefault="00E75331" w:rsidP="004B542B">
            <w:pPr>
              <w:jc w:val="center"/>
              <w:rPr>
                <w:rFonts w:eastAsia="Calibri"/>
                <w:highlight w:val="yellow"/>
                <w:rPrChange w:id="142" w:author="Belolipetskaya, Elena" w:date="2024-05-06T17:14:00Z">
                  <w:rPr>
                    <w:rFonts w:eastAsia="Calibri"/>
                  </w:rPr>
                </w:rPrChange>
              </w:rPr>
            </w:pPr>
            <w:r w:rsidRPr="00C72CB7">
              <w:rPr>
                <w:rFonts w:eastAsia="Calibri"/>
                <w:b/>
                <w:highlight w:val="yellow"/>
                <w:rPrChange w:id="143" w:author="Belolipetskaya, Elena" w:date="2024-05-06T17:14:00Z">
                  <w:rPr>
                    <w:rFonts w:eastAsia="Calibri"/>
                    <w:b/>
                  </w:rPr>
                </w:rPrChange>
              </w:rPr>
              <w:t>1547,61 мг</w:t>
            </w:r>
          </w:p>
        </w:tc>
      </w:tr>
      <w:tr w:rsidR="004B542B" w:rsidRPr="004B542B" w14:paraId="218C93EB" w14:textId="77777777" w:rsidTr="00637370">
        <w:trPr>
          <w:trHeight w:val="20"/>
        </w:trPr>
        <w:tc>
          <w:tcPr>
            <w:tcW w:w="9356" w:type="dxa"/>
            <w:gridSpan w:val="2"/>
          </w:tcPr>
          <w:p w14:paraId="3DFF5A9C" w14:textId="77777777" w:rsidR="00233075" w:rsidRPr="00C72CB7" w:rsidRDefault="004B542B" w:rsidP="00EB12D3">
            <w:pPr>
              <w:rPr>
                <w:b/>
                <w:sz w:val="20"/>
                <w:szCs w:val="20"/>
                <w:highlight w:val="yellow"/>
                <w:lang w:eastAsia="ru-RU"/>
                <w:rPrChange w:id="144" w:author="Belolipetskaya, Elena" w:date="2024-05-06T17:14:00Z">
                  <w:rPr>
                    <w:b/>
                    <w:sz w:val="20"/>
                    <w:szCs w:val="20"/>
                    <w:lang w:eastAsia="ru-RU"/>
                  </w:rPr>
                </w:rPrChange>
              </w:rPr>
            </w:pPr>
            <w:r w:rsidRPr="00C72CB7">
              <w:rPr>
                <w:b/>
                <w:sz w:val="20"/>
                <w:szCs w:val="20"/>
                <w:highlight w:val="yellow"/>
                <w:lang w:eastAsia="ru-RU"/>
                <w:rPrChange w:id="145" w:author="Belolipetskaya, Elena" w:date="2024-05-06T17:14:00Z">
                  <w:rPr>
                    <w:b/>
                    <w:sz w:val="20"/>
                    <w:szCs w:val="20"/>
                    <w:lang w:eastAsia="ru-RU"/>
                  </w:rPr>
                </w:rPrChange>
              </w:rPr>
              <w:t>Примечание:</w:t>
            </w:r>
          </w:p>
          <w:p w14:paraId="14B93E02" w14:textId="1C45D4BF" w:rsidR="004B542B" w:rsidRPr="00C72CB7" w:rsidRDefault="004B542B" w:rsidP="00EB12D3">
            <w:pPr>
              <w:rPr>
                <w:sz w:val="20"/>
                <w:szCs w:val="20"/>
                <w:highlight w:val="yellow"/>
                <w:lang w:eastAsia="ru-RU"/>
                <w:rPrChange w:id="146" w:author="Belolipetskaya, Elena" w:date="2024-05-06T17:14:00Z">
                  <w:rPr>
                    <w:sz w:val="20"/>
                    <w:szCs w:val="20"/>
                    <w:lang w:eastAsia="ru-RU"/>
                  </w:rPr>
                </w:rPrChange>
              </w:rPr>
            </w:pPr>
            <w:r w:rsidRPr="00C72CB7">
              <w:rPr>
                <w:sz w:val="20"/>
                <w:szCs w:val="20"/>
                <w:highlight w:val="yellow"/>
                <w:lang w:eastAsia="ru-RU"/>
                <w:rPrChange w:id="147" w:author="Belolipetskaya, Elena" w:date="2024-05-06T17:14:00Z">
                  <w:rPr>
                    <w:sz w:val="20"/>
                    <w:szCs w:val="20"/>
                    <w:lang w:eastAsia="ru-RU"/>
                  </w:rPr>
                </w:rPrChange>
              </w:rPr>
              <w:t>*макрогол с молекулярной массой 3350.</w:t>
            </w:r>
          </w:p>
        </w:tc>
      </w:tr>
    </w:tbl>
    <w:p w14:paraId="703E4DA3" w14:textId="77777777" w:rsidR="00941908" w:rsidRPr="004B542B" w:rsidRDefault="00941908">
      <w:pPr>
        <w:spacing w:after="0" w:line="240" w:lineRule="auto"/>
        <w:rPr>
          <w:rFonts w:eastAsia="Times New Roman"/>
          <w:lang w:eastAsia="ru-RU"/>
        </w:rPr>
      </w:pPr>
    </w:p>
    <w:p w14:paraId="390BBE97" w14:textId="6049FC7E" w:rsidR="00941908" w:rsidRDefault="003A1166">
      <w:pPr>
        <w:spacing w:after="0" w:line="240" w:lineRule="auto"/>
        <w:ind w:firstLine="709"/>
        <w:rPr>
          <w:rFonts w:eastAsia="Calibri"/>
          <w:lang w:eastAsia="ru-RU"/>
        </w:rPr>
      </w:pPr>
      <w:r w:rsidRPr="003A1166">
        <w:rPr>
          <w:rFonts w:eastAsia="Calibri"/>
          <w:lang w:eastAsia="ru-RU"/>
        </w:rPr>
        <w:t xml:space="preserve">Препарат PT-SOVE, разработанный дочерним подразделением ГК «Р-Фарм», Россия – ООО «Технология лекарств», </w:t>
      </w:r>
      <w:r w:rsidRPr="0048724B">
        <w:rPr>
          <w:rFonts w:eastAsia="Calibri"/>
          <w:highlight w:val="yellow"/>
          <w:lang w:eastAsia="ru-RU"/>
        </w:rPr>
        <w:t>полностью соответствует по качественному и количественному составу</w:t>
      </w:r>
      <w:r w:rsidRPr="003A1166">
        <w:rPr>
          <w:rFonts w:eastAsia="Calibri"/>
          <w:lang w:eastAsia="ru-RU"/>
        </w:rPr>
        <w:t xml:space="preserve"> вспомогательных веществ референтному препарату Эпклюза®, таблетки, покрытые пленочной оболочкой </w:t>
      </w:r>
      <w:r w:rsidR="0048724B">
        <w:rPr>
          <w:rFonts w:eastAsia="Calibri"/>
          <w:lang w:eastAsia="ru-RU"/>
        </w:rPr>
        <w:t>4</w:t>
      </w:r>
      <w:r w:rsidRPr="003A1166">
        <w:rPr>
          <w:rFonts w:eastAsia="Calibri"/>
          <w:lang w:eastAsia="ru-RU"/>
        </w:rPr>
        <w:t>00</w:t>
      </w:r>
      <w:r w:rsidR="0048724B">
        <w:rPr>
          <w:rFonts w:eastAsia="Calibri"/>
          <w:lang w:eastAsia="ru-RU"/>
        </w:rPr>
        <w:t xml:space="preserve"> </w:t>
      </w:r>
      <w:r w:rsidRPr="003A1166">
        <w:rPr>
          <w:rFonts w:eastAsia="Calibri"/>
          <w:lang w:eastAsia="ru-RU"/>
        </w:rPr>
        <w:t>мг</w:t>
      </w:r>
      <w:r w:rsidR="0048724B">
        <w:rPr>
          <w:rFonts w:eastAsia="Calibri"/>
          <w:lang w:eastAsia="ru-RU"/>
        </w:rPr>
        <w:t xml:space="preserve"> </w:t>
      </w:r>
      <w:r w:rsidRPr="003A1166">
        <w:rPr>
          <w:rFonts w:eastAsia="Calibri"/>
          <w:lang w:eastAsia="ru-RU"/>
        </w:rPr>
        <w:t>+</w:t>
      </w:r>
      <w:r w:rsidR="0048724B">
        <w:rPr>
          <w:rFonts w:eastAsia="Calibri"/>
          <w:lang w:eastAsia="ru-RU"/>
        </w:rPr>
        <w:t xml:space="preserve"> 10</w:t>
      </w:r>
      <w:r w:rsidRPr="003A1166">
        <w:rPr>
          <w:rFonts w:eastAsia="Calibri"/>
          <w:lang w:eastAsia="ru-RU"/>
        </w:rPr>
        <w:t xml:space="preserve">0 мг (Гилеад Сайенсиз Интернешнл Лтд., Великобритания). </w:t>
      </w:r>
      <w:r w:rsidRPr="003A1166">
        <w:rPr>
          <w:rFonts w:eastAsia="Calibri"/>
          <w:highlight w:val="yellow"/>
          <w:lang w:eastAsia="ru-RU"/>
        </w:rPr>
        <w:t>Имеется незначительное отличие в составе пленочной оболочки (табл. 2-2).</w:t>
      </w:r>
    </w:p>
    <w:p w14:paraId="2693C4AB" w14:textId="77777777" w:rsidR="003A1166" w:rsidRDefault="003A1166">
      <w:pPr>
        <w:spacing w:after="0" w:line="240" w:lineRule="auto"/>
        <w:ind w:firstLine="709"/>
        <w:rPr>
          <w:rFonts w:eastAsiaTheme="minorHAnsi"/>
          <w:color w:val="000000" w:themeColor="text1"/>
          <w:lang w:eastAsia="en-US"/>
        </w:rPr>
      </w:pPr>
    </w:p>
    <w:p w14:paraId="06ADEDF0" w14:textId="087F8352" w:rsidR="00941908" w:rsidRPr="005365CB" w:rsidRDefault="00941908">
      <w:pPr>
        <w:spacing w:after="0" w:line="240" w:lineRule="auto"/>
      </w:pPr>
      <w:r w:rsidRPr="005365CB">
        <w:rPr>
          <w:b/>
        </w:rPr>
        <w:t>Таблица 2-2.</w:t>
      </w:r>
      <w:r w:rsidRPr="005365CB">
        <w:t xml:space="preserve"> </w:t>
      </w:r>
      <w:r w:rsidRPr="00BA76C2">
        <w:rPr>
          <w:highlight w:val="yellow"/>
        </w:rPr>
        <w:t>Сопоставление составов препарата</w:t>
      </w:r>
      <w:r w:rsidRPr="005365CB">
        <w:t xml:space="preserve"> </w:t>
      </w:r>
      <w:r w:rsidR="003A1166" w:rsidRPr="00E83E14">
        <w:rPr>
          <w:rFonts w:eastAsiaTheme="minorHAnsi"/>
          <w:lang w:eastAsia="en-US"/>
        </w:rPr>
        <w:t>PT-</w:t>
      </w:r>
      <w:del w:id="148" w:author="Belolipetskaya, Elena" w:date="2024-05-06T17:14:00Z">
        <w:r w:rsidR="003A1166" w:rsidRPr="00E83E14" w:rsidDel="00C72CB7">
          <w:rPr>
            <w:rFonts w:eastAsiaTheme="minorHAnsi"/>
            <w:lang w:eastAsia="en-US"/>
          </w:rPr>
          <w:delText xml:space="preserve">SOVE </w:delText>
        </w:r>
        <w:r w:rsidR="003A1166" w:rsidRPr="005365CB" w:rsidDel="00C72CB7">
          <w:rPr>
            <w:rFonts w:eastAsiaTheme="minorHAnsi"/>
            <w:lang w:eastAsia="en-US"/>
          </w:rPr>
          <w:delText xml:space="preserve"> (</w:delText>
        </w:r>
      </w:del>
      <w:ins w:id="149" w:author="Belolipetskaya, Elena" w:date="2024-05-06T17:14:00Z">
        <w:r w:rsidR="00C72CB7" w:rsidRPr="00E83E14">
          <w:rPr>
            <w:rFonts w:eastAsiaTheme="minorHAnsi"/>
            <w:lang w:eastAsia="en-US"/>
          </w:rPr>
          <w:t xml:space="preserve">SOVE </w:t>
        </w:r>
        <w:r w:rsidR="00C72CB7" w:rsidRPr="005365CB">
          <w:rPr>
            <w:rFonts w:eastAsiaTheme="minorHAnsi"/>
            <w:lang w:eastAsia="en-US"/>
          </w:rPr>
          <w:t>(</w:t>
        </w:r>
      </w:ins>
      <w:r w:rsidR="003A1166" w:rsidRPr="005365CB">
        <w:rPr>
          <w:rFonts w:eastAsiaTheme="minorHAnsi"/>
          <w:lang w:eastAsia="en-US"/>
        </w:rPr>
        <w:t xml:space="preserve">АО «Р-Фарм», Россия) и референтного препарата </w:t>
      </w:r>
      <w:r w:rsidR="003A1166" w:rsidRPr="00E83E14">
        <w:rPr>
          <w:lang w:eastAsia="ru-RU"/>
        </w:rPr>
        <w:t>Эпклюза</w:t>
      </w:r>
      <w:r w:rsidR="003A1166" w:rsidRPr="00E83E14">
        <w:rPr>
          <w:vertAlign w:val="superscript"/>
          <w:lang w:eastAsia="ru-RU"/>
        </w:rPr>
        <w:t>®</w:t>
      </w:r>
      <w:r w:rsidR="003A1166" w:rsidRPr="005365CB">
        <w:rPr>
          <w:lang w:eastAsia="ru-RU"/>
        </w:rPr>
        <w:t xml:space="preserve">, </w:t>
      </w:r>
      <w:r w:rsidR="003A1166" w:rsidRPr="005365CB">
        <w:rPr>
          <w:bCs/>
          <w:lang w:eastAsia="ru-RU"/>
        </w:rPr>
        <w:t xml:space="preserve">таблетки, покрытые пленочной оболочкой </w:t>
      </w:r>
      <w:r w:rsidR="003A1166">
        <w:rPr>
          <w:bCs/>
          <w:lang w:eastAsia="ru-RU"/>
        </w:rPr>
        <w:t>4</w:t>
      </w:r>
      <w:r w:rsidR="003A1166" w:rsidRPr="005365CB">
        <w:rPr>
          <w:bCs/>
          <w:lang w:eastAsia="ru-RU"/>
        </w:rPr>
        <w:t>00мг+</w:t>
      </w:r>
      <w:r w:rsidR="003A1166">
        <w:rPr>
          <w:bCs/>
          <w:lang w:eastAsia="ru-RU"/>
        </w:rPr>
        <w:t>10</w:t>
      </w:r>
      <w:r w:rsidR="003A1166" w:rsidRPr="005365CB">
        <w:rPr>
          <w:bCs/>
          <w:lang w:eastAsia="ru-RU"/>
        </w:rPr>
        <w:t>0 мг</w:t>
      </w:r>
      <w:r w:rsidR="003A1166" w:rsidRPr="005365CB">
        <w:rPr>
          <w:rFonts w:eastAsia="Calibri"/>
        </w:rPr>
        <w:t xml:space="preserve"> </w:t>
      </w:r>
      <w:r w:rsidR="003A1166" w:rsidRPr="005365CB">
        <w:t>(</w:t>
      </w:r>
      <w:r w:rsidR="003A1166" w:rsidRPr="00E83E14">
        <w:rPr>
          <w:lang w:eastAsia="ru-RU"/>
        </w:rPr>
        <w:t>Гилеад Сайенсиз Интернешнл Лтд., Великобритания</w:t>
      </w:r>
      <w:r w:rsidR="003A1166" w:rsidRPr="005365CB">
        <w:t>)</w:t>
      </w:r>
      <w:r w:rsidR="003A1166" w:rsidRPr="005365CB">
        <w:rPr>
          <w:bCs/>
          <w:lang w:eastAsia="ru-RU"/>
        </w:rPr>
        <w:t xml:space="preserve"> </w:t>
      </w:r>
      <w:r w:rsidR="003A1166" w:rsidRPr="005365CB">
        <w:t xml:space="preserve">в дозировке </w:t>
      </w:r>
      <w:r w:rsidR="003A1166">
        <w:t>4</w:t>
      </w:r>
      <w:r w:rsidR="003A1166" w:rsidRPr="005365CB">
        <w:t>00мг+</w:t>
      </w:r>
      <w:r w:rsidR="003A1166">
        <w:t>10</w:t>
      </w:r>
      <w:r w:rsidR="003A1166" w:rsidRPr="005365CB">
        <w:t>0 мг.</w:t>
      </w:r>
    </w:p>
    <w:tbl>
      <w:tblPr>
        <w:tblW w:w="12049" w:type="dxa"/>
        <w:tblInd w:w="-5" w:type="dxa"/>
        <w:tblLayout w:type="fixed"/>
        <w:tblLook w:val="01E0" w:firstRow="1" w:lastRow="1" w:firstColumn="1" w:lastColumn="1" w:noHBand="0" w:noVBand="0"/>
      </w:tblPr>
      <w:tblGrid>
        <w:gridCol w:w="5184"/>
        <w:gridCol w:w="2095"/>
        <w:gridCol w:w="2077"/>
        <w:gridCol w:w="2693"/>
      </w:tblGrid>
      <w:tr w:rsidR="009776D4" w:rsidRPr="004A1EEB" w14:paraId="6CC35F18" w14:textId="77777777" w:rsidTr="00913582">
        <w:trPr>
          <w:gridAfter w:val="1"/>
          <w:wAfter w:w="2693" w:type="dxa"/>
          <w:trHeight w:val="480"/>
          <w:tblHeader/>
        </w:trPr>
        <w:tc>
          <w:tcPr>
            <w:tcW w:w="51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B21DA9F" w14:textId="77777777" w:rsidR="009776D4" w:rsidRPr="005365CB" w:rsidRDefault="009776D4">
            <w:pPr>
              <w:spacing w:after="0" w:line="240" w:lineRule="auto"/>
              <w:jc w:val="center"/>
              <w:rPr>
                <w:b/>
                <w:iCs/>
                <w:lang w:eastAsia="en-US"/>
              </w:rPr>
            </w:pPr>
            <w:r w:rsidRPr="005365CB">
              <w:rPr>
                <w:b/>
                <w:iCs/>
                <w:lang w:eastAsia="en-US"/>
              </w:rPr>
              <w:t>Компонент</w:t>
            </w:r>
          </w:p>
        </w:tc>
        <w:tc>
          <w:tcPr>
            <w:tcW w:w="209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CCCD9E8" w14:textId="0A9C96C7" w:rsidR="009776D4" w:rsidRPr="005365CB" w:rsidRDefault="00432582">
            <w:pPr>
              <w:spacing w:after="0" w:line="240" w:lineRule="auto"/>
              <w:jc w:val="center"/>
              <w:rPr>
                <w:b/>
              </w:rPr>
            </w:pPr>
            <w:r w:rsidRPr="00432582">
              <w:rPr>
                <w:rFonts w:eastAsiaTheme="minorHAnsi"/>
                <w:b/>
                <w:lang w:val="en-US" w:eastAsia="en-US"/>
              </w:rPr>
              <w:t xml:space="preserve">PT-SOVE  </w:t>
            </w:r>
          </w:p>
        </w:tc>
        <w:tc>
          <w:tcPr>
            <w:tcW w:w="207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9D07273" w14:textId="4951DE23" w:rsidR="009776D4" w:rsidRPr="005365CB" w:rsidRDefault="00432582">
            <w:pPr>
              <w:spacing w:after="0" w:line="240" w:lineRule="auto"/>
              <w:jc w:val="center"/>
              <w:rPr>
                <w:b/>
              </w:rPr>
            </w:pPr>
            <w:r w:rsidRPr="00432582">
              <w:rPr>
                <w:b/>
                <w:lang w:eastAsia="ru-RU"/>
              </w:rPr>
              <w:t>Эпклюза</w:t>
            </w:r>
            <w:r w:rsidRPr="00432582">
              <w:rPr>
                <w:b/>
                <w:vertAlign w:val="superscript"/>
                <w:lang w:eastAsia="ru-RU"/>
              </w:rPr>
              <w:t xml:space="preserve"> </w:t>
            </w:r>
            <w:r w:rsidR="009776D4" w:rsidRPr="005365CB">
              <w:rPr>
                <w:b/>
                <w:vertAlign w:val="superscript"/>
              </w:rPr>
              <w:t>®</w:t>
            </w:r>
          </w:p>
        </w:tc>
      </w:tr>
      <w:tr w:rsidR="00EB12D3" w:rsidRPr="004A1EEB" w14:paraId="6A5AF28B" w14:textId="77777777" w:rsidTr="00B24DAA">
        <w:trPr>
          <w:gridAfter w:val="1"/>
          <w:wAfter w:w="2693" w:type="dxa"/>
          <w:trHeight w:val="64"/>
        </w:trPr>
        <w:tc>
          <w:tcPr>
            <w:tcW w:w="9356"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318C31B0" w14:textId="474C6F12" w:rsidR="00EB12D3" w:rsidRPr="005365CB" w:rsidRDefault="00EB12D3" w:rsidP="005E1A9C">
            <w:pPr>
              <w:spacing w:after="0" w:line="240" w:lineRule="auto"/>
            </w:pPr>
            <w:r w:rsidRPr="005365CB">
              <w:rPr>
                <w:i/>
                <w:iCs/>
                <w:lang w:eastAsia="en-US"/>
              </w:rPr>
              <w:t>Действующее вещество:</w:t>
            </w:r>
          </w:p>
        </w:tc>
      </w:tr>
      <w:tr w:rsidR="004F3DE9" w:rsidRPr="004A1EEB" w14:paraId="7B1BC288" w14:textId="77777777" w:rsidTr="00913582">
        <w:trPr>
          <w:gridAfter w:val="1"/>
          <w:wAfter w:w="2693" w:type="dxa"/>
          <w:trHeight w:val="64"/>
        </w:trPr>
        <w:tc>
          <w:tcPr>
            <w:tcW w:w="5184" w:type="dxa"/>
            <w:tcBorders>
              <w:top w:val="single" w:sz="4" w:space="0" w:color="auto"/>
              <w:left w:val="single" w:sz="4" w:space="0" w:color="auto"/>
              <w:bottom w:val="single" w:sz="4" w:space="0" w:color="auto"/>
              <w:right w:val="single" w:sz="4" w:space="0" w:color="auto"/>
            </w:tcBorders>
            <w:shd w:val="clear" w:color="auto" w:fill="auto"/>
            <w:vAlign w:val="center"/>
          </w:tcPr>
          <w:p w14:paraId="3E17B4E2" w14:textId="76E24062" w:rsidR="004F3DE9" w:rsidRPr="005365CB" w:rsidRDefault="00432582" w:rsidP="004F3DE9">
            <w:pPr>
              <w:spacing w:after="0" w:line="240" w:lineRule="auto"/>
              <w:ind w:left="567"/>
              <w:rPr>
                <w:iCs/>
                <w:lang w:eastAsia="en-US"/>
              </w:rPr>
            </w:pPr>
            <w:r>
              <w:rPr>
                <w:iCs/>
                <w:lang w:eastAsia="en-US"/>
              </w:rPr>
              <w:t>Софосбувир</w:t>
            </w:r>
          </w:p>
        </w:tc>
        <w:tc>
          <w:tcPr>
            <w:tcW w:w="2095" w:type="dxa"/>
            <w:tcBorders>
              <w:top w:val="single" w:sz="4" w:space="0" w:color="auto"/>
              <w:left w:val="single" w:sz="4" w:space="0" w:color="auto"/>
              <w:bottom w:val="single" w:sz="4" w:space="0" w:color="auto"/>
              <w:right w:val="single" w:sz="4" w:space="0" w:color="auto"/>
            </w:tcBorders>
            <w:shd w:val="clear" w:color="auto" w:fill="auto"/>
          </w:tcPr>
          <w:p w14:paraId="2E831BA4" w14:textId="0A714829" w:rsidR="004F3DE9" w:rsidRPr="005365CB" w:rsidRDefault="00432582" w:rsidP="00BA3DE1">
            <w:pPr>
              <w:spacing w:after="0" w:line="240" w:lineRule="auto"/>
              <w:jc w:val="center"/>
            </w:pPr>
            <w:r>
              <w:rPr>
                <w:rFonts w:eastAsia="Calibri"/>
              </w:rPr>
              <w:t>4</w:t>
            </w:r>
            <w:r w:rsidR="004F3DE9" w:rsidRPr="005365CB">
              <w:rPr>
                <w:rFonts w:eastAsia="Calibri"/>
              </w:rPr>
              <w:t>00,00 мг</w:t>
            </w:r>
          </w:p>
        </w:tc>
        <w:tc>
          <w:tcPr>
            <w:tcW w:w="2077" w:type="dxa"/>
            <w:tcBorders>
              <w:top w:val="single" w:sz="4" w:space="0" w:color="auto"/>
              <w:left w:val="single" w:sz="4" w:space="0" w:color="auto"/>
              <w:bottom w:val="single" w:sz="4" w:space="0" w:color="auto"/>
              <w:right w:val="single" w:sz="4" w:space="0" w:color="auto"/>
            </w:tcBorders>
            <w:vAlign w:val="center"/>
          </w:tcPr>
          <w:p w14:paraId="76C83EBD" w14:textId="1F853B35" w:rsidR="004F3DE9" w:rsidRPr="005365CB" w:rsidRDefault="00432582" w:rsidP="00E2108E">
            <w:pPr>
              <w:spacing w:after="0" w:line="240" w:lineRule="auto"/>
              <w:jc w:val="center"/>
            </w:pPr>
            <w:r>
              <w:t>400</w:t>
            </w:r>
            <w:r w:rsidR="002E3D7A" w:rsidRPr="005365CB">
              <w:t>,00 мг</w:t>
            </w:r>
          </w:p>
        </w:tc>
      </w:tr>
      <w:tr w:rsidR="004F3DE9" w:rsidRPr="004A1EEB" w14:paraId="7C495399" w14:textId="77777777" w:rsidTr="00913582">
        <w:trPr>
          <w:gridAfter w:val="1"/>
          <w:wAfter w:w="2693" w:type="dxa"/>
          <w:trHeight w:val="64"/>
        </w:trPr>
        <w:tc>
          <w:tcPr>
            <w:tcW w:w="5184" w:type="dxa"/>
            <w:tcBorders>
              <w:top w:val="single" w:sz="4" w:space="0" w:color="auto"/>
              <w:left w:val="single" w:sz="4" w:space="0" w:color="auto"/>
              <w:bottom w:val="single" w:sz="4" w:space="0" w:color="auto"/>
              <w:right w:val="single" w:sz="4" w:space="0" w:color="auto"/>
            </w:tcBorders>
            <w:shd w:val="clear" w:color="auto" w:fill="auto"/>
            <w:vAlign w:val="center"/>
          </w:tcPr>
          <w:p w14:paraId="7415DCF0" w14:textId="0A711F9B" w:rsidR="004F3DE9" w:rsidRPr="005365CB" w:rsidRDefault="00432582" w:rsidP="004F3DE9">
            <w:pPr>
              <w:spacing w:after="0" w:line="240" w:lineRule="auto"/>
              <w:ind w:left="567"/>
              <w:rPr>
                <w:iCs/>
                <w:lang w:eastAsia="en-US"/>
              </w:rPr>
            </w:pPr>
            <w:r>
              <w:rPr>
                <w:iCs/>
                <w:lang w:eastAsia="en-US"/>
              </w:rPr>
              <w:t>Велпатасвир</w:t>
            </w:r>
          </w:p>
        </w:tc>
        <w:tc>
          <w:tcPr>
            <w:tcW w:w="2095" w:type="dxa"/>
            <w:tcBorders>
              <w:top w:val="single" w:sz="4" w:space="0" w:color="auto"/>
              <w:left w:val="single" w:sz="4" w:space="0" w:color="auto"/>
              <w:bottom w:val="single" w:sz="4" w:space="0" w:color="auto"/>
              <w:right w:val="single" w:sz="4" w:space="0" w:color="auto"/>
            </w:tcBorders>
            <w:shd w:val="clear" w:color="auto" w:fill="auto"/>
          </w:tcPr>
          <w:p w14:paraId="05C9DA41" w14:textId="650636E9" w:rsidR="004F3DE9" w:rsidRPr="005365CB" w:rsidRDefault="00432582" w:rsidP="00BA3DE1">
            <w:pPr>
              <w:spacing w:after="0" w:line="240" w:lineRule="auto"/>
              <w:jc w:val="center"/>
            </w:pPr>
            <w:r>
              <w:rPr>
                <w:rFonts w:eastAsia="Calibri"/>
              </w:rPr>
              <w:t>10</w:t>
            </w:r>
            <w:r w:rsidR="004F3DE9" w:rsidRPr="005365CB">
              <w:rPr>
                <w:rFonts w:eastAsia="Calibri"/>
              </w:rPr>
              <w:t>0,00 мг</w:t>
            </w:r>
          </w:p>
        </w:tc>
        <w:tc>
          <w:tcPr>
            <w:tcW w:w="2077" w:type="dxa"/>
            <w:tcBorders>
              <w:top w:val="single" w:sz="4" w:space="0" w:color="auto"/>
              <w:left w:val="single" w:sz="4" w:space="0" w:color="auto"/>
              <w:bottom w:val="single" w:sz="4" w:space="0" w:color="auto"/>
              <w:right w:val="single" w:sz="4" w:space="0" w:color="auto"/>
            </w:tcBorders>
            <w:vAlign w:val="center"/>
          </w:tcPr>
          <w:p w14:paraId="2BC694DB" w14:textId="1E50CC03" w:rsidR="004F3DE9" w:rsidRPr="005365CB" w:rsidRDefault="00432582" w:rsidP="00E2108E">
            <w:pPr>
              <w:spacing w:after="0" w:line="240" w:lineRule="auto"/>
              <w:jc w:val="center"/>
            </w:pPr>
            <w:r>
              <w:t>100</w:t>
            </w:r>
            <w:r w:rsidR="002E3D7A" w:rsidRPr="005365CB">
              <w:t>,00 мг</w:t>
            </w:r>
          </w:p>
        </w:tc>
      </w:tr>
      <w:tr w:rsidR="00EB12D3" w:rsidRPr="004A1EEB" w14:paraId="33C4CFA5" w14:textId="77777777" w:rsidTr="00B24DAA">
        <w:trPr>
          <w:gridAfter w:val="1"/>
          <w:wAfter w:w="2693" w:type="dxa"/>
          <w:trHeight w:val="64"/>
        </w:trPr>
        <w:tc>
          <w:tcPr>
            <w:tcW w:w="9356"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4881B9E1" w14:textId="606EDC8A" w:rsidR="00EB12D3" w:rsidRPr="00221A06" w:rsidRDefault="00EB12D3" w:rsidP="00D53E19">
            <w:pPr>
              <w:spacing w:after="0" w:line="240" w:lineRule="auto"/>
              <w:jc w:val="left"/>
            </w:pPr>
            <w:r w:rsidRPr="005365CB">
              <w:rPr>
                <w:i/>
                <w:iCs/>
                <w:lang w:eastAsia="en-US"/>
              </w:rPr>
              <w:t>Вспомогательные вещества:</w:t>
            </w:r>
          </w:p>
        </w:tc>
      </w:tr>
      <w:tr w:rsidR="00A1451F" w:rsidRPr="004A1EEB" w14:paraId="2E65C540" w14:textId="77777777" w:rsidTr="00D53E19">
        <w:trPr>
          <w:gridAfter w:val="1"/>
          <w:wAfter w:w="2693" w:type="dxa"/>
          <w:trHeight w:val="64"/>
        </w:trPr>
        <w:tc>
          <w:tcPr>
            <w:tcW w:w="5184" w:type="dxa"/>
            <w:tcBorders>
              <w:top w:val="single" w:sz="4" w:space="0" w:color="auto"/>
              <w:left w:val="single" w:sz="4" w:space="0" w:color="auto"/>
              <w:bottom w:val="single" w:sz="4" w:space="0" w:color="auto"/>
              <w:right w:val="single" w:sz="4" w:space="0" w:color="auto"/>
            </w:tcBorders>
            <w:shd w:val="clear" w:color="auto" w:fill="auto"/>
          </w:tcPr>
          <w:p w14:paraId="205EBDCB" w14:textId="36C26872" w:rsidR="00A1451F" w:rsidRPr="004A1EEB" w:rsidRDefault="00432582" w:rsidP="00A1451F">
            <w:pPr>
              <w:spacing w:after="0" w:line="240" w:lineRule="auto"/>
              <w:ind w:left="567"/>
              <w:rPr>
                <w:iCs/>
                <w:color w:val="C00000"/>
                <w:lang w:eastAsia="en-US"/>
              </w:rPr>
            </w:pPr>
            <w:r w:rsidRPr="004B542B">
              <w:rPr>
                <w:rFonts w:eastAsia="Calibri"/>
              </w:rPr>
              <w:t>Коповидон</w:t>
            </w:r>
          </w:p>
        </w:tc>
        <w:tc>
          <w:tcPr>
            <w:tcW w:w="2095" w:type="dxa"/>
            <w:tcBorders>
              <w:top w:val="single" w:sz="4" w:space="0" w:color="auto"/>
              <w:left w:val="single" w:sz="4" w:space="0" w:color="auto"/>
              <w:bottom w:val="single" w:sz="4" w:space="0" w:color="auto"/>
              <w:right w:val="single" w:sz="4" w:space="0" w:color="auto"/>
            </w:tcBorders>
            <w:shd w:val="clear" w:color="auto" w:fill="auto"/>
            <w:vAlign w:val="center"/>
          </w:tcPr>
          <w:p w14:paraId="6DA3C7D8" w14:textId="3DEC18ED" w:rsidR="00A1451F" w:rsidRPr="004A1EEB" w:rsidRDefault="00A1451F" w:rsidP="00A1451F">
            <w:pPr>
              <w:spacing w:after="0" w:line="240" w:lineRule="auto"/>
              <w:jc w:val="center"/>
              <w:rPr>
                <w:color w:val="C00000"/>
              </w:rPr>
            </w:pPr>
            <w:r w:rsidRPr="004B542B">
              <w:rPr>
                <w:rFonts w:eastAsia="Calibri"/>
              </w:rPr>
              <w:t>мг</w:t>
            </w:r>
          </w:p>
        </w:tc>
        <w:tc>
          <w:tcPr>
            <w:tcW w:w="2077" w:type="dxa"/>
            <w:tcBorders>
              <w:top w:val="single" w:sz="4" w:space="0" w:color="auto"/>
              <w:left w:val="single" w:sz="4" w:space="0" w:color="auto"/>
              <w:bottom w:val="single" w:sz="4" w:space="0" w:color="auto"/>
              <w:right w:val="single" w:sz="4" w:space="0" w:color="auto"/>
            </w:tcBorders>
          </w:tcPr>
          <w:p w14:paraId="3F36A507" w14:textId="7818D1F2" w:rsidR="00A1451F" w:rsidRPr="00221A06" w:rsidRDefault="00A1451F" w:rsidP="00A1451F">
            <w:pPr>
              <w:spacing w:after="0" w:line="240" w:lineRule="auto"/>
              <w:jc w:val="center"/>
            </w:pPr>
            <w:r w:rsidRPr="0005226E">
              <w:rPr>
                <w:rFonts w:eastAsia="Calibri"/>
              </w:rPr>
              <w:t>мг</w:t>
            </w:r>
          </w:p>
        </w:tc>
      </w:tr>
      <w:tr w:rsidR="00A1451F" w:rsidRPr="004A1EEB" w14:paraId="0455FC6A" w14:textId="77777777" w:rsidTr="00D53E19">
        <w:trPr>
          <w:gridAfter w:val="1"/>
          <w:wAfter w:w="2693" w:type="dxa"/>
          <w:trHeight w:val="64"/>
        </w:trPr>
        <w:tc>
          <w:tcPr>
            <w:tcW w:w="5184" w:type="dxa"/>
            <w:tcBorders>
              <w:top w:val="single" w:sz="4" w:space="0" w:color="auto"/>
              <w:left w:val="single" w:sz="4" w:space="0" w:color="auto"/>
              <w:bottom w:val="single" w:sz="4" w:space="0" w:color="auto"/>
              <w:right w:val="single" w:sz="4" w:space="0" w:color="auto"/>
            </w:tcBorders>
            <w:shd w:val="clear" w:color="auto" w:fill="auto"/>
          </w:tcPr>
          <w:p w14:paraId="114CFB93" w14:textId="38EB3C5A" w:rsidR="00A1451F" w:rsidRPr="004A1EEB" w:rsidRDefault="00432582" w:rsidP="00A1451F">
            <w:pPr>
              <w:spacing w:after="0" w:line="240" w:lineRule="auto"/>
              <w:ind w:left="567"/>
              <w:rPr>
                <w:iCs/>
                <w:color w:val="C00000"/>
                <w:lang w:val="en-US" w:eastAsia="en-US"/>
              </w:rPr>
            </w:pPr>
            <w:r w:rsidRPr="004B542B">
              <w:rPr>
                <w:rFonts w:eastAsia="Calibri"/>
              </w:rPr>
              <w:t xml:space="preserve">Целлюлоза микрокристаллическая  </w:t>
            </w:r>
          </w:p>
        </w:tc>
        <w:tc>
          <w:tcPr>
            <w:tcW w:w="2095" w:type="dxa"/>
            <w:tcBorders>
              <w:top w:val="single" w:sz="4" w:space="0" w:color="auto"/>
              <w:left w:val="single" w:sz="4" w:space="0" w:color="auto"/>
              <w:bottom w:val="single" w:sz="4" w:space="0" w:color="auto"/>
              <w:right w:val="single" w:sz="4" w:space="0" w:color="auto"/>
            </w:tcBorders>
            <w:shd w:val="clear" w:color="auto" w:fill="auto"/>
            <w:vAlign w:val="center"/>
          </w:tcPr>
          <w:p w14:paraId="515BE947" w14:textId="2585011C" w:rsidR="00A1451F" w:rsidRPr="004A1EEB" w:rsidRDefault="00A1451F" w:rsidP="00A1451F">
            <w:pPr>
              <w:spacing w:after="0" w:line="240" w:lineRule="auto"/>
              <w:jc w:val="center"/>
              <w:rPr>
                <w:color w:val="C00000"/>
              </w:rPr>
            </w:pPr>
            <w:r w:rsidRPr="004B542B">
              <w:rPr>
                <w:rFonts w:eastAsia="Calibri"/>
              </w:rPr>
              <w:t>мг</w:t>
            </w:r>
          </w:p>
        </w:tc>
        <w:tc>
          <w:tcPr>
            <w:tcW w:w="2077" w:type="dxa"/>
            <w:tcBorders>
              <w:top w:val="single" w:sz="4" w:space="0" w:color="auto"/>
              <w:left w:val="single" w:sz="4" w:space="0" w:color="auto"/>
              <w:bottom w:val="single" w:sz="4" w:space="0" w:color="auto"/>
              <w:right w:val="single" w:sz="4" w:space="0" w:color="auto"/>
            </w:tcBorders>
          </w:tcPr>
          <w:p w14:paraId="4E112F72" w14:textId="6B3B18D6" w:rsidR="00A1451F" w:rsidRPr="00221A06" w:rsidRDefault="00A1451F" w:rsidP="00A1451F">
            <w:pPr>
              <w:spacing w:after="0" w:line="240" w:lineRule="auto"/>
              <w:jc w:val="center"/>
            </w:pPr>
            <w:r w:rsidRPr="00864FB1">
              <w:rPr>
                <w:rFonts w:eastAsia="Calibri"/>
              </w:rPr>
              <w:t>мг</w:t>
            </w:r>
          </w:p>
        </w:tc>
      </w:tr>
      <w:tr w:rsidR="00A1451F" w:rsidRPr="004A1EEB" w14:paraId="5FF9F89D" w14:textId="77777777" w:rsidTr="00D53E19">
        <w:trPr>
          <w:gridAfter w:val="1"/>
          <w:wAfter w:w="2693" w:type="dxa"/>
          <w:trHeight w:val="64"/>
        </w:trPr>
        <w:tc>
          <w:tcPr>
            <w:tcW w:w="5184" w:type="dxa"/>
            <w:tcBorders>
              <w:top w:val="single" w:sz="4" w:space="0" w:color="auto"/>
              <w:left w:val="single" w:sz="4" w:space="0" w:color="auto"/>
              <w:bottom w:val="single" w:sz="4" w:space="0" w:color="auto"/>
              <w:right w:val="single" w:sz="4" w:space="0" w:color="auto"/>
            </w:tcBorders>
            <w:shd w:val="clear" w:color="auto" w:fill="auto"/>
          </w:tcPr>
          <w:p w14:paraId="70F4EC9D" w14:textId="1C005218" w:rsidR="00A1451F" w:rsidRPr="004A1EEB" w:rsidRDefault="00432582" w:rsidP="00A1451F">
            <w:pPr>
              <w:spacing w:after="0" w:line="240" w:lineRule="auto"/>
              <w:ind w:left="567"/>
              <w:rPr>
                <w:iCs/>
                <w:color w:val="C00000"/>
                <w:lang w:val="en-US" w:eastAsia="en-US"/>
              </w:rPr>
            </w:pPr>
            <w:r>
              <w:rPr>
                <w:rFonts w:eastAsia="Calibri"/>
              </w:rPr>
              <w:t>К</w:t>
            </w:r>
            <w:r w:rsidRPr="00432582">
              <w:rPr>
                <w:rFonts w:eastAsia="Calibri"/>
              </w:rPr>
              <w:t>роскармеллоза натрия</w:t>
            </w:r>
          </w:p>
        </w:tc>
        <w:tc>
          <w:tcPr>
            <w:tcW w:w="2095" w:type="dxa"/>
            <w:tcBorders>
              <w:top w:val="single" w:sz="4" w:space="0" w:color="auto"/>
              <w:left w:val="single" w:sz="4" w:space="0" w:color="auto"/>
              <w:bottom w:val="single" w:sz="4" w:space="0" w:color="auto"/>
              <w:right w:val="single" w:sz="4" w:space="0" w:color="auto"/>
            </w:tcBorders>
            <w:shd w:val="clear" w:color="auto" w:fill="auto"/>
            <w:vAlign w:val="center"/>
          </w:tcPr>
          <w:p w14:paraId="7F263599" w14:textId="7A884DCF" w:rsidR="00A1451F" w:rsidRPr="004A1EEB" w:rsidRDefault="00A1451F" w:rsidP="00A1451F">
            <w:pPr>
              <w:spacing w:after="0" w:line="240" w:lineRule="auto"/>
              <w:jc w:val="center"/>
              <w:rPr>
                <w:color w:val="C00000"/>
              </w:rPr>
            </w:pPr>
            <w:r w:rsidRPr="004B542B">
              <w:rPr>
                <w:rFonts w:eastAsia="Calibri"/>
              </w:rPr>
              <w:t>мг</w:t>
            </w:r>
          </w:p>
        </w:tc>
        <w:tc>
          <w:tcPr>
            <w:tcW w:w="2077" w:type="dxa"/>
            <w:tcBorders>
              <w:top w:val="single" w:sz="4" w:space="0" w:color="auto"/>
              <w:left w:val="single" w:sz="4" w:space="0" w:color="auto"/>
              <w:bottom w:val="single" w:sz="4" w:space="0" w:color="auto"/>
              <w:right w:val="single" w:sz="4" w:space="0" w:color="auto"/>
            </w:tcBorders>
          </w:tcPr>
          <w:p w14:paraId="77E32471" w14:textId="5534C78C" w:rsidR="00A1451F" w:rsidRPr="00221A06" w:rsidRDefault="00A1451F" w:rsidP="00A1451F">
            <w:pPr>
              <w:spacing w:after="0" w:line="240" w:lineRule="auto"/>
              <w:jc w:val="center"/>
            </w:pPr>
            <w:r w:rsidRPr="00864FB1">
              <w:rPr>
                <w:rFonts w:eastAsia="Calibri"/>
              </w:rPr>
              <w:t>мг</w:t>
            </w:r>
          </w:p>
        </w:tc>
      </w:tr>
      <w:tr w:rsidR="00A1451F" w:rsidRPr="004A1EEB" w14:paraId="19CF482C" w14:textId="77777777" w:rsidTr="00D53E19">
        <w:trPr>
          <w:gridAfter w:val="1"/>
          <w:wAfter w:w="2693" w:type="dxa"/>
          <w:trHeight w:val="64"/>
        </w:trPr>
        <w:tc>
          <w:tcPr>
            <w:tcW w:w="5184" w:type="dxa"/>
            <w:tcBorders>
              <w:top w:val="single" w:sz="4" w:space="0" w:color="auto"/>
              <w:left w:val="single" w:sz="4" w:space="0" w:color="auto"/>
              <w:bottom w:val="single" w:sz="4" w:space="0" w:color="auto"/>
              <w:right w:val="single" w:sz="4" w:space="0" w:color="auto"/>
            </w:tcBorders>
            <w:shd w:val="clear" w:color="auto" w:fill="auto"/>
          </w:tcPr>
          <w:p w14:paraId="5A6CA202" w14:textId="3709185C" w:rsidR="00A1451F" w:rsidRPr="00913582" w:rsidRDefault="00432582" w:rsidP="00A1451F">
            <w:pPr>
              <w:spacing w:after="0" w:line="240" w:lineRule="auto"/>
              <w:ind w:left="567"/>
              <w:rPr>
                <w:iCs/>
                <w:color w:val="C00000"/>
                <w:lang w:eastAsia="en-US"/>
              </w:rPr>
            </w:pPr>
            <w:r>
              <w:rPr>
                <w:rFonts w:eastAsia="Calibri"/>
              </w:rPr>
              <w:t>М</w:t>
            </w:r>
            <w:r w:rsidRPr="00432582">
              <w:rPr>
                <w:rFonts w:eastAsia="Calibri"/>
              </w:rPr>
              <w:t>агния стеарат</w:t>
            </w:r>
          </w:p>
        </w:tc>
        <w:tc>
          <w:tcPr>
            <w:tcW w:w="2095" w:type="dxa"/>
            <w:tcBorders>
              <w:top w:val="single" w:sz="4" w:space="0" w:color="auto"/>
              <w:left w:val="single" w:sz="4" w:space="0" w:color="auto"/>
              <w:bottom w:val="single" w:sz="4" w:space="0" w:color="auto"/>
              <w:right w:val="single" w:sz="4" w:space="0" w:color="auto"/>
            </w:tcBorders>
            <w:shd w:val="clear" w:color="auto" w:fill="auto"/>
          </w:tcPr>
          <w:p w14:paraId="14901373" w14:textId="5A1DF8B5" w:rsidR="00A1451F" w:rsidRPr="004A1EEB" w:rsidRDefault="00A1451F" w:rsidP="00A1451F">
            <w:pPr>
              <w:spacing w:after="0" w:line="240" w:lineRule="auto"/>
              <w:jc w:val="center"/>
              <w:rPr>
                <w:color w:val="C00000"/>
              </w:rPr>
            </w:pPr>
            <w:r w:rsidRPr="004B542B">
              <w:rPr>
                <w:rFonts w:eastAsia="Calibri"/>
              </w:rPr>
              <w:t>мг</w:t>
            </w:r>
          </w:p>
        </w:tc>
        <w:tc>
          <w:tcPr>
            <w:tcW w:w="2077" w:type="dxa"/>
            <w:tcBorders>
              <w:top w:val="single" w:sz="4" w:space="0" w:color="auto"/>
              <w:left w:val="single" w:sz="4" w:space="0" w:color="auto"/>
              <w:bottom w:val="single" w:sz="4" w:space="0" w:color="auto"/>
              <w:right w:val="single" w:sz="4" w:space="0" w:color="auto"/>
            </w:tcBorders>
          </w:tcPr>
          <w:p w14:paraId="7646EBC1" w14:textId="64D81ECC" w:rsidR="00A1451F" w:rsidRPr="00221A06" w:rsidRDefault="00A1451F" w:rsidP="00A1451F">
            <w:pPr>
              <w:spacing w:after="0" w:line="240" w:lineRule="auto"/>
              <w:jc w:val="center"/>
            </w:pPr>
            <w:r w:rsidRPr="0005226E">
              <w:rPr>
                <w:rFonts w:eastAsia="Calibri"/>
              </w:rPr>
              <w:t>мг</w:t>
            </w:r>
          </w:p>
        </w:tc>
      </w:tr>
      <w:tr w:rsidR="00A1451F" w:rsidRPr="004A1EEB" w14:paraId="3DBA460E" w14:textId="77777777" w:rsidTr="00D53E19">
        <w:trPr>
          <w:gridAfter w:val="1"/>
          <w:wAfter w:w="2693" w:type="dxa"/>
          <w:trHeight w:val="64"/>
        </w:trPr>
        <w:tc>
          <w:tcPr>
            <w:tcW w:w="5184" w:type="dxa"/>
            <w:tcBorders>
              <w:top w:val="single" w:sz="4" w:space="0" w:color="auto"/>
              <w:left w:val="single" w:sz="4" w:space="0" w:color="auto"/>
              <w:bottom w:val="single" w:sz="4" w:space="0" w:color="auto"/>
              <w:right w:val="single" w:sz="4" w:space="0" w:color="auto"/>
            </w:tcBorders>
            <w:shd w:val="clear" w:color="auto" w:fill="auto"/>
          </w:tcPr>
          <w:p w14:paraId="72EFCE5E" w14:textId="5EB8AB75" w:rsidR="00A1451F" w:rsidRPr="004A1EEB" w:rsidRDefault="00A1451F" w:rsidP="00A1451F">
            <w:pPr>
              <w:spacing w:after="0" w:line="240" w:lineRule="auto"/>
              <w:ind w:left="567"/>
              <w:rPr>
                <w:iCs/>
                <w:color w:val="C00000"/>
                <w:vertAlign w:val="superscript"/>
                <w:lang w:eastAsia="en-US"/>
              </w:rPr>
            </w:pPr>
            <w:r w:rsidRPr="004B542B">
              <w:rPr>
                <w:rFonts w:eastAsia="Calibri"/>
                <w:b/>
              </w:rPr>
              <w:t>Масса таблетки без оболочки:</w:t>
            </w:r>
          </w:p>
        </w:tc>
        <w:tc>
          <w:tcPr>
            <w:tcW w:w="2095" w:type="dxa"/>
            <w:tcBorders>
              <w:top w:val="single" w:sz="4" w:space="0" w:color="auto"/>
              <w:left w:val="single" w:sz="4" w:space="0" w:color="auto"/>
              <w:bottom w:val="single" w:sz="4" w:space="0" w:color="auto"/>
              <w:right w:val="single" w:sz="4" w:space="0" w:color="auto"/>
            </w:tcBorders>
            <w:shd w:val="clear" w:color="auto" w:fill="auto"/>
          </w:tcPr>
          <w:p w14:paraId="74CCD4BF" w14:textId="4ADB10FE" w:rsidR="00A1451F" w:rsidRPr="004A1EEB" w:rsidRDefault="00A1451F" w:rsidP="00A1451F">
            <w:pPr>
              <w:spacing w:after="0" w:line="240" w:lineRule="auto"/>
              <w:jc w:val="center"/>
              <w:rPr>
                <w:color w:val="C00000"/>
              </w:rPr>
            </w:pPr>
            <w:r w:rsidRPr="004B542B">
              <w:rPr>
                <w:rFonts w:eastAsia="Calibri"/>
                <w:b/>
              </w:rPr>
              <w:t>мг</w:t>
            </w:r>
            <w:r w:rsidRPr="004B542B">
              <w:rPr>
                <w:rFonts w:eastAsia="Calibri"/>
              </w:rPr>
              <w:t xml:space="preserve"> </w:t>
            </w:r>
          </w:p>
        </w:tc>
        <w:tc>
          <w:tcPr>
            <w:tcW w:w="2077" w:type="dxa"/>
            <w:tcBorders>
              <w:top w:val="single" w:sz="4" w:space="0" w:color="auto"/>
              <w:left w:val="single" w:sz="4" w:space="0" w:color="auto"/>
              <w:bottom w:val="single" w:sz="4" w:space="0" w:color="auto"/>
              <w:right w:val="single" w:sz="4" w:space="0" w:color="auto"/>
            </w:tcBorders>
          </w:tcPr>
          <w:p w14:paraId="710A931A" w14:textId="52226940" w:rsidR="00A1451F" w:rsidRPr="00221A06" w:rsidRDefault="00A1451F" w:rsidP="00A1451F">
            <w:pPr>
              <w:spacing w:after="0" w:line="240" w:lineRule="auto"/>
              <w:jc w:val="center"/>
            </w:pPr>
            <w:r w:rsidRPr="0005226E">
              <w:rPr>
                <w:rFonts w:eastAsia="Calibri"/>
                <w:b/>
              </w:rPr>
              <w:t>мг</w:t>
            </w:r>
            <w:r w:rsidRPr="00221A06" w:rsidDel="00160F99">
              <w:t xml:space="preserve"> </w:t>
            </w:r>
          </w:p>
        </w:tc>
      </w:tr>
      <w:tr w:rsidR="00EB12D3" w:rsidRPr="004A1EEB" w14:paraId="7B40096B" w14:textId="77777777" w:rsidTr="00B24DAA">
        <w:trPr>
          <w:gridAfter w:val="1"/>
          <w:wAfter w:w="2693" w:type="dxa"/>
          <w:trHeight w:val="64"/>
        </w:trPr>
        <w:tc>
          <w:tcPr>
            <w:tcW w:w="9356" w:type="dxa"/>
            <w:gridSpan w:val="3"/>
            <w:tcBorders>
              <w:top w:val="single" w:sz="4" w:space="0" w:color="auto"/>
              <w:left w:val="single" w:sz="4" w:space="0" w:color="auto"/>
              <w:bottom w:val="single" w:sz="4" w:space="0" w:color="auto"/>
              <w:right w:val="single" w:sz="4" w:space="0" w:color="auto"/>
            </w:tcBorders>
            <w:shd w:val="clear" w:color="auto" w:fill="auto"/>
          </w:tcPr>
          <w:p w14:paraId="7FABC20A" w14:textId="2A842013" w:rsidR="00EB12D3" w:rsidRPr="00221A06" w:rsidRDefault="00EB12D3" w:rsidP="00D53E19">
            <w:pPr>
              <w:spacing w:after="0" w:line="240" w:lineRule="auto"/>
              <w:rPr>
                <w:rFonts w:eastAsia="Calibri"/>
              </w:rPr>
            </w:pPr>
            <w:r w:rsidRPr="004B542B">
              <w:rPr>
                <w:rFonts w:eastAsia="Calibri"/>
                <w:i/>
              </w:rPr>
              <w:t xml:space="preserve">Пленочная оболочка: </w:t>
            </w:r>
          </w:p>
        </w:tc>
      </w:tr>
      <w:tr w:rsidR="00913582" w:rsidRPr="004A1EEB" w14:paraId="2E05F3F4" w14:textId="77777777" w:rsidTr="00D53E19">
        <w:trPr>
          <w:gridAfter w:val="1"/>
          <w:wAfter w:w="2693" w:type="dxa"/>
          <w:trHeight w:val="64"/>
        </w:trPr>
        <w:tc>
          <w:tcPr>
            <w:tcW w:w="5184" w:type="dxa"/>
            <w:tcBorders>
              <w:top w:val="single" w:sz="4" w:space="0" w:color="auto"/>
              <w:left w:val="single" w:sz="4" w:space="0" w:color="auto"/>
              <w:bottom w:val="single" w:sz="4" w:space="0" w:color="auto"/>
              <w:right w:val="single" w:sz="4" w:space="0" w:color="auto"/>
            </w:tcBorders>
            <w:shd w:val="clear" w:color="auto" w:fill="auto"/>
          </w:tcPr>
          <w:p w14:paraId="2E1E596F" w14:textId="5EB05F2A" w:rsidR="00913582" w:rsidRPr="004A1EEB" w:rsidRDefault="00432582" w:rsidP="00221A06">
            <w:pPr>
              <w:spacing w:after="0" w:line="240" w:lineRule="auto"/>
              <w:rPr>
                <w:b/>
                <w:iCs/>
                <w:color w:val="C00000"/>
                <w:lang w:eastAsia="en-US"/>
              </w:rPr>
            </w:pPr>
            <w:r>
              <w:rPr>
                <w:rFonts w:eastAsia="Calibri"/>
              </w:rPr>
              <w:t>Т</w:t>
            </w:r>
            <w:r w:rsidRPr="00432582">
              <w:rPr>
                <w:rFonts w:eastAsia="Calibri"/>
              </w:rPr>
              <w:t>итана диоксид</w:t>
            </w:r>
          </w:p>
        </w:tc>
        <w:tc>
          <w:tcPr>
            <w:tcW w:w="2095" w:type="dxa"/>
            <w:tcBorders>
              <w:top w:val="single" w:sz="4" w:space="0" w:color="auto"/>
              <w:left w:val="single" w:sz="4" w:space="0" w:color="auto"/>
              <w:bottom w:val="single" w:sz="4" w:space="0" w:color="auto"/>
              <w:right w:val="single" w:sz="4" w:space="0" w:color="auto"/>
            </w:tcBorders>
            <w:shd w:val="clear" w:color="auto" w:fill="auto"/>
            <w:vAlign w:val="center"/>
          </w:tcPr>
          <w:p w14:paraId="5D59C2B3" w14:textId="5127C6ED" w:rsidR="00913582" w:rsidRPr="004A1EEB" w:rsidRDefault="00913582" w:rsidP="00221A06">
            <w:pPr>
              <w:spacing w:after="0" w:line="240" w:lineRule="auto"/>
              <w:jc w:val="center"/>
              <w:rPr>
                <w:b/>
                <w:color w:val="C00000"/>
              </w:rPr>
            </w:pPr>
            <w:r w:rsidRPr="004B542B">
              <w:rPr>
                <w:rFonts w:eastAsia="Calibri"/>
              </w:rPr>
              <w:t>мг</w:t>
            </w:r>
          </w:p>
        </w:tc>
        <w:tc>
          <w:tcPr>
            <w:tcW w:w="2077" w:type="dxa"/>
            <w:tcBorders>
              <w:top w:val="single" w:sz="4" w:space="0" w:color="auto"/>
              <w:left w:val="single" w:sz="4" w:space="0" w:color="auto"/>
              <w:bottom w:val="single" w:sz="4" w:space="0" w:color="auto"/>
              <w:right w:val="single" w:sz="4" w:space="0" w:color="auto"/>
            </w:tcBorders>
            <w:vAlign w:val="center"/>
          </w:tcPr>
          <w:p w14:paraId="578F42E3" w14:textId="74568A1E" w:rsidR="00913582" w:rsidRPr="00221A06" w:rsidRDefault="00221A06" w:rsidP="00221A06">
            <w:pPr>
              <w:spacing w:after="0" w:line="240" w:lineRule="auto"/>
              <w:jc w:val="center"/>
              <w:rPr>
                <w:b/>
              </w:rPr>
            </w:pPr>
            <w:r>
              <w:rPr>
                <w:b/>
              </w:rPr>
              <w:t>-</w:t>
            </w:r>
          </w:p>
        </w:tc>
      </w:tr>
      <w:tr w:rsidR="00A1451F" w:rsidRPr="004A1EEB" w14:paraId="5361386B" w14:textId="77777777" w:rsidTr="00D53E19">
        <w:trPr>
          <w:gridAfter w:val="1"/>
          <w:wAfter w:w="2693" w:type="dxa"/>
          <w:trHeight w:val="64"/>
        </w:trPr>
        <w:tc>
          <w:tcPr>
            <w:tcW w:w="5184" w:type="dxa"/>
            <w:tcBorders>
              <w:top w:val="single" w:sz="4" w:space="0" w:color="auto"/>
              <w:left w:val="single" w:sz="4" w:space="0" w:color="auto"/>
              <w:bottom w:val="single" w:sz="4" w:space="0" w:color="auto"/>
              <w:right w:val="single" w:sz="4" w:space="0" w:color="auto"/>
            </w:tcBorders>
            <w:shd w:val="clear" w:color="auto" w:fill="auto"/>
          </w:tcPr>
          <w:p w14:paraId="2B5B2B86" w14:textId="78D5AC4B" w:rsidR="00A1451F" w:rsidRPr="00A1451F" w:rsidRDefault="00432582" w:rsidP="00A1451F">
            <w:pPr>
              <w:spacing w:after="0" w:line="240" w:lineRule="auto"/>
              <w:jc w:val="left"/>
              <w:rPr>
                <w:rFonts w:eastAsia="Calibri"/>
              </w:rPr>
            </w:pPr>
            <w:r w:rsidRPr="00432582">
              <w:rPr>
                <w:rFonts w:eastAsia="Calibri"/>
              </w:rPr>
              <w:t>Опадрай II розовый 85F94644 — поливиниловый спирт</w:t>
            </w:r>
          </w:p>
        </w:tc>
        <w:tc>
          <w:tcPr>
            <w:tcW w:w="2095" w:type="dxa"/>
            <w:tcBorders>
              <w:top w:val="single" w:sz="4" w:space="0" w:color="auto"/>
              <w:left w:val="single" w:sz="4" w:space="0" w:color="auto"/>
              <w:bottom w:val="single" w:sz="4" w:space="0" w:color="auto"/>
              <w:right w:val="single" w:sz="4" w:space="0" w:color="auto"/>
            </w:tcBorders>
            <w:shd w:val="clear" w:color="auto" w:fill="auto"/>
            <w:vAlign w:val="center"/>
          </w:tcPr>
          <w:p w14:paraId="63A18487" w14:textId="5FFACEB3" w:rsidR="00A1451F" w:rsidRPr="004B542B" w:rsidRDefault="00A1451F" w:rsidP="00A1451F">
            <w:pPr>
              <w:spacing w:after="0" w:line="240" w:lineRule="auto"/>
              <w:jc w:val="center"/>
              <w:rPr>
                <w:rFonts w:eastAsia="Calibri"/>
              </w:rPr>
            </w:pPr>
            <w:r>
              <w:rPr>
                <w:rFonts w:eastAsia="Calibri"/>
              </w:rPr>
              <w:t>-</w:t>
            </w:r>
          </w:p>
        </w:tc>
        <w:tc>
          <w:tcPr>
            <w:tcW w:w="2077" w:type="dxa"/>
            <w:tcBorders>
              <w:top w:val="single" w:sz="4" w:space="0" w:color="auto"/>
              <w:left w:val="single" w:sz="4" w:space="0" w:color="auto"/>
              <w:bottom w:val="single" w:sz="4" w:space="0" w:color="auto"/>
              <w:right w:val="single" w:sz="4" w:space="0" w:color="auto"/>
            </w:tcBorders>
            <w:vAlign w:val="center"/>
          </w:tcPr>
          <w:p w14:paraId="46660882" w14:textId="0D2CA0BB" w:rsidR="00A1451F" w:rsidRDefault="00A1451F" w:rsidP="00A1451F">
            <w:pPr>
              <w:spacing w:after="0" w:line="240" w:lineRule="auto"/>
              <w:jc w:val="center"/>
              <w:rPr>
                <w:b/>
              </w:rPr>
            </w:pPr>
            <w:r w:rsidRPr="0005226E">
              <w:rPr>
                <w:rFonts w:eastAsia="Calibri"/>
              </w:rPr>
              <w:t>мг</w:t>
            </w:r>
          </w:p>
        </w:tc>
      </w:tr>
      <w:tr w:rsidR="00A1451F" w:rsidRPr="004A1EEB" w14:paraId="375F0238" w14:textId="77777777" w:rsidTr="00D53E19">
        <w:trPr>
          <w:gridAfter w:val="1"/>
          <w:wAfter w:w="2693" w:type="dxa"/>
          <w:trHeight w:val="64"/>
        </w:trPr>
        <w:tc>
          <w:tcPr>
            <w:tcW w:w="5184" w:type="dxa"/>
            <w:tcBorders>
              <w:top w:val="single" w:sz="4" w:space="0" w:color="auto"/>
              <w:left w:val="single" w:sz="4" w:space="0" w:color="auto"/>
              <w:bottom w:val="single" w:sz="4" w:space="0" w:color="auto"/>
              <w:right w:val="single" w:sz="4" w:space="0" w:color="auto"/>
            </w:tcBorders>
            <w:shd w:val="clear" w:color="auto" w:fill="auto"/>
          </w:tcPr>
          <w:p w14:paraId="6D8A2E96" w14:textId="311EC7C1" w:rsidR="00A1451F" w:rsidRDefault="00432582" w:rsidP="00A1451F">
            <w:pPr>
              <w:spacing w:after="0" w:line="240" w:lineRule="auto"/>
              <w:jc w:val="left"/>
              <w:rPr>
                <w:rFonts w:eastAsia="Calibri"/>
              </w:rPr>
            </w:pPr>
            <w:r>
              <w:rPr>
                <w:rFonts w:eastAsia="Calibri"/>
              </w:rPr>
              <w:t>М</w:t>
            </w:r>
            <w:r w:rsidRPr="00432582">
              <w:rPr>
                <w:rFonts w:eastAsia="Calibri"/>
              </w:rPr>
              <w:t>акрогол</w:t>
            </w:r>
            <w:r>
              <w:rPr>
                <w:rFonts w:eastAsia="Calibri"/>
              </w:rPr>
              <w:t>*</w:t>
            </w:r>
          </w:p>
        </w:tc>
        <w:tc>
          <w:tcPr>
            <w:tcW w:w="2095" w:type="dxa"/>
            <w:tcBorders>
              <w:top w:val="single" w:sz="4" w:space="0" w:color="auto"/>
              <w:left w:val="single" w:sz="4" w:space="0" w:color="auto"/>
              <w:bottom w:val="single" w:sz="4" w:space="0" w:color="auto"/>
              <w:right w:val="single" w:sz="4" w:space="0" w:color="auto"/>
            </w:tcBorders>
            <w:shd w:val="clear" w:color="auto" w:fill="auto"/>
          </w:tcPr>
          <w:p w14:paraId="692A2E25" w14:textId="5B6F104A" w:rsidR="00A1451F" w:rsidRDefault="00A1451F" w:rsidP="00A1451F">
            <w:pPr>
              <w:spacing w:after="0" w:line="240" w:lineRule="auto"/>
              <w:jc w:val="center"/>
              <w:rPr>
                <w:rFonts w:eastAsia="Calibri"/>
              </w:rPr>
            </w:pPr>
            <w:r>
              <w:rPr>
                <w:rFonts w:eastAsia="Calibri"/>
              </w:rPr>
              <w:t>-</w:t>
            </w:r>
          </w:p>
        </w:tc>
        <w:tc>
          <w:tcPr>
            <w:tcW w:w="2077" w:type="dxa"/>
            <w:tcBorders>
              <w:top w:val="single" w:sz="4" w:space="0" w:color="auto"/>
              <w:left w:val="single" w:sz="4" w:space="0" w:color="auto"/>
              <w:bottom w:val="single" w:sz="4" w:space="0" w:color="auto"/>
              <w:right w:val="single" w:sz="4" w:space="0" w:color="auto"/>
            </w:tcBorders>
          </w:tcPr>
          <w:p w14:paraId="123932D0" w14:textId="041EEFAB" w:rsidR="00A1451F" w:rsidRDefault="00A1451F" w:rsidP="00A1451F">
            <w:pPr>
              <w:spacing w:after="0" w:line="240" w:lineRule="auto"/>
              <w:jc w:val="center"/>
              <w:rPr>
                <w:b/>
              </w:rPr>
            </w:pPr>
            <w:r w:rsidRPr="0005226E">
              <w:rPr>
                <w:rFonts w:eastAsia="Calibri"/>
              </w:rPr>
              <w:t>мг</w:t>
            </w:r>
          </w:p>
        </w:tc>
      </w:tr>
      <w:tr w:rsidR="00432582" w:rsidRPr="004A1EEB" w14:paraId="13532304" w14:textId="77777777" w:rsidTr="00D53E19">
        <w:trPr>
          <w:gridAfter w:val="1"/>
          <w:wAfter w:w="2693" w:type="dxa"/>
          <w:trHeight w:val="64"/>
        </w:trPr>
        <w:tc>
          <w:tcPr>
            <w:tcW w:w="5184" w:type="dxa"/>
            <w:tcBorders>
              <w:top w:val="single" w:sz="4" w:space="0" w:color="auto"/>
              <w:left w:val="single" w:sz="4" w:space="0" w:color="auto"/>
              <w:bottom w:val="single" w:sz="4" w:space="0" w:color="auto"/>
              <w:right w:val="single" w:sz="4" w:space="0" w:color="auto"/>
            </w:tcBorders>
            <w:shd w:val="clear" w:color="auto" w:fill="auto"/>
          </w:tcPr>
          <w:p w14:paraId="5A95361D" w14:textId="5FDF9422" w:rsidR="00432582" w:rsidRPr="00432582" w:rsidRDefault="00432582" w:rsidP="00A1451F">
            <w:pPr>
              <w:spacing w:after="0" w:line="240" w:lineRule="auto"/>
              <w:jc w:val="left"/>
              <w:rPr>
                <w:rFonts w:eastAsia="Calibri"/>
              </w:rPr>
            </w:pPr>
            <w:r w:rsidRPr="00432582">
              <w:rPr>
                <w:rFonts w:eastAsia="Calibri"/>
              </w:rPr>
              <w:t>Тальк</w:t>
            </w:r>
          </w:p>
        </w:tc>
        <w:tc>
          <w:tcPr>
            <w:tcW w:w="2095" w:type="dxa"/>
            <w:tcBorders>
              <w:top w:val="single" w:sz="4" w:space="0" w:color="auto"/>
              <w:left w:val="single" w:sz="4" w:space="0" w:color="auto"/>
              <w:bottom w:val="single" w:sz="4" w:space="0" w:color="auto"/>
              <w:right w:val="single" w:sz="4" w:space="0" w:color="auto"/>
            </w:tcBorders>
            <w:shd w:val="clear" w:color="auto" w:fill="auto"/>
          </w:tcPr>
          <w:p w14:paraId="2949CFDA" w14:textId="77777777" w:rsidR="00432582" w:rsidRDefault="00432582" w:rsidP="00A1451F">
            <w:pPr>
              <w:spacing w:after="0" w:line="240" w:lineRule="auto"/>
              <w:jc w:val="center"/>
              <w:rPr>
                <w:rFonts w:eastAsia="Calibri"/>
              </w:rPr>
            </w:pPr>
          </w:p>
        </w:tc>
        <w:tc>
          <w:tcPr>
            <w:tcW w:w="2077" w:type="dxa"/>
            <w:tcBorders>
              <w:top w:val="single" w:sz="4" w:space="0" w:color="auto"/>
              <w:left w:val="single" w:sz="4" w:space="0" w:color="auto"/>
              <w:bottom w:val="single" w:sz="4" w:space="0" w:color="auto"/>
              <w:right w:val="single" w:sz="4" w:space="0" w:color="auto"/>
            </w:tcBorders>
          </w:tcPr>
          <w:p w14:paraId="0FB7A575" w14:textId="77777777" w:rsidR="00432582" w:rsidRDefault="00432582" w:rsidP="00A1451F">
            <w:pPr>
              <w:spacing w:after="0" w:line="240" w:lineRule="auto"/>
              <w:jc w:val="center"/>
              <w:rPr>
                <w:rFonts w:eastAsia="Calibri"/>
              </w:rPr>
            </w:pPr>
          </w:p>
        </w:tc>
      </w:tr>
      <w:tr w:rsidR="00432582" w:rsidRPr="004A1EEB" w14:paraId="243E43E1" w14:textId="77777777" w:rsidTr="00D53E19">
        <w:trPr>
          <w:gridAfter w:val="1"/>
          <w:wAfter w:w="2693" w:type="dxa"/>
          <w:trHeight w:val="64"/>
        </w:trPr>
        <w:tc>
          <w:tcPr>
            <w:tcW w:w="5184" w:type="dxa"/>
            <w:tcBorders>
              <w:top w:val="single" w:sz="4" w:space="0" w:color="auto"/>
              <w:left w:val="single" w:sz="4" w:space="0" w:color="auto"/>
              <w:bottom w:val="single" w:sz="4" w:space="0" w:color="auto"/>
              <w:right w:val="single" w:sz="4" w:space="0" w:color="auto"/>
            </w:tcBorders>
            <w:shd w:val="clear" w:color="auto" w:fill="auto"/>
          </w:tcPr>
          <w:p w14:paraId="29470B67" w14:textId="5EBB21F8" w:rsidR="00432582" w:rsidRPr="00432582" w:rsidRDefault="00432582" w:rsidP="00A1451F">
            <w:pPr>
              <w:spacing w:after="0" w:line="240" w:lineRule="auto"/>
              <w:jc w:val="left"/>
              <w:rPr>
                <w:rFonts w:eastAsia="Calibri"/>
              </w:rPr>
            </w:pPr>
            <w:r>
              <w:rPr>
                <w:rFonts w:eastAsia="Calibri"/>
              </w:rPr>
              <w:t>К</w:t>
            </w:r>
            <w:r w:rsidRPr="00432582">
              <w:rPr>
                <w:rFonts w:eastAsia="Calibri"/>
              </w:rPr>
              <w:t>раситель железа оксид красный</w:t>
            </w:r>
          </w:p>
        </w:tc>
        <w:tc>
          <w:tcPr>
            <w:tcW w:w="2095" w:type="dxa"/>
            <w:tcBorders>
              <w:top w:val="single" w:sz="4" w:space="0" w:color="auto"/>
              <w:left w:val="single" w:sz="4" w:space="0" w:color="auto"/>
              <w:bottom w:val="single" w:sz="4" w:space="0" w:color="auto"/>
              <w:right w:val="single" w:sz="4" w:space="0" w:color="auto"/>
            </w:tcBorders>
            <w:shd w:val="clear" w:color="auto" w:fill="auto"/>
          </w:tcPr>
          <w:p w14:paraId="258D41F7" w14:textId="77777777" w:rsidR="00432582" w:rsidRDefault="00432582" w:rsidP="00A1451F">
            <w:pPr>
              <w:spacing w:after="0" w:line="240" w:lineRule="auto"/>
              <w:jc w:val="center"/>
              <w:rPr>
                <w:rFonts w:eastAsia="Calibri"/>
              </w:rPr>
            </w:pPr>
          </w:p>
        </w:tc>
        <w:tc>
          <w:tcPr>
            <w:tcW w:w="2077" w:type="dxa"/>
            <w:tcBorders>
              <w:top w:val="single" w:sz="4" w:space="0" w:color="auto"/>
              <w:left w:val="single" w:sz="4" w:space="0" w:color="auto"/>
              <w:bottom w:val="single" w:sz="4" w:space="0" w:color="auto"/>
              <w:right w:val="single" w:sz="4" w:space="0" w:color="auto"/>
            </w:tcBorders>
          </w:tcPr>
          <w:p w14:paraId="37286883" w14:textId="77777777" w:rsidR="00432582" w:rsidRDefault="00432582" w:rsidP="00A1451F">
            <w:pPr>
              <w:spacing w:after="0" w:line="240" w:lineRule="auto"/>
              <w:jc w:val="center"/>
              <w:rPr>
                <w:rFonts w:eastAsia="Calibri"/>
              </w:rPr>
            </w:pPr>
          </w:p>
        </w:tc>
      </w:tr>
      <w:tr w:rsidR="00BA3DE1" w:rsidRPr="004A1EEB" w14:paraId="37E2806F" w14:textId="77777777" w:rsidTr="00D53E19">
        <w:trPr>
          <w:gridAfter w:val="1"/>
          <w:wAfter w:w="2693" w:type="dxa"/>
          <w:trHeight w:val="64"/>
        </w:trPr>
        <w:tc>
          <w:tcPr>
            <w:tcW w:w="5184" w:type="dxa"/>
            <w:tcBorders>
              <w:top w:val="single" w:sz="4" w:space="0" w:color="auto"/>
              <w:left w:val="single" w:sz="4" w:space="0" w:color="auto"/>
              <w:bottom w:val="single" w:sz="4" w:space="0" w:color="auto"/>
              <w:right w:val="single" w:sz="4" w:space="0" w:color="auto"/>
            </w:tcBorders>
            <w:shd w:val="clear" w:color="auto" w:fill="auto"/>
          </w:tcPr>
          <w:p w14:paraId="1DECDCC4" w14:textId="6CEF0F1F" w:rsidR="00BA3DE1" w:rsidRPr="004B542B" w:rsidRDefault="00BA3DE1" w:rsidP="00D53E19">
            <w:pPr>
              <w:spacing w:after="0" w:line="240" w:lineRule="auto"/>
              <w:jc w:val="left"/>
              <w:rPr>
                <w:rFonts w:eastAsia="Calibri"/>
              </w:rPr>
            </w:pPr>
            <w:r w:rsidRPr="004B542B">
              <w:rPr>
                <w:rFonts w:eastAsia="Calibri"/>
                <w:b/>
              </w:rPr>
              <w:t>Масса таблетки, покрытой пленочной оболочкой:</w:t>
            </w:r>
          </w:p>
        </w:tc>
        <w:tc>
          <w:tcPr>
            <w:tcW w:w="2095" w:type="dxa"/>
            <w:tcBorders>
              <w:top w:val="single" w:sz="4" w:space="0" w:color="auto"/>
              <w:left w:val="single" w:sz="4" w:space="0" w:color="auto"/>
              <w:bottom w:val="single" w:sz="4" w:space="0" w:color="auto"/>
              <w:right w:val="single" w:sz="4" w:space="0" w:color="auto"/>
            </w:tcBorders>
            <w:shd w:val="clear" w:color="auto" w:fill="auto"/>
            <w:vAlign w:val="center"/>
          </w:tcPr>
          <w:p w14:paraId="22DE0A5F" w14:textId="7E074617" w:rsidR="00BA3DE1" w:rsidRPr="004B542B" w:rsidRDefault="00BA3DE1" w:rsidP="00221A06">
            <w:pPr>
              <w:spacing w:after="0" w:line="240" w:lineRule="auto"/>
              <w:jc w:val="center"/>
              <w:rPr>
                <w:rFonts w:eastAsia="Calibri"/>
              </w:rPr>
            </w:pPr>
            <w:r w:rsidRPr="004B542B">
              <w:rPr>
                <w:rFonts w:eastAsia="Calibri"/>
                <w:b/>
              </w:rPr>
              <w:t>мг</w:t>
            </w:r>
          </w:p>
        </w:tc>
        <w:tc>
          <w:tcPr>
            <w:tcW w:w="2077" w:type="dxa"/>
            <w:tcBorders>
              <w:top w:val="single" w:sz="4" w:space="0" w:color="auto"/>
              <w:left w:val="single" w:sz="4" w:space="0" w:color="auto"/>
              <w:bottom w:val="single" w:sz="4" w:space="0" w:color="auto"/>
              <w:right w:val="single" w:sz="4" w:space="0" w:color="auto"/>
            </w:tcBorders>
            <w:vAlign w:val="center"/>
          </w:tcPr>
          <w:p w14:paraId="3B4096B5" w14:textId="31DD1C68" w:rsidR="00BA3DE1" w:rsidRPr="00221A06" w:rsidRDefault="00A1451F" w:rsidP="00221A06">
            <w:pPr>
              <w:spacing w:after="0" w:line="240" w:lineRule="auto"/>
              <w:jc w:val="center"/>
              <w:rPr>
                <w:b/>
              </w:rPr>
            </w:pPr>
            <w:r w:rsidRPr="0005226E">
              <w:rPr>
                <w:rFonts w:eastAsia="Calibri"/>
                <w:b/>
              </w:rPr>
              <w:t>мг</w:t>
            </w:r>
          </w:p>
        </w:tc>
      </w:tr>
      <w:tr w:rsidR="00221A06" w:rsidRPr="00221A06" w14:paraId="1A157855" w14:textId="15FFDC5E" w:rsidTr="00221A06">
        <w:trPr>
          <w:trHeight w:val="303"/>
        </w:trPr>
        <w:tc>
          <w:tcPr>
            <w:tcW w:w="9356" w:type="dxa"/>
            <w:gridSpan w:val="3"/>
            <w:tcBorders>
              <w:top w:val="single" w:sz="4" w:space="0" w:color="auto"/>
              <w:left w:val="single" w:sz="4" w:space="0" w:color="auto"/>
              <w:bottom w:val="single" w:sz="4" w:space="0" w:color="auto"/>
              <w:right w:val="single" w:sz="4" w:space="0" w:color="auto"/>
            </w:tcBorders>
            <w:shd w:val="clear" w:color="auto" w:fill="auto"/>
          </w:tcPr>
          <w:p w14:paraId="01DA554D" w14:textId="77777777" w:rsidR="00A1451F" w:rsidRDefault="002E3D7A" w:rsidP="00913582">
            <w:pPr>
              <w:spacing w:after="0" w:line="240" w:lineRule="auto"/>
              <w:rPr>
                <w:b/>
                <w:sz w:val="20"/>
                <w:szCs w:val="20"/>
                <w:vertAlign w:val="superscript"/>
              </w:rPr>
            </w:pPr>
            <w:r w:rsidRPr="00221A06">
              <w:rPr>
                <w:b/>
                <w:sz w:val="20"/>
                <w:szCs w:val="20"/>
              </w:rPr>
              <w:t>Примечание:</w:t>
            </w:r>
            <w:r w:rsidR="003A6F4B">
              <w:rPr>
                <w:b/>
                <w:sz w:val="20"/>
                <w:szCs w:val="20"/>
                <w:vertAlign w:val="superscript"/>
              </w:rPr>
              <w:t xml:space="preserve"> </w:t>
            </w:r>
          </w:p>
          <w:p w14:paraId="403DB354" w14:textId="448010DD" w:rsidR="00A4280C" w:rsidRPr="003A6F4B" w:rsidRDefault="00A4280C" w:rsidP="00913582">
            <w:pPr>
              <w:spacing w:after="0" w:line="240" w:lineRule="auto"/>
              <w:rPr>
                <w:b/>
                <w:sz w:val="20"/>
                <w:szCs w:val="20"/>
                <w:vertAlign w:val="superscript"/>
              </w:rPr>
            </w:pPr>
            <w:r w:rsidRPr="004B542B">
              <w:rPr>
                <w:sz w:val="20"/>
                <w:szCs w:val="20"/>
                <w:lang w:eastAsia="ru-RU"/>
              </w:rPr>
              <w:t>*макрогол с молекулярной массой 3350 (USP, Ph. Eur. - макрогол 3350, JP – макрогол 4000).</w:t>
            </w:r>
          </w:p>
        </w:tc>
        <w:tc>
          <w:tcPr>
            <w:tcW w:w="2693" w:type="dxa"/>
          </w:tcPr>
          <w:p w14:paraId="13B5CD74" w14:textId="18DBE944" w:rsidR="00913582" w:rsidRPr="00221A06" w:rsidRDefault="00913582" w:rsidP="00913582">
            <w:pPr>
              <w:jc w:val="left"/>
            </w:pPr>
          </w:p>
        </w:tc>
      </w:tr>
    </w:tbl>
    <w:p w14:paraId="22D12B81" w14:textId="1FD86769" w:rsidR="0010074E" w:rsidRPr="00221A06" w:rsidRDefault="0010074E">
      <w:pPr>
        <w:spacing w:after="0" w:line="240" w:lineRule="auto"/>
        <w:ind w:firstLine="709"/>
      </w:pPr>
    </w:p>
    <w:p w14:paraId="6AB56B40" w14:textId="3632B571" w:rsidR="0010074E" w:rsidRDefault="0010074E">
      <w:pPr>
        <w:spacing w:after="0" w:line="240" w:lineRule="auto"/>
        <w:ind w:firstLine="709"/>
        <w:rPr>
          <w:color w:val="C00000"/>
        </w:rPr>
      </w:pPr>
      <w:r>
        <w:rPr>
          <w:rStyle w:val="rynqvb"/>
        </w:rPr>
        <w:t>При пр</w:t>
      </w:r>
      <w:r w:rsidR="00EC5982">
        <w:rPr>
          <w:rStyle w:val="rynqvb"/>
        </w:rPr>
        <w:t xml:space="preserve">едлагаемой дозировке </w:t>
      </w:r>
      <w:r w:rsidR="00E611DD">
        <w:rPr>
          <w:rStyle w:val="rynqvb"/>
        </w:rPr>
        <w:t>4</w:t>
      </w:r>
      <w:r w:rsidR="00EC5982">
        <w:rPr>
          <w:rStyle w:val="rynqvb"/>
        </w:rPr>
        <w:t xml:space="preserve">00 мг </w:t>
      </w:r>
      <w:r w:rsidR="00E611DD">
        <w:rPr>
          <w:rStyle w:val="rynqvb"/>
        </w:rPr>
        <w:t>софосбувир</w:t>
      </w:r>
      <w:r w:rsidR="00EC5982">
        <w:rPr>
          <w:rStyle w:val="rynqvb"/>
        </w:rPr>
        <w:t xml:space="preserve"> </w:t>
      </w:r>
      <w:r>
        <w:rPr>
          <w:rStyle w:val="rynqvb"/>
        </w:rPr>
        <w:t xml:space="preserve">имеет </w:t>
      </w:r>
      <w:r w:rsidR="00E611DD">
        <w:rPr>
          <w:rStyle w:val="rynqvb"/>
        </w:rPr>
        <w:t>высокую</w:t>
      </w:r>
      <w:r>
        <w:rPr>
          <w:rStyle w:val="rynqvb"/>
        </w:rPr>
        <w:t xml:space="preserve"> растворимость в воде в физиологическом диапазоне pH, как это определено Системой биофармацевтической классификации (BCS), и </w:t>
      </w:r>
      <w:r w:rsidR="00E611DD">
        <w:rPr>
          <w:rStyle w:val="rynqvb"/>
        </w:rPr>
        <w:t>низкую</w:t>
      </w:r>
      <w:r>
        <w:rPr>
          <w:rStyle w:val="rynqvb"/>
        </w:rPr>
        <w:t xml:space="preserve"> проницаемость и, следовательно, классифицируется как класс II</w:t>
      </w:r>
      <w:r w:rsidR="00E611DD">
        <w:rPr>
          <w:rStyle w:val="rynqvb"/>
        </w:rPr>
        <w:t>I</w:t>
      </w:r>
      <w:r>
        <w:rPr>
          <w:rStyle w:val="rynqvb"/>
        </w:rPr>
        <w:t xml:space="preserve"> по BCS.</w:t>
      </w:r>
      <w:r>
        <w:rPr>
          <w:rStyle w:val="hwtze"/>
        </w:rPr>
        <w:t xml:space="preserve"> </w:t>
      </w:r>
    </w:p>
    <w:p w14:paraId="33F6A746" w14:textId="34DB3152" w:rsidR="0010074E" w:rsidRPr="004A1EEB" w:rsidRDefault="0010074E" w:rsidP="00A1451F">
      <w:pPr>
        <w:spacing w:after="0" w:line="240" w:lineRule="auto"/>
        <w:ind w:firstLine="709"/>
        <w:rPr>
          <w:color w:val="C00000"/>
        </w:rPr>
      </w:pPr>
      <w:r>
        <w:rPr>
          <w:rStyle w:val="rynqvb"/>
        </w:rPr>
        <w:t xml:space="preserve">При </w:t>
      </w:r>
      <w:r w:rsidR="00EC5982">
        <w:rPr>
          <w:rStyle w:val="rynqvb"/>
        </w:rPr>
        <w:t xml:space="preserve">предложенной дозировке </w:t>
      </w:r>
      <w:r w:rsidR="00E611DD">
        <w:rPr>
          <w:rStyle w:val="rynqvb"/>
        </w:rPr>
        <w:t>100</w:t>
      </w:r>
      <w:r w:rsidR="00EC5982">
        <w:rPr>
          <w:rStyle w:val="rynqvb"/>
        </w:rPr>
        <w:t xml:space="preserve"> мг </w:t>
      </w:r>
      <w:r w:rsidR="00E611DD">
        <w:rPr>
          <w:rStyle w:val="rynqvb"/>
        </w:rPr>
        <w:t>велпатасвир</w:t>
      </w:r>
      <w:r>
        <w:rPr>
          <w:rStyle w:val="rynqvb"/>
        </w:rPr>
        <w:t xml:space="preserve"> имеет низкую растворимость в воде в физиологическом диапазоне pH, как определено Системой биофармацевтической </w:t>
      </w:r>
      <w:r>
        <w:rPr>
          <w:rStyle w:val="rynqvb"/>
        </w:rPr>
        <w:lastRenderedPageBreak/>
        <w:t>классификации (BCS), и низкую проницаемость и, следовательно, классифицируется как класс IV по BCS.</w:t>
      </w:r>
    </w:p>
    <w:p w14:paraId="43346A1F" w14:textId="243AFB31" w:rsidR="00043785" w:rsidRPr="00835829" w:rsidRDefault="00E30437">
      <w:pPr>
        <w:pStyle w:val="Heading3"/>
        <w:spacing w:after="240" w:line="240" w:lineRule="auto"/>
        <w:contextualSpacing/>
        <w:rPr>
          <w:rFonts w:ascii="Times New Roman" w:hAnsi="Times New Roman"/>
          <w:szCs w:val="24"/>
        </w:rPr>
      </w:pPr>
      <w:bookmarkStart w:id="150" w:name="_Toc164609938"/>
      <w:r w:rsidRPr="00835829">
        <w:rPr>
          <w:rFonts w:ascii="Times New Roman" w:hAnsi="Times New Roman"/>
          <w:szCs w:val="24"/>
        </w:rPr>
        <w:t>2.2.4 Форма выпуска</w:t>
      </w:r>
      <w:bookmarkEnd w:id="150"/>
    </w:p>
    <w:p w14:paraId="12EBF3EF" w14:textId="3F6B9E29" w:rsidR="00043785" w:rsidRPr="00B14048" w:rsidRDefault="00835829" w:rsidP="00FE653B">
      <w:pPr>
        <w:spacing w:after="0" w:line="240" w:lineRule="auto"/>
        <w:ind w:firstLine="709"/>
        <w:contextualSpacing/>
        <w:rPr>
          <w:rFonts w:eastAsia="Calibri"/>
          <w:color w:val="FF0000"/>
          <w:lang w:eastAsia="ru-RU"/>
        </w:rPr>
      </w:pPr>
      <w:bookmarkStart w:id="151" w:name="_Hlk55572740"/>
      <w:r w:rsidRPr="00835829">
        <w:t xml:space="preserve">Таблетки, покрытые пленочной оболочкой </w:t>
      </w:r>
      <w:r w:rsidR="00E611DD">
        <w:t>4</w:t>
      </w:r>
      <w:r w:rsidRPr="00835829">
        <w:t>00</w:t>
      </w:r>
      <w:r w:rsidR="00FE653B">
        <w:t>мг</w:t>
      </w:r>
      <w:r w:rsidRPr="00835829">
        <w:t>+</w:t>
      </w:r>
      <w:r w:rsidR="00043785" w:rsidRPr="00835829">
        <w:t xml:space="preserve"> </w:t>
      </w:r>
      <w:r w:rsidR="00E611DD">
        <w:t>10</w:t>
      </w:r>
      <w:r w:rsidR="00043785" w:rsidRPr="00835829">
        <w:t>0 мг</w:t>
      </w:r>
      <w:r w:rsidR="00043785" w:rsidRPr="00835829">
        <w:rPr>
          <w:rFonts w:eastAsia="Calibri"/>
          <w:lang w:eastAsia="ru-RU"/>
        </w:rPr>
        <w:t xml:space="preserve">. </w:t>
      </w:r>
    </w:p>
    <w:bookmarkEnd w:id="151"/>
    <w:p w14:paraId="680B8408" w14:textId="1D850CD8" w:rsidR="0098048C" w:rsidRPr="00E611DD" w:rsidRDefault="00FE653B" w:rsidP="00FE653B">
      <w:pPr>
        <w:spacing w:after="0" w:line="240" w:lineRule="auto"/>
        <w:ind w:firstLine="709"/>
        <w:rPr>
          <w:rFonts w:eastAsiaTheme="minorEastAsia"/>
          <w:highlight w:val="yellow"/>
        </w:rPr>
      </w:pPr>
      <w:r w:rsidRPr="00E611DD">
        <w:rPr>
          <w:rFonts w:eastAsiaTheme="minorEastAsia"/>
          <w:highlight w:val="yellow"/>
        </w:rPr>
        <w:t xml:space="preserve">По 7 или 10 таблеток в контурную ячейковую упаковку из фольги алюминиевой (материал комбинированный для холодной формовки) и фольги алюминиевой печатной. </w:t>
      </w:r>
    </w:p>
    <w:p w14:paraId="31A06A5A" w14:textId="77777777" w:rsidR="00FE653B" w:rsidRPr="00E611DD" w:rsidRDefault="00FE653B" w:rsidP="00FE653B">
      <w:pPr>
        <w:spacing w:after="0" w:line="240" w:lineRule="auto"/>
        <w:ind w:firstLine="709"/>
        <w:rPr>
          <w:rFonts w:eastAsiaTheme="minorEastAsia"/>
          <w:highlight w:val="yellow"/>
        </w:rPr>
      </w:pPr>
      <w:r w:rsidRPr="00E611DD">
        <w:rPr>
          <w:rFonts w:eastAsiaTheme="minorEastAsia"/>
          <w:highlight w:val="yellow"/>
        </w:rPr>
        <w:t>По 28 или 30 таблеток в банку полимерную (из полиэтилена высокой плотности) для лекарственных средств, укупоренную крышкой полимерной (из полипропилена) с влагопоглотителем и контролем первого вскрытия.</w:t>
      </w:r>
    </w:p>
    <w:p w14:paraId="721CDE27" w14:textId="77777777" w:rsidR="00FE653B" w:rsidRPr="00E611DD" w:rsidRDefault="00FE653B" w:rsidP="00FE653B">
      <w:pPr>
        <w:spacing w:after="0" w:line="240" w:lineRule="auto"/>
        <w:ind w:firstLine="709"/>
        <w:rPr>
          <w:highlight w:val="yellow"/>
        </w:rPr>
      </w:pPr>
      <w:r w:rsidRPr="00E611DD">
        <w:rPr>
          <w:highlight w:val="yellow"/>
        </w:rPr>
        <w:t>На банку наклеивают этикетку из бумаги этикеточной или писчей или самоклеящуюся этикетку.</w:t>
      </w:r>
    </w:p>
    <w:p w14:paraId="588367BE" w14:textId="77777777" w:rsidR="00FE653B" w:rsidRPr="00E611DD" w:rsidRDefault="00FE653B" w:rsidP="00FE653B">
      <w:pPr>
        <w:spacing w:after="0" w:line="240" w:lineRule="auto"/>
        <w:ind w:firstLine="709"/>
        <w:rPr>
          <w:color w:val="000000"/>
          <w:highlight w:val="yellow"/>
        </w:rPr>
      </w:pPr>
      <w:r w:rsidRPr="00E611DD">
        <w:rPr>
          <w:color w:val="000000"/>
          <w:highlight w:val="yellow"/>
        </w:rPr>
        <w:t>Каждую банку или 4 или 3 контурных ячейковых упаковки вместе с листком-вкладышем помещают в пачку из картона коробочного.</w:t>
      </w:r>
    </w:p>
    <w:p w14:paraId="144A7417" w14:textId="442FBB51" w:rsidR="00FE653B" w:rsidRPr="000C797D" w:rsidRDefault="00FE653B" w:rsidP="00FE653B">
      <w:pPr>
        <w:spacing w:line="240" w:lineRule="auto"/>
        <w:ind w:firstLine="709"/>
        <w:rPr>
          <w:rFonts w:eastAsiaTheme="minorEastAsia"/>
        </w:rPr>
      </w:pPr>
      <w:r w:rsidRPr="00E611DD">
        <w:rPr>
          <w:highlight w:val="yellow"/>
        </w:rPr>
        <w:t>Пачки помещают в групповую упаковку.</w:t>
      </w:r>
    </w:p>
    <w:p w14:paraId="3356824A" w14:textId="485545D5" w:rsidR="00BB5104" w:rsidRPr="000C797D" w:rsidRDefault="00E30437">
      <w:pPr>
        <w:pStyle w:val="Heading2"/>
        <w:spacing w:line="240" w:lineRule="auto"/>
        <w:contextualSpacing/>
        <w:rPr>
          <w:szCs w:val="24"/>
        </w:rPr>
      </w:pPr>
      <w:bookmarkStart w:id="152" w:name="_Toc164609939"/>
      <w:r w:rsidRPr="000C797D">
        <w:rPr>
          <w:szCs w:val="24"/>
        </w:rPr>
        <w:t>2.3</w:t>
      </w:r>
      <w:r w:rsidR="001370A4" w:rsidRPr="000C797D">
        <w:rPr>
          <w:szCs w:val="24"/>
        </w:rPr>
        <w:t>.</w:t>
      </w:r>
      <w:r w:rsidRPr="000C797D">
        <w:rPr>
          <w:szCs w:val="24"/>
        </w:rPr>
        <w:t xml:space="preserve"> Правила хранения и обращения</w:t>
      </w:r>
      <w:bookmarkEnd w:id="152"/>
    </w:p>
    <w:p w14:paraId="18D11FC9" w14:textId="02043437" w:rsidR="00E30437" w:rsidRPr="000C797D" w:rsidRDefault="00E30437">
      <w:pPr>
        <w:pStyle w:val="Heading3"/>
        <w:spacing w:after="240" w:line="240" w:lineRule="auto"/>
        <w:contextualSpacing/>
        <w:rPr>
          <w:rFonts w:ascii="Times New Roman" w:hAnsi="Times New Roman"/>
          <w:szCs w:val="24"/>
        </w:rPr>
      </w:pPr>
      <w:bookmarkStart w:id="153" w:name="_Toc164609940"/>
      <w:r w:rsidRPr="000C797D">
        <w:rPr>
          <w:rFonts w:ascii="Times New Roman" w:hAnsi="Times New Roman"/>
          <w:szCs w:val="24"/>
        </w:rPr>
        <w:t>2.3.1</w:t>
      </w:r>
      <w:r w:rsidR="00643239" w:rsidRPr="000C797D">
        <w:rPr>
          <w:rFonts w:ascii="Times New Roman" w:hAnsi="Times New Roman"/>
          <w:szCs w:val="24"/>
        </w:rPr>
        <w:t>.</w:t>
      </w:r>
      <w:r w:rsidRPr="000C797D">
        <w:rPr>
          <w:rFonts w:ascii="Times New Roman" w:hAnsi="Times New Roman"/>
          <w:szCs w:val="24"/>
        </w:rPr>
        <w:t xml:space="preserve"> Условия хранения</w:t>
      </w:r>
      <w:bookmarkEnd w:id="153"/>
      <w:r w:rsidRPr="000C797D">
        <w:rPr>
          <w:rFonts w:ascii="Times New Roman" w:hAnsi="Times New Roman"/>
          <w:szCs w:val="24"/>
        </w:rPr>
        <w:t xml:space="preserve"> </w:t>
      </w:r>
    </w:p>
    <w:p w14:paraId="29BD1FC3" w14:textId="09FE6D7F" w:rsidR="00884C56" w:rsidRPr="00E611DD" w:rsidRDefault="00043785">
      <w:pPr>
        <w:spacing w:after="0" w:line="240" w:lineRule="auto"/>
        <w:ind w:firstLine="709"/>
        <w:contextualSpacing/>
        <w:rPr>
          <w:rFonts w:eastAsia="Calibri"/>
          <w:highlight w:val="yellow"/>
          <w:lang w:eastAsia="en-US"/>
        </w:rPr>
      </w:pPr>
      <w:r w:rsidRPr="00E611DD">
        <w:rPr>
          <w:highlight w:val="yellow"/>
        </w:rPr>
        <w:t>При температуре не выше 25</w:t>
      </w:r>
      <w:r w:rsidR="002C0C2C" w:rsidRPr="00E611DD">
        <w:rPr>
          <w:highlight w:val="yellow"/>
        </w:rPr>
        <w:t xml:space="preserve"> °С.</w:t>
      </w:r>
    </w:p>
    <w:p w14:paraId="57784917" w14:textId="77777777" w:rsidR="00E30437" w:rsidRPr="000C797D" w:rsidRDefault="00E30437">
      <w:pPr>
        <w:pStyle w:val="Heading3"/>
        <w:spacing w:after="240" w:line="240" w:lineRule="auto"/>
        <w:contextualSpacing/>
        <w:rPr>
          <w:rFonts w:ascii="Times New Roman" w:hAnsi="Times New Roman"/>
          <w:szCs w:val="24"/>
        </w:rPr>
      </w:pPr>
      <w:bookmarkStart w:id="154" w:name="_Toc164609941"/>
      <w:r w:rsidRPr="00E611DD">
        <w:rPr>
          <w:rFonts w:ascii="Times New Roman" w:hAnsi="Times New Roman"/>
          <w:szCs w:val="24"/>
          <w:highlight w:val="yellow"/>
        </w:rPr>
        <w:t>2.3.2</w:t>
      </w:r>
      <w:r w:rsidR="0003556A" w:rsidRPr="00E611DD">
        <w:rPr>
          <w:rFonts w:ascii="Times New Roman" w:hAnsi="Times New Roman"/>
          <w:szCs w:val="24"/>
          <w:highlight w:val="yellow"/>
        </w:rPr>
        <w:t>.</w:t>
      </w:r>
      <w:r w:rsidRPr="00E611DD">
        <w:rPr>
          <w:rFonts w:ascii="Times New Roman" w:hAnsi="Times New Roman"/>
          <w:szCs w:val="24"/>
          <w:highlight w:val="yellow"/>
        </w:rPr>
        <w:t xml:space="preserve"> Срок годности</w:t>
      </w:r>
      <w:bookmarkEnd w:id="154"/>
    </w:p>
    <w:p w14:paraId="3C98DB9C" w14:textId="30529933" w:rsidR="00884C56" w:rsidRPr="000C797D" w:rsidRDefault="00043785">
      <w:pPr>
        <w:spacing w:after="0" w:line="240" w:lineRule="auto"/>
        <w:ind w:firstLine="709"/>
        <w:contextualSpacing/>
        <w:rPr>
          <w:rFonts w:eastAsia="Calibri"/>
        </w:rPr>
      </w:pPr>
      <w:r w:rsidRPr="00E611DD">
        <w:rPr>
          <w:iCs/>
          <w:highlight w:val="yellow"/>
          <w:lang w:eastAsia="en-US"/>
        </w:rPr>
        <w:t>2</w:t>
      </w:r>
      <w:r w:rsidR="002C0C2C" w:rsidRPr="00E611DD">
        <w:rPr>
          <w:iCs/>
          <w:highlight w:val="yellow"/>
          <w:lang w:eastAsia="en-US"/>
        </w:rPr>
        <w:t xml:space="preserve"> </w:t>
      </w:r>
      <w:r w:rsidR="00895AFA" w:rsidRPr="00E611DD">
        <w:rPr>
          <w:iCs/>
          <w:highlight w:val="yellow"/>
          <w:lang w:eastAsia="en-US"/>
        </w:rPr>
        <w:t>года</w:t>
      </w:r>
      <w:r w:rsidR="00884C56" w:rsidRPr="00E611DD">
        <w:rPr>
          <w:iCs/>
          <w:highlight w:val="yellow"/>
          <w:lang w:eastAsia="en-US"/>
        </w:rPr>
        <w:t>.</w:t>
      </w:r>
    </w:p>
    <w:p w14:paraId="4F2DCADC" w14:textId="77777777" w:rsidR="00E30437" w:rsidRPr="000C797D" w:rsidRDefault="00E30437">
      <w:pPr>
        <w:pStyle w:val="Heading3"/>
        <w:spacing w:after="240" w:line="240" w:lineRule="auto"/>
        <w:contextualSpacing/>
        <w:rPr>
          <w:rFonts w:ascii="Times New Roman" w:hAnsi="Times New Roman"/>
          <w:szCs w:val="24"/>
        </w:rPr>
      </w:pPr>
      <w:bookmarkStart w:id="155" w:name="_Toc164609942"/>
      <w:r w:rsidRPr="000C797D">
        <w:rPr>
          <w:rFonts w:ascii="Times New Roman" w:hAnsi="Times New Roman"/>
          <w:szCs w:val="24"/>
        </w:rPr>
        <w:t>2.3.3</w:t>
      </w:r>
      <w:r w:rsidR="0003556A" w:rsidRPr="000C797D">
        <w:rPr>
          <w:rFonts w:ascii="Times New Roman" w:hAnsi="Times New Roman"/>
          <w:szCs w:val="24"/>
        </w:rPr>
        <w:t>.</w:t>
      </w:r>
      <w:r w:rsidRPr="000C797D">
        <w:rPr>
          <w:rFonts w:ascii="Times New Roman" w:hAnsi="Times New Roman"/>
          <w:szCs w:val="24"/>
        </w:rPr>
        <w:t xml:space="preserve"> Правила по обращению с препаратом</w:t>
      </w:r>
      <w:bookmarkEnd w:id="155"/>
    </w:p>
    <w:p w14:paraId="045EDF28" w14:textId="254B8CEE" w:rsidR="00C72CB7" w:rsidRDefault="00895AFA">
      <w:pPr>
        <w:spacing w:after="0" w:line="240" w:lineRule="auto"/>
        <w:ind w:firstLine="709"/>
        <w:contextualSpacing/>
        <w:rPr>
          <w:ins w:id="156" w:author="Belolipetskaya, Elena" w:date="2024-05-06T17:15:00Z"/>
          <w:rFonts w:eastAsia="Courier New"/>
          <w:lang w:bidi="ru-RU"/>
        </w:rPr>
      </w:pPr>
      <w:r w:rsidRPr="00C72CB7">
        <w:rPr>
          <w:rPrChange w:id="157" w:author="Belolipetskaya, Elena" w:date="2024-05-06T17:15:00Z">
            <w:rPr>
              <w:highlight w:val="yellow"/>
            </w:rPr>
          </w:rPrChange>
        </w:rPr>
        <w:t>Не требует особых мер предосторожности при использовании</w:t>
      </w:r>
      <w:r w:rsidRPr="00C72CB7">
        <w:rPr>
          <w:rFonts w:eastAsia="Courier New"/>
          <w:lang w:bidi="ru-RU"/>
          <w:rPrChange w:id="158" w:author="Belolipetskaya, Elena" w:date="2024-05-06T17:15:00Z">
            <w:rPr>
              <w:rFonts w:eastAsia="Courier New"/>
              <w:highlight w:val="yellow"/>
              <w:lang w:bidi="ru-RU"/>
            </w:rPr>
          </w:rPrChange>
        </w:rPr>
        <w:t>.</w:t>
      </w:r>
    </w:p>
    <w:p w14:paraId="5E6A5C2D" w14:textId="77777777" w:rsidR="00C72CB7" w:rsidRDefault="00C72CB7">
      <w:pPr>
        <w:jc w:val="left"/>
        <w:rPr>
          <w:ins w:id="159" w:author="Belolipetskaya, Elena" w:date="2024-05-06T17:15:00Z"/>
          <w:rFonts w:eastAsia="Courier New"/>
          <w:lang w:bidi="ru-RU"/>
        </w:rPr>
      </w:pPr>
      <w:ins w:id="160" w:author="Belolipetskaya, Elena" w:date="2024-05-06T17:15:00Z">
        <w:r>
          <w:rPr>
            <w:rFonts w:eastAsia="Courier New"/>
            <w:lang w:bidi="ru-RU"/>
          </w:rPr>
          <w:br w:type="page"/>
        </w:r>
      </w:ins>
    </w:p>
    <w:p w14:paraId="35AC126C" w14:textId="6D1AB767" w:rsidR="00043785" w:rsidDel="00C72CB7" w:rsidRDefault="00043785">
      <w:pPr>
        <w:spacing w:after="0" w:line="240" w:lineRule="auto"/>
        <w:ind w:firstLine="709"/>
        <w:contextualSpacing/>
        <w:rPr>
          <w:del w:id="161" w:author="Belolipetskaya, Elena" w:date="2024-05-06T17:15:00Z"/>
          <w:rFonts w:eastAsia="Courier New"/>
          <w:lang w:bidi="ru-RU"/>
        </w:rPr>
      </w:pPr>
    </w:p>
    <w:p w14:paraId="61F8AC70" w14:textId="77777777" w:rsidR="00E30437" w:rsidRPr="00937079" w:rsidRDefault="00E30437">
      <w:pPr>
        <w:pStyle w:val="Heading1"/>
        <w:tabs>
          <w:tab w:val="left" w:pos="142"/>
          <w:tab w:val="left" w:pos="284"/>
        </w:tabs>
        <w:spacing w:line="240" w:lineRule="auto"/>
        <w:rPr>
          <w:rFonts w:cs="Times New Roman"/>
          <w:color w:val="000000" w:themeColor="text1"/>
          <w:szCs w:val="24"/>
        </w:rPr>
      </w:pPr>
      <w:bookmarkStart w:id="162" w:name="_Toc164609943"/>
      <w:r w:rsidRPr="00937079">
        <w:rPr>
          <w:rFonts w:cs="Times New Roman"/>
          <w:color w:val="000000" w:themeColor="text1"/>
          <w:szCs w:val="24"/>
        </w:rPr>
        <w:t>3. РЕЗУЛЬТАТЫ ДОКЛИНИЧЕСКИХ ИССЛЕДОВАНИЙ</w:t>
      </w:r>
      <w:bookmarkEnd w:id="162"/>
    </w:p>
    <w:p w14:paraId="1BFC2B57" w14:textId="77777777" w:rsidR="00E30437" w:rsidRPr="00937079" w:rsidRDefault="00E30437">
      <w:pPr>
        <w:pStyle w:val="Heading2"/>
        <w:spacing w:line="240" w:lineRule="auto"/>
        <w:rPr>
          <w:color w:val="000000" w:themeColor="text1"/>
          <w:szCs w:val="24"/>
        </w:rPr>
      </w:pPr>
      <w:bookmarkStart w:id="163" w:name="_Toc164609944"/>
      <w:r w:rsidRPr="00937079">
        <w:rPr>
          <w:color w:val="000000" w:themeColor="text1"/>
          <w:szCs w:val="24"/>
        </w:rPr>
        <w:t>Введение</w:t>
      </w:r>
      <w:r w:rsidR="00A9714F" w:rsidRPr="00937079">
        <w:rPr>
          <w:color w:val="000000" w:themeColor="text1"/>
          <w:szCs w:val="24"/>
        </w:rPr>
        <w:t xml:space="preserve"> и резюме</w:t>
      </w:r>
      <w:bookmarkEnd w:id="163"/>
    </w:p>
    <w:p w14:paraId="7262EA21" w14:textId="3745B415" w:rsidR="00C61515" w:rsidRDefault="00C61515">
      <w:pPr>
        <w:spacing w:after="0" w:line="240" w:lineRule="auto"/>
        <w:ind w:firstLine="709"/>
      </w:pPr>
      <w:bookmarkStart w:id="164" w:name="_Hlk54871378"/>
      <w:bookmarkStart w:id="165" w:name="_Toc92645858"/>
      <w:bookmarkStart w:id="166" w:name="_Toc484199231"/>
      <w:r w:rsidRPr="00D53E19">
        <w:rPr>
          <w:rFonts w:eastAsia="Calibri"/>
          <w:color w:val="000000" w:themeColor="text1"/>
        </w:rPr>
        <w:t xml:space="preserve">Так как препарат </w:t>
      </w:r>
      <w:r w:rsidR="00E611DD" w:rsidRPr="00E611DD">
        <w:rPr>
          <w:lang w:val="en-US" w:eastAsia="ru-RU"/>
        </w:rPr>
        <w:t>PT</w:t>
      </w:r>
      <w:r w:rsidR="00E611DD" w:rsidRPr="00E611DD">
        <w:rPr>
          <w:lang w:eastAsia="ru-RU"/>
        </w:rPr>
        <w:t>-</w:t>
      </w:r>
      <w:r w:rsidR="00E611DD" w:rsidRPr="00E611DD">
        <w:rPr>
          <w:lang w:val="en-US" w:eastAsia="ru-RU"/>
        </w:rPr>
        <w:t>SOVE</w:t>
      </w:r>
      <w:r w:rsidR="00E611DD" w:rsidRPr="00E611DD">
        <w:rPr>
          <w:lang w:eastAsia="ru-RU"/>
        </w:rPr>
        <w:t xml:space="preserve"> </w:t>
      </w:r>
      <w:r w:rsidRPr="00D53E19">
        <w:rPr>
          <w:rFonts w:eastAsia="Calibri"/>
        </w:rPr>
        <w:t>(АО «Р-Фарм», Россия) представляет собой воспроизведенный препарат</w:t>
      </w:r>
      <w:r w:rsidR="006A3032" w:rsidRPr="00D53E19">
        <w:rPr>
          <w:rFonts w:eastAsia="Calibri"/>
        </w:rPr>
        <w:t>,</w:t>
      </w:r>
      <w:r w:rsidRPr="00D53E19">
        <w:rPr>
          <w:rFonts w:eastAsia="Calibri"/>
        </w:rPr>
        <w:t xml:space="preserve"> который </w:t>
      </w:r>
      <w:r w:rsidRPr="00D53E19">
        <w:rPr>
          <w:color w:val="000000"/>
        </w:rPr>
        <w:t xml:space="preserve">полностью соответствует по качественному и количественному составу действующего и вспомогательных веществ, лекарственной форме и дозировке референтному (оригинальному) препарату </w:t>
      </w:r>
      <w:r w:rsidR="00E611DD">
        <w:rPr>
          <w:rFonts w:eastAsia="Times New Roman"/>
          <w:lang w:eastAsia="ru-RU"/>
        </w:rPr>
        <w:t>софосбувир</w:t>
      </w:r>
      <w:r w:rsidR="005F12D2" w:rsidRPr="00D53E19">
        <w:rPr>
          <w:rFonts w:eastAsia="Times New Roman"/>
          <w:lang w:eastAsia="ru-RU"/>
        </w:rPr>
        <w:t>а+</w:t>
      </w:r>
      <w:r w:rsidR="00E611DD">
        <w:rPr>
          <w:rFonts w:eastAsia="Times New Roman"/>
          <w:lang w:eastAsia="ru-RU"/>
        </w:rPr>
        <w:t>велпатасвир</w:t>
      </w:r>
      <w:r w:rsidR="005F12D2" w:rsidRPr="00D53E19">
        <w:rPr>
          <w:rFonts w:eastAsia="Times New Roman"/>
          <w:lang w:eastAsia="ru-RU"/>
        </w:rPr>
        <w:t>а</w:t>
      </w:r>
      <w:r w:rsidR="005F12D2" w:rsidRPr="00D53E19">
        <w:rPr>
          <w:color w:val="000000"/>
        </w:rPr>
        <w:t xml:space="preserve"> </w:t>
      </w:r>
      <w:r w:rsidR="00E611DD" w:rsidRPr="00E611DD">
        <w:t>Эпклюза</w:t>
      </w:r>
      <w:r w:rsidR="005F12D2" w:rsidRPr="00D53E19">
        <w:rPr>
          <w:vertAlign w:val="superscript"/>
        </w:rPr>
        <w:t>®</w:t>
      </w:r>
      <w:r w:rsidR="005F12D2" w:rsidRPr="00D53E19">
        <w:t xml:space="preserve"> (МНН:</w:t>
      </w:r>
      <w:r w:rsidR="00164BEE" w:rsidRPr="00D53E19">
        <w:t xml:space="preserve"> </w:t>
      </w:r>
      <w:r w:rsidR="00E611DD">
        <w:rPr>
          <w:rFonts w:eastAsia="Times New Roman"/>
          <w:lang w:eastAsia="ru-RU"/>
        </w:rPr>
        <w:t>софосбувир</w:t>
      </w:r>
      <w:r w:rsidR="00E611DD" w:rsidRPr="00D53E19">
        <w:rPr>
          <w:rFonts w:eastAsia="Times New Roman"/>
          <w:lang w:eastAsia="ru-RU"/>
        </w:rPr>
        <w:t>+</w:t>
      </w:r>
      <w:r w:rsidR="00E611DD">
        <w:rPr>
          <w:rFonts w:eastAsia="Times New Roman"/>
          <w:lang w:eastAsia="ru-RU"/>
        </w:rPr>
        <w:t>велпатасвир</w:t>
      </w:r>
      <w:r w:rsidR="005F12D2" w:rsidRPr="00D53E19">
        <w:rPr>
          <w:rFonts w:eastAsia="Times New Roman"/>
        </w:rPr>
        <w:t>),</w:t>
      </w:r>
      <w:r w:rsidR="005F12D2" w:rsidRPr="00D53E19">
        <w:t xml:space="preserve"> таблетки, покрытые пленочной оболочкой </w:t>
      </w:r>
      <w:r w:rsidR="00E611DD">
        <w:t>4</w:t>
      </w:r>
      <w:r w:rsidR="005F12D2" w:rsidRPr="00D53E19">
        <w:t>00</w:t>
      </w:r>
      <w:r w:rsidR="00164BEE" w:rsidRPr="00D53E19">
        <w:t xml:space="preserve"> </w:t>
      </w:r>
      <w:r w:rsidR="005F12D2" w:rsidRPr="00D53E19">
        <w:t>мг</w:t>
      </w:r>
      <w:r w:rsidR="00164BEE" w:rsidRPr="00D53E19">
        <w:t xml:space="preserve"> </w:t>
      </w:r>
      <w:r w:rsidR="005F12D2" w:rsidRPr="00D53E19">
        <w:t>+</w:t>
      </w:r>
      <w:r w:rsidR="00164BEE" w:rsidRPr="00D53E19">
        <w:t xml:space="preserve"> </w:t>
      </w:r>
      <w:r w:rsidR="00E611DD">
        <w:t>10</w:t>
      </w:r>
      <w:r w:rsidR="005F12D2" w:rsidRPr="00D53E19">
        <w:t xml:space="preserve">0 мг (владелец РУ: </w:t>
      </w:r>
      <w:r w:rsidR="00576FA9" w:rsidRPr="00576FA9">
        <w:rPr>
          <w:lang w:eastAsia="ru-RU"/>
        </w:rPr>
        <w:t>Гилеад Сайенсиз Интернешнл Лтд., Великобритания</w:t>
      </w:r>
      <w:r w:rsidR="005F12D2" w:rsidRPr="00D53E19">
        <w:t>)</w:t>
      </w:r>
      <w:r w:rsidRPr="00D53E19">
        <w:t xml:space="preserve">, </w:t>
      </w:r>
      <w:r w:rsidR="00A1451F" w:rsidRPr="00576FA9">
        <w:rPr>
          <w:highlight w:val="yellow"/>
        </w:rPr>
        <w:t>имея незначительные отличия в составе пленочной оболочки</w:t>
      </w:r>
      <w:r w:rsidR="00A1451F" w:rsidRPr="00D53E19">
        <w:t xml:space="preserve">, </w:t>
      </w:r>
      <w:r w:rsidRPr="00D53E19">
        <w:t>ожидается, что его свойства</w:t>
      </w:r>
      <w:r w:rsidRPr="00D53E19">
        <w:rPr>
          <w:rFonts w:eastAsia="Calibri"/>
        </w:rPr>
        <w:t xml:space="preserve"> будут идентичны свойствам оригинального препарата. </w:t>
      </w:r>
      <w:bookmarkEnd w:id="164"/>
      <w:r w:rsidRPr="00D53E19">
        <w:t xml:space="preserve">Для прогнозирования токсического действия, планируемого к регистрации и коммерческому выпуску препарата </w:t>
      </w:r>
      <w:r w:rsidR="00576FA9" w:rsidRPr="00E611DD">
        <w:rPr>
          <w:lang w:val="en-US" w:eastAsia="ru-RU"/>
        </w:rPr>
        <w:t>PT</w:t>
      </w:r>
      <w:r w:rsidR="00576FA9" w:rsidRPr="00E611DD">
        <w:rPr>
          <w:lang w:eastAsia="ru-RU"/>
        </w:rPr>
        <w:t>-</w:t>
      </w:r>
      <w:r w:rsidR="00576FA9" w:rsidRPr="00E611DD">
        <w:rPr>
          <w:lang w:val="en-US" w:eastAsia="ru-RU"/>
        </w:rPr>
        <w:t>SOVE</w:t>
      </w:r>
      <w:r w:rsidR="00576FA9" w:rsidRPr="00E611DD">
        <w:rPr>
          <w:lang w:eastAsia="ru-RU"/>
        </w:rPr>
        <w:t xml:space="preserve"> </w:t>
      </w:r>
      <w:r w:rsidRPr="00D53E19">
        <w:t>были проанализированы данные исследований по изучению фармакологии и токсикологии ориги</w:t>
      </w:r>
      <w:r w:rsidR="00A17A28" w:rsidRPr="00D53E19">
        <w:t xml:space="preserve">нального препарата </w:t>
      </w:r>
      <w:r w:rsidR="00576FA9">
        <w:rPr>
          <w:rFonts w:eastAsia="Times New Roman"/>
          <w:lang w:eastAsia="ru-RU"/>
        </w:rPr>
        <w:t>софосбувир</w:t>
      </w:r>
      <w:r w:rsidR="00576FA9" w:rsidRPr="00D53E19">
        <w:rPr>
          <w:rFonts w:eastAsia="Times New Roman"/>
          <w:lang w:eastAsia="ru-RU"/>
        </w:rPr>
        <w:t>а+</w:t>
      </w:r>
      <w:r w:rsidR="00576FA9">
        <w:rPr>
          <w:rFonts w:eastAsia="Times New Roman"/>
          <w:lang w:eastAsia="ru-RU"/>
        </w:rPr>
        <w:t>велпатасвир</w:t>
      </w:r>
      <w:r w:rsidR="00576FA9" w:rsidRPr="00D53E19">
        <w:rPr>
          <w:rFonts w:eastAsia="Times New Roman"/>
          <w:lang w:eastAsia="ru-RU"/>
        </w:rPr>
        <w:t>а</w:t>
      </w:r>
      <w:r w:rsidRPr="00D53E19">
        <w:t xml:space="preserve">. Поскольку лекарственный препарат </w:t>
      </w:r>
      <w:r w:rsidR="00576FA9" w:rsidRPr="00E611DD">
        <w:rPr>
          <w:lang w:val="en-US" w:eastAsia="ru-RU"/>
        </w:rPr>
        <w:t>PT</w:t>
      </w:r>
      <w:r w:rsidR="00576FA9" w:rsidRPr="00E611DD">
        <w:rPr>
          <w:lang w:eastAsia="ru-RU"/>
        </w:rPr>
        <w:t>-</w:t>
      </w:r>
      <w:r w:rsidR="00576FA9" w:rsidRPr="00E611DD">
        <w:rPr>
          <w:lang w:val="en-US" w:eastAsia="ru-RU"/>
        </w:rPr>
        <w:t>SOVE</w:t>
      </w:r>
      <w:r w:rsidR="00576FA9" w:rsidRPr="00E611DD">
        <w:rPr>
          <w:lang w:eastAsia="ru-RU"/>
        </w:rPr>
        <w:t xml:space="preserve"> </w:t>
      </w:r>
      <w:r w:rsidRPr="00D53E19">
        <w:t>является воспроизведенным препаратом, собственные доклинические исследования не проводились.</w:t>
      </w:r>
    </w:p>
    <w:p w14:paraId="75F1B5BD" w14:textId="5366BF60" w:rsidR="00A3230F" w:rsidRPr="0021251A" w:rsidRDefault="00A3230F">
      <w:pPr>
        <w:pStyle w:val="OT"/>
        <w:spacing w:after="0"/>
        <w:ind w:firstLine="709"/>
        <w:rPr>
          <w:sz w:val="24"/>
          <w:szCs w:val="24"/>
        </w:rPr>
      </w:pPr>
      <w:r w:rsidRPr="00A3230F">
        <w:rPr>
          <w:sz w:val="24"/>
          <w:szCs w:val="24"/>
        </w:rPr>
        <w:t xml:space="preserve">Для изучения </w:t>
      </w:r>
      <w:r w:rsidR="00576FA9" w:rsidRPr="00576FA9">
        <w:rPr>
          <w:bCs/>
          <w:color w:val="000000" w:themeColor="text1"/>
          <w:sz w:val="24"/>
          <w:szCs w:val="24"/>
          <w:lang w:bidi="ru-RU"/>
        </w:rPr>
        <w:t>софосбувира+велпатасвира</w:t>
      </w:r>
      <w:r w:rsidR="00576FA9">
        <w:rPr>
          <w:bCs/>
          <w:color w:val="000000" w:themeColor="text1"/>
          <w:sz w:val="24"/>
          <w:szCs w:val="24"/>
          <w:lang w:bidi="ru-RU"/>
        </w:rPr>
        <w:t xml:space="preserve"> </w:t>
      </w:r>
      <w:r w:rsidRPr="0021251A">
        <w:rPr>
          <w:sz w:val="24"/>
          <w:szCs w:val="24"/>
        </w:rPr>
        <w:t xml:space="preserve">было проведено большое количество доклинических исследований. Эти исследования включали серию исследований как </w:t>
      </w:r>
      <w:r w:rsidRPr="0021251A">
        <w:rPr>
          <w:i/>
          <w:iCs/>
          <w:sz w:val="24"/>
          <w:szCs w:val="24"/>
        </w:rPr>
        <w:t>in vitro</w:t>
      </w:r>
      <w:r w:rsidRPr="0021251A">
        <w:rPr>
          <w:sz w:val="24"/>
          <w:szCs w:val="24"/>
        </w:rPr>
        <w:t xml:space="preserve">, так и </w:t>
      </w:r>
      <w:r w:rsidRPr="0021251A">
        <w:rPr>
          <w:i/>
          <w:iCs/>
          <w:sz w:val="24"/>
          <w:szCs w:val="24"/>
        </w:rPr>
        <w:t>in</w:t>
      </w:r>
      <w:r w:rsidR="00AD66D1">
        <w:rPr>
          <w:i/>
          <w:iCs/>
          <w:sz w:val="24"/>
          <w:szCs w:val="24"/>
        </w:rPr>
        <w:t xml:space="preserve"> </w:t>
      </w:r>
      <w:r w:rsidRPr="0021251A">
        <w:rPr>
          <w:i/>
          <w:iCs/>
          <w:sz w:val="24"/>
          <w:szCs w:val="24"/>
        </w:rPr>
        <w:t>vivo</w:t>
      </w:r>
      <w:r w:rsidRPr="0021251A">
        <w:rPr>
          <w:sz w:val="24"/>
          <w:szCs w:val="24"/>
        </w:rPr>
        <w:t xml:space="preserve">, в результате которых были хорошо изучены фармакодинамические, фармакокинетические и токсикологические </w:t>
      </w:r>
      <w:r w:rsidRPr="00A3230F">
        <w:rPr>
          <w:sz w:val="24"/>
          <w:szCs w:val="24"/>
        </w:rPr>
        <w:t xml:space="preserve">свойства </w:t>
      </w:r>
      <w:r w:rsidR="00576FA9" w:rsidRPr="00576FA9">
        <w:rPr>
          <w:bCs/>
          <w:color w:val="000000" w:themeColor="text1"/>
          <w:sz w:val="24"/>
          <w:szCs w:val="24"/>
          <w:lang w:bidi="ru-RU"/>
        </w:rPr>
        <w:t>софосбувира+велпатасвира</w:t>
      </w:r>
      <w:r w:rsidRPr="0021251A">
        <w:rPr>
          <w:sz w:val="24"/>
          <w:szCs w:val="24"/>
        </w:rPr>
        <w:t>.</w:t>
      </w:r>
    </w:p>
    <w:p w14:paraId="1C14F5FB" w14:textId="6B8E6971" w:rsidR="00A3230F" w:rsidRDefault="00576FA9">
      <w:pPr>
        <w:spacing w:after="0" w:line="240" w:lineRule="auto"/>
        <w:ind w:firstLine="708"/>
      </w:pPr>
      <w:r>
        <w:rPr>
          <w:rFonts w:eastAsia="Times New Roman"/>
          <w:lang w:eastAsia="ru-RU"/>
        </w:rPr>
        <w:t>Софосбувир</w:t>
      </w:r>
      <w:r w:rsidRPr="00D53E19">
        <w:rPr>
          <w:rFonts w:eastAsia="Times New Roman"/>
          <w:lang w:eastAsia="ru-RU"/>
        </w:rPr>
        <w:t>+</w:t>
      </w:r>
      <w:r>
        <w:rPr>
          <w:rFonts w:eastAsia="Times New Roman"/>
          <w:lang w:eastAsia="ru-RU"/>
        </w:rPr>
        <w:t>велпатасвир</w:t>
      </w:r>
      <w:r w:rsidRPr="00D53E19">
        <w:rPr>
          <w:color w:val="000000"/>
        </w:rPr>
        <w:t xml:space="preserve"> </w:t>
      </w:r>
      <w:r w:rsidR="00E81F11" w:rsidRPr="00E81F11">
        <w:t>сочетае</w:t>
      </w:r>
      <w:r w:rsidR="00DF0D5E">
        <w:t xml:space="preserve">т два противовирусных препарата </w:t>
      </w:r>
      <w:r w:rsidR="00E81F11" w:rsidRPr="00E81F11">
        <w:t>прямого действия с различными механизма</w:t>
      </w:r>
      <w:r w:rsidR="00DF0D5E">
        <w:t>ми и с неперекры</w:t>
      </w:r>
      <w:r w:rsidR="00E81F11" w:rsidRPr="00E81F11">
        <w:t>вающимися профилями резистентности для воздействия на</w:t>
      </w:r>
      <w:r w:rsidR="00340D18">
        <w:t xml:space="preserve"> </w:t>
      </w:r>
      <w:r w:rsidR="00DF0D5E">
        <w:t xml:space="preserve">вирус гепатита С (ВГС) на </w:t>
      </w:r>
      <w:r w:rsidR="00E81F11" w:rsidRPr="00E81F11">
        <w:t>различных стадиях жизненного цикла</w:t>
      </w:r>
      <w:r w:rsidR="00340D18">
        <w:t xml:space="preserve"> </w:t>
      </w:r>
      <w:r w:rsidR="00E81F11" w:rsidRPr="00E81F11">
        <w:t>вируса.</w:t>
      </w:r>
      <w:r w:rsidR="005D2B94">
        <w:t xml:space="preserve"> </w:t>
      </w:r>
      <w:r>
        <w:t>Софосбувир</w:t>
      </w:r>
      <w:r w:rsidR="00E81F11" w:rsidRPr="00E81F11">
        <w:t xml:space="preserve"> является </w:t>
      </w:r>
      <w:r w:rsidRPr="00576FA9">
        <w:t>пангенотипным ингибитором</w:t>
      </w:r>
      <w:r w:rsidR="00E81F11" w:rsidRPr="00E81F11">
        <w:t xml:space="preserve"> белка </w:t>
      </w:r>
      <w:r w:rsidRPr="00576FA9">
        <w:t>NS5B</w:t>
      </w:r>
      <w:r w:rsidR="00E81F11" w:rsidRPr="00E81F11">
        <w:t xml:space="preserve"> ВГС, который</w:t>
      </w:r>
      <w:r w:rsidR="00DD5D0B">
        <w:t xml:space="preserve"> </w:t>
      </w:r>
      <w:r w:rsidR="00E81F11" w:rsidRPr="00E81F11">
        <w:t>необходим для репликации вирусной РНК.</w:t>
      </w:r>
      <w:r w:rsidR="00CF73F9">
        <w:t xml:space="preserve"> </w:t>
      </w:r>
      <w:r>
        <w:t>Велпатас</w:t>
      </w:r>
      <w:r w:rsidR="00E81F11" w:rsidRPr="00E81F11">
        <w:t xml:space="preserve">вир является ингибитором протеазы </w:t>
      </w:r>
      <w:r w:rsidRPr="00576FA9">
        <w:t>NS5A</w:t>
      </w:r>
      <w:r w:rsidRPr="00E81F11">
        <w:t xml:space="preserve"> </w:t>
      </w:r>
      <w:r w:rsidR="00E81F11" w:rsidRPr="00E81F11">
        <w:t>ВГС,</w:t>
      </w:r>
      <w:r w:rsidR="005D2B94">
        <w:t xml:space="preserve"> </w:t>
      </w:r>
      <w:r w:rsidR="00E81F11" w:rsidRPr="00E81F11">
        <w:t xml:space="preserve">которая необходима </w:t>
      </w:r>
      <w:r w:rsidRPr="00576FA9">
        <w:t xml:space="preserve">для репликации РНК, </w:t>
      </w:r>
      <w:r>
        <w:t>а также</w:t>
      </w:r>
      <w:r w:rsidRPr="00576FA9">
        <w:t xml:space="preserve"> для формирования вирионов ВГС</w:t>
      </w:r>
      <w:r w:rsidR="00E81F11" w:rsidRPr="00E81F11">
        <w:t>.</w:t>
      </w:r>
      <w:r w:rsidR="00CF73F9">
        <w:t xml:space="preserve"> </w:t>
      </w:r>
    </w:p>
    <w:p w14:paraId="2C4A374A" w14:textId="53CB931A" w:rsidR="00B37ED7" w:rsidRDefault="00B37ED7">
      <w:pPr>
        <w:spacing w:after="0" w:line="240" w:lineRule="auto"/>
        <w:ind w:firstLine="708"/>
      </w:pPr>
      <w:r w:rsidRPr="00B37ED7">
        <w:rPr>
          <w:color w:val="000000"/>
        </w:rPr>
        <w:t xml:space="preserve">Профили всасывания, распределения, метаболизма и экскреции </w:t>
      </w:r>
      <w:r>
        <w:rPr>
          <w:color w:val="000000"/>
        </w:rPr>
        <w:t>софосбувира</w:t>
      </w:r>
      <w:r w:rsidRPr="00B37ED7">
        <w:rPr>
          <w:color w:val="000000"/>
        </w:rPr>
        <w:t xml:space="preserve"> и </w:t>
      </w:r>
      <w:r>
        <w:rPr>
          <w:color w:val="000000"/>
        </w:rPr>
        <w:t>велпатасвира</w:t>
      </w:r>
      <w:r w:rsidRPr="00B37ED7">
        <w:rPr>
          <w:color w:val="000000"/>
        </w:rPr>
        <w:t xml:space="preserve"> оцен</w:t>
      </w:r>
      <w:r>
        <w:rPr>
          <w:color w:val="000000"/>
        </w:rPr>
        <w:t>ивались</w:t>
      </w:r>
      <w:r w:rsidRPr="00B37ED7">
        <w:rPr>
          <w:color w:val="000000"/>
        </w:rPr>
        <w:t xml:space="preserve"> в доклинических исследованиях на экстрактах и клетках человека </w:t>
      </w:r>
      <w:r w:rsidRPr="00AD66D1">
        <w:rPr>
          <w:i/>
          <w:iCs/>
          <w:color w:val="000000"/>
        </w:rPr>
        <w:t>in vitro</w:t>
      </w:r>
      <w:r w:rsidRPr="00B37ED7">
        <w:rPr>
          <w:color w:val="000000"/>
        </w:rPr>
        <w:t xml:space="preserve">, а также в исследованиях </w:t>
      </w:r>
      <w:r w:rsidRPr="00AD66D1">
        <w:rPr>
          <w:i/>
          <w:iCs/>
          <w:color w:val="000000"/>
        </w:rPr>
        <w:t xml:space="preserve">in vivo </w:t>
      </w:r>
      <w:r w:rsidRPr="00B37ED7">
        <w:rPr>
          <w:color w:val="000000"/>
        </w:rPr>
        <w:t xml:space="preserve">на животных. Доклиническая оценка ФК </w:t>
      </w:r>
      <w:r>
        <w:rPr>
          <w:color w:val="000000"/>
        </w:rPr>
        <w:t>софосбувир</w:t>
      </w:r>
      <w:r w:rsidR="00AD7936">
        <w:rPr>
          <w:color w:val="000000"/>
        </w:rPr>
        <w:t>а</w:t>
      </w:r>
      <w:r>
        <w:rPr>
          <w:color w:val="000000"/>
        </w:rPr>
        <w:t>+велпатасвир</w:t>
      </w:r>
      <w:r w:rsidR="00AD7936">
        <w:rPr>
          <w:color w:val="000000"/>
        </w:rPr>
        <w:t>а</w:t>
      </w:r>
      <w:r w:rsidRPr="00B37ED7">
        <w:rPr>
          <w:color w:val="000000"/>
        </w:rPr>
        <w:t xml:space="preserve"> в первую очередь основана на исследованиях, проведенных с отдельными препаратами</w:t>
      </w:r>
      <w:r w:rsidR="00307B41">
        <w:rPr>
          <w:color w:val="000000"/>
        </w:rPr>
        <w:t>.</w:t>
      </w:r>
    </w:p>
    <w:p w14:paraId="5779A313" w14:textId="5D3EEB30" w:rsidR="00B37ED7" w:rsidRDefault="009524ED" w:rsidP="00490C8F">
      <w:pPr>
        <w:spacing w:after="0" w:line="240" w:lineRule="auto"/>
        <w:ind w:firstLine="708"/>
        <w:rPr>
          <w:color w:val="000000"/>
        </w:rPr>
      </w:pPr>
      <w:r w:rsidRPr="00681261">
        <w:rPr>
          <w:color w:val="000000"/>
        </w:rPr>
        <w:t xml:space="preserve">После </w:t>
      </w:r>
      <w:r w:rsidR="00B37ED7">
        <w:rPr>
          <w:color w:val="000000"/>
        </w:rPr>
        <w:t xml:space="preserve">перорального </w:t>
      </w:r>
      <w:r w:rsidRPr="00681261">
        <w:rPr>
          <w:color w:val="000000"/>
        </w:rPr>
        <w:t xml:space="preserve">введения </w:t>
      </w:r>
      <w:r w:rsidR="00B37ED7">
        <w:rPr>
          <w:color w:val="000000"/>
        </w:rPr>
        <w:t>софосбувира</w:t>
      </w:r>
      <w:r w:rsidRPr="00681261">
        <w:rPr>
          <w:color w:val="000000"/>
        </w:rPr>
        <w:t xml:space="preserve"> </w:t>
      </w:r>
      <w:r w:rsidR="00B37ED7">
        <w:rPr>
          <w:color w:val="000000"/>
        </w:rPr>
        <w:t xml:space="preserve">фармакологически активный меаболит </w:t>
      </w:r>
      <w:r w:rsidR="00B37ED7" w:rsidRPr="00B37ED7">
        <w:rPr>
          <w:color w:val="000000"/>
        </w:rPr>
        <w:t>GS-461203 был обнаружен в печени мышей в более высоких дозах</w:t>
      </w:r>
      <w:r w:rsidR="00B37ED7">
        <w:rPr>
          <w:color w:val="000000"/>
        </w:rPr>
        <w:t xml:space="preserve">. </w:t>
      </w:r>
      <w:r w:rsidR="00B37ED7" w:rsidRPr="00B37ED7">
        <w:rPr>
          <w:color w:val="000000"/>
        </w:rPr>
        <w:t xml:space="preserve">У собак </w:t>
      </w:r>
      <w:r w:rsidR="00490C8F">
        <w:rPr>
          <w:color w:val="000000"/>
        </w:rPr>
        <w:t>софосбувир</w:t>
      </w:r>
      <w:r w:rsidR="00B37ED7" w:rsidRPr="00B37ED7">
        <w:rPr>
          <w:color w:val="000000"/>
        </w:rPr>
        <w:t xml:space="preserve"> хорошо всасывался (F</w:t>
      </w:r>
      <w:r w:rsidR="00B37ED7" w:rsidRPr="00AD7936">
        <w:rPr>
          <w:color w:val="000000"/>
          <w:vertAlign w:val="subscript"/>
        </w:rPr>
        <w:t>a</w:t>
      </w:r>
      <w:r w:rsidR="00B37ED7" w:rsidRPr="00B37ED7">
        <w:rPr>
          <w:color w:val="000000"/>
        </w:rPr>
        <w:t xml:space="preserve"> = 39,7 %) и подвергался активной экстракции печенью (74 % поглощенной дозы), что приводило к высоким (C</w:t>
      </w:r>
      <w:r w:rsidR="00B37ED7" w:rsidRPr="00AD7936">
        <w:rPr>
          <w:color w:val="000000"/>
          <w:vertAlign w:val="subscript"/>
        </w:rPr>
        <w:t>max</w:t>
      </w:r>
      <w:r w:rsidR="00B37ED7" w:rsidRPr="00B37ED7">
        <w:rPr>
          <w:color w:val="000000"/>
        </w:rPr>
        <w:t xml:space="preserve"> = 47,5 мкМ после введения в дозе 5 мг/кг) и стойким (t</w:t>
      </w:r>
      <w:r w:rsidR="00B37ED7" w:rsidRPr="00AD7936">
        <w:rPr>
          <w:color w:val="000000"/>
          <w:vertAlign w:val="subscript"/>
        </w:rPr>
        <w:t xml:space="preserve">1/2 </w:t>
      </w:r>
      <w:r w:rsidR="00B37ED7" w:rsidRPr="00B37ED7">
        <w:rPr>
          <w:color w:val="000000"/>
        </w:rPr>
        <w:t>= 17,8 ч) уровням GS-461203 в печени</w:t>
      </w:r>
      <w:r w:rsidR="00B37ED7">
        <w:rPr>
          <w:color w:val="000000"/>
        </w:rPr>
        <w:t xml:space="preserve">. </w:t>
      </w:r>
      <w:r w:rsidR="00490C8F" w:rsidRPr="00490C8F">
        <w:rPr>
          <w:color w:val="000000"/>
        </w:rPr>
        <w:t>После перорального введения велпатасвира в виде раствора C</w:t>
      </w:r>
      <w:r w:rsidR="00490C8F" w:rsidRPr="00AD7936">
        <w:rPr>
          <w:color w:val="000000"/>
          <w:vertAlign w:val="subscript"/>
        </w:rPr>
        <w:t>max</w:t>
      </w:r>
      <w:r w:rsidR="00490C8F" w:rsidRPr="00490C8F">
        <w:rPr>
          <w:color w:val="000000"/>
        </w:rPr>
        <w:t xml:space="preserve"> всасывания в плазме крови достигалась через 1,0, 1,3 и 3,3 часа у крыс, собак и макак, соответственно.</w:t>
      </w:r>
      <w:r w:rsidR="00490C8F">
        <w:rPr>
          <w:color w:val="000000"/>
        </w:rPr>
        <w:t xml:space="preserve"> </w:t>
      </w:r>
      <w:r w:rsidR="00490C8F" w:rsidRPr="00490C8F">
        <w:rPr>
          <w:color w:val="000000"/>
        </w:rPr>
        <w:t xml:space="preserve">Биодоступность </w:t>
      </w:r>
      <w:r w:rsidR="00490C8F">
        <w:rPr>
          <w:color w:val="000000"/>
        </w:rPr>
        <w:t>велпатасвира</w:t>
      </w:r>
      <w:r w:rsidR="00490C8F" w:rsidRPr="00490C8F">
        <w:rPr>
          <w:color w:val="000000"/>
        </w:rPr>
        <w:t xml:space="preserve"> при пероральном введении (%F) у этих видов варьировала от 25 до 30% при введении в виде раствора в изученных дозах.</w:t>
      </w:r>
      <w:r w:rsidR="00490C8F">
        <w:rPr>
          <w:color w:val="000000"/>
        </w:rPr>
        <w:t xml:space="preserve"> </w:t>
      </w:r>
      <w:r w:rsidR="00490C8F" w:rsidRPr="00490C8F">
        <w:rPr>
          <w:color w:val="000000"/>
        </w:rPr>
        <w:t xml:space="preserve">Связывание </w:t>
      </w:r>
      <w:r w:rsidR="00490C8F">
        <w:rPr>
          <w:color w:val="000000"/>
        </w:rPr>
        <w:t>софосбувира</w:t>
      </w:r>
      <w:r w:rsidR="00490C8F" w:rsidRPr="00490C8F">
        <w:rPr>
          <w:color w:val="000000"/>
        </w:rPr>
        <w:t xml:space="preserve"> с белками</w:t>
      </w:r>
      <w:r w:rsidR="00490C8F">
        <w:rPr>
          <w:color w:val="000000"/>
        </w:rPr>
        <w:t xml:space="preserve"> плазмы крови</w:t>
      </w:r>
      <w:r w:rsidR="00490C8F" w:rsidRPr="00490C8F">
        <w:rPr>
          <w:color w:val="000000"/>
        </w:rPr>
        <w:t xml:space="preserve"> </w:t>
      </w:r>
      <w:r w:rsidR="00490C8F">
        <w:rPr>
          <w:color w:val="000000"/>
        </w:rPr>
        <w:t>низкое</w:t>
      </w:r>
      <w:r w:rsidR="00490C8F" w:rsidRPr="00490C8F">
        <w:rPr>
          <w:color w:val="000000"/>
        </w:rPr>
        <w:t xml:space="preserve"> (&lt; 70%) и не завис</w:t>
      </w:r>
      <w:r w:rsidR="00490C8F">
        <w:rPr>
          <w:color w:val="000000"/>
        </w:rPr>
        <w:t>ит</w:t>
      </w:r>
      <w:r w:rsidR="00490C8F" w:rsidRPr="00490C8F">
        <w:rPr>
          <w:color w:val="000000"/>
        </w:rPr>
        <w:t xml:space="preserve"> от концентрации в плазме крови собаки и человека. Софосбувир не стабилен в плазме крови мышей, крыс и кроликов, и связывание с белками плазмы крови в этих матрицах определено не было. Велпатасвир активно (&gt; 99,</w:t>
      </w:r>
      <w:r w:rsidR="00AD7936">
        <w:rPr>
          <w:color w:val="000000"/>
        </w:rPr>
        <w:t xml:space="preserve"> </w:t>
      </w:r>
      <w:r w:rsidR="00490C8F" w:rsidRPr="00490C8F">
        <w:rPr>
          <w:color w:val="000000"/>
        </w:rPr>
        <w:t>%)</w:t>
      </w:r>
      <w:r w:rsidR="00490C8F">
        <w:rPr>
          <w:color w:val="000000"/>
        </w:rPr>
        <w:t xml:space="preserve"> </w:t>
      </w:r>
      <w:r w:rsidR="00490C8F" w:rsidRPr="00490C8F">
        <w:rPr>
          <w:color w:val="000000"/>
        </w:rPr>
        <w:t>связыва</w:t>
      </w:r>
      <w:r w:rsidR="00490C8F">
        <w:rPr>
          <w:color w:val="000000"/>
        </w:rPr>
        <w:t>ется</w:t>
      </w:r>
      <w:r w:rsidR="00490C8F" w:rsidRPr="00490C8F">
        <w:rPr>
          <w:color w:val="000000"/>
        </w:rPr>
        <w:t xml:space="preserve"> с белками плазмы крови </w:t>
      </w:r>
      <w:r w:rsidR="00490C8F">
        <w:rPr>
          <w:color w:val="000000"/>
        </w:rPr>
        <w:t xml:space="preserve">у мышей, крыс, собак, макак, </w:t>
      </w:r>
      <w:r w:rsidR="00490C8F" w:rsidRPr="00B810D2">
        <w:rPr>
          <w:color w:val="000000"/>
        </w:rPr>
        <w:t>человека</w:t>
      </w:r>
      <w:del w:id="167" w:author="Belolipetskaya, Elena" w:date="2024-05-06T17:17:00Z">
        <w:r w:rsidR="00490C8F" w:rsidRPr="00B810D2" w:rsidDel="00C72CB7">
          <w:rPr>
            <w:color w:val="000000"/>
          </w:rPr>
          <w:delText xml:space="preserve"> (Таблица </w:delText>
        </w:r>
        <w:r w:rsidR="00B810D2" w:rsidRPr="00B810D2" w:rsidDel="00C72CB7">
          <w:rPr>
            <w:color w:val="000000"/>
          </w:rPr>
          <w:delText>2-1</w:delText>
        </w:r>
        <w:r w:rsidR="00490C8F" w:rsidRPr="00B810D2" w:rsidDel="00C72CB7">
          <w:rPr>
            <w:color w:val="000000"/>
          </w:rPr>
          <w:delText>)</w:delText>
        </w:r>
      </w:del>
      <w:r w:rsidR="00490C8F" w:rsidRPr="00B810D2">
        <w:rPr>
          <w:color w:val="000000"/>
        </w:rPr>
        <w:t>.</w:t>
      </w:r>
      <w:r w:rsidR="00490C8F" w:rsidRPr="00490C8F">
        <w:rPr>
          <w:color w:val="000000"/>
        </w:rPr>
        <w:t xml:space="preserve"> </w:t>
      </w:r>
      <w:commentRangeStart w:id="168"/>
      <w:commentRangeEnd w:id="168"/>
      <w:r w:rsidR="00C72CB7">
        <w:rPr>
          <w:rStyle w:val="CommentReference"/>
        </w:rPr>
        <w:commentReference w:id="168"/>
      </w:r>
    </w:p>
    <w:p w14:paraId="0723BC94" w14:textId="37FC9D31" w:rsidR="00490C8F" w:rsidDel="00C72CB7" w:rsidRDefault="00490C8F" w:rsidP="00490C8F">
      <w:pPr>
        <w:spacing w:after="0" w:line="240" w:lineRule="auto"/>
        <w:ind w:firstLine="708"/>
        <w:rPr>
          <w:del w:id="169" w:author="Belolipetskaya, Elena" w:date="2024-05-06T17:17:00Z"/>
          <w:color w:val="000000"/>
        </w:rPr>
      </w:pPr>
    </w:p>
    <w:p w14:paraId="649AF9D9" w14:textId="21E3EB91" w:rsidR="00490C8F" w:rsidDel="00C72CB7" w:rsidRDefault="00490C8F" w:rsidP="00490C8F">
      <w:pPr>
        <w:spacing w:after="0" w:line="240" w:lineRule="auto"/>
        <w:rPr>
          <w:del w:id="170" w:author="Belolipetskaya, Elena" w:date="2024-05-06T17:17:00Z"/>
          <w:color w:val="000000"/>
        </w:rPr>
      </w:pPr>
      <w:del w:id="171" w:author="Belolipetskaya, Elena" w:date="2024-05-06T17:17:00Z">
        <w:r w:rsidRPr="00B810D2" w:rsidDel="00C72CB7">
          <w:rPr>
            <w:b/>
            <w:bCs/>
            <w:color w:val="000000"/>
          </w:rPr>
          <w:delText xml:space="preserve">Таблица </w:delText>
        </w:r>
        <w:r w:rsidR="00B810D2" w:rsidRPr="00B810D2" w:rsidDel="00C72CB7">
          <w:rPr>
            <w:b/>
            <w:bCs/>
            <w:color w:val="000000"/>
          </w:rPr>
          <w:delText>2-</w:delText>
        </w:r>
        <w:r w:rsidRPr="00B810D2" w:rsidDel="00C72CB7">
          <w:rPr>
            <w:b/>
            <w:bCs/>
            <w:color w:val="000000"/>
          </w:rPr>
          <w:delText>1.</w:delText>
        </w:r>
        <w:r w:rsidDel="00C72CB7">
          <w:rPr>
            <w:color w:val="000000"/>
          </w:rPr>
          <w:delText xml:space="preserve"> </w:delText>
        </w:r>
        <w:r w:rsidRPr="00490C8F" w:rsidDel="00C72CB7">
          <w:rPr>
            <w:color w:val="000000"/>
          </w:rPr>
          <w:delText>Связывание велпатасвира с белками плазмы крови у различных видов</w:delText>
        </w:r>
      </w:del>
    </w:p>
    <w:p w14:paraId="710AFF62" w14:textId="3FD0E594" w:rsidR="00AD7936" w:rsidDel="00C72CB7" w:rsidRDefault="00AD7936" w:rsidP="00490C8F">
      <w:pPr>
        <w:spacing w:after="0" w:line="240" w:lineRule="auto"/>
        <w:rPr>
          <w:del w:id="172" w:author="Belolipetskaya, Elena" w:date="2024-05-06T17:17:00Z"/>
          <w:color w:val="000000"/>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070"/>
        <w:gridCol w:w="3742"/>
        <w:gridCol w:w="3402"/>
      </w:tblGrid>
      <w:tr w:rsidR="008912EE" w:rsidRPr="00A17FDA" w:rsidDel="00C72CB7" w14:paraId="4B817693" w14:textId="4F505431" w:rsidTr="008912EE">
        <w:trPr>
          <w:trHeight w:val="394"/>
          <w:del w:id="173" w:author="Belolipetskaya, Elena" w:date="2024-05-06T17:17:00Z"/>
        </w:trPr>
        <w:tc>
          <w:tcPr>
            <w:tcW w:w="2070" w:type="dxa"/>
            <w:shd w:val="clear" w:color="auto" w:fill="D9D9D9" w:themeFill="background1" w:themeFillShade="D9"/>
            <w:vAlign w:val="center"/>
          </w:tcPr>
          <w:p w14:paraId="61EB01C3" w14:textId="58FF43DA" w:rsidR="008912EE" w:rsidRPr="00A17FDA" w:rsidDel="00C72CB7" w:rsidRDefault="008912EE" w:rsidP="000B382D">
            <w:pPr>
              <w:kinsoku w:val="0"/>
              <w:overflowPunct w:val="0"/>
              <w:autoSpaceDE w:val="0"/>
              <w:autoSpaceDN w:val="0"/>
              <w:adjustRightInd w:val="0"/>
              <w:spacing w:after="0" w:line="240" w:lineRule="auto"/>
              <w:ind w:left="112"/>
              <w:jc w:val="center"/>
              <w:rPr>
                <w:del w:id="174" w:author="Belolipetskaya, Elena" w:date="2024-05-06T17:17:00Z"/>
                <w:b/>
                <w:w w:val="105"/>
                <w:lang w:eastAsia="en-US"/>
              </w:rPr>
            </w:pPr>
            <w:del w:id="175" w:author="Belolipetskaya, Elena" w:date="2024-05-06T17:17:00Z">
              <w:r w:rsidRPr="00D3445C" w:rsidDel="00C72CB7">
                <w:rPr>
                  <w:b/>
                  <w:bCs/>
                  <w:color w:val="000000"/>
                </w:rPr>
                <w:delText>Вид</w:delText>
              </w:r>
            </w:del>
          </w:p>
        </w:tc>
        <w:tc>
          <w:tcPr>
            <w:tcW w:w="3742" w:type="dxa"/>
            <w:shd w:val="clear" w:color="auto" w:fill="D9D9D9" w:themeFill="background1" w:themeFillShade="D9"/>
            <w:vAlign w:val="center"/>
          </w:tcPr>
          <w:p w14:paraId="1C692556" w14:textId="0D88BED5" w:rsidR="008912EE" w:rsidRPr="00A17FDA" w:rsidDel="00C72CB7" w:rsidRDefault="008912EE" w:rsidP="000B382D">
            <w:pPr>
              <w:kinsoku w:val="0"/>
              <w:overflowPunct w:val="0"/>
              <w:autoSpaceDE w:val="0"/>
              <w:autoSpaceDN w:val="0"/>
              <w:adjustRightInd w:val="0"/>
              <w:spacing w:after="0" w:line="240" w:lineRule="auto"/>
              <w:ind w:left="111"/>
              <w:jc w:val="center"/>
              <w:rPr>
                <w:del w:id="176" w:author="Belolipetskaya, Elena" w:date="2024-05-06T17:17:00Z"/>
                <w:b/>
                <w:spacing w:val="-2"/>
                <w:w w:val="105"/>
                <w:lang w:eastAsia="en-US"/>
              </w:rPr>
            </w:pPr>
            <w:del w:id="177" w:author="Belolipetskaya, Elena" w:date="2024-05-06T17:17:00Z">
              <w:r w:rsidRPr="00D3445C" w:rsidDel="00C72CB7">
                <w:rPr>
                  <w:b/>
                  <w:bCs/>
                  <w:color w:val="000000"/>
                </w:rPr>
                <w:delText>Несвязанная (%)</w:delText>
              </w:r>
            </w:del>
          </w:p>
        </w:tc>
        <w:tc>
          <w:tcPr>
            <w:tcW w:w="3402" w:type="dxa"/>
            <w:shd w:val="clear" w:color="auto" w:fill="D9D9D9" w:themeFill="background1" w:themeFillShade="D9"/>
            <w:vAlign w:val="center"/>
          </w:tcPr>
          <w:p w14:paraId="4DE0FE1D" w14:textId="6DD63F89" w:rsidR="008912EE" w:rsidRPr="00A17FDA" w:rsidDel="00C72CB7" w:rsidRDefault="008912EE" w:rsidP="000B382D">
            <w:pPr>
              <w:kinsoku w:val="0"/>
              <w:overflowPunct w:val="0"/>
              <w:autoSpaceDE w:val="0"/>
              <w:autoSpaceDN w:val="0"/>
              <w:adjustRightInd w:val="0"/>
              <w:spacing w:after="0" w:line="240" w:lineRule="auto"/>
              <w:ind w:left="111"/>
              <w:jc w:val="center"/>
              <w:rPr>
                <w:del w:id="178" w:author="Belolipetskaya, Elena" w:date="2024-05-06T17:17:00Z"/>
                <w:b/>
                <w:spacing w:val="-2"/>
                <w:w w:val="105"/>
                <w:lang w:eastAsia="en-US"/>
              </w:rPr>
            </w:pPr>
            <w:del w:id="179" w:author="Belolipetskaya, Elena" w:date="2024-05-06T17:17:00Z">
              <w:r w:rsidRPr="00D3445C" w:rsidDel="00C72CB7">
                <w:rPr>
                  <w:b/>
                  <w:bCs/>
                  <w:color w:val="000000"/>
                </w:rPr>
                <w:delText>Связано (%)</w:delText>
              </w:r>
            </w:del>
          </w:p>
        </w:tc>
      </w:tr>
      <w:tr w:rsidR="008912EE" w:rsidRPr="00A17FDA" w:rsidDel="00C72CB7" w14:paraId="26307211" w14:textId="6283325C" w:rsidTr="008912EE">
        <w:trPr>
          <w:trHeight w:val="394"/>
          <w:del w:id="180" w:author="Belolipetskaya, Elena" w:date="2024-05-06T17:17:00Z"/>
        </w:trPr>
        <w:tc>
          <w:tcPr>
            <w:tcW w:w="2070" w:type="dxa"/>
            <w:vAlign w:val="center"/>
          </w:tcPr>
          <w:p w14:paraId="40AECFA7" w14:textId="341E807D" w:rsidR="008912EE" w:rsidRPr="00A17FDA" w:rsidDel="00C72CB7" w:rsidRDefault="008912EE" w:rsidP="000B382D">
            <w:pPr>
              <w:kinsoku w:val="0"/>
              <w:overflowPunct w:val="0"/>
              <w:autoSpaceDE w:val="0"/>
              <w:autoSpaceDN w:val="0"/>
              <w:adjustRightInd w:val="0"/>
              <w:spacing w:after="0" w:line="240" w:lineRule="auto"/>
              <w:ind w:left="111"/>
              <w:jc w:val="center"/>
              <w:rPr>
                <w:del w:id="181" w:author="Belolipetskaya, Elena" w:date="2024-05-06T17:17:00Z"/>
                <w:spacing w:val="-4"/>
                <w:w w:val="110"/>
                <w:lang w:eastAsia="en-US"/>
              </w:rPr>
            </w:pPr>
            <w:del w:id="182" w:author="Belolipetskaya, Elena" w:date="2024-05-06T17:17:00Z">
              <w:r w:rsidRPr="00D3445C" w:rsidDel="00C72CB7">
                <w:rPr>
                  <w:color w:val="000000"/>
                </w:rPr>
                <w:delText>Мыши CD-1</w:delText>
              </w:r>
            </w:del>
          </w:p>
        </w:tc>
        <w:tc>
          <w:tcPr>
            <w:tcW w:w="3742" w:type="dxa"/>
            <w:vAlign w:val="center"/>
          </w:tcPr>
          <w:p w14:paraId="063C7721" w14:textId="13F26304" w:rsidR="008912EE" w:rsidRPr="00A17FDA" w:rsidDel="00C72CB7" w:rsidRDefault="008912EE" w:rsidP="000B382D">
            <w:pPr>
              <w:kinsoku w:val="0"/>
              <w:overflowPunct w:val="0"/>
              <w:autoSpaceDE w:val="0"/>
              <w:autoSpaceDN w:val="0"/>
              <w:adjustRightInd w:val="0"/>
              <w:spacing w:after="0" w:line="240" w:lineRule="auto"/>
              <w:ind w:left="109"/>
              <w:jc w:val="center"/>
              <w:rPr>
                <w:del w:id="183" w:author="Belolipetskaya, Elena" w:date="2024-05-06T17:17:00Z"/>
                <w:spacing w:val="-2"/>
                <w:w w:val="105"/>
                <w:lang w:eastAsia="en-US"/>
              </w:rPr>
            </w:pPr>
            <w:del w:id="184" w:author="Belolipetskaya, Elena" w:date="2024-05-06T17:17:00Z">
              <w:r w:rsidRPr="00D3445C" w:rsidDel="00C72CB7">
                <w:rPr>
                  <w:color w:val="000000"/>
                </w:rPr>
                <w:delText>&lt; 0,1</w:delText>
              </w:r>
            </w:del>
          </w:p>
        </w:tc>
        <w:tc>
          <w:tcPr>
            <w:tcW w:w="3402" w:type="dxa"/>
            <w:vAlign w:val="center"/>
          </w:tcPr>
          <w:p w14:paraId="6353F024" w14:textId="60B6DE83" w:rsidR="008912EE" w:rsidRPr="00A17FDA" w:rsidDel="00C72CB7" w:rsidRDefault="008912EE" w:rsidP="000B382D">
            <w:pPr>
              <w:kinsoku w:val="0"/>
              <w:overflowPunct w:val="0"/>
              <w:autoSpaceDE w:val="0"/>
              <w:autoSpaceDN w:val="0"/>
              <w:adjustRightInd w:val="0"/>
              <w:spacing w:after="0" w:line="240" w:lineRule="auto"/>
              <w:ind w:left="109"/>
              <w:jc w:val="center"/>
              <w:rPr>
                <w:del w:id="185" w:author="Belolipetskaya, Elena" w:date="2024-05-06T17:17:00Z"/>
                <w:spacing w:val="-2"/>
                <w:w w:val="110"/>
                <w:lang w:eastAsia="en-US"/>
              </w:rPr>
            </w:pPr>
            <w:del w:id="186" w:author="Belolipetskaya, Elena" w:date="2024-05-06T17:17:00Z">
              <w:r w:rsidRPr="00D3445C" w:rsidDel="00C72CB7">
                <w:rPr>
                  <w:color w:val="000000"/>
                </w:rPr>
                <w:delText>&gt; 99,9</w:delText>
              </w:r>
            </w:del>
          </w:p>
        </w:tc>
      </w:tr>
      <w:tr w:rsidR="008912EE" w:rsidRPr="00A17FDA" w:rsidDel="00C72CB7" w14:paraId="46BE747B" w14:textId="05722689" w:rsidTr="008912EE">
        <w:trPr>
          <w:trHeight w:val="389"/>
          <w:del w:id="187" w:author="Belolipetskaya, Elena" w:date="2024-05-06T17:17:00Z"/>
        </w:trPr>
        <w:tc>
          <w:tcPr>
            <w:tcW w:w="2070" w:type="dxa"/>
            <w:vAlign w:val="center"/>
          </w:tcPr>
          <w:p w14:paraId="2B94B99D" w14:textId="6FB37D87" w:rsidR="008912EE" w:rsidRPr="00A17FDA" w:rsidDel="00C72CB7" w:rsidRDefault="008912EE" w:rsidP="000B382D">
            <w:pPr>
              <w:kinsoku w:val="0"/>
              <w:overflowPunct w:val="0"/>
              <w:autoSpaceDE w:val="0"/>
              <w:autoSpaceDN w:val="0"/>
              <w:adjustRightInd w:val="0"/>
              <w:spacing w:after="0" w:line="240" w:lineRule="auto"/>
              <w:ind w:left="112"/>
              <w:jc w:val="center"/>
              <w:rPr>
                <w:del w:id="188" w:author="Belolipetskaya, Elena" w:date="2024-05-06T17:17:00Z"/>
                <w:spacing w:val="-4"/>
                <w:w w:val="110"/>
                <w:lang w:eastAsia="en-US"/>
              </w:rPr>
            </w:pPr>
            <w:del w:id="189" w:author="Belolipetskaya, Elena" w:date="2024-05-06T17:17:00Z">
              <w:r w:rsidRPr="00D3445C" w:rsidDel="00C72CB7">
                <w:rPr>
                  <w:color w:val="000000"/>
                </w:rPr>
                <w:delText>Крысы Спраг-Доули</w:delText>
              </w:r>
            </w:del>
          </w:p>
        </w:tc>
        <w:tc>
          <w:tcPr>
            <w:tcW w:w="3742" w:type="dxa"/>
            <w:vAlign w:val="center"/>
          </w:tcPr>
          <w:p w14:paraId="57362A74" w14:textId="5E93FD0B" w:rsidR="008912EE" w:rsidRPr="00A17FDA" w:rsidDel="00C72CB7" w:rsidRDefault="008912EE" w:rsidP="000B382D">
            <w:pPr>
              <w:kinsoku w:val="0"/>
              <w:overflowPunct w:val="0"/>
              <w:autoSpaceDE w:val="0"/>
              <w:autoSpaceDN w:val="0"/>
              <w:adjustRightInd w:val="0"/>
              <w:spacing w:after="0" w:line="240" w:lineRule="auto"/>
              <w:ind w:left="112"/>
              <w:jc w:val="center"/>
              <w:rPr>
                <w:del w:id="190" w:author="Belolipetskaya, Elena" w:date="2024-05-06T17:17:00Z"/>
                <w:spacing w:val="-2"/>
                <w:w w:val="105"/>
                <w:lang w:eastAsia="en-US"/>
              </w:rPr>
            </w:pPr>
            <w:del w:id="191" w:author="Belolipetskaya, Elena" w:date="2024-05-06T17:17:00Z">
              <w:r w:rsidRPr="00D3445C" w:rsidDel="00C72CB7">
                <w:rPr>
                  <w:color w:val="000000"/>
                </w:rPr>
                <w:delText>0,22 ± 0,03</w:delText>
              </w:r>
            </w:del>
          </w:p>
        </w:tc>
        <w:tc>
          <w:tcPr>
            <w:tcW w:w="3402" w:type="dxa"/>
            <w:vAlign w:val="center"/>
          </w:tcPr>
          <w:p w14:paraId="3F089164" w14:textId="60CF22AD" w:rsidR="008912EE" w:rsidRPr="00A17FDA" w:rsidDel="00C72CB7" w:rsidRDefault="008912EE" w:rsidP="000B382D">
            <w:pPr>
              <w:kinsoku w:val="0"/>
              <w:overflowPunct w:val="0"/>
              <w:autoSpaceDE w:val="0"/>
              <w:autoSpaceDN w:val="0"/>
              <w:adjustRightInd w:val="0"/>
              <w:spacing w:after="0" w:line="240" w:lineRule="auto"/>
              <w:ind w:left="110"/>
              <w:jc w:val="center"/>
              <w:rPr>
                <w:del w:id="192" w:author="Belolipetskaya, Elena" w:date="2024-05-06T17:17:00Z"/>
                <w:spacing w:val="-2"/>
                <w:w w:val="105"/>
                <w:lang w:eastAsia="en-US"/>
              </w:rPr>
            </w:pPr>
            <w:del w:id="193" w:author="Belolipetskaya, Elena" w:date="2024-05-06T17:17:00Z">
              <w:r w:rsidRPr="00D3445C" w:rsidDel="00C72CB7">
                <w:rPr>
                  <w:color w:val="000000"/>
                </w:rPr>
                <w:delText>99,78 ± 0,03</w:delText>
              </w:r>
            </w:del>
          </w:p>
        </w:tc>
      </w:tr>
      <w:tr w:rsidR="008912EE" w:rsidRPr="00A17FDA" w:rsidDel="00C72CB7" w14:paraId="5283A324" w14:textId="6B29DBD8" w:rsidTr="008912EE">
        <w:trPr>
          <w:trHeight w:val="394"/>
          <w:del w:id="194" w:author="Belolipetskaya, Elena" w:date="2024-05-06T17:17:00Z"/>
        </w:trPr>
        <w:tc>
          <w:tcPr>
            <w:tcW w:w="2070" w:type="dxa"/>
            <w:vAlign w:val="center"/>
          </w:tcPr>
          <w:p w14:paraId="138773A5" w14:textId="4B566A88" w:rsidR="008912EE" w:rsidRPr="00A17FDA" w:rsidDel="00C72CB7" w:rsidRDefault="008912EE" w:rsidP="000B382D">
            <w:pPr>
              <w:kinsoku w:val="0"/>
              <w:overflowPunct w:val="0"/>
              <w:autoSpaceDE w:val="0"/>
              <w:autoSpaceDN w:val="0"/>
              <w:adjustRightInd w:val="0"/>
              <w:spacing w:after="0" w:line="240" w:lineRule="auto"/>
              <w:ind w:left="111"/>
              <w:jc w:val="center"/>
              <w:rPr>
                <w:del w:id="195" w:author="Belolipetskaya, Elena" w:date="2024-05-06T17:17:00Z"/>
                <w:spacing w:val="-4"/>
                <w:w w:val="110"/>
                <w:lang w:eastAsia="en-US"/>
              </w:rPr>
            </w:pPr>
            <w:del w:id="196" w:author="Belolipetskaya, Elena" w:date="2024-05-06T17:17:00Z">
              <w:r w:rsidRPr="00D3445C" w:rsidDel="00C72CB7">
                <w:rPr>
                  <w:color w:val="000000"/>
                </w:rPr>
                <w:delText>Собаки бигль</w:delText>
              </w:r>
            </w:del>
          </w:p>
        </w:tc>
        <w:tc>
          <w:tcPr>
            <w:tcW w:w="3742" w:type="dxa"/>
            <w:vAlign w:val="center"/>
          </w:tcPr>
          <w:p w14:paraId="728AD001" w14:textId="70A96D2A" w:rsidR="008912EE" w:rsidRPr="00A17FDA" w:rsidDel="00C72CB7" w:rsidRDefault="008912EE" w:rsidP="000B382D">
            <w:pPr>
              <w:kinsoku w:val="0"/>
              <w:overflowPunct w:val="0"/>
              <w:autoSpaceDE w:val="0"/>
              <w:autoSpaceDN w:val="0"/>
              <w:adjustRightInd w:val="0"/>
              <w:spacing w:after="0" w:line="240" w:lineRule="auto"/>
              <w:ind w:left="107"/>
              <w:jc w:val="center"/>
              <w:rPr>
                <w:del w:id="197" w:author="Belolipetskaya, Elena" w:date="2024-05-06T17:17:00Z"/>
                <w:spacing w:val="-2"/>
                <w:w w:val="105"/>
                <w:lang w:eastAsia="en-US"/>
              </w:rPr>
            </w:pPr>
            <w:del w:id="198" w:author="Belolipetskaya, Elena" w:date="2024-05-06T17:17:00Z">
              <w:r w:rsidRPr="00D3445C" w:rsidDel="00C72CB7">
                <w:rPr>
                  <w:color w:val="000000"/>
                </w:rPr>
                <w:delText>0,19 ± 0,02</w:delText>
              </w:r>
            </w:del>
          </w:p>
        </w:tc>
        <w:tc>
          <w:tcPr>
            <w:tcW w:w="3402" w:type="dxa"/>
            <w:vAlign w:val="center"/>
          </w:tcPr>
          <w:p w14:paraId="78D65B90" w14:textId="2A49C57B" w:rsidR="008912EE" w:rsidRPr="00A17FDA" w:rsidDel="00C72CB7" w:rsidRDefault="008912EE" w:rsidP="000B382D">
            <w:pPr>
              <w:kinsoku w:val="0"/>
              <w:overflowPunct w:val="0"/>
              <w:autoSpaceDE w:val="0"/>
              <w:autoSpaceDN w:val="0"/>
              <w:adjustRightInd w:val="0"/>
              <w:spacing w:after="0" w:line="240" w:lineRule="auto"/>
              <w:ind w:left="112"/>
              <w:jc w:val="center"/>
              <w:rPr>
                <w:del w:id="199" w:author="Belolipetskaya, Elena" w:date="2024-05-06T17:17:00Z"/>
                <w:spacing w:val="-2"/>
                <w:w w:val="105"/>
                <w:lang w:eastAsia="en-US"/>
              </w:rPr>
            </w:pPr>
            <w:del w:id="200" w:author="Belolipetskaya, Elena" w:date="2024-05-06T17:17:00Z">
              <w:r w:rsidRPr="00D3445C" w:rsidDel="00C72CB7">
                <w:rPr>
                  <w:color w:val="000000"/>
                </w:rPr>
                <w:delText>99,81 ± 0,02</w:delText>
              </w:r>
            </w:del>
          </w:p>
        </w:tc>
      </w:tr>
      <w:tr w:rsidR="008912EE" w:rsidRPr="00A17FDA" w:rsidDel="00C72CB7" w14:paraId="1D606221" w14:textId="26CB92FF" w:rsidTr="008912EE">
        <w:trPr>
          <w:trHeight w:val="394"/>
          <w:del w:id="201" w:author="Belolipetskaya, Elena" w:date="2024-05-06T17:17:00Z"/>
        </w:trPr>
        <w:tc>
          <w:tcPr>
            <w:tcW w:w="2070" w:type="dxa"/>
            <w:vAlign w:val="center"/>
          </w:tcPr>
          <w:p w14:paraId="12790364" w14:textId="22C917C6" w:rsidR="008912EE" w:rsidDel="00C72CB7" w:rsidRDefault="008912EE" w:rsidP="000B382D">
            <w:pPr>
              <w:kinsoku w:val="0"/>
              <w:overflowPunct w:val="0"/>
              <w:autoSpaceDE w:val="0"/>
              <w:autoSpaceDN w:val="0"/>
              <w:adjustRightInd w:val="0"/>
              <w:spacing w:after="0" w:line="240" w:lineRule="auto"/>
              <w:ind w:left="111"/>
              <w:jc w:val="center"/>
              <w:rPr>
                <w:del w:id="202" w:author="Belolipetskaya, Elena" w:date="2024-05-06T17:17:00Z"/>
                <w:spacing w:val="-4"/>
                <w:w w:val="110"/>
                <w:lang w:eastAsia="en-US"/>
              </w:rPr>
            </w:pPr>
            <w:del w:id="203" w:author="Belolipetskaya, Elena" w:date="2024-05-06T17:17:00Z">
              <w:r w:rsidRPr="00D3445C" w:rsidDel="00C72CB7">
                <w:rPr>
                  <w:color w:val="000000"/>
                </w:rPr>
                <w:delText>Яванский макак</w:delText>
              </w:r>
            </w:del>
          </w:p>
        </w:tc>
        <w:tc>
          <w:tcPr>
            <w:tcW w:w="3742" w:type="dxa"/>
            <w:vAlign w:val="center"/>
          </w:tcPr>
          <w:p w14:paraId="4783D796" w14:textId="33844D6D" w:rsidR="008912EE" w:rsidRPr="00A17FDA" w:rsidDel="00C72CB7" w:rsidRDefault="008912EE" w:rsidP="000B382D">
            <w:pPr>
              <w:kinsoku w:val="0"/>
              <w:overflowPunct w:val="0"/>
              <w:autoSpaceDE w:val="0"/>
              <w:autoSpaceDN w:val="0"/>
              <w:adjustRightInd w:val="0"/>
              <w:spacing w:after="0" w:line="240" w:lineRule="auto"/>
              <w:ind w:left="111"/>
              <w:jc w:val="center"/>
              <w:rPr>
                <w:del w:id="204" w:author="Belolipetskaya, Elena" w:date="2024-05-06T17:17:00Z"/>
                <w:spacing w:val="-2"/>
                <w:w w:val="105"/>
                <w:lang w:eastAsia="en-US"/>
              </w:rPr>
            </w:pPr>
            <w:del w:id="205" w:author="Belolipetskaya, Elena" w:date="2024-05-06T17:17:00Z">
              <w:r w:rsidRPr="00D3445C" w:rsidDel="00C72CB7">
                <w:rPr>
                  <w:color w:val="000000"/>
                </w:rPr>
                <w:delText>0,41 ± 0,07</w:delText>
              </w:r>
            </w:del>
          </w:p>
        </w:tc>
        <w:tc>
          <w:tcPr>
            <w:tcW w:w="3402" w:type="dxa"/>
            <w:vAlign w:val="center"/>
          </w:tcPr>
          <w:p w14:paraId="27F2818A" w14:textId="5C68427D" w:rsidR="008912EE" w:rsidRPr="00A17FDA" w:rsidDel="00C72CB7" w:rsidRDefault="008912EE" w:rsidP="000B382D">
            <w:pPr>
              <w:kinsoku w:val="0"/>
              <w:overflowPunct w:val="0"/>
              <w:autoSpaceDE w:val="0"/>
              <w:autoSpaceDN w:val="0"/>
              <w:adjustRightInd w:val="0"/>
              <w:spacing w:after="0" w:line="240" w:lineRule="auto"/>
              <w:ind w:left="112"/>
              <w:jc w:val="center"/>
              <w:rPr>
                <w:del w:id="206" w:author="Belolipetskaya, Elena" w:date="2024-05-06T17:17:00Z"/>
                <w:spacing w:val="-2"/>
                <w:w w:val="105"/>
                <w:lang w:eastAsia="en-US"/>
              </w:rPr>
            </w:pPr>
            <w:del w:id="207" w:author="Belolipetskaya, Elena" w:date="2024-05-06T17:17:00Z">
              <w:r w:rsidRPr="00D3445C" w:rsidDel="00C72CB7">
                <w:rPr>
                  <w:color w:val="000000"/>
                </w:rPr>
                <w:delText>99,59 ± 0,07</w:delText>
              </w:r>
            </w:del>
          </w:p>
        </w:tc>
      </w:tr>
      <w:tr w:rsidR="008912EE" w:rsidRPr="00A17FDA" w:rsidDel="00C72CB7" w14:paraId="3B2DA1D4" w14:textId="69884B2E" w:rsidTr="008912EE">
        <w:trPr>
          <w:trHeight w:val="394"/>
          <w:del w:id="208" w:author="Belolipetskaya, Elena" w:date="2024-05-06T17:17:00Z"/>
        </w:trPr>
        <w:tc>
          <w:tcPr>
            <w:tcW w:w="2070" w:type="dxa"/>
            <w:vAlign w:val="center"/>
          </w:tcPr>
          <w:p w14:paraId="5C66F4F6" w14:textId="3EEAF4A8" w:rsidR="008912EE" w:rsidDel="00C72CB7" w:rsidRDefault="008912EE" w:rsidP="000B382D">
            <w:pPr>
              <w:kinsoku w:val="0"/>
              <w:overflowPunct w:val="0"/>
              <w:autoSpaceDE w:val="0"/>
              <w:autoSpaceDN w:val="0"/>
              <w:adjustRightInd w:val="0"/>
              <w:spacing w:after="0" w:line="240" w:lineRule="auto"/>
              <w:ind w:left="111"/>
              <w:jc w:val="center"/>
              <w:rPr>
                <w:del w:id="209" w:author="Belolipetskaya, Elena" w:date="2024-05-06T17:17:00Z"/>
                <w:spacing w:val="-4"/>
                <w:w w:val="110"/>
                <w:lang w:eastAsia="en-US"/>
              </w:rPr>
            </w:pPr>
            <w:del w:id="210" w:author="Belolipetskaya, Elena" w:date="2024-05-06T17:17:00Z">
              <w:r w:rsidRPr="00D3445C" w:rsidDel="00C72CB7">
                <w:rPr>
                  <w:color w:val="000000"/>
                </w:rPr>
                <w:delText>Макаки-резусы</w:delText>
              </w:r>
            </w:del>
          </w:p>
        </w:tc>
        <w:tc>
          <w:tcPr>
            <w:tcW w:w="3742" w:type="dxa"/>
            <w:vAlign w:val="center"/>
          </w:tcPr>
          <w:p w14:paraId="74D05D14" w14:textId="0693F246" w:rsidR="008912EE" w:rsidRPr="00A17FDA" w:rsidDel="00C72CB7" w:rsidRDefault="008912EE" w:rsidP="000B382D">
            <w:pPr>
              <w:kinsoku w:val="0"/>
              <w:overflowPunct w:val="0"/>
              <w:autoSpaceDE w:val="0"/>
              <w:autoSpaceDN w:val="0"/>
              <w:adjustRightInd w:val="0"/>
              <w:spacing w:after="0" w:line="240" w:lineRule="auto"/>
              <w:ind w:left="111"/>
              <w:jc w:val="center"/>
              <w:rPr>
                <w:del w:id="211" w:author="Belolipetskaya, Elena" w:date="2024-05-06T17:17:00Z"/>
                <w:spacing w:val="-2"/>
                <w:w w:val="105"/>
                <w:lang w:eastAsia="en-US"/>
              </w:rPr>
            </w:pPr>
            <w:del w:id="212" w:author="Belolipetskaya, Elena" w:date="2024-05-06T17:17:00Z">
              <w:r w:rsidRPr="00D3445C" w:rsidDel="00C72CB7">
                <w:rPr>
                  <w:color w:val="000000"/>
                </w:rPr>
                <w:delText>0,28 ± 0,01</w:delText>
              </w:r>
            </w:del>
          </w:p>
        </w:tc>
        <w:tc>
          <w:tcPr>
            <w:tcW w:w="3402" w:type="dxa"/>
            <w:vAlign w:val="center"/>
          </w:tcPr>
          <w:p w14:paraId="788FAEB1" w14:textId="53B1DD6C" w:rsidR="008912EE" w:rsidRPr="00A17FDA" w:rsidDel="00C72CB7" w:rsidRDefault="008912EE" w:rsidP="000B382D">
            <w:pPr>
              <w:kinsoku w:val="0"/>
              <w:overflowPunct w:val="0"/>
              <w:autoSpaceDE w:val="0"/>
              <w:autoSpaceDN w:val="0"/>
              <w:adjustRightInd w:val="0"/>
              <w:spacing w:after="0" w:line="240" w:lineRule="auto"/>
              <w:ind w:left="112"/>
              <w:jc w:val="center"/>
              <w:rPr>
                <w:del w:id="213" w:author="Belolipetskaya, Elena" w:date="2024-05-06T17:17:00Z"/>
                <w:spacing w:val="-2"/>
                <w:w w:val="105"/>
                <w:lang w:eastAsia="en-US"/>
              </w:rPr>
            </w:pPr>
            <w:del w:id="214" w:author="Belolipetskaya, Elena" w:date="2024-05-06T17:17:00Z">
              <w:r w:rsidRPr="00D3445C" w:rsidDel="00C72CB7">
                <w:rPr>
                  <w:color w:val="000000"/>
                </w:rPr>
                <w:delText>99,72 ± 0,01</w:delText>
              </w:r>
            </w:del>
          </w:p>
        </w:tc>
      </w:tr>
      <w:tr w:rsidR="008912EE" w:rsidRPr="00A17FDA" w:rsidDel="00C72CB7" w14:paraId="54A4BA84" w14:textId="2E50A10A" w:rsidTr="008912EE">
        <w:trPr>
          <w:trHeight w:val="394"/>
          <w:del w:id="215" w:author="Belolipetskaya, Elena" w:date="2024-05-06T17:17:00Z"/>
        </w:trPr>
        <w:tc>
          <w:tcPr>
            <w:tcW w:w="2070" w:type="dxa"/>
            <w:vAlign w:val="center"/>
          </w:tcPr>
          <w:p w14:paraId="0BC3EBDC" w14:textId="5053F6DA" w:rsidR="008912EE" w:rsidDel="00C72CB7" w:rsidRDefault="008912EE" w:rsidP="000B382D">
            <w:pPr>
              <w:kinsoku w:val="0"/>
              <w:overflowPunct w:val="0"/>
              <w:autoSpaceDE w:val="0"/>
              <w:autoSpaceDN w:val="0"/>
              <w:adjustRightInd w:val="0"/>
              <w:spacing w:after="0" w:line="240" w:lineRule="auto"/>
              <w:ind w:left="111"/>
              <w:jc w:val="center"/>
              <w:rPr>
                <w:del w:id="216" w:author="Belolipetskaya, Elena" w:date="2024-05-06T17:17:00Z"/>
                <w:spacing w:val="-4"/>
                <w:w w:val="110"/>
                <w:lang w:eastAsia="en-US"/>
              </w:rPr>
            </w:pPr>
            <w:del w:id="217" w:author="Belolipetskaya, Elena" w:date="2024-05-06T17:17:00Z">
              <w:r w:rsidRPr="00D3445C" w:rsidDel="00C72CB7">
                <w:rPr>
                  <w:color w:val="000000"/>
                </w:rPr>
                <w:delText>Человек</w:delText>
              </w:r>
            </w:del>
          </w:p>
        </w:tc>
        <w:tc>
          <w:tcPr>
            <w:tcW w:w="3742" w:type="dxa"/>
            <w:vAlign w:val="center"/>
          </w:tcPr>
          <w:p w14:paraId="763C011B" w14:textId="53B78F43" w:rsidR="008912EE" w:rsidRPr="00A17FDA" w:rsidDel="00C72CB7" w:rsidRDefault="008912EE" w:rsidP="000B382D">
            <w:pPr>
              <w:kinsoku w:val="0"/>
              <w:overflowPunct w:val="0"/>
              <w:autoSpaceDE w:val="0"/>
              <w:autoSpaceDN w:val="0"/>
              <w:adjustRightInd w:val="0"/>
              <w:spacing w:after="0" w:line="240" w:lineRule="auto"/>
              <w:ind w:left="111"/>
              <w:jc w:val="center"/>
              <w:rPr>
                <w:del w:id="218" w:author="Belolipetskaya, Elena" w:date="2024-05-06T17:17:00Z"/>
                <w:spacing w:val="-2"/>
                <w:w w:val="105"/>
                <w:lang w:eastAsia="en-US"/>
              </w:rPr>
            </w:pPr>
            <w:del w:id="219" w:author="Belolipetskaya, Elena" w:date="2024-05-06T17:17:00Z">
              <w:r w:rsidRPr="00D3445C" w:rsidDel="00C72CB7">
                <w:rPr>
                  <w:color w:val="000000"/>
                </w:rPr>
                <w:delText>0,30 ± 0,02</w:delText>
              </w:r>
            </w:del>
          </w:p>
        </w:tc>
        <w:tc>
          <w:tcPr>
            <w:tcW w:w="3402" w:type="dxa"/>
            <w:vAlign w:val="center"/>
          </w:tcPr>
          <w:p w14:paraId="77034CC3" w14:textId="493C6DE4" w:rsidR="008912EE" w:rsidRPr="00A17FDA" w:rsidDel="00C72CB7" w:rsidRDefault="008912EE" w:rsidP="000B382D">
            <w:pPr>
              <w:kinsoku w:val="0"/>
              <w:overflowPunct w:val="0"/>
              <w:autoSpaceDE w:val="0"/>
              <w:autoSpaceDN w:val="0"/>
              <w:adjustRightInd w:val="0"/>
              <w:spacing w:after="0" w:line="240" w:lineRule="auto"/>
              <w:ind w:left="112"/>
              <w:jc w:val="center"/>
              <w:rPr>
                <w:del w:id="220" w:author="Belolipetskaya, Elena" w:date="2024-05-06T17:17:00Z"/>
                <w:spacing w:val="-2"/>
                <w:w w:val="105"/>
                <w:lang w:eastAsia="en-US"/>
              </w:rPr>
            </w:pPr>
            <w:del w:id="221" w:author="Belolipetskaya, Elena" w:date="2024-05-06T17:17:00Z">
              <w:r w:rsidRPr="00D3445C" w:rsidDel="00C72CB7">
                <w:rPr>
                  <w:color w:val="000000"/>
                </w:rPr>
                <w:delText>99,70 ± 0,02</w:delText>
              </w:r>
            </w:del>
          </w:p>
        </w:tc>
      </w:tr>
      <w:tr w:rsidR="00AD7936" w:rsidRPr="00A17FDA" w:rsidDel="00C72CB7" w14:paraId="2FCCFC2A" w14:textId="024A24E6" w:rsidTr="008912EE">
        <w:trPr>
          <w:trHeight w:val="394"/>
          <w:del w:id="222" w:author="Belolipetskaya, Elena" w:date="2024-05-06T17:17:00Z"/>
        </w:trPr>
        <w:tc>
          <w:tcPr>
            <w:tcW w:w="9214" w:type="dxa"/>
            <w:gridSpan w:val="3"/>
            <w:vAlign w:val="center"/>
          </w:tcPr>
          <w:p w14:paraId="1F167146" w14:textId="663ED4F9" w:rsidR="00AD7936" w:rsidRPr="00A17FDA" w:rsidDel="00C72CB7" w:rsidRDefault="00AD7936" w:rsidP="000B382D">
            <w:pPr>
              <w:kinsoku w:val="0"/>
              <w:overflowPunct w:val="0"/>
              <w:autoSpaceDE w:val="0"/>
              <w:autoSpaceDN w:val="0"/>
              <w:adjustRightInd w:val="0"/>
              <w:spacing w:after="0" w:line="240" w:lineRule="auto"/>
              <w:ind w:left="112"/>
              <w:rPr>
                <w:del w:id="223" w:author="Belolipetskaya, Elena" w:date="2024-05-06T17:17:00Z"/>
                <w:b/>
                <w:spacing w:val="-2"/>
                <w:w w:val="105"/>
                <w:sz w:val="20"/>
                <w:szCs w:val="20"/>
                <w:lang w:eastAsia="en-US"/>
              </w:rPr>
            </w:pPr>
            <w:del w:id="224" w:author="Belolipetskaya, Elena" w:date="2024-05-06T17:17:00Z">
              <w:r w:rsidRPr="00A17FDA" w:rsidDel="00C72CB7">
                <w:rPr>
                  <w:b/>
                  <w:spacing w:val="-2"/>
                  <w:w w:val="105"/>
                  <w:sz w:val="20"/>
                  <w:szCs w:val="20"/>
                  <w:lang w:eastAsia="en-US"/>
                </w:rPr>
                <w:delText>Примечание:</w:delText>
              </w:r>
            </w:del>
          </w:p>
          <w:p w14:paraId="7663B203" w14:textId="45490111" w:rsidR="008912EE" w:rsidRPr="008912EE" w:rsidDel="00C72CB7" w:rsidRDefault="008912EE" w:rsidP="008912EE">
            <w:pPr>
              <w:kinsoku w:val="0"/>
              <w:overflowPunct w:val="0"/>
              <w:autoSpaceDE w:val="0"/>
              <w:autoSpaceDN w:val="0"/>
              <w:adjustRightInd w:val="0"/>
              <w:spacing w:after="0" w:line="240" w:lineRule="auto"/>
              <w:ind w:left="112"/>
              <w:rPr>
                <w:del w:id="225" w:author="Belolipetskaya, Elena" w:date="2024-05-06T17:17:00Z"/>
                <w:spacing w:val="-2"/>
                <w:w w:val="105"/>
                <w:sz w:val="20"/>
                <w:szCs w:val="20"/>
                <w:lang w:eastAsia="en-US"/>
              </w:rPr>
            </w:pPr>
            <w:del w:id="226" w:author="Belolipetskaya, Elena" w:date="2024-05-06T17:17:00Z">
              <w:r w:rsidRPr="008912EE" w:rsidDel="00C72CB7">
                <w:rPr>
                  <w:spacing w:val="-2"/>
                  <w:w w:val="105"/>
                  <w:sz w:val="20"/>
                  <w:szCs w:val="20"/>
                  <w:lang w:eastAsia="en-US"/>
                </w:rPr>
                <w:delText>Начальная концентрация при инкубации составляла 2 мкМ.</w:delText>
              </w:r>
            </w:del>
          </w:p>
          <w:p w14:paraId="3B045210" w14:textId="40FB431A" w:rsidR="00AD7936" w:rsidRPr="008912EE" w:rsidDel="00C72CB7" w:rsidRDefault="008912EE" w:rsidP="008912EE">
            <w:pPr>
              <w:kinsoku w:val="0"/>
              <w:overflowPunct w:val="0"/>
              <w:autoSpaceDE w:val="0"/>
              <w:autoSpaceDN w:val="0"/>
              <w:adjustRightInd w:val="0"/>
              <w:spacing w:after="0" w:line="240" w:lineRule="auto"/>
              <w:ind w:left="112"/>
              <w:rPr>
                <w:del w:id="227" w:author="Belolipetskaya, Elena" w:date="2024-05-06T17:17:00Z"/>
                <w:spacing w:val="-2"/>
                <w:w w:val="105"/>
                <w:lang w:eastAsia="en-US"/>
              </w:rPr>
            </w:pPr>
            <w:del w:id="228" w:author="Belolipetskaya, Elena" w:date="2024-05-06T17:17:00Z">
              <w:r w:rsidRPr="008912EE" w:rsidDel="00C72CB7">
                <w:rPr>
                  <w:spacing w:val="-2"/>
                  <w:w w:val="105"/>
                  <w:sz w:val="20"/>
                  <w:szCs w:val="20"/>
                  <w:lang w:eastAsia="en-US"/>
                </w:rPr>
                <w:delText>Данные представлены в виде среднего значения ± СО по результатам 3-х определений</w:delText>
              </w:r>
            </w:del>
          </w:p>
        </w:tc>
      </w:tr>
    </w:tbl>
    <w:p w14:paraId="4FBE6616" w14:textId="0501C342" w:rsidR="008912EE" w:rsidDel="00C72CB7" w:rsidRDefault="008912EE" w:rsidP="008912EE">
      <w:pPr>
        <w:spacing w:after="0" w:line="240" w:lineRule="auto"/>
        <w:rPr>
          <w:del w:id="229" w:author="Belolipetskaya, Elena" w:date="2024-05-06T17:17:00Z"/>
          <w:color w:val="000000"/>
        </w:rPr>
      </w:pPr>
    </w:p>
    <w:p w14:paraId="2EEAE947" w14:textId="71283D1F" w:rsidR="0044587D" w:rsidRDefault="0044587D" w:rsidP="008912EE">
      <w:pPr>
        <w:spacing w:after="0" w:line="240" w:lineRule="auto"/>
        <w:ind w:firstLine="708"/>
        <w:rPr>
          <w:color w:val="000000"/>
        </w:rPr>
      </w:pPr>
      <w:r>
        <w:rPr>
          <w:color w:val="000000"/>
        </w:rPr>
        <w:t xml:space="preserve">При </w:t>
      </w:r>
      <w:r w:rsidR="00490C8F" w:rsidRPr="00490C8F">
        <w:rPr>
          <w:color w:val="000000"/>
        </w:rPr>
        <w:t>перорально</w:t>
      </w:r>
      <w:r>
        <w:rPr>
          <w:color w:val="000000"/>
        </w:rPr>
        <w:t>м</w:t>
      </w:r>
      <w:r w:rsidR="00490C8F" w:rsidRPr="00490C8F">
        <w:rPr>
          <w:color w:val="000000"/>
        </w:rPr>
        <w:t xml:space="preserve"> введени</w:t>
      </w:r>
      <w:r>
        <w:rPr>
          <w:color w:val="000000"/>
        </w:rPr>
        <w:t>и</w:t>
      </w:r>
      <w:r w:rsidR="00490C8F" w:rsidRPr="00490C8F">
        <w:rPr>
          <w:color w:val="000000"/>
        </w:rPr>
        <w:t xml:space="preserve"> [</w:t>
      </w:r>
      <w:r w:rsidR="00490C8F" w:rsidRPr="00AD66D1">
        <w:rPr>
          <w:color w:val="000000"/>
          <w:vertAlign w:val="superscript"/>
        </w:rPr>
        <w:t>14</w:t>
      </w:r>
      <w:r w:rsidR="00490C8F" w:rsidRPr="00490C8F">
        <w:rPr>
          <w:color w:val="000000"/>
        </w:rPr>
        <w:t>С]</w:t>
      </w:r>
      <w:r w:rsidR="00490C8F">
        <w:rPr>
          <w:color w:val="000000"/>
        </w:rPr>
        <w:t xml:space="preserve"> софосбувира</w:t>
      </w:r>
      <w:r w:rsidR="00490C8F" w:rsidRPr="00490C8F">
        <w:rPr>
          <w:color w:val="000000"/>
        </w:rPr>
        <w:t xml:space="preserve"> пигментированным и непигментированным крысам лекарственный материал быстро всасыва</w:t>
      </w:r>
      <w:r>
        <w:rPr>
          <w:color w:val="000000"/>
        </w:rPr>
        <w:t>ется</w:t>
      </w:r>
      <w:r w:rsidR="00490C8F" w:rsidRPr="00490C8F">
        <w:rPr>
          <w:color w:val="000000"/>
        </w:rPr>
        <w:t xml:space="preserve"> и активно распределя</w:t>
      </w:r>
      <w:r>
        <w:rPr>
          <w:color w:val="000000"/>
        </w:rPr>
        <w:t>ется</w:t>
      </w:r>
      <w:r w:rsidR="00490C8F" w:rsidRPr="00490C8F">
        <w:rPr>
          <w:color w:val="000000"/>
        </w:rPr>
        <w:t xml:space="preserve"> в тканях. </w:t>
      </w:r>
      <w:r w:rsidRPr="0044587D">
        <w:rPr>
          <w:color w:val="000000"/>
        </w:rPr>
        <w:t xml:space="preserve">Велпатасвир активно распределяется с объемом распределения от </w:t>
      </w:r>
      <w:r w:rsidRPr="0044587D">
        <w:rPr>
          <w:color w:val="000000"/>
        </w:rPr>
        <w:lastRenderedPageBreak/>
        <w:t>1,4 до 1,6 л/кг у крыс, собак и обезьян</w:t>
      </w:r>
      <w:r>
        <w:rPr>
          <w:color w:val="000000"/>
        </w:rPr>
        <w:t xml:space="preserve">. </w:t>
      </w:r>
      <w:r w:rsidRPr="0044587D">
        <w:rPr>
          <w:color w:val="000000"/>
        </w:rPr>
        <w:t>После перорального введения [</w:t>
      </w:r>
      <w:r w:rsidR="00AD66D1" w:rsidRPr="00AD66D1">
        <w:rPr>
          <w:color w:val="000000"/>
          <w:vertAlign w:val="superscript"/>
        </w:rPr>
        <w:t>14</w:t>
      </w:r>
      <w:r w:rsidR="00AD66D1" w:rsidRPr="00490C8F">
        <w:rPr>
          <w:color w:val="000000"/>
        </w:rPr>
        <w:t>С</w:t>
      </w:r>
      <w:r w:rsidRPr="0044587D">
        <w:rPr>
          <w:color w:val="000000"/>
        </w:rPr>
        <w:t>]</w:t>
      </w:r>
      <w:r>
        <w:rPr>
          <w:color w:val="000000"/>
        </w:rPr>
        <w:t xml:space="preserve"> велпатасвира</w:t>
      </w:r>
      <w:r w:rsidRPr="0044587D">
        <w:rPr>
          <w:color w:val="000000"/>
        </w:rPr>
        <w:t xml:space="preserve"> мышам, а также пигментированным и непигментированным крысам </w:t>
      </w:r>
      <w:r>
        <w:rPr>
          <w:color w:val="000000"/>
        </w:rPr>
        <w:t xml:space="preserve">он быстро </w:t>
      </w:r>
      <w:r w:rsidRPr="0044587D">
        <w:rPr>
          <w:color w:val="000000"/>
        </w:rPr>
        <w:t>распределялся в большинстве тканей, особенно в печени</w:t>
      </w:r>
      <w:r>
        <w:rPr>
          <w:color w:val="000000"/>
        </w:rPr>
        <w:t xml:space="preserve">, при этом </w:t>
      </w:r>
      <w:r w:rsidRPr="0044587D">
        <w:rPr>
          <w:color w:val="000000"/>
        </w:rPr>
        <w:t>[</w:t>
      </w:r>
      <w:r w:rsidR="00AD66D1" w:rsidRPr="00AD66D1">
        <w:rPr>
          <w:color w:val="000000"/>
          <w:vertAlign w:val="superscript"/>
        </w:rPr>
        <w:t>14</w:t>
      </w:r>
      <w:r w:rsidR="00AD66D1" w:rsidRPr="00490C8F">
        <w:rPr>
          <w:color w:val="000000"/>
        </w:rPr>
        <w:t>С</w:t>
      </w:r>
      <w:r w:rsidRPr="0044587D">
        <w:rPr>
          <w:color w:val="000000"/>
        </w:rPr>
        <w:t>]</w:t>
      </w:r>
      <w:r>
        <w:rPr>
          <w:color w:val="000000"/>
        </w:rPr>
        <w:t xml:space="preserve"> велпатасвира</w:t>
      </w:r>
      <w:r w:rsidRPr="0044587D">
        <w:rPr>
          <w:color w:val="000000"/>
        </w:rPr>
        <w:t xml:space="preserve"> слабо проникает через гематоэнцефалический барьер у мышей и гематотестикулярный барьер у мышей и крыс</w:t>
      </w:r>
      <w:r>
        <w:rPr>
          <w:color w:val="000000"/>
        </w:rPr>
        <w:t xml:space="preserve">, являясь </w:t>
      </w:r>
      <w:r w:rsidRPr="0044587D">
        <w:rPr>
          <w:color w:val="000000"/>
        </w:rPr>
        <w:t>субстратом эффлюксных переносчиков.</w:t>
      </w:r>
      <w:r>
        <w:rPr>
          <w:color w:val="000000"/>
        </w:rPr>
        <w:t xml:space="preserve"> Доклинического изучения</w:t>
      </w:r>
      <w:r w:rsidRPr="0044587D">
        <w:rPr>
          <w:color w:val="000000"/>
        </w:rPr>
        <w:t xml:space="preserve"> распределения комбинации </w:t>
      </w:r>
      <w:r>
        <w:rPr>
          <w:color w:val="000000"/>
        </w:rPr>
        <w:t>софосбувир+велпатасвир</w:t>
      </w:r>
      <w:r w:rsidRPr="0044587D">
        <w:rPr>
          <w:color w:val="000000"/>
        </w:rPr>
        <w:t xml:space="preserve"> не проводи</w:t>
      </w:r>
      <w:r>
        <w:rPr>
          <w:color w:val="000000"/>
        </w:rPr>
        <w:t>лось</w:t>
      </w:r>
      <w:r w:rsidRPr="0044587D">
        <w:rPr>
          <w:color w:val="000000"/>
        </w:rPr>
        <w:t>.</w:t>
      </w:r>
      <w:r>
        <w:rPr>
          <w:color w:val="000000"/>
        </w:rPr>
        <w:t xml:space="preserve"> </w:t>
      </w:r>
      <w:r w:rsidRPr="0044587D">
        <w:rPr>
          <w:color w:val="000000"/>
        </w:rPr>
        <w:t>Софосбувир является пролекарств</w:t>
      </w:r>
      <w:r>
        <w:rPr>
          <w:color w:val="000000"/>
        </w:rPr>
        <w:t>ом</w:t>
      </w:r>
      <w:r w:rsidRPr="0044587D">
        <w:rPr>
          <w:color w:val="000000"/>
        </w:rPr>
        <w:t xml:space="preserve"> и требует активации в гепатоцитах для образования фармакологически активного </w:t>
      </w:r>
      <w:r>
        <w:rPr>
          <w:color w:val="000000"/>
        </w:rPr>
        <w:t>м</w:t>
      </w:r>
      <w:r w:rsidRPr="0044587D">
        <w:rPr>
          <w:color w:val="000000"/>
        </w:rPr>
        <w:t>етаболита</w:t>
      </w:r>
      <w:r>
        <w:rPr>
          <w:color w:val="000000"/>
        </w:rPr>
        <w:t xml:space="preserve"> </w:t>
      </w:r>
      <w:r w:rsidRPr="0044587D">
        <w:rPr>
          <w:color w:val="000000"/>
        </w:rPr>
        <w:t>GS</w:t>
      </w:r>
      <w:r>
        <w:rPr>
          <w:color w:val="000000"/>
        </w:rPr>
        <w:t>-</w:t>
      </w:r>
      <w:r w:rsidRPr="0044587D">
        <w:rPr>
          <w:color w:val="000000"/>
        </w:rPr>
        <w:t xml:space="preserve">461203. </w:t>
      </w:r>
      <w:bookmarkEnd w:id="165"/>
      <w:bookmarkEnd w:id="166"/>
      <w:r w:rsidRPr="0044587D">
        <w:rPr>
          <w:color w:val="000000"/>
        </w:rPr>
        <w:t xml:space="preserve">Основным путем внутриклеточного метаболизма </w:t>
      </w:r>
      <w:r>
        <w:rPr>
          <w:color w:val="000000"/>
        </w:rPr>
        <w:t>софосбувира</w:t>
      </w:r>
      <w:r w:rsidRPr="0044587D">
        <w:rPr>
          <w:color w:val="000000"/>
        </w:rPr>
        <w:t xml:space="preserve"> является гидролитическое расщепление изопропилового эфира под влиянием CatA и CES1. </w:t>
      </w:r>
      <w:r w:rsidR="00466ED0" w:rsidRPr="00466ED0">
        <w:rPr>
          <w:color w:val="000000"/>
        </w:rPr>
        <w:t>Софосбувир выводится с мочой, при этом степень извлечения радиоактивно меченного материала с мочой составляет 65,6%, 72% и 81% у мышей, крыс и собак, соответственно. У крыс с канюлированными желчными протоками 6% дозы вывод</w:t>
      </w:r>
      <w:r w:rsidR="00466ED0">
        <w:rPr>
          <w:color w:val="000000"/>
        </w:rPr>
        <w:t>ится</w:t>
      </w:r>
      <w:r w:rsidR="00466ED0" w:rsidRPr="00466ED0">
        <w:rPr>
          <w:color w:val="000000"/>
        </w:rPr>
        <w:t xml:space="preserve"> с желчью.</w:t>
      </w:r>
      <w:r w:rsidR="00466ED0">
        <w:rPr>
          <w:color w:val="000000"/>
        </w:rPr>
        <w:t xml:space="preserve"> По данным исследования </w:t>
      </w:r>
      <w:r w:rsidR="00466ED0" w:rsidRPr="00466ED0">
        <w:rPr>
          <w:i/>
          <w:iCs/>
          <w:color w:val="000000"/>
        </w:rPr>
        <w:t>in vitro</w:t>
      </w:r>
      <w:r w:rsidR="00466ED0">
        <w:rPr>
          <w:color w:val="000000"/>
        </w:rPr>
        <w:t xml:space="preserve"> с</w:t>
      </w:r>
      <w:r w:rsidR="00466ED0" w:rsidRPr="00466ED0">
        <w:rPr>
          <w:color w:val="000000"/>
        </w:rPr>
        <w:t xml:space="preserve">корость метаболизма </w:t>
      </w:r>
      <w:r w:rsidR="00466ED0">
        <w:rPr>
          <w:color w:val="000000"/>
        </w:rPr>
        <w:t>велпатасвира</w:t>
      </w:r>
      <w:r w:rsidR="00466ED0" w:rsidRPr="00466ED0">
        <w:rPr>
          <w:color w:val="000000"/>
        </w:rPr>
        <w:t xml:space="preserve"> в микросомах печени мышей, обезьян и человека </w:t>
      </w:r>
      <w:r w:rsidR="00466ED0">
        <w:rPr>
          <w:color w:val="000000"/>
        </w:rPr>
        <w:t>является</w:t>
      </w:r>
      <w:r w:rsidR="00466ED0" w:rsidRPr="00466ED0">
        <w:rPr>
          <w:color w:val="000000"/>
        </w:rPr>
        <w:t xml:space="preserve"> низкой (прогнозируемый Cl в печени &lt; 0,17 – 0,98 л/ч/кг). Аналогичным образом, скорость его метаболизма была низкой и не могла быть определена в криоконсервированных гепатоцитах человека. </w:t>
      </w:r>
      <w:r w:rsidR="00466ED0">
        <w:rPr>
          <w:color w:val="000000"/>
        </w:rPr>
        <w:t xml:space="preserve">Также ограниченное учатстие в метаболизме велпатасвира имеют изоферменты цитохрома р450 </w:t>
      </w:r>
      <w:r w:rsidR="00466ED0" w:rsidRPr="00466ED0">
        <w:rPr>
          <w:color w:val="000000"/>
        </w:rPr>
        <w:t>CYP2B6, CYP2C8 и CYP3A4.</w:t>
      </w:r>
      <w:r w:rsidR="00466ED0">
        <w:rPr>
          <w:color w:val="000000"/>
        </w:rPr>
        <w:t xml:space="preserve"> </w:t>
      </w:r>
      <w:r w:rsidR="00466ED0" w:rsidRPr="00466ED0">
        <w:rPr>
          <w:color w:val="000000"/>
        </w:rPr>
        <w:t>Большая часть радиоактивн</w:t>
      </w:r>
      <w:r w:rsidR="00466ED0">
        <w:rPr>
          <w:color w:val="000000"/>
        </w:rPr>
        <w:t>ых метаболитов</w:t>
      </w:r>
      <w:r w:rsidR="00466ED0" w:rsidRPr="00466ED0">
        <w:rPr>
          <w:color w:val="000000"/>
        </w:rPr>
        <w:t xml:space="preserve"> [</w:t>
      </w:r>
      <w:r w:rsidR="00AD66D1" w:rsidRPr="00AD66D1">
        <w:rPr>
          <w:color w:val="000000"/>
          <w:vertAlign w:val="superscript"/>
        </w:rPr>
        <w:t>14</w:t>
      </w:r>
      <w:r w:rsidR="00AD66D1" w:rsidRPr="00490C8F">
        <w:rPr>
          <w:color w:val="000000"/>
        </w:rPr>
        <w:t>С</w:t>
      </w:r>
      <w:r w:rsidR="00466ED0" w:rsidRPr="00466ED0">
        <w:rPr>
          <w:color w:val="000000"/>
        </w:rPr>
        <w:t>]</w:t>
      </w:r>
      <w:r w:rsidR="00466ED0">
        <w:rPr>
          <w:color w:val="000000"/>
        </w:rPr>
        <w:t xml:space="preserve"> велпатасвира</w:t>
      </w:r>
      <w:r w:rsidR="00466ED0" w:rsidRPr="00466ED0">
        <w:rPr>
          <w:color w:val="000000"/>
        </w:rPr>
        <w:t xml:space="preserve"> быстро выводилась из организма после перорального введения у всех 3 изученных видов. По прошествии 168 часов после перорального введения в среднем 95,9%, 96,9% и 93,6% введенной радиоактивности выводилось с калом у мышей CD-1, крыс и собак, соответственно</w:t>
      </w:r>
      <w:r w:rsidR="00466ED0">
        <w:rPr>
          <w:color w:val="000000"/>
        </w:rPr>
        <w:t>, при этом м</w:t>
      </w:r>
      <w:r w:rsidR="00466ED0" w:rsidRPr="00466ED0">
        <w:rPr>
          <w:color w:val="000000"/>
        </w:rPr>
        <w:t>енее 0,27% введенной радиоактивности выделялось у этих животных с мочой.</w:t>
      </w:r>
      <w:r w:rsidR="00466ED0">
        <w:rPr>
          <w:color w:val="000000"/>
        </w:rPr>
        <w:t xml:space="preserve"> </w:t>
      </w:r>
      <w:r w:rsidR="00466ED0" w:rsidRPr="00466ED0">
        <w:rPr>
          <w:color w:val="000000"/>
        </w:rPr>
        <w:t xml:space="preserve">Выведение </w:t>
      </w:r>
      <w:r w:rsidR="00466ED0">
        <w:rPr>
          <w:color w:val="000000"/>
        </w:rPr>
        <w:t xml:space="preserve">велпатасвира </w:t>
      </w:r>
      <w:r w:rsidR="00466ED0" w:rsidRPr="00466ED0">
        <w:rPr>
          <w:color w:val="000000"/>
        </w:rPr>
        <w:t xml:space="preserve">в дозе 2 мг/кг </w:t>
      </w:r>
      <w:r w:rsidR="00466ED0">
        <w:rPr>
          <w:color w:val="000000"/>
        </w:rPr>
        <w:t>после 30-минутной внутривенной винъекции</w:t>
      </w:r>
      <w:r w:rsidR="00466ED0" w:rsidRPr="00466ED0">
        <w:rPr>
          <w:color w:val="000000"/>
        </w:rPr>
        <w:t xml:space="preserve"> с желчью и мочой </w:t>
      </w:r>
      <w:r w:rsidR="00466ED0">
        <w:rPr>
          <w:color w:val="000000"/>
        </w:rPr>
        <w:t>изучалось</w:t>
      </w:r>
      <w:r w:rsidR="00466ED0" w:rsidRPr="00466ED0">
        <w:rPr>
          <w:color w:val="000000"/>
        </w:rPr>
        <w:t xml:space="preserve"> у крыс Спраг- Доули с КЖП</w:t>
      </w:r>
      <w:r w:rsidR="00466ED0">
        <w:rPr>
          <w:color w:val="000000"/>
        </w:rPr>
        <w:t xml:space="preserve">. </w:t>
      </w:r>
      <w:r w:rsidR="00466ED0" w:rsidRPr="00466ED0">
        <w:rPr>
          <w:color w:val="000000"/>
        </w:rPr>
        <w:t xml:space="preserve">У крыс в среднем 16% от общей дозы выводилось в виде неизмененного исходного препарата с желчью. В моче крыс было обнаружено лишь незначительное количество </w:t>
      </w:r>
      <w:r w:rsidR="00466ED0">
        <w:rPr>
          <w:color w:val="000000"/>
        </w:rPr>
        <w:t>велпатасвира</w:t>
      </w:r>
      <w:r w:rsidR="00466ED0" w:rsidRPr="00466ED0">
        <w:rPr>
          <w:color w:val="000000"/>
        </w:rPr>
        <w:t>.</w:t>
      </w:r>
      <w:r w:rsidR="00466ED0">
        <w:rPr>
          <w:color w:val="000000"/>
        </w:rPr>
        <w:t xml:space="preserve"> </w:t>
      </w:r>
      <w:r w:rsidR="00466ED0" w:rsidRPr="00466ED0">
        <w:rPr>
          <w:color w:val="000000"/>
        </w:rPr>
        <w:t xml:space="preserve">Доклинических исследований выведения комбинации </w:t>
      </w:r>
      <w:r w:rsidR="00466ED0">
        <w:rPr>
          <w:color w:val="000000"/>
        </w:rPr>
        <w:t xml:space="preserve">софосбувир+велпатасвир </w:t>
      </w:r>
      <w:r w:rsidR="00466ED0" w:rsidRPr="00466ED0">
        <w:rPr>
          <w:color w:val="000000"/>
        </w:rPr>
        <w:t>не проводил</w:t>
      </w:r>
      <w:r w:rsidR="00466ED0">
        <w:rPr>
          <w:color w:val="000000"/>
        </w:rPr>
        <w:t>ось</w:t>
      </w:r>
      <w:r w:rsidR="00466ED0" w:rsidRPr="00466ED0">
        <w:rPr>
          <w:color w:val="000000"/>
        </w:rPr>
        <w:t>.</w:t>
      </w:r>
      <w:r w:rsidRPr="0044587D">
        <w:rPr>
          <w:color w:val="000000"/>
        </w:rPr>
        <w:t> </w:t>
      </w:r>
    </w:p>
    <w:p w14:paraId="598B691B" w14:textId="77777777" w:rsidR="00F856B5" w:rsidRDefault="002F2A7F" w:rsidP="00F856B5">
      <w:pPr>
        <w:spacing w:after="0" w:line="240" w:lineRule="auto"/>
        <w:ind w:firstLine="708"/>
        <w:rPr>
          <w:bCs/>
          <w:color w:val="000000" w:themeColor="text1"/>
          <w:lang w:bidi="ru-RU"/>
        </w:rPr>
      </w:pPr>
      <w:r w:rsidRPr="001A3A2E">
        <w:rPr>
          <w:bCs/>
          <w:color w:val="000000" w:themeColor="text1"/>
          <w:lang w:bidi="ru-RU"/>
        </w:rPr>
        <w:t xml:space="preserve">Токсикологическая программа исследования </w:t>
      </w:r>
      <w:r w:rsidR="00AD66D1">
        <w:rPr>
          <w:color w:val="000000"/>
        </w:rPr>
        <w:t>софосбувир</w:t>
      </w:r>
      <w:r w:rsidR="00D308AC" w:rsidRPr="00681261">
        <w:rPr>
          <w:color w:val="000000"/>
        </w:rPr>
        <w:t xml:space="preserve">а и </w:t>
      </w:r>
      <w:r w:rsidR="00AD66D1">
        <w:rPr>
          <w:color w:val="000000"/>
        </w:rPr>
        <w:t>велпатасви</w:t>
      </w:r>
      <w:r w:rsidR="00D308AC" w:rsidRPr="00681261">
        <w:rPr>
          <w:color w:val="000000"/>
        </w:rPr>
        <w:t>ра</w:t>
      </w:r>
      <w:r w:rsidRPr="001A3A2E">
        <w:rPr>
          <w:szCs w:val="28"/>
          <w:shd w:val="clear" w:color="auto" w:fill="FFFFFF"/>
          <w:lang w:bidi="ru-RU"/>
        </w:rPr>
        <w:t xml:space="preserve"> </w:t>
      </w:r>
      <w:r w:rsidRPr="001A3A2E">
        <w:rPr>
          <w:bCs/>
          <w:color w:val="000000" w:themeColor="text1"/>
          <w:lang w:bidi="ru-RU"/>
        </w:rPr>
        <w:t>включала исследования токсичности при однократном и многократном введении, исследования генотокси</w:t>
      </w:r>
      <w:r w:rsidR="00D308AC">
        <w:rPr>
          <w:bCs/>
          <w:color w:val="000000" w:themeColor="text1"/>
          <w:lang w:bidi="ru-RU"/>
        </w:rPr>
        <w:t xml:space="preserve">чности, канцерогенности и </w:t>
      </w:r>
      <w:r w:rsidR="00AD66D1" w:rsidRPr="00AD66D1">
        <w:rPr>
          <w:bCs/>
          <w:color w:val="000000" w:themeColor="text1"/>
          <w:lang w:bidi="ru-RU"/>
        </w:rPr>
        <w:t>другие специфические токсикологические тесты (репродуктивная токсичность, местная переносимость</w:t>
      </w:r>
      <w:r w:rsidR="00AD66D1">
        <w:rPr>
          <w:bCs/>
          <w:color w:val="000000" w:themeColor="text1"/>
          <w:lang w:bidi="ru-RU"/>
        </w:rPr>
        <w:t xml:space="preserve"> и др.</w:t>
      </w:r>
      <w:r w:rsidR="00AD66D1" w:rsidRPr="00AD66D1">
        <w:rPr>
          <w:bCs/>
          <w:color w:val="000000" w:themeColor="text1"/>
          <w:lang w:bidi="ru-RU"/>
        </w:rPr>
        <w:t>).</w:t>
      </w:r>
    </w:p>
    <w:p w14:paraId="3DFD1D4C" w14:textId="77777777" w:rsidR="0021028E" w:rsidRDefault="00F856B5" w:rsidP="00F856B5">
      <w:pPr>
        <w:spacing w:after="0" w:line="240" w:lineRule="auto"/>
        <w:rPr>
          <w:szCs w:val="28"/>
          <w:lang w:eastAsia="ru-RU" w:bidi="ru-RU"/>
        </w:rPr>
      </w:pPr>
      <w:r>
        <w:tab/>
        <w:t xml:space="preserve">Ислледования токсичности </w:t>
      </w:r>
      <w:r>
        <w:rPr>
          <w:szCs w:val="28"/>
          <w:lang w:eastAsia="ru-RU" w:bidi="ru-RU"/>
        </w:rPr>
        <w:t>с</w:t>
      </w:r>
      <w:r w:rsidRPr="00F856B5">
        <w:rPr>
          <w:szCs w:val="28"/>
          <w:lang w:eastAsia="ru-RU" w:bidi="ru-RU"/>
        </w:rPr>
        <w:t>офосбувир</w:t>
      </w:r>
      <w:r>
        <w:rPr>
          <w:szCs w:val="28"/>
          <w:lang w:eastAsia="ru-RU" w:bidi="ru-RU"/>
        </w:rPr>
        <w:t>а при однократном введении</w:t>
      </w:r>
      <w:r w:rsidRPr="00F856B5">
        <w:rPr>
          <w:szCs w:val="28"/>
          <w:lang w:eastAsia="ru-RU" w:bidi="ru-RU"/>
        </w:rPr>
        <w:t xml:space="preserve"> был</w:t>
      </w:r>
      <w:r>
        <w:rPr>
          <w:szCs w:val="28"/>
          <w:lang w:eastAsia="ru-RU" w:bidi="ru-RU"/>
        </w:rPr>
        <w:t xml:space="preserve">и проведены </w:t>
      </w:r>
      <w:r w:rsidRPr="006015B0">
        <w:rPr>
          <w:szCs w:val="28"/>
          <w:lang w:eastAsia="ru-RU" w:bidi="ru-RU"/>
        </w:rPr>
        <w:t>на крысах.</w:t>
      </w:r>
      <w:r>
        <w:rPr>
          <w:szCs w:val="28"/>
          <w:lang w:eastAsia="ru-RU" w:bidi="ru-RU"/>
        </w:rPr>
        <w:t xml:space="preserve"> </w:t>
      </w:r>
      <w:r w:rsidR="002358CB">
        <w:rPr>
          <w:szCs w:val="28"/>
          <w:lang w:eastAsia="ru-RU" w:bidi="ru-RU"/>
        </w:rPr>
        <w:t xml:space="preserve">Софосбувир показал </w:t>
      </w:r>
      <w:r w:rsidR="002358CB" w:rsidRPr="002358CB">
        <w:rPr>
          <w:szCs w:val="28"/>
          <w:lang w:eastAsia="ru-RU" w:bidi="ru-RU"/>
        </w:rPr>
        <w:t>минимальн</w:t>
      </w:r>
      <w:r w:rsidR="002358CB">
        <w:rPr>
          <w:szCs w:val="28"/>
          <w:lang w:eastAsia="ru-RU" w:bidi="ru-RU"/>
        </w:rPr>
        <w:t>ую</w:t>
      </w:r>
      <w:r w:rsidR="002358CB" w:rsidRPr="002358CB">
        <w:rPr>
          <w:szCs w:val="28"/>
          <w:lang w:eastAsia="ru-RU" w:bidi="ru-RU"/>
        </w:rPr>
        <w:t xml:space="preserve"> токсичность</w:t>
      </w:r>
      <w:r w:rsidR="002358CB">
        <w:rPr>
          <w:szCs w:val="28"/>
          <w:lang w:eastAsia="ru-RU" w:bidi="ru-RU"/>
        </w:rPr>
        <w:t xml:space="preserve"> после перорального вваедения у крыс.</w:t>
      </w:r>
      <w:r w:rsidR="002358CB" w:rsidRPr="002358CB">
        <w:rPr>
          <w:szCs w:val="28"/>
          <w:lang w:eastAsia="ru-RU" w:bidi="ru-RU"/>
        </w:rPr>
        <w:t xml:space="preserve"> </w:t>
      </w:r>
      <w:r w:rsidRPr="00F856B5">
        <w:rPr>
          <w:szCs w:val="28"/>
          <w:lang w:eastAsia="ru-RU" w:bidi="ru-RU"/>
        </w:rPr>
        <w:t>Летальная доза превышает 1800 мг/кг</w:t>
      </w:r>
      <w:r w:rsidR="0053397B">
        <w:rPr>
          <w:szCs w:val="28"/>
          <w:lang w:eastAsia="ru-RU" w:bidi="ru-RU"/>
        </w:rPr>
        <w:t xml:space="preserve">, при этом </w:t>
      </w:r>
      <w:r w:rsidRPr="00F856B5">
        <w:rPr>
          <w:szCs w:val="28"/>
          <w:lang w:eastAsia="ru-RU" w:bidi="ru-RU"/>
        </w:rPr>
        <w:t xml:space="preserve">средняя Cmax </w:t>
      </w:r>
      <w:r w:rsidR="0053397B">
        <w:rPr>
          <w:szCs w:val="28"/>
          <w:lang w:eastAsia="ru-RU" w:bidi="ru-RU"/>
        </w:rPr>
        <w:t xml:space="preserve">метаболита софосбувира </w:t>
      </w:r>
      <w:r w:rsidRPr="00F856B5">
        <w:rPr>
          <w:szCs w:val="28"/>
          <w:lang w:eastAsia="ru-RU" w:bidi="ru-RU"/>
        </w:rPr>
        <w:t>GS-331007 составля</w:t>
      </w:r>
      <w:r w:rsidR="0053397B">
        <w:rPr>
          <w:szCs w:val="28"/>
          <w:lang w:eastAsia="ru-RU" w:bidi="ru-RU"/>
        </w:rPr>
        <w:t>ет</w:t>
      </w:r>
      <w:r w:rsidRPr="00F856B5">
        <w:rPr>
          <w:szCs w:val="28"/>
          <w:lang w:eastAsia="ru-RU" w:bidi="ru-RU"/>
        </w:rPr>
        <w:t xml:space="preserve"> 15,0 (у самцов) и 15,2 (у самок) мкг/мл, а AUC</w:t>
      </w:r>
      <w:r w:rsidRPr="0053397B">
        <w:rPr>
          <w:szCs w:val="28"/>
          <w:vertAlign w:val="subscript"/>
          <w:lang w:eastAsia="ru-RU" w:bidi="ru-RU"/>
        </w:rPr>
        <w:t>last</w:t>
      </w:r>
      <w:r w:rsidRPr="00F856B5">
        <w:rPr>
          <w:szCs w:val="28"/>
          <w:lang w:eastAsia="ru-RU" w:bidi="ru-RU"/>
        </w:rPr>
        <w:t xml:space="preserve"> была равна 205 (у самцов) и 176 (у самок) мкг•ч/мл</w:t>
      </w:r>
      <w:r w:rsidR="0053397B">
        <w:rPr>
          <w:szCs w:val="28"/>
          <w:lang w:eastAsia="ru-RU" w:bidi="ru-RU"/>
        </w:rPr>
        <w:t>.</w:t>
      </w:r>
      <w:r w:rsidRPr="00F856B5">
        <w:rPr>
          <w:szCs w:val="28"/>
          <w:lang w:eastAsia="ru-RU" w:bidi="ru-RU"/>
        </w:rPr>
        <w:t xml:space="preserve"> </w:t>
      </w:r>
    </w:p>
    <w:p w14:paraId="0B624CF9" w14:textId="5D72297B" w:rsidR="006015B0" w:rsidRDefault="00F856B5" w:rsidP="0021028E">
      <w:pPr>
        <w:spacing w:after="0" w:line="240" w:lineRule="auto"/>
        <w:ind w:firstLine="708"/>
        <w:rPr>
          <w:szCs w:val="28"/>
          <w:lang w:eastAsia="ru-RU" w:bidi="ru-RU"/>
        </w:rPr>
      </w:pPr>
      <w:r>
        <w:rPr>
          <w:szCs w:val="28"/>
          <w:lang w:eastAsia="ru-RU" w:bidi="ru-RU"/>
        </w:rPr>
        <w:t>И</w:t>
      </w:r>
      <w:r w:rsidRPr="00F856B5">
        <w:rPr>
          <w:szCs w:val="28"/>
          <w:lang w:eastAsia="ru-RU" w:bidi="ru-RU"/>
        </w:rPr>
        <w:t>сследования токсичности</w:t>
      </w:r>
      <w:r>
        <w:rPr>
          <w:szCs w:val="28"/>
          <w:lang w:eastAsia="ru-RU" w:bidi="ru-RU"/>
        </w:rPr>
        <w:t xml:space="preserve"> софосбувира</w:t>
      </w:r>
      <w:r w:rsidRPr="00F856B5">
        <w:rPr>
          <w:szCs w:val="28"/>
          <w:lang w:eastAsia="ru-RU" w:bidi="ru-RU"/>
        </w:rPr>
        <w:t xml:space="preserve"> при многократном пероральном введении</w:t>
      </w:r>
      <w:r>
        <w:rPr>
          <w:szCs w:val="28"/>
          <w:lang w:eastAsia="ru-RU" w:bidi="ru-RU"/>
        </w:rPr>
        <w:t xml:space="preserve"> </w:t>
      </w:r>
      <w:r w:rsidR="002358CB">
        <w:rPr>
          <w:szCs w:val="28"/>
          <w:lang w:eastAsia="ru-RU" w:bidi="ru-RU"/>
        </w:rPr>
        <w:t>проводились у мышей в течение 3 месяцев</w:t>
      </w:r>
      <w:r w:rsidR="008770C1">
        <w:rPr>
          <w:szCs w:val="28"/>
          <w:lang w:eastAsia="ru-RU" w:bidi="ru-RU"/>
        </w:rPr>
        <w:t xml:space="preserve"> (</w:t>
      </w:r>
      <w:ins w:id="230" w:author="Абрамова Анна Андреевна" w:date="2024-05-14T23:15:00Z">
        <w:r w:rsidR="00A91BD2">
          <w:t>у</w:t>
        </w:r>
      </w:ins>
      <w:ins w:id="231" w:author="Абрамова Анна Андреевна" w:date="2024-05-14T23:14:00Z">
        <w:r w:rsidR="00A91BD2" w:rsidRPr="00AD708A">
          <w:t>ровень отсутствия наблюдаемого неблагоприятного воздействия</w:t>
        </w:r>
      </w:ins>
      <w:ins w:id="232" w:author="Абрамова Анна Андреевна" w:date="2024-05-14T22:41:00Z">
        <w:r w:rsidR="00A91BD2" w:rsidRPr="00A91BD2">
          <w:rPr>
            <w:szCs w:val="28"/>
            <w:lang w:eastAsia="ru-RU" w:bidi="ru-RU"/>
          </w:rPr>
          <w:t xml:space="preserve"> </w:t>
        </w:r>
        <w:r w:rsidR="00A91BD2">
          <w:rPr>
            <w:szCs w:val="28"/>
            <w:lang w:eastAsia="ru-RU" w:bidi="ru-RU"/>
          </w:rPr>
          <w:t>(</w:t>
        </w:r>
      </w:ins>
      <w:commentRangeStart w:id="233"/>
      <w:commentRangeStart w:id="234"/>
      <w:r w:rsidR="008770C1" w:rsidRPr="00681261">
        <w:rPr>
          <w:color w:val="000000"/>
        </w:rPr>
        <w:t>NOAEL</w:t>
      </w:r>
      <w:ins w:id="235" w:author="Абрамова Анна Андреевна" w:date="2024-05-14T22:41:00Z">
        <w:r w:rsidR="00A91BD2">
          <w:rPr>
            <w:color w:val="000000"/>
          </w:rPr>
          <w:t>)</w:t>
        </w:r>
      </w:ins>
      <w:r w:rsidR="008770C1" w:rsidRPr="00681261">
        <w:rPr>
          <w:color w:val="000000"/>
        </w:rPr>
        <w:t xml:space="preserve"> </w:t>
      </w:r>
      <w:commentRangeEnd w:id="233"/>
      <w:r w:rsidR="00372853">
        <w:rPr>
          <w:rStyle w:val="CommentReference"/>
        </w:rPr>
        <w:commentReference w:id="233"/>
      </w:r>
      <w:commentRangeEnd w:id="234"/>
      <w:r w:rsidR="00A91BD2">
        <w:rPr>
          <w:rStyle w:val="CommentReference"/>
        </w:rPr>
        <w:commentReference w:id="234"/>
      </w:r>
      <w:r w:rsidR="008770C1" w:rsidRPr="00681261">
        <w:rPr>
          <w:color w:val="000000"/>
        </w:rPr>
        <w:t xml:space="preserve">составила </w:t>
      </w:r>
      <w:r w:rsidR="008770C1">
        <w:rPr>
          <w:color w:val="000000"/>
        </w:rPr>
        <w:t xml:space="preserve">100 </w:t>
      </w:r>
      <w:r w:rsidR="008770C1" w:rsidRPr="008770C1">
        <w:rPr>
          <w:szCs w:val="28"/>
          <w:lang w:eastAsia="ru-RU" w:bidi="ru-RU"/>
        </w:rPr>
        <w:t>мг/кг/сут</w:t>
      </w:r>
      <w:r w:rsidR="008770C1">
        <w:rPr>
          <w:szCs w:val="28"/>
          <w:lang w:eastAsia="ru-RU" w:bidi="ru-RU"/>
        </w:rPr>
        <w:t xml:space="preserve"> у самцов и 300 </w:t>
      </w:r>
      <w:r w:rsidR="008770C1" w:rsidRPr="008770C1">
        <w:rPr>
          <w:szCs w:val="28"/>
          <w:lang w:eastAsia="ru-RU" w:bidi="ru-RU"/>
        </w:rPr>
        <w:t>мг/кг/сут</w:t>
      </w:r>
      <w:r w:rsidR="008770C1">
        <w:rPr>
          <w:szCs w:val="28"/>
          <w:lang w:eastAsia="ru-RU" w:bidi="ru-RU"/>
        </w:rPr>
        <w:t xml:space="preserve"> у самок</w:t>
      </w:r>
      <w:r w:rsidR="008770C1">
        <w:rPr>
          <w:color w:val="000000"/>
        </w:rPr>
        <w:t>)</w:t>
      </w:r>
      <w:r w:rsidR="00880521">
        <w:rPr>
          <w:szCs w:val="28"/>
          <w:lang w:eastAsia="ru-RU" w:bidi="ru-RU"/>
        </w:rPr>
        <w:t xml:space="preserve">. </w:t>
      </w:r>
      <w:r w:rsidR="00880521" w:rsidRPr="00681261">
        <w:rPr>
          <w:color w:val="000000"/>
        </w:rPr>
        <w:t xml:space="preserve">Посмертные изменения, отмеченные при дозе </w:t>
      </w:r>
      <w:r w:rsidR="00880521">
        <w:rPr>
          <w:color w:val="000000"/>
        </w:rPr>
        <w:t>10</w:t>
      </w:r>
      <w:r w:rsidR="00880521" w:rsidRPr="00681261">
        <w:rPr>
          <w:color w:val="000000"/>
        </w:rPr>
        <w:t>00</w:t>
      </w:r>
      <w:r w:rsidR="00880521">
        <w:rPr>
          <w:color w:val="000000"/>
        </w:rPr>
        <w:t> </w:t>
      </w:r>
      <w:r w:rsidR="00880521" w:rsidRPr="00681261">
        <w:rPr>
          <w:color w:val="000000"/>
        </w:rPr>
        <w:t>мг/кг/сут</w:t>
      </w:r>
      <w:r w:rsidR="00880521">
        <w:rPr>
          <w:color w:val="000000"/>
        </w:rPr>
        <w:t xml:space="preserve"> (снижение масы тела у самок).</w:t>
      </w:r>
      <w:r w:rsidR="002358CB">
        <w:rPr>
          <w:szCs w:val="28"/>
          <w:lang w:eastAsia="ru-RU" w:bidi="ru-RU"/>
        </w:rPr>
        <w:t xml:space="preserve"> </w:t>
      </w:r>
      <w:r w:rsidR="00880521">
        <w:rPr>
          <w:szCs w:val="28"/>
          <w:lang w:eastAsia="ru-RU" w:bidi="ru-RU"/>
        </w:rPr>
        <w:t>У</w:t>
      </w:r>
      <w:r w:rsidR="002358CB">
        <w:rPr>
          <w:szCs w:val="28"/>
          <w:lang w:eastAsia="ru-RU" w:bidi="ru-RU"/>
        </w:rPr>
        <w:t xml:space="preserve"> </w:t>
      </w:r>
      <w:r w:rsidRPr="006015B0">
        <w:rPr>
          <w:szCs w:val="28"/>
          <w:lang w:eastAsia="ru-RU" w:bidi="ru-RU"/>
        </w:rPr>
        <w:t>кры</w:t>
      </w:r>
      <w:r w:rsidR="00880521">
        <w:rPr>
          <w:szCs w:val="28"/>
          <w:lang w:eastAsia="ru-RU" w:bidi="ru-RU"/>
        </w:rPr>
        <w:t>с исследования токсичности при многократном введении проводились</w:t>
      </w:r>
      <w:r w:rsidR="002358CB" w:rsidRPr="006015B0">
        <w:rPr>
          <w:szCs w:val="28"/>
          <w:lang w:eastAsia="ru-RU" w:bidi="ru-RU"/>
        </w:rPr>
        <w:t xml:space="preserve"> до </w:t>
      </w:r>
      <w:r w:rsidRPr="006015B0">
        <w:rPr>
          <w:szCs w:val="28"/>
          <w:lang w:eastAsia="ru-RU" w:bidi="ru-RU"/>
        </w:rPr>
        <w:t>6 месяцев</w:t>
      </w:r>
      <w:r w:rsidR="00880521">
        <w:rPr>
          <w:szCs w:val="28"/>
          <w:lang w:eastAsia="ru-RU" w:bidi="ru-RU"/>
        </w:rPr>
        <w:t xml:space="preserve"> (</w:t>
      </w:r>
      <w:r w:rsidR="00880521" w:rsidRPr="00681261">
        <w:rPr>
          <w:color w:val="000000"/>
        </w:rPr>
        <w:t xml:space="preserve">NOAEL составила </w:t>
      </w:r>
      <w:r w:rsidR="00880521">
        <w:rPr>
          <w:color w:val="000000"/>
        </w:rPr>
        <w:t xml:space="preserve">500 </w:t>
      </w:r>
      <w:r w:rsidR="00880521" w:rsidRPr="008770C1">
        <w:rPr>
          <w:szCs w:val="28"/>
          <w:lang w:eastAsia="ru-RU" w:bidi="ru-RU"/>
        </w:rPr>
        <w:t>мг/кг/сут</w:t>
      </w:r>
      <w:r w:rsidR="00880521">
        <w:rPr>
          <w:szCs w:val="28"/>
          <w:lang w:eastAsia="ru-RU" w:bidi="ru-RU"/>
        </w:rPr>
        <w:t xml:space="preserve"> у животных обоего пола), причем повышение уровня глюкозы наблюдалось среди самок</w:t>
      </w:r>
      <w:r w:rsidR="0011713C">
        <w:rPr>
          <w:szCs w:val="28"/>
          <w:lang w:eastAsia="ru-RU" w:bidi="ru-RU"/>
        </w:rPr>
        <w:t xml:space="preserve"> при дозе софосбувира 500 </w:t>
      </w:r>
      <w:r w:rsidR="0011713C" w:rsidRPr="008770C1">
        <w:rPr>
          <w:szCs w:val="28"/>
          <w:lang w:eastAsia="ru-RU" w:bidi="ru-RU"/>
        </w:rPr>
        <w:t>мг/кг/сут</w:t>
      </w:r>
      <w:r w:rsidR="0011713C">
        <w:rPr>
          <w:szCs w:val="28"/>
          <w:lang w:eastAsia="ru-RU" w:bidi="ru-RU"/>
        </w:rPr>
        <w:t xml:space="preserve"> и понижение тироксинсвязывающего глобулина (ТСГ) у самцов при дозе - 100 </w:t>
      </w:r>
      <w:r w:rsidR="0011713C" w:rsidRPr="008770C1">
        <w:rPr>
          <w:szCs w:val="28"/>
          <w:lang w:eastAsia="ru-RU" w:bidi="ru-RU"/>
        </w:rPr>
        <w:t>мг/кг/сут</w:t>
      </w:r>
      <w:r w:rsidR="0011713C">
        <w:rPr>
          <w:szCs w:val="28"/>
          <w:lang w:eastAsia="ru-RU" w:bidi="ru-RU"/>
        </w:rPr>
        <w:t xml:space="preserve">. У собак обоего пола </w:t>
      </w:r>
      <w:r w:rsidR="0011713C" w:rsidRPr="00681261">
        <w:rPr>
          <w:color w:val="000000"/>
        </w:rPr>
        <w:t>NOAEL</w:t>
      </w:r>
      <w:r w:rsidR="0011713C">
        <w:rPr>
          <w:color w:val="000000"/>
        </w:rPr>
        <w:t xml:space="preserve"> </w:t>
      </w:r>
      <w:r w:rsidR="0011713C" w:rsidRPr="00681261">
        <w:rPr>
          <w:color w:val="000000"/>
        </w:rPr>
        <w:t>состав</w:t>
      </w:r>
      <w:r w:rsidR="0011713C">
        <w:rPr>
          <w:color w:val="000000"/>
        </w:rPr>
        <w:t>ляет</w:t>
      </w:r>
      <w:r w:rsidR="00880521" w:rsidRPr="00681261">
        <w:rPr>
          <w:color w:val="000000"/>
        </w:rPr>
        <w:t xml:space="preserve"> </w:t>
      </w:r>
      <w:r w:rsidR="00880521">
        <w:rPr>
          <w:color w:val="000000"/>
        </w:rPr>
        <w:t xml:space="preserve">100 </w:t>
      </w:r>
      <w:r w:rsidR="00880521" w:rsidRPr="008770C1">
        <w:rPr>
          <w:szCs w:val="28"/>
          <w:lang w:eastAsia="ru-RU" w:bidi="ru-RU"/>
        </w:rPr>
        <w:t>мг/кг/сут</w:t>
      </w:r>
      <w:r w:rsidR="00880521">
        <w:rPr>
          <w:szCs w:val="28"/>
          <w:lang w:eastAsia="ru-RU" w:bidi="ru-RU"/>
        </w:rPr>
        <w:t xml:space="preserve"> </w:t>
      </w:r>
      <w:r w:rsidR="0011713C">
        <w:rPr>
          <w:szCs w:val="28"/>
          <w:lang w:eastAsia="ru-RU" w:bidi="ru-RU"/>
        </w:rPr>
        <w:t>при приеме</w:t>
      </w:r>
      <w:r w:rsidR="0021028E">
        <w:rPr>
          <w:szCs w:val="28"/>
          <w:lang w:eastAsia="ru-RU" w:bidi="ru-RU"/>
        </w:rPr>
        <w:t xml:space="preserve"> </w:t>
      </w:r>
      <w:r w:rsidR="0011713C">
        <w:rPr>
          <w:szCs w:val="28"/>
          <w:lang w:eastAsia="ru-RU" w:bidi="ru-RU"/>
        </w:rPr>
        <w:t>софосбувира до</w:t>
      </w:r>
      <w:r w:rsidR="0011713C" w:rsidRPr="006015B0">
        <w:rPr>
          <w:szCs w:val="28"/>
          <w:lang w:eastAsia="ru-RU" w:bidi="ru-RU"/>
        </w:rPr>
        <w:t xml:space="preserve"> 9</w:t>
      </w:r>
      <w:r w:rsidR="0011713C">
        <w:rPr>
          <w:szCs w:val="28"/>
          <w:lang w:eastAsia="ru-RU" w:bidi="ru-RU"/>
        </w:rPr>
        <w:t xml:space="preserve"> месяцев. </w:t>
      </w:r>
      <w:r w:rsidR="0011713C" w:rsidRPr="00681261">
        <w:rPr>
          <w:color w:val="000000"/>
        </w:rPr>
        <w:t>Посмертные изменения</w:t>
      </w:r>
      <w:r w:rsidR="0011713C">
        <w:rPr>
          <w:color w:val="000000"/>
        </w:rPr>
        <w:t xml:space="preserve"> </w:t>
      </w:r>
      <w:r w:rsidR="0011713C" w:rsidRPr="00681261">
        <w:rPr>
          <w:color w:val="000000"/>
        </w:rPr>
        <w:t>отмеч</w:t>
      </w:r>
      <w:r w:rsidR="0011713C">
        <w:rPr>
          <w:color w:val="000000"/>
        </w:rPr>
        <w:t xml:space="preserve">аются </w:t>
      </w:r>
      <w:r w:rsidR="0011713C" w:rsidRPr="00681261">
        <w:rPr>
          <w:color w:val="000000"/>
        </w:rPr>
        <w:t xml:space="preserve">при дозе </w:t>
      </w:r>
      <w:r w:rsidR="0011713C">
        <w:rPr>
          <w:color w:val="000000"/>
        </w:rPr>
        <w:t>5</w:t>
      </w:r>
      <w:r w:rsidR="0011713C" w:rsidRPr="00681261">
        <w:rPr>
          <w:color w:val="000000"/>
        </w:rPr>
        <w:t>00</w:t>
      </w:r>
      <w:r w:rsidR="0011713C">
        <w:rPr>
          <w:color w:val="000000"/>
        </w:rPr>
        <w:t> </w:t>
      </w:r>
      <w:r w:rsidR="0011713C" w:rsidRPr="00681261">
        <w:rPr>
          <w:color w:val="000000"/>
        </w:rPr>
        <w:t>мг/кг/сут</w:t>
      </w:r>
      <w:r w:rsidR="0011713C">
        <w:rPr>
          <w:color w:val="000000"/>
        </w:rPr>
        <w:t xml:space="preserve"> в виде </w:t>
      </w:r>
      <w:r w:rsidR="0011713C" w:rsidRPr="0011713C">
        <w:rPr>
          <w:color w:val="000000"/>
        </w:rPr>
        <w:t>гиперемированн</w:t>
      </w:r>
      <w:r w:rsidR="0011713C">
        <w:rPr>
          <w:color w:val="000000"/>
        </w:rPr>
        <w:t>ой</w:t>
      </w:r>
      <w:r w:rsidR="0011713C" w:rsidRPr="0011713C">
        <w:rPr>
          <w:color w:val="000000"/>
        </w:rPr>
        <w:t xml:space="preserve"> слизист</w:t>
      </w:r>
      <w:r w:rsidR="0011713C">
        <w:rPr>
          <w:color w:val="000000"/>
        </w:rPr>
        <w:t>ой</w:t>
      </w:r>
      <w:r w:rsidR="0011713C" w:rsidRPr="0011713C">
        <w:rPr>
          <w:color w:val="000000"/>
        </w:rPr>
        <w:t xml:space="preserve"> оболочк</w:t>
      </w:r>
      <w:r w:rsidR="0011713C">
        <w:rPr>
          <w:color w:val="000000"/>
        </w:rPr>
        <w:t>и</w:t>
      </w:r>
      <w:r w:rsidR="0011713C" w:rsidRPr="0011713C">
        <w:rPr>
          <w:color w:val="000000"/>
        </w:rPr>
        <w:t xml:space="preserve"> кишечника, </w:t>
      </w:r>
      <w:r w:rsidR="0011713C">
        <w:rPr>
          <w:color w:val="000000"/>
        </w:rPr>
        <w:t>при м</w:t>
      </w:r>
      <w:r w:rsidR="0011713C" w:rsidRPr="0011713C">
        <w:rPr>
          <w:color w:val="000000"/>
        </w:rPr>
        <w:t>икроскопическо</w:t>
      </w:r>
      <w:r w:rsidR="0011713C">
        <w:rPr>
          <w:color w:val="000000"/>
        </w:rPr>
        <w:t>м</w:t>
      </w:r>
      <w:r w:rsidR="0011713C" w:rsidRPr="0011713C">
        <w:rPr>
          <w:color w:val="000000"/>
        </w:rPr>
        <w:t xml:space="preserve"> исследовани</w:t>
      </w:r>
      <w:r w:rsidR="0011713C">
        <w:rPr>
          <w:color w:val="000000"/>
        </w:rPr>
        <w:t>и</w:t>
      </w:r>
      <w:r w:rsidR="0011713C" w:rsidRPr="0011713C">
        <w:rPr>
          <w:color w:val="000000"/>
        </w:rPr>
        <w:t xml:space="preserve">: кровоизлияние в слизистую </w:t>
      </w:r>
      <w:r w:rsidR="0011713C" w:rsidRPr="0011713C">
        <w:rPr>
          <w:color w:val="000000"/>
        </w:rPr>
        <w:lastRenderedPageBreak/>
        <w:t>оболочку тощей кишки, свернувшаяся кровь поверх слизистой оболочки дистального отдела кишечного тракта и умеренная вакуолизация миокарда.</w:t>
      </w:r>
      <w:r w:rsidR="0011713C">
        <w:rPr>
          <w:color w:val="000000"/>
        </w:rPr>
        <w:t xml:space="preserve"> При</w:t>
      </w:r>
      <w:r w:rsidR="00A55E9E">
        <w:rPr>
          <w:color w:val="000000"/>
        </w:rPr>
        <w:t>чем при</w:t>
      </w:r>
      <w:r w:rsidR="0011713C">
        <w:rPr>
          <w:color w:val="000000"/>
        </w:rPr>
        <w:t xml:space="preserve"> непродолжительном времени приема софосбувира</w:t>
      </w:r>
      <w:r w:rsidR="00A55E9E">
        <w:rPr>
          <w:color w:val="000000"/>
        </w:rPr>
        <w:t xml:space="preserve"> в дозировке 1500 </w:t>
      </w:r>
      <w:r w:rsidR="00A55E9E" w:rsidRPr="00A55E9E">
        <w:rPr>
          <w:color w:val="000000"/>
        </w:rPr>
        <w:t>мг/кг/сут</w:t>
      </w:r>
      <w:r w:rsidR="00A55E9E">
        <w:rPr>
          <w:color w:val="000000"/>
        </w:rPr>
        <w:t xml:space="preserve"> (в течение 7 дней)</w:t>
      </w:r>
      <w:r w:rsidR="0011713C">
        <w:rPr>
          <w:color w:val="000000"/>
        </w:rPr>
        <w:t xml:space="preserve"> среди породы собак бигль отмечаются </w:t>
      </w:r>
      <w:r w:rsidR="00A55E9E">
        <w:rPr>
          <w:color w:val="000000"/>
        </w:rPr>
        <w:t>снижение</w:t>
      </w:r>
      <w:r w:rsidR="00A55E9E" w:rsidRPr="00A55E9E">
        <w:rPr>
          <w:color w:val="000000"/>
        </w:rPr>
        <w:t xml:space="preserve"> массы тела</w:t>
      </w:r>
      <w:r w:rsidR="00A55E9E">
        <w:rPr>
          <w:color w:val="000000"/>
        </w:rPr>
        <w:t xml:space="preserve"> (одинаково у обоего пола)</w:t>
      </w:r>
      <w:r w:rsidR="00A55E9E" w:rsidRPr="00A55E9E">
        <w:rPr>
          <w:color w:val="000000"/>
        </w:rPr>
        <w:t>, раздражение ЖКТ, увеличение числа нейтрофилов (</w:t>
      </w:r>
      <w:r w:rsidR="00A55E9E">
        <w:rPr>
          <w:color w:val="000000"/>
        </w:rPr>
        <w:t>самцы</w:t>
      </w:r>
      <w:r w:rsidR="00A55E9E" w:rsidRPr="00A55E9E">
        <w:rPr>
          <w:color w:val="000000"/>
        </w:rPr>
        <w:t xml:space="preserve">), </w:t>
      </w:r>
      <w:r w:rsidR="00A55E9E">
        <w:rPr>
          <w:color w:val="000000"/>
        </w:rPr>
        <w:t xml:space="preserve">повышение </w:t>
      </w:r>
      <w:r w:rsidR="00A55E9E" w:rsidRPr="00A55E9E">
        <w:rPr>
          <w:color w:val="000000"/>
        </w:rPr>
        <w:t>уровен</w:t>
      </w:r>
      <w:r w:rsidR="00A55E9E">
        <w:rPr>
          <w:color w:val="000000"/>
        </w:rPr>
        <w:t>я</w:t>
      </w:r>
      <w:r w:rsidR="00A55E9E" w:rsidRPr="00A55E9E">
        <w:rPr>
          <w:color w:val="000000"/>
        </w:rPr>
        <w:t xml:space="preserve"> </w:t>
      </w:r>
      <w:r w:rsidR="00A55E9E">
        <w:rPr>
          <w:color w:val="000000"/>
        </w:rPr>
        <w:t>щелочной фосфатазы</w:t>
      </w:r>
      <w:r w:rsidR="00A55E9E" w:rsidRPr="00A55E9E">
        <w:rPr>
          <w:color w:val="000000"/>
        </w:rPr>
        <w:t xml:space="preserve"> в сыворотке крови</w:t>
      </w:r>
      <w:r w:rsidR="00A55E9E">
        <w:rPr>
          <w:color w:val="000000"/>
        </w:rPr>
        <w:t>(одинаково у обоего пола</w:t>
      </w:r>
      <w:r w:rsidR="00A55E9E" w:rsidRPr="00A55E9E">
        <w:rPr>
          <w:color w:val="000000"/>
        </w:rPr>
        <w:t xml:space="preserve">), </w:t>
      </w:r>
      <w:r w:rsidR="00A55E9E">
        <w:rPr>
          <w:color w:val="000000"/>
        </w:rPr>
        <w:t xml:space="preserve">повышение </w:t>
      </w:r>
      <w:r w:rsidR="00A55E9E" w:rsidRPr="00A55E9E">
        <w:rPr>
          <w:color w:val="000000"/>
        </w:rPr>
        <w:t>АСТ и билирубин</w:t>
      </w:r>
      <w:r w:rsidR="00A55E9E">
        <w:rPr>
          <w:color w:val="000000"/>
        </w:rPr>
        <w:t>а</w:t>
      </w:r>
      <w:r w:rsidR="00A55E9E" w:rsidRPr="00A55E9E">
        <w:rPr>
          <w:color w:val="000000"/>
        </w:rPr>
        <w:t xml:space="preserve"> (</w:t>
      </w:r>
      <w:r w:rsidR="00A55E9E">
        <w:rPr>
          <w:color w:val="000000"/>
        </w:rPr>
        <w:t>самцы</w:t>
      </w:r>
      <w:r w:rsidR="00A55E9E" w:rsidRPr="00A55E9E">
        <w:rPr>
          <w:color w:val="000000"/>
        </w:rPr>
        <w:t>)</w:t>
      </w:r>
      <w:r w:rsidR="00A55E9E">
        <w:rPr>
          <w:color w:val="000000"/>
        </w:rPr>
        <w:t xml:space="preserve"> и повышение</w:t>
      </w:r>
      <w:r w:rsidR="00A55E9E" w:rsidRPr="00A55E9E">
        <w:rPr>
          <w:color w:val="000000"/>
        </w:rPr>
        <w:t xml:space="preserve"> масс</w:t>
      </w:r>
      <w:r w:rsidR="00A55E9E">
        <w:rPr>
          <w:color w:val="000000"/>
        </w:rPr>
        <w:t>ы</w:t>
      </w:r>
      <w:r w:rsidR="00A55E9E" w:rsidRPr="00A55E9E">
        <w:rPr>
          <w:color w:val="000000"/>
        </w:rPr>
        <w:t xml:space="preserve"> печени (</w:t>
      </w:r>
      <w:r w:rsidR="00A55E9E">
        <w:rPr>
          <w:color w:val="000000"/>
        </w:rPr>
        <w:t>в равном соотношении полов</w:t>
      </w:r>
      <w:r w:rsidR="00A55E9E" w:rsidRPr="00A55E9E">
        <w:rPr>
          <w:color w:val="000000"/>
        </w:rPr>
        <w:t>)</w:t>
      </w:r>
      <w:r w:rsidR="00A55E9E">
        <w:rPr>
          <w:color w:val="000000"/>
        </w:rPr>
        <w:t xml:space="preserve">. При приеме софосбувира в дозировке 500 </w:t>
      </w:r>
      <w:r w:rsidR="00A55E9E" w:rsidRPr="00A55E9E">
        <w:rPr>
          <w:color w:val="000000"/>
        </w:rPr>
        <w:t>мг/кг/сут</w:t>
      </w:r>
      <w:r w:rsidR="00A55E9E">
        <w:rPr>
          <w:color w:val="000000"/>
        </w:rPr>
        <w:t xml:space="preserve"> (в течение 28 дней) среди породы собак бигль отмечаются </w:t>
      </w:r>
      <w:r w:rsidR="00A55E9E" w:rsidRPr="00A55E9E">
        <w:rPr>
          <w:color w:val="000000"/>
        </w:rPr>
        <w:t xml:space="preserve">раздражение ЖКТ, </w:t>
      </w:r>
      <w:r w:rsidR="00A55E9E">
        <w:rPr>
          <w:color w:val="000000"/>
        </w:rPr>
        <w:t xml:space="preserve">снижение </w:t>
      </w:r>
      <w:r w:rsidR="00A55E9E" w:rsidRPr="00A55E9E">
        <w:rPr>
          <w:color w:val="000000"/>
        </w:rPr>
        <w:t>эритроцитарн</w:t>
      </w:r>
      <w:r w:rsidR="00A55E9E">
        <w:rPr>
          <w:color w:val="000000"/>
        </w:rPr>
        <w:t>ов</w:t>
      </w:r>
      <w:r w:rsidR="00A55E9E" w:rsidRPr="00A55E9E">
        <w:rPr>
          <w:color w:val="000000"/>
        </w:rPr>
        <w:t xml:space="preserve"> и </w:t>
      </w:r>
      <w:r w:rsidR="00A55E9E">
        <w:rPr>
          <w:color w:val="000000"/>
        </w:rPr>
        <w:t xml:space="preserve">понижение </w:t>
      </w:r>
      <w:r w:rsidR="00A55E9E" w:rsidRPr="00A55E9E">
        <w:rPr>
          <w:color w:val="000000"/>
        </w:rPr>
        <w:t>масс</w:t>
      </w:r>
      <w:r w:rsidR="00A55E9E">
        <w:rPr>
          <w:color w:val="000000"/>
        </w:rPr>
        <w:t>ы</w:t>
      </w:r>
      <w:r w:rsidR="00A55E9E" w:rsidRPr="00A55E9E">
        <w:rPr>
          <w:color w:val="000000"/>
        </w:rPr>
        <w:t xml:space="preserve"> тела.</w:t>
      </w:r>
      <w:r w:rsidR="00A55E9E">
        <w:rPr>
          <w:color w:val="000000"/>
        </w:rPr>
        <w:t xml:space="preserve"> </w:t>
      </w:r>
      <w:r w:rsidR="0011713C">
        <w:rPr>
          <w:color w:val="000000"/>
        </w:rPr>
        <w:t>Таким образом, п</w:t>
      </w:r>
      <w:r w:rsidR="0011713C" w:rsidRPr="00D3445C">
        <w:rPr>
          <w:color w:val="000000"/>
        </w:rPr>
        <w:t xml:space="preserve">отенциальными органами-мишенями </w:t>
      </w:r>
      <w:r w:rsidR="0011713C">
        <w:rPr>
          <w:color w:val="000000"/>
        </w:rPr>
        <w:t>софосбувира у собак</w:t>
      </w:r>
      <w:r w:rsidR="0011713C" w:rsidRPr="00D3445C">
        <w:rPr>
          <w:color w:val="000000"/>
        </w:rPr>
        <w:t xml:space="preserve"> </w:t>
      </w:r>
      <w:r w:rsidR="0011713C">
        <w:rPr>
          <w:color w:val="000000"/>
        </w:rPr>
        <w:t>выступают</w:t>
      </w:r>
      <w:r w:rsidR="0011713C" w:rsidRPr="00D3445C">
        <w:rPr>
          <w:color w:val="000000"/>
        </w:rPr>
        <w:t xml:space="preserve"> печен</w:t>
      </w:r>
      <w:r w:rsidR="0011713C">
        <w:rPr>
          <w:color w:val="000000"/>
        </w:rPr>
        <w:t xml:space="preserve">ь, </w:t>
      </w:r>
      <w:r w:rsidR="0011713C" w:rsidRPr="00D3445C">
        <w:rPr>
          <w:color w:val="000000"/>
        </w:rPr>
        <w:t>желудочно-кишечный тракт</w:t>
      </w:r>
      <w:r w:rsidR="0011713C">
        <w:rPr>
          <w:color w:val="000000"/>
        </w:rPr>
        <w:t xml:space="preserve">, а также отмечаются </w:t>
      </w:r>
      <w:r w:rsidR="0011713C" w:rsidRPr="00D3445C">
        <w:rPr>
          <w:color w:val="000000"/>
        </w:rPr>
        <w:t>незначительные гематологические изменения показателей эритроцитов/эритропоэза</w:t>
      </w:r>
      <w:r w:rsidR="0011713C">
        <w:rPr>
          <w:color w:val="000000"/>
        </w:rPr>
        <w:t xml:space="preserve">. </w:t>
      </w:r>
    </w:p>
    <w:p w14:paraId="79C117F1" w14:textId="386A252A" w:rsidR="007D5A7E" w:rsidRDefault="002F2A7F" w:rsidP="002B049C">
      <w:pPr>
        <w:spacing w:after="0" w:line="240" w:lineRule="auto"/>
        <w:ind w:firstLine="708"/>
        <w:rPr>
          <w:color w:val="000000"/>
          <w:szCs w:val="28"/>
          <w:shd w:val="clear" w:color="auto" w:fill="FFFFFF"/>
          <w:lang w:bidi="ru-RU"/>
        </w:rPr>
      </w:pPr>
      <w:r w:rsidRPr="00B621E5">
        <w:rPr>
          <w:szCs w:val="28"/>
          <w:lang w:eastAsia="ru-RU" w:bidi="ru-RU"/>
        </w:rPr>
        <w:t>Исследования токсичности</w:t>
      </w:r>
      <w:r w:rsidR="007809F4">
        <w:rPr>
          <w:szCs w:val="28"/>
          <w:lang w:eastAsia="ru-RU" w:bidi="ru-RU"/>
        </w:rPr>
        <w:t xml:space="preserve"> </w:t>
      </w:r>
      <w:r w:rsidR="00A55E9E">
        <w:rPr>
          <w:color w:val="000000"/>
        </w:rPr>
        <w:t>велпатасвира</w:t>
      </w:r>
      <w:r w:rsidRPr="00B621E5">
        <w:rPr>
          <w:szCs w:val="28"/>
          <w:lang w:eastAsia="ru-RU" w:bidi="ru-RU"/>
        </w:rPr>
        <w:t xml:space="preserve"> при многократном введении</w:t>
      </w:r>
      <w:r w:rsidR="007809F4" w:rsidRPr="007809F4">
        <w:rPr>
          <w:color w:val="000000"/>
        </w:rPr>
        <w:t xml:space="preserve"> </w:t>
      </w:r>
      <w:r w:rsidR="007809F4" w:rsidRPr="00681261">
        <w:rPr>
          <w:color w:val="000000"/>
        </w:rPr>
        <w:t>был</w:t>
      </w:r>
      <w:r w:rsidR="00026389">
        <w:rPr>
          <w:color w:val="000000"/>
        </w:rPr>
        <w:t>и</w:t>
      </w:r>
      <w:r w:rsidR="007809F4" w:rsidRPr="00681261">
        <w:rPr>
          <w:color w:val="000000"/>
        </w:rPr>
        <w:t xml:space="preserve"> </w:t>
      </w:r>
      <w:r w:rsidR="00F3082C">
        <w:rPr>
          <w:color w:val="000000"/>
        </w:rPr>
        <w:t>изучены</w:t>
      </w:r>
      <w:r w:rsidR="007809F4">
        <w:rPr>
          <w:color w:val="000000"/>
        </w:rPr>
        <w:t xml:space="preserve"> </w:t>
      </w:r>
      <w:r w:rsidR="007809F4" w:rsidRPr="00681261">
        <w:rPr>
          <w:color w:val="000000"/>
        </w:rPr>
        <w:t>на мышах</w:t>
      </w:r>
      <w:r w:rsidR="00A55E9E">
        <w:rPr>
          <w:color w:val="000000"/>
        </w:rPr>
        <w:t xml:space="preserve"> в течение 4 недель</w:t>
      </w:r>
      <w:r w:rsidR="002936CB">
        <w:rPr>
          <w:color w:val="000000"/>
        </w:rPr>
        <w:t xml:space="preserve"> (</w:t>
      </w:r>
      <w:r w:rsidR="002936CB" w:rsidRPr="00681261">
        <w:rPr>
          <w:color w:val="000000"/>
        </w:rPr>
        <w:t>NO</w:t>
      </w:r>
      <w:r w:rsidR="00A55E9E">
        <w:rPr>
          <w:color w:val="000000"/>
        </w:rPr>
        <w:t>A</w:t>
      </w:r>
      <w:r w:rsidR="002936CB" w:rsidRPr="00681261">
        <w:rPr>
          <w:color w:val="000000"/>
        </w:rPr>
        <w:t xml:space="preserve">EL составила </w:t>
      </w:r>
      <w:r w:rsidR="00A55E9E" w:rsidRPr="00A55E9E">
        <w:rPr>
          <w:color w:val="000000"/>
        </w:rPr>
        <w:t>1500</w:t>
      </w:r>
      <w:r w:rsidR="002936CB" w:rsidRPr="00681261">
        <w:rPr>
          <w:color w:val="000000"/>
        </w:rPr>
        <w:t> мг/</w:t>
      </w:r>
      <w:r w:rsidR="00D83022">
        <w:rPr>
          <w:color w:val="000000"/>
        </w:rPr>
        <w:t>кг/сутки у животных обоего пола</w:t>
      </w:r>
      <w:r w:rsidR="00A55E9E">
        <w:rPr>
          <w:color w:val="000000"/>
        </w:rPr>
        <w:t>)</w:t>
      </w:r>
      <w:r w:rsidR="0021028E">
        <w:rPr>
          <w:color w:val="000000"/>
        </w:rPr>
        <w:t>, на крысах в течение 2 недель (</w:t>
      </w:r>
      <w:r w:rsidR="0021028E" w:rsidRPr="00681261">
        <w:rPr>
          <w:color w:val="000000"/>
        </w:rPr>
        <w:t>NO</w:t>
      </w:r>
      <w:r w:rsidR="0021028E">
        <w:rPr>
          <w:color w:val="000000"/>
        </w:rPr>
        <w:t>A</w:t>
      </w:r>
      <w:r w:rsidR="0021028E" w:rsidRPr="00681261">
        <w:rPr>
          <w:color w:val="000000"/>
        </w:rPr>
        <w:t xml:space="preserve">EL составила </w:t>
      </w:r>
      <w:r w:rsidR="0021028E">
        <w:rPr>
          <w:color w:val="000000"/>
        </w:rPr>
        <w:t>2</w:t>
      </w:r>
      <w:r w:rsidR="0021028E" w:rsidRPr="00A55E9E">
        <w:rPr>
          <w:color w:val="000000"/>
        </w:rPr>
        <w:t>00</w:t>
      </w:r>
      <w:r w:rsidR="0021028E" w:rsidRPr="00681261">
        <w:rPr>
          <w:color w:val="000000"/>
        </w:rPr>
        <w:t> мг/</w:t>
      </w:r>
      <w:r w:rsidR="0021028E">
        <w:rPr>
          <w:color w:val="000000"/>
        </w:rPr>
        <w:t>кг/сутки у животных обоего пола), причем з</w:t>
      </w:r>
      <w:r w:rsidR="0021028E" w:rsidRPr="0021028E">
        <w:rPr>
          <w:color w:val="000000"/>
        </w:rPr>
        <w:t>аслуживающие внимания результаты отсутст</w:t>
      </w:r>
      <w:r w:rsidR="0021028E">
        <w:rPr>
          <w:color w:val="000000"/>
        </w:rPr>
        <w:t>вовали</w:t>
      </w:r>
      <w:r w:rsidR="0021028E" w:rsidRPr="0021028E">
        <w:rPr>
          <w:color w:val="000000"/>
        </w:rPr>
        <w:t>.</w:t>
      </w:r>
      <w:r w:rsidR="00A55E9E">
        <w:rPr>
          <w:color w:val="000000"/>
        </w:rPr>
        <w:t xml:space="preserve"> </w:t>
      </w:r>
      <w:r w:rsidR="0021028E">
        <w:rPr>
          <w:szCs w:val="28"/>
          <w:lang w:eastAsia="ru-RU" w:bidi="ru-RU"/>
        </w:rPr>
        <w:t xml:space="preserve">У собак обоего пола </w:t>
      </w:r>
      <w:r w:rsidR="0021028E" w:rsidRPr="00681261">
        <w:rPr>
          <w:color w:val="000000"/>
        </w:rPr>
        <w:t>NOAEL</w:t>
      </w:r>
      <w:r w:rsidR="0021028E">
        <w:rPr>
          <w:color w:val="000000"/>
        </w:rPr>
        <w:t xml:space="preserve"> </w:t>
      </w:r>
      <w:r w:rsidR="0021028E" w:rsidRPr="00681261">
        <w:rPr>
          <w:color w:val="000000"/>
        </w:rPr>
        <w:t>состав</w:t>
      </w:r>
      <w:r w:rsidR="0021028E">
        <w:rPr>
          <w:color w:val="000000"/>
        </w:rPr>
        <w:t>ляет</w:t>
      </w:r>
      <w:r w:rsidR="0021028E" w:rsidRPr="00681261">
        <w:rPr>
          <w:color w:val="000000"/>
        </w:rPr>
        <w:t xml:space="preserve"> </w:t>
      </w:r>
      <w:r w:rsidR="0021028E">
        <w:rPr>
          <w:color w:val="000000"/>
        </w:rPr>
        <w:t xml:space="preserve">100 </w:t>
      </w:r>
      <w:r w:rsidR="0021028E" w:rsidRPr="008770C1">
        <w:rPr>
          <w:szCs w:val="28"/>
          <w:lang w:eastAsia="ru-RU" w:bidi="ru-RU"/>
        </w:rPr>
        <w:t>мг/кг/сут</w:t>
      </w:r>
      <w:r w:rsidR="0021028E">
        <w:rPr>
          <w:szCs w:val="28"/>
          <w:lang w:eastAsia="ru-RU" w:bidi="ru-RU"/>
        </w:rPr>
        <w:t xml:space="preserve"> при приеме софосбувира в течение 13 недель. Значимые иземенения </w:t>
      </w:r>
      <w:r w:rsidR="0021028E" w:rsidRPr="00B621E5">
        <w:rPr>
          <w:szCs w:val="28"/>
          <w:lang w:eastAsia="ru-RU" w:bidi="ru-RU"/>
        </w:rPr>
        <w:t>при многократном введении</w:t>
      </w:r>
      <w:r w:rsidR="0021028E">
        <w:rPr>
          <w:szCs w:val="28"/>
          <w:lang w:eastAsia="ru-RU" w:bidi="ru-RU"/>
        </w:rPr>
        <w:t xml:space="preserve"> велпатасвира были отмечены со стороны системы кроветворения (снижение</w:t>
      </w:r>
      <w:r w:rsidR="0021028E" w:rsidRPr="0021028E">
        <w:rPr>
          <w:szCs w:val="28"/>
          <w:lang w:eastAsia="ru-RU" w:bidi="ru-RU"/>
        </w:rPr>
        <w:t xml:space="preserve"> лейкоцит</w:t>
      </w:r>
      <w:r w:rsidR="0021028E">
        <w:rPr>
          <w:szCs w:val="28"/>
          <w:lang w:eastAsia="ru-RU" w:bidi="ru-RU"/>
        </w:rPr>
        <w:t>ов</w:t>
      </w:r>
      <w:r w:rsidR="0021028E" w:rsidRPr="0021028E">
        <w:rPr>
          <w:szCs w:val="28"/>
          <w:lang w:eastAsia="ru-RU" w:bidi="ru-RU"/>
        </w:rPr>
        <w:t>, абс</w:t>
      </w:r>
      <w:r w:rsidR="0021028E">
        <w:rPr>
          <w:szCs w:val="28"/>
          <w:lang w:eastAsia="ru-RU" w:bidi="ru-RU"/>
        </w:rPr>
        <w:t xml:space="preserve">олютного количества </w:t>
      </w:r>
      <w:r w:rsidR="0021028E" w:rsidRPr="0021028E">
        <w:rPr>
          <w:szCs w:val="28"/>
          <w:lang w:eastAsia="ru-RU" w:bidi="ru-RU"/>
        </w:rPr>
        <w:t>нейтрофил</w:t>
      </w:r>
      <w:r w:rsidR="0021028E">
        <w:rPr>
          <w:szCs w:val="28"/>
          <w:lang w:eastAsia="ru-RU" w:bidi="ru-RU"/>
        </w:rPr>
        <w:t xml:space="preserve">ов, </w:t>
      </w:r>
      <w:r w:rsidR="0021028E" w:rsidRPr="0021028E">
        <w:rPr>
          <w:szCs w:val="28"/>
          <w:lang w:eastAsia="ru-RU" w:bidi="ru-RU"/>
        </w:rPr>
        <w:t>абс</w:t>
      </w:r>
      <w:r w:rsidR="0021028E">
        <w:rPr>
          <w:szCs w:val="28"/>
          <w:lang w:eastAsia="ru-RU" w:bidi="ru-RU"/>
        </w:rPr>
        <w:t>олютного</w:t>
      </w:r>
      <w:r w:rsidR="0021028E" w:rsidRPr="0021028E">
        <w:rPr>
          <w:szCs w:val="28"/>
          <w:lang w:eastAsia="ru-RU" w:bidi="ru-RU"/>
        </w:rPr>
        <w:t xml:space="preserve"> числ</w:t>
      </w:r>
      <w:r w:rsidR="0021028E">
        <w:rPr>
          <w:szCs w:val="28"/>
          <w:lang w:eastAsia="ru-RU" w:bidi="ru-RU"/>
        </w:rPr>
        <w:t>а</w:t>
      </w:r>
      <w:r w:rsidR="0021028E" w:rsidRPr="0021028E">
        <w:rPr>
          <w:szCs w:val="28"/>
          <w:lang w:eastAsia="ru-RU" w:bidi="ru-RU"/>
        </w:rPr>
        <w:t xml:space="preserve"> лимфоцитов</w:t>
      </w:r>
      <w:r w:rsidR="0021028E">
        <w:rPr>
          <w:szCs w:val="28"/>
          <w:lang w:eastAsia="ru-RU" w:bidi="ru-RU"/>
        </w:rPr>
        <w:t xml:space="preserve">, </w:t>
      </w:r>
      <w:r w:rsidR="0021028E" w:rsidRPr="0021028E">
        <w:rPr>
          <w:szCs w:val="28"/>
          <w:lang w:eastAsia="ru-RU" w:bidi="ru-RU"/>
        </w:rPr>
        <w:t>концентраци</w:t>
      </w:r>
      <w:r w:rsidR="0021028E">
        <w:rPr>
          <w:szCs w:val="28"/>
          <w:lang w:eastAsia="ru-RU" w:bidi="ru-RU"/>
        </w:rPr>
        <w:t>и</w:t>
      </w:r>
      <w:r w:rsidR="0021028E" w:rsidRPr="0021028E">
        <w:rPr>
          <w:szCs w:val="28"/>
          <w:lang w:eastAsia="ru-RU" w:bidi="ru-RU"/>
        </w:rPr>
        <w:t xml:space="preserve"> фибриногена и глобулинов, </w:t>
      </w:r>
      <w:r w:rsidR="0021028E">
        <w:rPr>
          <w:szCs w:val="28"/>
          <w:lang w:eastAsia="ru-RU" w:bidi="ru-RU"/>
        </w:rPr>
        <w:t xml:space="preserve">повышение уровня </w:t>
      </w:r>
      <w:r w:rsidR="0021028E" w:rsidRPr="0021028E">
        <w:rPr>
          <w:szCs w:val="28"/>
          <w:lang w:eastAsia="ru-RU" w:bidi="ru-RU"/>
        </w:rPr>
        <w:t>альбумин</w:t>
      </w:r>
      <w:r w:rsidR="0021028E">
        <w:rPr>
          <w:szCs w:val="28"/>
          <w:lang w:eastAsia="ru-RU" w:bidi="ru-RU"/>
        </w:rPr>
        <w:t xml:space="preserve">ов). </w:t>
      </w:r>
      <w:r w:rsidR="0021028E" w:rsidRPr="00D3445C">
        <w:rPr>
          <w:color w:val="000000"/>
        </w:rPr>
        <w:t>Исследовани</w:t>
      </w:r>
      <w:r w:rsidR="0021028E">
        <w:rPr>
          <w:color w:val="000000"/>
        </w:rPr>
        <w:t>я</w:t>
      </w:r>
      <w:r w:rsidR="0021028E" w:rsidRPr="00D3445C">
        <w:rPr>
          <w:color w:val="000000"/>
        </w:rPr>
        <w:t xml:space="preserve"> при многократном введении </w:t>
      </w:r>
      <w:r w:rsidR="0021028E">
        <w:rPr>
          <w:color w:val="000000"/>
        </w:rPr>
        <w:t xml:space="preserve">софйосбувира+велпатасвира </w:t>
      </w:r>
      <w:r w:rsidR="0021028E" w:rsidRPr="00D3445C">
        <w:rPr>
          <w:color w:val="000000"/>
        </w:rPr>
        <w:t>не проводил</w:t>
      </w:r>
      <w:r w:rsidR="0021028E">
        <w:rPr>
          <w:color w:val="000000"/>
        </w:rPr>
        <w:t xml:space="preserve">ось. </w:t>
      </w:r>
      <w:r w:rsidRPr="001A3A2E">
        <w:rPr>
          <w:lang w:eastAsia="en-US"/>
        </w:rPr>
        <w:t>В доклинических исследованиях не было продемонстрировано ге</w:t>
      </w:r>
      <w:r w:rsidR="0043134C">
        <w:rPr>
          <w:lang w:eastAsia="en-US"/>
        </w:rPr>
        <w:t xml:space="preserve">нотоксичности </w:t>
      </w:r>
      <w:r w:rsidR="0021028E">
        <w:rPr>
          <w:color w:val="000000"/>
        </w:rPr>
        <w:t>софосбувира</w:t>
      </w:r>
      <w:r w:rsidR="0043134C" w:rsidRPr="00681261">
        <w:rPr>
          <w:color w:val="000000"/>
        </w:rPr>
        <w:t xml:space="preserve"> и </w:t>
      </w:r>
      <w:r w:rsidR="0021028E">
        <w:rPr>
          <w:color w:val="000000"/>
        </w:rPr>
        <w:t>велпатасвира</w:t>
      </w:r>
      <w:r w:rsidRPr="001A3A2E">
        <w:rPr>
          <w:lang w:eastAsia="en-US"/>
        </w:rPr>
        <w:t>.</w:t>
      </w:r>
      <w:r w:rsidRPr="001A3A2E">
        <w:rPr>
          <w:color w:val="000000"/>
          <w:szCs w:val="28"/>
          <w:shd w:val="clear" w:color="auto" w:fill="FFFFFF"/>
          <w:lang w:bidi="ru-RU"/>
        </w:rPr>
        <w:t xml:space="preserve"> </w:t>
      </w:r>
      <w:r w:rsidR="007D5A7E">
        <w:rPr>
          <w:color w:val="000000"/>
          <w:szCs w:val="28"/>
          <w:shd w:val="clear" w:color="auto" w:fill="FFFFFF"/>
          <w:lang w:bidi="ru-RU"/>
        </w:rPr>
        <w:tab/>
      </w:r>
      <w:r w:rsidR="007D5A7E">
        <w:rPr>
          <w:color w:val="000000"/>
          <w:szCs w:val="28"/>
          <w:shd w:val="clear" w:color="auto" w:fill="FFFFFF"/>
          <w:lang w:bidi="ru-RU"/>
        </w:rPr>
        <w:tab/>
      </w:r>
      <w:r w:rsidR="007D5A7E">
        <w:rPr>
          <w:color w:val="000000"/>
          <w:szCs w:val="28"/>
          <w:shd w:val="clear" w:color="auto" w:fill="FFFFFF"/>
          <w:lang w:bidi="ru-RU"/>
        </w:rPr>
        <w:tab/>
      </w:r>
      <w:r w:rsidR="007D5A7E">
        <w:rPr>
          <w:color w:val="000000"/>
          <w:szCs w:val="28"/>
          <w:shd w:val="clear" w:color="auto" w:fill="FFFFFF"/>
          <w:lang w:bidi="ru-RU"/>
        </w:rPr>
        <w:tab/>
      </w:r>
      <w:r w:rsidR="007D5A7E">
        <w:rPr>
          <w:color w:val="000000"/>
          <w:szCs w:val="28"/>
          <w:shd w:val="clear" w:color="auto" w:fill="FFFFFF"/>
          <w:lang w:bidi="ru-RU"/>
        </w:rPr>
        <w:tab/>
      </w:r>
      <w:r w:rsidR="007D5A7E">
        <w:rPr>
          <w:color w:val="000000"/>
          <w:szCs w:val="28"/>
          <w:shd w:val="clear" w:color="auto" w:fill="FFFFFF"/>
          <w:lang w:bidi="ru-RU"/>
        </w:rPr>
        <w:tab/>
      </w:r>
      <w:r w:rsidR="007D5A7E">
        <w:rPr>
          <w:color w:val="000000"/>
          <w:szCs w:val="28"/>
          <w:shd w:val="clear" w:color="auto" w:fill="FFFFFF"/>
          <w:lang w:bidi="ru-RU"/>
        </w:rPr>
        <w:tab/>
      </w:r>
      <w:r w:rsidR="007D5A7E" w:rsidRPr="007D5A7E">
        <w:rPr>
          <w:color w:val="000000"/>
          <w:szCs w:val="28"/>
          <w:shd w:val="clear" w:color="auto" w:fill="FFFFFF"/>
          <w:lang w:bidi="ru-RU"/>
        </w:rPr>
        <w:t xml:space="preserve">Потенциал канцерогенности </w:t>
      </w:r>
      <w:r w:rsidR="007D5A7E">
        <w:rPr>
          <w:color w:val="000000"/>
          <w:szCs w:val="28"/>
          <w:shd w:val="clear" w:color="auto" w:fill="FFFFFF"/>
          <w:lang w:bidi="ru-RU"/>
        </w:rPr>
        <w:t>софосбувира</w:t>
      </w:r>
      <w:r w:rsidR="007D5A7E" w:rsidRPr="007D5A7E">
        <w:rPr>
          <w:color w:val="000000"/>
          <w:szCs w:val="28"/>
          <w:shd w:val="clear" w:color="auto" w:fill="FFFFFF"/>
          <w:lang w:bidi="ru-RU"/>
        </w:rPr>
        <w:t xml:space="preserve"> оценивал</w:t>
      </w:r>
      <w:r w:rsidR="007D5A7E">
        <w:rPr>
          <w:color w:val="000000"/>
          <w:szCs w:val="28"/>
          <w:shd w:val="clear" w:color="auto" w:fill="FFFFFF"/>
          <w:lang w:bidi="ru-RU"/>
        </w:rPr>
        <w:t>ся</w:t>
      </w:r>
      <w:r w:rsidR="007D5A7E" w:rsidRPr="007D5A7E">
        <w:rPr>
          <w:color w:val="000000"/>
          <w:szCs w:val="28"/>
          <w:shd w:val="clear" w:color="auto" w:fill="FFFFFF"/>
          <w:lang w:bidi="ru-RU"/>
        </w:rPr>
        <w:t xml:space="preserve"> в ходе 2-летних исследований на мышах и крысах</w:t>
      </w:r>
      <w:r w:rsidR="007D5A7E">
        <w:rPr>
          <w:color w:val="000000"/>
          <w:szCs w:val="28"/>
          <w:shd w:val="clear" w:color="auto" w:fill="FFFFFF"/>
          <w:lang w:bidi="ru-RU"/>
        </w:rPr>
        <w:t>.</w:t>
      </w:r>
      <w:r w:rsidR="007D5A7E" w:rsidRPr="007D5A7E">
        <w:rPr>
          <w:color w:val="000000"/>
          <w:szCs w:val="28"/>
          <w:shd w:val="clear" w:color="auto" w:fill="FFFFFF"/>
          <w:lang w:bidi="ru-RU"/>
        </w:rPr>
        <w:t xml:space="preserve"> Софосбувир не считался канцерогенным при дозах до 200/600 (самцы/самки) мг/кг/сут у мышей и 750 мг/кг/сут у крыс. </w:t>
      </w:r>
    </w:p>
    <w:p w14:paraId="722DBAB6" w14:textId="05E89822" w:rsidR="007D5A7E" w:rsidRDefault="00347521" w:rsidP="002B049C">
      <w:pPr>
        <w:spacing w:after="0" w:line="240" w:lineRule="auto"/>
        <w:ind w:firstLine="708"/>
        <w:rPr>
          <w:bCs/>
          <w:color w:val="000000" w:themeColor="text1"/>
          <w:lang w:bidi="ru-RU"/>
        </w:rPr>
      </w:pPr>
      <w:r w:rsidRPr="00347521">
        <w:rPr>
          <w:bCs/>
          <w:color w:val="000000" w:themeColor="text1"/>
          <w:lang w:bidi="ru-RU"/>
        </w:rPr>
        <w:t>В ходе 6-месячн</w:t>
      </w:r>
      <w:r>
        <w:rPr>
          <w:bCs/>
          <w:color w:val="000000" w:themeColor="text1"/>
          <w:lang w:bidi="ru-RU"/>
        </w:rPr>
        <w:t>ого</w:t>
      </w:r>
      <w:r w:rsidRPr="00347521">
        <w:rPr>
          <w:bCs/>
          <w:color w:val="000000" w:themeColor="text1"/>
          <w:lang w:bidi="ru-RU"/>
        </w:rPr>
        <w:t xml:space="preserve"> исследовани</w:t>
      </w:r>
      <w:r>
        <w:rPr>
          <w:bCs/>
          <w:color w:val="000000" w:themeColor="text1"/>
          <w:lang w:bidi="ru-RU"/>
        </w:rPr>
        <w:t>я</w:t>
      </w:r>
      <w:r w:rsidRPr="00347521">
        <w:rPr>
          <w:bCs/>
          <w:color w:val="000000" w:themeColor="text1"/>
          <w:lang w:bidi="ru-RU"/>
        </w:rPr>
        <w:t xml:space="preserve"> канцерогенности rasH2 на трансгенных мышах и 2-летн</w:t>
      </w:r>
      <w:r>
        <w:rPr>
          <w:bCs/>
          <w:color w:val="000000" w:themeColor="text1"/>
          <w:lang w:bidi="ru-RU"/>
        </w:rPr>
        <w:t xml:space="preserve">его </w:t>
      </w:r>
      <w:r w:rsidRPr="00347521">
        <w:rPr>
          <w:bCs/>
          <w:color w:val="000000" w:themeColor="text1"/>
          <w:lang w:bidi="ru-RU"/>
        </w:rPr>
        <w:t xml:space="preserve">исследования канцерогенности на крысах </w:t>
      </w:r>
      <w:r>
        <w:rPr>
          <w:bCs/>
          <w:color w:val="000000" w:themeColor="text1"/>
          <w:lang w:bidi="ru-RU"/>
        </w:rPr>
        <w:t xml:space="preserve">не было обнаружено канцерогенного действия </w:t>
      </w:r>
      <w:r w:rsidRPr="00347521">
        <w:rPr>
          <w:bCs/>
          <w:color w:val="000000" w:themeColor="text1"/>
          <w:lang w:bidi="ru-RU"/>
        </w:rPr>
        <w:t>велпатасвир</w:t>
      </w:r>
      <w:r>
        <w:rPr>
          <w:bCs/>
          <w:color w:val="000000" w:themeColor="text1"/>
          <w:lang w:bidi="ru-RU"/>
        </w:rPr>
        <w:t xml:space="preserve">а. </w:t>
      </w:r>
    </w:p>
    <w:p w14:paraId="71B0B000" w14:textId="3208B062" w:rsidR="002B049C" w:rsidRPr="007075DF" w:rsidRDefault="002B049C" w:rsidP="002B049C">
      <w:pPr>
        <w:spacing w:after="0" w:line="240" w:lineRule="auto"/>
        <w:ind w:firstLine="708"/>
        <w:rPr>
          <w:bCs/>
          <w:color w:val="000000" w:themeColor="text1"/>
          <w:lang w:bidi="ru-RU"/>
        </w:rPr>
      </w:pPr>
      <w:r w:rsidRPr="002B049C">
        <w:rPr>
          <w:bCs/>
          <w:color w:val="000000" w:themeColor="text1"/>
          <w:lang w:bidi="ru-RU"/>
        </w:rPr>
        <w:t>Таким образом, софосбувир и велпатасвир не имеют совпадающих токсикологических профилей, и токсикологических опасений в связи с этой комбинацией, основанных на доступных доклинических данных, обнаружено не было. Токсикологических исследований комбинации софосбувира и велпатасвира не проводили, и они не требуются.</w:t>
      </w:r>
    </w:p>
    <w:p w14:paraId="231C3165" w14:textId="77777777" w:rsidR="00E30437" w:rsidRPr="002F2A7F" w:rsidRDefault="00E30437">
      <w:pPr>
        <w:pStyle w:val="Heading2"/>
        <w:tabs>
          <w:tab w:val="left" w:pos="284"/>
          <w:tab w:val="left" w:pos="567"/>
        </w:tabs>
        <w:spacing w:line="240" w:lineRule="auto"/>
        <w:rPr>
          <w:color w:val="000000" w:themeColor="text1"/>
        </w:rPr>
      </w:pPr>
      <w:bookmarkStart w:id="236" w:name="_Toc164609945"/>
      <w:r w:rsidRPr="002F2A7F">
        <w:rPr>
          <w:color w:val="000000" w:themeColor="text1"/>
        </w:rPr>
        <w:t>3.1 Доклиническая фармак</w:t>
      </w:r>
      <w:r w:rsidR="009C3F3F" w:rsidRPr="002F2A7F">
        <w:rPr>
          <w:color w:val="000000" w:themeColor="text1"/>
        </w:rPr>
        <w:t>ология</w:t>
      </w:r>
      <w:bookmarkEnd w:id="236"/>
    </w:p>
    <w:p w14:paraId="0B9FA5DE" w14:textId="2E6CF4A3" w:rsidR="00E30437" w:rsidRPr="002F2A7F" w:rsidRDefault="00E30437">
      <w:pPr>
        <w:pStyle w:val="Heading3"/>
        <w:spacing w:after="240" w:line="240" w:lineRule="auto"/>
        <w:rPr>
          <w:rFonts w:ascii="Times New Roman" w:hAnsi="Times New Roman"/>
          <w:color w:val="000000" w:themeColor="text1"/>
          <w:szCs w:val="24"/>
        </w:rPr>
      </w:pPr>
      <w:bookmarkStart w:id="237" w:name="_Toc164609946"/>
      <w:r w:rsidRPr="002F2A7F">
        <w:rPr>
          <w:rFonts w:ascii="Times New Roman" w:hAnsi="Times New Roman"/>
          <w:color w:val="000000" w:themeColor="text1"/>
          <w:szCs w:val="24"/>
        </w:rPr>
        <w:t>3.1.1</w:t>
      </w:r>
      <w:r w:rsidR="00FF441E" w:rsidRPr="002F2A7F">
        <w:rPr>
          <w:rFonts w:ascii="Times New Roman" w:hAnsi="Times New Roman"/>
          <w:color w:val="000000" w:themeColor="text1"/>
          <w:szCs w:val="24"/>
        </w:rPr>
        <w:t>.</w:t>
      </w:r>
      <w:r w:rsidR="00842F8A" w:rsidRPr="002F2A7F">
        <w:rPr>
          <w:rFonts w:ascii="Times New Roman" w:hAnsi="Times New Roman"/>
          <w:color w:val="000000" w:themeColor="text1"/>
          <w:szCs w:val="24"/>
        </w:rPr>
        <w:t xml:space="preserve"> </w:t>
      </w:r>
      <w:r w:rsidRPr="002F2A7F">
        <w:rPr>
          <w:rFonts w:ascii="Times New Roman" w:hAnsi="Times New Roman"/>
          <w:color w:val="000000" w:themeColor="text1"/>
          <w:szCs w:val="24"/>
        </w:rPr>
        <w:t>Механизм действия</w:t>
      </w:r>
      <w:bookmarkEnd w:id="237"/>
    </w:p>
    <w:p w14:paraId="77D8BC90" w14:textId="76EA7051" w:rsidR="009B39C1" w:rsidRDefault="004A6F3F" w:rsidP="00B511AC">
      <w:pPr>
        <w:autoSpaceDE w:val="0"/>
        <w:autoSpaceDN w:val="0"/>
        <w:adjustRightInd w:val="0"/>
        <w:spacing w:after="0" w:line="240" w:lineRule="auto"/>
        <w:ind w:firstLine="708"/>
      </w:pPr>
      <w:bookmarkStart w:id="238" w:name="_Hlk108700252"/>
      <w:bookmarkStart w:id="239" w:name="_Toc523142995"/>
      <w:bookmarkStart w:id="240" w:name="_Hlk521882691"/>
      <w:bookmarkStart w:id="241" w:name="_Toc499821138"/>
      <w:bookmarkStart w:id="242" w:name="_Toc505020000"/>
      <w:r>
        <w:rPr>
          <w:rStyle w:val="rynqvb"/>
        </w:rPr>
        <w:t>Софосбувир является</w:t>
      </w:r>
      <w:r w:rsidR="005F731C">
        <w:rPr>
          <w:rStyle w:val="rynqvb"/>
        </w:rPr>
        <w:t xml:space="preserve"> пангенотипичным</w:t>
      </w:r>
      <w:r>
        <w:rPr>
          <w:rStyle w:val="rynqvb"/>
        </w:rPr>
        <w:t xml:space="preserve"> ингибитором </w:t>
      </w:r>
      <w:r w:rsidR="005F731C" w:rsidRPr="005F731C">
        <w:rPr>
          <w:rStyle w:val="rynqvb"/>
        </w:rPr>
        <w:t>РНК-зависимой РНК полимеразы</w:t>
      </w:r>
      <w:r>
        <w:rPr>
          <w:rStyle w:val="rynqvb"/>
        </w:rPr>
        <w:t xml:space="preserve"> </w:t>
      </w:r>
      <w:r w:rsidRPr="004A6F3F">
        <w:rPr>
          <w:rStyle w:val="rynqvb"/>
        </w:rPr>
        <w:t>NS5B</w:t>
      </w:r>
      <w:r>
        <w:rPr>
          <w:rStyle w:val="rynqvb"/>
        </w:rPr>
        <w:t xml:space="preserve">. </w:t>
      </w:r>
      <w:r w:rsidR="00B511AC" w:rsidRPr="00B511AC">
        <w:rPr>
          <w:rStyle w:val="rynqvb"/>
        </w:rPr>
        <w:t>Как аналог нуклеотида, он вызывает обрыв цепи во время репликации.</w:t>
      </w:r>
      <w:r w:rsidR="00B511AC">
        <w:rPr>
          <w:rStyle w:val="rynqvb"/>
        </w:rPr>
        <w:t xml:space="preserve"> Софосбувир</w:t>
      </w:r>
      <w:r w:rsidR="00B511AC" w:rsidRPr="00B511AC">
        <w:rPr>
          <w:rStyle w:val="rynqvb"/>
        </w:rPr>
        <w:t xml:space="preserve"> преобразуется в фармакологически активн</w:t>
      </w:r>
      <w:r w:rsidR="00B511AC">
        <w:rPr>
          <w:rStyle w:val="rynqvb"/>
        </w:rPr>
        <w:t xml:space="preserve">ый метаболит </w:t>
      </w:r>
      <w:r w:rsidR="00B511AC" w:rsidRPr="00B511AC">
        <w:rPr>
          <w:rStyle w:val="rynqvb"/>
        </w:rPr>
        <w:t>в гепатоцитах (GS-461203)</w:t>
      </w:r>
      <w:r w:rsidR="00B511AC">
        <w:rPr>
          <w:rStyle w:val="rynqvb"/>
        </w:rPr>
        <w:t xml:space="preserve"> и</w:t>
      </w:r>
      <w:r w:rsidR="00B511AC" w:rsidRPr="00B511AC">
        <w:rPr>
          <w:rStyle w:val="rynqvb"/>
        </w:rPr>
        <w:t xml:space="preserve"> ингибирует активность РНК-зависим</w:t>
      </w:r>
      <w:r w:rsidR="00B511AC">
        <w:rPr>
          <w:rStyle w:val="rynqvb"/>
        </w:rPr>
        <w:t>ой</w:t>
      </w:r>
      <w:r w:rsidR="00B511AC" w:rsidRPr="00B511AC">
        <w:rPr>
          <w:rStyle w:val="rynqvb"/>
        </w:rPr>
        <w:t xml:space="preserve"> РНК</w:t>
      </w:r>
      <w:r w:rsidR="005F731C" w:rsidRPr="005F731C">
        <w:rPr>
          <w:rStyle w:val="rynqvb"/>
        </w:rPr>
        <w:t xml:space="preserve"> </w:t>
      </w:r>
      <w:r w:rsidR="00B511AC" w:rsidRPr="00B511AC">
        <w:rPr>
          <w:rStyle w:val="rynqvb"/>
        </w:rPr>
        <w:t>полимераз</w:t>
      </w:r>
      <w:r w:rsidR="00B511AC">
        <w:rPr>
          <w:rStyle w:val="rynqvb"/>
        </w:rPr>
        <w:t>ы</w:t>
      </w:r>
      <w:r w:rsidR="00B511AC" w:rsidRPr="00B511AC">
        <w:rPr>
          <w:rStyle w:val="rynqvb"/>
        </w:rPr>
        <w:t xml:space="preserve">, конкурируя с уридином, и блокирует синтез РНК, действуя как </w:t>
      </w:r>
      <w:r w:rsidR="005F731C">
        <w:rPr>
          <w:rStyle w:val="rynqvb"/>
        </w:rPr>
        <w:t xml:space="preserve">терминатор цепи. Софосбувир обладает пангенотипической активностью, принимая во внимание высокую сохранность католитического участка </w:t>
      </w:r>
      <w:r w:rsidR="005F731C" w:rsidRPr="00B511AC">
        <w:rPr>
          <w:iCs/>
          <w:lang w:eastAsia="en-US"/>
        </w:rPr>
        <w:t>белка NS5B</w:t>
      </w:r>
      <w:r w:rsidR="002B5657">
        <w:rPr>
          <w:iCs/>
          <w:lang w:eastAsia="en-US"/>
        </w:rPr>
        <w:t>,</w:t>
      </w:r>
      <w:r w:rsidR="002B5657" w:rsidRPr="002B5657">
        <w:rPr>
          <w:iCs/>
          <w:lang w:eastAsia="en-US"/>
        </w:rPr>
        <w:t xml:space="preserve"> </w:t>
      </w:r>
      <w:r w:rsidR="002B5657">
        <w:t xml:space="preserve">является идеальной мишенью для лекарственной терапии. </w:t>
      </w:r>
      <w:r w:rsidR="005F731C">
        <w:rPr>
          <w:iCs/>
          <w:lang w:eastAsia="en-US"/>
        </w:rPr>
        <w:t xml:space="preserve"> </w:t>
      </w:r>
      <w:r w:rsidR="005F731C" w:rsidRPr="007E6521">
        <w:rPr>
          <w:iCs/>
          <w:lang w:eastAsia="en-US"/>
        </w:rPr>
        <w:t>[</w:t>
      </w:r>
      <w:r w:rsidR="009009A4">
        <w:t>1</w:t>
      </w:r>
      <w:r w:rsidR="005F731C" w:rsidRPr="005F731C">
        <w:rPr>
          <w:iCs/>
          <w:lang w:eastAsia="en-US"/>
        </w:rPr>
        <w:t>]</w:t>
      </w:r>
      <w:r w:rsidR="005F731C">
        <w:rPr>
          <w:iCs/>
          <w:lang w:eastAsia="en-US"/>
        </w:rPr>
        <w:t xml:space="preserve">. </w:t>
      </w:r>
      <w:r w:rsidR="000754F3">
        <w:rPr>
          <w:iCs/>
          <w:lang w:eastAsia="en-US"/>
        </w:rPr>
        <w:t xml:space="preserve">Велпатасвир </w:t>
      </w:r>
      <w:r w:rsidR="000754F3">
        <w:rPr>
          <w:rStyle w:val="rynqvb"/>
        </w:rPr>
        <w:t>представляет собой ингибитор неструктурного белка 5А (NS5A)</w:t>
      </w:r>
      <w:r w:rsidR="000754F3" w:rsidRPr="000754F3">
        <w:rPr>
          <w:rStyle w:val="rynqvb"/>
        </w:rPr>
        <w:t>, обладающий пангенотипической активностью</w:t>
      </w:r>
      <w:r w:rsidR="000754F3">
        <w:rPr>
          <w:rStyle w:val="rynqvb"/>
        </w:rPr>
        <w:t>.</w:t>
      </w:r>
      <w:r w:rsidR="000754F3" w:rsidRPr="000754F3">
        <w:rPr>
          <w:rStyle w:val="rynqvb"/>
        </w:rPr>
        <w:t xml:space="preserve"> </w:t>
      </w:r>
      <w:r w:rsidR="009B39C1">
        <w:rPr>
          <w:rStyle w:val="rynqvb"/>
        </w:rPr>
        <w:t>NS5A — плейотропный белок</w:t>
      </w:r>
      <w:r w:rsidR="00830D5D">
        <w:rPr>
          <w:rStyle w:val="rynqvb"/>
        </w:rPr>
        <w:t>,</w:t>
      </w:r>
      <w:r w:rsidR="009B39C1">
        <w:rPr>
          <w:rStyle w:val="rynqvb"/>
        </w:rPr>
        <w:t xml:space="preserve"> игра</w:t>
      </w:r>
      <w:r w:rsidR="00830D5D">
        <w:rPr>
          <w:rStyle w:val="rynqvb"/>
        </w:rPr>
        <w:t>е</w:t>
      </w:r>
      <w:r w:rsidR="009B39C1">
        <w:rPr>
          <w:rStyle w:val="rynqvb"/>
        </w:rPr>
        <w:t xml:space="preserve">т </w:t>
      </w:r>
      <w:r w:rsidR="009B39C1">
        <w:rPr>
          <w:rStyle w:val="rynqvb"/>
        </w:rPr>
        <w:lastRenderedPageBreak/>
        <w:t>важную роль в репликации вируса ВГС и модуляции физиологии клетки-хозяина</w:t>
      </w:r>
      <w:r w:rsidR="002B5657">
        <w:rPr>
          <w:rStyle w:val="rynqvb"/>
        </w:rPr>
        <w:t>.</w:t>
      </w:r>
      <w:r w:rsidR="000754F3">
        <w:rPr>
          <w:rStyle w:val="rynqvb"/>
        </w:rPr>
        <w:t xml:space="preserve"> </w:t>
      </w:r>
      <w:r w:rsidR="002B5657">
        <w:t>Подавление его активности приводит к подавлению активности вируса гепатита С</w:t>
      </w:r>
      <w:r w:rsidR="009009A4">
        <w:t xml:space="preserve"> </w:t>
      </w:r>
      <w:r w:rsidR="000754F3">
        <w:rPr>
          <w:rStyle w:val="rynqvb"/>
        </w:rPr>
        <w:t>[</w:t>
      </w:r>
      <w:r w:rsidR="009009A4">
        <w:t>2</w:t>
      </w:r>
      <w:r w:rsidR="000754F3" w:rsidRPr="002B5657">
        <w:rPr>
          <w:rStyle w:val="rynqvb"/>
        </w:rPr>
        <w:t>]</w:t>
      </w:r>
      <w:r w:rsidR="009B39C1">
        <w:rPr>
          <w:rStyle w:val="rynqvb"/>
        </w:rPr>
        <w:t>.</w:t>
      </w:r>
      <w:r w:rsidR="002B5657" w:rsidRPr="002B5657">
        <w:t xml:space="preserve"> </w:t>
      </w:r>
    </w:p>
    <w:p w14:paraId="1EE87500" w14:textId="6C12B406" w:rsidR="00E4538F" w:rsidRPr="009009A4" w:rsidRDefault="00E4538F" w:rsidP="00E4538F">
      <w:pPr>
        <w:autoSpaceDE w:val="0"/>
        <w:autoSpaceDN w:val="0"/>
        <w:adjustRightInd w:val="0"/>
        <w:spacing w:after="0" w:line="240" w:lineRule="auto"/>
        <w:ind w:firstLine="708"/>
      </w:pPr>
      <w:r>
        <w:t xml:space="preserve">NS5A представляет собой цинк-металлопротеин, играющий важную роль в репликации вируса, росте клеток и обеспечении устойчивости к интерферону. NS5B относится к классу белков, закрепленных на хвосте. Его кристаллическая структура показала, что </w:t>
      </w:r>
      <w:r w:rsidRPr="00B511AC">
        <w:rPr>
          <w:rStyle w:val="rynqvb"/>
        </w:rPr>
        <w:t>РНК-зависим</w:t>
      </w:r>
      <w:r>
        <w:rPr>
          <w:rStyle w:val="rynqvb"/>
        </w:rPr>
        <w:t>ая</w:t>
      </w:r>
      <w:r w:rsidRPr="00B511AC">
        <w:rPr>
          <w:rStyle w:val="rynqvb"/>
        </w:rPr>
        <w:t xml:space="preserve"> РНК</w:t>
      </w:r>
      <w:r w:rsidRPr="005F731C">
        <w:rPr>
          <w:rStyle w:val="rynqvb"/>
        </w:rPr>
        <w:t xml:space="preserve"> </w:t>
      </w:r>
      <w:r w:rsidRPr="00B511AC">
        <w:rPr>
          <w:rStyle w:val="rynqvb"/>
        </w:rPr>
        <w:t>полимераз</w:t>
      </w:r>
      <w:r>
        <w:rPr>
          <w:rStyle w:val="rynqvb"/>
        </w:rPr>
        <w:t>а</w:t>
      </w:r>
      <w:r>
        <w:t xml:space="preserve"> имеет структуру "пальцев, ладони и большого пальца". Взаимодействия между субдоменами пальцев и большого пальца создают полностью окруженный каталитический центр, обеспечивающий синтез обеих цепей РНК ВГС. По этой причине </w:t>
      </w:r>
      <w:r w:rsidRPr="00B511AC">
        <w:rPr>
          <w:rStyle w:val="rynqvb"/>
        </w:rPr>
        <w:t>РНК-зависим</w:t>
      </w:r>
      <w:r>
        <w:rPr>
          <w:rStyle w:val="rynqvb"/>
        </w:rPr>
        <w:t>ая</w:t>
      </w:r>
      <w:r w:rsidRPr="00B511AC">
        <w:rPr>
          <w:rStyle w:val="rynqvb"/>
        </w:rPr>
        <w:t xml:space="preserve"> РНК</w:t>
      </w:r>
      <w:r w:rsidRPr="005F731C">
        <w:rPr>
          <w:rStyle w:val="rynqvb"/>
        </w:rPr>
        <w:t xml:space="preserve"> </w:t>
      </w:r>
      <w:r w:rsidRPr="00B511AC">
        <w:rPr>
          <w:rStyle w:val="rynqvb"/>
        </w:rPr>
        <w:t>полимераз</w:t>
      </w:r>
      <w:r>
        <w:rPr>
          <w:rStyle w:val="rynqvb"/>
        </w:rPr>
        <w:t>а</w:t>
      </w:r>
      <w:r>
        <w:t xml:space="preserve"> является привлекательной мишенью для новых препаратов против ВГС </w:t>
      </w:r>
      <w:r w:rsidRPr="00E4538F">
        <w:t>[</w:t>
      </w:r>
      <w:r w:rsidR="009009A4">
        <w:t>2</w:t>
      </w:r>
      <w:r w:rsidRPr="009009A4">
        <w:t>].</w:t>
      </w:r>
    </w:p>
    <w:p w14:paraId="01F1DB46" w14:textId="5AB45E49" w:rsidR="00DE7CB6" w:rsidRDefault="00DE7CB6" w:rsidP="00E4538F">
      <w:pPr>
        <w:autoSpaceDE w:val="0"/>
        <w:autoSpaceDN w:val="0"/>
        <w:adjustRightInd w:val="0"/>
        <w:spacing w:after="0" w:line="240" w:lineRule="auto"/>
        <w:ind w:firstLine="708"/>
      </w:pPr>
      <w:r>
        <w:t xml:space="preserve">На </w:t>
      </w:r>
      <w:r w:rsidRPr="00B810D2">
        <w:t>рисунке</w:t>
      </w:r>
      <w:r w:rsidR="00B810D2" w:rsidRPr="00B810D2">
        <w:t xml:space="preserve"> 3-1</w:t>
      </w:r>
      <w:r>
        <w:t xml:space="preserve"> представлен механизм действия софосбувира и велпатасвира. </w:t>
      </w:r>
    </w:p>
    <w:p w14:paraId="6763F2CA" w14:textId="77777777" w:rsidR="00C72CB7" w:rsidRDefault="00C72CB7" w:rsidP="00C72CB7">
      <w:pPr>
        <w:autoSpaceDE w:val="0"/>
        <w:autoSpaceDN w:val="0"/>
        <w:adjustRightInd w:val="0"/>
        <w:spacing w:after="0" w:line="240" w:lineRule="auto"/>
        <w:jc w:val="left"/>
        <w:rPr>
          <w:ins w:id="243" w:author="Belolipetskaya, Elena" w:date="2024-05-06T17:17:00Z"/>
          <w:b/>
          <w:bCs/>
          <w:lang w:eastAsia="en-US"/>
        </w:rPr>
      </w:pPr>
    </w:p>
    <w:p w14:paraId="4603D971" w14:textId="53A5D0BA" w:rsidR="00C72CB7" w:rsidRPr="008269BA" w:rsidDel="00C72CB7" w:rsidRDefault="00C72CB7" w:rsidP="00C72CB7">
      <w:pPr>
        <w:autoSpaceDE w:val="0"/>
        <w:autoSpaceDN w:val="0"/>
        <w:adjustRightInd w:val="0"/>
        <w:spacing w:after="0" w:line="240" w:lineRule="auto"/>
        <w:jc w:val="left"/>
        <w:rPr>
          <w:del w:id="244" w:author="Belolipetskaya, Elena" w:date="2024-05-06T17:18:00Z"/>
          <w:moveTo w:id="245" w:author="Belolipetskaya, Elena" w:date="2024-05-06T17:17:00Z"/>
          <w:lang w:eastAsia="en-US"/>
        </w:rPr>
      </w:pPr>
      <w:moveToRangeStart w:id="246" w:author="Belolipetskaya, Elena" w:date="2024-05-06T17:17:00Z" w:name="move165908284"/>
      <w:moveTo w:id="247" w:author="Belolipetskaya, Elena" w:date="2024-05-06T17:17:00Z">
        <w:r w:rsidRPr="00B810D2">
          <w:rPr>
            <w:b/>
            <w:bCs/>
            <w:lang w:eastAsia="en-US"/>
          </w:rPr>
          <w:t>Рисунок 3-1.</w:t>
        </w:r>
        <w:r w:rsidRPr="00DE7CB6">
          <w:rPr>
            <w:lang w:eastAsia="en-US"/>
          </w:rPr>
          <w:t xml:space="preserve"> Механизм действия софосбувира и велпатасвира [</w:t>
        </w:r>
        <w:r>
          <w:rPr>
            <w:lang w:eastAsia="en-US"/>
          </w:rPr>
          <w:t>3</w:t>
        </w:r>
        <w:r w:rsidRPr="008269BA">
          <w:rPr>
            <w:lang w:eastAsia="en-US"/>
          </w:rPr>
          <w:t>]</w:t>
        </w:r>
      </w:moveTo>
      <w:ins w:id="248" w:author="Belolipetskaya, Elena" w:date="2024-05-06T17:18:00Z">
        <w:r>
          <w:t>.</w:t>
        </w:r>
      </w:ins>
    </w:p>
    <w:moveToRangeEnd w:id="246"/>
    <w:p w14:paraId="784449E4" w14:textId="77777777" w:rsidR="00DE7CB6" w:rsidRDefault="00DE7CB6">
      <w:pPr>
        <w:autoSpaceDE w:val="0"/>
        <w:autoSpaceDN w:val="0"/>
        <w:adjustRightInd w:val="0"/>
        <w:spacing w:after="0" w:line="240" w:lineRule="auto"/>
        <w:jc w:val="left"/>
        <w:pPrChange w:id="249" w:author="Belolipetskaya, Elena" w:date="2024-05-06T17:18:00Z">
          <w:pPr>
            <w:autoSpaceDE w:val="0"/>
            <w:autoSpaceDN w:val="0"/>
            <w:adjustRightInd w:val="0"/>
            <w:spacing w:after="0" w:line="240" w:lineRule="auto"/>
            <w:ind w:firstLine="708"/>
          </w:pPr>
        </w:pPrChange>
      </w:pPr>
    </w:p>
    <w:p w14:paraId="48B3EA29" w14:textId="20979950" w:rsidR="00DE7CB6" w:rsidRDefault="00DE7CB6" w:rsidP="00DE7CB6">
      <w:pPr>
        <w:autoSpaceDE w:val="0"/>
        <w:autoSpaceDN w:val="0"/>
        <w:adjustRightInd w:val="0"/>
        <w:spacing w:after="0" w:line="240" w:lineRule="auto"/>
        <w:jc w:val="left"/>
        <w:rPr>
          <w:rFonts w:ascii="Helvetica Neue" w:hAnsi="Helvetica Neue" w:cs="Helvetica Neue"/>
          <w:sz w:val="26"/>
          <w:szCs w:val="26"/>
          <w:lang w:eastAsia="en-US"/>
        </w:rPr>
      </w:pPr>
      <w:r>
        <w:rPr>
          <w:rFonts w:ascii="Helvetica Neue" w:hAnsi="Helvetica Neue" w:cs="Helvetica Neue"/>
          <w:noProof/>
          <w:sz w:val="26"/>
          <w:szCs w:val="26"/>
          <w:lang w:eastAsia="ru-RU"/>
        </w:rPr>
        <w:drawing>
          <wp:inline distT="0" distB="0" distL="0" distR="0" wp14:anchorId="7F17A222" wp14:editId="7C24888E">
            <wp:extent cx="5941060" cy="4187190"/>
            <wp:effectExtent l="0" t="0" r="2540" b="3810"/>
            <wp:docPr id="15000307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1060" cy="4187190"/>
                    </a:xfrm>
                    <a:prstGeom prst="rect">
                      <a:avLst/>
                    </a:prstGeom>
                    <a:noFill/>
                    <a:ln>
                      <a:noFill/>
                    </a:ln>
                  </pic:spPr>
                </pic:pic>
              </a:graphicData>
            </a:graphic>
          </wp:inline>
        </w:drawing>
      </w:r>
    </w:p>
    <w:p w14:paraId="4BBE6183" w14:textId="71F458E9" w:rsidR="00DE7CB6" w:rsidRPr="008269BA" w:rsidDel="00C72CB7" w:rsidRDefault="00DE7CB6" w:rsidP="00DE7CB6">
      <w:pPr>
        <w:autoSpaceDE w:val="0"/>
        <w:autoSpaceDN w:val="0"/>
        <w:adjustRightInd w:val="0"/>
        <w:spacing w:after="0" w:line="240" w:lineRule="auto"/>
        <w:jc w:val="left"/>
        <w:rPr>
          <w:moveFrom w:id="250" w:author="Belolipetskaya, Elena" w:date="2024-05-06T17:17:00Z"/>
          <w:lang w:eastAsia="en-US"/>
        </w:rPr>
      </w:pPr>
      <w:moveFromRangeStart w:id="251" w:author="Belolipetskaya, Elena" w:date="2024-05-06T17:17:00Z" w:name="move165908284"/>
      <w:moveFrom w:id="252" w:author="Belolipetskaya, Elena" w:date="2024-05-06T17:17:00Z">
        <w:r w:rsidRPr="00B810D2" w:rsidDel="00C72CB7">
          <w:rPr>
            <w:b/>
            <w:bCs/>
            <w:lang w:eastAsia="en-US"/>
          </w:rPr>
          <w:t xml:space="preserve">Рисунок </w:t>
        </w:r>
        <w:r w:rsidR="00B810D2" w:rsidRPr="00B810D2" w:rsidDel="00C72CB7">
          <w:rPr>
            <w:b/>
            <w:bCs/>
            <w:lang w:eastAsia="en-US"/>
          </w:rPr>
          <w:t>3-1</w:t>
        </w:r>
        <w:r w:rsidRPr="00B810D2" w:rsidDel="00C72CB7">
          <w:rPr>
            <w:b/>
            <w:bCs/>
            <w:lang w:eastAsia="en-US"/>
          </w:rPr>
          <w:t>.</w:t>
        </w:r>
        <w:r w:rsidRPr="00DE7CB6" w:rsidDel="00C72CB7">
          <w:rPr>
            <w:lang w:eastAsia="en-US"/>
          </w:rPr>
          <w:t xml:space="preserve"> Механизм действия софосбувира и велпатасвира [</w:t>
        </w:r>
        <w:r w:rsidR="009009A4" w:rsidDel="00C72CB7">
          <w:rPr>
            <w:lang w:eastAsia="en-US"/>
          </w:rPr>
          <w:t>3</w:t>
        </w:r>
        <w:r w:rsidRPr="008269BA" w:rsidDel="00C72CB7">
          <w:rPr>
            <w:lang w:eastAsia="en-US"/>
          </w:rPr>
          <w:t>]</w:t>
        </w:r>
      </w:moveFrom>
    </w:p>
    <w:moveFromRangeEnd w:id="251"/>
    <w:p w14:paraId="0F2C8C13" w14:textId="77777777" w:rsidR="00DE7CB6" w:rsidRPr="008269BA" w:rsidRDefault="00DE7CB6" w:rsidP="00DE7CB6">
      <w:pPr>
        <w:autoSpaceDE w:val="0"/>
        <w:autoSpaceDN w:val="0"/>
        <w:adjustRightInd w:val="0"/>
        <w:spacing w:after="0" w:line="240" w:lineRule="auto"/>
        <w:jc w:val="left"/>
        <w:rPr>
          <w:lang w:eastAsia="en-US"/>
        </w:rPr>
      </w:pPr>
    </w:p>
    <w:p w14:paraId="3ED3D158" w14:textId="59B36375" w:rsidR="001A5F92" w:rsidRDefault="00E4538F" w:rsidP="00B511AC">
      <w:pPr>
        <w:autoSpaceDE w:val="0"/>
        <w:autoSpaceDN w:val="0"/>
        <w:adjustRightInd w:val="0"/>
        <w:spacing w:after="0" w:line="240" w:lineRule="auto"/>
        <w:ind w:firstLine="708"/>
        <w:rPr>
          <w:rStyle w:val="rynqvb"/>
        </w:rPr>
      </w:pPr>
      <w:r>
        <w:rPr>
          <w:rStyle w:val="rynqvb"/>
        </w:rPr>
        <w:t>Таким образом, н</w:t>
      </w:r>
      <w:r w:rsidR="001A5F92" w:rsidRPr="001A5F92">
        <w:rPr>
          <w:rStyle w:val="rynqvb"/>
        </w:rPr>
        <w:t xml:space="preserve">еструктурные белки 5A (NS5A) и 5B (NS5B) являются ключевыми факторами репликации вируса гепатита С </w:t>
      </w:r>
      <w:r w:rsidR="00DE7CB6">
        <w:rPr>
          <w:rStyle w:val="rynqvb"/>
        </w:rPr>
        <w:t>(ВГС</w:t>
      </w:r>
      <w:r w:rsidR="001A5F92" w:rsidRPr="001A5F92">
        <w:rPr>
          <w:rStyle w:val="rynqvb"/>
        </w:rPr>
        <w:t xml:space="preserve">). Велпатасвир, ингибитор NS5A, </w:t>
      </w:r>
      <w:r w:rsidR="001A5F92">
        <w:rPr>
          <w:rStyle w:val="rynqvb"/>
        </w:rPr>
        <w:t>добавляется</w:t>
      </w:r>
      <w:r w:rsidR="001A5F92" w:rsidRPr="001A5F92">
        <w:rPr>
          <w:rStyle w:val="rynqvb"/>
        </w:rPr>
        <w:t xml:space="preserve"> </w:t>
      </w:r>
      <w:r w:rsidR="001A5F92">
        <w:rPr>
          <w:rStyle w:val="rynqvb"/>
        </w:rPr>
        <w:t>в комбинацию</w:t>
      </w:r>
      <w:r w:rsidR="001A5F92" w:rsidRPr="001A5F92">
        <w:rPr>
          <w:rStyle w:val="rynqvb"/>
        </w:rPr>
        <w:t xml:space="preserve"> с ингибитором NS5B софосбувиром, чтобы обеспечить </w:t>
      </w:r>
      <w:r w:rsidR="001A5F92">
        <w:rPr>
          <w:rStyle w:val="rynqvb"/>
        </w:rPr>
        <w:t>максимальный эффект от п</w:t>
      </w:r>
      <w:r w:rsidR="001A5F92" w:rsidRPr="001A5F92">
        <w:rPr>
          <w:rStyle w:val="rynqvb"/>
        </w:rPr>
        <w:t>ротивовирусной терапии прямого действия в одной таблетке</w:t>
      </w:r>
      <w:r w:rsidR="001A5F92">
        <w:rPr>
          <w:rStyle w:val="rynqvb"/>
        </w:rPr>
        <w:t xml:space="preserve"> [</w:t>
      </w:r>
      <w:r w:rsidR="009009A4">
        <w:rPr>
          <w:rFonts w:ascii="Source Sans Pro" w:hAnsi="Source Sans Pro"/>
          <w:color w:val="2A2A2A"/>
          <w:sz w:val="23"/>
          <w:szCs w:val="23"/>
          <w:shd w:val="clear" w:color="auto" w:fill="FFFFFF"/>
        </w:rPr>
        <w:t>4</w:t>
      </w:r>
      <w:r w:rsidR="001A5F92" w:rsidRPr="001A5F92">
        <w:rPr>
          <w:rStyle w:val="rynqvb"/>
        </w:rPr>
        <w:t>]</w:t>
      </w:r>
      <w:r w:rsidR="001A5F92">
        <w:rPr>
          <w:rStyle w:val="rynqvb"/>
        </w:rPr>
        <w:t xml:space="preserve">. </w:t>
      </w:r>
    </w:p>
    <w:bookmarkEnd w:id="238"/>
    <w:bookmarkEnd w:id="239"/>
    <w:bookmarkEnd w:id="240"/>
    <w:p w14:paraId="38D1B278" w14:textId="07F8C293" w:rsidR="00777BCF" w:rsidRPr="001A5F92" w:rsidRDefault="00777BCF" w:rsidP="001A5F92">
      <w:pPr>
        <w:widowControl w:val="0"/>
        <w:tabs>
          <w:tab w:val="left" w:pos="312"/>
        </w:tabs>
        <w:spacing w:after="0" w:line="240" w:lineRule="auto"/>
        <w:rPr>
          <w:rStyle w:val="hwtze"/>
        </w:rPr>
      </w:pPr>
      <w:r w:rsidRPr="00847D42">
        <w:rPr>
          <w:rStyle w:val="rynqvb"/>
        </w:rPr>
        <w:t>Белок NS5A стал привлекательной мишенью для лечения хронической инфекции ВГС.</w:t>
      </w:r>
      <w:r w:rsidRPr="00847D42">
        <w:rPr>
          <w:rStyle w:val="hwtze"/>
        </w:rPr>
        <w:t xml:space="preserve"> </w:t>
      </w:r>
      <w:r w:rsidRPr="00847D42">
        <w:rPr>
          <w:rStyle w:val="rynqvb"/>
        </w:rPr>
        <w:t>Хотя NS5A не обладает ферментативной активностью, он важен для синтеза РНК и сборки вируса [</w:t>
      </w:r>
      <w:r w:rsidR="009009A4">
        <w:t>5-7</w:t>
      </w:r>
      <w:r w:rsidR="001A5F92" w:rsidRPr="009009A4">
        <w:t xml:space="preserve">]. </w:t>
      </w:r>
      <w:r w:rsidR="001A5F92">
        <w:t>Велпатасвир</w:t>
      </w:r>
      <w:r w:rsidR="001A5F92" w:rsidRPr="007E6521">
        <w:t xml:space="preserve"> </w:t>
      </w:r>
      <w:r w:rsidR="001A5F92">
        <w:t>продемонстрировал</w:t>
      </w:r>
      <w:r w:rsidR="001A5F92" w:rsidRPr="007E6521">
        <w:t xml:space="preserve"> </w:t>
      </w:r>
      <w:r w:rsidR="001A5F92">
        <w:t>активность</w:t>
      </w:r>
      <w:r w:rsidR="001A5F92" w:rsidRPr="007E6521">
        <w:t xml:space="preserve"> </w:t>
      </w:r>
      <w:r w:rsidR="001A5F92">
        <w:t>против</w:t>
      </w:r>
      <w:r w:rsidR="001A5F92" w:rsidRPr="007E6521">
        <w:t xml:space="preserve"> </w:t>
      </w:r>
      <w:r w:rsidR="001A5F92">
        <w:t>всех</w:t>
      </w:r>
      <w:r w:rsidR="001A5F92" w:rsidRPr="007E6521">
        <w:t xml:space="preserve"> 6 </w:t>
      </w:r>
      <w:r w:rsidR="001A5F92">
        <w:t>основных</w:t>
      </w:r>
      <w:r w:rsidR="001A5F92" w:rsidRPr="007E6521">
        <w:t xml:space="preserve"> </w:t>
      </w:r>
      <w:r w:rsidR="001A5F92">
        <w:t>генотипов</w:t>
      </w:r>
      <w:r w:rsidR="001A5F92" w:rsidRPr="007E6521">
        <w:t xml:space="preserve"> </w:t>
      </w:r>
      <w:r w:rsidR="001A5F92">
        <w:t>ВГС</w:t>
      </w:r>
      <w:r w:rsidR="001A5F92" w:rsidRPr="007E6521">
        <w:t xml:space="preserve"> [</w:t>
      </w:r>
      <w:r w:rsidR="009009A4">
        <w:t>8</w:t>
      </w:r>
      <w:r w:rsidR="001A5F92" w:rsidRPr="003F28EB">
        <w:t>]</w:t>
      </w:r>
      <w:r w:rsidR="001A5F92">
        <w:t xml:space="preserve">. </w:t>
      </w:r>
      <w:r w:rsidRPr="00847D42">
        <w:rPr>
          <w:rStyle w:val="rynqvb"/>
        </w:rPr>
        <w:t>Таким образом, такая комбинация может повысить частоту устойчивого вирусологического ответа (УВО) у пациентов, хронически инфицированных ВГС.</w:t>
      </w:r>
      <w:r w:rsidRPr="00847D42">
        <w:rPr>
          <w:rStyle w:val="hwtze"/>
        </w:rPr>
        <w:t xml:space="preserve"> </w:t>
      </w:r>
    </w:p>
    <w:p w14:paraId="5EA1E9DE" w14:textId="77777777" w:rsidR="006A3032" w:rsidRPr="00847D42" w:rsidRDefault="006A3032">
      <w:pPr>
        <w:autoSpaceDE w:val="0"/>
        <w:autoSpaceDN w:val="0"/>
        <w:adjustRightInd w:val="0"/>
        <w:spacing w:after="0" w:line="240" w:lineRule="auto"/>
        <w:ind w:firstLine="708"/>
        <w:rPr>
          <w:rStyle w:val="rynqvb"/>
          <w:iCs/>
          <w:lang w:eastAsia="en-US"/>
        </w:rPr>
      </w:pPr>
    </w:p>
    <w:p w14:paraId="3D6D412B" w14:textId="51D025E9" w:rsidR="00AD6294" w:rsidRPr="00AD6294" w:rsidRDefault="00E0160B">
      <w:pPr>
        <w:pStyle w:val="Heading3"/>
        <w:contextualSpacing/>
        <w:rPr>
          <w:rFonts w:ascii="Times New Roman" w:hAnsi="Times New Roman"/>
          <w:color w:val="000000" w:themeColor="text1"/>
        </w:rPr>
        <w:pPrChange w:id="253" w:author="Абрамова Анна Андреевна" w:date="2024-05-17T00:42:00Z">
          <w:pPr>
            <w:pStyle w:val="Heading3"/>
            <w:spacing w:before="0"/>
            <w:contextualSpacing/>
          </w:pPr>
        </w:pPrChange>
      </w:pPr>
      <w:bookmarkStart w:id="254" w:name="_Toc164609947"/>
      <w:r w:rsidRPr="002F2A7F">
        <w:rPr>
          <w:rFonts w:ascii="Times New Roman" w:eastAsia="Times New Roman" w:hAnsi="Times New Roman"/>
          <w:color w:val="000000" w:themeColor="text1"/>
          <w:lang w:eastAsia="en-US"/>
        </w:rPr>
        <w:lastRenderedPageBreak/>
        <w:t>3.1.2</w:t>
      </w:r>
      <w:r w:rsidR="00184A7E" w:rsidRPr="002F2A7F">
        <w:rPr>
          <w:rFonts w:ascii="Times New Roman" w:eastAsia="Times New Roman" w:hAnsi="Times New Roman"/>
          <w:color w:val="000000" w:themeColor="text1"/>
          <w:lang w:eastAsia="en-US"/>
        </w:rPr>
        <w:t xml:space="preserve">. </w:t>
      </w:r>
      <w:bookmarkEnd w:id="241"/>
      <w:bookmarkEnd w:id="242"/>
      <w:r w:rsidR="00AD62F6" w:rsidRPr="002F2A7F">
        <w:rPr>
          <w:rFonts w:ascii="Times New Roman" w:hAnsi="Times New Roman"/>
          <w:color w:val="000000" w:themeColor="text1"/>
        </w:rPr>
        <w:t>Первичная фармакодинамика</w:t>
      </w:r>
      <w:bookmarkStart w:id="255" w:name="_Toc118754974"/>
      <w:bookmarkStart w:id="256" w:name="_Hlk521883669"/>
      <w:bookmarkEnd w:id="254"/>
    </w:p>
    <w:p w14:paraId="4DBB6D6D" w14:textId="565EF988" w:rsidR="00233075" w:rsidRPr="003F28EB" w:rsidRDefault="00C1719A">
      <w:pPr>
        <w:spacing w:before="240" w:after="0"/>
        <w:rPr>
          <w:b/>
          <w:i/>
        </w:rPr>
        <w:pPrChange w:id="257" w:author="Абрамова Анна Андреевна" w:date="2024-05-17T00:42:00Z">
          <w:pPr/>
        </w:pPrChange>
      </w:pPr>
      <w:r w:rsidRPr="00C30766">
        <w:rPr>
          <w:b/>
        </w:rPr>
        <w:t>Первичная ф</w:t>
      </w:r>
      <w:r w:rsidR="00AD62F6" w:rsidRPr="00C30766">
        <w:rPr>
          <w:b/>
        </w:rPr>
        <w:t xml:space="preserve">армакодинамика </w:t>
      </w:r>
      <w:r w:rsidR="00AD62F6" w:rsidRPr="00C30766">
        <w:rPr>
          <w:b/>
          <w:i/>
        </w:rPr>
        <w:t>in</w:t>
      </w:r>
      <w:r w:rsidR="00A96B38" w:rsidRPr="00C30766">
        <w:rPr>
          <w:b/>
          <w:i/>
        </w:rPr>
        <w:t xml:space="preserve"> </w:t>
      </w:r>
      <w:commentRangeStart w:id="258"/>
      <w:commentRangeStart w:id="259"/>
      <w:r w:rsidR="00AD62F6" w:rsidRPr="00C30766">
        <w:rPr>
          <w:b/>
          <w:i/>
        </w:rPr>
        <w:t>vitro</w:t>
      </w:r>
      <w:bookmarkStart w:id="260" w:name="_Hlk108772386"/>
      <w:bookmarkEnd w:id="255"/>
      <w:commentRangeEnd w:id="258"/>
      <w:r w:rsidR="002A0C6A">
        <w:rPr>
          <w:rStyle w:val="CommentReference"/>
        </w:rPr>
        <w:commentReference w:id="258"/>
      </w:r>
      <w:commentRangeEnd w:id="259"/>
      <w:r w:rsidR="00C72CB7">
        <w:rPr>
          <w:rStyle w:val="CommentReference"/>
        </w:rPr>
        <w:commentReference w:id="259"/>
      </w:r>
    </w:p>
    <w:p w14:paraId="30108449" w14:textId="77777777" w:rsidR="00AD6294" w:rsidRDefault="00AD6294" w:rsidP="00AD6294">
      <w:pPr>
        <w:spacing w:after="0" w:line="240" w:lineRule="auto"/>
        <w:ind w:firstLine="709"/>
        <w:rPr>
          <w:ins w:id="261" w:author="Абрамова Анна Андреевна" w:date="2024-05-17T00:42:00Z"/>
          <w:color w:val="000000"/>
        </w:rPr>
      </w:pPr>
    </w:p>
    <w:p w14:paraId="0565A79C" w14:textId="45DFA6D8" w:rsidR="0080320C" w:rsidRDefault="00212842" w:rsidP="00AD6294">
      <w:pPr>
        <w:spacing w:after="0" w:line="240" w:lineRule="auto"/>
        <w:ind w:firstLine="709"/>
      </w:pPr>
      <w:r w:rsidRPr="00681261">
        <w:rPr>
          <w:color w:val="000000"/>
        </w:rPr>
        <w:t xml:space="preserve">Фармакологические свойства </w:t>
      </w:r>
      <w:r w:rsidR="005C3AB7">
        <w:rPr>
          <w:color w:val="000000"/>
        </w:rPr>
        <w:t xml:space="preserve">комбинации </w:t>
      </w:r>
      <w:r w:rsidR="005C3AB7">
        <w:rPr>
          <w:color w:val="000000"/>
          <w:lang w:val="en-US"/>
        </w:rPr>
        <w:t>c</w:t>
      </w:r>
      <w:r w:rsidR="005C3AB7">
        <w:rPr>
          <w:color w:val="000000"/>
        </w:rPr>
        <w:t>офосбувира и велпатасвира</w:t>
      </w:r>
      <w:r w:rsidRPr="00681261">
        <w:rPr>
          <w:color w:val="000000"/>
        </w:rPr>
        <w:t xml:space="preserve"> </w:t>
      </w:r>
      <w:r w:rsidRPr="00681261">
        <w:rPr>
          <w:i/>
          <w:iCs/>
          <w:color w:val="000000"/>
        </w:rPr>
        <w:t xml:space="preserve">in vitro </w:t>
      </w:r>
      <w:r w:rsidRPr="00681261">
        <w:rPr>
          <w:color w:val="000000"/>
        </w:rPr>
        <w:t xml:space="preserve">оценивали </w:t>
      </w:r>
      <w:r w:rsidR="005C3AB7" w:rsidRPr="005C3AB7">
        <w:t>в отношении полноразмерных или химерных репликонов, кодирующих последовательности NS5B и NS5A из лабораторных штаммов</w:t>
      </w:r>
      <w:r w:rsidRPr="00681261">
        <w:rPr>
          <w:color w:val="000000"/>
        </w:rPr>
        <w:t xml:space="preserve">. </w:t>
      </w:r>
      <w:r w:rsidR="00CA6C9B">
        <w:rPr>
          <w:color w:val="000000"/>
        </w:rPr>
        <w:t xml:space="preserve">Значения </w:t>
      </w:r>
      <w:r w:rsidR="00CA6C9B" w:rsidRPr="00F3552A">
        <w:rPr>
          <w:color w:val="000000"/>
        </w:rPr>
        <w:t>50</w:t>
      </w:r>
      <w:r w:rsidR="00CA6C9B">
        <w:rPr>
          <w:color w:val="000000"/>
        </w:rPr>
        <w:t>%</w:t>
      </w:r>
      <w:r w:rsidR="00CA6C9B" w:rsidRPr="00F3552A">
        <w:rPr>
          <w:color w:val="000000"/>
        </w:rPr>
        <w:t xml:space="preserve"> эффективной концентрации (EC</w:t>
      </w:r>
      <w:r w:rsidR="00CA6C9B" w:rsidRPr="00F3552A">
        <w:rPr>
          <w:color w:val="000000"/>
          <w:vertAlign w:val="subscript"/>
        </w:rPr>
        <w:t>50</w:t>
      </w:r>
      <w:r w:rsidR="00CA6C9B" w:rsidRPr="00F3552A">
        <w:rPr>
          <w:color w:val="000000"/>
        </w:rPr>
        <w:t>)</w:t>
      </w:r>
      <w:r w:rsidR="00CA6C9B">
        <w:rPr>
          <w:color w:val="000000"/>
        </w:rPr>
        <w:t xml:space="preserve"> оценивали в отношении</w:t>
      </w:r>
      <w:r w:rsidR="0011759B" w:rsidRPr="00681261">
        <w:rPr>
          <w:color w:val="000000"/>
        </w:rPr>
        <w:t xml:space="preserve"> генотипов (GT) 1-6. </w:t>
      </w:r>
      <w:r w:rsidR="00CA6C9B">
        <w:rPr>
          <w:color w:val="000000"/>
        </w:rPr>
        <w:t>Э</w:t>
      </w:r>
      <w:r w:rsidRPr="00681261">
        <w:rPr>
          <w:color w:val="000000"/>
        </w:rPr>
        <w:t xml:space="preserve">ффективность </w:t>
      </w:r>
      <w:r w:rsidR="005C3AB7">
        <w:rPr>
          <w:color w:val="000000"/>
        </w:rPr>
        <w:t>комбинации софосбувира и велпатасвира</w:t>
      </w:r>
      <w:r w:rsidRPr="00681261">
        <w:rPr>
          <w:color w:val="000000"/>
        </w:rPr>
        <w:t xml:space="preserve"> </w:t>
      </w:r>
      <w:r w:rsidR="005C3AB7" w:rsidRPr="005C3AB7">
        <w:t>представлен</w:t>
      </w:r>
      <w:r w:rsidR="005C3AB7">
        <w:t>а</w:t>
      </w:r>
      <w:r w:rsidR="005C3AB7" w:rsidRPr="005C3AB7">
        <w:t xml:space="preserve"> в </w:t>
      </w:r>
      <w:r w:rsidR="005C3AB7" w:rsidRPr="00B810D2">
        <w:t xml:space="preserve">Таблице </w:t>
      </w:r>
      <w:r w:rsidR="00B810D2" w:rsidRPr="00B810D2">
        <w:t>3-1</w:t>
      </w:r>
      <w:r w:rsidR="005C3AB7" w:rsidRPr="00B810D2">
        <w:t>.</w:t>
      </w:r>
      <w:r w:rsidR="005C3AB7" w:rsidRPr="005C3AB7">
        <w:t xml:space="preserve"> </w:t>
      </w:r>
    </w:p>
    <w:p w14:paraId="025A81FA" w14:textId="59216AB3" w:rsidR="00AD6294" w:rsidRPr="00681261" w:rsidRDefault="0080320C" w:rsidP="00AD6294">
      <w:pPr>
        <w:spacing w:after="0" w:line="240" w:lineRule="auto"/>
        <w:ind w:firstLine="709"/>
      </w:pPr>
      <w:r>
        <w:t xml:space="preserve">Присутствие 40% человеческой сыворотки не оказывало влияния на активность софосбувира, направленную против ВГС, однако снижало такую активность велпатасвира в 13 раз в отношении репликонов генотипа 1а ВГС. Оценка софосбувира в комбинации с велпатасвиром не выявила антагонистического эффекта в снижении концентрации РНК ВГС в клетках репликонов. </w:t>
      </w:r>
    </w:p>
    <w:p w14:paraId="047C684F" w14:textId="367B4E2B" w:rsidR="00FC6E80" w:rsidRPr="00681261" w:rsidRDefault="00DA128A" w:rsidP="005E1A9C">
      <w:pPr>
        <w:spacing w:before="120" w:after="0" w:line="240" w:lineRule="auto"/>
      </w:pPr>
      <w:r w:rsidRPr="00B810D2">
        <w:rPr>
          <w:b/>
          <w:bCs/>
        </w:rPr>
        <w:t>Таблица 3-1</w:t>
      </w:r>
      <w:r w:rsidR="00FC6E80" w:rsidRPr="00B810D2">
        <w:rPr>
          <w:b/>
          <w:bCs/>
        </w:rPr>
        <w:t>.</w:t>
      </w:r>
      <w:r w:rsidR="00FC6E80" w:rsidRPr="00DA128A">
        <w:rPr>
          <w:b/>
          <w:bCs/>
        </w:rPr>
        <w:t xml:space="preserve"> </w:t>
      </w:r>
      <w:r w:rsidR="005C3AB7" w:rsidRPr="005C3AB7">
        <w:t>Активность софосбувира и велпатасвира в отношении полноразмерных или химерных лабораторных репликонов</w:t>
      </w:r>
      <w:ins w:id="262" w:author="Абрамова Анна Андреевна" w:date="2024-05-15T23:57:00Z">
        <w:r w:rsidR="0073473E">
          <w:t>.</w:t>
        </w:r>
      </w:ins>
    </w:p>
    <w:tbl>
      <w:tblPr>
        <w:tblW w:w="9356" w:type="dxa"/>
        <w:tblInd w:w="-8" w:type="dxa"/>
        <w:tblLayout w:type="fixed"/>
        <w:tblCellMar>
          <w:left w:w="40" w:type="dxa"/>
          <w:right w:w="40" w:type="dxa"/>
        </w:tblCellMar>
        <w:tblLook w:val="0000" w:firstRow="0" w:lastRow="0" w:firstColumn="0" w:lastColumn="0" w:noHBand="0" w:noVBand="0"/>
        <w:tblPrChange w:id="263" w:author="Абрамова Анна Андреевна" w:date="2024-05-16T00:00:00Z">
          <w:tblPr>
            <w:tblW w:w="9639" w:type="dxa"/>
            <w:tblInd w:w="-8" w:type="dxa"/>
            <w:tblLayout w:type="fixed"/>
            <w:tblCellMar>
              <w:left w:w="40" w:type="dxa"/>
              <w:right w:w="40" w:type="dxa"/>
            </w:tblCellMar>
            <w:tblLook w:val="0000" w:firstRow="0" w:lastRow="0" w:firstColumn="0" w:lastColumn="0" w:noHBand="0" w:noVBand="0"/>
          </w:tblPr>
        </w:tblPrChange>
      </w:tblPr>
      <w:tblGrid>
        <w:gridCol w:w="2127"/>
        <w:gridCol w:w="4677"/>
        <w:gridCol w:w="2552"/>
        <w:tblGridChange w:id="264">
          <w:tblGrid>
            <w:gridCol w:w="2127"/>
            <w:gridCol w:w="4677"/>
            <w:gridCol w:w="2835"/>
          </w:tblGrid>
        </w:tblGridChange>
      </w:tblGrid>
      <w:tr w:rsidR="00CA6C9B" w:rsidRPr="00A02625" w14:paraId="7D6EC317" w14:textId="3E571125" w:rsidTr="0073473E">
        <w:trPr>
          <w:trHeight w:val="424"/>
          <w:tblHeader/>
          <w:trPrChange w:id="265" w:author="Абрамова Анна Андреевна" w:date="2024-05-16T00:00:00Z">
            <w:trPr>
              <w:trHeight w:val="424"/>
              <w:tblHeader/>
            </w:trPr>
          </w:trPrChange>
        </w:trPr>
        <w:tc>
          <w:tcPr>
            <w:tcW w:w="2127"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Change w:id="266" w:author="Абрамова Анна Андреевна" w:date="2024-05-16T00:00:00Z">
              <w:tcPr>
                <w:tcW w:w="2127"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tcPrChange>
          </w:tcPr>
          <w:p w14:paraId="33BA48A9" w14:textId="2FD87DA3" w:rsidR="00CA6C9B" w:rsidRPr="005E1A9C" w:rsidRDefault="00CA6C9B" w:rsidP="0073473E">
            <w:pPr>
              <w:spacing w:after="0" w:line="240" w:lineRule="auto"/>
              <w:jc w:val="center"/>
              <w:rPr>
                <w:b/>
              </w:rPr>
            </w:pPr>
            <w:r>
              <w:rPr>
                <w:b/>
              </w:rPr>
              <w:t>Генотип репликонов</w:t>
            </w:r>
          </w:p>
        </w:tc>
        <w:tc>
          <w:tcPr>
            <w:tcW w:w="4677"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Change w:id="267" w:author="Абрамова Анна Андреевна" w:date="2024-05-16T00:00:00Z">
              <w:tcPr>
                <w:tcW w:w="4677"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tcPrChange>
          </w:tcPr>
          <w:p w14:paraId="0C824A73" w14:textId="0E4851F7" w:rsidR="00CA6C9B" w:rsidRPr="005E1A9C" w:rsidRDefault="00CA6C9B" w:rsidP="0073473E">
            <w:pPr>
              <w:spacing w:after="0" w:line="240" w:lineRule="auto"/>
              <w:jc w:val="center"/>
              <w:rPr>
                <w:b/>
              </w:rPr>
            </w:pPr>
            <w:r w:rsidRPr="00F3552A">
              <w:rPr>
                <w:b/>
                <w:bCs/>
                <w:color w:val="000000"/>
              </w:rPr>
              <w:t>EC</w:t>
            </w:r>
            <w:r w:rsidRPr="00F3552A">
              <w:rPr>
                <w:b/>
                <w:bCs/>
                <w:color w:val="000000"/>
                <w:vertAlign w:val="subscript"/>
              </w:rPr>
              <w:t>50</w:t>
            </w:r>
            <w:r w:rsidRPr="00F3552A">
              <w:rPr>
                <w:b/>
                <w:bCs/>
                <w:color w:val="000000"/>
              </w:rPr>
              <w:t xml:space="preserve"> софосбувира, нМ</w:t>
            </w:r>
            <w:ins w:id="268" w:author="Абрамова Анна Андреевна" w:date="2024-05-15T23:58:00Z">
              <w:r w:rsidR="0073473E">
                <w:rPr>
                  <w:b/>
                  <w:bCs/>
                  <w:color w:val="000000"/>
                  <w:vertAlign w:val="superscript"/>
                </w:rPr>
                <w:t>*</w:t>
              </w:r>
            </w:ins>
            <w:del w:id="269" w:author="Абрамова Анна Андреевна" w:date="2024-05-15T23:58:00Z">
              <w:r w:rsidRPr="00F3552A" w:rsidDel="0073473E">
                <w:rPr>
                  <w:b/>
                  <w:bCs/>
                  <w:color w:val="000000"/>
                  <w:vertAlign w:val="superscript"/>
                </w:rPr>
                <w:delText>a</w:delText>
              </w:r>
            </w:del>
          </w:p>
        </w:tc>
        <w:tc>
          <w:tcPr>
            <w:tcW w:w="2552"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Change w:id="270" w:author="Абрамова Анна Андреевна" w:date="2024-05-16T00:00:00Z">
              <w:tcPr>
                <w:tcW w:w="2835"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tcPrChange>
          </w:tcPr>
          <w:p w14:paraId="770326D8" w14:textId="77777777" w:rsidR="00CA6C9B" w:rsidRDefault="00CA6C9B" w:rsidP="0073473E">
            <w:pPr>
              <w:spacing w:after="0" w:line="240" w:lineRule="auto"/>
              <w:jc w:val="center"/>
              <w:rPr>
                <w:b/>
                <w:bCs/>
                <w:color w:val="000000"/>
              </w:rPr>
            </w:pPr>
          </w:p>
          <w:p w14:paraId="2D398685" w14:textId="6CD65EE3" w:rsidR="00CA6C9B" w:rsidRPr="00CA6C9B" w:rsidRDefault="00CA6C9B" w:rsidP="0073473E">
            <w:pPr>
              <w:spacing w:after="0" w:line="240" w:lineRule="auto"/>
              <w:jc w:val="center"/>
              <w:rPr>
                <w:b/>
                <w:bCs/>
                <w:color w:val="000000"/>
              </w:rPr>
            </w:pPr>
            <w:r w:rsidRPr="00F3552A">
              <w:rPr>
                <w:b/>
                <w:bCs/>
                <w:color w:val="000000"/>
              </w:rPr>
              <w:t>EC</w:t>
            </w:r>
            <w:r w:rsidRPr="00CA6C9B">
              <w:rPr>
                <w:b/>
                <w:bCs/>
                <w:color w:val="000000"/>
              </w:rPr>
              <w:t>50</w:t>
            </w:r>
            <w:r w:rsidRPr="00F3552A">
              <w:rPr>
                <w:b/>
                <w:bCs/>
                <w:color w:val="000000"/>
              </w:rPr>
              <w:t xml:space="preserve"> велпатасвира, нМ</w:t>
            </w:r>
            <w:r w:rsidRPr="00CA6C9B">
              <w:rPr>
                <w:b/>
                <w:bCs/>
                <w:color w:val="000000"/>
              </w:rPr>
              <w:t>a</w:t>
            </w:r>
          </w:p>
        </w:tc>
      </w:tr>
      <w:tr w:rsidR="00CA6C9B" w:rsidRPr="00A02625" w14:paraId="7210C36A" w14:textId="12EA5A23" w:rsidTr="0073473E">
        <w:trPr>
          <w:trHeight w:val="20"/>
          <w:trPrChange w:id="271" w:author="Абрамова Анна Андреевна" w:date="2024-05-16T00:00:00Z">
            <w:trPr>
              <w:trHeight w:val="20"/>
            </w:trPr>
          </w:trPrChange>
        </w:trPr>
        <w:tc>
          <w:tcPr>
            <w:tcW w:w="2127" w:type="dxa"/>
            <w:tcBorders>
              <w:top w:val="single" w:sz="6" w:space="0" w:color="auto"/>
              <w:left w:val="single" w:sz="6" w:space="0" w:color="auto"/>
              <w:bottom w:val="single" w:sz="6" w:space="0" w:color="auto"/>
              <w:right w:val="single" w:sz="6" w:space="0" w:color="auto"/>
            </w:tcBorders>
            <w:shd w:val="clear" w:color="auto" w:fill="FFFFFF"/>
            <w:vAlign w:val="center"/>
            <w:tcPrChange w:id="272" w:author="Абрамова Анна Андреевна" w:date="2024-05-16T00:00:00Z">
              <w:tcPr>
                <w:tcW w:w="2127" w:type="dxa"/>
                <w:tcBorders>
                  <w:top w:val="single" w:sz="6" w:space="0" w:color="auto"/>
                  <w:left w:val="single" w:sz="6" w:space="0" w:color="auto"/>
                  <w:bottom w:val="single" w:sz="6" w:space="0" w:color="auto"/>
                  <w:right w:val="single" w:sz="6" w:space="0" w:color="auto"/>
                </w:tcBorders>
                <w:shd w:val="clear" w:color="auto" w:fill="FFFFFF"/>
                <w:vAlign w:val="center"/>
              </w:tcPr>
            </w:tcPrChange>
          </w:tcPr>
          <w:p w14:paraId="1D3F34BB" w14:textId="77777777" w:rsidR="00CA6C9B" w:rsidRPr="005E1A9C" w:rsidRDefault="00CA6C9B" w:rsidP="0073473E">
            <w:pPr>
              <w:spacing w:after="0" w:line="240" w:lineRule="auto"/>
              <w:jc w:val="center"/>
            </w:pPr>
            <w:r w:rsidRPr="005E1A9C">
              <w:t>1a</w:t>
            </w:r>
          </w:p>
        </w:tc>
        <w:tc>
          <w:tcPr>
            <w:tcW w:w="4677" w:type="dxa"/>
            <w:tcBorders>
              <w:top w:val="single" w:sz="6" w:space="0" w:color="auto"/>
              <w:left w:val="single" w:sz="6" w:space="0" w:color="auto"/>
              <w:bottom w:val="single" w:sz="6" w:space="0" w:color="auto"/>
              <w:right w:val="single" w:sz="6" w:space="0" w:color="auto"/>
            </w:tcBorders>
            <w:shd w:val="clear" w:color="auto" w:fill="FFFFFF"/>
            <w:vAlign w:val="center"/>
            <w:tcPrChange w:id="273" w:author="Абрамова Анна Андреевна" w:date="2024-05-16T00:00:00Z">
              <w:tcPr>
                <w:tcW w:w="4677" w:type="dxa"/>
                <w:tcBorders>
                  <w:top w:val="single" w:sz="6" w:space="0" w:color="auto"/>
                  <w:left w:val="single" w:sz="6" w:space="0" w:color="auto"/>
                  <w:bottom w:val="single" w:sz="6" w:space="0" w:color="auto"/>
                  <w:right w:val="single" w:sz="6" w:space="0" w:color="auto"/>
                </w:tcBorders>
                <w:shd w:val="clear" w:color="auto" w:fill="FFFFFF"/>
                <w:vAlign w:val="center"/>
              </w:tcPr>
            </w:tcPrChange>
          </w:tcPr>
          <w:p w14:paraId="1CD6A8A7" w14:textId="333E5249" w:rsidR="00CA6C9B" w:rsidRPr="00CA6C9B" w:rsidRDefault="00CA6C9B" w:rsidP="0073473E">
            <w:pPr>
              <w:spacing w:after="0" w:line="240" w:lineRule="auto"/>
              <w:jc w:val="center"/>
              <w:rPr>
                <w:lang w:val="en-US"/>
              </w:rPr>
            </w:pPr>
            <w:r>
              <w:rPr>
                <w:lang w:val="en-US"/>
              </w:rPr>
              <w:t>40</w:t>
            </w:r>
          </w:p>
        </w:tc>
        <w:tc>
          <w:tcPr>
            <w:tcW w:w="2552" w:type="dxa"/>
            <w:tcBorders>
              <w:top w:val="single" w:sz="6" w:space="0" w:color="auto"/>
              <w:left w:val="single" w:sz="6" w:space="0" w:color="auto"/>
              <w:bottom w:val="single" w:sz="6" w:space="0" w:color="auto"/>
              <w:right w:val="single" w:sz="6" w:space="0" w:color="auto"/>
            </w:tcBorders>
            <w:shd w:val="clear" w:color="auto" w:fill="FFFFFF"/>
            <w:tcPrChange w:id="274" w:author="Абрамова Анна Андреевна" w:date="2024-05-16T00:00:00Z">
              <w:tcPr>
                <w:tcW w:w="2835" w:type="dxa"/>
                <w:tcBorders>
                  <w:top w:val="single" w:sz="6" w:space="0" w:color="auto"/>
                  <w:left w:val="single" w:sz="6" w:space="0" w:color="auto"/>
                  <w:bottom w:val="single" w:sz="6" w:space="0" w:color="auto"/>
                  <w:right w:val="single" w:sz="6" w:space="0" w:color="auto"/>
                </w:tcBorders>
                <w:shd w:val="clear" w:color="auto" w:fill="FFFFFF"/>
              </w:tcPr>
            </w:tcPrChange>
          </w:tcPr>
          <w:p w14:paraId="43909E92" w14:textId="66F962C4" w:rsidR="00CA6C9B" w:rsidRPr="005E1A9C" w:rsidRDefault="00CA6C9B" w:rsidP="0073473E">
            <w:pPr>
              <w:spacing w:after="0" w:line="240" w:lineRule="auto"/>
              <w:jc w:val="center"/>
            </w:pPr>
            <w:r w:rsidRPr="00F3552A">
              <w:rPr>
                <w:color w:val="000000"/>
              </w:rPr>
              <w:t>0,014</w:t>
            </w:r>
          </w:p>
        </w:tc>
      </w:tr>
      <w:tr w:rsidR="00CA6C9B" w:rsidRPr="00A02625" w14:paraId="20C121A5" w14:textId="1E20272D" w:rsidTr="0073473E">
        <w:trPr>
          <w:trHeight w:val="20"/>
          <w:trPrChange w:id="275" w:author="Абрамова Анна Андреевна" w:date="2024-05-16T00:00:00Z">
            <w:trPr>
              <w:trHeight w:val="20"/>
            </w:trPr>
          </w:trPrChange>
        </w:trPr>
        <w:tc>
          <w:tcPr>
            <w:tcW w:w="2127" w:type="dxa"/>
            <w:tcBorders>
              <w:top w:val="single" w:sz="6" w:space="0" w:color="auto"/>
              <w:left w:val="single" w:sz="6" w:space="0" w:color="auto"/>
              <w:bottom w:val="single" w:sz="6" w:space="0" w:color="auto"/>
              <w:right w:val="single" w:sz="6" w:space="0" w:color="auto"/>
            </w:tcBorders>
            <w:shd w:val="clear" w:color="auto" w:fill="FFFFFF"/>
            <w:vAlign w:val="center"/>
            <w:tcPrChange w:id="276" w:author="Абрамова Анна Андреевна" w:date="2024-05-16T00:00:00Z">
              <w:tcPr>
                <w:tcW w:w="2127" w:type="dxa"/>
                <w:tcBorders>
                  <w:top w:val="single" w:sz="6" w:space="0" w:color="auto"/>
                  <w:left w:val="single" w:sz="6" w:space="0" w:color="auto"/>
                  <w:bottom w:val="single" w:sz="6" w:space="0" w:color="auto"/>
                  <w:right w:val="single" w:sz="6" w:space="0" w:color="auto"/>
                </w:tcBorders>
                <w:shd w:val="clear" w:color="auto" w:fill="FFFFFF"/>
                <w:vAlign w:val="center"/>
              </w:tcPr>
            </w:tcPrChange>
          </w:tcPr>
          <w:p w14:paraId="0825B4EB" w14:textId="77777777" w:rsidR="00CA6C9B" w:rsidRPr="005E1A9C" w:rsidRDefault="00CA6C9B" w:rsidP="0073473E">
            <w:pPr>
              <w:spacing w:after="0" w:line="240" w:lineRule="auto"/>
              <w:jc w:val="center"/>
            </w:pPr>
            <w:r w:rsidRPr="005E1A9C">
              <w:t>1b</w:t>
            </w:r>
          </w:p>
        </w:tc>
        <w:tc>
          <w:tcPr>
            <w:tcW w:w="4677" w:type="dxa"/>
            <w:tcBorders>
              <w:top w:val="single" w:sz="6" w:space="0" w:color="auto"/>
              <w:left w:val="single" w:sz="6" w:space="0" w:color="auto"/>
              <w:bottom w:val="single" w:sz="6" w:space="0" w:color="auto"/>
              <w:right w:val="single" w:sz="6" w:space="0" w:color="auto"/>
            </w:tcBorders>
            <w:shd w:val="clear" w:color="auto" w:fill="FFFFFF"/>
            <w:vAlign w:val="center"/>
            <w:tcPrChange w:id="277" w:author="Абрамова Анна Андреевна" w:date="2024-05-16T00:00:00Z">
              <w:tcPr>
                <w:tcW w:w="4677" w:type="dxa"/>
                <w:tcBorders>
                  <w:top w:val="single" w:sz="6" w:space="0" w:color="auto"/>
                  <w:left w:val="single" w:sz="6" w:space="0" w:color="auto"/>
                  <w:bottom w:val="single" w:sz="6" w:space="0" w:color="auto"/>
                  <w:right w:val="single" w:sz="6" w:space="0" w:color="auto"/>
                </w:tcBorders>
                <w:shd w:val="clear" w:color="auto" w:fill="FFFFFF"/>
                <w:vAlign w:val="center"/>
              </w:tcPr>
            </w:tcPrChange>
          </w:tcPr>
          <w:p w14:paraId="299A5524" w14:textId="71218E40" w:rsidR="00CA6C9B" w:rsidRPr="00CA6C9B" w:rsidRDefault="00CA6C9B" w:rsidP="0073473E">
            <w:pPr>
              <w:spacing w:after="0" w:line="240" w:lineRule="auto"/>
              <w:jc w:val="center"/>
              <w:rPr>
                <w:lang w:val="en-US"/>
              </w:rPr>
            </w:pPr>
            <w:r>
              <w:rPr>
                <w:lang w:val="en-US"/>
              </w:rPr>
              <w:t>110</w:t>
            </w:r>
          </w:p>
        </w:tc>
        <w:tc>
          <w:tcPr>
            <w:tcW w:w="2552" w:type="dxa"/>
            <w:tcBorders>
              <w:top w:val="single" w:sz="6" w:space="0" w:color="auto"/>
              <w:left w:val="single" w:sz="6" w:space="0" w:color="auto"/>
              <w:bottom w:val="single" w:sz="6" w:space="0" w:color="auto"/>
              <w:right w:val="single" w:sz="6" w:space="0" w:color="auto"/>
            </w:tcBorders>
            <w:shd w:val="clear" w:color="auto" w:fill="FFFFFF"/>
            <w:tcPrChange w:id="278" w:author="Абрамова Анна Андреевна" w:date="2024-05-16T00:00:00Z">
              <w:tcPr>
                <w:tcW w:w="2835" w:type="dxa"/>
                <w:tcBorders>
                  <w:top w:val="single" w:sz="6" w:space="0" w:color="auto"/>
                  <w:left w:val="single" w:sz="6" w:space="0" w:color="auto"/>
                  <w:bottom w:val="single" w:sz="6" w:space="0" w:color="auto"/>
                  <w:right w:val="single" w:sz="6" w:space="0" w:color="auto"/>
                </w:tcBorders>
                <w:shd w:val="clear" w:color="auto" w:fill="FFFFFF"/>
              </w:tcPr>
            </w:tcPrChange>
          </w:tcPr>
          <w:p w14:paraId="528B9E8C" w14:textId="474CBCCC" w:rsidR="00CA6C9B" w:rsidRPr="005E1A9C" w:rsidRDefault="00CA6C9B" w:rsidP="0073473E">
            <w:pPr>
              <w:spacing w:after="0" w:line="240" w:lineRule="auto"/>
              <w:jc w:val="center"/>
            </w:pPr>
            <w:r w:rsidRPr="00F3552A">
              <w:rPr>
                <w:color w:val="000000"/>
              </w:rPr>
              <w:t>0,016</w:t>
            </w:r>
          </w:p>
        </w:tc>
      </w:tr>
      <w:tr w:rsidR="00CA6C9B" w:rsidRPr="00A02625" w14:paraId="796EA7DA" w14:textId="514E3959" w:rsidTr="0073473E">
        <w:trPr>
          <w:trHeight w:val="20"/>
          <w:trPrChange w:id="279" w:author="Абрамова Анна Андреевна" w:date="2024-05-16T00:00:00Z">
            <w:trPr>
              <w:trHeight w:val="20"/>
            </w:trPr>
          </w:trPrChange>
        </w:trPr>
        <w:tc>
          <w:tcPr>
            <w:tcW w:w="2127" w:type="dxa"/>
            <w:tcBorders>
              <w:top w:val="single" w:sz="6" w:space="0" w:color="auto"/>
              <w:left w:val="single" w:sz="6" w:space="0" w:color="auto"/>
              <w:bottom w:val="single" w:sz="6" w:space="0" w:color="auto"/>
              <w:right w:val="single" w:sz="6" w:space="0" w:color="auto"/>
            </w:tcBorders>
            <w:shd w:val="clear" w:color="auto" w:fill="FFFFFF"/>
            <w:vAlign w:val="center"/>
            <w:tcPrChange w:id="280" w:author="Абрамова Анна Андреевна" w:date="2024-05-16T00:00:00Z">
              <w:tcPr>
                <w:tcW w:w="2127" w:type="dxa"/>
                <w:tcBorders>
                  <w:top w:val="single" w:sz="6" w:space="0" w:color="auto"/>
                  <w:left w:val="single" w:sz="6" w:space="0" w:color="auto"/>
                  <w:bottom w:val="single" w:sz="6" w:space="0" w:color="auto"/>
                  <w:right w:val="single" w:sz="6" w:space="0" w:color="auto"/>
                </w:tcBorders>
                <w:shd w:val="clear" w:color="auto" w:fill="FFFFFF"/>
                <w:vAlign w:val="center"/>
              </w:tcPr>
            </w:tcPrChange>
          </w:tcPr>
          <w:p w14:paraId="2C346912" w14:textId="77777777" w:rsidR="00CA6C9B" w:rsidRPr="005E1A9C" w:rsidRDefault="00CA6C9B" w:rsidP="0073473E">
            <w:pPr>
              <w:spacing w:after="0" w:line="240" w:lineRule="auto"/>
              <w:jc w:val="center"/>
            </w:pPr>
            <w:r w:rsidRPr="005E1A9C">
              <w:t>2a</w:t>
            </w:r>
          </w:p>
        </w:tc>
        <w:tc>
          <w:tcPr>
            <w:tcW w:w="4677" w:type="dxa"/>
            <w:tcBorders>
              <w:top w:val="single" w:sz="6" w:space="0" w:color="auto"/>
              <w:left w:val="single" w:sz="6" w:space="0" w:color="auto"/>
              <w:bottom w:val="single" w:sz="6" w:space="0" w:color="auto"/>
              <w:right w:val="single" w:sz="6" w:space="0" w:color="auto"/>
            </w:tcBorders>
            <w:shd w:val="clear" w:color="auto" w:fill="FFFFFF"/>
            <w:vAlign w:val="center"/>
            <w:tcPrChange w:id="281" w:author="Абрамова Анна Андреевна" w:date="2024-05-16T00:00:00Z">
              <w:tcPr>
                <w:tcW w:w="4677" w:type="dxa"/>
                <w:tcBorders>
                  <w:top w:val="single" w:sz="6" w:space="0" w:color="auto"/>
                  <w:left w:val="single" w:sz="6" w:space="0" w:color="auto"/>
                  <w:bottom w:val="single" w:sz="6" w:space="0" w:color="auto"/>
                  <w:right w:val="single" w:sz="6" w:space="0" w:color="auto"/>
                </w:tcBorders>
                <w:shd w:val="clear" w:color="auto" w:fill="FFFFFF"/>
                <w:vAlign w:val="center"/>
              </w:tcPr>
            </w:tcPrChange>
          </w:tcPr>
          <w:p w14:paraId="71AF9EDE" w14:textId="5F15949A" w:rsidR="00CA6C9B" w:rsidRPr="00CA6C9B" w:rsidRDefault="00CA6C9B" w:rsidP="0073473E">
            <w:pPr>
              <w:spacing w:after="0" w:line="240" w:lineRule="auto"/>
              <w:jc w:val="center"/>
              <w:rPr>
                <w:lang w:val="en-US"/>
              </w:rPr>
            </w:pPr>
            <w:r>
              <w:rPr>
                <w:lang w:val="en-US"/>
              </w:rPr>
              <w:t>50</w:t>
            </w:r>
          </w:p>
        </w:tc>
        <w:tc>
          <w:tcPr>
            <w:tcW w:w="2552" w:type="dxa"/>
            <w:tcBorders>
              <w:top w:val="single" w:sz="6" w:space="0" w:color="auto"/>
              <w:left w:val="single" w:sz="6" w:space="0" w:color="auto"/>
              <w:bottom w:val="single" w:sz="6" w:space="0" w:color="auto"/>
              <w:right w:val="single" w:sz="6" w:space="0" w:color="auto"/>
            </w:tcBorders>
            <w:shd w:val="clear" w:color="auto" w:fill="FFFFFF"/>
            <w:tcPrChange w:id="282" w:author="Абрамова Анна Андреевна" w:date="2024-05-16T00:00:00Z">
              <w:tcPr>
                <w:tcW w:w="2835" w:type="dxa"/>
                <w:tcBorders>
                  <w:top w:val="single" w:sz="6" w:space="0" w:color="auto"/>
                  <w:left w:val="single" w:sz="6" w:space="0" w:color="auto"/>
                  <w:bottom w:val="single" w:sz="6" w:space="0" w:color="auto"/>
                  <w:right w:val="single" w:sz="6" w:space="0" w:color="auto"/>
                </w:tcBorders>
                <w:shd w:val="clear" w:color="auto" w:fill="FFFFFF"/>
              </w:tcPr>
            </w:tcPrChange>
          </w:tcPr>
          <w:p w14:paraId="40FAF907" w14:textId="5C3453B7" w:rsidR="00CA6C9B" w:rsidRPr="005E1A9C" w:rsidRDefault="00CA6C9B" w:rsidP="0073473E">
            <w:pPr>
              <w:spacing w:after="0" w:line="240" w:lineRule="auto"/>
              <w:jc w:val="center"/>
            </w:pPr>
            <w:r w:rsidRPr="00F3552A">
              <w:rPr>
                <w:color w:val="000000"/>
              </w:rPr>
              <w:t>0,005-0,016</w:t>
            </w:r>
            <w:ins w:id="283" w:author="Абрамова Анна Андреевна" w:date="2024-05-15T23:59:00Z">
              <w:r w:rsidR="0073473E">
                <w:rPr>
                  <w:color w:val="000000"/>
                  <w:vertAlign w:val="superscript"/>
                </w:rPr>
                <w:t>***</w:t>
              </w:r>
            </w:ins>
            <w:del w:id="284" w:author="Абрамова Анна Андреевна" w:date="2024-05-15T23:59:00Z">
              <w:r w:rsidRPr="00D21FE3" w:rsidDel="0073473E">
                <w:rPr>
                  <w:color w:val="000000"/>
                  <w:vertAlign w:val="superscript"/>
                </w:rPr>
                <w:delText>c</w:delText>
              </w:r>
            </w:del>
          </w:p>
        </w:tc>
      </w:tr>
      <w:tr w:rsidR="00CA6C9B" w:rsidRPr="00A02625" w14:paraId="1EDBA383" w14:textId="77305862" w:rsidTr="0073473E">
        <w:trPr>
          <w:trHeight w:val="20"/>
          <w:trPrChange w:id="285" w:author="Абрамова Анна Андреевна" w:date="2024-05-16T00:00:00Z">
            <w:trPr>
              <w:trHeight w:val="20"/>
            </w:trPr>
          </w:trPrChange>
        </w:trPr>
        <w:tc>
          <w:tcPr>
            <w:tcW w:w="2127" w:type="dxa"/>
            <w:tcBorders>
              <w:top w:val="single" w:sz="6" w:space="0" w:color="auto"/>
              <w:left w:val="single" w:sz="6" w:space="0" w:color="auto"/>
              <w:bottom w:val="single" w:sz="6" w:space="0" w:color="auto"/>
              <w:right w:val="single" w:sz="6" w:space="0" w:color="auto"/>
            </w:tcBorders>
            <w:shd w:val="clear" w:color="auto" w:fill="FFFFFF"/>
            <w:vAlign w:val="center"/>
            <w:tcPrChange w:id="286" w:author="Абрамова Анна Андреевна" w:date="2024-05-16T00:00:00Z">
              <w:tcPr>
                <w:tcW w:w="2127" w:type="dxa"/>
                <w:tcBorders>
                  <w:top w:val="single" w:sz="6" w:space="0" w:color="auto"/>
                  <w:left w:val="single" w:sz="6" w:space="0" w:color="auto"/>
                  <w:bottom w:val="single" w:sz="6" w:space="0" w:color="auto"/>
                  <w:right w:val="single" w:sz="6" w:space="0" w:color="auto"/>
                </w:tcBorders>
                <w:shd w:val="clear" w:color="auto" w:fill="FFFFFF"/>
                <w:vAlign w:val="center"/>
              </w:tcPr>
            </w:tcPrChange>
          </w:tcPr>
          <w:p w14:paraId="252A441E" w14:textId="77777777" w:rsidR="00CA6C9B" w:rsidRPr="005E1A9C" w:rsidRDefault="00CA6C9B" w:rsidP="0073473E">
            <w:pPr>
              <w:spacing w:after="0" w:line="240" w:lineRule="auto"/>
              <w:jc w:val="center"/>
            </w:pPr>
            <w:r w:rsidRPr="005E1A9C">
              <w:t>2b</w:t>
            </w:r>
          </w:p>
        </w:tc>
        <w:tc>
          <w:tcPr>
            <w:tcW w:w="4677" w:type="dxa"/>
            <w:tcBorders>
              <w:top w:val="single" w:sz="6" w:space="0" w:color="auto"/>
              <w:left w:val="single" w:sz="6" w:space="0" w:color="auto"/>
              <w:bottom w:val="single" w:sz="6" w:space="0" w:color="auto"/>
              <w:right w:val="single" w:sz="6" w:space="0" w:color="auto"/>
            </w:tcBorders>
            <w:shd w:val="clear" w:color="auto" w:fill="FFFFFF"/>
            <w:vAlign w:val="center"/>
            <w:tcPrChange w:id="287" w:author="Абрамова Анна Андреевна" w:date="2024-05-16T00:00:00Z">
              <w:tcPr>
                <w:tcW w:w="4677" w:type="dxa"/>
                <w:tcBorders>
                  <w:top w:val="single" w:sz="6" w:space="0" w:color="auto"/>
                  <w:left w:val="single" w:sz="6" w:space="0" w:color="auto"/>
                  <w:bottom w:val="single" w:sz="6" w:space="0" w:color="auto"/>
                  <w:right w:val="single" w:sz="6" w:space="0" w:color="auto"/>
                </w:tcBorders>
                <w:shd w:val="clear" w:color="auto" w:fill="FFFFFF"/>
                <w:vAlign w:val="center"/>
              </w:tcPr>
            </w:tcPrChange>
          </w:tcPr>
          <w:p w14:paraId="6183F85B" w14:textId="33226557" w:rsidR="00CA6C9B" w:rsidRPr="005E1A9C" w:rsidRDefault="00CA6C9B" w:rsidP="0073473E">
            <w:pPr>
              <w:spacing w:after="0" w:line="240" w:lineRule="auto"/>
              <w:jc w:val="center"/>
            </w:pPr>
            <w:r w:rsidRPr="00F3552A">
              <w:rPr>
                <w:color w:val="000000"/>
              </w:rPr>
              <w:t>15</w:t>
            </w:r>
            <w:ins w:id="288" w:author="Абрамова Анна Андреевна" w:date="2024-05-15T23:58:00Z">
              <w:r w:rsidR="0073473E">
                <w:rPr>
                  <w:color w:val="000000"/>
                  <w:vertAlign w:val="superscript"/>
                </w:rPr>
                <w:t>**</w:t>
              </w:r>
            </w:ins>
            <w:del w:id="289" w:author="Абрамова Анна Андреевна" w:date="2024-05-15T23:58:00Z">
              <w:r w:rsidRPr="00F3552A" w:rsidDel="0073473E">
                <w:rPr>
                  <w:color w:val="000000"/>
                  <w:vertAlign w:val="superscript"/>
                </w:rPr>
                <w:delText>b</w:delText>
              </w:r>
            </w:del>
          </w:p>
        </w:tc>
        <w:tc>
          <w:tcPr>
            <w:tcW w:w="2552" w:type="dxa"/>
            <w:tcBorders>
              <w:top w:val="single" w:sz="6" w:space="0" w:color="auto"/>
              <w:left w:val="single" w:sz="6" w:space="0" w:color="auto"/>
              <w:bottom w:val="single" w:sz="6" w:space="0" w:color="auto"/>
              <w:right w:val="single" w:sz="6" w:space="0" w:color="auto"/>
            </w:tcBorders>
            <w:shd w:val="clear" w:color="auto" w:fill="FFFFFF"/>
            <w:tcPrChange w:id="290" w:author="Абрамова Анна Андреевна" w:date="2024-05-16T00:00:00Z">
              <w:tcPr>
                <w:tcW w:w="2835" w:type="dxa"/>
                <w:tcBorders>
                  <w:top w:val="single" w:sz="6" w:space="0" w:color="auto"/>
                  <w:left w:val="single" w:sz="6" w:space="0" w:color="auto"/>
                  <w:bottom w:val="single" w:sz="6" w:space="0" w:color="auto"/>
                  <w:right w:val="single" w:sz="6" w:space="0" w:color="auto"/>
                </w:tcBorders>
                <w:shd w:val="clear" w:color="auto" w:fill="FFFFFF"/>
              </w:tcPr>
            </w:tcPrChange>
          </w:tcPr>
          <w:p w14:paraId="14BB9573" w14:textId="3ABD1348" w:rsidR="00CA6C9B" w:rsidRPr="005E1A9C" w:rsidRDefault="00CA6C9B" w:rsidP="0073473E">
            <w:pPr>
              <w:spacing w:after="0" w:line="240" w:lineRule="auto"/>
              <w:jc w:val="center"/>
            </w:pPr>
            <w:r w:rsidRPr="00F3552A">
              <w:rPr>
                <w:color w:val="000000"/>
              </w:rPr>
              <w:t>0,002-0,006</w:t>
            </w:r>
            <w:ins w:id="291" w:author="Абрамова Анна Андреевна" w:date="2024-05-15T23:59:00Z">
              <w:r w:rsidR="0073473E">
                <w:rPr>
                  <w:color w:val="000000"/>
                  <w:vertAlign w:val="superscript"/>
                </w:rPr>
                <w:t>***</w:t>
              </w:r>
            </w:ins>
            <w:del w:id="292" w:author="Абрамова Анна Андреевна" w:date="2024-05-15T23:59:00Z">
              <w:r w:rsidRPr="00D21FE3" w:rsidDel="0073473E">
                <w:rPr>
                  <w:color w:val="000000"/>
                  <w:vertAlign w:val="superscript"/>
                </w:rPr>
                <w:delText>c</w:delText>
              </w:r>
            </w:del>
          </w:p>
        </w:tc>
      </w:tr>
      <w:tr w:rsidR="00CA6C9B" w:rsidRPr="00A02625" w14:paraId="017DEBA3" w14:textId="7B611B30" w:rsidTr="0073473E">
        <w:trPr>
          <w:trHeight w:val="20"/>
          <w:trPrChange w:id="293" w:author="Абрамова Анна Андреевна" w:date="2024-05-16T00:00:00Z">
            <w:trPr>
              <w:trHeight w:val="20"/>
            </w:trPr>
          </w:trPrChange>
        </w:trPr>
        <w:tc>
          <w:tcPr>
            <w:tcW w:w="2127" w:type="dxa"/>
            <w:tcBorders>
              <w:top w:val="single" w:sz="6" w:space="0" w:color="auto"/>
              <w:left w:val="single" w:sz="6" w:space="0" w:color="auto"/>
              <w:bottom w:val="single" w:sz="6" w:space="0" w:color="auto"/>
              <w:right w:val="single" w:sz="6" w:space="0" w:color="auto"/>
            </w:tcBorders>
            <w:shd w:val="clear" w:color="auto" w:fill="FFFFFF"/>
            <w:vAlign w:val="center"/>
            <w:tcPrChange w:id="294" w:author="Абрамова Анна Андреевна" w:date="2024-05-16T00:00:00Z">
              <w:tcPr>
                <w:tcW w:w="2127" w:type="dxa"/>
                <w:tcBorders>
                  <w:top w:val="single" w:sz="6" w:space="0" w:color="auto"/>
                  <w:left w:val="single" w:sz="6" w:space="0" w:color="auto"/>
                  <w:bottom w:val="single" w:sz="6" w:space="0" w:color="auto"/>
                  <w:right w:val="single" w:sz="6" w:space="0" w:color="auto"/>
                </w:tcBorders>
                <w:shd w:val="clear" w:color="auto" w:fill="FFFFFF"/>
                <w:vAlign w:val="center"/>
              </w:tcPr>
            </w:tcPrChange>
          </w:tcPr>
          <w:p w14:paraId="6B1C9401" w14:textId="77777777" w:rsidR="00CA6C9B" w:rsidRPr="005E1A9C" w:rsidRDefault="00CA6C9B" w:rsidP="0073473E">
            <w:pPr>
              <w:spacing w:after="0" w:line="240" w:lineRule="auto"/>
              <w:jc w:val="center"/>
            </w:pPr>
            <w:r w:rsidRPr="005E1A9C">
              <w:t>3a</w:t>
            </w:r>
          </w:p>
        </w:tc>
        <w:tc>
          <w:tcPr>
            <w:tcW w:w="4677" w:type="dxa"/>
            <w:tcBorders>
              <w:top w:val="single" w:sz="6" w:space="0" w:color="auto"/>
              <w:left w:val="single" w:sz="6" w:space="0" w:color="auto"/>
              <w:bottom w:val="single" w:sz="6" w:space="0" w:color="auto"/>
              <w:right w:val="single" w:sz="6" w:space="0" w:color="auto"/>
            </w:tcBorders>
            <w:shd w:val="clear" w:color="auto" w:fill="FFFFFF"/>
            <w:vAlign w:val="center"/>
            <w:tcPrChange w:id="295" w:author="Абрамова Анна Андреевна" w:date="2024-05-16T00:00:00Z">
              <w:tcPr>
                <w:tcW w:w="4677" w:type="dxa"/>
                <w:tcBorders>
                  <w:top w:val="single" w:sz="6" w:space="0" w:color="auto"/>
                  <w:left w:val="single" w:sz="6" w:space="0" w:color="auto"/>
                  <w:bottom w:val="single" w:sz="6" w:space="0" w:color="auto"/>
                  <w:right w:val="single" w:sz="6" w:space="0" w:color="auto"/>
                </w:tcBorders>
                <w:shd w:val="clear" w:color="auto" w:fill="FFFFFF"/>
                <w:vAlign w:val="center"/>
              </w:tcPr>
            </w:tcPrChange>
          </w:tcPr>
          <w:p w14:paraId="4266EC24" w14:textId="3D05F4BB" w:rsidR="00CA6C9B" w:rsidRPr="00CA6C9B" w:rsidRDefault="00CA6C9B" w:rsidP="0073473E">
            <w:pPr>
              <w:spacing w:after="0" w:line="240" w:lineRule="auto"/>
              <w:jc w:val="center"/>
              <w:rPr>
                <w:lang w:val="en-US"/>
              </w:rPr>
            </w:pPr>
            <w:r>
              <w:rPr>
                <w:lang w:val="en-US"/>
              </w:rPr>
              <w:t>50</w:t>
            </w:r>
          </w:p>
        </w:tc>
        <w:tc>
          <w:tcPr>
            <w:tcW w:w="2552" w:type="dxa"/>
            <w:tcBorders>
              <w:top w:val="single" w:sz="6" w:space="0" w:color="auto"/>
              <w:left w:val="single" w:sz="6" w:space="0" w:color="auto"/>
              <w:bottom w:val="single" w:sz="6" w:space="0" w:color="auto"/>
              <w:right w:val="single" w:sz="6" w:space="0" w:color="auto"/>
            </w:tcBorders>
            <w:shd w:val="clear" w:color="auto" w:fill="FFFFFF"/>
            <w:tcPrChange w:id="296" w:author="Абрамова Анна Андреевна" w:date="2024-05-16T00:00:00Z">
              <w:tcPr>
                <w:tcW w:w="2835" w:type="dxa"/>
                <w:tcBorders>
                  <w:top w:val="single" w:sz="6" w:space="0" w:color="auto"/>
                  <w:left w:val="single" w:sz="6" w:space="0" w:color="auto"/>
                  <w:bottom w:val="single" w:sz="6" w:space="0" w:color="auto"/>
                  <w:right w:val="single" w:sz="6" w:space="0" w:color="auto"/>
                </w:tcBorders>
                <w:shd w:val="clear" w:color="auto" w:fill="FFFFFF"/>
              </w:tcPr>
            </w:tcPrChange>
          </w:tcPr>
          <w:p w14:paraId="575D0C67" w14:textId="242C6ED6" w:rsidR="00CA6C9B" w:rsidRPr="005E1A9C" w:rsidRDefault="00CA6C9B" w:rsidP="0073473E">
            <w:pPr>
              <w:spacing w:after="0" w:line="240" w:lineRule="auto"/>
              <w:jc w:val="center"/>
            </w:pPr>
            <w:r w:rsidRPr="00F3552A">
              <w:rPr>
                <w:color w:val="000000"/>
              </w:rPr>
              <w:t>0,004</w:t>
            </w:r>
          </w:p>
        </w:tc>
      </w:tr>
      <w:tr w:rsidR="00CA6C9B" w:rsidRPr="00A02625" w14:paraId="7C8BDC49" w14:textId="27B1B0F3" w:rsidTr="0073473E">
        <w:trPr>
          <w:trHeight w:val="20"/>
          <w:trPrChange w:id="297" w:author="Абрамова Анна Андреевна" w:date="2024-05-16T00:00:00Z">
            <w:trPr>
              <w:trHeight w:val="20"/>
            </w:trPr>
          </w:trPrChange>
        </w:trPr>
        <w:tc>
          <w:tcPr>
            <w:tcW w:w="2127" w:type="dxa"/>
            <w:tcBorders>
              <w:top w:val="single" w:sz="6" w:space="0" w:color="auto"/>
              <w:left w:val="single" w:sz="6" w:space="0" w:color="auto"/>
              <w:bottom w:val="single" w:sz="6" w:space="0" w:color="auto"/>
              <w:right w:val="single" w:sz="6" w:space="0" w:color="auto"/>
            </w:tcBorders>
            <w:shd w:val="clear" w:color="auto" w:fill="FFFFFF"/>
            <w:vAlign w:val="center"/>
            <w:tcPrChange w:id="298" w:author="Абрамова Анна Андреевна" w:date="2024-05-16T00:00:00Z">
              <w:tcPr>
                <w:tcW w:w="2127" w:type="dxa"/>
                <w:tcBorders>
                  <w:top w:val="single" w:sz="6" w:space="0" w:color="auto"/>
                  <w:left w:val="single" w:sz="6" w:space="0" w:color="auto"/>
                  <w:bottom w:val="single" w:sz="6" w:space="0" w:color="auto"/>
                  <w:right w:val="single" w:sz="6" w:space="0" w:color="auto"/>
                </w:tcBorders>
                <w:shd w:val="clear" w:color="auto" w:fill="FFFFFF"/>
                <w:vAlign w:val="center"/>
              </w:tcPr>
            </w:tcPrChange>
          </w:tcPr>
          <w:p w14:paraId="56C5756D" w14:textId="77777777" w:rsidR="00CA6C9B" w:rsidRPr="005E1A9C" w:rsidRDefault="00CA6C9B" w:rsidP="0073473E">
            <w:pPr>
              <w:spacing w:after="0" w:line="240" w:lineRule="auto"/>
              <w:jc w:val="center"/>
            </w:pPr>
            <w:r w:rsidRPr="005E1A9C">
              <w:t>4a</w:t>
            </w:r>
          </w:p>
        </w:tc>
        <w:tc>
          <w:tcPr>
            <w:tcW w:w="4677" w:type="dxa"/>
            <w:tcBorders>
              <w:top w:val="single" w:sz="6" w:space="0" w:color="auto"/>
              <w:left w:val="single" w:sz="6" w:space="0" w:color="auto"/>
              <w:bottom w:val="single" w:sz="6" w:space="0" w:color="auto"/>
              <w:right w:val="single" w:sz="6" w:space="0" w:color="auto"/>
            </w:tcBorders>
            <w:shd w:val="clear" w:color="auto" w:fill="FFFFFF"/>
            <w:vAlign w:val="center"/>
            <w:tcPrChange w:id="299" w:author="Абрамова Анна Андреевна" w:date="2024-05-16T00:00:00Z">
              <w:tcPr>
                <w:tcW w:w="4677" w:type="dxa"/>
                <w:tcBorders>
                  <w:top w:val="single" w:sz="6" w:space="0" w:color="auto"/>
                  <w:left w:val="single" w:sz="6" w:space="0" w:color="auto"/>
                  <w:bottom w:val="single" w:sz="6" w:space="0" w:color="auto"/>
                  <w:right w:val="single" w:sz="6" w:space="0" w:color="auto"/>
                </w:tcBorders>
                <w:shd w:val="clear" w:color="auto" w:fill="FFFFFF"/>
                <w:vAlign w:val="center"/>
              </w:tcPr>
            </w:tcPrChange>
          </w:tcPr>
          <w:p w14:paraId="7036ACB0" w14:textId="63414F8E" w:rsidR="00CA6C9B" w:rsidRPr="00CA6C9B" w:rsidRDefault="00CA6C9B" w:rsidP="0073473E">
            <w:pPr>
              <w:spacing w:after="0" w:line="240" w:lineRule="auto"/>
              <w:jc w:val="center"/>
              <w:rPr>
                <w:lang w:val="en-US"/>
              </w:rPr>
            </w:pPr>
            <w:r>
              <w:rPr>
                <w:lang w:val="en-US"/>
              </w:rPr>
              <w:t>40</w:t>
            </w:r>
          </w:p>
        </w:tc>
        <w:tc>
          <w:tcPr>
            <w:tcW w:w="2552" w:type="dxa"/>
            <w:tcBorders>
              <w:top w:val="single" w:sz="6" w:space="0" w:color="auto"/>
              <w:left w:val="single" w:sz="6" w:space="0" w:color="auto"/>
              <w:bottom w:val="single" w:sz="6" w:space="0" w:color="auto"/>
              <w:right w:val="single" w:sz="6" w:space="0" w:color="auto"/>
            </w:tcBorders>
            <w:shd w:val="clear" w:color="auto" w:fill="FFFFFF"/>
            <w:tcPrChange w:id="300" w:author="Абрамова Анна Андреевна" w:date="2024-05-16T00:00:00Z">
              <w:tcPr>
                <w:tcW w:w="2835" w:type="dxa"/>
                <w:tcBorders>
                  <w:top w:val="single" w:sz="6" w:space="0" w:color="auto"/>
                  <w:left w:val="single" w:sz="6" w:space="0" w:color="auto"/>
                  <w:bottom w:val="single" w:sz="6" w:space="0" w:color="auto"/>
                  <w:right w:val="single" w:sz="6" w:space="0" w:color="auto"/>
                </w:tcBorders>
                <w:shd w:val="clear" w:color="auto" w:fill="FFFFFF"/>
              </w:tcPr>
            </w:tcPrChange>
          </w:tcPr>
          <w:p w14:paraId="66DE1279" w14:textId="6DC80C96" w:rsidR="00CA6C9B" w:rsidRPr="005E1A9C" w:rsidRDefault="00CA6C9B" w:rsidP="0073473E">
            <w:pPr>
              <w:spacing w:after="0" w:line="240" w:lineRule="auto"/>
              <w:jc w:val="center"/>
            </w:pPr>
            <w:r w:rsidRPr="00F3552A">
              <w:rPr>
                <w:color w:val="000000"/>
              </w:rPr>
              <w:t>0,009</w:t>
            </w:r>
          </w:p>
        </w:tc>
      </w:tr>
      <w:tr w:rsidR="00CA6C9B" w:rsidRPr="00A02625" w14:paraId="371EC2CE" w14:textId="77777777" w:rsidTr="0073473E">
        <w:trPr>
          <w:trHeight w:val="20"/>
          <w:trPrChange w:id="301" w:author="Абрамова Анна Андреевна" w:date="2024-05-16T00:00:00Z">
            <w:trPr>
              <w:trHeight w:val="20"/>
            </w:trPr>
          </w:trPrChange>
        </w:trPr>
        <w:tc>
          <w:tcPr>
            <w:tcW w:w="2127" w:type="dxa"/>
            <w:tcBorders>
              <w:top w:val="single" w:sz="6" w:space="0" w:color="auto"/>
              <w:left w:val="single" w:sz="6" w:space="0" w:color="auto"/>
              <w:bottom w:val="single" w:sz="6" w:space="0" w:color="auto"/>
              <w:right w:val="single" w:sz="6" w:space="0" w:color="auto"/>
            </w:tcBorders>
            <w:shd w:val="clear" w:color="auto" w:fill="FFFFFF"/>
            <w:vAlign w:val="center"/>
            <w:tcPrChange w:id="302" w:author="Абрамова Анна Андреевна" w:date="2024-05-16T00:00:00Z">
              <w:tcPr>
                <w:tcW w:w="2127" w:type="dxa"/>
                <w:tcBorders>
                  <w:top w:val="single" w:sz="6" w:space="0" w:color="auto"/>
                  <w:left w:val="single" w:sz="6" w:space="0" w:color="auto"/>
                  <w:bottom w:val="single" w:sz="6" w:space="0" w:color="auto"/>
                  <w:right w:val="single" w:sz="6" w:space="0" w:color="auto"/>
                </w:tcBorders>
                <w:shd w:val="clear" w:color="auto" w:fill="FFFFFF"/>
                <w:vAlign w:val="center"/>
              </w:tcPr>
            </w:tcPrChange>
          </w:tcPr>
          <w:p w14:paraId="7076B417" w14:textId="3311D900" w:rsidR="00CA6C9B" w:rsidRPr="00CA6C9B" w:rsidRDefault="00CA6C9B" w:rsidP="0073473E">
            <w:pPr>
              <w:spacing w:after="0" w:line="240" w:lineRule="auto"/>
              <w:jc w:val="center"/>
              <w:rPr>
                <w:lang w:val="en-US"/>
              </w:rPr>
            </w:pPr>
            <w:r>
              <w:t>4</w:t>
            </w:r>
            <w:r>
              <w:rPr>
                <w:lang w:val="en-US"/>
              </w:rPr>
              <w:t>d</w:t>
            </w:r>
          </w:p>
        </w:tc>
        <w:tc>
          <w:tcPr>
            <w:tcW w:w="4677" w:type="dxa"/>
            <w:tcBorders>
              <w:top w:val="single" w:sz="6" w:space="0" w:color="auto"/>
              <w:left w:val="single" w:sz="6" w:space="0" w:color="auto"/>
              <w:bottom w:val="single" w:sz="6" w:space="0" w:color="auto"/>
              <w:right w:val="single" w:sz="6" w:space="0" w:color="auto"/>
            </w:tcBorders>
            <w:shd w:val="clear" w:color="auto" w:fill="FFFFFF"/>
            <w:vAlign w:val="center"/>
            <w:tcPrChange w:id="303" w:author="Абрамова Анна Андреевна" w:date="2024-05-16T00:00:00Z">
              <w:tcPr>
                <w:tcW w:w="4677" w:type="dxa"/>
                <w:tcBorders>
                  <w:top w:val="single" w:sz="6" w:space="0" w:color="auto"/>
                  <w:left w:val="single" w:sz="6" w:space="0" w:color="auto"/>
                  <w:bottom w:val="single" w:sz="6" w:space="0" w:color="auto"/>
                  <w:right w:val="single" w:sz="6" w:space="0" w:color="auto"/>
                </w:tcBorders>
                <w:shd w:val="clear" w:color="auto" w:fill="FFFFFF"/>
                <w:vAlign w:val="center"/>
              </w:tcPr>
            </w:tcPrChange>
          </w:tcPr>
          <w:p w14:paraId="14E7DB82" w14:textId="722EE054" w:rsidR="00CA6C9B" w:rsidRPr="00CA6C9B" w:rsidRDefault="00CA6C9B" w:rsidP="0073473E">
            <w:pPr>
              <w:spacing w:after="0" w:line="240" w:lineRule="auto"/>
              <w:jc w:val="center"/>
            </w:pPr>
            <w:r>
              <w:t>Н/П</w:t>
            </w:r>
          </w:p>
        </w:tc>
        <w:tc>
          <w:tcPr>
            <w:tcW w:w="2552" w:type="dxa"/>
            <w:tcBorders>
              <w:top w:val="single" w:sz="6" w:space="0" w:color="auto"/>
              <w:left w:val="single" w:sz="6" w:space="0" w:color="auto"/>
              <w:bottom w:val="single" w:sz="6" w:space="0" w:color="auto"/>
              <w:right w:val="single" w:sz="6" w:space="0" w:color="auto"/>
            </w:tcBorders>
            <w:shd w:val="clear" w:color="auto" w:fill="FFFFFF"/>
            <w:tcPrChange w:id="304" w:author="Абрамова Анна Андреевна" w:date="2024-05-16T00:00:00Z">
              <w:tcPr>
                <w:tcW w:w="2835" w:type="dxa"/>
                <w:tcBorders>
                  <w:top w:val="single" w:sz="6" w:space="0" w:color="auto"/>
                  <w:left w:val="single" w:sz="6" w:space="0" w:color="auto"/>
                  <w:bottom w:val="single" w:sz="6" w:space="0" w:color="auto"/>
                  <w:right w:val="single" w:sz="6" w:space="0" w:color="auto"/>
                </w:tcBorders>
                <w:shd w:val="clear" w:color="auto" w:fill="FFFFFF"/>
              </w:tcPr>
            </w:tcPrChange>
          </w:tcPr>
          <w:p w14:paraId="1DDCB52A" w14:textId="2FE1E34F" w:rsidR="00CA6C9B" w:rsidRPr="005E1A9C" w:rsidRDefault="00CA6C9B" w:rsidP="0073473E">
            <w:pPr>
              <w:spacing w:after="0" w:line="240" w:lineRule="auto"/>
              <w:jc w:val="center"/>
            </w:pPr>
            <w:r w:rsidRPr="00F3552A">
              <w:rPr>
                <w:color w:val="000000"/>
              </w:rPr>
              <w:t>0,004</w:t>
            </w:r>
          </w:p>
        </w:tc>
      </w:tr>
      <w:tr w:rsidR="00CA6C9B" w:rsidRPr="00A02625" w14:paraId="1F729279" w14:textId="70778EA3" w:rsidTr="0073473E">
        <w:trPr>
          <w:trHeight w:val="20"/>
          <w:trPrChange w:id="305" w:author="Абрамова Анна Андреевна" w:date="2024-05-16T00:00:00Z">
            <w:trPr>
              <w:trHeight w:val="20"/>
            </w:trPr>
          </w:trPrChange>
        </w:trPr>
        <w:tc>
          <w:tcPr>
            <w:tcW w:w="2127" w:type="dxa"/>
            <w:tcBorders>
              <w:top w:val="single" w:sz="6" w:space="0" w:color="auto"/>
              <w:left w:val="single" w:sz="6" w:space="0" w:color="auto"/>
              <w:bottom w:val="single" w:sz="6" w:space="0" w:color="auto"/>
              <w:right w:val="single" w:sz="6" w:space="0" w:color="auto"/>
            </w:tcBorders>
            <w:shd w:val="clear" w:color="auto" w:fill="FFFFFF"/>
            <w:vAlign w:val="center"/>
            <w:tcPrChange w:id="306" w:author="Абрамова Анна Андреевна" w:date="2024-05-16T00:00:00Z">
              <w:tcPr>
                <w:tcW w:w="2127" w:type="dxa"/>
                <w:tcBorders>
                  <w:top w:val="single" w:sz="6" w:space="0" w:color="auto"/>
                  <w:left w:val="single" w:sz="6" w:space="0" w:color="auto"/>
                  <w:bottom w:val="single" w:sz="6" w:space="0" w:color="auto"/>
                  <w:right w:val="single" w:sz="6" w:space="0" w:color="auto"/>
                </w:tcBorders>
                <w:shd w:val="clear" w:color="auto" w:fill="FFFFFF"/>
                <w:vAlign w:val="center"/>
              </w:tcPr>
            </w:tcPrChange>
          </w:tcPr>
          <w:p w14:paraId="1C8EE292" w14:textId="77777777" w:rsidR="00CA6C9B" w:rsidRPr="005E1A9C" w:rsidRDefault="00CA6C9B" w:rsidP="0073473E">
            <w:pPr>
              <w:spacing w:after="0" w:line="240" w:lineRule="auto"/>
              <w:jc w:val="center"/>
            </w:pPr>
            <w:r w:rsidRPr="005E1A9C">
              <w:t>5a</w:t>
            </w:r>
          </w:p>
        </w:tc>
        <w:tc>
          <w:tcPr>
            <w:tcW w:w="4677" w:type="dxa"/>
            <w:tcBorders>
              <w:top w:val="single" w:sz="6" w:space="0" w:color="auto"/>
              <w:left w:val="single" w:sz="6" w:space="0" w:color="auto"/>
              <w:bottom w:val="single" w:sz="6" w:space="0" w:color="auto"/>
              <w:right w:val="single" w:sz="6" w:space="0" w:color="auto"/>
            </w:tcBorders>
            <w:shd w:val="clear" w:color="auto" w:fill="FFFFFF"/>
            <w:vAlign w:val="center"/>
            <w:tcPrChange w:id="307" w:author="Абрамова Анна Андреевна" w:date="2024-05-16T00:00:00Z">
              <w:tcPr>
                <w:tcW w:w="4677" w:type="dxa"/>
                <w:tcBorders>
                  <w:top w:val="single" w:sz="6" w:space="0" w:color="auto"/>
                  <w:left w:val="single" w:sz="6" w:space="0" w:color="auto"/>
                  <w:bottom w:val="single" w:sz="6" w:space="0" w:color="auto"/>
                  <w:right w:val="single" w:sz="6" w:space="0" w:color="auto"/>
                </w:tcBorders>
                <w:shd w:val="clear" w:color="auto" w:fill="FFFFFF"/>
                <w:vAlign w:val="center"/>
              </w:tcPr>
            </w:tcPrChange>
          </w:tcPr>
          <w:p w14:paraId="3096ACDE" w14:textId="73C0E500" w:rsidR="00CA6C9B" w:rsidRPr="005E1A9C" w:rsidRDefault="00CA6C9B" w:rsidP="0073473E">
            <w:pPr>
              <w:spacing w:after="0" w:line="240" w:lineRule="auto"/>
              <w:jc w:val="center"/>
            </w:pPr>
            <w:r w:rsidRPr="00F3552A">
              <w:rPr>
                <w:color w:val="000000"/>
              </w:rPr>
              <w:t>15</w:t>
            </w:r>
            <w:ins w:id="308" w:author="Абрамова Анна Андреевна" w:date="2024-05-15T23:59:00Z">
              <w:r w:rsidR="0073473E">
                <w:rPr>
                  <w:color w:val="000000"/>
                  <w:vertAlign w:val="superscript"/>
                </w:rPr>
                <w:t>**</w:t>
              </w:r>
            </w:ins>
            <w:del w:id="309" w:author="Абрамова Анна Андреевна" w:date="2024-05-15T23:59:00Z">
              <w:r w:rsidRPr="00F3552A" w:rsidDel="0073473E">
                <w:rPr>
                  <w:color w:val="000000"/>
                  <w:vertAlign w:val="superscript"/>
                </w:rPr>
                <w:delText>b</w:delText>
              </w:r>
            </w:del>
          </w:p>
        </w:tc>
        <w:tc>
          <w:tcPr>
            <w:tcW w:w="2552" w:type="dxa"/>
            <w:tcBorders>
              <w:top w:val="single" w:sz="6" w:space="0" w:color="auto"/>
              <w:left w:val="single" w:sz="6" w:space="0" w:color="auto"/>
              <w:bottom w:val="single" w:sz="6" w:space="0" w:color="auto"/>
              <w:right w:val="single" w:sz="6" w:space="0" w:color="auto"/>
            </w:tcBorders>
            <w:shd w:val="clear" w:color="auto" w:fill="FFFFFF"/>
            <w:tcPrChange w:id="310" w:author="Абрамова Анна Андреевна" w:date="2024-05-16T00:00:00Z">
              <w:tcPr>
                <w:tcW w:w="2835" w:type="dxa"/>
                <w:tcBorders>
                  <w:top w:val="single" w:sz="6" w:space="0" w:color="auto"/>
                  <w:left w:val="single" w:sz="6" w:space="0" w:color="auto"/>
                  <w:bottom w:val="single" w:sz="6" w:space="0" w:color="auto"/>
                  <w:right w:val="single" w:sz="6" w:space="0" w:color="auto"/>
                </w:tcBorders>
                <w:shd w:val="clear" w:color="auto" w:fill="FFFFFF"/>
              </w:tcPr>
            </w:tcPrChange>
          </w:tcPr>
          <w:p w14:paraId="35A7E586" w14:textId="43B853AA" w:rsidR="00CA6C9B" w:rsidRPr="005E1A9C" w:rsidRDefault="00CA6C9B" w:rsidP="0073473E">
            <w:pPr>
              <w:spacing w:after="0" w:line="240" w:lineRule="auto"/>
              <w:jc w:val="center"/>
            </w:pPr>
            <w:r w:rsidRPr="00F3552A">
              <w:rPr>
                <w:color w:val="000000"/>
              </w:rPr>
              <w:t>0,021-0,054</w:t>
            </w:r>
            <w:ins w:id="311" w:author="Абрамова Анна Андреевна" w:date="2024-05-15T23:59:00Z">
              <w:r w:rsidR="0073473E">
                <w:rPr>
                  <w:color w:val="000000"/>
                  <w:vertAlign w:val="superscript"/>
                </w:rPr>
                <w:t>****</w:t>
              </w:r>
            </w:ins>
            <w:del w:id="312" w:author="Абрамова Анна Андреевна" w:date="2024-05-15T23:59:00Z">
              <w:r w:rsidRPr="00F3552A" w:rsidDel="0073473E">
                <w:rPr>
                  <w:color w:val="000000"/>
                  <w:vertAlign w:val="superscript"/>
                </w:rPr>
                <w:delText>d</w:delText>
              </w:r>
            </w:del>
          </w:p>
        </w:tc>
      </w:tr>
      <w:tr w:rsidR="00CA6C9B" w:rsidRPr="00A02625" w14:paraId="4C3D6258" w14:textId="051D0526" w:rsidTr="0073473E">
        <w:trPr>
          <w:trHeight w:val="20"/>
          <w:trPrChange w:id="313" w:author="Абрамова Анна Андреевна" w:date="2024-05-16T00:00:00Z">
            <w:trPr>
              <w:trHeight w:val="20"/>
            </w:trPr>
          </w:trPrChange>
        </w:trPr>
        <w:tc>
          <w:tcPr>
            <w:tcW w:w="2127" w:type="dxa"/>
            <w:tcBorders>
              <w:top w:val="single" w:sz="6" w:space="0" w:color="auto"/>
              <w:left w:val="single" w:sz="6" w:space="0" w:color="auto"/>
              <w:bottom w:val="single" w:sz="6" w:space="0" w:color="auto"/>
              <w:right w:val="single" w:sz="6" w:space="0" w:color="auto"/>
            </w:tcBorders>
            <w:shd w:val="clear" w:color="auto" w:fill="FFFFFF"/>
            <w:vAlign w:val="center"/>
            <w:tcPrChange w:id="314" w:author="Абрамова Анна Андреевна" w:date="2024-05-16T00:00:00Z">
              <w:tcPr>
                <w:tcW w:w="2127" w:type="dxa"/>
                <w:tcBorders>
                  <w:top w:val="single" w:sz="6" w:space="0" w:color="auto"/>
                  <w:left w:val="single" w:sz="6" w:space="0" w:color="auto"/>
                  <w:bottom w:val="single" w:sz="6" w:space="0" w:color="auto"/>
                  <w:right w:val="single" w:sz="6" w:space="0" w:color="auto"/>
                </w:tcBorders>
                <w:shd w:val="clear" w:color="auto" w:fill="FFFFFF"/>
                <w:vAlign w:val="center"/>
              </w:tcPr>
            </w:tcPrChange>
          </w:tcPr>
          <w:p w14:paraId="0969ECEC" w14:textId="77777777" w:rsidR="00CA6C9B" w:rsidRPr="005E1A9C" w:rsidRDefault="00CA6C9B" w:rsidP="0073473E">
            <w:pPr>
              <w:spacing w:after="0" w:line="240" w:lineRule="auto"/>
              <w:jc w:val="center"/>
            </w:pPr>
            <w:r w:rsidRPr="005E1A9C">
              <w:t>6a</w:t>
            </w:r>
          </w:p>
        </w:tc>
        <w:tc>
          <w:tcPr>
            <w:tcW w:w="4677" w:type="dxa"/>
            <w:tcBorders>
              <w:top w:val="single" w:sz="6" w:space="0" w:color="auto"/>
              <w:left w:val="single" w:sz="6" w:space="0" w:color="auto"/>
              <w:bottom w:val="single" w:sz="6" w:space="0" w:color="auto"/>
              <w:right w:val="single" w:sz="6" w:space="0" w:color="auto"/>
            </w:tcBorders>
            <w:shd w:val="clear" w:color="auto" w:fill="FFFFFF"/>
            <w:vAlign w:val="center"/>
            <w:tcPrChange w:id="315" w:author="Абрамова Анна Андреевна" w:date="2024-05-16T00:00:00Z">
              <w:tcPr>
                <w:tcW w:w="4677" w:type="dxa"/>
                <w:tcBorders>
                  <w:top w:val="single" w:sz="6" w:space="0" w:color="auto"/>
                  <w:left w:val="single" w:sz="6" w:space="0" w:color="auto"/>
                  <w:bottom w:val="single" w:sz="6" w:space="0" w:color="auto"/>
                  <w:right w:val="single" w:sz="6" w:space="0" w:color="auto"/>
                </w:tcBorders>
                <w:shd w:val="clear" w:color="auto" w:fill="FFFFFF"/>
                <w:vAlign w:val="center"/>
              </w:tcPr>
            </w:tcPrChange>
          </w:tcPr>
          <w:p w14:paraId="3FB2DFB8" w14:textId="4DA4D091" w:rsidR="00CA6C9B" w:rsidRPr="005E1A9C" w:rsidRDefault="00CA6C9B" w:rsidP="0073473E">
            <w:pPr>
              <w:spacing w:after="0" w:line="240" w:lineRule="auto"/>
              <w:jc w:val="center"/>
            </w:pPr>
            <w:r w:rsidRPr="00F3552A">
              <w:rPr>
                <w:color w:val="000000"/>
              </w:rPr>
              <w:t>14</w:t>
            </w:r>
            <w:ins w:id="316" w:author="Абрамова Анна Андреевна" w:date="2024-05-15T23:59:00Z">
              <w:r w:rsidR="0073473E">
                <w:rPr>
                  <w:color w:val="000000"/>
                  <w:vertAlign w:val="superscript"/>
                </w:rPr>
                <w:t>**</w:t>
              </w:r>
            </w:ins>
            <w:del w:id="317" w:author="Абрамова Анна Андреевна" w:date="2024-05-15T23:59:00Z">
              <w:r w:rsidRPr="00F3552A" w:rsidDel="0073473E">
                <w:rPr>
                  <w:color w:val="000000"/>
                  <w:vertAlign w:val="superscript"/>
                </w:rPr>
                <w:delText>b</w:delText>
              </w:r>
            </w:del>
          </w:p>
        </w:tc>
        <w:tc>
          <w:tcPr>
            <w:tcW w:w="2552" w:type="dxa"/>
            <w:tcBorders>
              <w:top w:val="single" w:sz="6" w:space="0" w:color="auto"/>
              <w:left w:val="single" w:sz="6" w:space="0" w:color="auto"/>
              <w:bottom w:val="single" w:sz="6" w:space="0" w:color="auto"/>
              <w:right w:val="single" w:sz="6" w:space="0" w:color="auto"/>
            </w:tcBorders>
            <w:shd w:val="clear" w:color="auto" w:fill="FFFFFF"/>
            <w:tcPrChange w:id="318" w:author="Абрамова Анна Андреевна" w:date="2024-05-16T00:00:00Z">
              <w:tcPr>
                <w:tcW w:w="2835" w:type="dxa"/>
                <w:tcBorders>
                  <w:top w:val="single" w:sz="6" w:space="0" w:color="auto"/>
                  <w:left w:val="single" w:sz="6" w:space="0" w:color="auto"/>
                  <w:bottom w:val="single" w:sz="6" w:space="0" w:color="auto"/>
                  <w:right w:val="single" w:sz="6" w:space="0" w:color="auto"/>
                </w:tcBorders>
                <w:shd w:val="clear" w:color="auto" w:fill="FFFFFF"/>
              </w:tcPr>
            </w:tcPrChange>
          </w:tcPr>
          <w:p w14:paraId="455B3083" w14:textId="087CC4A7" w:rsidR="00CA6C9B" w:rsidRPr="005E1A9C" w:rsidRDefault="00CA6C9B" w:rsidP="0073473E">
            <w:pPr>
              <w:spacing w:after="0" w:line="240" w:lineRule="auto"/>
              <w:jc w:val="center"/>
            </w:pPr>
            <w:r w:rsidRPr="00F3552A">
              <w:rPr>
                <w:color w:val="000000"/>
              </w:rPr>
              <w:t>0,006-0,009</w:t>
            </w:r>
          </w:p>
        </w:tc>
      </w:tr>
      <w:tr w:rsidR="00CA6C9B" w:rsidRPr="00132BFD" w14:paraId="48CE5DED" w14:textId="5660E3C9" w:rsidTr="0073473E">
        <w:trPr>
          <w:trHeight w:val="20"/>
          <w:trPrChange w:id="319" w:author="Абрамова Анна Андреевна" w:date="2024-05-16T00:00:00Z">
            <w:trPr>
              <w:trHeight w:val="20"/>
            </w:trPr>
          </w:trPrChange>
        </w:trPr>
        <w:tc>
          <w:tcPr>
            <w:tcW w:w="2127" w:type="dxa"/>
            <w:tcBorders>
              <w:top w:val="single" w:sz="6" w:space="0" w:color="auto"/>
              <w:left w:val="single" w:sz="6" w:space="0" w:color="auto"/>
              <w:bottom w:val="single" w:sz="6" w:space="0" w:color="auto"/>
              <w:right w:val="single" w:sz="6" w:space="0" w:color="auto"/>
            </w:tcBorders>
            <w:shd w:val="clear" w:color="auto" w:fill="FFFFFF"/>
            <w:vAlign w:val="center"/>
            <w:tcPrChange w:id="320" w:author="Абрамова Анна Андреевна" w:date="2024-05-16T00:00:00Z">
              <w:tcPr>
                <w:tcW w:w="2127" w:type="dxa"/>
                <w:tcBorders>
                  <w:top w:val="single" w:sz="6" w:space="0" w:color="auto"/>
                  <w:left w:val="single" w:sz="6" w:space="0" w:color="auto"/>
                  <w:bottom w:val="single" w:sz="6" w:space="0" w:color="auto"/>
                  <w:right w:val="single" w:sz="6" w:space="0" w:color="auto"/>
                </w:tcBorders>
                <w:shd w:val="clear" w:color="auto" w:fill="FFFFFF"/>
                <w:vAlign w:val="center"/>
              </w:tcPr>
            </w:tcPrChange>
          </w:tcPr>
          <w:p w14:paraId="69F2B544" w14:textId="5C239DAC" w:rsidR="00CA6C9B" w:rsidRPr="00CA6C9B" w:rsidRDefault="00CA6C9B" w:rsidP="0073473E">
            <w:pPr>
              <w:spacing w:after="0" w:line="240" w:lineRule="auto"/>
              <w:jc w:val="center"/>
              <w:rPr>
                <w:lang w:val="en-US"/>
              </w:rPr>
            </w:pPr>
            <w:r>
              <w:rPr>
                <w:lang w:val="en-US"/>
              </w:rPr>
              <w:t>6e</w:t>
            </w:r>
          </w:p>
        </w:tc>
        <w:tc>
          <w:tcPr>
            <w:tcW w:w="4677" w:type="dxa"/>
            <w:tcBorders>
              <w:top w:val="single" w:sz="6" w:space="0" w:color="auto"/>
              <w:left w:val="single" w:sz="6" w:space="0" w:color="auto"/>
              <w:bottom w:val="single" w:sz="6" w:space="0" w:color="auto"/>
              <w:right w:val="single" w:sz="6" w:space="0" w:color="auto"/>
            </w:tcBorders>
            <w:shd w:val="clear" w:color="auto" w:fill="FFFFFF"/>
            <w:vAlign w:val="center"/>
            <w:tcPrChange w:id="321" w:author="Абрамова Анна Андреевна" w:date="2024-05-16T00:00:00Z">
              <w:tcPr>
                <w:tcW w:w="4677" w:type="dxa"/>
                <w:tcBorders>
                  <w:top w:val="single" w:sz="6" w:space="0" w:color="auto"/>
                  <w:left w:val="single" w:sz="6" w:space="0" w:color="auto"/>
                  <w:bottom w:val="single" w:sz="6" w:space="0" w:color="auto"/>
                  <w:right w:val="single" w:sz="6" w:space="0" w:color="auto"/>
                </w:tcBorders>
                <w:shd w:val="clear" w:color="auto" w:fill="FFFFFF"/>
                <w:vAlign w:val="center"/>
              </w:tcPr>
            </w:tcPrChange>
          </w:tcPr>
          <w:p w14:paraId="1F20CFBE" w14:textId="54845C7D" w:rsidR="00CA6C9B" w:rsidRPr="005E1A9C" w:rsidRDefault="00CA6C9B" w:rsidP="0073473E">
            <w:pPr>
              <w:spacing w:after="0" w:line="240" w:lineRule="auto"/>
              <w:jc w:val="center"/>
            </w:pPr>
            <w:r>
              <w:t>Н/П</w:t>
            </w:r>
          </w:p>
        </w:tc>
        <w:tc>
          <w:tcPr>
            <w:tcW w:w="2552" w:type="dxa"/>
            <w:tcBorders>
              <w:top w:val="single" w:sz="6" w:space="0" w:color="auto"/>
              <w:left w:val="single" w:sz="6" w:space="0" w:color="auto"/>
              <w:bottom w:val="single" w:sz="6" w:space="0" w:color="auto"/>
              <w:right w:val="single" w:sz="6" w:space="0" w:color="auto"/>
            </w:tcBorders>
            <w:shd w:val="clear" w:color="auto" w:fill="FFFFFF"/>
            <w:tcPrChange w:id="322" w:author="Абрамова Анна Андреевна" w:date="2024-05-16T00:00:00Z">
              <w:tcPr>
                <w:tcW w:w="2835" w:type="dxa"/>
                <w:tcBorders>
                  <w:top w:val="single" w:sz="6" w:space="0" w:color="auto"/>
                  <w:left w:val="single" w:sz="6" w:space="0" w:color="auto"/>
                  <w:bottom w:val="single" w:sz="6" w:space="0" w:color="auto"/>
                  <w:right w:val="single" w:sz="6" w:space="0" w:color="auto"/>
                </w:tcBorders>
                <w:shd w:val="clear" w:color="auto" w:fill="FFFFFF"/>
              </w:tcPr>
            </w:tcPrChange>
          </w:tcPr>
          <w:p w14:paraId="5E0F79D3" w14:textId="652FC23C" w:rsidR="00CA6C9B" w:rsidRPr="005E1A9C" w:rsidRDefault="00CA6C9B" w:rsidP="0073473E">
            <w:pPr>
              <w:spacing w:after="0" w:line="240" w:lineRule="auto"/>
              <w:jc w:val="center"/>
            </w:pPr>
            <w:r w:rsidRPr="00F3552A">
              <w:rPr>
                <w:color w:val="000000"/>
              </w:rPr>
              <w:t>0,130</w:t>
            </w:r>
            <w:ins w:id="323" w:author="Абрамова Анна Андреевна" w:date="2024-05-15T23:59:00Z">
              <w:r w:rsidR="0073473E">
                <w:rPr>
                  <w:color w:val="000000"/>
                  <w:vertAlign w:val="superscript"/>
                </w:rPr>
                <w:t>****</w:t>
              </w:r>
            </w:ins>
            <w:del w:id="324" w:author="Абрамова Анна Андреевна" w:date="2024-05-15T23:59:00Z">
              <w:r w:rsidRPr="00F3552A" w:rsidDel="0073473E">
                <w:rPr>
                  <w:color w:val="000000"/>
                  <w:vertAlign w:val="superscript"/>
                </w:rPr>
                <w:delText>d</w:delText>
              </w:r>
            </w:del>
          </w:p>
        </w:tc>
      </w:tr>
      <w:tr w:rsidR="00CA6C9B" w:rsidRPr="00132BFD" w14:paraId="3FB79142" w14:textId="12C16B65" w:rsidTr="0073473E">
        <w:trPr>
          <w:trHeight w:val="20"/>
          <w:trPrChange w:id="325" w:author="Абрамова Анна Андреевна" w:date="2024-05-16T00:00:00Z">
            <w:trPr>
              <w:trHeight w:val="20"/>
            </w:trPr>
          </w:trPrChange>
        </w:trPr>
        <w:tc>
          <w:tcPr>
            <w:tcW w:w="9356" w:type="dxa"/>
            <w:gridSpan w:val="3"/>
            <w:tcBorders>
              <w:top w:val="single" w:sz="6" w:space="0" w:color="auto"/>
              <w:left w:val="single" w:sz="6" w:space="0" w:color="auto"/>
              <w:bottom w:val="single" w:sz="6" w:space="0" w:color="auto"/>
              <w:right w:val="single" w:sz="6" w:space="0" w:color="auto"/>
            </w:tcBorders>
            <w:shd w:val="clear" w:color="auto" w:fill="FFFFFF"/>
            <w:vAlign w:val="center"/>
            <w:tcPrChange w:id="326" w:author="Абрамова Анна Андреевна" w:date="2024-05-16T00:00:00Z">
              <w:tcPr>
                <w:tcW w:w="9639" w:type="dxa"/>
                <w:gridSpan w:val="3"/>
                <w:tcBorders>
                  <w:top w:val="single" w:sz="6" w:space="0" w:color="auto"/>
                  <w:left w:val="single" w:sz="6" w:space="0" w:color="auto"/>
                  <w:bottom w:val="single" w:sz="6" w:space="0" w:color="auto"/>
                  <w:right w:val="single" w:sz="6" w:space="0" w:color="auto"/>
                </w:tcBorders>
                <w:shd w:val="clear" w:color="auto" w:fill="FFFFFF"/>
                <w:vAlign w:val="center"/>
              </w:tcPr>
            </w:tcPrChange>
          </w:tcPr>
          <w:p w14:paraId="3D096031" w14:textId="1F2E0000" w:rsidR="00CA6C9B" w:rsidRDefault="00CA6C9B" w:rsidP="0073473E">
            <w:pPr>
              <w:spacing w:after="0" w:line="240" w:lineRule="auto"/>
              <w:jc w:val="left"/>
              <w:rPr>
                <w:color w:val="000000"/>
                <w:sz w:val="20"/>
                <w:szCs w:val="20"/>
              </w:rPr>
            </w:pPr>
            <w:r w:rsidRPr="005E1A9C">
              <w:rPr>
                <w:b/>
                <w:sz w:val="20"/>
                <w:szCs w:val="20"/>
              </w:rPr>
              <w:t>Примечание:</w:t>
            </w:r>
          </w:p>
          <w:p w14:paraId="2B7DB814" w14:textId="77777777" w:rsidR="00CA6C9B" w:rsidRPr="00CA6C9B" w:rsidRDefault="00CA6C9B" w:rsidP="0073473E">
            <w:pPr>
              <w:spacing w:after="0" w:line="240" w:lineRule="auto"/>
              <w:jc w:val="left"/>
              <w:rPr>
                <w:color w:val="000000"/>
                <w:sz w:val="20"/>
                <w:szCs w:val="20"/>
              </w:rPr>
            </w:pPr>
            <w:r w:rsidRPr="00CA6C9B">
              <w:rPr>
                <w:color w:val="000000"/>
                <w:sz w:val="20"/>
                <w:szCs w:val="20"/>
              </w:rPr>
              <w:t>Н/Д = нет данных</w:t>
            </w:r>
          </w:p>
          <w:p w14:paraId="110B9F93" w14:textId="58567451" w:rsidR="00CA6C9B" w:rsidRPr="00CA6C9B" w:rsidRDefault="0073473E" w:rsidP="0073473E">
            <w:pPr>
              <w:spacing w:after="0" w:line="240" w:lineRule="auto"/>
              <w:jc w:val="left"/>
              <w:rPr>
                <w:color w:val="000000"/>
                <w:sz w:val="20"/>
                <w:szCs w:val="20"/>
              </w:rPr>
            </w:pPr>
            <w:ins w:id="327" w:author="Абрамова Анна Андреевна" w:date="2024-05-15T23:58:00Z">
              <w:r>
                <w:rPr>
                  <w:color w:val="000000"/>
                  <w:sz w:val="20"/>
                  <w:szCs w:val="20"/>
                </w:rPr>
                <w:t>*</w:t>
              </w:r>
            </w:ins>
            <w:del w:id="328" w:author="Абрамова Анна Андреевна" w:date="2024-05-15T23:58:00Z">
              <w:r w:rsidR="00CA6C9B" w:rsidRPr="00CA6C9B" w:rsidDel="0073473E">
                <w:rPr>
                  <w:color w:val="000000"/>
                  <w:sz w:val="20"/>
                  <w:szCs w:val="20"/>
                </w:rPr>
                <w:delText>a</w:delText>
              </w:r>
            </w:del>
            <w:r w:rsidR="00CA6C9B" w:rsidRPr="00CA6C9B">
              <w:rPr>
                <w:color w:val="000000"/>
                <w:sz w:val="20"/>
                <w:szCs w:val="20"/>
              </w:rPr>
              <w:t xml:space="preserve"> Среднее значение из нескольких экспериментов с одним и тем же лабораторным репликоном.</w:t>
            </w:r>
          </w:p>
          <w:p w14:paraId="05F588BF" w14:textId="24EB03E7" w:rsidR="00CA6C9B" w:rsidRPr="00CA6C9B" w:rsidRDefault="0073473E" w:rsidP="0073473E">
            <w:pPr>
              <w:spacing w:after="0" w:line="240" w:lineRule="auto"/>
              <w:jc w:val="left"/>
              <w:rPr>
                <w:color w:val="000000"/>
                <w:sz w:val="20"/>
                <w:szCs w:val="20"/>
              </w:rPr>
            </w:pPr>
            <w:ins w:id="329" w:author="Абрамова Анна Андреевна" w:date="2024-05-15T23:58:00Z">
              <w:r>
                <w:rPr>
                  <w:color w:val="000000"/>
                  <w:sz w:val="20"/>
                  <w:szCs w:val="20"/>
                </w:rPr>
                <w:t>**</w:t>
              </w:r>
            </w:ins>
            <w:del w:id="330" w:author="Абрамова Анна Андреевна" w:date="2024-05-15T23:58:00Z">
              <w:r w:rsidR="00CA6C9B" w:rsidRPr="00CA6C9B" w:rsidDel="0073473E">
                <w:rPr>
                  <w:color w:val="000000"/>
                  <w:sz w:val="20"/>
                  <w:szCs w:val="20"/>
                </w:rPr>
                <w:delText>b</w:delText>
              </w:r>
            </w:del>
            <w:r w:rsidR="00CA6C9B" w:rsidRPr="00CA6C9B">
              <w:rPr>
                <w:color w:val="000000"/>
                <w:sz w:val="20"/>
                <w:szCs w:val="20"/>
              </w:rPr>
              <w:t xml:space="preserve"> Для тестирования использовали стабильные химерные репликоны 1b, несущие гены NS5B из генотипов 2b, 5a или 6a.</w:t>
            </w:r>
          </w:p>
          <w:p w14:paraId="378BBFA9" w14:textId="19DFBFCB" w:rsidR="00CA6C9B" w:rsidRPr="00CA6C9B" w:rsidRDefault="0073473E" w:rsidP="0073473E">
            <w:pPr>
              <w:spacing w:after="0" w:line="240" w:lineRule="auto"/>
              <w:jc w:val="left"/>
              <w:rPr>
                <w:color w:val="000000"/>
                <w:sz w:val="20"/>
                <w:szCs w:val="20"/>
              </w:rPr>
            </w:pPr>
            <w:ins w:id="331" w:author="Абрамова Анна Андреевна" w:date="2024-05-15T23:59:00Z">
              <w:r>
                <w:rPr>
                  <w:color w:val="000000"/>
                  <w:sz w:val="20"/>
                  <w:szCs w:val="20"/>
                </w:rPr>
                <w:t>***</w:t>
              </w:r>
            </w:ins>
            <w:del w:id="332" w:author="Абрамова Анна Андреевна" w:date="2024-05-15T23:59:00Z">
              <w:r w:rsidR="00CA6C9B" w:rsidRPr="00CA6C9B" w:rsidDel="0073473E">
                <w:rPr>
                  <w:color w:val="000000"/>
                  <w:sz w:val="20"/>
                  <w:szCs w:val="20"/>
                </w:rPr>
                <w:delText>c</w:delText>
              </w:r>
            </w:del>
            <w:r w:rsidR="00CA6C9B" w:rsidRPr="00CA6C9B">
              <w:rPr>
                <w:color w:val="000000"/>
                <w:sz w:val="20"/>
                <w:szCs w:val="20"/>
              </w:rPr>
              <w:t xml:space="preserve"> Данные из различных штаммов полноразмерных репликонов NS5A или химерных репликонов NS5A, несущих полноразмерные гены NS5A, которые содержат полиморфизмы L31 или M31.</w:t>
            </w:r>
          </w:p>
          <w:p w14:paraId="2141D012" w14:textId="7082E21D" w:rsidR="00CA6C9B" w:rsidRPr="005E1A9C" w:rsidRDefault="0073473E" w:rsidP="0073473E">
            <w:pPr>
              <w:spacing w:after="0" w:line="240" w:lineRule="auto"/>
              <w:jc w:val="left"/>
              <w:rPr>
                <w:b/>
                <w:sz w:val="20"/>
                <w:szCs w:val="20"/>
              </w:rPr>
            </w:pPr>
            <w:ins w:id="333" w:author="Абрамова Анна Андреевна" w:date="2024-05-15T23:59:00Z">
              <w:r>
                <w:rPr>
                  <w:color w:val="000000"/>
                  <w:sz w:val="20"/>
                  <w:szCs w:val="20"/>
                </w:rPr>
                <w:t>****</w:t>
              </w:r>
            </w:ins>
            <w:del w:id="334" w:author="Абрамова Анна Андреевна" w:date="2024-05-15T23:59:00Z">
              <w:r w:rsidR="00CA6C9B" w:rsidRPr="00CA6C9B" w:rsidDel="0073473E">
                <w:rPr>
                  <w:color w:val="000000"/>
                  <w:sz w:val="20"/>
                  <w:szCs w:val="20"/>
                </w:rPr>
                <w:delText>d</w:delText>
              </w:r>
            </w:del>
            <w:r w:rsidR="00CA6C9B" w:rsidRPr="00CA6C9B">
              <w:rPr>
                <w:color w:val="000000"/>
                <w:sz w:val="20"/>
                <w:szCs w:val="20"/>
              </w:rPr>
              <w:t xml:space="preserve"> Данные из химерного репликона NS5A, несущего аминокислоты NS5A 9-184.</w:t>
            </w:r>
          </w:p>
        </w:tc>
      </w:tr>
    </w:tbl>
    <w:p w14:paraId="51D24A8F" w14:textId="65F2264C" w:rsidR="00212842" w:rsidRPr="00132BFD" w:rsidRDefault="00212842" w:rsidP="005E1A9C">
      <w:pPr>
        <w:spacing w:after="0"/>
        <w:rPr>
          <w:color w:val="000000"/>
          <w:sz w:val="20"/>
          <w:szCs w:val="20"/>
        </w:rPr>
      </w:pPr>
    </w:p>
    <w:p w14:paraId="0B092D80" w14:textId="627FA279" w:rsidR="0080320C" w:rsidDel="00A91BD2" w:rsidRDefault="0080320C" w:rsidP="00A91BD2">
      <w:pPr>
        <w:spacing w:after="0" w:line="240" w:lineRule="auto"/>
        <w:ind w:firstLine="709"/>
        <w:rPr>
          <w:del w:id="335" w:author="Абрамова Анна Андреевна" w:date="2024-05-14T22:48:00Z"/>
        </w:rPr>
      </w:pPr>
      <w:r>
        <w:t xml:space="preserve">Присутствие 40% человеческой сыворотки не оказывало влияния на активность софосбувира, направленную против ВГС, однако снижало такую активность велпатасвира в 13 раз в отношении репликонов генотипа 1а ВГС. Оценка софосбувира в комбинации с велпатасвиром не выявила антагонистического эффекта в снижении концентрации РНК ВГС в клетках репликонов. </w:t>
      </w:r>
      <w:r w:rsidRPr="005C3AB7">
        <w:t>Значения EC</w:t>
      </w:r>
      <w:r w:rsidRPr="00DE7CB6">
        <w:rPr>
          <w:vertAlign w:val="subscript"/>
        </w:rPr>
        <w:t>50</w:t>
      </w:r>
      <w:r w:rsidRPr="005C3AB7">
        <w:t xml:space="preserve"> софосбувира и велпатасвира в сравнении с клиническими изолятами представлены в </w:t>
      </w:r>
      <w:r w:rsidRPr="00B810D2">
        <w:t xml:space="preserve">Таблице </w:t>
      </w:r>
      <w:r w:rsidR="00B810D2" w:rsidRPr="00B810D2">
        <w:t>3-2</w:t>
      </w:r>
      <w:r w:rsidRPr="00B810D2">
        <w:t>.</w:t>
      </w:r>
    </w:p>
    <w:p w14:paraId="529F37CF" w14:textId="77777777" w:rsidR="00A91BD2" w:rsidRDefault="00A91BD2" w:rsidP="0080320C">
      <w:pPr>
        <w:spacing w:after="0" w:line="240" w:lineRule="auto"/>
        <w:ind w:firstLine="709"/>
        <w:rPr>
          <w:ins w:id="336" w:author="Абрамова Анна Андреевна" w:date="2024-05-14T22:50:00Z"/>
        </w:rPr>
      </w:pPr>
    </w:p>
    <w:p w14:paraId="233E3C1C" w14:textId="77777777" w:rsidR="00A91BD2" w:rsidRDefault="00A91BD2" w:rsidP="0080320C">
      <w:pPr>
        <w:spacing w:after="0" w:line="240" w:lineRule="auto"/>
        <w:ind w:firstLine="709"/>
        <w:rPr>
          <w:ins w:id="337" w:author="Абрамова Анна Андреевна" w:date="2024-05-14T22:50:00Z"/>
        </w:rPr>
      </w:pPr>
    </w:p>
    <w:p w14:paraId="5ED68F6B" w14:textId="77777777" w:rsidR="00A91BD2" w:rsidRDefault="00A91BD2" w:rsidP="0080320C">
      <w:pPr>
        <w:spacing w:after="0" w:line="240" w:lineRule="auto"/>
        <w:ind w:firstLine="709"/>
        <w:rPr>
          <w:ins w:id="338" w:author="Абрамова Анна Андреевна" w:date="2024-05-14T22:50:00Z"/>
        </w:rPr>
      </w:pPr>
    </w:p>
    <w:p w14:paraId="0C7A55EF" w14:textId="77777777" w:rsidR="00A91BD2" w:rsidRDefault="00A91BD2" w:rsidP="0080320C">
      <w:pPr>
        <w:spacing w:after="0" w:line="240" w:lineRule="auto"/>
        <w:ind w:firstLine="709"/>
        <w:rPr>
          <w:ins w:id="339" w:author="Абрамова Анна Андреевна" w:date="2024-05-14T22:52:00Z"/>
        </w:rPr>
      </w:pPr>
    </w:p>
    <w:p w14:paraId="535C38F8" w14:textId="77777777" w:rsidR="00A91BD2" w:rsidRDefault="00A91BD2" w:rsidP="0080320C">
      <w:pPr>
        <w:spacing w:after="0" w:line="240" w:lineRule="auto"/>
        <w:ind w:firstLine="709"/>
        <w:rPr>
          <w:ins w:id="340" w:author="Абрамова Анна Андреевна" w:date="2024-05-14T22:50:00Z"/>
        </w:rPr>
      </w:pPr>
    </w:p>
    <w:p w14:paraId="691D568B" w14:textId="77777777" w:rsidR="0080320C" w:rsidRPr="0080320C" w:rsidRDefault="0080320C" w:rsidP="00A91BD2">
      <w:pPr>
        <w:spacing w:after="0" w:line="240" w:lineRule="auto"/>
        <w:ind w:firstLine="709"/>
      </w:pPr>
      <w:commentRangeStart w:id="341"/>
      <w:commentRangeStart w:id="342"/>
    </w:p>
    <w:p w14:paraId="22F6CE7A" w14:textId="56F9778A" w:rsidR="00A91BD2" w:rsidRDefault="00A40213">
      <w:pPr>
        <w:spacing w:after="0" w:line="240" w:lineRule="auto"/>
        <w:pPrChange w:id="343" w:author="Абрамова Анна Андреевна" w:date="2024-05-14T22:54:00Z">
          <w:pPr>
            <w:shd w:val="clear" w:color="auto" w:fill="FFFFFF"/>
            <w:spacing w:before="120"/>
          </w:pPr>
        </w:pPrChange>
      </w:pPr>
      <w:r w:rsidRPr="00B810D2">
        <w:rPr>
          <w:b/>
          <w:bCs/>
        </w:rPr>
        <w:t xml:space="preserve">Таблица </w:t>
      </w:r>
      <w:r w:rsidR="00B810D2" w:rsidRPr="00B810D2">
        <w:rPr>
          <w:b/>
          <w:bCs/>
        </w:rPr>
        <w:t>3</w:t>
      </w:r>
      <w:r w:rsidR="00B810D2">
        <w:rPr>
          <w:b/>
          <w:bCs/>
        </w:rPr>
        <w:t>-</w:t>
      </w:r>
      <w:r w:rsidR="00B810D2" w:rsidRPr="00B810D2">
        <w:rPr>
          <w:b/>
          <w:bCs/>
        </w:rPr>
        <w:t>2</w:t>
      </w:r>
      <w:ins w:id="344" w:author="Абрамова Анна Андреевна" w:date="2024-05-17T00:42:00Z">
        <w:r w:rsidR="00AD6294" w:rsidRPr="00AD6294">
          <w:rPr>
            <w:b/>
            <w:bCs/>
            <w:rPrChange w:id="345" w:author="Абрамова Анна Андреевна" w:date="2024-05-17T00:42:00Z">
              <w:rPr>
                <w:b/>
                <w:bCs/>
                <w:lang w:val="en-US"/>
              </w:rPr>
            </w:rPrChange>
          </w:rPr>
          <w:t>/</w:t>
        </w:r>
      </w:ins>
      <w:del w:id="346" w:author="Абрамова Анна Андреевна" w:date="2024-05-17T00:42:00Z">
        <w:r w:rsidRPr="00B810D2" w:rsidDel="00AD6294">
          <w:rPr>
            <w:b/>
            <w:bCs/>
          </w:rPr>
          <w:delText>:</w:delText>
        </w:r>
      </w:del>
      <w:r w:rsidRPr="00F3552A">
        <w:rPr>
          <w:b/>
          <w:bCs/>
        </w:rPr>
        <w:t xml:space="preserve"> </w:t>
      </w:r>
      <w:r w:rsidRPr="00A40213">
        <w:t>Активность софосбувира и велпатасвира в отношении транзиторных репликонов, содержащих NS5A или NS5B, из клинических изолятов</w:t>
      </w:r>
      <w:commentRangeEnd w:id="341"/>
      <w:r w:rsidR="00C72CB7">
        <w:rPr>
          <w:rStyle w:val="CommentReference"/>
        </w:rPr>
        <w:commentReference w:id="341"/>
      </w:r>
      <w:commentRangeEnd w:id="342"/>
      <w:r w:rsidR="00A91BD2">
        <w:rPr>
          <w:rStyle w:val="CommentReference"/>
        </w:rPr>
        <w:commentReference w:id="342"/>
      </w:r>
      <w:ins w:id="347" w:author="Абрамова Анна Андреевна" w:date="2024-05-16T00:00:00Z">
        <w:r w:rsidR="0073473E">
          <w:t>.</w:t>
        </w:r>
      </w:ins>
    </w:p>
    <w:tbl>
      <w:tblPr>
        <w:tblW w:w="9356" w:type="dxa"/>
        <w:tblInd w:w="-8" w:type="dxa"/>
        <w:tblLayout w:type="fixed"/>
        <w:tblCellMar>
          <w:left w:w="40" w:type="dxa"/>
          <w:right w:w="40" w:type="dxa"/>
        </w:tblCellMar>
        <w:tblLook w:val="0000" w:firstRow="0" w:lastRow="0" w:firstColumn="0" w:lastColumn="0" w:noHBand="0" w:noVBand="0"/>
      </w:tblPr>
      <w:tblGrid>
        <w:gridCol w:w="1417"/>
        <w:gridCol w:w="1843"/>
        <w:gridCol w:w="2269"/>
        <w:gridCol w:w="1984"/>
        <w:gridCol w:w="1843"/>
      </w:tblGrid>
      <w:tr w:rsidR="00DE7CB6" w:rsidRPr="00A02625" w14:paraId="7AD0E8DE" w14:textId="77777777" w:rsidTr="00FF585A">
        <w:trPr>
          <w:trHeight w:val="424"/>
          <w:tblHeader/>
        </w:trPr>
        <w:tc>
          <w:tcPr>
            <w:tcW w:w="1417" w:type="dxa"/>
            <w:vMerge w:val="restart"/>
            <w:tcBorders>
              <w:top w:val="single" w:sz="6" w:space="0" w:color="auto"/>
              <w:left w:val="single" w:sz="6" w:space="0" w:color="auto"/>
              <w:right w:val="single" w:sz="6" w:space="0" w:color="auto"/>
            </w:tcBorders>
            <w:shd w:val="clear" w:color="auto" w:fill="D9D9D9" w:themeFill="background1" w:themeFillShade="D9"/>
            <w:vAlign w:val="center"/>
          </w:tcPr>
          <w:p w14:paraId="29153959" w14:textId="77777777" w:rsidR="00DE7CB6" w:rsidRPr="005E1A9C" w:rsidRDefault="00DE7CB6" w:rsidP="00A91BD2">
            <w:pPr>
              <w:spacing w:after="0" w:line="240" w:lineRule="auto"/>
              <w:jc w:val="center"/>
              <w:rPr>
                <w:b/>
              </w:rPr>
            </w:pPr>
            <w:r>
              <w:rPr>
                <w:b/>
              </w:rPr>
              <w:t>Генотип репликонов</w:t>
            </w:r>
          </w:p>
        </w:tc>
        <w:tc>
          <w:tcPr>
            <w:tcW w:w="4112"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2E45DA9C" w14:textId="61360C88" w:rsidR="00DE7CB6" w:rsidRPr="005E1A9C" w:rsidRDefault="00DE7CB6" w:rsidP="00A91BD2">
            <w:pPr>
              <w:spacing w:after="0" w:line="240" w:lineRule="auto"/>
              <w:jc w:val="center"/>
              <w:rPr>
                <w:b/>
              </w:rPr>
            </w:pPr>
            <w:r w:rsidRPr="00A40213">
              <w:rPr>
                <w:b/>
              </w:rPr>
              <w:t>Репликоны, содержащие NS5B, из клинических изолятов</w:t>
            </w:r>
          </w:p>
        </w:tc>
        <w:tc>
          <w:tcPr>
            <w:tcW w:w="3827"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5FF2A5D6" w14:textId="6780D8E2" w:rsidR="00DE7CB6" w:rsidRPr="00CA6C9B" w:rsidRDefault="00DE7CB6" w:rsidP="00A91BD2">
            <w:pPr>
              <w:spacing w:after="0" w:line="240" w:lineRule="auto"/>
              <w:rPr>
                <w:b/>
                <w:bCs/>
                <w:color w:val="000000"/>
              </w:rPr>
            </w:pPr>
            <w:r w:rsidRPr="00A40213">
              <w:rPr>
                <w:b/>
              </w:rPr>
              <w:t>Репликоны, содержащие NS5А, из клинических изолятов</w:t>
            </w:r>
          </w:p>
        </w:tc>
      </w:tr>
      <w:tr w:rsidR="00DE7CB6" w:rsidRPr="00A02625" w14:paraId="7FA5571D" w14:textId="77777777" w:rsidTr="00FF585A">
        <w:trPr>
          <w:trHeight w:val="424"/>
          <w:tblHeader/>
        </w:trPr>
        <w:tc>
          <w:tcPr>
            <w:tcW w:w="1417" w:type="dxa"/>
            <w:vMerge/>
            <w:tcBorders>
              <w:left w:val="single" w:sz="6" w:space="0" w:color="auto"/>
              <w:bottom w:val="single" w:sz="6" w:space="0" w:color="auto"/>
              <w:right w:val="single" w:sz="6" w:space="0" w:color="auto"/>
            </w:tcBorders>
            <w:shd w:val="clear" w:color="auto" w:fill="D9D9D9" w:themeFill="background1" w:themeFillShade="D9"/>
            <w:vAlign w:val="center"/>
          </w:tcPr>
          <w:p w14:paraId="64C224C2" w14:textId="77777777" w:rsidR="00DE7CB6" w:rsidRDefault="00DE7CB6" w:rsidP="00A91BD2">
            <w:pPr>
              <w:spacing w:after="0" w:line="240" w:lineRule="auto"/>
              <w:jc w:val="center"/>
              <w:rPr>
                <w:b/>
              </w:rPr>
            </w:pPr>
          </w:p>
        </w:tc>
        <w:tc>
          <w:tcPr>
            <w:tcW w:w="1843"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1A92E417" w14:textId="1DD90473" w:rsidR="00DE7CB6" w:rsidRPr="00F3552A" w:rsidRDefault="00DE7CB6" w:rsidP="00A91BD2">
            <w:pPr>
              <w:spacing w:after="0" w:line="240" w:lineRule="auto"/>
              <w:jc w:val="center"/>
              <w:rPr>
                <w:b/>
                <w:bCs/>
                <w:color w:val="000000"/>
              </w:rPr>
            </w:pPr>
            <w:r w:rsidRPr="00A40213">
              <w:rPr>
                <w:b/>
              </w:rPr>
              <w:t>Количество клинических изолятов</w:t>
            </w:r>
          </w:p>
        </w:tc>
        <w:tc>
          <w:tcPr>
            <w:tcW w:w="2269" w:type="dxa"/>
            <w:tcBorders>
              <w:top w:val="single" w:sz="6" w:space="0" w:color="auto"/>
              <w:left w:val="single" w:sz="6" w:space="0" w:color="auto"/>
              <w:bottom w:val="single" w:sz="4" w:space="0" w:color="auto"/>
              <w:right w:val="single" w:sz="6" w:space="0" w:color="auto"/>
            </w:tcBorders>
            <w:shd w:val="clear" w:color="auto" w:fill="D9D9D9" w:themeFill="background1" w:themeFillShade="D9"/>
            <w:vAlign w:val="center"/>
          </w:tcPr>
          <w:p w14:paraId="070908C9" w14:textId="7DF27C7B" w:rsidR="00DE7CB6" w:rsidRPr="00F3552A" w:rsidRDefault="00DE7CB6" w:rsidP="00A91BD2">
            <w:pPr>
              <w:spacing w:after="0" w:line="240" w:lineRule="auto"/>
              <w:jc w:val="center"/>
              <w:rPr>
                <w:b/>
                <w:bCs/>
                <w:color w:val="000000"/>
              </w:rPr>
            </w:pPr>
            <w:r w:rsidRPr="00A40213">
              <w:rPr>
                <w:b/>
              </w:rPr>
              <w:t>Медиана EC</w:t>
            </w:r>
            <w:r w:rsidRPr="00DE7CB6">
              <w:rPr>
                <w:b/>
                <w:vertAlign w:val="subscript"/>
              </w:rPr>
              <w:t>50</w:t>
            </w:r>
            <w:r w:rsidRPr="00A40213">
              <w:rPr>
                <w:b/>
              </w:rPr>
              <w:t xml:space="preserve"> софосбувира, нМ (диапазон)</w:t>
            </w:r>
          </w:p>
        </w:tc>
        <w:tc>
          <w:tcPr>
            <w:tcW w:w="1984" w:type="dxa"/>
            <w:tcBorders>
              <w:top w:val="single" w:sz="6" w:space="0" w:color="auto"/>
              <w:left w:val="single" w:sz="6" w:space="0" w:color="auto"/>
              <w:bottom w:val="single" w:sz="4" w:space="0" w:color="auto"/>
              <w:right w:val="single" w:sz="6" w:space="0" w:color="auto"/>
            </w:tcBorders>
            <w:shd w:val="clear" w:color="auto" w:fill="D9D9D9" w:themeFill="background1" w:themeFillShade="D9"/>
            <w:vAlign w:val="center"/>
          </w:tcPr>
          <w:p w14:paraId="5A27696B" w14:textId="05D241DF" w:rsidR="00DE7CB6" w:rsidRDefault="00DE7CB6" w:rsidP="00A91BD2">
            <w:pPr>
              <w:spacing w:after="0" w:line="240" w:lineRule="auto"/>
              <w:jc w:val="center"/>
              <w:rPr>
                <w:b/>
                <w:bCs/>
                <w:color w:val="000000"/>
              </w:rPr>
            </w:pPr>
            <w:r w:rsidRPr="00A40213">
              <w:rPr>
                <w:b/>
              </w:rPr>
              <w:t>Количество клинических изолятов</w:t>
            </w:r>
          </w:p>
        </w:tc>
        <w:tc>
          <w:tcPr>
            <w:tcW w:w="1843" w:type="dxa"/>
            <w:tcBorders>
              <w:top w:val="single" w:sz="6" w:space="0" w:color="auto"/>
              <w:left w:val="single" w:sz="6" w:space="0" w:color="auto"/>
              <w:bottom w:val="single" w:sz="4" w:space="0" w:color="auto"/>
              <w:right w:val="single" w:sz="6" w:space="0" w:color="auto"/>
            </w:tcBorders>
            <w:shd w:val="clear" w:color="auto" w:fill="D9D9D9" w:themeFill="background1" w:themeFillShade="D9"/>
            <w:vAlign w:val="center"/>
          </w:tcPr>
          <w:p w14:paraId="00A2C67D" w14:textId="118267C4" w:rsidR="00DE7CB6" w:rsidRDefault="00DE7CB6" w:rsidP="00A91BD2">
            <w:pPr>
              <w:spacing w:after="0" w:line="240" w:lineRule="auto"/>
              <w:jc w:val="center"/>
              <w:rPr>
                <w:b/>
                <w:bCs/>
                <w:color w:val="000000"/>
              </w:rPr>
            </w:pPr>
            <w:r w:rsidRPr="00A40213">
              <w:rPr>
                <w:b/>
              </w:rPr>
              <w:t>Медиана EC</w:t>
            </w:r>
            <w:r w:rsidRPr="00DE7CB6">
              <w:rPr>
                <w:b/>
                <w:vertAlign w:val="subscript"/>
              </w:rPr>
              <w:t>50</w:t>
            </w:r>
            <w:r w:rsidRPr="00A40213">
              <w:rPr>
                <w:b/>
              </w:rPr>
              <w:t xml:space="preserve"> велпатасвира, нМ (диапазон)</w:t>
            </w:r>
          </w:p>
        </w:tc>
      </w:tr>
      <w:tr w:rsidR="00E05A8B" w:rsidRPr="00A02625" w14:paraId="01C24FDD" w14:textId="5A0276E8" w:rsidTr="00FF585A">
        <w:trPr>
          <w:trHeight w:val="117"/>
        </w:trPr>
        <w:tc>
          <w:tcPr>
            <w:tcW w:w="1417" w:type="dxa"/>
            <w:tcBorders>
              <w:top w:val="single" w:sz="6" w:space="0" w:color="auto"/>
              <w:left w:val="single" w:sz="6" w:space="0" w:color="auto"/>
              <w:bottom w:val="single" w:sz="4" w:space="0" w:color="auto"/>
              <w:right w:val="single" w:sz="6" w:space="0" w:color="auto"/>
            </w:tcBorders>
            <w:shd w:val="clear" w:color="auto" w:fill="FFFFFF"/>
            <w:vAlign w:val="center"/>
          </w:tcPr>
          <w:p w14:paraId="3B827C98" w14:textId="712B4C06" w:rsidR="00E05A8B" w:rsidRPr="00A03D54" w:rsidRDefault="00A03D54" w:rsidP="00A91BD2">
            <w:pPr>
              <w:spacing w:after="0" w:line="240" w:lineRule="auto"/>
              <w:jc w:val="center"/>
            </w:pPr>
            <w:r w:rsidRPr="00A03D54">
              <w:rPr>
                <w:color w:val="000000"/>
              </w:rPr>
              <w:t>1a</w:t>
            </w:r>
          </w:p>
        </w:tc>
        <w:tc>
          <w:tcPr>
            <w:tcW w:w="1843" w:type="dxa"/>
            <w:tcBorders>
              <w:top w:val="single" w:sz="6" w:space="0" w:color="auto"/>
              <w:left w:val="single" w:sz="6" w:space="0" w:color="auto"/>
              <w:bottom w:val="single" w:sz="4" w:space="0" w:color="auto"/>
              <w:right w:val="single" w:sz="4" w:space="0" w:color="auto"/>
            </w:tcBorders>
            <w:shd w:val="clear" w:color="auto" w:fill="FFFFFF"/>
            <w:vAlign w:val="center"/>
          </w:tcPr>
          <w:p w14:paraId="17F294EF" w14:textId="28D3CFD7" w:rsidR="00E05A8B" w:rsidRPr="00A03D54" w:rsidRDefault="00A03D54" w:rsidP="00A91BD2">
            <w:pPr>
              <w:spacing w:after="0" w:line="240" w:lineRule="auto"/>
              <w:jc w:val="center"/>
            </w:pPr>
            <w:r>
              <w:t>67</w:t>
            </w:r>
          </w:p>
        </w:tc>
        <w:tc>
          <w:tcPr>
            <w:tcW w:w="2269" w:type="dxa"/>
            <w:tcBorders>
              <w:top w:val="single" w:sz="6" w:space="0" w:color="auto"/>
              <w:left w:val="single" w:sz="4" w:space="0" w:color="auto"/>
              <w:bottom w:val="single" w:sz="6" w:space="0" w:color="auto"/>
              <w:right w:val="single" w:sz="6" w:space="0" w:color="auto"/>
            </w:tcBorders>
            <w:shd w:val="clear" w:color="auto" w:fill="FFFFFF"/>
            <w:vAlign w:val="center"/>
          </w:tcPr>
          <w:p w14:paraId="58D495C5" w14:textId="1E9E7DEB" w:rsidR="00E05A8B" w:rsidRPr="00CA6C9B" w:rsidRDefault="00A03D54" w:rsidP="00A91BD2">
            <w:pPr>
              <w:spacing w:after="0" w:line="240" w:lineRule="auto"/>
              <w:jc w:val="center"/>
              <w:rPr>
                <w:lang w:val="en-US"/>
              </w:rPr>
            </w:pPr>
            <w:r w:rsidRPr="00A40213">
              <w:rPr>
                <w:color w:val="000000"/>
                <w:sz w:val="20"/>
                <w:szCs w:val="20"/>
              </w:rPr>
              <w:t>62 (29-128)</w:t>
            </w:r>
          </w:p>
        </w:tc>
        <w:tc>
          <w:tcPr>
            <w:tcW w:w="1984" w:type="dxa"/>
            <w:tcBorders>
              <w:top w:val="single" w:sz="6" w:space="0" w:color="auto"/>
              <w:left w:val="single" w:sz="6" w:space="0" w:color="auto"/>
              <w:bottom w:val="single" w:sz="4" w:space="0" w:color="auto"/>
              <w:right w:val="single" w:sz="4" w:space="0" w:color="auto"/>
            </w:tcBorders>
            <w:shd w:val="clear" w:color="auto" w:fill="FFFFFF"/>
          </w:tcPr>
          <w:p w14:paraId="504853C3" w14:textId="473ACF15" w:rsidR="00E05A8B" w:rsidRPr="005E1A9C" w:rsidRDefault="00A03D54" w:rsidP="00A91BD2">
            <w:pPr>
              <w:spacing w:after="0" w:line="240" w:lineRule="auto"/>
              <w:jc w:val="center"/>
            </w:pPr>
            <w:r>
              <w:t>23</w:t>
            </w:r>
          </w:p>
        </w:tc>
        <w:tc>
          <w:tcPr>
            <w:tcW w:w="1843" w:type="dxa"/>
            <w:tcBorders>
              <w:top w:val="single" w:sz="6" w:space="0" w:color="auto"/>
              <w:left w:val="single" w:sz="4" w:space="0" w:color="auto"/>
              <w:bottom w:val="single" w:sz="4" w:space="0" w:color="auto"/>
              <w:right w:val="single" w:sz="6" w:space="0" w:color="auto"/>
            </w:tcBorders>
            <w:shd w:val="clear" w:color="auto" w:fill="FFFFFF"/>
          </w:tcPr>
          <w:p w14:paraId="2B9892E6" w14:textId="4FCC8D29" w:rsidR="00E05A8B" w:rsidRPr="005E1A9C" w:rsidRDefault="00FF585A" w:rsidP="00A91BD2">
            <w:pPr>
              <w:spacing w:after="0" w:line="240" w:lineRule="auto"/>
              <w:jc w:val="center"/>
            </w:pPr>
            <w:r w:rsidRPr="00A40213">
              <w:rPr>
                <w:color w:val="000000"/>
                <w:sz w:val="20"/>
                <w:szCs w:val="20"/>
              </w:rPr>
              <w:t>0,019 (0,011-0,078)</w:t>
            </w:r>
          </w:p>
        </w:tc>
      </w:tr>
      <w:tr w:rsidR="00E05A8B" w:rsidRPr="00A02625" w14:paraId="3F45E546" w14:textId="6A2F1556" w:rsidTr="00FF585A">
        <w:trPr>
          <w:trHeight w:val="20"/>
        </w:trPr>
        <w:tc>
          <w:tcPr>
            <w:tcW w:w="1417" w:type="dxa"/>
            <w:tcBorders>
              <w:top w:val="single" w:sz="6" w:space="0" w:color="auto"/>
              <w:left w:val="single" w:sz="6" w:space="0" w:color="auto"/>
              <w:bottom w:val="single" w:sz="6" w:space="0" w:color="auto"/>
              <w:right w:val="single" w:sz="6" w:space="0" w:color="auto"/>
            </w:tcBorders>
            <w:shd w:val="clear" w:color="auto" w:fill="FFFFFF"/>
            <w:vAlign w:val="center"/>
          </w:tcPr>
          <w:p w14:paraId="167E739B" w14:textId="77777777" w:rsidR="00E05A8B" w:rsidRPr="005E1A9C" w:rsidRDefault="00E05A8B" w:rsidP="00A91BD2">
            <w:pPr>
              <w:spacing w:after="0" w:line="240" w:lineRule="auto"/>
              <w:jc w:val="center"/>
            </w:pPr>
            <w:r w:rsidRPr="005E1A9C">
              <w:t>1b</w:t>
            </w:r>
          </w:p>
        </w:tc>
        <w:tc>
          <w:tcPr>
            <w:tcW w:w="1843" w:type="dxa"/>
            <w:tcBorders>
              <w:top w:val="single" w:sz="6" w:space="0" w:color="auto"/>
              <w:left w:val="single" w:sz="6" w:space="0" w:color="auto"/>
              <w:bottom w:val="single" w:sz="6" w:space="0" w:color="auto"/>
              <w:right w:val="single" w:sz="4" w:space="0" w:color="auto"/>
            </w:tcBorders>
            <w:shd w:val="clear" w:color="auto" w:fill="FFFFFF"/>
            <w:vAlign w:val="center"/>
          </w:tcPr>
          <w:p w14:paraId="0C25BC22" w14:textId="06C5C13A" w:rsidR="00E05A8B" w:rsidRPr="00A03D54" w:rsidRDefault="00A03D54" w:rsidP="00A91BD2">
            <w:pPr>
              <w:spacing w:after="0" w:line="240" w:lineRule="auto"/>
              <w:jc w:val="center"/>
            </w:pPr>
            <w:r>
              <w:t>29</w:t>
            </w:r>
          </w:p>
        </w:tc>
        <w:tc>
          <w:tcPr>
            <w:tcW w:w="2269" w:type="dxa"/>
            <w:tcBorders>
              <w:top w:val="single" w:sz="6" w:space="0" w:color="auto"/>
              <w:left w:val="single" w:sz="4" w:space="0" w:color="auto"/>
              <w:bottom w:val="single" w:sz="6" w:space="0" w:color="auto"/>
              <w:right w:val="single" w:sz="6" w:space="0" w:color="auto"/>
            </w:tcBorders>
            <w:shd w:val="clear" w:color="auto" w:fill="FFFFFF"/>
            <w:vAlign w:val="center"/>
          </w:tcPr>
          <w:p w14:paraId="5EEFA731" w14:textId="7F1F28AD" w:rsidR="00E05A8B" w:rsidRPr="00CA6C9B" w:rsidRDefault="00A03D54" w:rsidP="00A91BD2">
            <w:pPr>
              <w:spacing w:after="0" w:line="240" w:lineRule="auto"/>
              <w:jc w:val="center"/>
              <w:rPr>
                <w:lang w:val="en-US"/>
              </w:rPr>
            </w:pPr>
            <w:r w:rsidRPr="00A40213">
              <w:rPr>
                <w:color w:val="000000"/>
                <w:sz w:val="20"/>
                <w:szCs w:val="20"/>
              </w:rPr>
              <w:t>102 (45-170)</w:t>
            </w:r>
          </w:p>
        </w:tc>
        <w:tc>
          <w:tcPr>
            <w:tcW w:w="1984" w:type="dxa"/>
            <w:tcBorders>
              <w:top w:val="single" w:sz="6" w:space="0" w:color="auto"/>
              <w:left w:val="single" w:sz="6" w:space="0" w:color="auto"/>
              <w:bottom w:val="single" w:sz="6" w:space="0" w:color="auto"/>
              <w:right w:val="single" w:sz="4" w:space="0" w:color="auto"/>
            </w:tcBorders>
            <w:shd w:val="clear" w:color="auto" w:fill="FFFFFF"/>
          </w:tcPr>
          <w:p w14:paraId="1EAF1F06" w14:textId="1AD8DF79" w:rsidR="00E05A8B" w:rsidRPr="005E1A9C" w:rsidRDefault="00A03D54" w:rsidP="00A91BD2">
            <w:pPr>
              <w:spacing w:after="0" w:line="240" w:lineRule="auto"/>
              <w:jc w:val="center"/>
            </w:pPr>
            <w:r>
              <w:t>34</w:t>
            </w:r>
          </w:p>
        </w:tc>
        <w:tc>
          <w:tcPr>
            <w:tcW w:w="1843" w:type="dxa"/>
            <w:tcBorders>
              <w:top w:val="single" w:sz="6" w:space="0" w:color="auto"/>
              <w:left w:val="single" w:sz="4" w:space="0" w:color="auto"/>
              <w:bottom w:val="single" w:sz="6" w:space="0" w:color="auto"/>
              <w:right w:val="single" w:sz="6" w:space="0" w:color="auto"/>
            </w:tcBorders>
            <w:shd w:val="clear" w:color="auto" w:fill="FFFFFF"/>
          </w:tcPr>
          <w:p w14:paraId="2B52662D" w14:textId="036A23A6" w:rsidR="00E05A8B" w:rsidRPr="005E1A9C" w:rsidRDefault="00FF585A" w:rsidP="00A91BD2">
            <w:pPr>
              <w:spacing w:after="0" w:line="240" w:lineRule="auto"/>
              <w:jc w:val="center"/>
            </w:pPr>
            <w:r w:rsidRPr="00A40213">
              <w:rPr>
                <w:color w:val="000000"/>
                <w:sz w:val="20"/>
                <w:szCs w:val="20"/>
              </w:rPr>
              <w:t>0,012 (0,005-0,500)</w:t>
            </w:r>
          </w:p>
        </w:tc>
      </w:tr>
      <w:tr w:rsidR="00E05A8B" w:rsidRPr="00A02625" w14:paraId="0765CB4B" w14:textId="481EB46B" w:rsidTr="00FF585A">
        <w:trPr>
          <w:trHeight w:val="20"/>
        </w:trPr>
        <w:tc>
          <w:tcPr>
            <w:tcW w:w="1417" w:type="dxa"/>
            <w:tcBorders>
              <w:top w:val="single" w:sz="6" w:space="0" w:color="auto"/>
              <w:left w:val="single" w:sz="6" w:space="0" w:color="auto"/>
              <w:bottom w:val="single" w:sz="6" w:space="0" w:color="auto"/>
              <w:right w:val="single" w:sz="6" w:space="0" w:color="auto"/>
            </w:tcBorders>
            <w:shd w:val="clear" w:color="auto" w:fill="FFFFFF"/>
            <w:vAlign w:val="center"/>
          </w:tcPr>
          <w:p w14:paraId="77797BD4" w14:textId="77777777" w:rsidR="00E05A8B" w:rsidRPr="005E1A9C" w:rsidRDefault="00E05A8B" w:rsidP="000B382D">
            <w:pPr>
              <w:spacing w:after="0" w:line="240" w:lineRule="auto"/>
              <w:jc w:val="center"/>
            </w:pPr>
            <w:r w:rsidRPr="005E1A9C">
              <w:t>2a</w:t>
            </w:r>
          </w:p>
        </w:tc>
        <w:tc>
          <w:tcPr>
            <w:tcW w:w="1843" w:type="dxa"/>
            <w:tcBorders>
              <w:top w:val="single" w:sz="6" w:space="0" w:color="auto"/>
              <w:left w:val="single" w:sz="6" w:space="0" w:color="auto"/>
              <w:bottom w:val="single" w:sz="6" w:space="0" w:color="auto"/>
              <w:right w:val="single" w:sz="4" w:space="0" w:color="auto"/>
            </w:tcBorders>
            <w:shd w:val="clear" w:color="auto" w:fill="FFFFFF"/>
            <w:vAlign w:val="center"/>
          </w:tcPr>
          <w:p w14:paraId="0A906636" w14:textId="70E20E1D" w:rsidR="00E05A8B" w:rsidRPr="00A03D54" w:rsidRDefault="00A03D54" w:rsidP="000B382D">
            <w:pPr>
              <w:spacing w:after="0" w:line="240" w:lineRule="auto"/>
              <w:jc w:val="center"/>
            </w:pPr>
            <w:r>
              <w:t>15</w:t>
            </w:r>
          </w:p>
        </w:tc>
        <w:tc>
          <w:tcPr>
            <w:tcW w:w="2269" w:type="dxa"/>
            <w:tcBorders>
              <w:top w:val="single" w:sz="6" w:space="0" w:color="auto"/>
              <w:left w:val="single" w:sz="4" w:space="0" w:color="auto"/>
              <w:bottom w:val="single" w:sz="6" w:space="0" w:color="auto"/>
              <w:right w:val="single" w:sz="6" w:space="0" w:color="auto"/>
            </w:tcBorders>
            <w:shd w:val="clear" w:color="auto" w:fill="FFFFFF"/>
            <w:vAlign w:val="center"/>
          </w:tcPr>
          <w:p w14:paraId="0C6E64C4" w14:textId="2BAADF03" w:rsidR="00E05A8B" w:rsidRPr="00CA6C9B" w:rsidRDefault="00A03D54" w:rsidP="000B382D">
            <w:pPr>
              <w:spacing w:after="0" w:line="240" w:lineRule="auto"/>
              <w:jc w:val="center"/>
              <w:rPr>
                <w:lang w:val="en-US"/>
              </w:rPr>
            </w:pPr>
            <w:r w:rsidRPr="00A40213">
              <w:rPr>
                <w:color w:val="000000"/>
                <w:sz w:val="20"/>
                <w:szCs w:val="20"/>
              </w:rPr>
              <w:t>29 (14-81)</w:t>
            </w:r>
          </w:p>
        </w:tc>
        <w:tc>
          <w:tcPr>
            <w:tcW w:w="1984" w:type="dxa"/>
            <w:tcBorders>
              <w:top w:val="single" w:sz="6" w:space="0" w:color="auto"/>
              <w:left w:val="single" w:sz="6" w:space="0" w:color="auto"/>
              <w:bottom w:val="single" w:sz="6" w:space="0" w:color="auto"/>
              <w:right w:val="single" w:sz="4" w:space="0" w:color="auto"/>
            </w:tcBorders>
            <w:shd w:val="clear" w:color="auto" w:fill="FFFFFF"/>
          </w:tcPr>
          <w:p w14:paraId="60ADD233" w14:textId="0D01E0FA" w:rsidR="00E05A8B" w:rsidRPr="005E1A9C" w:rsidRDefault="00A03D54" w:rsidP="000B382D">
            <w:pPr>
              <w:spacing w:after="0" w:line="240" w:lineRule="auto"/>
              <w:jc w:val="center"/>
            </w:pPr>
            <w:r>
              <w:t>8</w:t>
            </w:r>
          </w:p>
        </w:tc>
        <w:tc>
          <w:tcPr>
            <w:tcW w:w="1843" w:type="dxa"/>
            <w:tcBorders>
              <w:top w:val="single" w:sz="6" w:space="0" w:color="auto"/>
              <w:left w:val="single" w:sz="4" w:space="0" w:color="auto"/>
              <w:bottom w:val="single" w:sz="6" w:space="0" w:color="auto"/>
              <w:right w:val="single" w:sz="6" w:space="0" w:color="auto"/>
            </w:tcBorders>
            <w:shd w:val="clear" w:color="auto" w:fill="FFFFFF"/>
          </w:tcPr>
          <w:p w14:paraId="5CFC38D9" w14:textId="094DDF16" w:rsidR="00E05A8B" w:rsidRPr="005E1A9C" w:rsidRDefault="00FF585A" w:rsidP="000B382D">
            <w:pPr>
              <w:spacing w:after="0" w:line="240" w:lineRule="auto"/>
              <w:jc w:val="center"/>
            </w:pPr>
            <w:r w:rsidRPr="00A40213">
              <w:rPr>
                <w:color w:val="000000"/>
                <w:sz w:val="20"/>
                <w:szCs w:val="20"/>
              </w:rPr>
              <w:t>0,011 (0,006-0,364)</w:t>
            </w:r>
          </w:p>
        </w:tc>
      </w:tr>
      <w:tr w:rsidR="00E05A8B" w:rsidRPr="00A02625" w14:paraId="2B4B84D5" w14:textId="2AA4B9CF" w:rsidTr="00FF585A">
        <w:trPr>
          <w:trHeight w:val="20"/>
        </w:trPr>
        <w:tc>
          <w:tcPr>
            <w:tcW w:w="1417" w:type="dxa"/>
            <w:tcBorders>
              <w:top w:val="single" w:sz="6" w:space="0" w:color="auto"/>
              <w:left w:val="single" w:sz="6" w:space="0" w:color="auto"/>
              <w:bottom w:val="single" w:sz="6" w:space="0" w:color="auto"/>
              <w:right w:val="single" w:sz="6" w:space="0" w:color="auto"/>
            </w:tcBorders>
            <w:shd w:val="clear" w:color="auto" w:fill="FFFFFF"/>
            <w:vAlign w:val="center"/>
          </w:tcPr>
          <w:p w14:paraId="6734AAC6" w14:textId="77777777" w:rsidR="00E05A8B" w:rsidRPr="005E1A9C" w:rsidRDefault="00E05A8B" w:rsidP="000B382D">
            <w:pPr>
              <w:spacing w:after="0" w:line="240" w:lineRule="auto"/>
              <w:jc w:val="center"/>
            </w:pPr>
            <w:r w:rsidRPr="005E1A9C">
              <w:t>2b</w:t>
            </w:r>
          </w:p>
        </w:tc>
        <w:tc>
          <w:tcPr>
            <w:tcW w:w="1843" w:type="dxa"/>
            <w:tcBorders>
              <w:top w:val="single" w:sz="6" w:space="0" w:color="auto"/>
              <w:left w:val="single" w:sz="6" w:space="0" w:color="auto"/>
              <w:bottom w:val="single" w:sz="6" w:space="0" w:color="auto"/>
              <w:right w:val="single" w:sz="4" w:space="0" w:color="auto"/>
            </w:tcBorders>
            <w:shd w:val="clear" w:color="auto" w:fill="FFFFFF"/>
            <w:vAlign w:val="center"/>
          </w:tcPr>
          <w:p w14:paraId="6A886669" w14:textId="1D757429" w:rsidR="00E05A8B" w:rsidRPr="005E1A9C" w:rsidRDefault="00A03D54" w:rsidP="000B382D">
            <w:pPr>
              <w:spacing w:after="0" w:line="240" w:lineRule="auto"/>
              <w:jc w:val="center"/>
            </w:pPr>
            <w:r w:rsidRPr="00A03D54">
              <w:t>Н/П</w:t>
            </w:r>
          </w:p>
        </w:tc>
        <w:tc>
          <w:tcPr>
            <w:tcW w:w="2269" w:type="dxa"/>
            <w:tcBorders>
              <w:top w:val="single" w:sz="6" w:space="0" w:color="auto"/>
              <w:left w:val="single" w:sz="4" w:space="0" w:color="auto"/>
              <w:bottom w:val="single" w:sz="6" w:space="0" w:color="auto"/>
              <w:right w:val="single" w:sz="6" w:space="0" w:color="auto"/>
            </w:tcBorders>
            <w:shd w:val="clear" w:color="auto" w:fill="FFFFFF"/>
            <w:vAlign w:val="center"/>
          </w:tcPr>
          <w:p w14:paraId="3DDED1C5" w14:textId="06BCAA05" w:rsidR="00E05A8B" w:rsidRPr="005E1A9C" w:rsidRDefault="00A03D54" w:rsidP="000B382D">
            <w:pPr>
              <w:spacing w:after="0" w:line="240" w:lineRule="auto"/>
              <w:jc w:val="center"/>
            </w:pPr>
            <w:r w:rsidRPr="00A40213">
              <w:rPr>
                <w:color w:val="000000"/>
                <w:sz w:val="20"/>
                <w:szCs w:val="20"/>
              </w:rPr>
              <w:t>Н/П</w:t>
            </w:r>
          </w:p>
        </w:tc>
        <w:tc>
          <w:tcPr>
            <w:tcW w:w="1984" w:type="dxa"/>
            <w:tcBorders>
              <w:top w:val="single" w:sz="6" w:space="0" w:color="auto"/>
              <w:left w:val="single" w:sz="6" w:space="0" w:color="auto"/>
              <w:bottom w:val="single" w:sz="6" w:space="0" w:color="auto"/>
              <w:right w:val="single" w:sz="4" w:space="0" w:color="auto"/>
            </w:tcBorders>
            <w:shd w:val="clear" w:color="auto" w:fill="FFFFFF"/>
          </w:tcPr>
          <w:p w14:paraId="0DCDCD59" w14:textId="494D91EE" w:rsidR="00E05A8B" w:rsidRPr="005E1A9C" w:rsidRDefault="00A03D54" w:rsidP="000B382D">
            <w:pPr>
              <w:spacing w:after="0" w:line="240" w:lineRule="auto"/>
              <w:jc w:val="center"/>
            </w:pPr>
            <w:r>
              <w:t>16</w:t>
            </w:r>
          </w:p>
        </w:tc>
        <w:tc>
          <w:tcPr>
            <w:tcW w:w="1843" w:type="dxa"/>
            <w:tcBorders>
              <w:top w:val="single" w:sz="6" w:space="0" w:color="auto"/>
              <w:left w:val="single" w:sz="4" w:space="0" w:color="auto"/>
              <w:bottom w:val="single" w:sz="6" w:space="0" w:color="auto"/>
              <w:right w:val="single" w:sz="6" w:space="0" w:color="auto"/>
            </w:tcBorders>
            <w:shd w:val="clear" w:color="auto" w:fill="FFFFFF"/>
          </w:tcPr>
          <w:p w14:paraId="0C78F373" w14:textId="11F5EFE7" w:rsidR="00E05A8B" w:rsidRPr="005E1A9C" w:rsidRDefault="00FF585A" w:rsidP="000B382D">
            <w:pPr>
              <w:spacing w:after="0" w:line="240" w:lineRule="auto"/>
              <w:jc w:val="center"/>
            </w:pPr>
            <w:r w:rsidRPr="00A40213">
              <w:rPr>
                <w:color w:val="000000"/>
                <w:sz w:val="20"/>
                <w:szCs w:val="20"/>
              </w:rPr>
              <w:t>0,002 (0,0003-0,007)</w:t>
            </w:r>
          </w:p>
        </w:tc>
      </w:tr>
      <w:tr w:rsidR="00E05A8B" w:rsidRPr="00A02625" w14:paraId="36F219A8" w14:textId="6A15703D" w:rsidTr="00FF585A">
        <w:trPr>
          <w:trHeight w:val="20"/>
        </w:trPr>
        <w:tc>
          <w:tcPr>
            <w:tcW w:w="1417" w:type="dxa"/>
            <w:tcBorders>
              <w:top w:val="single" w:sz="6" w:space="0" w:color="auto"/>
              <w:left w:val="single" w:sz="6" w:space="0" w:color="auto"/>
              <w:bottom w:val="single" w:sz="6" w:space="0" w:color="auto"/>
              <w:right w:val="single" w:sz="6" w:space="0" w:color="auto"/>
            </w:tcBorders>
            <w:shd w:val="clear" w:color="auto" w:fill="FFFFFF"/>
            <w:vAlign w:val="center"/>
          </w:tcPr>
          <w:p w14:paraId="0B33AD62" w14:textId="77777777" w:rsidR="00E05A8B" w:rsidRPr="005E1A9C" w:rsidRDefault="00E05A8B" w:rsidP="000B382D">
            <w:pPr>
              <w:spacing w:after="0" w:line="240" w:lineRule="auto"/>
              <w:jc w:val="center"/>
            </w:pPr>
            <w:r w:rsidRPr="005E1A9C">
              <w:t>3a</w:t>
            </w:r>
          </w:p>
        </w:tc>
        <w:tc>
          <w:tcPr>
            <w:tcW w:w="1843" w:type="dxa"/>
            <w:tcBorders>
              <w:top w:val="single" w:sz="6" w:space="0" w:color="auto"/>
              <w:left w:val="single" w:sz="6" w:space="0" w:color="auto"/>
              <w:bottom w:val="single" w:sz="6" w:space="0" w:color="auto"/>
              <w:right w:val="single" w:sz="4" w:space="0" w:color="auto"/>
            </w:tcBorders>
            <w:shd w:val="clear" w:color="auto" w:fill="FFFFFF"/>
            <w:vAlign w:val="center"/>
          </w:tcPr>
          <w:p w14:paraId="588F3F73" w14:textId="79C4A017" w:rsidR="00E05A8B" w:rsidRPr="00A03D54" w:rsidRDefault="00A03D54" w:rsidP="000B382D">
            <w:pPr>
              <w:spacing w:after="0" w:line="240" w:lineRule="auto"/>
              <w:jc w:val="center"/>
            </w:pPr>
            <w:r>
              <w:t>106</w:t>
            </w:r>
          </w:p>
        </w:tc>
        <w:tc>
          <w:tcPr>
            <w:tcW w:w="2269" w:type="dxa"/>
            <w:tcBorders>
              <w:top w:val="single" w:sz="6" w:space="0" w:color="auto"/>
              <w:left w:val="single" w:sz="4" w:space="0" w:color="auto"/>
              <w:bottom w:val="single" w:sz="6" w:space="0" w:color="auto"/>
              <w:right w:val="single" w:sz="6" w:space="0" w:color="auto"/>
            </w:tcBorders>
            <w:shd w:val="clear" w:color="auto" w:fill="FFFFFF"/>
            <w:vAlign w:val="center"/>
          </w:tcPr>
          <w:p w14:paraId="56679790" w14:textId="16947AA0" w:rsidR="00E05A8B" w:rsidRPr="00CA6C9B" w:rsidRDefault="00A03D54" w:rsidP="000B382D">
            <w:pPr>
              <w:spacing w:after="0" w:line="240" w:lineRule="auto"/>
              <w:jc w:val="center"/>
              <w:rPr>
                <w:lang w:val="en-US"/>
              </w:rPr>
            </w:pPr>
            <w:r w:rsidRPr="00A40213">
              <w:rPr>
                <w:color w:val="000000"/>
                <w:sz w:val="20"/>
                <w:szCs w:val="20"/>
              </w:rPr>
              <w:t>Н/П</w:t>
            </w:r>
          </w:p>
        </w:tc>
        <w:tc>
          <w:tcPr>
            <w:tcW w:w="1984" w:type="dxa"/>
            <w:tcBorders>
              <w:top w:val="single" w:sz="6" w:space="0" w:color="auto"/>
              <w:left w:val="single" w:sz="6" w:space="0" w:color="auto"/>
              <w:bottom w:val="single" w:sz="6" w:space="0" w:color="auto"/>
              <w:right w:val="single" w:sz="4" w:space="0" w:color="auto"/>
            </w:tcBorders>
            <w:shd w:val="clear" w:color="auto" w:fill="FFFFFF"/>
          </w:tcPr>
          <w:p w14:paraId="0A81F71F" w14:textId="53729455" w:rsidR="00E05A8B" w:rsidRPr="005E1A9C" w:rsidRDefault="00A03D54" w:rsidP="000B382D">
            <w:pPr>
              <w:spacing w:after="0" w:line="240" w:lineRule="auto"/>
              <w:jc w:val="center"/>
            </w:pPr>
            <w:r>
              <w:t>38</w:t>
            </w:r>
          </w:p>
        </w:tc>
        <w:tc>
          <w:tcPr>
            <w:tcW w:w="1843" w:type="dxa"/>
            <w:tcBorders>
              <w:top w:val="single" w:sz="6" w:space="0" w:color="auto"/>
              <w:left w:val="single" w:sz="4" w:space="0" w:color="auto"/>
              <w:bottom w:val="single" w:sz="6" w:space="0" w:color="auto"/>
              <w:right w:val="single" w:sz="6" w:space="0" w:color="auto"/>
            </w:tcBorders>
            <w:shd w:val="clear" w:color="auto" w:fill="FFFFFF"/>
          </w:tcPr>
          <w:p w14:paraId="537FD64F" w14:textId="18B3D415" w:rsidR="00E05A8B" w:rsidRPr="005E1A9C" w:rsidRDefault="00FF585A" w:rsidP="000B382D">
            <w:pPr>
              <w:spacing w:after="0" w:line="240" w:lineRule="auto"/>
              <w:jc w:val="center"/>
            </w:pPr>
            <w:r w:rsidRPr="00A40213">
              <w:rPr>
                <w:color w:val="000000"/>
                <w:sz w:val="20"/>
                <w:szCs w:val="20"/>
              </w:rPr>
              <w:t>0,005 (0,002-1,871)</w:t>
            </w:r>
          </w:p>
        </w:tc>
      </w:tr>
      <w:tr w:rsidR="00E05A8B" w:rsidRPr="00A02625" w14:paraId="7BA9F8A6" w14:textId="5940A6AB" w:rsidTr="00FF585A">
        <w:trPr>
          <w:trHeight w:val="20"/>
        </w:trPr>
        <w:tc>
          <w:tcPr>
            <w:tcW w:w="1417" w:type="dxa"/>
            <w:tcBorders>
              <w:top w:val="single" w:sz="6" w:space="0" w:color="auto"/>
              <w:left w:val="single" w:sz="6" w:space="0" w:color="auto"/>
              <w:bottom w:val="single" w:sz="6" w:space="0" w:color="auto"/>
              <w:right w:val="single" w:sz="6" w:space="0" w:color="auto"/>
            </w:tcBorders>
            <w:shd w:val="clear" w:color="auto" w:fill="FFFFFF"/>
            <w:vAlign w:val="center"/>
          </w:tcPr>
          <w:p w14:paraId="00CF211F" w14:textId="77777777" w:rsidR="00E05A8B" w:rsidRPr="005E1A9C" w:rsidRDefault="00E05A8B" w:rsidP="000B382D">
            <w:pPr>
              <w:spacing w:after="0" w:line="240" w:lineRule="auto"/>
              <w:jc w:val="center"/>
            </w:pPr>
            <w:r w:rsidRPr="005E1A9C">
              <w:t>4a</w:t>
            </w:r>
          </w:p>
        </w:tc>
        <w:tc>
          <w:tcPr>
            <w:tcW w:w="1843" w:type="dxa"/>
            <w:tcBorders>
              <w:top w:val="single" w:sz="6" w:space="0" w:color="auto"/>
              <w:left w:val="single" w:sz="6" w:space="0" w:color="auto"/>
              <w:bottom w:val="single" w:sz="6" w:space="0" w:color="auto"/>
              <w:right w:val="single" w:sz="4" w:space="0" w:color="auto"/>
            </w:tcBorders>
            <w:shd w:val="clear" w:color="auto" w:fill="FFFFFF"/>
            <w:vAlign w:val="center"/>
          </w:tcPr>
          <w:p w14:paraId="253642A2" w14:textId="3DF61625" w:rsidR="00E05A8B" w:rsidRPr="00CA6C9B" w:rsidRDefault="00A03D54" w:rsidP="000B382D">
            <w:pPr>
              <w:spacing w:after="0" w:line="240" w:lineRule="auto"/>
              <w:jc w:val="center"/>
              <w:rPr>
                <w:lang w:val="en-US"/>
              </w:rPr>
            </w:pPr>
            <w:r w:rsidRPr="00A40213">
              <w:rPr>
                <w:color w:val="000000"/>
                <w:sz w:val="20"/>
                <w:szCs w:val="20"/>
              </w:rPr>
              <w:t>Н/П</w:t>
            </w:r>
          </w:p>
        </w:tc>
        <w:tc>
          <w:tcPr>
            <w:tcW w:w="2269" w:type="dxa"/>
            <w:tcBorders>
              <w:top w:val="single" w:sz="6" w:space="0" w:color="auto"/>
              <w:left w:val="single" w:sz="4" w:space="0" w:color="auto"/>
              <w:bottom w:val="single" w:sz="6" w:space="0" w:color="auto"/>
              <w:right w:val="single" w:sz="6" w:space="0" w:color="auto"/>
            </w:tcBorders>
            <w:shd w:val="clear" w:color="auto" w:fill="FFFFFF"/>
            <w:vAlign w:val="center"/>
          </w:tcPr>
          <w:p w14:paraId="250C512E" w14:textId="0ED33B37" w:rsidR="00E05A8B" w:rsidRPr="00CA6C9B" w:rsidRDefault="00A03D54" w:rsidP="000B382D">
            <w:pPr>
              <w:spacing w:after="0" w:line="240" w:lineRule="auto"/>
              <w:jc w:val="center"/>
              <w:rPr>
                <w:lang w:val="en-US"/>
              </w:rPr>
            </w:pPr>
            <w:r w:rsidRPr="00A40213">
              <w:rPr>
                <w:color w:val="000000"/>
                <w:sz w:val="20"/>
                <w:szCs w:val="20"/>
              </w:rPr>
              <w:t>Н/П</w:t>
            </w:r>
          </w:p>
        </w:tc>
        <w:tc>
          <w:tcPr>
            <w:tcW w:w="1984" w:type="dxa"/>
            <w:tcBorders>
              <w:top w:val="single" w:sz="6" w:space="0" w:color="auto"/>
              <w:left w:val="single" w:sz="6" w:space="0" w:color="auto"/>
              <w:bottom w:val="single" w:sz="6" w:space="0" w:color="auto"/>
              <w:right w:val="single" w:sz="4" w:space="0" w:color="auto"/>
            </w:tcBorders>
            <w:shd w:val="clear" w:color="auto" w:fill="FFFFFF"/>
          </w:tcPr>
          <w:p w14:paraId="2DA70650" w14:textId="49CC612D" w:rsidR="00E05A8B" w:rsidRPr="005E1A9C" w:rsidRDefault="00A03D54" w:rsidP="000B382D">
            <w:pPr>
              <w:spacing w:after="0" w:line="240" w:lineRule="auto"/>
              <w:jc w:val="center"/>
            </w:pPr>
            <w:r>
              <w:t>5</w:t>
            </w:r>
          </w:p>
        </w:tc>
        <w:tc>
          <w:tcPr>
            <w:tcW w:w="1843" w:type="dxa"/>
            <w:tcBorders>
              <w:top w:val="single" w:sz="6" w:space="0" w:color="auto"/>
              <w:left w:val="single" w:sz="4" w:space="0" w:color="auto"/>
              <w:bottom w:val="single" w:sz="6" w:space="0" w:color="auto"/>
              <w:right w:val="single" w:sz="6" w:space="0" w:color="auto"/>
            </w:tcBorders>
            <w:shd w:val="clear" w:color="auto" w:fill="FFFFFF"/>
          </w:tcPr>
          <w:p w14:paraId="2046D959" w14:textId="400FD977" w:rsidR="00E05A8B" w:rsidRPr="005E1A9C" w:rsidRDefault="00FF585A" w:rsidP="000B382D">
            <w:pPr>
              <w:spacing w:after="0" w:line="240" w:lineRule="auto"/>
              <w:jc w:val="center"/>
            </w:pPr>
            <w:r w:rsidRPr="00A40213">
              <w:rPr>
                <w:color w:val="000000"/>
                <w:sz w:val="20"/>
                <w:szCs w:val="20"/>
              </w:rPr>
              <w:t>0,002 (0,001-0,004)</w:t>
            </w:r>
          </w:p>
        </w:tc>
      </w:tr>
      <w:tr w:rsidR="00E05A8B" w:rsidRPr="00A02625" w14:paraId="439E7E83" w14:textId="359C5E0B" w:rsidTr="00FF585A">
        <w:trPr>
          <w:trHeight w:val="20"/>
        </w:trPr>
        <w:tc>
          <w:tcPr>
            <w:tcW w:w="1417" w:type="dxa"/>
            <w:tcBorders>
              <w:top w:val="single" w:sz="6" w:space="0" w:color="auto"/>
              <w:left w:val="single" w:sz="6" w:space="0" w:color="auto"/>
              <w:bottom w:val="single" w:sz="6" w:space="0" w:color="auto"/>
              <w:right w:val="single" w:sz="6" w:space="0" w:color="auto"/>
            </w:tcBorders>
            <w:shd w:val="clear" w:color="auto" w:fill="FFFFFF"/>
            <w:vAlign w:val="center"/>
          </w:tcPr>
          <w:p w14:paraId="42B4E8BC" w14:textId="77777777" w:rsidR="00E05A8B" w:rsidRPr="00CA6C9B" w:rsidRDefault="00E05A8B" w:rsidP="000B382D">
            <w:pPr>
              <w:spacing w:after="0" w:line="240" w:lineRule="auto"/>
              <w:jc w:val="center"/>
              <w:rPr>
                <w:lang w:val="en-US"/>
              </w:rPr>
            </w:pPr>
            <w:r>
              <w:t>4</w:t>
            </w:r>
            <w:r>
              <w:rPr>
                <w:lang w:val="en-US"/>
              </w:rPr>
              <w:t>d</w:t>
            </w:r>
          </w:p>
        </w:tc>
        <w:tc>
          <w:tcPr>
            <w:tcW w:w="1843" w:type="dxa"/>
            <w:tcBorders>
              <w:top w:val="single" w:sz="6" w:space="0" w:color="auto"/>
              <w:left w:val="single" w:sz="6" w:space="0" w:color="auto"/>
              <w:bottom w:val="single" w:sz="6" w:space="0" w:color="auto"/>
              <w:right w:val="single" w:sz="4" w:space="0" w:color="auto"/>
            </w:tcBorders>
            <w:shd w:val="clear" w:color="auto" w:fill="FFFFFF"/>
            <w:vAlign w:val="center"/>
          </w:tcPr>
          <w:p w14:paraId="31515016" w14:textId="198450B0" w:rsidR="00E05A8B" w:rsidRPr="00CA6C9B" w:rsidRDefault="00A03D54" w:rsidP="000B382D">
            <w:pPr>
              <w:spacing w:after="0" w:line="240" w:lineRule="auto"/>
              <w:jc w:val="center"/>
            </w:pPr>
            <w:r w:rsidRPr="00A40213">
              <w:rPr>
                <w:color w:val="000000"/>
                <w:sz w:val="20"/>
                <w:szCs w:val="20"/>
              </w:rPr>
              <w:t>Н/П</w:t>
            </w:r>
          </w:p>
        </w:tc>
        <w:tc>
          <w:tcPr>
            <w:tcW w:w="2269" w:type="dxa"/>
            <w:tcBorders>
              <w:top w:val="single" w:sz="6" w:space="0" w:color="auto"/>
              <w:left w:val="single" w:sz="4" w:space="0" w:color="auto"/>
              <w:bottom w:val="single" w:sz="6" w:space="0" w:color="auto"/>
              <w:right w:val="single" w:sz="6" w:space="0" w:color="auto"/>
            </w:tcBorders>
            <w:shd w:val="clear" w:color="auto" w:fill="FFFFFF"/>
            <w:vAlign w:val="center"/>
          </w:tcPr>
          <w:p w14:paraId="5C4F0DED" w14:textId="589365B3" w:rsidR="00E05A8B" w:rsidRPr="00CA6C9B" w:rsidRDefault="00A03D54" w:rsidP="000B382D">
            <w:pPr>
              <w:spacing w:after="0" w:line="240" w:lineRule="auto"/>
              <w:jc w:val="center"/>
            </w:pPr>
            <w:r w:rsidRPr="00A40213">
              <w:rPr>
                <w:color w:val="000000"/>
                <w:sz w:val="20"/>
                <w:szCs w:val="20"/>
              </w:rPr>
              <w:t>Н/П</w:t>
            </w:r>
          </w:p>
        </w:tc>
        <w:tc>
          <w:tcPr>
            <w:tcW w:w="1984" w:type="dxa"/>
            <w:tcBorders>
              <w:top w:val="single" w:sz="6" w:space="0" w:color="auto"/>
              <w:left w:val="single" w:sz="6" w:space="0" w:color="auto"/>
              <w:bottom w:val="single" w:sz="6" w:space="0" w:color="auto"/>
              <w:right w:val="single" w:sz="4" w:space="0" w:color="auto"/>
            </w:tcBorders>
            <w:shd w:val="clear" w:color="auto" w:fill="FFFFFF"/>
          </w:tcPr>
          <w:p w14:paraId="177A2307" w14:textId="18731512" w:rsidR="00E05A8B" w:rsidRPr="005E1A9C" w:rsidRDefault="00A03D54" w:rsidP="000B382D">
            <w:pPr>
              <w:spacing w:after="0" w:line="240" w:lineRule="auto"/>
              <w:jc w:val="center"/>
            </w:pPr>
            <w:r>
              <w:t>7</w:t>
            </w:r>
          </w:p>
        </w:tc>
        <w:tc>
          <w:tcPr>
            <w:tcW w:w="1843" w:type="dxa"/>
            <w:tcBorders>
              <w:top w:val="single" w:sz="6" w:space="0" w:color="auto"/>
              <w:left w:val="single" w:sz="4" w:space="0" w:color="auto"/>
              <w:bottom w:val="single" w:sz="6" w:space="0" w:color="auto"/>
              <w:right w:val="single" w:sz="6" w:space="0" w:color="auto"/>
            </w:tcBorders>
            <w:shd w:val="clear" w:color="auto" w:fill="FFFFFF"/>
          </w:tcPr>
          <w:p w14:paraId="4AD0931B" w14:textId="069C1CD5" w:rsidR="00E05A8B" w:rsidRPr="005E1A9C" w:rsidRDefault="00FF585A" w:rsidP="000B382D">
            <w:pPr>
              <w:spacing w:after="0" w:line="240" w:lineRule="auto"/>
              <w:jc w:val="center"/>
            </w:pPr>
            <w:r w:rsidRPr="00A40213">
              <w:rPr>
                <w:color w:val="000000"/>
                <w:sz w:val="20"/>
                <w:szCs w:val="20"/>
              </w:rPr>
              <w:t>0,007 (0,004-0,011)</w:t>
            </w:r>
          </w:p>
        </w:tc>
      </w:tr>
      <w:tr w:rsidR="00A03D54" w:rsidRPr="00A02625" w14:paraId="45AF23FC" w14:textId="77777777" w:rsidTr="00FF585A">
        <w:trPr>
          <w:trHeight w:val="20"/>
        </w:trPr>
        <w:tc>
          <w:tcPr>
            <w:tcW w:w="1417" w:type="dxa"/>
            <w:tcBorders>
              <w:top w:val="single" w:sz="6" w:space="0" w:color="auto"/>
              <w:left w:val="single" w:sz="6" w:space="0" w:color="auto"/>
              <w:bottom w:val="single" w:sz="6" w:space="0" w:color="auto"/>
              <w:right w:val="single" w:sz="6" w:space="0" w:color="auto"/>
            </w:tcBorders>
            <w:shd w:val="clear" w:color="auto" w:fill="FFFFFF"/>
            <w:vAlign w:val="center"/>
          </w:tcPr>
          <w:p w14:paraId="54088ADA" w14:textId="4C622B79" w:rsidR="00A03D54" w:rsidRPr="00A03D54" w:rsidRDefault="00A03D54" w:rsidP="000B382D">
            <w:pPr>
              <w:spacing w:after="0" w:line="240" w:lineRule="auto"/>
              <w:jc w:val="center"/>
            </w:pPr>
            <w:r w:rsidRPr="00A03D54">
              <w:rPr>
                <w:color w:val="000000"/>
              </w:rPr>
              <w:t>4r</w:t>
            </w:r>
          </w:p>
        </w:tc>
        <w:tc>
          <w:tcPr>
            <w:tcW w:w="1843" w:type="dxa"/>
            <w:tcBorders>
              <w:top w:val="single" w:sz="6" w:space="0" w:color="auto"/>
              <w:left w:val="single" w:sz="6" w:space="0" w:color="auto"/>
              <w:bottom w:val="single" w:sz="6" w:space="0" w:color="auto"/>
              <w:right w:val="single" w:sz="4" w:space="0" w:color="auto"/>
            </w:tcBorders>
            <w:shd w:val="clear" w:color="auto" w:fill="FFFFFF"/>
            <w:vAlign w:val="center"/>
          </w:tcPr>
          <w:p w14:paraId="66C3B08C" w14:textId="7B4EDD74" w:rsidR="00A03D54" w:rsidRPr="00CA6C9B" w:rsidRDefault="00A03D54" w:rsidP="000B382D">
            <w:pPr>
              <w:spacing w:after="0" w:line="240" w:lineRule="auto"/>
              <w:jc w:val="center"/>
            </w:pPr>
            <w:r w:rsidRPr="00A40213">
              <w:rPr>
                <w:color w:val="000000"/>
                <w:sz w:val="20"/>
                <w:szCs w:val="20"/>
              </w:rPr>
              <w:t>Н/П</w:t>
            </w:r>
          </w:p>
        </w:tc>
        <w:tc>
          <w:tcPr>
            <w:tcW w:w="2269" w:type="dxa"/>
            <w:tcBorders>
              <w:top w:val="single" w:sz="6" w:space="0" w:color="auto"/>
              <w:left w:val="single" w:sz="4" w:space="0" w:color="auto"/>
              <w:bottom w:val="single" w:sz="6" w:space="0" w:color="auto"/>
              <w:right w:val="single" w:sz="6" w:space="0" w:color="auto"/>
            </w:tcBorders>
            <w:shd w:val="clear" w:color="auto" w:fill="FFFFFF"/>
            <w:vAlign w:val="center"/>
          </w:tcPr>
          <w:p w14:paraId="7C58E583" w14:textId="29B17120" w:rsidR="00A03D54" w:rsidRPr="00CA6C9B" w:rsidRDefault="00A03D54" w:rsidP="000B382D">
            <w:pPr>
              <w:spacing w:after="0" w:line="240" w:lineRule="auto"/>
              <w:jc w:val="center"/>
            </w:pPr>
            <w:r w:rsidRPr="00A40213">
              <w:rPr>
                <w:color w:val="000000"/>
                <w:sz w:val="20"/>
                <w:szCs w:val="20"/>
              </w:rPr>
              <w:t>Н/П</w:t>
            </w:r>
          </w:p>
        </w:tc>
        <w:tc>
          <w:tcPr>
            <w:tcW w:w="1984" w:type="dxa"/>
            <w:tcBorders>
              <w:top w:val="single" w:sz="6" w:space="0" w:color="auto"/>
              <w:left w:val="single" w:sz="6" w:space="0" w:color="auto"/>
              <w:bottom w:val="single" w:sz="6" w:space="0" w:color="auto"/>
              <w:right w:val="single" w:sz="4" w:space="0" w:color="auto"/>
            </w:tcBorders>
            <w:shd w:val="clear" w:color="auto" w:fill="FFFFFF"/>
          </w:tcPr>
          <w:p w14:paraId="7969E00D" w14:textId="12AFEBE4" w:rsidR="00A03D54" w:rsidRPr="005E1A9C" w:rsidRDefault="00A03D54" w:rsidP="000B382D">
            <w:pPr>
              <w:spacing w:after="0" w:line="240" w:lineRule="auto"/>
              <w:jc w:val="center"/>
            </w:pPr>
            <w:r>
              <w:t>10</w:t>
            </w:r>
          </w:p>
        </w:tc>
        <w:tc>
          <w:tcPr>
            <w:tcW w:w="1843" w:type="dxa"/>
            <w:tcBorders>
              <w:top w:val="single" w:sz="6" w:space="0" w:color="auto"/>
              <w:left w:val="single" w:sz="4" w:space="0" w:color="auto"/>
              <w:bottom w:val="single" w:sz="6" w:space="0" w:color="auto"/>
              <w:right w:val="single" w:sz="6" w:space="0" w:color="auto"/>
            </w:tcBorders>
            <w:shd w:val="clear" w:color="auto" w:fill="FFFFFF"/>
          </w:tcPr>
          <w:p w14:paraId="6DC55086" w14:textId="5750D7EB" w:rsidR="00A03D54" w:rsidRPr="005E1A9C" w:rsidRDefault="00FF585A" w:rsidP="000B382D">
            <w:pPr>
              <w:spacing w:after="0" w:line="240" w:lineRule="auto"/>
              <w:jc w:val="center"/>
            </w:pPr>
            <w:r w:rsidRPr="00A40213">
              <w:rPr>
                <w:color w:val="000000"/>
                <w:sz w:val="20"/>
                <w:szCs w:val="20"/>
              </w:rPr>
              <w:t>0,003 (0,002-0,006)</w:t>
            </w:r>
          </w:p>
        </w:tc>
      </w:tr>
      <w:tr w:rsidR="00E05A8B" w:rsidRPr="00A02625" w14:paraId="088A9DAF" w14:textId="6A3E6AAB" w:rsidTr="00FF585A">
        <w:trPr>
          <w:trHeight w:val="20"/>
        </w:trPr>
        <w:tc>
          <w:tcPr>
            <w:tcW w:w="1417" w:type="dxa"/>
            <w:tcBorders>
              <w:top w:val="single" w:sz="6" w:space="0" w:color="auto"/>
              <w:left w:val="single" w:sz="6" w:space="0" w:color="auto"/>
              <w:bottom w:val="single" w:sz="6" w:space="0" w:color="auto"/>
              <w:right w:val="single" w:sz="6" w:space="0" w:color="auto"/>
            </w:tcBorders>
            <w:shd w:val="clear" w:color="auto" w:fill="FFFFFF"/>
            <w:vAlign w:val="center"/>
          </w:tcPr>
          <w:p w14:paraId="32683F8F" w14:textId="77777777" w:rsidR="00E05A8B" w:rsidRPr="005E1A9C" w:rsidRDefault="00E05A8B" w:rsidP="000B382D">
            <w:pPr>
              <w:spacing w:after="0" w:line="240" w:lineRule="auto"/>
              <w:jc w:val="center"/>
            </w:pPr>
            <w:r w:rsidRPr="005E1A9C">
              <w:t>5a</w:t>
            </w:r>
          </w:p>
        </w:tc>
        <w:tc>
          <w:tcPr>
            <w:tcW w:w="1843" w:type="dxa"/>
            <w:tcBorders>
              <w:top w:val="single" w:sz="6" w:space="0" w:color="auto"/>
              <w:left w:val="single" w:sz="6" w:space="0" w:color="auto"/>
              <w:bottom w:val="single" w:sz="6" w:space="0" w:color="auto"/>
              <w:right w:val="single" w:sz="4" w:space="0" w:color="auto"/>
            </w:tcBorders>
            <w:shd w:val="clear" w:color="auto" w:fill="FFFFFF"/>
            <w:vAlign w:val="center"/>
          </w:tcPr>
          <w:p w14:paraId="645B0DDD" w14:textId="2EFE1FC0" w:rsidR="00E05A8B" w:rsidRPr="005E1A9C" w:rsidRDefault="00A03D54" w:rsidP="000B382D">
            <w:pPr>
              <w:spacing w:after="0" w:line="240" w:lineRule="auto"/>
              <w:jc w:val="center"/>
            </w:pPr>
            <w:r w:rsidRPr="00A40213">
              <w:rPr>
                <w:color w:val="000000"/>
                <w:sz w:val="20"/>
                <w:szCs w:val="20"/>
              </w:rPr>
              <w:t>Н/П</w:t>
            </w:r>
          </w:p>
        </w:tc>
        <w:tc>
          <w:tcPr>
            <w:tcW w:w="2269" w:type="dxa"/>
            <w:tcBorders>
              <w:top w:val="single" w:sz="6" w:space="0" w:color="auto"/>
              <w:left w:val="single" w:sz="4" w:space="0" w:color="auto"/>
              <w:bottom w:val="single" w:sz="6" w:space="0" w:color="auto"/>
              <w:right w:val="single" w:sz="6" w:space="0" w:color="auto"/>
            </w:tcBorders>
            <w:shd w:val="clear" w:color="auto" w:fill="FFFFFF"/>
            <w:vAlign w:val="center"/>
          </w:tcPr>
          <w:p w14:paraId="4B36D95B" w14:textId="174D9E16" w:rsidR="00E05A8B" w:rsidRPr="005E1A9C" w:rsidRDefault="00A03D54" w:rsidP="000B382D">
            <w:pPr>
              <w:spacing w:after="0" w:line="240" w:lineRule="auto"/>
              <w:jc w:val="center"/>
            </w:pPr>
            <w:r w:rsidRPr="00A40213">
              <w:rPr>
                <w:color w:val="000000"/>
                <w:sz w:val="20"/>
                <w:szCs w:val="20"/>
              </w:rPr>
              <w:t>Н/П</w:t>
            </w:r>
          </w:p>
        </w:tc>
        <w:tc>
          <w:tcPr>
            <w:tcW w:w="1984" w:type="dxa"/>
            <w:tcBorders>
              <w:top w:val="single" w:sz="6" w:space="0" w:color="auto"/>
              <w:left w:val="single" w:sz="6" w:space="0" w:color="auto"/>
              <w:bottom w:val="single" w:sz="6" w:space="0" w:color="auto"/>
              <w:right w:val="single" w:sz="4" w:space="0" w:color="auto"/>
            </w:tcBorders>
            <w:shd w:val="clear" w:color="auto" w:fill="FFFFFF"/>
          </w:tcPr>
          <w:p w14:paraId="142FCAFA" w14:textId="5B3757E2" w:rsidR="00E05A8B" w:rsidRPr="005E1A9C" w:rsidRDefault="00A03D54" w:rsidP="000B382D">
            <w:pPr>
              <w:spacing w:after="0" w:line="240" w:lineRule="auto"/>
              <w:jc w:val="center"/>
            </w:pPr>
            <w:r>
              <w:t>42</w:t>
            </w:r>
          </w:p>
        </w:tc>
        <w:tc>
          <w:tcPr>
            <w:tcW w:w="1843" w:type="dxa"/>
            <w:tcBorders>
              <w:top w:val="single" w:sz="6" w:space="0" w:color="auto"/>
              <w:left w:val="single" w:sz="4" w:space="0" w:color="auto"/>
              <w:bottom w:val="single" w:sz="6" w:space="0" w:color="auto"/>
              <w:right w:val="single" w:sz="6" w:space="0" w:color="auto"/>
            </w:tcBorders>
            <w:shd w:val="clear" w:color="auto" w:fill="FFFFFF"/>
          </w:tcPr>
          <w:p w14:paraId="778F0480" w14:textId="1A051C98" w:rsidR="00E05A8B" w:rsidRPr="005E1A9C" w:rsidRDefault="00FF585A" w:rsidP="000B382D">
            <w:pPr>
              <w:spacing w:after="0" w:line="240" w:lineRule="auto"/>
              <w:jc w:val="center"/>
            </w:pPr>
            <w:r w:rsidRPr="00A40213">
              <w:rPr>
                <w:color w:val="000000"/>
                <w:sz w:val="20"/>
                <w:szCs w:val="20"/>
              </w:rPr>
              <w:t>0,005 (0,001-0,019)</w:t>
            </w:r>
          </w:p>
        </w:tc>
      </w:tr>
      <w:tr w:rsidR="00E05A8B" w:rsidRPr="00A02625" w14:paraId="29269A5A" w14:textId="0281AB16" w:rsidTr="00FF585A">
        <w:trPr>
          <w:trHeight w:val="20"/>
        </w:trPr>
        <w:tc>
          <w:tcPr>
            <w:tcW w:w="1417" w:type="dxa"/>
            <w:tcBorders>
              <w:top w:val="single" w:sz="6" w:space="0" w:color="auto"/>
              <w:left w:val="single" w:sz="6" w:space="0" w:color="auto"/>
              <w:bottom w:val="single" w:sz="6" w:space="0" w:color="auto"/>
              <w:right w:val="single" w:sz="6" w:space="0" w:color="auto"/>
            </w:tcBorders>
            <w:shd w:val="clear" w:color="auto" w:fill="FFFFFF"/>
            <w:vAlign w:val="center"/>
          </w:tcPr>
          <w:p w14:paraId="48CFF347" w14:textId="77777777" w:rsidR="00E05A8B" w:rsidRPr="005E1A9C" w:rsidRDefault="00E05A8B" w:rsidP="000B382D">
            <w:pPr>
              <w:spacing w:after="0" w:line="240" w:lineRule="auto"/>
              <w:jc w:val="center"/>
            </w:pPr>
            <w:r w:rsidRPr="005E1A9C">
              <w:t>6a</w:t>
            </w:r>
          </w:p>
        </w:tc>
        <w:tc>
          <w:tcPr>
            <w:tcW w:w="1843" w:type="dxa"/>
            <w:tcBorders>
              <w:top w:val="single" w:sz="6" w:space="0" w:color="auto"/>
              <w:left w:val="single" w:sz="6" w:space="0" w:color="auto"/>
              <w:bottom w:val="single" w:sz="6" w:space="0" w:color="auto"/>
              <w:right w:val="single" w:sz="4" w:space="0" w:color="auto"/>
            </w:tcBorders>
            <w:shd w:val="clear" w:color="auto" w:fill="FFFFFF"/>
            <w:vAlign w:val="center"/>
          </w:tcPr>
          <w:p w14:paraId="6CB4C72D" w14:textId="4869C558" w:rsidR="00E05A8B" w:rsidRPr="005E1A9C" w:rsidRDefault="00A03D54" w:rsidP="000B382D">
            <w:pPr>
              <w:spacing w:after="0" w:line="240" w:lineRule="auto"/>
              <w:jc w:val="center"/>
            </w:pPr>
            <w:r w:rsidRPr="00A40213">
              <w:rPr>
                <w:color w:val="000000"/>
                <w:sz w:val="20"/>
                <w:szCs w:val="20"/>
              </w:rPr>
              <w:t>Н/П</w:t>
            </w:r>
          </w:p>
        </w:tc>
        <w:tc>
          <w:tcPr>
            <w:tcW w:w="2269" w:type="dxa"/>
            <w:tcBorders>
              <w:top w:val="single" w:sz="6" w:space="0" w:color="auto"/>
              <w:left w:val="single" w:sz="4" w:space="0" w:color="auto"/>
              <w:bottom w:val="single" w:sz="6" w:space="0" w:color="auto"/>
              <w:right w:val="single" w:sz="6" w:space="0" w:color="auto"/>
            </w:tcBorders>
            <w:shd w:val="clear" w:color="auto" w:fill="FFFFFF"/>
            <w:vAlign w:val="center"/>
          </w:tcPr>
          <w:p w14:paraId="560D4B4C" w14:textId="17B67415" w:rsidR="00E05A8B" w:rsidRPr="005E1A9C" w:rsidRDefault="00A03D54" w:rsidP="000B382D">
            <w:pPr>
              <w:spacing w:after="0" w:line="240" w:lineRule="auto"/>
              <w:jc w:val="center"/>
            </w:pPr>
            <w:r w:rsidRPr="00A40213">
              <w:rPr>
                <w:color w:val="000000"/>
                <w:sz w:val="20"/>
                <w:szCs w:val="20"/>
              </w:rPr>
              <w:t>Н/П</w:t>
            </w:r>
          </w:p>
        </w:tc>
        <w:tc>
          <w:tcPr>
            <w:tcW w:w="1984" w:type="dxa"/>
            <w:tcBorders>
              <w:top w:val="single" w:sz="6" w:space="0" w:color="auto"/>
              <w:left w:val="single" w:sz="6" w:space="0" w:color="auto"/>
              <w:bottom w:val="single" w:sz="6" w:space="0" w:color="auto"/>
              <w:right w:val="single" w:sz="4" w:space="0" w:color="auto"/>
            </w:tcBorders>
            <w:shd w:val="clear" w:color="auto" w:fill="FFFFFF"/>
          </w:tcPr>
          <w:p w14:paraId="6E4A0820" w14:textId="1296945D" w:rsidR="00E05A8B" w:rsidRPr="005E1A9C" w:rsidRDefault="00A03D54" w:rsidP="000B382D">
            <w:pPr>
              <w:spacing w:after="0" w:line="240" w:lineRule="auto"/>
              <w:jc w:val="center"/>
            </w:pPr>
            <w:r>
              <w:t>26</w:t>
            </w:r>
          </w:p>
        </w:tc>
        <w:tc>
          <w:tcPr>
            <w:tcW w:w="1843" w:type="dxa"/>
            <w:tcBorders>
              <w:top w:val="single" w:sz="6" w:space="0" w:color="auto"/>
              <w:left w:val="single" w:sz="4" w:space="0" w:color="auto"/>
              <w:bottom w:val="single" w:sz="6" w:space="0" w:color="auto"/>
              <w:right w:val="single" w:sz="6" w:space="0" w:color="auto"/>
            </w:tcBorders>
            <w:shd w:val="clear" w:color="auto" w:fill="FFFFFF"/>
          </w:tcPr>
          <w:p w14:paraId="438D14E1" w14:textId="751EDC24" w:rsidR="00E05A8B" w:rsidRPr="005E1A9C" w:rsidRDefault="00FF585A" w:rsidP="000B382D">
            <w:pPr>
              <w:spacing w:after="0" w:line="240" w:lineRule="auto"/>
              <w:jc w:val="center"/>
            </w:pPr>
            <w:r w:rsidRPr="00A40213">
              <w:rPr>
                <w:color w:val="000000"/>
                <w:sz w:val="20"/>
                <w:szCs w:val="20"/>
              </w:rPr>
              <w:t>0,007 (0,0005-0,113)</w:t>
            </w:r>
          </w:p>
        </w:tc>
      </w:tr>
      <w:tr w:rsidR="00A03D54" w:rsidRPr="00A02625" w14:paraId="5A42C680" w14:textId="77777777" w:rsidTr="00FF585A">
        <w:trPr>
          <w:trHeight w:val="20"/>
        </w:trPr>
        <w:tc>
          <w:tcPr>
            <w:tcW w:w="1417" w:type="dxa"/>
            <w:tcBorders>
              <w:top w:val="single" w:sz="6" w:space="0" w:color="auto"/>
              <w:left w:val="single" w:sz="6" w:space="0" w:color="auto"/>
              <w:bottom w:val="single" w:sz="6" w:space="0" w:color="auto"/>
              <w:right w:val="single" w:sz="6" w:space="0" w:color="auto"/>
            </w:tcBorders>
            <w:shd w:val="clear" w:color="auto" w:fill="FFFFFF"/>
            <w:vAlign w:val="center"/>
          </w:tcPr>
          <w:p w14:paraId="311B2753" w14:textId="4C7C2C52" w:rsidR="00A03D54" w:rsidRPr="005E1A9C" w:rsidRDefault="00A03D54" w:rsidP="000B382D">
            <w:pPr>
              <w:spacing w:after="0" w:line="240" w:lineRule="auto"/>
              <w:jc w:val="center"/>
            </w:pPr>
            <w:r w:rsidRPr="00A03D54">
              <w:t>6e</w:t>
            </w:r>
          </w:p>
        </w:tc>
        <w:tc>
          <w:tcPr>
            <w:tcW w:w="1843" w:type="dxa"/>
            <w:tcBorders>
              <w:top w:val="single" w:sz="6" w:space="0" w:color="auto"/>
              <w:left w:val="single" w:sz="6" w:space="0" w:color="auto"/>
              <w:bottom w:val="single" w:sz="6" w:space="0" w:color="auto"/>
              <w:right w:val="single" w:sz="4" w:space="0" w:color="auto"/>
            </w:tcBorders>
            <w:shd w:val="clear" w:color="auto" w:fill="FFFFFF"/>
            <w:vAlign w:val="center"/>
          </w:tcPr>
          <w:p w14:paraId="79C0694D" w14:textId="0EEBFAFD" w:rsidR="00A03D54" w:rsidRPr="005E1A9C" w:rsidRDefault="00A03D54" w:rsidP="000B382D">
            <w:pPr>
              <w:spacing w:after="0" w:line="240" w:lineRule="auto"/>
              <w:jc w:val="center"/>
            </w:pPr>
            <w:r w:rsidRPr="00A40213">
              <w:rPr>
                <w:color w:val="000000"/>
                <w:sz w:val="20"/>
                <w:szCs w:val="20"/>
              </w:rPr>
              <w:t>Н/П</w:t>
            </w:r>
          </w:p>
        </w:tc>
        <w:tc>
          <w:tcPr>
            <w:tcW w:w="2269" w:type="dxa"/>
            <w:tcBorders>
              <w:top w:val="single" w:sz="6" w:space="0" w:color="auto"/>
              <w:left w:val="single" w:sz="4" w:space="0" w:color="auto"/>
              <w:bottom w:val="single" w:sz="6" w:space="0" w:color="auto"/>
              <w:right w:val="single" w:sz="6" w:space="0" w:color="auto"/>
            </w:tcBorders>
            <w:shd w:val="clear" w:color="auto" w:fill="FFFFFF"/>
            <w:vAlign w:val="center"/>
          </w:tcPr>
          <w:p w14:paraId="65949A1E" w14:textId="4D90050C" w:rsidR="00A03D54" w:rsidRPr="005E1A9C" w:rsidRDefault="00A03D54" w:rsidP="000B382D">
            <w:pPr>
              <w:spacing w:after="0" w:line="240" w:lineRule="auto"/>
              <w:jc w:val="center"/>
            </w:pPr>
            <w:r w:rsidRPr="00A40213">
              <w:rPr>
                <w:color w:val="000000"/>
                <w:sz w:val="20"/>
                <w:szCs w:val="20"/>
              </w:rPr>
              <w:t>Н/П</w:t>
            </w:r>
          </w:p>
        </w:tc>
        <w:tc>
          <w:tcPr>
            <w:tcW w:w="1984" w:type="dxa"/>
            <w:tcBorders>
              <w:top w:val="single" w:sz="6" w:space="0" w:color="auto"/>
              <w:left w:val="single" w:sz="6" w:space="0" w:color="auto"/>
              <w:bottom w:val="single" w:sz="6" w:space="0" w:color="auto"/>
              <w:right w:val="single" w:sz="4" w:space="0" w:color="auto"/>
            </w:tcBorders>
            <w:shd w:val="clear" w:color="auto" w:fill="FFFFFF"/>
          </w:tcPr>
          <w:p w14:paraId="10E9675D" w14:textId="25CE8AAF" w:rsidR="00A03D54" w:rsidRPr="00FF585A" w:rsidRDefault="00A03D54" w:rsidP="000B382D">
            <w:pPr>
              <w:spacing w:after="0" w:line="240" w:lineRule="auto"/>
              <w:jc w:val="center"/>
            </w:pPr>
            <w:r>
              <w:t>15</w:t>
            </w:r>
          </w:p>
        </w:tc>
        <w:tc>
          <w:tcPr>
            <w:tcW w:w="1843" w:type="dxa"/>
            <w:tcBorders>
              <w:top w:val="single" w:sz="6" w:space="0" w:color="auto"/>
              <w:left w:val="single" w:sz="4" w:space="0" w:color="auto"/>
              <w:bottom w:val="single" w:sz="6" w:space="0" w:color="auto"/>
              <w:right w:val="single" w:sz="6" w:space="0" w:color="auto"/>
            </w:tcBorders>
            <w:shd w:val="clear" w:color="auto" w:fill="FFFFFF"/>
          </w:tcPr>
          <w:p w14:paraId="652F14ED" w14:textId="44CD22CE" w:rsidR="00A03D54" w:rsidRPr="005E1A9C" w:rsidRDefault="00FF585A" w:rsidP="000B382D">
            <w:pPr>
              <w:spacing w:after="0" w:line="240" w:lineRule="auto"/>
              <w:jc w:val="center"/>
            </w:pPr>
            <w:r w:rsidRPr="00A40213">
              <w:rPr>
                <w:color w:val="000000"/>
                <w:sz w:val="20"/>
                <w:szCs w:val="20"/>
              </w:rPr>
              <w:t>0,024 (0,005-0,433)</w:t>
            </w:r>
          </w:p>
        </w:tc>
      </w:tr>
      <w:tr w:rsidR="00DE7CB6" w:rsidRPr="00132BFD" w14:paraId="3884A621" w14:textId="77777777" w:rsidTr="00FF585A">
        <w:trPr>
          <w:trHeight w:val="20"/>
        </w:trPr>
        <w:tc>
          <w:tcPr>
            <w:tcW w:w="9356" w:type="dxa"/>
            <w:gridSpan w:val="5"/>
            <w:tcBorders>
              <w:top w:val="single" w:sz="6" w:space="0" w:color="auto"/>
              <w:left w:val="single" w:sz="6" w:space="0" w:color="auto"/>
              <w:bottom w:val="single" w:sz="6" w:space="0" w:color="auto"/>
              <w:right w:val="single" w:sz="6" w:space="0" w:color="auto"/>
            </w:tcBorders>
            <w:shd w:val="clear" w:color="auto" w:fill="FFFFFF"/>
            <w:vAlign w:val="center"/>
          </w:tcPr>
          <w:p w14:paraId="4F281B73" w14:textId="77777777" w:rsidR="00DE7CB6" w:rsidRDefault="00DE7CB6" w:rsidP="000B382D">
            <w:pPr>
              <w:spacing w:after="0" w:line="240" w:lineRule="auto"/>
              <w:jc w:val="left"/>
              <w:rPr>
                <w:color w:val="000000"/>
                <w:sz w:val="20"/>
                <w:szCs w:val="20"/>
              </w:rPr>
            </w:pPr>
            <w:r w:rsidRPr="005E1A9C">
              <w:rPr>
                <w:b/>
                <w:sz w:val="20"/>
                <w:szCs w:val="20"/>
              </w:rPr>
              <w:t>Примечание:</w:t>
            </w:r>
          </w:p>
          <w:p w14:paraId="5FBEDF2D" w14:textId="2A27E164" w:rsidR="00DE7CB6" w:rsidRPr="005E1A9C" w:rsidRDefault="00FF585A" w:rsidP="000B382D">
            <w:pPr>
              <w:spacing w:after="0" w:line="240" w:lineRule="auto"/>
              <w:jc w:val="left"/>
              <w:rPr>
                <w:b/>
                <w:sz w:val="20"/>
                <w:szCs w:val="20"/>
              </w:rPr>
            </w:pPr>
            <w:r w:rsidRPr="00CA6C9B">
              <w:rPr>
                <w:color w:val="000000"/>
                <w:sz w:val="20"/>
                <w:szCs w:val="20"/>
              </w:rPr>
              <w:t>Н/Д = нет данных</w:t>
            </w:r>
          </w:p>
        </w:tc>
      </w:tr>
    </w:tbl>
    <w:p w14:paraId="0D18E088" w14:textId="77777777" w:rsidR="0080320C" w:rsidRDefault="0080320C" w:rsidP="0080320C">
      <w:pPr>
        <w:spacing w:after="0" w:line="240" w:lineRule="auto"/>
      </w:pPr>
    </w:p>
    <w:p w14:paraId="52D2ED31" w14:textId="3FF06FF2" w:rsidR="002A0C6A" w:rsidRDefault="002A0C6A" w:rsidP="002A0C6A">
      <w:pPr>
        <w:spacing w:after="0" w:line="240" w:lineRule="auto"/>
        <w:ind w:firstLine="708"/>
        <w:rPr>
          <w:color w:val="000000"/>
        </w:rPr>
      </w:pPr>
      <w:r w:rsidRPr="002A0C6A">
        <w:rPr>
          <w:color w:val="000000"/>
        </w:rPr>
        <w:t xml:space="preserve">В гепатоцитах человека </w:t>
      </w:r>
      <w:r>
        <w:rPr>
          <w:color w:val="000000"/>
        </w:rPr>
        <w:t>софосбувир</w:t>
      </w:r>
      <w:r w:rsidRPr="002A0C6A">
        <w:rPr>
          <w:color w:val="000000"/>
        </w:rPr>
        <w:t xml:space="preserve"> преобразуется в активную форму уридинтрифосфата</w:t>
      </w:r>
      <w:r>
        <w:rPr>
          <w:color w:val="000000"/>
        </w:rPr>
        <w:t xml:space="preserve"> </w:t>
      </w:r>
      <w:r w:rsidRPr="002A0C6A">
        <w:rPr>
          <w:color w:val="000000"/>
        </w:rPr>
        <w:t>(GS-461203), который</w:t>
      </w:r>
      <w:r>
        <w:rPr>
          <w:color w:val="000000"/>
        </w:rPr>
        <w:t xml:space="preserve"> </w:t>
      </w:r>
      <w:r w:rsidRPr="002A0C6A">
        <w:rPr>
          <w:color w:val="000000"/>
        </w:rPr>
        <w:t>непосредственно ингибирует активность полимеразы NS5B в биохимическом анализе при</w:t>
      </w:r>
      <w:r>
        <w:rPr>
          <w:color w:val="000000"/>
        </w:rPr>
        <w:t xml:space="preserve"> з</w:t>
      </w:r>
      <w:r w:rsidRPr="002A0C6A">
        <w:rPr>
          <w:color w:val="000000"/>
        </w:rPr>
        <w:t>начения</w:t>
      </w:r>
      <w:r>
        <w:rPr>
          <w:color w:val="000000"/>
        </w:rPr>
        <w:t>х</w:t>
      </w:r>
      <w:r w:rsidRPr="002A0C6A">
        <w:rPr>
          <w:color w:val="000000"/>
        </w:rPr>
        <w:t xml:space="preserve"> IC</w:t>
      </w:r>
      <w:r w:rsidRPr="002A0C6A">
        <w:rPr>
          <w:color w:val="000000"/>
          <w:vertAlign w:val="subscript"/>
        </w:rPr>
        <w:t>50</w:t>
      </w:r>
      <w:r w:rsidRPr="002A0C6A">
        <w:rPr>
          <w:color w:val="000000"/>
        </w:rPr>
        <w:t xml:space="preserve"> от 0,7 до 2,6 мкм.</w:t>
      </w:r>
    </w:p>
    <w:p w14:paraId="6385E0D7" w14:textId="6CCF2EF5" w:rsidR="002A0C6A" w:rsidRDefault="002A0C6A" w:rsidP="002A0C6A">
      <w:pPr>
        <w:spacing w:after="0" w:line="240" w:lineRule="auto"/>
        <w:ind w:firstLine="708"/>
        <w:rPr>
          <w:color w:val="000000"/>
        </w:rPr>
      </w:pPr>
      <w:r w:rsidRPr="002A0C6A">
        <w:rPr>
          <w:color w:val="000000"/>
        </w:rPr>
        <w:t xml:space="preserve">Велпатасвир (GS-5816) ингибирует репликацию </w:t>
      </w:r>
      <w:r>
        <w:rPr>
          <w:color w:val="000000"/>
        </w:rPr>
        <w:t>ВГС</w:t>
      </w:r>
      <w:r w:rsidRPr="002A0C6A">
        <w:rPr>
          <w:color w:val="000000"/>
        </w:rPr>
        <w:t>, взаимодействуя с белком NS5A</w:t>
      </w:r>
      <w:r>
        <w:rPr>
          <w:color w:val="000000"/>
        </w:rPr>
        <w:t xml:space="preserve">. </w:t>
      </w:r>
      <w:r w:rsidRPr="002A0C6A">
        <w:rPr>
          <w:color w:val="000000"/>
        </w:rPr>
        <w:t>Ферментативная</w:t>
      </w:r>
      <w:r>
        <w:rPr>
          <w:color w:val="000000"/>
        </w:rPr>
        <w:t xml:space="preserve"> </w:t>
      </w:r>
      <w:r w:rsidRPr="002A0C6A">
        <w:rPr>
          <w:color w:val="000000"/>
        </w:rPr>
        <w:t xml:space="preserve">функция NS5A неизвестна, поэтому биохимически подтвердить ингибирование NS5A с помощью </w:t>
      </w:r>
      <w:r>
        <w:rPr>
          <w:color w:val="000000"/>
        </w:rPr>
        <w:t>велпатасвира</w:t>
      </w:r>
      <w:r w:rsidRPr="002A0C6A">
        <w:rPr>
          <w:color w:val="000000"/>
        </w:rPr>
        <w:t xml:space="preserve"> невозможно [</w:t>
      </w:r>
      <w:r w:rsidR="009009A4">
        <w:rPr>
          <w:color w:val="000000"/>
        </w:rPr>
        <w:t>9</w:t>
      </w:r>
      <w:r w:rsidRPr="002A0C6A">
        <w:rPr>
          <w:color w:val="000000"/>
        </w:rPr>
        <w:t>].</w:t>
      </w:r>
    </w:p>
    <w:p w14:paraId="12FA5596" w14:textId="2CBE9BA5" w:rsidR="0080320C" w:rsidRPr="0080320C" w:rsidRDefault="0080320C" w:rsidP="0080320C">
      <w:pPr>
        <w:spacing w:after="0" w:line="240" w:lineRule="auto"/>
        <w:ind w:firstLine="708"/>
        <w:rPr>
          <w:color w:val="000000"/>
        </w:rPr>
      </w:pPr>
      <w:r w:rsidRPr="0080320C">
        <w:rPr>
          <w:color w:val="000000"/>
        </w:rPr>
        <w:t>Репликоны ВГС со сниженной чувствительностью к софосбувиру были отобраны в культуре клеток для нескольких генотипов, включая 1b, 2a, 2в, 3a, 4a, 5a и 6a. Пониженная чувствительность к софосбувиру ассоциировалась с первичной заменой S282T в NS5B всех исследованных генотипов репликонов ВГС. Сайт-направленный мутагенез подтвердил, что замена S282T в репликонах генотипов 1-6 ответственна за снижение в 2–18 раз чувствительности к софосбувиру и уменьшение способности вируса к репликации на 89</w:t>
      </w:r>
      <w:r w:rsidR="003B75AC">
        <w:rPr>
          <w:color w:val="000000"/>
        </w:rPr>
        <w:t>-</w:t>
      </w:r>
      <w:r w:rsidRPr="0080320C">
        <w:rPr>
          <w:color w:val="000000"/>
        </w:rPr>
        <w:t xml:space="preserve"> 99% по сравнению с ВГС дикого типа. В биохимических анализах способность активного трифосфата софосбувира (GS-461203) ингибировать рекомбинантную полимеразу NS5B генотипов 1b, 2a, 3a и 4a, экспрессирующую замену S282T, была снижена по сравнению с его способностью ингибировать рекомбинантную полимеразу NS5B дикого типа, о чем свидетельствует увеличение 50 % ингибирующей концентрации (IC</w:t>
      </w:r>
      <w:r w:rsidRPr="00FF585A">
        <w:rPr>
          <w:color w:val="000000"/>
          <w:vertAlign w:val="subscript"/>
        </w:rPr>
        <w:t>50</w:t>
      </w:r>
      <w:r w:rsidRPr="0080320C">
        <w:rPr>
          <w:color w:val="000000"/>
        </w:rPr>
        <w:t>) в 8,5-24 раза.</w:t>
      </w:r>
    </w:p>
    <w:p w14:paraId="0A3362DC" w14:textId="6FA2A343" w:rsidR="000F4F7A" w:rsidRPr="00FF585A" w:rsidRDefault="0080320C" w:rsidP="00FF585A">
      <w:pPr>
        <w:spacing w:after="0" w:line="240" w:lineRule="auto"/>
        <w:ind w:firstLine="708"/>
        <w:rPr>
          <w:color w:val="000000"/>
        </w:rPr>
      </w:pPr>
      <w:r w:rsidRPr="0080320C">
        <w:rPr>
          <w:color w:val="000000"/>
        </w:rPr>
        <w:t xml:space="preserve">Отбор репликонов ВГС </w:t>
      </w:r>
      <w:r w:rsidRPr="00FF585A">
        <w:rPr>
          <w:i/>
          <w:iCs/>
          <w:color w:val="000000"/>
        </w:rPr>
        <w:t>in vitro</w:t>
      </w:r>
      <w:r w:rsidRPr="0080320C">
        <w:rPr>
          <w:color w:val="000000"/>
        </w:rPr>
        <w:t xml:space="preserve"> со сниженной чувствительностью к велпатасвиру был проведен в культуре клеток для нескольких генотипов, включая 1a, 1b, 2a, 3a, 4a, 5a и 6a. Варианты были отобраны в позициях NS5A, связанных с резистентностью 24, 28, 30, 31, 32, 58, 92 и 93. Вариантами, ассоциированными с резистентностью (RAV), отобранными в 2 или более генотипах, были F28S, L31I/V и Y93H. Сайт-направленный мутагенез известных RAV NS5A показал, что заменами, приводящими к &gt; 100 кратному снижению чувствительности к велпатасвиру, являются M28G, A92K и Y93H/N/R/W в генотипе 1a, A92K в генотипе 1b, C92T и Y93H/N в генотипе 2b, Y93H в генотипе 3 и L31V и P32A/L/Q/R </w:t>
      </w:r>
      <w:r w:rsidRPr="0080320C">
        <w:rPr>
          <w:color w:val="000000"/>
        </w:rPr>
        <w:lastRenderedPageBreak/>
        <w:t>в генотипе 6. Ни одна из индивидуальных замен, изученных для генотипов 2а, 4а или 5а, не приводила к снижению чувствительности к велпатасвиру более чем в 100 раз. Комбинации этих вариантов часто демонстрировали большее снижение чувствительности к велпатасвиру, чем отдельные RAV</w:t>
      </w:r>
      <w:r w:rsidR="00E4538F">
        <w:rPr>
          <w:color w:val="000000"/>
        </w:rPr>
        <w:t xml:space="preserve"> </w:t>
      </w:r>
      <w:r w:rsidR="00E4538F" w:rsidRPr="00E4538F">
        <w:rPr>
          <w:color w:val="000000"/>
        </w:rPr>
        <w:t>[</w:t>
      </w:r>
      <w:r w:rsidR="009009A4">
        <w:rPr>
          <w:color w:val="000000"/>
        </w:rPr>
        <w:t>10</w:t>
      </w:r>
      <w:r w:rsidR="00E4538F" w:rsidRPr="00E4538F">
        <w:rPr>
          <w:color w:val="000000"/>
        </w:rPr>
        <w:t>]</w:t>
      </w:r>
      <w:r w:rsidRPr="0080320C">
        <w:rPr>
          <w:color w:val="000000"/>
        </w:rPr>
        <w:t>.</w:t>
      </w:r>
      <w:bookmarkEnd w:id="256"/>
      <w:bookmarkEnd w:id="260"/>
    </w:p>
    <w:p w14:paraId="7424912E" w14:textId="67650A12" w:rsidR="00B52F73" w:rsidRPr="002F2A7F" w:rsidRDefault="00E30437" w:rsidP="005E1A9C">
      <w:pPr>
        <w:spacing w:before="240" w:after="0" w:line="240" w:lineRule="auto"/>
        <w:outlineLvl w:val="2"/>
        <w:rPr>
          <w:b/>
          <w:color w:val="000000" w:themeColor="text1"/>
        </w:rPr>
      </w:pPr>
      <w:bookmarkStart w:id="348" w:name="_Toc164609948"/>
      <w:r w:rsidRPr="005E1A9C">
        <w:rPr>
          <w:b/>
          <w:color w:val="000000" w:themeColor="text1"/>
        </w:rPr>
        <w:t>3.</w:t>
      </w:r>
      <w:r w:rsidR="00DE087D" w:rsidRPr="005E1A9C">
        <w:rPr>
          <w:b/>
          <w:color w:val="000000" w:themeColor="text1"/>
        </w:rPr>
        <w:t>1.</w:t>
      </w:r>
      <w:r w:rsidR="00AD62F6" w:rsidRPr="005E1A9C">
        <w:rPr>
          <w:b/>
          <w:color w:val="000000" w:themeColor="text1"/>
        </w:rPr>
        <w:t>3</w:t>
      </w:r>
      <w:r w:rsidR="00FF441E" w:rsidRPr="005E1A9C">
        <w:rPr>
          <w:b/>
          <w:color w:val="000000" w:themeColor="text1"/>
        </w:rPr>
        <w:t>.</w:t>
      </w:r>
      <w:bookmarkStart w:id="349" w:name="_Hlk521883759"/>
      <w:r w:rsidR="00842F8A" w:rsidRPr="005E1A9C">
        <w:rPr>
          <w:b/>
          <w:color w:val="000000" w:themeColor="text1"/>
        </w:rPr>
        <w:t xml:space="preserve"> </w:t>
      </w:r>
      <w:r w:rsidR="00F1783B" w:rsidRPr="003441D3">
        <w:rPr>
          <w:rStyle w:val="Heading2Char"/>
        </w:rPr>
        <w:t>Вторичная</w:t>
      </w:r>
      <w:r w:rsidR="009C3F3F" w:rsidRPr="003441D3">
        <w:rPr>
          <w:rStyle w:val="Heading2Char"/>
        </w:rPr>
        <w:t xml:space="preserve"> фармакодинамика</w:t>
      </w:r>
      <w:bookmarkStart w:id="350" w:name="_Toc320631473"/>
      <w:bookmarkStart w:id="351" w:name="_Toc323751703"/>
      <w:bookmarkEnd w:id="348"/>
    </w:p>
    <w:p w14:paraId="48A69E43" w14:textId="77777777" w:rsidR="00BF66FB" w:rsidRDefault="00BF66FB" w:rsidP="00BF66FB">
      <w:pPr>
        <w:tabs>
          <w:tab w:val="left" w:pos="2652"/>
        </w:tabs>
        <w:spacing w:after="0" w:line="240" w:lineRule="auto"/>
        <w:rPr>
          <w:b/>
          <w:bCs/>
          <w:color w:val="000000"/>
        </w:rPr>
      </w:pPr>
      <w:bookmarkStart w:id="352" w:name="_Toc499821139"/>
      <w:bookmarkEnd w:id="349"/>
    </w:p>
    <w:p w14:paraId="7421FA05" w14:textId="77777777" w:rsidR="007C768E" w:rsidRDefault="007C768E" w:rsidP="007C768E">
      <w:pPr>
        <w:tabs>
          <w:tab w:val="left" w:pos="2652"/>
        </w:tabs>
        <w:spacing w:after="0" w:line="240" w:lineRule="auto"/>
        <w:rPr>
          <w:b/>
          <w:bCs/>
          <w:color w:val="000000"/>
        </w:rPr>
      </w:pPr>
      <w:r w:rsidRPr="007C768E">
        <w:rPr>
          <w:b/>
          <w:bCs/>
          <w:color w:val="000000"/>
        </w:rPr>
        <w:t>Софосбувир</w:t>
      </w:r>
    </w:p>
    <w:p w14:paraId="4FDE9CD9" w14:textId="77777777" w:rsidR="007C768E" w:rsidRPr="007C768E" w:rsidRDefault="007C768E" w:rsidP="007C768E">
      <w:pPr>
        <w:tabs>
          <w:tab w:val="left" w:pos="2652"/>
        </w:tabs>
        <w:spacing w:after="0" w:line="240" w:lineRule="auto"/>
        <w:rPr>
          <w:b/>
          <w:bCs/>
          <w:color w:val="000000"/>
        </w:rPr>
      </w:pPr>
    </w:p>
    <w:p w14:paraId="5681873A" w14:textId="77777777" w:rsidR="007C768E" w:rsidRPr="00EB5EB0" w:rsidRDefault="007C768E" w:rsidP="007C768E">
      <w:pPr>
        <w:tabs>
          <w:tab w:val="left" w:pos="2652"/>
        </w:tabs>
        <w:spacing w:after="0" w:line="240" w:lineRule="auto"/>
        <w:rPr>
          <w:b/>
          <w:i/>
          <w:iCs/>
          <w:color w:val="000000"/>
          <w:rPrChange w:id="353" w:author="Belolipetskaya, Elena" w:date="2024-05-06T18:17:00Z">
            <w:rPr>
              <w:i/>
              <w:iCs/>
              <w:color w:val="000000"/>
            </w:rPr>
          </w:rPrChange>
        </w:rPr>
      </w:pPr>
      <w:commentRangeStart w:id="354"/>
      <w:r w:rsidRPr="00EB5EB0">
        <w:rPr>
          <w:b/>
          <w:i/>
          <w:iCs/>
          <w:color w:val="000000"/>
          <w:rPrChange w:id="355" w:author="Belolipetskaya, Elena" w:date="2024-05-06T18:17:00Z">
            <w:rPr>
              <w:i/>
              <w:iCs/>
              <w:color w:val="000000"/>
            </w:rPr>
          </w:rPrChange>
        </w:rPr>
        <w:t>Цитотоксичность in vitro</w:t>
      </w:r>
      <w:commentRangeEnd w:id="354"/>
      <w:r w:rsidR="00EB5EB0">
        <w:rPr>
          <w:rStyle w:val="CommentReference"/>
        </w:rPr>
        <w:commentReference w:id="354"/>
      </w:r>
    </w:p>
    <w:p w14:paraId="288D458A" w14:textId="77777777" w:rsidR="007C768E" w:rsidRPr="007C768E" w:rsidRDefault="007C768E" w:rsidP="007C768E">
      <w:pPr>
        <w:tabs>
          <w:tab w:val="left" w:pos="2652"/>
        </w:tabs>
        <w:spacing w:after="0" w:line="240" w:lineRule="auto"/>
        <w:rPr>
          <w:color w:val="000000"/>
        </w:rPr>
      </w:pPr>
    </w:p>
    <w:p w14:paraId="422DAE30" w14:textId="2E198BC3" w:rsidR="007C768E" w:rsidRDefault="007C768E" w:rsidP="00780CDC">
      <w:pPr>
        <w:tabs>
          <w:tab w:val="left" w:pos="2652"/>
        </w:tabs>
        <w:spacing w:after="0" w:line="240" w:lineRule="auto"/>
        <w:ind w:firstLine="709"/>
        <w:rPr>
          <w:color w:val="000000"/>
        </w:rPr>
      </w:pPr>
      <w:r w:rsidRPr="007C768E">
        <w:rPr>
          <w:color w:val="000000"/>
        </w:rPr>
        <w:t xml:space="preserve">Цитотоксичность </w:t>
      </w:r>
      <w:r w:rsidR="00FF585A">
        <w:rPr>
          <w:color w:val="000000"/>
        </w:rPr>
        <w:t>софосбувира</w:t>
      </w:r>
      <w:r w:rsidRPr="007C768E">
        <w:rPr>
          <w:color w:val="000000"/>
        </w:rPr>
        <w:t xml:space="preserve"> оценивали на нескольких клеточных линиях. В </w:t>
      </w:r>
      <w:r w:rsidR="00FF585A" w:rsidRPr="007C768E">
        <w:rPr>
          <w:color w:val="000000"/>
        </w:rPr>
        <w:t>двухклеточных</w:t>
      </w:r>
      <w:r w:rsidRPr="007C768E">
        <w:rPr>
          <w:color w:val="000000"/>
        </w:rPr>
        <w:t xml:space="preserve"> линиях гепатокарциномы человека, Huh-7 и HepG2, концентрация </w:t>
      </w:r>
      <w:r w:rsidR="00FF585A">
        <w:rPr>
          <w:color w:val="000000"/>
        </w:rPr>
        <w:t>софосбувира</w:t>
      </w:r>
      <w:r w:rsidRPr="007C768E">
        <w:rPr>
          <w:color w:val="000000"/>
        </w:rPr>
        <w:t>, которая приводила к 50% цитотоксичности (CC50), составляла 95,9 мкМ и 90,6 мкМ, соответственно. В клетках аденокарциномы поджелудочной железы человека (BxPC3), 2 линиях клеток Т-клеточного лейкоза человека (CEM и MT4) и клетках метастатической карциномы предстательной железы человека (PC-3) значения CC50 были выше, чем соответствующая самая высокая изученная концентрация SOF (89-200 мкМ) (PC-PSI-7977-09-0004 и PC-334-2005). В исследованиях с использованием GS-9851 (диастереомерная смесь SOF и GS-491241) значения CC50 для GS-9851 составляли &gt; 50 мкМ (самая высокая изученная концентрация) в эритроидных и миелоидных клетках-предшественниках костного мозга человека (PC-PSI-7851-08-0022).</w:t>
      </w:r>
    </w:p>
    <w:p w14:paraId="0B103F1F" w14:textId="77777777" w:rsidR="007C768E" w:rsidRPr="007C768E" w:rsidRDefault="007C768E" w:rsidP="007C768E">
      <w:pPr>
        <w:tabs>
          <w:tab w:val="left" w:pos="2652"/>
        </w:tabs>
        <w:spacing w:after="0" w:line="240" w:lineRule="auto"/>
        <w:rPr>
          <w:color w:val="000000"/>
        </w:rPr>
      </w:pPr>
    </w:p>
    <w:p w14:paraId="6D80336A" w14:textId="77777777" w:rsidR="007C768E" w:rsidRPr="00EB5EB0" w:rsidRDefault="007C768E" w:rsidP="007C768E">
      <w:pPr>
        <w:tabs>
          <w:tab w:val="left" w:pos="2652"/>
        </w:tabs>
        <w:spacing w:after="0" w:line="240" w:lineRule="auto"/>
        <w:rPr>
          <w:b/>
          <w:i/>
          <w:iCs/>
          <w:color w:val="000000"/>
          <w:rPrChange w:id="356" w:author="Belolipetskaya, Elena" w:date="2024-05-06T18:18:00Z">
            <w:rPr>
              <w:i/>
              <w:iCs/>
              <w:color w:val="000000"/>
            </w:rPr>
          </w:rPrChange>
        </w:rPr>
      </w:pPr>
      <w:r w:rsidRPr="00EB5EB0">
        <w:rPr>
          <w:b/>
          <w:i/>
          <w:iCs/>
          <w:color w:val="000000"/>
          <w:rPrChange w:id="357" w:author="Belolipetskaya, Elena" w:date="2024-05-06T18:18:00Z">
            <w:rPr>
              <w:i/>
              <w:iCs/>
              <w:color w:val="000000"/>
            </w:rPr>
          </w:rPrChange>
        </w:rPr>
        <w:t>Митохондриальная токсичность</w:t>
      </w:r>
    </w:p>
    <w:p w14:paraId="31212679" w14:textId="77777777" w:rsidR="007C768E" w:rsidRPr="007C768E" w:rsidRDefault="007C768E" w:rsidP="007C768E">
      <w:pPr>
        <w:tabs>
          <w:tab w:val="left" w:pos="2652"/>
        </w:tabs>
        <w:spacing w:after="0" w:line="240" w:lineRule="auto"/>
        <w:rPr>
          <w:color w:val="000000"/>
        </w:rPr>
      </w:pPr>
    </w:p>
    <w:p w14:paraId="6A414A63" w14:textId="494271E8" w:rsidR="007C768E" w:rsidRDefault="007C768E" w:rsidP="00780CDC">
      <w:pPr>
        <w:tabs>
          <w:tab w:val="left" w:pos="2652"/>
        </w:tabs>
        <w:spacing w:after="0" w:line="240" w:lineRule="auto"/>
        <w:ind w:firstLine="709"/>
        <w:rPr>
          <w:color w:val="000000"/>
        </w:rPr>
      </w:pPr>
      <w:r w:rsidRPr="007C768E">
        <w:rPr>
          <w:color w:val="000000"/>
        </w:rPr>
        <w:t xml:space="preserve">Софосбувир не вызывал митохондриальную токсичность в клеточных анализах, измеряющих истощение митохондриальной ДНК (мтДНК) или селективное истощение белка цитохром с-оксидазы. Софосбувир не изменял уровни мтДНК при концентрациях 50 мкМ и 100 мкМ в клетках HepG2 и CEM, соответственно (PC-334-2012, PC-PSI-7977-09-0007). Исследования митохондриального биогенеза показали, что </w:t>
      </w:r>
      <w:r w:rsidR="00FF585A">
        <w:rPr>
          <w:color w:val="000000"/>
        </w:rPr>
        <w:t>софосбувир</w:t>
      </w:r>
      <w:r w:rsidRPr="007C768E">
        <w:rPr>
          <w:color w:val="000000"/>
        </w:rPr>
        <w:t xml:space="preserve"> не оказывал влияния на экспрессию цитохром с-оксидазы в клетках PC-3 при самой высокой изученной концентрации (100 мкМ) (PC-334-2015). Аналогичным образом GS-9851 не показал ингибирования экспрессии цитохром с-оксидазы при 100 мкМ как в клеточных линиях HepG2, так и в PC-3 (PC-334-2015). Значение IC</w:t>
      </w:r>
      <w:r w:rsidRPr="00FF585A">
        <w:rPr>
          <w:color w:val="000000"/>
          <w:vertAlign w:val="subscript"/>
        </w:rPr>
        <w:t>50</w:t>
      </w:r>
      <w:r w:rsidRPr="007C768E">
        <w:rPr>
          <w:color w:val="000000"/>
        </w:rPr>
        <w:t xml:space="preserve"> для активного метаболита GS-461203 при анализе на митохондриальную РНК-полимеразу и митохондриальную ДНК-полимеразу гамма было выше, чем самые высокие изученные концентрации (200 мкМ и 500 мкМ, соответственно) (PC-334-2013, PC-PSI-7851-09-0015).</w:t>
      </w:r>
    </w:p>
    <w:p w14:paraId="1EB360E7" w14:textId="77777777" w:rsidR="007C768E" w:rsidRPr="007C768E" w:rsidRDefault="007C768E" w:rsidP="007C768E">
      <w:pPr>
        <w:tabs>
          <w:tab w:val="left" w:pos="2652"/>
        </w:tabs>
        <w:spacing w:after="0" w:line="240" w:lineRule="auto"/>
        <w:rPr>
          <w:color w:val="000000"/>
        </w:rPr>
      </w:pPr>
    </w:p>
    <w:p w14:paraId="65CFB2EC" w14:textId="2AD4D82F" w:rsidR="007C768E" w:rsidRPr="00EB5EB0" w:rsidRDefault="007C768E" w:rsidP="007C768E">
      <w:pPr>
        <w:tabs>
          <w:tab w:val="left" w:pos="2652"/>
        </w:tabs>
        <w:spacing w:after="0" w:line="240" w:lineRule="auto"/>
        <w:rPr>
          <w:b/>
          <w:i/>
          <w:iCs/>
          <w:color w:val="000000"/>
          <w:rPrChange w:id="358" w:author="Belolipetskaya, Elena" w:date="2024-05-06T18:18:00Z">
            <w:rPr>
              <w:i/>
              <w:iCs/>
              <w:color w:val="000000"/>
            </w:rPr>
          </w:rPrChange>
        </w:rPr>
      </w:pPr>
      <w:r w:rsidRPr="00EB5EB0">
        <w:rPr>
          <w:b/>
          <w:i/>
          <w:iCs/>
          <w:color w:val="000000"/>
          <w:rPrChange w:id="359" w:author="Belolipetskaya, Elena" w:date="2024-05-06T18:18:00Z">
            <w:rPr>
              <w:i/>
              <w:iCs/>
              <w:color w:val="000000"/>
            </w:rPr>
          </w:rPrChange>
        </w:rPr>
        <w:t>Активность в отношении полимераз хозяина</w:t>
      </w:r>
    </w:p>
    <w:p w14:paraId="4E2B58F8" w14:textId="77777777" w:rsidR="007C768E" w:rsidRPr="007C768E" w:rsidRDefault="007C768E" w:rsidP="007C768E">
      <w:pPr>
        <w:tabs>
          <w:tab w:val="left" w:pos="2652"/>
        </w:tabs>
        <w:spacing w:after="0" w:line="240" w:lineRule="auto"/>
        <w:rPr>
          <w:color w:val="000000"/>
        </w:rPr>
      </w:pPr>
    </w:p>
    <w:p w14:paraId="6C0FE458" w14:textId="77777777" w:rsidR="007C768E" w:rsidRDefault="007C768E" w:rsidP="00780CDC">
      <w:pPr>
        <w:tabs>
          <w:tab w:val="left" w:pos="2652"/>
        </w:tabs>
        <w:spacing w:after="0" w:line="240" w:lineRule="auto"/>
        <w:ind w:firstLine="709"/>
        <w:rPr>
          <w:color w:val="000000"/>
        </w:rPr>
      </w:pPr>
      <w:r w:rsidRPr="007C768E">
        <w:rPr>
          <w:color w:val="000000"/>
        </w:rPr>
        <w:t xml:space="preserve">GS-461203 был изучен </w:t>
      </w:r>
      <w:r w:rsidRPr="00FF585A">
        <w:rPr>
          <w:i/>
          <w:iCs/>
          <w:color w:val="000000"/>
        </w:rPr>
        <w:t>in vitro</w:t>
      </w:r>
      <w:r w:rsidRPr="007C768E">
        <w:rPr>
          <w:color w:val="000000"/>
        </w:rPr>
        <w:t xml:space="preserve"> на активность в отношении ДНК- и РНК-полимераз хозяина. Значение IC</w:t>
      </w:r>
      <w:r w:rsidRPr="00FF585A">
        <w:rPr>
          <w:color w:val="000000"/>
          <w:vertAlign w:val="subscript"/>
        </w:rPr>
        <w:t>50</w:t>
      </w:r>
      <w:r w:rsidRPr="007C768E">
        <w:rPr>
          <w:color w:val="000000"/>
        </w:rPr>
        <w:t xml:space="preserve"> было выше самой высокой изученной концентрации (200 мкМ) в отношении ДНК-полимеразы альфа и бета человека (PC-334-2013, PC-PSI-7851-08-0029). Значения IC</w:t>
      </w:r>
      <w:r w:rsidRPr="00FF585A">
        <w:rPr>
          <w:color w:val="000000"/>
          <w:vertAlign w:val="subscript"/>
        </w:rPr>
        <w:t>50</w:t>
      </w:r>
      <w:r w:rsidRPr="007C768E">
        <w:rPr>
          <w:color w:val="000000"/>
        </w:rPr>
        <w:t xml:space="preserve"> также были выше, чем самая высокая изученная концентрация (200 мкМ) в отношении человеческой РНК-полимеразы II (PC-334-2013, PC-PSI-7851-09-0015).</w:t>
      </w:r>
    </w:p>
    <w:p w14:paraId="717769DD" w14:textId="77777777" w:rsidR="007C768E" w:rsidRPr="007C768E" w:rsidRDefault="007C768E" w:rsidP="007C768E">
      <w:pPr>
        <w:tabs>
          <w:tab w:val="left" w:pos="2652"/>
        </w:tabs>
        <w:spacing w:after="0" w:line="240" w:lineRule="auto"/>
        <w:rPr>
          <w:color w:val="000000"/>
        </w:rPr>
      </w:pPr>
    </w:p>
    <w:p w14:paraId="5CD8C6E8" w14:textId="77777777" w:rsidR="0073473E" w:rsidRDefault="0073473E" w:rsidP="007C768E">
      <w:pPr>
        <w:tabs>
          <w:tab w:val="left" w:pos="2652"/>
        </w:tabs>
        <w:spacing w:after="0" w:line="240" w:lineRule="auto"/>
        <w:rPr>
          <w:ins w:id="360" w:author="Абрамова Анна Андреевна" w:date="2024-05-16T00:01:00Z"/>
          <w:b/>
          <w:i/>
          <w:iCs/>
          <w:color w:val="000000"/>
        </w:rPr>
      </w:pPr>
    </w:p>
    <w:p w14:paraId="3B415F8D" w14:textId="77777777" w:rsidR="0073473E" w:rsidRDefault="0073473E" w:rsidP="007C768E">
      <w:pPr>
        <w:tabs>
          <w:tab w:val="left" w:pos="2652"/>
        </w:tabs>
        <w:spacing w:after="0" w:line="240" w:lineRule="auto"/>
        <w:rPr>
          <w:ins w:id="361" w:author="Абрамова Анна Андреевна" w:date="2024-05-16T00:01:00Z"/>
          <w:b/>
          <w:i/>
          <w:iCs/>
          <w:color w:val="000000"/>
        </w:rPr>
      </w:pPr>
    </w:p>
    <w:p w14:paraId="2E2DFBC0" w14:textId="77777777" w:rsidR="0073473E" w:rsidRDefault="0073473E" w:rsidP="007C768E">
      <w:pPr>
        <w:tabs>
          <w:tab w:val="left" w:pos="2652"/>
        </w:tabs>
        <w:spacing w:after="0" w:line="240" w:lineRule="auto"/>
        <w:rPr>
          <w:ins w:id="362" w:author="Абрамова Анна Андреевна" w:date="2024-05-16T00:01:00Z"/>
          <w:b/>
          <w:i/>
          <w:iCs/>
          <w:color w:val="000000"/>
        </w:rPr>
      </w:pPr>
    </w:p>
    <w:p w14:paraId="38B7F14A" w14:textId="64EE89EB" w:rsidR="007C768E" w:rsidRPr="00EB5EB0" w:rsidRDefault="007C768E" w:rsidP="007C768E">
      <w:pPr>
        <w:tabs>
          <w:tab w:val="left" w:pos="2652"/>
        </w:tabs>
        <w:spacing w:after="0" w:line="240" w:lineRule="auto"/>
        <w:rPr>
          <w:b/>
          <w:i/>
          <w:iCs/>
          <w:color w:val="000000"/>
          <w:rPrChange w:id="363" w:author="Belolipetskaya, Elena" w:date="2024-05-06T18:18:00Z">
            <w:rPr>
              <w:i/>
              <w:iCs/>
              <w:color w:val="000000"/>
            </w:rPr>
          </w:rPrChange>
        </w:rPr>
      </w:pPr>
      <w:r w:rsidRPr="00EB5EB0">
        <w:rPr>
          <w:b/>
          <w:i/>
          <w:iCs/>
          <w:color w:val="000000"/>
          <w:rPrChange w:id="364" w:author="Belolipetskaya, Elena" w:date="2024-05-06T18:18:00Z">
            <w:rPr>
              <w:i/>
              <w:iCs/>
              <w:color w:val="000000"/>
            </w:rPr>
          </w:rPrChange>
        </w:rPr>
        <w:t xml:space="preserve">Способность к связыванию с рецепторами in vitro </w:t>
      </w:r>
    </w:p>
    <w:p w14:paraId="679B3B2D" w14:textId="77777777" w:rsidR="007C768E" w:rsidRPr="007C768E" w:rsidRDefault="007C768E" w:rsidP="007C768E">
      <w:pPr>
        <w:tabs>
          <w:tab w:val="left" w:pos="2652"/>
        </w:tabs>
        <w:spacing w:after="0" w:line="240" w:lineRule="auto"/>
        <w:rPr>
          <w:color w:val="000000"/>
        </w:rPr>
      </w:pPr>
    </w:p>
    <w:p w14:paraId="03B07E53" w14:textId="77777777" w:rsidR="007C768E" w:rsidRDefault="007C768E" w:rsidP="00780CDC">
      <w:pPr>
        <w:tabs>
          <w:tab w:val="left" w:pos="2652"/>
        </w:tabs>
        <w:spacing w:after="0" w:line="240" w:lineRule="auto"/>
        <w:ind w:firstLine="709"/>
        <w:rPr>
          <w:color w:val="000000"/>
        </w:rPr>
      </w:pPr>
      <w:r w:rsidRPr="007C768E">
        <w:rPr>
          <w:color w:val="000000"/>
        </w:rPr>
        <w:t>Эффекты GS-9851 и основного метаболита GS-331007 были оценены с целью определения потенциальной нецелевой активности в отношении группы рецепторов, ферментов и ионных каналов. При 10 мкМ GS-9851 и GS-331007 не вызывали ингибирования или индукции какой-либо мишени более чем на 50 % (PC-PSI-7851-09-0004, PC-334-2026).</w:t>
      </w:r>
    </w:p>
    <w:p w14:paraId="53DEDAD7" w14:textId="77777777" w:rsidR="007C768E" w:rsidRPr="007C768E" w:rsidRDefault="007C768E" w:rsidP="007C768E">
      <w:pPr>
        <w:tabs>
          <w:tab w:val="left" w:pos="2652"/>
        </w:tabs>
        <w:spacing w:after="0" w:line="240" w:lineRule="auto"/>
        <w:rPr>
          <w:color w:val="000000"/>
        </w:rPr>
      </w:pPr>
    </w:p>
    <w:p w14:paraId="24EAF2D9" w14:textId="77777777" w:rsidR="007C768E" w:rsidRDefault="007C768E" w:rsidP="007C768E">
      <w:pPr>
        <w:tabs>
          <w:tab w:val="left" w:pos="2652"/>
        </w:tabs>
        <w:spacing w:after="0" w:line="240" w:lineRule="auto"/>
        <w:rPr>
          <w:b/>
          <w:bCs/>
          <w:color w:val="000000"/>
        </w:rPr>
      </w:pPr>
      <w:r w:rsidRPr="007C768E">
        <w:rPr>
          <w:b/>
          <w:bCs/>
          <w:color w:val="000000"/>
        </w:rPr>
        <w:t>Велпатасвир</w:t>
      </w:r>
    </w:p>
    <w:p w14:paraId="31E78DC0" w14:textId="77777777" w:rsidR="007C768E" w:rsidRPr="007C768E" w:rsidRDefault="007C768E" w:rsidP="007C768E">
      <w:pPr>
        <w:tabs>
          <w:tab w:val="left" w:pos="2652"/>
        </w:tabs>
        <w:spacing w:after="0" w:line="240" w:lineRule="auto"/>
        <w:rPr>
          <w:b/>
          <w:bCs/>
          <w:color w:val="000000"/>
        </w:rPr>
      </w:pPr>
    </w:p>
    <w:p w14:paraId="64732740" w14:textId="77777777" w:rsidR="007C768E" w:rsidRPr="00EB5EB0" w:rsidRDefault="007C768E" w:rsidP="007C768E">
      <w:pPr>
        <w:tabs>
          <w:tab w:val="left" w:pos="2652"/>
        </w:tabs>
        <w:spacing w:after="0" w:line="240" w:lineRule="auto"/>
        <w:rPr>
          <w:b/>
          <w:i/>
          <w:iCs/>
          <w:color w:val="000000"/>
          <w:rPrChange w:id="365" w:author="Belolipetskaya, Elena" w:date="2024-05-06T18:18:00Z">
            <w:rPr>
              <w:i/>
              <w:iCs/>
              <w:color w:val="000000"/>
            </w:rPr>
          </w:rPrChange>
        </w:rPr>
      </w:pPr>
      <w:r w:rsidRPr="00EB5EB0">
        <w:rPr>
          <w:b/>
          <w:i/>
          <w:iCs/>
          <w:color w:val="000000"/>
          <w:rPrChange w:id="366" w:author="Belolipetskaya, Elena" w:date="2024-05-06T18:18:00Z">
            <w:rPr>
              <w:i/>
              <w:iCs/>
              <w:color w:val="000000"/>
            </w:rPr>
          </w:rPrChange>
        </w:rPr>
        <w:t>Активность в отношении других вирусов</w:t>
      </w:r>
    </w:p>
    <w:p w14:paraId="7B80CD80" w14:textId="77777777" w:rsidR="007C768E" w:rsidRPr="007C768E" w:rsidRDefault="007C768E" w:rsidP="007C768E">
      <w:pPr>
        <w:tabs>
          <w:tab w:val="left" w:pos="2652"/>
        </w:tabs>
        <w:spacing w:after="0" w:line="240" w:lineRule="auto"/>
        <w:rPr>
          <w:color w:val="000000"/>
        </w:rPr>
      </w:pPr>
    </w:p>
    <w:p w14:paraId="30B5B9D6" w14:textId="6A56E7E8" w:rsidR="007C768E" w:rsidRDefault="00FF585A" w:rsidP="00780CDC">
      <w:pPr>
        <w:tabs>
          <w:tab w:val="left" w:pos="2652"/>
        </w:tabs>
        <w:spacing w:after="0" w:line="240" w:lineRule="auto"/>
        <w:ind w:firstLine="709"/>
        <w:rPr>
          <w:color w:val="000000"/>
        </w:rPr>
      </w:pPr>
      <w:r>
        <w:rPr>
          <w:color w:val="000000"/>
        </w:rPr>
        <w:t>Велпаиасвир</w:t>
      </w:r>
      <w:r w:rsidR="007C768E" w:rsidRPr="007C768E">
        <w:rPr>
          <w:color w:val="000000"/>
        </w:rPr>
        <w:t xml:space="preserve"> был изучен на наличие противовирусной активности в отношении </w:t>
      </w:r>
      <w:r w:rsidRPr="00D3445C">
        <w:rPr>
          <w:color w:val="000000"/>
        </w:rPr>
        <w:t>вир</w:t>
      </w:r>
      <w:r>
        <w:rPr>
          <w:color w:val="000000"/>
        </w:rPr>
        <w:t>уса</w:t>
      </w:r>
      <w:r w:rsidRPr="00D3445C">
        <w:rPr>
          <w:color w:val="000000"/>
        </w:rPr>
        <w:t xml:space="preserve"> диареи крупного рогатого скота</w:t>
      </w:r>
      <w:r w:rsidR="007C768E" w:rsidRPr="007C768E">
        <w:rPr>
          <w:color w:val="000000"/>
        </w:rPr>
        <w:t xml:space="preserve"> (BVDV), РСВ, ВГБ, ВИЧ-1, ротавируса человека, гриппа A и B и группы флавивирусов (включая вирус Западного Нила, вирус желтой лихорадки, вирус денге и вирус банзай). В отличие от противовирусной активности п</w:t>
      </w:r>
      <w:r w:rsidR="003B75AC">
        <w:rPr>
          <w:color w:val="000000"/>
        </w:rPr>
        <w:t>о отношению к</w:t>
      </w:r>
      <w:r w:rsidR="007C768E" w:rsidRPr="007C768E">
        <w:rPr>
          <w:color w:val="000000"/>
        </w:rPr>
        <w:t xml:space="preserve"> ВГС, </w:t>
      </w:r>
      <w:r>
        <w:rPr>
          <w:color w:val="000000"/>
        </w:rPr>
        <w:t>велпатасвир</w:t>
      </w:r>
      <w:r w:rsidR="007C768E" w:rsidRPr="007C768E">
        <w:rPr>
          <w:color w:val="000000"/>
        </w:rPr>
        <w:t xml:space="preserve"> не проявляет селективной противовирусной активности против BVDV (родственного флавивируса) или против любого другого вирус</w:t>
      </w:r>
      <w:r>
        <w:rPr>
          <w:color w:val="000000"/>
        </w:rPr>
        <w:t>а</w:t>
      </w:r>
      <w:r w:rsidR="007C768E" w:rsidRPr="007C768E">
        <w:rPr>
          <w:color w:val="000000"/>
        </w:rPr>
        <w:t>, изученного в самой высокой из протестированных концентраций или в самой высокой концентрации без цитотоксичности.</w:t>
      </w:r>
    </w:p>
    <w:p w14:paraId="3C0A39E3" w14:textId="77777777" w:rsidR="007C768E" w:rsidRPr="007C768E" w:rsidRDefault="007C768E" w:rsidP="007C768E">
      <w:pPr>
        <w:tabs>
          <w:tab w:val="left" w:pos="2652"/>
        </w:tabs>
        <w:spacing w:after="0" w:line="240" w:lineRule="auto"/>
        <w:rPr>
          <w:color w:val="000000"/>
        </w:rPr>
      </w:pPr>
    </w:p>
    <w:p w14:paraId="46A71CAF" w14:textId="77777777" w:rsidR="007C768E" w:rsidRPr="00EB5EB0" w:rsidRDefault="007C768E" w:rsidP="007C768E">
      <w:pPr>
        <w:tabs>
          <w:tab w:val="left" w:pos="2652"/>
        </w:tabs>
        <w:spacing w:after="0" w:line="240" w:lineRule="auto"/>
        <w:rPr>
          <w:b/>
          <w:i/>
          <w:iCs/>
          <w:color w:val="000000"/>
          <w:rPrChange w:id="367" w:author="Belolipetskaya, Elena" w:date="2024-05-06T18:18:00Z">
            <w:rPr>
              <w:i/>
              <w:iCs/>
              <w:color w:val="000000"/>
            </w:rPr>
          </w:rPrChange>
        </w:rPr>
      </w:pPr>
      <w:r w:rsidRPr="00EB5EB0">
        <w:rPr>
          <w:b/>
          <w:i/>
          <w:iCs/>
          <w:color w:val="000000"/>
          <w:rPrChange w:id="368" w:author="Belolipetskaya, Elena" w:date="2024-05-06T18:18:00Z">
            <w:rPr>
              <w:i/>
              <w:iCs/>
              <w:color w:val="000000"/>
            </w:rPr>
          </w:rPrChange>
        </w:rPr>
        <w:t>Цитотоксичность in vitro</w:t>
      </w:r>
    </w:p>
    <w:p w14:paraId="25B659F4" w14:textId="77777777" w:rsidR="007C768E" w:rsidRPr="007C768E" w:rsidRDefault="007C768E" w:rsidP="007C768E">
      <w:pPr>
        <w:tabs>
          <w:tab w:val="left" w:pos="2652"/>
        </w:tabs>
        <w:spacing w:after="0" w:line="240" w:lineRule="auto"/>
        <w:rPr>
          <w:color w:val="000000"/>
        </w:rPr>
      </w:pPr>
    </w:p>
    <w:p w14:paraId="14044C87" w14:textId="08B04A07" w:rsidR="007C768E" w:rsidRDefault="007C768E" w:rsidP="00780CDC">
      <w:pPr>
        <w:tabs>
          <w:tab w:val="left" w:pos="2652"/>
        </w:tabs>
        <w:spacing w:after="0" w:line="240" w:lineRule="auto"/>
        <w:ind w:firstLine="709"/>
        <w:rPr>
          <w:color w:val="000000"/>
        </w:rPr>
      </w:pPr>
      <w:r w:rsidRPr="007C768E">
        <w:rPr>
          <w:color w:val="000000"/>
        </w:rPr>
        <w:t xml:space="preserve">Цитотоксичность </w:t>
      </w:r>
      <w:r w:rsidR="00FF585A">
        <w:rPr>
          <w:color w:val="000000"/>
        </w:rPr>
        <w:t>велпатасвира</w:t>
      </w:r>
      <w:r w:rsidRPr="007C768E">
        <w:rPr>
          <w:color w:val="000000"/>
        </w:rPr>
        <w:t xml:space="preserve"> </w:t>
      </w:r>
      <w:r w:rsidRPr="00FF585A">
        <w:rPr>
          <w:i/>
          <w:iCs/>
          <w:color w:val="000000"/>
        </w:rPr>
        <w:t>in vitro</w:t>
      </w:r>
      <w:r w:rsidRPr="007C768E">
        <w:rPr>
          <w:color w:val="000000"/>
        </w:rPr>
        <w:t xml:space="preserve"> оценивали на 2 линиях клеток печени Huh-7 и HepG2, клеточной линии рака предстательной железы PC-3, линии Т-лимфобластоидных клеток MT-4 и здоровых клетках MRC-5, полученных из легких. После 5 дней непрерывного воздействия соединения значения CC50 для </w:t>
      </w:r>
      <w:r w:rsidR="00FF585A">
        <w:rPr>
          <w:color w:val="000000"/>
        </w:rPr>
        <w:t>велпатасвира</w:t>
      </w:r>
      <w:r w:rsidRPr="007C768E">
        <w:rPr>
          <w:color w:val="000000"/>
        </w:rPr>
        <w:t xml:space="preserve"> составляли &gt; 44 444 нМ в 4 из 5 изученных клеточных линий и 4028 нМ в клетках PC-3. Эти значения давали индекс селективности от 270 000 до &gt; 3 000 000 для ВГС генотипа 1, и, таким образом, можно сделать вывод, что </w:t>
      </w:r>
      <w:r w:rsidR="00FF585A">
        <w:rPr>
          <w:color w:val="000000"/>
        </w:rPr>
        <w:t>велпатасвир</w:t>
      </w:r>
      <w:r w:rsidRPr="007C768E">
        <w:rPr>
          <w:color w:val="000000"/>
        </w:rPr>
        <w:t xml:space="preserve"> обладает низкой клеточной цитотоксичностью.</w:t>
      </w:r>
    </w:p>
    <w:p w14:paraId="6F4BE16E" w14:textId="77777777" w:rsidR="007C768E" w:rsidRPr="007C768E" w:rsidRDefault="007C768E" w:rsidP="007C768E">
      <w:pPr>
        <w:tabs>
          <w:tab w:val="left" w:pos="2652"/>
        </w:tabs>
        <w:spacing w:after="0" w:line="240" w:lineRule="auto"/>
        <w:rPr>
          <w:color w:val="000000"/>
        </w:rPr>
      </w:pPr>
    </w:p>
    <w:p w14:paraId="03F8A08D" w14:textId="77777777" w:rsidR="007C768E" w:rsidRPr="00EB5EB0" w:rsidRDefault="007C768E" w:rsidP="007C768E">
      <w:pPr>
        <w:tabs>
          <w:tab w:val="left" w:pos="2652"/>
        </w:tabs>
        <w:spacing w:after="0" w:line="240" w:lineRule="auto"/>
        <w:rPr>
          <w:b/>
          <w:i/>
          <w:iCs/>
          <w:color w:val="000000"/>
          <w:rPrChange w:id="369" w:author="Belolipetskaya, Elena" w:date="2024-05-06T18:18:00Z">
            <w:rPr>
              <w:i/>
              <w:iCs/>
              <w:color w:val="000000"/>
            </w:rPr>
          </w:rPrChange>
        </w:rPr>
      </w:pPr>
      <w:r w:rsidRPr="00EB5EB0">
        <w:rPr>
          <w:b/>
          <w:i/>
          <w:iCs/>
          <w:color w:val="000000"/>
          <w:rPrChange w:id="370" w:author="Belolipetskaya, Elena" w:date="2024-05-06T18:18:00Z">
            <w:rPr>
              <w:i/>
              <w:iCs/>
              <w:color w:val="000000"/>
            </w:rPr>
          </w:rPrChange>
        </w:rPr>
        <w:t>Способность к связыванию с рецепторами in vitro</w:t>
      </w:r>
    </w:p>
    <w:p w14:paraId="194CAFC1" w14:textId="77777777" w:rsidR="007C768E" w:rsidRPr="007C768E" w:rsidRDefault="007C768E" w:rsidP="007C768E">
      <w:pPr>
        <w:tabs>
          <w:tab w:val="left" w:pos="2652"/>
        </w:tabs>
        <w:spacing w:after="0" w:line="240" w:lineRule="auto"/>
        <w:rPr>
          <w:color w:val="000000"/>
        </w:rPr>
      </w:pPr>
    </w:p>
    <w:p w14:paraId="7433FBF7" w14:textId="136EDA59" w:rsidR="007C768E" w:rsidRDefault="007C768E" w:rsidP="00780CDC">
      <w:pPr>
        <w:tabs>
          <w:tab w:val="left" w:pos="2652"/>
        </w:tabs>
        <w:spacing w:after="0" w:line="240" w:lineRule="auto"/>
        <w:ind w:firstLine="709"/>
        <w:rPr>
          <w:color w:val="000000"/>
        </w:rPr>
      </w:pPr>
      <w:r w:rsidRPr="007C768E">
        <w:rPr>
          <w:color w:val="000000"/>
        </w:rPr>
        <w:t xml:space="preserve">Была проведена оценка эффектов </w:t>
      </w:r>
      <w:r w:rsidR="00FF585A">
        <w:rPr>
          <w:color w:val="000000"/>
        </w:rPr>
        <w:t>велпатасвира</w:t>
      </w:r>
      <w:r w:rsidRPr="007C768E">
        <w:rPr>
          <w:color w:val="000000"/>
        </w:rPr>
        <w:t xml:space="preserve"> на стандартную панель рецепторов, ферментов и ионных каналов, чтобы определить потенциальную нецелевую активность. При</w:t>
      </w:r>
      <w:r w:rsidR="00FF585A">
        <w:rPr>
          <w:color w:val="000000"/>
        </w:rPr>
        <w:t xml:space="preserve"> концентрации</w:t>
      </w:r>
      <w:r w:rsidRPr="007C768E">
        <w:rPr>
          <w:color w:val="000000"/>
        </w:rPr>
        <w:t xml:space="preserve"> 10 мкМ </w:t>
      </w:r>
      <w:r w:rsidR="00FF585A">
        <w:rPr>
          <w:color w:val="000000"/>
        </w:rPr>
        <w:t>велпатасвира</w:t>
      </w:r>
      <w:r w:rsidRPr="007C768E">
        <w:rPr>
          <w:color w:val="000000"/>
        </w:rPr>
        <w:t xml:space="preserve"> (дозированный из 10 мМ исходного раствора в ДМСО) не наблюдалось значимых реакций ни на одну из мишеней и отмечался лишь слабый или умеренный эффект (25-50 %) в радиолигандном анализе агонистов рецепторов мелатонина MT1 ((ML1A) (h); с использованием [</w:t>
      </w:r>
      <w:r w:rsidRPr="00A42B05">
        <w:rPr>
          <w:color w:val="000000"/>
          <w:vertAlign w:val="superscript"/>
        </w:rPr>
        <w:t>125</w:t>
      </w:r>
      <w:r w:rsidRPr="007C768E">
        <w:rPr>
          <w:color w:val="000000"/>
        </w:rPr>
        <w:t>I]2-йодомелатонина) с 38% ингибированием связывания при 10 мкМ.</w:t>
      </w:r>
    </w:p>
    <w:p w14:paraId="443C37B1" w14:textId="77777777" w:rsidR="007C768E" w:rsidRPr="007C768E" w:rsidRDefault="007C768E" w:rsidP="007C768E">
      <w:pPr>
        <w:tabs>
          <w:tab w:val="left" w:pos="2652"/>
        </w:tabs>
        <w:spacing w:after="0" w:line="240" w:lineRule="auto"/>
        <w:rPr>
          <w:color w:val="000000"/>
        </w:rPr>
      </w:pPr>
    </w:p>
    <w:p w14:paraId="09561C29" w14:textId="0528D4C5" w:rsidR="007C768E" w:rsidRPr="007C768E" w:rsidRDefault="007C768E" w:rsidP="007C768E">
      <w:pPr>
        <w:tabs>
          <w:tab w:val="left" w:pos="2652"/>
        </w:tabs>
        <w:spacing w:after="0" w:line="240" w:lineRule="auto"/>
        <w:rPr>
          <w:b/>
          <w:bCs/>
          <w:color w:val="000000"/>
        </w:rPr>
      </w:pPr>
      <w:r w:rsidRPr="007C768E">
        <w:rPr>
          <w:b/>
          <w:bCs/>
          <w:color w:val="000000"/>
        </w:rPr>
        <w:t>Софосбувир+велпатасвир</w:t>
      </w:r>
    </w:p>
    <w:p w14:paraId="318F84AD" w14:textId="77777777" w:rsidR="007C768E" w:rsidRPr="007C768E" w:rsidRDefault="007C768E" w:rsidP="007C768E">
      <w:pPr>
        <w:tabs>
          <w:tab w:val="left" w:pos="2652"/>
        </w:tabs>
        <w:spacing w:after="0" w:line="240" w:lineRule="auto"/>
        <w:rPr>
          <w:color w:val="000000"/>
        </w:rPr>
      </w:pPr>
    </w:p>
    <w:p w14:paraId="4782F3E3" w14:textId="77777777" w:rsidR="007C768E" w:rsidRPr="00EB5EB0" w:rsidRDefault="007C768E" w:rsidP="007C768E">
      <w:pPr>
        <w:tabs>
          <w:tab w:val="left" w:pos="2652"/>
        </w:tabs>
        <w:spacing w:after="0" w:line="240" w:lineRule="auto"/>
        <w:rPr>
          <w:b/>
          <w:i/>
          <w:iCs/>
          <w:color w:val="000000"/>
          <w:rPrChange w:id="371" w:author="Belolipetskaya, Elena" w:date="2024-05-06T18:18:00Z">
            <w:rPr>
              <w:i/>
              <w:iCs/>
              <w:color w:val="000000"/>
            </w:rPr>
          </w:rPrChange>
        </w:rPr>
      </w:pPr>
      <w:r w:rsidRPr="00EB5EB0">
        <w:rPr>
          <w:b/>
          <w:i/>
          <w:iCs/>
          <w:color w:val="000000"/>
          <w:rPrChange w:id="372" w:author="Belolipetskaya, Elena" w:date="2024-05-06T18:18:00Z">
            <w:rPr>
              <w:i/>
              <w:iCs/>
              <w:color w:val="000000"/>
            </w:rPr>
          </w:rPrChange>
        </w:rPr>
        <w:t>Цитотоксичность in vitro</w:t>
      </w:r>
    </w:p>
    <w:p w14:paraId="125C73C7" w14:textId="77777777" w:rsidR="007C768E" w:rsidRPr="007C768E" w:rsidRDefault="007C768E" w:rsidP="007C768E">
      <w:pPr>
        <w:tabs>
          <w:tab w:val="left" w:pos="2652"/>
        </w:tabs>
        <w:spacing w:after="0" w:line="240" w:lineRule="auto"/>
        <w:rPr>
          <w:color w:val="000000"/>
        </w:rPr>
      </w:pPr>
    </w:p>
    <w:p w14:paraId="413CAB7D" w14:textId="77777777" w:rsidR="00363F83" w:rsidRDefault="007C768E">
      <w:pPr>
        <w:tabs>
          <w:tab w:val="left" w:pos="2652"/>
        </w:tabs>
        <w:spacing w:after="0" w:line="240" w:lineRule="auto"/>
        <w:ind w:firstLine="709"/>
        <w:rPr>
          <w:ins w:id="373" w:author="Belolipetskaya, Elena" w:date="2024-05-06T17:25:00Z"/>
          <w:color w:val="000000"/>
        </w:rPr>
      </w:pPr>
      <w:r w:rsidRPr="007C768E">
        <w:rPr>
          <w:color w:val="000000"/>
        </w:rPr>
        <w:t xml:space="preserve">При применении </w:t>
      </w:r>
      <w:r w:rsidR="00A13371">
        <w:rPr>
          <w:color w:val="000000"/>
        </w:rPr>
        <w:t>софосбувира</w:t>
      </w:r>
      <w:r w:rsidRPr="007C768E">
        <w:rPr>
          <w:color w:val="000000"/>
        </w:rPr>
        <w:t xml:space="preserve"> или </w:t>
      </w:r>
      <w:r w:rsidR="00A13371">
        <w:rPr>
          <w:color w:val="000000"/>
        </w:rPr>
        <w:t>велтапасвира</w:t>
      </w:r>
      <w:r w:rsidRPr="007C768E">
        <w:rPr>
          <w:color w:val="000000"/>
        </w:rPr>
        <w:t xml:space="preserve"> в качестве отдельных препаратов существенной цитотоксичности клеток не наблюдалось. Исследования комбинации </w:t>
      </w:r>
      <w:r w:rsidR="00A13371">
        <w:rPr>
          <w:color w:val="000000"/>
        </w:rPr>
        <w:lastRenderedPageBreak/>
        <w:t>софосбувира</w:t>
      </w:r>
      <w:r w:rsidRPr="007C768E">
        <w:rPr>
          <w:color w:val="000000"/>
        </w:rPr>
        <w:t xml:space="preserve"> и </w:t>
      </w:r>
      <w:r w:rsidR="00A13371">
        <w:rPr>
          <w:color w:val="000000"/>
        </w:rPr>
        <w:t>велпатасвира</w:t>
      </w:r>
      <w:r w:rsidRPr="007C768E">
        <w:rPr>
          <w:color w:val="000000"/>
        </w:rPr>
        <w:t xml:space="preserve"> </w:t>
      </w:r>
      <w:r w:rsidRPr="00A13371">
        <w:rPr>
          <w:i/>
          <w:iCs/>
          <w:color w:val="000000"/>
        </w:rPr>
        <w:t>in vitro</w:t>
      </w:r>
      <w:r w:rsidRPr="007C768E">
        <w:rPr>
          <w:color w:val="000000"/>
        </w:rPr>
        <w:t xml:space="preserve"> были проведены на клеточных линиях репликонов генотипов 1b, 2a, 3a и 4a. Цитотоксичность количественно определяли по жизнеспособности клеток при максимальной концентрации </w:t>
      </w:r>
      <w:r w:rsidR="00A13371">
        <w:rPr>
          <w:color w:val="000000"/>
        </w:rPr>
        <w:t>софосбувира</w:t>
      </w:r>
      <w:r w:rsidRPr="007C768E">
        <w:rPr>
          <w:color w:val="000000"/>
        </w:rPr>
        <w:t xml:space="preserve"> 320 нМ в сочетании с </w:t>
      </w:r>
      <w:r w:rsidR="00A13371">
        <w:rPr>
          <w:color w:val="000000"/>
        </w:rPr>
        <w:t>велпатасвиром</w:t>
      </w:r>
      <w:r w:rsidRPr="007C768E">
        <w:rPr>
          <w:color w:val="000000"/>
        </w:rPr>
        <w:t xml:space="preserve"> при максимальной концентрации 0,064 нМ. Существенных изменений в жизнеспособности клеток не наблюдалось</w:t>
      </w:r>
      <w:r w:rsidR="003B75AC">
        <w:rPr>
          <w:color w:val="000000"/>
        </w:rPr>
        <w:t xml:space="preserve">, а также </w:t>
      </w:r>
      <w:r w:rsidRPr="007C768E">
        <w:rPr>
          <w:color w:val="000000"/>
        </w:rPr>
        <w:t>нежелательны</w:t>
      </w:r>
      <w:r w:rsidR="00A13371">
        <w:rPr>
          <w:color w:val="000000"/>
        </w:rPr>
        <w:t>х</w:t>
      </w:r>
      <w:r w:rsidRPr="007C768E">
        <w:rPr>
          <w:color w:val="000000"/>
        </w:rPr>
        <w:t xml:space="preserve"> эффект</w:t>
      </w:r>
      <w:r w:rsidR="00A13371">
        <w:rPr>
          <w:color w:val="000000"/>
        </w:rPr>
        <w:t>ов</w:t>
      </w:r>
      <w:r w:rsidRPr="007C768E">
        <w:rPr>
          <w:color w:val="000000"/>
        </w:rPr>
        <w:t>, связанны</w:t>
      </w:r>
      <w:r w:rsidR="00A13371">
        <w:rPr>
          <w:color w:val="000000"/>
        </w:rPr>
        <w:t>х</w:t>
      </w:r>
      <w:r w:rsidRPr="007C768E">
        <w:rPr>
          <w:color w:val="000000"/>
        </w:rPr>
        <w:t xml:space="preserve"> с ингибированием РНК- и ДНК-полимераз человека, и признаков митохондриальной токсичности. С учетом такого низкого потенциала нецелевой активности </w:t>
      </w:r>
      <w:r w:rsidR="00A42B05">
        <w:rPr>
          <w:color w:val="000000"/>
        </w:rPr>
        <w:t>софосбувира</w:t>
      </w:r>
      <w:r w:rsidRPr="007C768E">
        <w:rPr>
          <w:color w:val="000000"/>
        </w:rPr>
        <w:t xml:space="preserve"> и </w:t>
      </w:r>
      <w:r w:rsidR="00A42B05">
        <w:rPr>
          <w:color w:val="000000"/>
        </w:rPr>
        <w:t>велпатасвира</w:t>
      </w:r>
      <w:r w:rsidRPr="007C768E">
        <w:rPr>
          <w:color w:val="000000"/>
        </w:rPr>
        <w:t xml:space="preserve"> проведение дополнительных исследований фармакодинамики комбинации </w:t>
      </w:r>
      <w:r w:rsidR="00A42B05">
        <w:rPr>
          <w:color w:val="000000"/>
        </w:rPr>
        <w:t>софосбувир+велпатасвир</w:t>
      </w:r>
      <w:r w:rsidRPr="007C768E">
        <w:rPr>
          <w:color w:val="000000"/>
        </w:rPr>
        <w:t xml:space="preserve"> не требуется</w:t>
      </w:r>
      <w:r>
        <w:rPr>
          <w:color w:val="000000"/>
        </w:rPr>
        <w:t xml:space="preserve"> [</w:t>
      </w:r>
      <w:r w:rsidR="009009A4">
        <w:rPr>
          <w:color w:val="000000"/>
        </w:rPr>
        <w:t>11</w:t>
      </w:r>
      <w:r w:rsidRPr="007C768E">
        <w:rPr>
          <w:color w:val="000000"/>
        </w:rPr>
        <w:t>]</w:t>
      </w:r>
      <w:ins w:id="374" w:author="Belolipetskaya, Elena" w:date="2024-05-06T17:25:00Z">
        <w:r w:rsidR="00363F83">
          <w:rPr>
            <w:color w:val="000000"/>
          </w:rPr>
          <w:t>.</w:t>
        </w:r>
      </w:ins>
    </w:p>
    <w:p w14:paraId="6D4460DF" w14:textId="18319563" w:rsidR="007C768E" w:rsidRPr="00BF66FB" w:rsidRDefault="007C768E">
      <w:pPr>
        <w:tabs>
          <w:tab w:val="left" w:pos="2652"/>
        </w:tabs>
        <w:spacing w:after="0" w:line="240" w:lineRule="auto"/>
        <w:ind w:firstLine="709"/>
        <w:rPr>
          <w:color w:val="000000"/>
        </w:rPr>
        <w:sectPr w:rsidR="007C768E" w:rsidRPr="00BF66FB" w:rsidSect="001A202B">
          <w:footerReference w:type="even" r:id="rId24"/>
          <w:footnotePr>
            <w:pos w:val="beneathText"/>
          </w:footnotePr>
          <w:type w:val="continuous"/>
          <w:pgSz w:w="11906" w:h="16838"/>
          <w:pgMar w:top="1134" w:right="851" w:bottom="1134" w:left="1701" w:header="709" w:footer="709" w:gutter="0"/>
          <w:cols w:space="708"/>
          <w:docGrid w:linePitch="360"/>
        </w:sectPr>
      </w:pPr>
      <w:del w:id="375" w:author="Belolipetskaya, Elena" w:date="2024-05-06T17:25:00Z">
        <w:r w:rsidRPr="007C768E" w:rsidDel="00780CDC">
          <w:rPr>
            <w:color w:val="000000"/>
          </w:rPr>
          <w:delText>.</w:delText>
        </w:r>
      </w:del>
    </w:p>
    <w:p w14:paraId="49D9D86D" w14:textId="2C680CB6" w:rsidR="007E360C" w:rsidRPr="00BA7325" w:rsidDel="00780CDC" w:rsidRDefault="007E360C">
      <w:pPr>
        <w:pStyle w:val="Heading3"/>
        <w:rPr>
          <w:del w:id="376" w:author="Belolipetskaya, Elena" w:date="2024-05-06T17:25:00Z"/>
          <w:shd w:val="clear" w:color="auto" w:fill="FFFFFF"/>
          <w:lang w:bidi="ru-RU"/>
        </w:rPr>
        <w:pPrChange w:id="377" w:author="Абрамова Анна Андреевна" w:date="2024-05-14T23:15:00Z">
          <w:pPr>
            <w:spacing w:after="0" w:line="240" w:lineRule="auto"/>
            <w:ind w:firstLine="709"/>
            <w:contextualSpacing/>
          </w:pPr>
        </w:pPrChange>
      </w:pPr>
    </w:p>
    <w:p w14:paraId="4B7709D2" w14:textId="6FD1D61D" w:rsidR="00184A7E" w:rsidRPr="00A42B05" w:rsidDel="00363F83" w:rsidRDefault="00E0160B" w:rsidP="00A91BD2">
      <w:pPr>
        <w:pStyle w:val="Heading3"/>
        <w:rPr>
          <w:del w:id="378" w:author="Belolipetskaya, Elena" w:date="2024-05-06T17:25:00Z"/>
          <w:rFonts w:ascii="Times New Roman" w:hAnsi="Times New Roman"/>
        </w:rPr>
      </w:pPr>
      <w:bookmarkStart w:id="379" w:name="_Toc164609949"/>
      <w:r w:rsidRPr="00A42B05">
        <w:rPr>
          <w:rFonts w:ascii="Times New Roman" w:hAnsi="Times New Roman"/>
        </w:rPr>
        <w:t>3.1.</w:t>
      </w:r>
      <w:r w:rsidR="00AD62F6" w:rsidRPr="00A42B05">
        <w:rPr>
          <w:rFonts w:ascii="Times New Roman" w:hAnsi="Times New Roman"/>
        </w:rPr>
        <w:t>4</w:t>
      </w:r>
      <w:r w:rsidRPr="00A42B05">
        <w:rPr>
          <w:rFonts w:ascii="Times New Roman" w:hAnsi="Times New Roman"/>
        </w:rPr>
        <w:t>.</w:t>
      </w:r>
      <w:r w:rsidR="00184A7E" w:rsidRPr="00A42B05">
        <w:rPr>
          <w:rFonts w:ascii="Times New Roman" w:hAnsi="Times New Roman"/>
        </w:rPr>
        <w:t xml:space="preserve"> </w:t>
      </w:r>
      <w:r w:rsidR="00184A7E" w:rsidRPr="00A91BD2">
        <w:rPr>
          <w:rFonts w:ascii="Times New Roman" w:hAnsi="Times New Roman"/>
        </w:rPr>
        <w:t>Фарм</w:t>
      </w:r>
      <w:r w:rsidR="00FF2210" w:rsidRPr="00A91BD2">
        <w:rPr>
          <w:rFonts w:ascii="Times New Roman" w:hAnsi="Times New Roman"/>
        </w:rPr>
        <w:t xml:space="preserve">акологическая </w:t>
      </w:r>
      <w:r w:rsidR="00184A7E" w:rsidRPr="00A91BD2">
        <w:rPr>
          <w:rFonts w:ascii="Times New Roman" w:hAnsi="Times New Roman"/>
        </w:rPr>
        <w:t>безопасност</w:t>
      </w:r>
      <w:bookmarkEnd w:id="352"/>
      <w:r w:rsidR="007F2782" w:rsidRPr="00A91BD2">
        <w:rPr>
          <w:rFonts w:ascii="Times New Roman" w:hAnsi="Times New Roman"/>
        </w:rPr>
        <w:t>ь</w:t>
      </w:r>
      <w:bookmarkEnd w:id="379"/>
    </w:p>
    <w:p w14:paraId="4C54A028" w14:textId="77777777" w:rsidR="00D61E72" w:rsidRDefault="00D61E72">
      <w:pPr>
        <w:pStyle w:val="Heading3"/>
        <w:rPr>
          <w:lang w:eastAsia="en-US"/>
        </w:rPr>
        <w:pPrChange w:id="380" w:author="Абрамова Анна Андреевна" w:date="2024-05-14T23:15:00Z">
          <w:pPr>
            <w:spacing w:after="0" w:line="240" w:lineRule="auto"/>
            <w:ind w:firstLine="709"/>
            <w:contextualSpacing/>
          </w:pPr>
        </w:pPrChange>
      </w:pPr>
    </w:p>
    <w:p w14:paraId="04D6D227" w14:textId="77777777" w:rsidR="00363F83" w:rsidRDefault="00363F83">
      <w:pPr>
        <w:spacing w:after="0" w:line="240" w:lineRule="auto"/>
        <w:rPr>
          <w:ins w:id="381" w:author="Belolipetskaya, Elena" w:date="2024-05-06T17:25:00Z"/>
          <w:color w:val="000000"/>
        </w:rPr>
      </w:pPr>
    </w:p>
    <w:p w14:paraId="14FDF0CC" w14:textId="5F060410" w:rsidR="00C452C9" w:rsidRDefault="00C452C9">
      <w:pPr>
        <w:spacing w:after="0" w:line="240" w:lineRule="auto"/>
        <w:ind w:firstLine="709"/>
        <w:rPr>
          <w:lang w:eastAsia="en-US"/>
        </w:rPr>
        <w:pPrChange w:id="382" w:author="Belolipetskaya, Elena" w:date="2024-05-06T17:25:00Z">
          <w:pPr>
            <w:spacing w:after="0" w:line="240" w:lineRule="auto"/>
          </w:pPr>
        </w:pPrChange>
      </w:pPr>
      <w:r w:rsidRPr="00D3445C">
        <w:rPr>
          <w:color w:val="000000"/>
        </w:rPr>
        <w:t xml:space="preserve">Фармакологические профили доклинической безопасности </w:t>
      </w:r>
      <w:r>
        <w:rPr>
          <w:color w:val="000000"/>
        </w:rPr>
        <w:t>софосбувира</w:t>
      </w:r>
      <w:r w:rsidRPr="00D3445C">
        <w:rPr>
          <w:color w:val="000000"/>
        </w:rPr>
        <w:t xml:space="preserve"> (вводимого в виде GS-9851) и </w:t>
      </w:r>
      <w:r>
        <w:rPr>
          <w:color w:val="000000"/>
        </w:rPr>
        <w:t>велпатасвира</w:t>
      </w:r>
      <w:r w:rsidRPr="00D3445C">
        <w:rPr>
          <w:color w:val="000000"/>
        </w:rPr>
        <w:t xml:space="preserve"> были охарактеризованы независимо друг от друга.</w:t>
      </w:r>
    </w:p>
    <w:p w14:paraId="46191701" w14:textId="77777777" w:rsidR="00233075" w:rsidRPr="002B166F" w:rsidRDefault="00233075" w:rsidP="00233075">
      <w:pPr>
        <w:spacing w:after="0" w:line="240" w:lineRule="auto"/>
        <w:ind w:firstLine="709"/>
        <w:rPr>
          <w:lang w:eastAsia="en-US"/>
        </w:rPr>
      </w:pPr>
    </w:p>
    <w:p w14:paraId="6C107F28" w14:textId="54FA37D4" w:rsidR="0073473E" w:rsidRDefault="00C452C9" w:rsidP="0073473E">
      <w:pPr>
        <w:spacing w:after="0" w:line="240" w:lineRule="auto"/>
        <w:rPr>
          <w:ins w:id="383" w:author="Абрамова Анна Андреевна" w:date="2024-05-16T00:02:00Z"/>
          <w:b/>
          <w:bCs/>
          <w:color w:val="000000"/>
        </w:rPr>
      </w:pPr>
      <w:r>
        <w:rPr>
          <w:b/>
          <w:bCs/>
          <w:color w:val="000000"/>
        </w:rPr>
        <w:t>Софосбувир</w:t>
      </w:r>
    </w:p>
    <w:p w14:paraId="0170D1FD" w14:textId="77777777" w:rsidR="0073473E" w:rsidRPr="0073473E" w:rsidRDefault="0073473E" w:rsidP="0073473E">
      <w:pPr>
        <w:spacing w:after="0" w:line="240" w:lineRule="auto"/>
        <w:rPr>
          <w:b/>
          <w:bCs/>
          <w:color w:val="000000"/>
          <w:rPrChange w:id="384" w:author="Абрамова Анна Андреевна" w:date="2024-05-16T00:02:00Z">
            <w:rPr/>
          </w:rPrChange>
        </w:rPr>
      </w:pPr>
    </w:p>
    <w:p w14:paraId="17F0ACF9" w14:textId="77777777" w:rsidR="00C452C9" w:rsidRPr="00EB5EB0" w:rsidRDefault="00C452C9">
      <w:pPr>
        <w:spacing w:line="240" w:lineRule="auto"/>
        <w:rPr>
          <w:b/>
          <w:rPrChange w:id="385" w:author="Belolipetskaya, Elena" w:date="2024-05-06T18:18:00Z">
            <w:rPr/>
          </w:rPrChange>
        </w:rPr>
        <w:pPrChange w:id="386" w:author="Абрамова Анна Андреевна" w:date="2024-05-16T00:03:00Z">
          <w:pPr>
            <w:spacing w:before="120"/>
          </w:pPr>
        </w:pPrChange>
      </w:pPr>
      <w:r w:rsidRPr="00EB5EB0">
        <w:rPr>
          <w:b/>
          <w:i/>
          <w:iCs/>
          <w:color w:val="000000"/>
          <w:rPrChange w:id="387" w:author="Belolipetskaya, Elena" w:date="2024-05-06T18:18:00Z">
            <w:rPr>
              <w:i/>
              <w:iCs/>
              <w:color w:val="000000"/>
            </w:rPr>
          </w:rPrChange>
        </w:rPr>
        <w:t>Исследования in vitro</w:t>
      </w:r>
    </w:p>
    <w:p w14:paraId="20FD905B" w14:textId="27F0E6A5" w:rsidR="00233075" w:rsidDel="0073473E" w:rsidRDefault="00C452C9" w:rsidP="00A91BD2">
      <w:pPr>
        <w:spacing w:after="0" w:line="240" w:lineRule="auto"/>
        <w:ind w:firstLine="709"/>
        <w:rPr>
          <w:del w:id="388" w:author="Абрамова Анна Андреевна" w:date="2024-05-14T22:56:00Z"/>
          <w:color w:val="000000"/>
        </w:rPr>
      </w:pPr>
      <w:r>
        <w:rPr>
          <w:color w:val="000000"/>
        </w:rPr>
        <w:t>Потенциальное воздействие метаболитов софосбувира на сердечно-сосудистую систему оценивали на к</w:t>
      </w:r>
      <w:r w:rsidRPr="00C452C9">
        <w:rPr>
          <w:color w:val="000000"/>
        </w:rPr>
        <w:t>летк</w:t>
      </w:r>
      <w:r>
        <w:rPr>
          <w:color w:val="000000"/>
        </w:rPr>
        <w:t>ах</w:t>
      </w:r>
      <w:r w:rsidRPr="00C452C9">
        <w:rPr>
          <w:color w:val="000000"/>
        </w:rPr>
        <w:t xml:space="preserve"> HEK293</w:t>
      </w:r>
      <w:r>
        <w:rPr>
          <w:color w:val="000000"/>
        </w:rPr>
        <w:t xml:space="preserve">. </w:t>
      </w:r>
      <w:r w:rsidRPr="00C452C9">
        <w:rPr>
          <w:color w:val="000000"/>
        </w:rPr>
        <w:t xml:space="preserve">В анализах ингибирования hERG </w:t>
      </w:r>
      <w:r w:rsidRPr="00A42B05">
        <w:rPr>
          <w:i/>
          <w:iCs/>
          <w:color w:val="000000"/>
        </w:rPr>
        <w:t xml:space="preserve">in vitro </w:t>
      </w:r>
      <w:r w:rsidRPr="00C452C9">
        <w:rPr>
          <w:color w:val="000000"/>
        </w:rPr>
        <w:t>IC</w:t>
      </w:r>
      <w:r w:rsidRPr="00C452C9">
        <w:rPr>
          <w:color w:val="000000"/>
          <w:vertAlign w:val="subscript"/>
        </w:rPr>
        <w:t>50</w:t>
      </w:r>
      <w:r w:rsidRPr="00C452C9">
        <w:rPr>
          <w:color w:val="000000"/>
        </w:rPr>
        <w:t xml:space="preserve"> для</w:t>
      </w:r>
      <w:r>
        <w:rPr>
          <w:color w:val="000000"/>
        </w:rPr>
        <w:t xml:space="preserve"> метаболитов софосбувира</w:t>
      </w:r>
      <w:r w:rsidRPr="00C452C9">
        <w:rPr>
          <w:color w:val="000000"/>
        </w:rPr>
        <w:t xml:space="preserve"> GS-9851</w:t>
      </w:r>
      <w:r>
        <w:rPr>
          <w:color w:val="000000"/>
        </w:rPr>
        <w:t xml:space="preserve">, </w:t>
      </w:r>
      <w:r w:rsidRPr="00C452C9">
        <w:rPr>
          <w:color w:val="000000"/>
        </w:rPr>
        <w:t xml:space="preserve">GS-566500, GS-606965 и GS-331007 рассчитать не удалось, поскольку наблюдалось минимальное ингибирование тока hERG </w:t>
      </w:r>
      <w:r w:rsidRPr="00A42B05">
        <w:rPr>
          <w:i/>
          <w:iCs/>
          <w:color w:val="000000"/>
        </w:rPr>
        <w:t>in vitro</w:t>
      </w:r>
      <w:r w:rsidRPr="00C452C9">
        <w:rPr>
          <w:color w:val="000000"/>
        </w:rPr>
        <w:t xml:space="preserve"> при концентрациях до 159 (300 мкМ), 123 (300 мкМ), 34 (100 мкМ) и 26 (100 мкМ) мкг/мл, соответственно, самых высоких изученных концентрациях (SA-PSI-7851-08-009, PC-PSI-7851-08-0023, PC-PSI-7851-08-0028, PC-PSI-7851-09-0001).</w:t>
      </w:r>
      <w:r>
        <w:rPr>
          <w:color w:val="000000"/>
        </w:rPr>
        <w:t xml:space="preserve"> Результаты представлены в </w:t>
      </w:r>
      <w:r w:rsidRPr="003B75AC">
        <w:rPr>
          <w:color w:val="000000"/>
        </w:rPr>
        <w:t>Таблице</w:t>
      </w:r>
      <w:r w:rsidR="003B75AC" w:rsidRPr="003B75AC">
        <w:rPr>
          <w:color w:val="000000"/>
        </w:rPr>
        <w:t xml:space="preserve"> 3-3</w:t>
      </w:r>
      <w:r w:rsidRPr="003B75AC">
        <w:rPr>
          <w:color w:val="000000"/>
        </w:rPr>
        <w:t>.</w:t>
      </w:r>
    </w:p>
    <w:p w14:paraId="3BE9D54B" w14:textId="77777777" w:rsidR="0073473E" w:rsidRDefault="0073473E" w:rsidP="00363F83">
      <w:pPr>
        <w:spacing w:after="0" w:line="240" w:lineRule="auto"/>
        <w:ind w:firstLine="709"/>
        <w:rPr>
          <w:ins w:id="389" w:author="Абрамова Анна Андреевна" w:date="2024-05-16T00:03:00Z"/>
          <w:color w:val="000000"/>
        </w:rPr>
      </w:pPr>
    </w:p>
    <w:p w14:paraId="03F7810E" w14:textId="5CF0F52C" w:rsidR="00C452C9" w:rsidRPr="00FE0F3F" w:rsidRDefault="00C452C9">
      <w:pPr>
        <w:spacing w:after="0" w:line="240" w:lineRule="auto"/>
        <w:ind w:firstLine="709"/>
        <w:rPr>
          <w:color w:val="000000"/>
        </w:rPr>
        <w:pPrChange w:id="390" w:author="Абрамова Анна Андреевна" w:date="2024-05-14T22:56:00Z">
          <w:pPr>
            <w:spacing w:after="0" w:line="240" w:lineRule="auto"/>
          </w:pPr>
        </w:pPrChange>
      </w:pPr>
    </w:p>
    <w:p w14:paraId="0BB0687A" w14:textId="1323973F" w:rsidR="00C452C9" w:rsidRDefault="00C452C9">
      <w:pPr>
        <w:spacing w:after="0"/>
        <w:rPr>
          <w:color w:val="000000"/>
        </w:rPr>
        <w:pPrChange w:id="391" w:author="Абрамова Анна Андреевна" w:date="2024-05-16T00:03:00Z">
          <w:pPr>
            <w:spacing w:before="120" w:after="0"/>
          </w:pPr>
        </w:pPrChange>
      </w:pPr>
      <w:r w:rsidRPr="003B75AC">
        <w:rPr>
          <w:b/>
          <w:bCs/>
          <w:color w:val="000000"/>
        </w:rPr>
        <w:t>Таблица</w:t>
      </w:r>
      <w:r w:rsidR="003B75AC" w:rsidRPr="003B75AC">
        <w:rPr>
          <w:b/>
          <w:bCs/>
          <w:color w:val="000000"/>
        </w:rPr>
        <w:t xml:space="preserve"> 3-3</w:t>
      </w:r>
      <w:r w:rsidRPr="003B75AC">
        <w:rPr>
          <w:color w:val="000000"/>
        </w:rPr>
        <w:t>. Влияние</w:t>
      </w:r>
      <w:r w:rsidRPr="00D3445C">
        <w:rPr>
          <w:color w:val="000000"/>
        </w:rPr>
        <w:t xml:space="preserve"> GS-9851 на результаты анализов ингибирования hERG</w:t>
      </w:r>
      <w:ins w:id="392" w:author="Абрамова Анна Андреевна" w:date="2024-05-16T00:03:00Z">
        <w:r w:rsidR="0073473E">
          <w:rPr>
            <w:color w:val="000000"/>
          </w:rPr>
          <w:t>.</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0" w:type="dxa"/>
          <w:right w:w="40" w:type="dxa"/>
        </w:tblCellMar>
        <w:tblLook w:val="0000" w:firstRow="0" w:lastRow="0" w:firstColumn="0" w:lastColumn="0" w:noHBand="0" w:noVBand="0"/>
        <w:tblPrChange w:id="393" w:author="Абрамова Анна Андреевна" w:date="2024-05-14T22:59: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0" w:type="dxa"/>
              <w:right w:w="40" w:type="dxa"/>
            </w:tblCellMar>
            <w:tblLook w:val="0000" w:firstRow="0" w:lastRow="0" w:firstColumn="0" w:lastColumn="0" w:noHBand="0" w:noVBand="0"/>
          </w:tblPr>
        </w:tblPrChange>
      </w:tblPr>
      <w:tblGrid>
        <w:gridCol w:w="1400"/>
        <w:gridCol w:w="774"/>
        <w:gridCol w:w="1154"/>
        <w:gridCol w:w="661"/>
        <w:gridCol w:w="1287"/>
        <w:gridCol w:w="1508"/>
        <w:gridCol w:w="1278"/>
        <w:gridCol w:w="1282"/>
        <w:tblGridChange w:id="394">
          <w:tblGrid>
            <w:gridCol w:w="1400"/>
            <w:gridCol w:w="774"/>
            <w:gridCol w:w="1154"/>
            <w:gridCol w:w="661"/>
            <w:gridCol w:w="1287"/>
            <w:gridCol w:w="1508"/>
            <w:gridCol w:w="1278"/>
            <w:gridCol w:w="1282"/>
          </w:tblGrid>
        </w:tblGridChange>
      </w:tblGrid>
      <w:tr w:rsidR="00A42B05" w:rsidRPr="00A42B05" w14:paraId="51C8C271" w14:textId="77777777" w:rsidTr="00A91BD2">
        <w:trPr>
          <w:tblHeader/>
        </w:trPr>
        <w:tc>
          <w:tcPr>
            <w:tcW w:w="832" w:type="pct"/>
            <w:shd w:val="clear" w:color="auto" w:fill="D9D9D9" w:themeFill="background1" w:themeFillShade="D9"/>
            <w:vAlign w:val="bottom"/>
            <w:tcPrChange w:id="395" w:author="Абрамова Анна Андреевна" w:date="2024-05-14T22:59:00Z">
              <w:tcPr>
                <w:tcW w:w="832" w:type="pct"/>
                <w:shd w:val="clear" w:color="auto" w:fill="D9D9D9" w:themeFill="background1" w:themeFillShade="D9"/>
                <w:vAlign w:val="bottom"/>
              </w:tcPr>
            </w:tcPrChange>
          </w:tcPr>
          <w:p w14:paraId="7B3DD42E" w14:textId="77777777" w:rsidR="00C452C9" w:rsidRPr="00A42B05" w:rsidRDefault="00C452C9">
            <w:pPr>
              <w:spacing w:line="240" w:lineRule="auto"/>
              <w:ind w:left="-43"/>
              <w:jc w:val="center"/>
              <w:rPr>
                <w:b/>
              </w:rPr>
              <w:pPrChange w:id="396" w:author="Абрамова Анна Андреевна" w:date="2024-05-16T00:04:00Z">
                <w:pPr>
                  <w:ind w:left="-43"/>
                  <w:jc w:val="center"/>
                </w:pPr>
              </w:pPrChange>
            </w:pPr>
            <w:commentRangeStart w:id="397"/>
            <w:r w:rsidRPr="00A42B05">
              <w:rPr>
                <w:b/>
              </w:rPr>
              <w:t>Оцениваемая система органов</w:t>
            </w:r>
          </w:p>
        </w:tc>
        <w:tc>
          <w:tcPr>
            <w:tcW w:w="331" w:type="pct"/>
            <w:shd w:val="clear" w:color="auto" w:fill="D9D9D9" w:themeFill="background1" w:themeFillShade="D9"/>
            <w:vAlign w:val="bottom"/>
            <w:tcPrChange w:id="398" w:author="Абрамова Анна Андреевна" w:date="2024-05-14T22:59:00Z">
              <w:tcPr>
                <w:tcW w:w="331" w:type="pct"/>
                <w:shd w:val="clear" w:color="auto" w:fill="D9D9D9" w:themeFill="background1" w:themeFillShade="D9"/>
                <w:vAlign w:val="bottom"/>
              </w:tcPr>
            </w:tcPrChange>
          </w:tcPr>
          <w:p w14:paraId="0E01D3C9" w14:textId="77777777" w:rsidR="00C452C9" w:rsidRPr="00A42B05" w:rsidRDefault="00C452C9">
            <w:pPr>
              <w:spacing w:line="240" w:lineRule="auto"/>
              <w:jc w:val="center"/>
              <w:rPr>
                <w:b/>
              </w:rPr>
              <w:pPrChange w:id="399" w:author="Абрамова Анна Андреевна" w:date="2024-05-16T00:04:00Z">
                <w:pPr>
                  <w:jc w:val="center"/>
                </w:pPr>
              </w:pPrChange>
            </w:pPr>
            <w:r w:rsidRPr="00A42B05">
              <w:rPr>
                <w:b/>
              </w:rPr>
              <w:t>Тест-система</w:t>
            </w:r>
          </w:p>
        </w:tc>
        <w:tc>
          <w:tcPr>
            <w:tcW w:w="618" w:type="pct"/>
            <w:shd w:val="clear" w:color="auto" w:fill="D9D9D9" w:themeFill="background1" w:themeFillShade="D9"/>
            <w:vAlign w:val="bottom"/>
            <w:tcPrChange w:id="400" w:author="Абрамова Анна Андреевна" w:date="2024-05-14T22:59:00Z">
              <w:tcPr>
                <w:tcW w:w="618" w:type="pct"/>
                <w:shd w:val="clear" w:color="auto" w:fill="D9D9D9" w:themeFill="background1" w:themeFillShade="D9"/>
                <w:vAlign w:val="bottom"/>
              </w:tcPr>
            </w:tcPrChange>
          </w:tcPr>
          <w:p w14:paraId="77268F39" w14:textId="77777777" w:rsidR="00C452C9" w:rsidRPr="00A42B05" w:rsidRDefault="00C452C9">
            <w:pPr>
              <w:spacing w:line="240" w:lineRule="auto"/>
              <w:jc w:val="center"/>
              <w:rPr>
                <w:b/>
              </w:rPr>
              <w:pPrChange w:id="401" w:author="Абрамова Анна Андреевна" w:date="2024-05-16T00:04:00Z">
                <w:pPr>
                  <w:jc w:val="center"/>
                </w:pPr>
              </w:pPrChange>
            </w:pPr>
            <w:r w:rsidRPr="00A42B05">
              <w:rPr>
                <w:b/>
              </w:rPr>
              <w:t>Способ применения</w:t>
            </w:r>
          </w:p>
        </w:tc>
        <w:tc>
          <w:tcPr>
            <w:tcW w:w="354" w:type="pct"/>
            <w:shd w:val="clear" w:color="auto" w:fill="D9D9D9" w:themeFill="background1" w:themeFillShade="D9"/>
            <w:vAlign w:val="bottom"/>
            <w:tcPrChange w:id="402" w:author="Абрамова Анна Андреевна" w:date="2024-05-14T22:59:00Z">
              <w:tcPr>
                <w:tcW w:w="354" w:type="pct"/>
                <w:shd w:val="clear" w:color="auto" w:fill="D9D9D9" w:themeFill="background1" w:themeFillShade="D9"/>
                <w:vAlign w:val="bottom"/>
              </w:tcPr>
            </w:tcPrChange>
          </w:tcPr>
          <w:p w14:paraId="1D51694E" w14:textId="77777777" w:rsidR="00C452C9" w:rsidRPr="00A42B05" w:rsidRDefault="00C452C9">
            <w:pPr>
              <w:spacing w:line="240" w:lineRule="auto"/>
              <w:jc w:val="center"/>
              <w:rPr>
                <w:b/>
              </w:rPr>
              <w:pPrChange w:id="403" w:author="Абрамова Анна Андреевна" w:date="2024-05-16T00:04:00Z">
                <w:pPr>
                  <w:jc w:val="center"/>
                </w:pPr>
              </w:pPrChange>
            </w:pPr>
            <w:r w:rsidRPr="00A42B05">
              <w:rPr>
                <w:b/>
              </w:rPr>
              <w:t>Доза (мкМ)</w:t>
            </w:r>
          </w:p>
        </w:tc>
        <w:tc>
          <w:tcPr>
            <w:tcW w:w="689" w:type="pct"/>
            <w:shd w:val="clear" w:color="auto" w:fill="D9D9D9" w:themeFill="background1" w:themeFillShade="D9"/>
            <w:vAlign w:val="bottom"/>
            <w:tcPrChange w:id="404" w:author="Абрамова Анна Андреевна" w:date="2024-05-14T22:59:00Z">
              <w:tcPr>
                <w:tcW w:w="689" w:type="pct"/>
                <w:shd w:val="clear" w:color="auto" w:fill="D9D9D9" w:themeFill="background1" w:themeFillShade="D9"/>
                <w:vAlign w:val="bottom"/>
              </w:tcPr>
            </w:tcPrChange>
          </w:tcPr>
          <w:p w14:paraId="5741A8E1" w14:textId="77777777" w:rsidR="00C452C9" w:rsidRPr="00A42B05" w:rsidRDefault="00C452C9">
            <w:pPr>
              <w:spacing w:line="240" w:lineRule="auto"/>
              <w:jc w:val="center"/>
              <w:rPr>
                <w:b/>
              </w:rPr>
              <w:pPrChange w:id="405" w:author="Абрамова Анна Андреевна" w:date="2024-05-16T00:04:00Z">
                <w:pPr>
                  <w:jc w:val="center"/>
                </w:pPr>
              </w:pPrChange>
            </w:pPr>
            <w:r w:rsidRPr="00A42B05">
              <w:rPr>
                <w:b/>
              </w:rPr>
              <w:t>Число на группу</w:t>
            </w:r>
          </w:p>
        </w:tc>
        <w:tc>
          <w:tcPr>
            <w:tcW w:w="807" w:type="pct"/>
            <w:shd w:val="clear" w:color="auto" w:fill="D9D9D9" w:themeFill="background1" w:themeFillShade="D9"/>
            <w:vAlign w:val="bottom"/>
            <w:tcPrChange w:id="406" w:author="Абрамова Анна Андреевна" w:date="2024-05-14T22:59:00Z">
              <w:tcPr>
                <w:tcW w:w="807" w:type="pct"/>
                <w:shd w:val="clear" w:color="auto" w:fill="D9D9D9" w:themeFill="background1" w:themeFillShade="D9"/>
                <w:vAlign w:val="bottom"/>
              </w:tcPr>
            </w:tcPrChange>
          </w:tcPr>
          <w:p w14:paraId="0CF8ADE3" w14:textId="77777777" w:rsidR="00C452C9" w:rsidRPr="00A42B05" w:rsidRDefault="00C452C9">
            <w:pPr>
              <w:spacing w:line="240" w:lineRule="auto"/>
              <w:jc w:val="center"/>
              <w:rPr>
                <w:b/>
              </w:rPr>
              <w:pPrChange w:id="407" w:author="Абрамова Анна Андреевна" w:date="2024-05-16T00:04:00Z">
                <w:pPr>
                  <w:jc w:val="center"/>
                </w:pPr>
              </w:pPrChange>
            </w:pPr>
            <w:r w:rsidRPr="00A42B05">
              <w:rPr>
                <w:b/>
              </w:rPr>
              <w:t>Результаты, заслуживающие внимания</w:t>
            </w:r>
          </w:p>
        </w:tc>
        <w:tc>
          <w:tcPr>
            <w:tcW w:w="684" w:type="pct"/>
            <w:shd w:val="clear" w:color="auto" w:fill="D9D9D9" w:themeFill="background1" w:themeFillShade="D9"/>
            <w:vAlign w:val="bottom"/>
            <w:tcPrChange w:id="408" w:author="Абрамова Анна Андреевна" w:date="2024-05-14T22:59:00Z">
              <w:tcPr>
                <w:tcW w:w="684" w:type="pct"/>
                <w:shd w:val="clear" w:color="auto" w:fill="D9D9D9" w:themeFill="background1" w:themeFillShade="D9"/>
                <w:vAlign w:val="bottom"/>
              </w:tcPr>
            </w:tcPrChange>
          </w:tcPr>
          <w:p w14:paraId="3B339164" w14:textId="12F3ACBD" w:rsidR="00C452C9" w:rsidRPr="00A42B05" w:rsidRDefault="00C452C9">
            <w:pPr>
              <w:spacing w:line="240" w:lineRule="auto"/>
              <w:jc w:val="center"/>
              <w:rPr>
                <w:b/>
              </w:rPr>
              <w:pPrChange w:id="409" w:author="Абрамова Анна Андреевна" w:date="2024-05-16T00:04:00Z">
                <w:pPr>
                  <w:jc w:val="center"/>
                </w:pPr>
              </w:pPrChange>
            </w:pPr>
            <w:r w:rsidRPr="00A42B05">
              <w:rPr>
                <w:b/>
              </w:rPr>
              <w:t>Соответствие GLP</w:t>
            </w:r>
            <w:ins w:id="410" w:author="Абрамова Анна Андреевна" w:date="2024-05-16T00:04:00Z">
              <w:r w:rsidR="0073473E">
                <w:rPr>
                  <w:b/>
                  <w:vertAlign w:val="superscript"/>
                </w:rPr>
                <w:t>*</w:t>
              </w:r>
            </w:ins>
            <w:del w:id="411" w:author="Абрамова Анна Андреевна" w:date="2024-05-16T00:04:00Z">
              <w:r w:rsidRPr="00A42B05" w:rsidDel="0073473E">
                <w:rPr>
                  <w:b/>
                  <w:vertAlign w:val="superscript"/>
                </w:rPr>
                <w:delText>a</w:delText>
              </w:r>
            </w:del>
          </w:p>
        </w:tc>
        <w:tc>
          <w:tcPr>
            <w:tcW w:w="686" w:type="pct"/>
            <w:shd w:val="clear" w:color="auto" w:fill="D9D9D9" w:themeFill="background1" w:themeFillShade="D9"/>
            <w:vAlign w:val="bottom"/>
            <w:tcPrChange w:id="412" w:author="Абрамова Анна Андреевна" w:date="2024-05-14T22:59:00Z">
              <w:tcPr>
                <w:tcW w:w="686" w:type="pct"/>
                <w:shd w:val="clear" w:color="auto" w:fill="D9D9D9" w:themeFill="background1" w:themeFillShade="D9"/>
                <w:vAlign w:val="bottom"/>
              </w:tcPr>
            </w:tcPrChange>
          </w:tcPr>
          <w:p w14:paraId="445D7E72" w14:textId="77777777" w:rsidR="00C452C9" w:rsidRPr="00A42B05" w:rsidRDefault="00C452C9">
            <w:pPr>
              <w:spacing w:line="240" w:lineRule="auto"/>
              <w:jc w:val="center"/>
              <w:rPr>
                <w:b/>
              </w:rPr>
              <w:pPrChange w:id="413" w:author="Абрамова Анна Андреевна" w:date="2024-05-16T00:04:00Z">
                <w:pPr>
                  <w:jc w:val="center"/>
                </w:pPr>
              </w:pPrChange>
            </w:pPr>
            <w:r w:rsidRPr="00A42B05">
              <w:rPr>
                <w:b/>
              </w:rPr>
              <w:t>Номер исследования Гилеад</w:t>
            </w:r>
            <w:commentRangeEnd w:id="397"/>
            <w:r w:rsidR="00363F83">
              <w:rPr>
                <w:rStyle w:val="CommentReference"/>
              </w:rPr>
              <w:commentReference w:id="397"/>
            </w:r>
          </w:p>
        </w:tc>
      </w:tr>
      <w:tr w:rsidR="00C452C9" w:rsidRPr="00A42B05" w14:paraId="2A05D875" w14:textId="77777777" w:rsidTr="00A91BD2">
        <w:tc>
          <w:tcPr>
            <w:tcW w:w="832" w:type="pct"/>
            <w:shd w:val="clear" w:color="auto" w:fill="FFFFFF"/>
            <w:tcPrChange w:id="414" w:author="Абрамова Анна Андреевна" w:date="2024-05-14T22:58:00Z">
              <w:tcPr>
                <w:tcW w:w="832" w:type="pct"/>
                <w:shd w:val="clear" w:color="auto" w:fill="FFFFFF"/>
              </w:tcPr>
            </w:tcPrChange>
          </w:tcPr>
          <w:p w14:paraId="1DD83987" w14:textId="77777777" w:rsidR="00C452C9" w:rsidRPr="00A42B05" w:rsidRDefault="00C452C9">
            <w:pPr>
              <w:spacing w:line="240" w:lineRule="auto"/>
              <w:pPrChange w:id="415" w:author="Абрамова Анна Андреевна" w:date="2024-05-16T00:04:00Z">
                <w:pPr/>
              </w:pPrChange>
            </w:pPr>
            <w:r w:rsidRPr="00A42B05">
              <w:t>Сердечно-сосудистая система (ингибирование hERG) при воздействии GS-9851</w:t>
            </w:r>
          </w:p>
        </w:tc>
        <w:tc>
          <w:tcPr>
            <w:tcW w:w="331" w:type="pct"/>
            <w:shd w:val="clear" w:color="auto" w:fill="FFFFFF"/>
            <w:tcPrChange w:id="416" w:author="Абрамова Анна Андреевна" w:date="2024-05-14T22:58:00Z">
              <w:tcPr>
                <w:tcW w:w="331" w:type="pct"/>
                <w:shd w:val="clear" w:color="auto" w:fill="FFFFFF"/>
              </w:tcPr>
            </w:tcPrChange>
          </w:tcPr>
          <w:p w14:paraId="0B23A6AB" w14:textId="77777777" w:rsidR="00C452C9" w:rsidRPr="00A42B05" w:rsidRDefault="00C452C9">
            <w:pPr>
              <w:spacing w:line="240" w:lineRule="auto"/>
              <w:pPrChange w:id="417" w:author="Абрамова Анна Андреевна" w:date="2024-05-16T00:04:00Z">
                <w:pPr/>
              </w:pPrChange>
            </w:pPr>
            <w:r w:rsidRPr="00A42B05">
              <w:t>Клетки HEK293</w:t>
            </w:r>
          </w:p>
        </w:tc>
        <w:tc>
          <w:tcPr>
            <w:tcW w:w="618" w:type="pct"/>
            <w:shd w:val="clear" w:color="auto" w:fill="FFFFFF"/>
            <w:tcPrChange w:id="418" w:author="Абрамова Анна Андреевна" w:date="2024-05-14T22:58:00Z">
              <w:tcPr>
                <w:tcW w:w="618" w:type="pct"/>
                <w:shd w:val="clear" w:color="auto" w:fill="FFFFFF"/>
              </w:tcPr>
            </w:tcPrChange>
          </w:tcPr>
          <w:p w14:paraId="71BDB18E" w14:textId="77777777" w:rsidR="00C452C9" w:rsidRPr="00A42B05" w:rsidRDefault="00C452C9">
            <w:pPr>
              <w:spacing w:line="240" w:lineRule="auto"/>
              <w:jc w:val="center"/>
              <w:rPr>
                <w:i/>
                <w:iCs/>
              </w:rPr>
              <w:pPrChange w:id="419" w:author="Абрамова Анна Андреевна" w:date="2024-05-16T00:04:00Z">
                <w:pPr>
                  <w:jc w:val="center"/>
                </w:pPr>
              </w:pPrChange>
            </w:pPr>
            <w:r w:rsidRPr="00A42B05">
              <w:rPr>
                <w:i/>
                <w:iCs/>
              </w:rPr>
              <w:t>In vitro</w:t>
            </w:r>
          </w:p>
        </w:tc>
        <w:tc>
          <w:tcPr>
            <w:tcW w:w="354" w:type="pct"/>
            <w:shd w:val="clear" w:color="auto" w:fill="FFFFFF"/>
            <w:tcPrChange w:id="420" w:author="Абрамова Анна Андреевна" w:date="2024-05-14T22:58:00Z">
              <w:tcPr>
                <w:tcW w:w="354" w:type="pct"/>
                <w:shd w:val="clear" w:color="auto" w:fill="FFFFFF"/>
              </w:tcPr>
            </w:tcPrChange>
          </w:tcPr>
          <w:p w14:paraId="155180B6" w14:textId="77777777" w:rsidR="00C452C9" w:rsidRPr="00A42B05" w:rsidRDefault="00C452C9">
            <w:pPr>
              <w:spacing w:line="240" w:lineRule="auto"/>
              <w:jc w:val="center"/>
              <w:pPrChange w:id="421" w:author="Абрамова Анна Андреевна" w:date="2024-05-16T00:04:00Z">
                <w:pPr>
                  <w:jc w:val="center"/>
                </w:pPr>
              </w:pPrChange>
            </w:pPr>
            <w:r w:rsidRPr="00A42B05">
              <w:t>10, 300</w:t>
            </w:r>
          </w:p>
        </w:tc>
        <w:tc>
          <w:tcPr>
            <w:tcW w:w="689" w:type="pct"/>
            <w:shd w:val="clear" w:color="auto" w:fill="FFFFFF"/>
            <w:tcPrChange w:id="422" w:author="Абрамова Анна Андреевна" w:date="2024-05-14T22:58:00Z">
              <w:tcPr>
                <w:tcW w:w="689" w:type="pct"/>
                <w:shd w:val="clear" w:color="auto" w:fill="FFFFFF"/>
              </w:tcPr>
            </w:tcPrChange>
          </w:tcPr>
          <w:p w14:paraId="72C37DC9" w14:textId="77777777" w:rsidR="00C452C9" w:rsidRPr="00A42B05" w:rsidRDefault="00C452C9">
            <w:pPr>
              <w:spacing w:line="240" w:lineRule="auto"/>
              <w:jc w:val="center"/>
              <w:pPrChange w:id="423" w:author="Абрамова Анна Андреевна" w:date="2024-05-16T00:04:00Z">
                <w:pPr>
                  <w:jc w:val="center"/>
                </w:pPr>
              </w:pPrChange>
            </w:pPr>
            <w:r w:rsidRPr="00A42B05">
              <w:t>3 клетки на концентрацию</w:t>
            </w:r>
          </w:p>
        </w:tc>
        <w:tc>
          <w:tcPr>
            <w:tcW w:w="807" w:type="pct"/>
            <w:shd w:val="clear" w:color="auto" w:fill="FFFFFF"/>
            <w:tcPrChange w:id="424" w:author="Абрамова Анна Андреевна" w:date="2024-05-14T22:58:00Z">
              <w:tcPr>
                <w:tcW w:w="807" w:type="pct"/>
                <w:shd w:val="clear" w:color="auto" w:fill="FFFFFF"/>
              </w:tcPr>
            </w:tcPrChange>
          </w:tcPr>
          <w:p w14:paraId="50BD86A6" w14:textId="77777777" w:rsidR="00C452C9" w:rsidRPr="00A42B05" w:rsidRDefault="00C452C9">
            <w:pPr>
              <w:spacing w:line="240" w:lineRule="auto"/>
              <w:jc w:val="left"/>
              <w:pPrChange w:id="425" w:author="Абрамова Анна Андреевна" w:date="2024-05-16T00:04:00Z">
                <w:pPr>
                  <w:jc w:val="left"/>
                </w:pPr>
              </w:pPrChange>
            </w:pPr>
            <w:r w:rsidRPr="00A42B05">
              <w:t>Ингибирование на 0,6 % и 12,7 % при 10 и 300 мкМ, соответственно IC</w:t>
            </w:r>
            <w:r w:rsidRPr="00A42B05">
              <w:rPr>
                <w:vertAlign w:val="subscript"/>
              </w:rPr>
              <w:t>50</w:t>
            </w:r>
            <w:r w:rsidRPr="00A42B05">
              <w:t xml:space="preserve"> &gt; 300 мкМ</w:t>
            </w:r>
          </w:p>
        </w:tc>
        <w:tc>
          <w:tcPr>
            <w:tcW w:w="684" w:type="pct"/>
            <w:shd w:val="clear" w:color="auto" w:fill="FFFFFF"/>
            <w:tcPrChange w:id="426" w:author="Абрамова Анна Андреевна" w:date="2024-05-14T22:58:00Z">
              <w:tcPr>
                <w:tcW w:w="684" w:type="pct"/>
                <w:shd w:val="clear" w:color="auto" w:fill="FFFFFF"/>
              </w:tcPr>
            </w:tcPrChange>
          </w:tcPr>
          <w:p w14:paraId="11E36719" w14:textId="77777777" w:rsidR="00C452C9" w:rsidRPr="00A42B05" w:rsidRDefault="00C452C9">
            <w:pPr>
              <w:spacing w:line="240" w:lineRule="auto"/>
              <w:jc w:val="center"/>
              <w:pPrChange w:id="427" w:author="Абрамова Анна Андреевна" w:date="2024-05-16T00:04:00Z">
                <w:pPr>
                  <w:jc w:val="center"/>
                </w:pPr>
              </w:pPrChange>
            </w:pPr>
            <w:r w:rsidRPr="00A42B05">
              <w:t>Да</w:t>
            </w:r>
          </w:p>
        </w:tc>
        <w:tc>
          <w:tcPr>
            <w:tcW w:w="686" w:type="pct"/>
            <w:shd w:val="clear" w:color="auto" w:fill="FFFFFF"/>
            <w:tcPrChange w:id="428" w:author="Абрамова Анна Андреевна" w:date="2024-05-14T22:58:00Z">
              <w:tcPr>
                <w:tcW w:w="686" w:type="pct"/>
                <w:shd w:val="clear" w:color="auto" w:fill="FFFFFF"/>
              </w:tcPr>
            </w:tcPrChange>
          </w:tcPr>
          <w:p w14:paraId="5BF6E6EC" w14:textId="51162AA3" w:rsidR="00C452C9" w:rsidRPr="00A42B05" w:rsidRDefault="00C452C9">
            <w:pPr>
              <w:spacing w:line="240" w:lineRule="auto"/>
              <w:jc w:val="center"/>
              <w:rPr>
                <w:color w:val="000000" w:themeColor="text1"/>
              </w:rPr>
              <w:pPrChange w:id="429" w:author="Абрамова Анна Андреевна" w:date="2024-05-16T00:04:00Z">
                <w:pPr>
                  <w:jc w:val="center"/>
                </w:pPr>
              </w:pPrChange>
            </w:pPr>
            <w:r w:rsidRPr="00A42B05">
              <w:rPr>
                <w:color w:val="000000" w:themeColor="text1"/>
              </w:rPr>
              <w:t>SA-PSI-7851-08-009</w:t>
            </w:r>
            <w:ins w:id="430" w:author="Абрамова Анна Андреевна" w:date="2024-05-16T00:04:00Z">
              <w:r w:rsidR="0073473E">
                <w:rPr>
                  <w:color w:val="000000" w:themeColor="text1"/>
                  <w:vertAlign w:val="superscript"/>
                </w:rPr>
                <w:t>**</w:t>
              </w:r>
            </w:ins>
            <w:del w:id="431" w:author="Абрамова Анна Андреевна" w:date="2024-05-16T00:04:00Z">
              <w:r w:rsidRPr="00A42B05" w:rsidDel="0073473E">
                <w:rPr>
                  <w:color w:val="000000" w:themeColor="text1"/>
                  <w:vertAlign w:val="superscript"/>
                </w:rPr>
                <w:delText>b</w:delText>
              </w:r>
            </w:del>
          </w:p>
        </w:tc>
      </w:tr>
      <w:tr w:rsidR="00C452C9" w:rsidRPr="00A42B05" w14:paraId="532D5D41" w14:textId="77777777" w:rsidTr="00A91BD2">
        <w:tc>
          <w:tcPr>
            <w:tcW w:w="832" w:type="pct"/>
            <w:shd w:val="clear" w:color="auto" w:fill="FFFFFF"/>
            <w:tcPrChange w:id="432" w:author="Абрамова Анна Андреевна" w:date="2024-05-14T22:58:00Z">
              <w:tcPr>
                <w:tcW w:w="832" w:type="pct"/>
                <w:shd w:val="clear" w:color="auto" w:fill="FFFFFF"/>
              </w:tcPr>
            </w:tcPrChange>
          </w:tcPr>
          <w:p w14:paraId="3D4DC97C" w14:textId="77777777" w:rsidR="00C452C9" w:rsidRPr="00A42B05" w:rsidRDefault="00C452C9">
            <w:pPr>
              <w:spacing w:line="240" w:lineRule="auto"/>
              <w:pPrChange w:id="433" w:author="Абрамова Анна Андреевна" w:date="2024-05-16T00:04:00Z">
                <w:pPr/>
              </w:pPrChange>
            </w:pPr>
            <w:r w:rsidRPr="00A42B05">
              <w:t>Сердечно-сосудистая система (ингибирова</w:t>
            </w:r>
            <w:r w:rsidRPr="00A42B05">
              <w:lastRenderedPageBreak/>
              <w:t>ние hERG) при воздействии метаболита GS-566500</w:t>
            </w:r>
          </w:p>
        </w:tc>
        <w:tc>
          <w:tcPr>
            <w:tcW w:w="331" w:type="pct"/>
            <w:shd w:val="clear" w:color="auto" w:fill="FFFFFF"/>
            <w:tcPrChange w:id="434" w:author="Абрамова Анна Андреевна" w:date="2024-05-14T22:58:00Z">
              <w:tcPr>
                <w:tcW w:w="331" w:type="pct"/>
                <w:shd w:val="clear" w:color="auto" w:fill="FFFFFF"/>
              </w:tcPr>
            </w:tcPrChange>
          </w:tcPr>
          <w:p w14:paraId="6C3770BD" w14:textId="77777777" w:rsidR="00C452C9" w:rsidRPr="00A42B05" w:rsidRDefault="00C452C9">
            <w:pPr>
              <w:spacing w:line="240" w:lineRule="auto"/>
              <w:pPrChange w:id="435" w:author="Абрамова Анна Андреевна" w:date="2024-05-16T00:04:00Z">
                <w:pPr/>
              </w:pPrChange>
            </w:pPr>
            <w:r w:rsidRPr="00A42B05">
              <w:lastRenderedPageBreak/>
              <w:t xml:space="preserve">Клетки </w:t>
            </w:r>
            <w:r w:rsidRPr="00A42B05">
              <w:lastRenderedPageBreak/>
              <w:t>HEK293</w:t>
            </w:r>
          </w:p>
        </w:tc>
        <w:tc>
          <w:tcPr>
            <w:tcW w:w="618" w:type="pct"/>
            <w:shd w:val="clear" w:color="auto" w:fill="FFFFFF"/>
            <w:tcPrChange w:id="436" w:author="Абрамова Анна Андреевна" w:date="2024-05-14T22:58:00Z">
              <w:tcPr>
                <w:tcW w:w="618" w:type="pct"/>
                <w:shd w:val="clear" w:color="auto" w:fill="FFFFFF"/>
              </w:tcPr>
            </w:tcPrChange>
          </w:tcPr>
          <w:p w14:paraId="25ECE292" w14:textId="77777777" w:rsidR="00C452C9" w:rsidRPr="00A42B05" w:rsidRDefault="00C452C9">
            <w:pPr>
              <w:spacing w:line="240" w:lineRule="auto"/>
              <w:jc w:val="center"/>
              <w:rPr>
                <w:i/>
                <w:iCs/>
              </w:rPr>
              <w:pPrChange w:id="437" w:author="Абрамова Анна Андреевна" w:date="2024-05-16T00:04:00Z">
                <w:pPr>
                  <w:jc w:val="center"/>
                </w:pPr>
              </w:pPrChange>
            </w:pPr>
            <w:r w:rsidRPr="00A42B05">
              <w:rPr>
                <w:i/>
                <w:iCs/>
              </w:rPr>
              <w:lastRenderedPageBreak/>
              <w:t>In vitro</w:t>
            </w:r>
          </w:p>
        </w:tc>
        <w:tc>
          <w:tcPr>
            <w:tcW w:w="354" w:type="pct"/>
            <w:shd w:val="clear" w:color="auto" w:fill="FFFFFF"/>
            <w:tcPrChange w:id="438" w:author="Абрамова Анна Андреевна" w:date="2024-05-14T22:58:00Z">
              <w:tcPr>
                <w:tcW w:w="354" w:type="pct"/>
                <w:shd w:val="clear" w:color="auto" w:fill="FFFFFF"/>
              </w:tcPr>
            </w:tcPrChange>
          </w:tcPr>
          <w:p w14:paraId="0BBCC1B3" w14:textId="77777777" w:rsidR="00C452C9" w:rsidRPr="00A42B05" w:rsidRDefault="00C452C9">
            <w:pPr>
              <w:spacing w:line="240" w:lineRule="auto"/>
              <w:jc w:val="center"/>
              <w:pPrChange w:id="439" w:author="Абрамова Анна Андреевна" w:date="2024-05-16T00:04:00Z">
                <w:pPr>
                  <w:jc w:val="center"/>
                </w:pPr>
              </w:pPrChange>
            </w:pPr>
            <w:r w:rsidRPr="00A42B05">
              <w:t>10, 100, 300</w:t>
            </w:r>
          </w:p>
        </w:tc>
        <w:tc>
          <w:tcPr>
            <w:tcW w:w="689" w:type="pct"/>
            <w:shd w:val="clear" w:color="auto" w:fill="FFFFFF"/>
            <w:tcPrChange w:id="440" w:author="Абрамова Анна Андреевна" w:date="2024-05-14T22:58:00Z">
              <w:tcPr>
                <w:tcW w:w="689" w:type="pct"/>
                <w:shd w:val="clear" w:color="auto" w:fill="FFFFFF"/>
              </w:tcPr>
            </w:tcPrChange>
          </w:tcPr>
          <w:p w14:paraId="635FAE84" w14:textId="77777777" w:rsidR="00C452C9" w:rsidRPr="00A42B05" w:rsidRDefault="00C452C9">
            <w:pPr>
              <w:spacing w:line="240" w:lineRule="auto"/>
              <w:jc w:val="center"/>
              <w:pPrChange w:id="441" w:author="Абрамова Анна Андреевна" w:date="2024-05-16T00:04:00Z">
                <w:pPr>
                  <w:jc w:val="center"/>
                </w:pPr>
              </w:pPrChange>
            </w:pPr>
            <w:r w:rsidRPr="00A42B05">
              <w:t>3 клетки на концентрацию</w:t>
            </w:r>
          </w:p>
        </w:tc>
        <w:tc>
          <w:tcPr>
            <w:tcW w:w="807" w:type="pct"/>
            <w:shd w:val="clear" w:color="auto" w:fill="FFFFFF"/>
            <w:tcPrChange w:id="442" w:author="Абрамова Анна Андреевна" w:date="2024-05-14T22:58:00Z">
              <w:tcPr>
                <w:tcW w:w="807" w:type="pct"/>
                <w:shd w:val="clear" w:color="auto" w:fill="FFFFFF"/>
              </w:tcPr>
            </w:tcPrChange>
          </w:tcPr>
          <w:p w14:paraId="68B6EA86" w14:textId="77777777" w:rsidR="00C452C9" w:rsidRPr="00A42B05" w:rsidRDefault="00C452C9">
            <w:pPr>
              <w:spacing w:line="240" w:lineRule="auto"/>
              <w:jc w:val="left"/>
              <w:pPrChange w:id="443" w:author="Абрамова Анна Андреевна" w:date="2024-05-16T00:04:00Z">
                <w:pPr>
                  <w:jc w:val="left"/>
                </w:pPr>
              </w:pPrChange>
            </w:pPr>
            <w:r w:rsidRPr="00A42B05">
              <w:t xml:space="preserve">Ингибирование на 0,1 %, 1 % и 4,6 % при 10, 100 и </w:t>
            </w:r>
            <w:r w:rsidRPr="00A42B05">
              <w:lastRenderedPageBreak/>
              <w:t>300 мкМ, соответственно IC</w:t>
            </w:r>
            <w:r w:rsidRPr="00A42B05">
              <w:rPr>
                <w:vertAlign w:val="subscript"/>
              </w:rPr>
              <w:t>50</w:t>
            </w:r>
            <w:r w:rsidRPr="00A42B05">
              <w:t xml:space="preserve"> &gt; 300 мкМ</w:t>
            </w:r>
          </w:p>
        </w:tc>
        <w:tc>
          <w:tcPr>
            <w:tcW w:w="684" w:type="pct"/>
            <w:shd w:val="clear" w:color="auto" w:fill="FFFFFF"/>
            <w:tcPrChange w:id="444" w:author="Абрамова Анна Андреевна" w:date="2024-05-14T22:58:00Z">
              <w:tcPr>
                <w:tcW w:w="684" w:type="pct"/>
                <w:shd w:val="clear" w:color="auto" w:fill="FFFFFF"/>
              </w:tcPr>
            </w:tcPrChange>
          </w:tcPr>
          <w:p w14:paraId="4C4FF816" w14:textId="77777777" w:rsidR="00C452C9" w:rsidRPr="00A42B05" w:rsidRDefault="00C452C9">
            <w:pPr>
              <w:spacing w:line="240" w:lineRule="auto"/>
              <w:jc w:val="center"/>
              <w:pPrChange w:id="445" w:author="Абрамова Анна Андреевна" w:date="2024-05-16T00:04:00Z">
                <w:pPr>
                  <w:jc w:val="center"/>
                </w:pPr>
              </w:pPrChange>
            </w:pPr>
            <w:r w:rsidRPr="00A42B05">
              <w:lastRenderedPageBreak/>
              <w:t>Нет</w:t>
            </w:r>
          </w:p>
        </w:tc>
        <w:tc>
          <w:tcPr>
            <w:tcW w:w="686" w:type="pct"/>
            <w:shd w:val="clear" w:color="auto" w:fill="FFFFFF"/>
            <w:tcPrChange w:id="446" w:author="Абрамова Анна Андреевна" w:date="2024-05-14T22:58:00Z">
              <w:tcPr>
                <w:tcW w:w="686" w:type="pct"/>
                <w:shd w:val="clear" w:color="auto" w:fill="FFFFFF"/>
              </w:tcPr>
            </w:tcPrChange>
          </w:tcPr>
          <w:p w14:paraId="32ED42ED" w14:textId="77777777" w:rsidR="00C452C9" w:rsidRPr="00A42B05" w:rsidRDefault="00C452C9">
            <w:pPr>
              <w:spacing w:line="240" w:lineRule="auto"/>
              <w:jc w:val="center"/>
              <w:rPr>
                <w:color w:val="000000" w:themeColor="text1"/>
              </w:rPr>
              <w:pPrChange w:id="447" w:author="Абрамова Анна Андреевна" w:date="2024-05-16T00:04:00Z">
                <w:pPr>
                  <w:jc w:val="center"/>
                </w:pPr>
              </w:pPrChange>
            </w:pPr>
            <w:r w:rsidRPr="00A42B05">
              <w:rPr>
                <w:color w:val="000000" w:themeColor="text1"/>
              </w:rPr>
              <w:t>PC-PSI-7851-08-0023</w:t>
            </w:r>
          </w:p>
        </w:tc>
      </w:tr>
      <w:tr w:rsidR="00C452C9" w:rsidRPr="00A42B05" w14:paraId="0B6B276B" w14:textId="77777777" w:rsidTr="00A91BD2">
        <w:tc>
          <w:tcPr>
            <w:tcW w:w="832" w:type="pct"/>
            <w:shd w:val="clear" w:color="auto" w:fill="FFFFFF"/>
            <w:tcPrChange w:id="448" w:author="Абрамова Анна Андреевна" w:date="2024-05-14T22:58:00Z">
              <w:tcPr>
                <w:tcW w:w="832" w:type="pct"/>
                <w:shd w:val="clear" w:color="auto" w:fill="FFFFFF"/>
              </w:tcPr>
            </w:tcPrChange>
          </w:tcPr>
          <w:p w14:paraId="0E5F7AAE" w14:textId="77777777" w:rsidR="00C452C9" w:rsidRPr="00A42B05" w:rsidRDefault="00C452C9">
            <w:pPr>
              <w:spacing w:line="240" w:lineRule="auto"/>
              <w:pPrChange w:id="449" w:author="Абрамова Анна Андреевна" w:date="2024-05-16T00:04:00Z">
                <w:pPr/>
              </w:pPrChange>
            </w:pPr>
            <w:r w:rsidRPr="00A42B05">
              <w:t>Сердечно-сосудистая система (ингибирование hERG) при воздействии метаболита GS-606965</w:t>
            </w:r>
          </w:p>
        </w:tc>
        <w:tc>
          <w:tcPr>
            <w:tcW w:w="331" w:type="pct"/>
            <w:shd w:val="clear" w:color="auto" w:fill="FFFFFF"/>
            <w:tcPrChange w:id="450" w:author="Абрамова Анна Андреевна" w:date="2024-05-14T22:58:00Z">
              <w:tcPr>
                <w:tcW w:w="331" w:type="pct"/>
                <w:shd w:val="clear" w:color="auto" w:fill="FFFFFF"/>
              </w:tcPr>
            </w:tcPrChange>
          </w:tcPr>
          <w:p w14:paraId="7FF2268B" w14:textId="77777777" w:rsidR="00C452C9" w:rsidRPr="00A42B05" w:rsidRDefault="00C452C9">
            <w:pPr>
              <w:spacing w:line="240" w:lineRule="auto"/>
              <w:pPrChange w:id="451" w:author="Абрамова Анна Андреевна" w:date="2024-05-16T00:04:00Z">
                <w:pPr/>
              </w:pPrChange>
            </w:pPr>
            <w:r w:rsidRPr="00A42B05">
              <w:t>Клетки HEK293</w:t>
            </w:r>
          </w:p>
        </w:tc>
        <w:tc>
          <w:tcPr>
            <w:tcW w:w="618" w:type="pct"/>
            <w:shd w:val="clear" w:color="auto" w:fill="FFFFFF"/>
            <w:tcPrChange w:id="452" w:author="Абрамова Анна Андреевна" w:date="2024-05-14T22:58:00Z">
              <w:tcPr>
                <w:tcW w:w="618" w:type="pct"/>
                <w:shd w:val="clear" w:color="auto" w:fill="FFFFFF"/>
              </w:tcPr>
            </w:tcPrChange>
          </w:tcPr>
          <w:p w14:paraId="07BDB1B0" w14:textId="77777777" w:rsidR="00C452C9" w:rsidRPr="00A42B05" w:rsidRDefault="00C452C9">
            <w:pPr>
              <w:spacing w:line="240" w:lineRule="auto"/>
              <w:jc w:val="center"/>
              <w:rPr>
                <w:i/>
                <w:iCs/>
              </w:rPr>
              <w:pPrChange w:id="453" w:author="Абрамова Анна Андреевна" w:date="2024-05-16T00:04:00Z">
                <w:pPr>
                  <w:jc w:val="center"/>
                </w:pPr>
              </w:pPrChange>
            </w:pPr>
            <w:r w:rsidRPr="00A42B05">
              <w:rPr>
                <w:i/>
                <w:iCs/>
              </w:rPr>
              <w:t>In vitro</w:t>
            </w:r>
          </w:p>
        </w:tc>
        <w:tc>
          <w:tcPr>
            <w:tcW w:w="354" w:type="pct"/>
            <w:shd w:val="clear" w:color="auto" w:fill="FFFFFF"/>
            <w:tcPrChange w:id="454" w:author="Абрамова Анна Андреевна" w:date="2024-05-14T22:58:00Z">
              <w:tcPr>
                <w:tcW w:w="354" w:type="pct"/>
                <w:shd w:val="clear" w:color="auto" w:fill="FFFFFF"/>
              </w:tcPr>
            </w:tcPrChange>
          </w:tcPr>
          <w:p w14:paraId="135664E9" w14:textId="77777777" w:rsidR="00C452C9" w:rsidRPr="00A42B05" w:rsidRDefault="00C452C9">
            <w:pPr>
              <w:spacing w:line="240" w:lineRule="auto"/>
              <w:jc w:val="center"/>
              <w:pPrChange w:id="455" w:author="Абрамова Анна Андреевна" w:date="2024-05-16T00:04:00Z">
                <w:pPr>
                  <w:jc w:val="center"/>
                </w:pPr>
              </w:pPrChange>
            </w:pPr>
            <w:r w:rsidRPr="00A42B05">
              <w:t>3, 10, 100</w:t>
            </w:r>
          </w:p>
        </w:tc>
        <w:tc>
          <w:tcPr>
            <w:tcW w:w="689" w:type="pct"/>
            <w:shd w:val="clear" w:color="auto" w:fill="FFFFFF"/>
            <w:tcPrChange w:id="456" w:author="Абрамова Анна Андреевна" w:date="2024-05-14T22:58:00Z">
              <w:tcPr>
                <w:tcW w:w="689" w:type="pct"/>
                <w:shd w:val="clear" w:color="auto" w:fill="FFFFFF"/>
              </w:tcPr>
            </w:tcPrChange>
          </w:tcPr>
          <w:p w14:paraId="746A0C6B" w14:textId="77777777" w:rsidR="00C452C9" w:rsidRPr="00A42B05" w:rsidRDefault="00C452C9">
            <w:pPr>
              <w:spacing w:line="240" w:lineRule="auto"/>
              <w:jc w:val="center"/>
              <w:pPrChange w:id="457" w:author="Абрамова Анна Андреевна" w:date="2024-05-16T00:04:00Z">
                <w:pPr>
                  <w:jc w:val="center"/>
                </w:pPr>
              </w:pPrChange>
            </w:pPr>
            <w:r w:rsidRPr="00A42B05">
              <w:t>3 клетки при 3 и 100 мкМ, 5 клеток при 10 мкМ</w:t>
            </w:r>
          </w:p>
        </w:tc>
        <w:tc>
          <w:tcPr>
            <w:tcW w:w="807" w:type="pct"/>
            <w:shd w:val="clear" w:color="auto" w:fill="FFFFFF"/>
            <w:tcPrChange w:id="458" w:author="Абрамова Анна Андреевна" w:date="2024-05-14T22:58:00Z">
              <w:tcPr>
                <w:tcW w:w="807" w:type="pct"/>
                <w:shd w:val="clear" w:color="auto" w:fill="FFFFFF"/>
              </w:tcPr>
            </w:tcPrChange>
          </w:tcPr>
          <w:p w14:paraId="236B538B" w14:textId="77777777" w:rsidR="00C452C9" w:rsidRPr="00A42B05" w:rsidRDefault="00C452C9">
            <w:pPr>
              <w:spacing w:line="240" w:lineRule="auto"/>
              <w:jc w:val="left"/>
              <w:pPrChange w:id="459" w:author="Абрамова Анна Андреевна" w:date="2024-05-16T00:04:00Z">
                <w:pPr>
                  <w:jc w:val="left"/>
                </w:pPr>
              </w:pPrChange>
            </w:pPr>
            <w:r w:rsidRPr="00A42B05">
              <w:t>Ингибирование на 0,2 %, 4,3 % и 3,7 % при 3, 10 и 100 мкМ, соответственно IC</w:t>
            </w:r>
            <w:r w:rsidRPr="00A42B05">
              <w:rPr>
                <w:vertAlign w:val="subscript"/>
              </w:rPr>
              <w:t>50</w:t>
            </w:r>
            <w:r w:rsidRPr="00A42B05">
              <w:t xml:space="preserve"> &gt; 100 мкМ</w:t>
            </w:r>
          </w:p>
        </w:tc>
        <w:tc>
          <w:tcPr>
            <w:tcW w:w="684" w:type="pct"/>
            <w:shd w:val="clear" w:color="auto" w:fill="FFFFFF"/>
            <w:tcPrChange w:id="460" w:author="Абрамова Анна Андреевна" w:date="2024-05-14T22:58:00Z">
              <w:tcPr>
                <w:tcW w:w="684" w:type="pct"/>
                <w:shd w:val="clear" w:color="auto" w:fill="FFFFFF"/>
              </w:tcPr>
            </w:tcPrChange>
          </w:tcPr>
          <w:p w14:paraId="6770B9E9" w14:textId="77777777" w:rsidR="00C452C9" w:rsidRPr="00A42B05" w:rsidRDefault="00C452C9">
            <w:pPr>
              <w:spacing w:line="240" w:lineRule="auto"/>
              <w:jc w:val="center"/>
              <w:pPrChange w:id="461" w:author="Абрамова Анна Андреевна" w:date="2024-05-16T00:04:00Z">
                <w:pPr>
                  <w:jc w:val="center"/>
                </w:pPr>
              </w:pPrChange>
            </w:pPr>
            <w:r w:rsidRPr="00A42B05">
              <w:t>Нет</w:t>
            </w:r>
          </w:p>
        </w:tc>
        <w:tc>
          <w:tcPr>
            <w:tcW w:w="686" w:type="pct"/>
            <w:shd w:val="clear" w:color="auto" w:fill="FFFFFF"/>
            <w:tcPrChange w:id="462" w:author="Абрамова Анна Андреевна" w:date="2024-05-14T22:58:00Z">
              <w:tcPr>
                <w:tcW w:w="686" w:type="pct"/>
                <w:shd w:val="clear" w:color="auto" w:fill="FFFFFF"/>
              </w:tcPr>
            </w:tcPrChange>
          </w:tcPr>
          <w:p w14:paraId="6A99053F" w14:textId="77777777" w:rsidR="00C452C9" w:rsidRPr="00A42B05" w:rsidRDefault="00C452C9">
            <w:pPr>
              <w:spacing w:line="240" w:lineRule="auto"/>
              <w:jc w:val="center"/>
              <w:rPr>
                <w:color w:val="000000" w:themeColor="text1"/>
              </w:rPr>
              <w:pPrChange w:id="463" w:author="Абрамова Анна Андреевна" w:date="2024-05-16T00:04:00Z">
                <w:pPr>
                  <w:jc w:val="center"/>
                </w:pPr>
              </w:pPrChange>
            </w:pPr>
            <w:r w:rsidRPr="00A42B05">
              <w:rPr>
                <w:color w:val="000000" w:themeColor="text1"/>
              </w:rPr>
              <w:t>PC-PSI-7851-08-0028</w:t>
            </w:r>
          </w:p>
        </w:tc>
      </w:tr>
      <w:tr w:rsidR="00C452C9" w:rsidRPr="00A42B05" w14:paraId="1A4FE8AA" w14:textId="77777777" w:rsidTr="00A91BD2">
        <w:tc>
          <w:tcPr>
            <w:tcW w:w="832" w:type="pct"/>
            <w:shd w:val="clear" w:color="auto" w:fill="FFFFFF"/>
            <w:tcPrChange w:id="464" w:author="Абрамова Анна Андреевна" w:date="2024-05-14T22:58:00Z">
              <w:tcPr>
                <w:tcW w:w="832" w:type="pct"/>
                <w:shd w:val="clear" w:color="auto" w:fill="FFFFFF"/>
              </w:tcPr>
            </w:tcPrChange>
          </w:tcPr>
          <w:p w14:paraId="28D3EC12" w14:textId="77777777" w:rsidR="00C452C9" w:rsidRPr="00A42B05" w:rsidRDefault="00C452C9">
            <w:pPr>
              <w:spacing w:line="240" w:lineRule="auto"/>
              <w:pPrChange w:id="465" w:author="Абрамова Анна Андреевна" w:date="2024-05-16T00:04:00Z">
                <w:pPr/>
              </w:pPrChange>
            </w:pPr>
            <w:r w:rsidRPr="00A42B05">
              <w:t>Сердечно-сосудистая система (ингибирование hERG) при воздействии метаболита GS-331007</w:t>
            </w:r>
          </w:p>
        </w:tc>
        <w:tc>
          <w:tcPr>
            <w:tcW w:w="331" w:type="pct"/>
            <w:shd w:val="clear" w:color="auto" w:fill="FFFFFF"/>
            <w:tcPrChange w:id="466" w:author="Абрамова Анна Андреевна" w:date="2024-05-14T22:58:00Z">
              <w:tcPr>
                <w:tcW w:w="331" w:type="pct"/>
                <w:shd w:val="clear" w:color="auto" w:fill="FFFFFF"/>
              </w:tcPr>
            </w:tcPrChange>
          </w:tcPr>
          <w:p w14:paraId="65142ADB" w14:textId="77777777" w:rsidR="00C452C9" w:rsidRPr="00A42B05" w:rsidRDefault="00C452C9">
            <w:pPr>
              <w:spacing w:line="240" w:lineRule="auto"/>
              <w:pPrChange w:id="467" w:author="Абрамова Анна Андреевна" w:date="2024-05-16T00:04:00Z">
                <w:pPr/>
              </w:pPrChange>
            </w:pPr>
            <w:r w:rsidRPr="00A42B05">
              <w:t>Клетки HEK293</w:t>
            </w:r>
          </w:p>
        </w:tc>
        <w:tc>
          <w:tcPr>
            <w:tcW w:w="618" w:type="pct"/>
            <w:shd w:val="clear" w:color="auto" w:fill="FFFFFF"/>
            <w:tcPrChange w:id="468" w:author="Абрамова Анна Андреевна" w:date="2024-05-14T22:58:00Z">
              <w:tcPr>
                <w:tcW w:w="618" w:type="pct"/>
                <w:shd w:val="clear" w:color="auto" w:fill="FFFFFF"/>
              </w:tcPr>
            </w:tcPrChange>
          </w:tcPr>
          <w:p w14:paraId="51BCF5DD" w14:textId="77777777" w:rsidR="00C452C9" w:rsidRPr="00A42B05" w:rsidRDefault="00C452C9">
            <w:pPr>
              <w:spacing w:line="240" w:lineRule="auto"/>
              <w:jc w:val="center"/>
              <w:rPr>
                <w:i/>
                <w:iCs/>
              </w:rPr>
              <w:pPrChange w:id="469" w:author="Абрамова Анна Андреевна" w:date="2024-05-16T00:04:00Z">
                <w:pPr>
                  <w:jc w:val="center"/>
                </w:pPr>
              </w:pPrChange>
            </w:pPr>
            <w:r w:rsidRPr="00A42B05">
              <w:rPr>
                <w:i/>
                <w:iCs/>
              </w:rPr>
              <w:t>In vitro</w:t>
            </w:r>
          </w:p>
        </w:tc>
        <w:tc>
          <w:tcPr>
            <w:tcW w:w="354" w:type="pct"/>
            <w:shd w:val="clear" w:color="auto" w:fill="FFFFFF"/>
            <w:tcPrChange w:id="470" w:author="Абрамова Анна Андреевна" w:date="2024-05-14T22:58:00Z">
              <w:tcPr>
                <w:tcW w:w="354" w:type="pct"/>
                <w:shd w:val="clear" w:color="auto" w:fill="FFFFFF"/>
              </w:tcPr>
            </w:tcPrChange>
          </w:tcPr>
          <w:p w14:paraId="5931051D" w14:textId="77777777" w:rsidR="00C452C9" w:rsidRPr="00A42B05" w:rsidRDefault="00C452C9">
            <w:pPr>
              <w:spacing w:line="240" w:lineRule="auto"/>
              <w:jc w:val="center"/>
              <w:pPrChange w:id="471" w:author="Абрамова Анна Андреевна" w:date="2024-05-16T00:04:00Z">
                <w:pPr>
                  <w:jc w:val="center"/>
                </w:pPr>
              </w:pPrChange>
            </w:pPr>
            <w:r w:rsidRPr="00A42B05">
              <w:t>10, 100</w:t>
            </w:r>
          </w:p>
        </w:tc>
        <w:tc>
          <w:tcPr>
            <w:tcW w:w="689" w:type="pct"/>
            <w:shd w:val="clear" w:color="auto" w:fill="FFFFFF"/>
            <w:tcPrChange w:id="472" w:author="Абрамова Анна Андреевна" w:date="2024-05-14T22:58:00Z">
              <w:tcPr>
                <w:tcW w:w="689" w:type="pct"/>
                <w:shd w:val="clear" w:color="auto" w:fill="FFFFFF"/>
              </w:tcPr>
            </w:tcPrChange>
          </w:tcPr>
          <w:p w14:paraId="489DFD9B" w14:textId="77777777" w:rsidR="00C452C9" w:rsidRPr="00A42B05" w:rsidRDefault="00C452C9">
            <w:pPr>
              <w:spacing w:line="240" w:lineRule="auto"/>
              <w:jc w:val="center"/>
              <w:pPrChange w:id="473" w:author="Абрамова Анна Андреевна" w:date="2024-05-16T00:04:00Z">
                <w:pPr>
                  <w:jc w:val="center"/>
                </w:pPr>
              </w:pPrChange>
            </w:pPr>
            <w:r w:rsidRPr="00A42B05">
              <w:t>3 клетки на концентрацию</w:t>
            </w:r>
          </w:p>
        </w:tc>
        <w:tc>
          <w:tcPr>
            <w:tcW w:w="807" w:type="pct"/>
            <w:shd w:val="clear" w:color="auto" w:fill="FFFFFF"/>
            <w:tcPrChange w:id="474" w:author="Абрамова Анна Андреевна" w:date="2024-05-14T22:58:00Z">
              <w:tcPr>
                <w:tcW w:w="807" w:type="pct"/>
                <w:shd w:val="clear" w:color="auto" w:fill="FFFFFF"/>
              </w:tcPr>
            </w:tcPrChange>
          </w:tcPr>
          <w:p w14:paraId="7016F581" w14:textId="77777777" w:rsidR="00C452C9" w:rsidRPr="00A42B05" w:rsidRDefault="00C452C9">
            <w:pPr>
              <w:spacing w:line="240" w:lineRule="auto"/>
              <w:jc w:val="left"/>
              <w:pPrChange w:id="475" w:author="Абрамова Анна Андреевна" w:date="2024-05-16T00:04:00Z">
                <w:pPr>
                  <w:jc w:val="left"/>
                </w:pPr>
              </w:pPrChange>
            </w:pPr>
            <w:r w:rsidRPr="00A42B05">
              <w:t>Ингибирование на 0,8 % и 0,6 % при 10 и 100 мкМ, соответственно IC</w:t>
            </w:r>
            <w:r w:rsidRPr="00A42B05">
              <w:rPr>
                <w:vertAlign w:val="subscript"/>
              </w:rPr>
              <w:t>50</w:t>
            </w:r>
            <w:r w:rsidRPr="00A42B05">
              <w:t xml:space="preserve"> &gt; 100 мкМ</w:t>
            </w:r>
          </w:p>
        </w:tc>
        <w:tc>
          <w:tcPr>
            <w:tcW w:w="684" w:type="pct"/>
            <w:shd w:val="clear" w:color="auto" w:fill="FFFFFF"/>
            <w:tcPrChange w:id="476" w:author="Абрамова Анна Андреевна" w:date="2024-05-14T22:58:00Z">
              <w:tcPr>
                <w:tcW w:w="684" w:type="pct"/>
                <w:shd w:val="clear" w:color="auto" w:fill="FFFFFF"/>
              </w:tcPr>
            </w:tcPrChange>
          </w:tcPr>
          <w:p w14:paraId="3BD539AB" w14:textId="77777777" w:rsidR="00C452C9" w:rsidRPr="00A42B05" w:rsidRDefault="00C452C9">
            <w:pPr>
              <w:spacing w:line="240" w:lineRule="auto"/>
              <w:jc w:val="center"/>
              <w:pPrChange w:id="477" w:author="Абрамова Анна Андреевна" w:date="2024-05-16T00:04:00Z">
                <w:pPr>
                  <w:jc w:val="center"/>
                </w:pPr>
              </w:pPrChange>
            </w:pPr>
            <w:r w:rsidRPr="00A42B05">
              <w:t>Нет</w:t>
            </w:r>
          </w:p>
        </w:tc>
        <w:tc>
          <w:tcPr>
            <w:tcW w:w="686" w:type="pct"/>
            <w:shd w:val="clear" w:color="auto" w:fill="FFFFFF"/>
            <w:tcPrChange w:id="478" w:author="Абрамова Анна Андреевна" w:date="2024-05-14T22:58:00Z">
              <w:tcPr>
                <w:tcW w:w="686" w:type="pct"/>
                <w:shd w:val="clear" w:color="auto" w:fill="FFFFFF"/>
              </w:tcPr>
            </w:tcPrChange>
          </w:tcPr>
          <w:p w14:paraId="7E122CDC" w14:textId="77777777" w:rsidR="00C452C9" w:rsidRPr="00A42B05" w:rsidRDefault="00C452C9">
            <w:pPr>
              <w:spacing w:line="240" w:lineRule="auto"/>
              <w:jc w:val="center"/>
              <w:rPr>
                <w:color w:val="000000" w:themeColor="text1"/>
              </w:rPr>
              <w:pPrChange w:id="479" w:author="Абрамова Анна Андреевна" w:date="2024-05-16T00:04:00Z">
                <w:pPr>
                  <w:jc w:val="center"/>
                </w:pPr>
              </w:pPrChange>
            </w:pPr>
            <w:r w:rsidRPr="00A42B05">
              <w:rPr>
                <w:color w:val="000000" w:themeColor="text1"/>
              </w:rPr>
              <w:t>PC-PSI-7851-09-0001</w:t>
            </w:r>
          </w:p>
        </w:tc>
      </w:tr>
      <w:tr w:rsidR="00C452C9" w:rsidRPr="00A42B05" w14:paraId="1116D2D4" w14:textId="77777777" w:rsidTr="00A91BD2">
        <w:tc>
          <w:tcPr>
            <w:tcW w:w="5000" w:type="pct"/>
            <w:gridSpan w:val="8"/>
            <w:shd w:val="clear" w:color="auto" w:fill="FFFFFF"/>
            <w:tcPrChange w:id="480" w:author="Абрамова Анна Андреевна" w:date="2024-05-14T22:58:00Z">
              <w:tcPr>
                <w:tcW w:w="5000" w:type="pct"/>
                <w:gridSpan w:val="8"/>
                <w:shd w:val="clear" w:color="auto" w:fill="FFFFFF"/>
              </w:tcPr>
            </w:tcPrChange>
          </w:tcPr>
          <w:p w14:paraId="79F829F8" w14:textId="77777777" w:rsidR="00C452C9" w:rsidRPr="00A42B05" w:rsidRDefault="00C452C9">
            <w:pPr>
              <w:spacing w:after="0" w:line="240" w:lineRule="auto"/>
              <w:jc w:val="left"/>
              <w:rPr>
                <w:b/>
                <w:bCs/>
                <w:color w:val="000000" w:themeColor="text1"/>
                <w:sz w:val="20"/>
                <w:szCs w:val="20"/>
              </w:rPr>
              <w:pPrChange w:id="481" w:author="Абрамова Анна Андреевна" w:date="2024-05-16T00:04:00Z">
                <w:pPr>
                  <w:spacing w:after="0"/>
                  <w:jc w:val="left"/>
                </w:pPr>
              </w:pPrChange>
            </w:pPr>
            <w:r w:rsidRPr="00A42B05">
              <w:rPr>
                <w:b/>
                <w:bCs/>
                <w:color w:val="000000" w:themeColor="text1"/>
                <w:sz w:val="20"/>
                <w:szCs w:val="20"/>
              </w:rPr>
              <w:t>Примечание:</w:t>
            </w:r>
          </w:p>
          <w:p w14:paraId="4B1B378F" w14:textId="77777777" w:rsidR="00541E48" w:rsidRPr="00A42B05" w:rsidRDefault="00C452C9" w:rsidP="0073473E">
            <w:pPr>
              <w:spacing w:after="0" w:line="240" w:lineRule="auto"/>
              <w:jc w:val="left"/>
              <w:rPr>
                <w:color w:val="000000" w:themeColor="text1"/>
                <w:sz w:val="20"/>
                <w:szCs w:val="20"/>
              </w:rPr>
            </w:pPr>
            <w:r w:rsidRPr="00A42B05">
              <w:rPr>
                <w:color w:val="000000" w:themeColor="text1"/>
                <w:sz w:val="20"/>
                <w:szCs w:val="20"/>
              </w:rPr>
              <w:t xml:space="preserve">GLP = Надлежащая лабораторная практика; </w:t>
            </w:r>
          </w:p>
          <w:p w14:paraId="26A64B1C" w14:textId="77777777" w:rsidR="00541E48" w:rsidRPr="00A42B05" w:rsidRDefault="00C452C9" w:rsidP="0073473E">
            <w:pPr>
              <w:spacing w:after="0" w:line="240" w:lineRule="auto"/>
              <w:jc w:val="left"/>
              <w:rPr>
                <w:color w:val="000000" w:themeColor="text1"/>
                <w:sz w:val="20"/>
                <w:szCs w:val="20"/>
              </w:rPr>
            </w:pPr>
            <w:r w:rsidRPr="00A42B05">
              <w:rPr>
                <w:color w:val="000000" w:themeColor="text1"/>
                <w:sz w:val="20"/>
                <w:szCs w:val="20"/>
              </w:rPr>
              <w:t xml:space="preserve">HEK293 = клетки почки эмбриона человека; </w:t>
            </w:r>
          </w:p>
          <w:p w14:paraId="75C5773B" w14:textId="6E2F463C" w:rsidR="00C452C9" w:rsidRPr="00A42B05" w:rsidRDefault="00C452C9" w:rsidP="0073473E">
            <w:pPr>
              <w:spacing w:after="0" w:line="240" w:lineRule="auto"/>
              <w:jc w:val="left"/>
              <w:rPr>
                <w:color w:val="000000" w:themeColor="text1"/>
                <w:sz w:val="20"/>
                <w:szCs w:val="20"/>
              </w:rPr>
            </w:pPr>
            <w:r w:rsidRPr="00A42B05">
              <w:rPr>
                <w:color w:val="000000" w:themeColor="text1"/>
                <w:sz w:val="20"/>
                <w:szCs w:val="20"/>
              </w:rPr>
              <w:t>hERG = ген специфичных калиевых каналов сердца человека</w:t>
            </w:r>
          </w:p>
          <w:p w14:paraId="45974952" w14:textId="2CC0A6A3" w:rsidR="00C452C9" w:rsidRPr="00A42B05" w:rsidRDefault="00C452C9" w:rsidP="0073473E">
            <w:pPr>
              <w:spacing w:after="0" w:line="240" w:lineRule="auto"/>
              <w:jc w:val="left"/>
              <w:rPr>
                <w:color w:val="000000" w:themeColor="text1"/>
                <w:sz w:val="20"/>
                <w:szCs w:val="20"/>
              </w:rPr>
            </w:pPr>
            <w:r w:rsidRPr="00A42B05">
              <w:rPr>
                <w:color w:val="000000" w:themeColor="text1"/>
                <w:sz w:val="20"/>
                <w:szCs w:val="20"/>
              </w:rPr>
              <w:t xml:space="preserve">Конверсии: Софосбувир (SOF, GS-7977, PSI-7977) и GS-9851: 1 мкМ = 0,529 мкг/мл; GS-566500: 1 мкМ = 0,411 мкг/мл; GS-606965: 1 мкМ = 0,340 мкг/мл; </w:t>
            </w:r>
          </w:p>
          <w:p w14:paraId="57E49D03" w14:textId="77777777" w:rsidR="00C452C9" w:rsidRPr="00A42B05" w:rsidRDefault="00C452C9" w:rsidP="0073473E">
            <w:pPr>
              <w:spacing w:after="0" w:line="240" w:lineRule="auto"/>
              <w:jc w:val="left"/>
              <w:rPr>
                <w:color w:val="000000" w:themeColor="text1"/>
                <w:sz w:val="20"/>
                <w:szCs w:val="20"/>
              </w:rPr>
            </w:pPr>
            <w:r w:rsidRPr="00A42B05">
              <w:rPr>
                <w:color w:val="000000" w:themeColor="text1"/>
                <w:sz w:val="20"/>
                <w:szCs w:val="20"/>
              </w:rPr>
              <w:t>GS-331007: 1 мкМ = 0,260 мкг/мл</w:t>
            </w:r>
          </w:p>
          <w:p w14:paraId="78686E34" w14:textId="23B761C9" w:rsidR="00C452C9" w:rsidRPr="00A42B05" w:rsidRDefault="0073473E" w:rsidP="0073473E">
            <w:pPr>
              <w:spacing w:after="0" w:line="240" w:lineRule="auto"/>
              <w:jc w:val="left"/>
              <w:rPr>
                <w:color w:val="000000" w:themeColor="text1"/>
                <w:sz w:val="20"/>
                <w:szCs w:val="20"/>
              </w:rPr>
            </w:pPr>
            <w:ins w:id="482" w:author="Абрамова Анна Андреевна" w:date="2024-05-16T00:04:00Z">
              <w:r>
                <w:rPr>
                  <w:color w:val="000000" w:themeColor="text1"/>
                  <w:sz w:val="20"/>
                  <w:szCs w:val="20"/>
                </w:rPr>
                <w:t>*</w:t>
              </w:r>
            </w:ins>
            <w:del w:id="483" w:author="Абрамова Анна Андреевна" w:date="2024-05-16T00:04:00Z">
              <w:r w:rsidR="00C452C9" w:rsidRPr="00A42B05" w:rsidDel="0073473E">
                <w:rPr>
                  <w:color w:val="000000" w:themeColor="text1"/>
                  <w:sz w:val="20"/>
                  <w:szCs w:val="20"/>
                </w:rPr>
                <w:delText>а</w:delText>
              </w:r>
            </w:del>
            <w:r w:rsidR="00C452C9" w:rsidRPr="00A42B05">
              <w:rPr>
                <w:color w:val="000000" w:themeColor="text1"/>
                <w:sz w:val="20"/>
                <w:szCs w:val="20"/>
              </w:rPr>
              <w:t xml:space="preserve"> «Да» указывает на то, что исследование включает заявление о соответствии требованиям GLP.</w:t>
            </w:r>
          </w:p>
          <w:p w14:paraId="0095E24A" w14:textId="7B4A7F2E" w:rsidR="00C452C9" w:rsidRPr="00A42B05" w:rsidRDefault="0073473E" w:rsidP="0073473E">
            <w:pPr>
              <w:spacing w:after="0" w:line="240" w:lineRule="auto"/>
              <w:jc w:val="left"/>
              <w:rPr>
                <w:color w:val="000000" w:themeColor="text1"/>
                <w:sz w:val="20"/>
                <w:szCs w:val="20"/>
              </w:rPr>
            </w:pPr>
            <w:ins w:id="484" w:author="Абрамова Анна Андреевна" w:date="2024-05-16T00:05:00Z">
              <w:r>
                <w:rPr>
                  <w:color w:val="000000" w:themeColor="text1"/>
                  <w:sz w:val="20"/>
                  <w:szCs w:val="20"/>
                </w:rPr>
                <w:t>**</w:t>
              </w:r>
            </w:ins>
            <w:del w:id="485" w:author="Абрамова Анна Андреевна" w:date="2024-05-16T00:05:00Z">
              <w:r w:rsidR="00C452C9" w:rsidRPr="00A42B05" w:rsidDel="0073473E">
                <w:rPr>
                  <w:color w:val="000000" w:themeColor="text1"/>
                  <w:sz w:val="20"/>
                  <w:szCs w:val="20"/>
                </w:rPr>
                <w:delText>b.</w:delText>
              </w:r>
            </w:del>
            <w:r w:rsidR="00C452C9" w:rsidRPr="00A42B05">
              <w:rPr>
                <w:color w:val="000000" w:themeColor="text1"/>
                <w:sz w:val="20"/>
                <w:szCs w:val="20"/>
              </w:rPr>
              <w:t xml:space="preserve"> Исследование проводилось с использованием смеси диастереомеров GS-9851.</w:t>
            </w:r>
          </w:p>
        </w:tc>
      </w:tr>
    </w:tbl>
    <w:p w14:paraId="0A9D58CA" w14:textId="77777777" w:rsidR="00C452C9" w:rsidRDefault="00C452C9" w:rsidP="005E1A9C">
      <w:pPr>
        <w:spacing w:after="0" w:line="240" w:lineRule="auto"/>
        <w:rPr>
          <w:color w:val="000000"/>
        </w:rPr>
      </w:pPr>
    </w:p>
    <w:p w14:paraId="704CCC44" w14:textId="77777777" w:rsidR="00C452C9" w:rsidRPr="00EB5EB0" w:rsidRDefault="00C452C9" w:rsidP="00C452C9">
      <w:pPr>
        <w:spacing w:before="60"/>
        <w:rPr>
          <w:b/>
          <w:rPrChange w:id="486" w:author="Belolipetskaya, Elena" w:date="2024-05-06T18:19:00Z">
            <w:rPr/>
          </w:rPrChange>
        </w:rPr>
      </w:pPr>
      <w:commentRangeStart w:id="487"/>
      <w:r w:rsidRPr="00EB5EB0">
        <w:rPr>
          <w:b/>
          <w:i/>
          <w:iCs/>
          <w:color w:val="000000"/>
          <w:rPrChange w:id="488" w:author="Belolipetskaya, Elena" w:date="2024-05-06T18:19:00Z">
            <w:rPr>
              <w:i/>
              <w:iCs/>
              <w:color w:val="000000"/>
            </w:rPr>
          </w:rPrChange>
        </w:rPr>
        <w:t>Исследования in vivo</w:t>
      </w:r>
      <w:commentRangeEnd w:id="487"/>
      <w:r w:rsidR="00EB5EB0">
        <w:rPr>
          <w:rStyle w:val="CommentReference"/>
        </w:rPr>
        <w:commentReference w:id="487"/>
      </w:r>
    </w:p>
    <w:p w14:paraId="36FB4A62" w14:textId="065732AD" w:rsidR="00C452C9" w:rsidDel="005E739A" w:rsidRDefault="00C452C9" w:rsidP="0073473E">
      <w:pPr>
        <w:spacing w:after="0" w:line="240" w:lineRule="auto"/>
        <w:ind w:firstLine="709"/>
        <w:rPr>
          <w:del w:id="489" w:author="Абрамова Анна Андреевна" w:date="2024-05-16T00:06:00Z"/>
          <w:color w:val="000000"/>
        </w:rPr>
      </w:pPr>
      <w:r>
        <w:rPr>
          <w:color w:val="000000"/>
        </w:rPr>
        <w:t>При изучении в</w:t>
      </w:r>
      <w:r w:rsidRPr="00D3445C">
        <w:rPr>
          <w:color w:val="000000"/>
        </w:rPr>
        <w:t>лияни</w:t>
      </w:r>
      <w:r w:rsidR="002B59AD">
        <w:rPr>
          <w:color w:val="000000"/>
        </w:rPr>
        <w:t>я</w:t>
      </w:r>
      <w:r w:rsidRPr="00D3445C">
        <w:rPr>
          <w:color w:val="000000"/>
        </w:rPr>
        <w:t xml:space="preserve"> </w:t>
      </w:r>
      <w:r>
        <w:rPr>
          <w:color w:val="000000"/>
        </w:rPr>
        <w:t xml:space="preserve">метаболита софосбувира </w:t>
      </w:r>
      <w:r w:rsidRPr="00D3445C">
        <w:rPr>
          <w:color w:val="000000"/>
        </w:rPr>
        <w:t>GS-9851 на ЦНС, сердечно-сосудистую и дыхательную системы</w:t>
      </w:r>
      <w:r w:rsidRPr="00C452C9">
        <w:rPr>
          <w:color w:val="000000"/>
        </w:rPr>
        <w:t xml:space="preserve"> не было получено данных, свидетельствующих о низком потенциале клинически значимых нежелательных эффектов</w:t>
      </w:r>
      <w:r>
        <w:rPr>
          <w:color w:val="000000"/>
        </w:rPr>
        <w:t xml:space="preserve">. </w:t>
      </w:r>
      <w:r w:rsidRPr="00C452C9">
        <w:rPr>
          <w:color w:val="000000"/>
        </w:rPr>
        <w:t>У крыс Спраг-Доули</w:t>
      </w:r>
      <w:r w:rsidR="002B59AD">
        <w:rPr>
          <w:color w:val="000000"/>
        </w:rPr>
        <w:t xml:space="preserve"> и с</w:t>
      </w:r>
      <w:r w:rsidR="002B59AD" w:rsidRPr="002B59AD">
        <w:rPr>
          <w:color w:val="000000"/>
        </w:rPr>
        <w:t>обак</w:t>
      </w:r>
      <w:r w:rsidR="002B59AD">
        <w:rPr>
          <w:color w:val="000000"/>
        </w:rPr>
        <w:t xml:space="preserve"> породы</w:t>
      </w:r>
      <w:r w:rsidR="002B59AD" w:rsidRPr="002B59AD">
        <w:rPr>
          <w:color w:val="000000"/>
        </w:rPr>
        <w:t xml:space="preserve"> бигль</w:t>
      </w:r>
      <w:r w:rsidRPr="00C452C9">
        <w:rPr>
          <w:color w:val="000000"/>
        </w:rPr>
        <w:t xml:space="preserve"> не наблюдалось нежелательных эффектов со стороны ЦНС, сердечно-сосудистой системы или дыхательной системы при дозах до 1000 мг/кг (SA-PSI-7851-08-006, SA-PSI-7851-08-007, SA-PSI-7851-08-008).</w:t>
      </w:r>
      <w:r w:rsidR="002B59AD">
        <w:rPr>
          <w:color w:val="000000"/>
        </w:rPr>
        <w:t xml:space="preserve"> Влияния метаболита софосбувира </w:t>
      </w:r>
      <w:r w:rsidR="002B59AD" w:rsidRPr="00D3445C">
        <w:rPr>
          <w:color w:val="000000"/>
        </w:rPr>
        <w:t>GS-9851</w:t>
      </w:r>
      <w:r w:rsidR="002B59AD">
        <w:rPr>
          <w:color w:val="000000"/>
        </w:rPr>
        <w:t xml:space="preserve"> </w:t>
      </w:r>
      <w:r w:rsidR="002B59AD">
        <w:rPr>
          <w:color w:val="000000"/>
        </w:rPr>
        <w:lastRenderedPageBreak/>
        <w:t xml:space="preserve">на ЦНС, сердечно-сосудистую и дыхательную систему крыс, собак представлено </w:t>
      </w:r>
      <w:r w:rsidR="002B59AD" w:rsidRPr="003B75AC">
        <w:rPr>
          <w:color w:val="000000"/>
        </w:rPr>
        <w:t xml:space="preserve">в </w:t>
      </w:r>
      <w:r w:rsidR="002B59AD" w:rsidRPr="00372853">
        <w:rPr>
          <w:bCs/>
          <w:color w:val="000000"/>
          <w:rPrChange w:id="490" w:author="Belolipetskaya, Elena" w:date="2024-05-06T17:36:00Z">
            <w:rPr>
              <w:b/>
              <w:bCs/>
              <w:color w:val="000000"/>
            </w:rPr>
          </w:rPrChange>
        </w:rPr>
        <w:t>Таблице</w:t>
      </w:r>
      <w:r w:rsidR="003B75AC" w:rsidRPr="00372853">
        <w:rPr>
          <w:bCs/>
          <w:color w:val="000000"/>
          <w:rPrChange w:id="491" w:author="Belolipetskaya, Elena" w:date="2024-05-06T17:36:00Z">
            <w:rPr>
              <w:b/>
              <w:bCs/>
              <w:color w:val="000000"/>
            </w:rPr>
          </w:rPrChange>
        </w:rPr>
        <w:t xml:space="preserve"> 3-4</w:t>
      </w:r>
      <w:r w:rsidR="002B59AD" w:rsidRPr="00372853">
        <w:rPr>
          <w:color w:val="000000"/>
        </w:rPr>
        <w:t>. Все</w:t>
      </w:r>
      <w:r w:rsidR="002B59AD" w:rsidRPr="002B59AD">
        <w:rPr>
          <w:color w:val="000000"/>
        </w:rPr>
        <w:t xml:space="preserve"> исследования были проведены в соответствии с принципами GLP.</w:t>
      </w:r>
      <w:del w:id="492" w:author="Абрамова Анна Андреевна" w:date="2024-05-16T00:06:00Z">
        <w:r w:rsidR="002B59AD" w:rsidDel="0073473E">
          <w:rPr>
            <w:color w:val="000000"/>
          </w:rPr>
          <w:delText xml:space="preserve"> </w:delText>
        </w:r>
      </w:del>
    </w:p>
    <w:p w14:paraId="1C134D6C" w14:textId="77777777" w:rsidR="005E739A" w:rsidRDefault="005E739A" w:rsidP="00363F83">
      <w:pPr>
        <w:spacing w:after="0" w:line="240" w:lineRule="auto"/>
        <w:ind w:firstLine="709"/>
        <w:rPr>
          <w:ins w:id="493" w:author="Абрамова Анна Андреевна" w:date="2024-05-17T15:19:00Z"/>
          <w:color w:val="000000"/>
        </w:rPr>
      </w:pPr>
    </w:p>
    <w:p w14:paraId="13D89BF6" w14:textId="77777777" w:rsidR="002B59AD" w:rsidRDefault="002B59AD">
      <w:pPr>
        <w:spacing w:after="0" w:line="240" w:lineRule="auto"/>
        <w:ind w:firstLine="709"/>
        <w:rPr>
          <w:color w:val="000000"/>
        </w:rPr>
        <w:pPrChange w:id="494" w:author="Абрамова Анна Андреевна" w:date="2024-05-16T00:06:00Z">
          <w:pPr>
            <w:spacing w:after="0" w:line="240" w:lineRule="auto"/>
          </w:pPr>
        </w:pPrChange>
      </w:pPr>
    </w:p>
    <w:p w14:paraId="5D531FD3" w14:textId="50AC1D8D" w:rsidR="002B59AD" w:rsidRPr="00A42B05" w:rsidRDefault="002B59AD">
      <w:pPr>
        <w:spacing w:after="0" w:line="240" w:lineRule="auto"/>
        <w:pPrChange w:id="495" w:author="Абрамова Анна Андреевна" w:date="2024-05-17T15:19:00Z">
          <w:pPr>
            <w:spacing w:before="60" w:after="0" w:line="240" w:lineRule="auto"/>
          </w:pPr>
        </w:pPrChange>
      </w:pPr>
      <w:commentRangeStart w:id="496"/>
      <w:commentRangeStart w:id="497"/>
      <w:r w:rsidRPr="003B75AC">
        <w:rPr>
          <w:b/>
          <w:bCs/>
          <w:color w:val="000000"/>
        </w:rPr>
        <w:t>Таблица</w:t>
      </w:r>
      <w:r w:rsidR="003B75AC" w:rsidRPr="003B75AC">
        <w:rPr>
          <w:b/>
          <w:bCs/>
          <w:color w:val="000000"/>
        </w:rPr>
        <w:t xml:space="preserve"> 3-4</w:t>
      </w:r>
      <w:r w:rsidRPr="003B75AC">
        <w:rPr>
          <w:b/>
          <w:bCs/>
          <w:color w:val="000000"/>
        </w:rPr>
        <w:t>.</w:t>
      </w:r>
      <w:r>
        <w:rPr>
          <w:color w:val="000000"/>
        </w:rPr>
        <w:t xml:space="preserve"> </w:t>
      </w:r>
      <w:r w:rsidRPr="00D3445C">
        <w:rPr>
          <w:color w:val="000000"/>
        </w:rPr>
        <w:t>Влияние GS-9851 на ЦНС, сердечно-сосудистую и дыхательную системы</w:t>
      </w:r>
      <w:commentRangeEnd w:id="496"/>
      <w:r w:rsidR="00363F83">
        <w:rPr>
          <w:rStyle w:val="CommentReference"/>
        </w:rPr>
        <w:commentReference w:id="496"/>
      </w:r>
      <w:commentRangeEnd w:id="497"/>
      <w:r w:rsidR="00A91BD2">
        <w:rPr>
          <w:rStyle w:val="CommentReference"/>
        </w:rPr>
        <w:commentReference w:id="497"/>
      </w:r>
      <w:ins w:id="498" w:author="Абрамова Анна Андреевна" w:date="2024-05-16T00:06:00Z">
        <w:r w:rsidR="0073473E">
          <w:rPr>
            <w:color w:val="000000"/>
          </w:rPr>
          <w:t>.</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Change w:id="499" w:author="Абрамова Анна Андреевна" w:date="2024-05-14T23:12: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0" w:type="dxa"/>
              <w:right w:w="40" w:type="dxa"/>
            </w:tblCellMar>
            <w:tblLook w:val="0000" w:firstRow="0" w:lastRow="0" w:firstColumn="0" w:lastColumn="0" w:noHBand="0" w:noVBand="0"/>
          </w:tblPr>
        </w:tblPrChange>
      </w:tblPr>
      <w:tblGrid>
        <w:gridCol w:w="1334"/>
        <w:gridCol w:w="770"/>
        <w:gridCol w:w="1209"/>
        <w:gridCol w:w="714"/>
        <w:gridCol w:w="1056"/>
        <w:gridCol w:w="1581"/>
        <w:gridCol w:w="1340"/>
        <w:gridCol w:w="1340"/>
        <w:tblGridChange w:id="500">
          <w:tblGrid>
            <w:gridCol w:w="1334"/>
            <w:gridCol w:w="770"/>
            <w:gridCol w:w="1209"/>
            <w:gridCol w:w="713"/>
            <w:gridCol w:w="1055"/>
            <w:gridCol w:w="1581"/>
            <w:gridCol w:w="1339"/>
            <w:gridCol w:w="1343"/>
          </w:tblGrid>
        </w:tblGridChange>
      </w:tblGrid>
      <w:tr w:rsidR="00A42B05" w:rsidRPr="00A42B05" w14:paraId="6337BA61" w14:textId="77777777" w:rsidTr="00A91BD2">
        <w:trPr>
          <w:tblHeader/>
          <w:trPrChange w:id="501" w:author="Абрамова Анна Андреевна" w:date="2024-05-14T23:12:00Z">
            <w:trPr>
              <w:tblHeader/>
            </w:trPr>
          </w:trPrChange>
        </w:trPr>
        <w:tc>
          <w:tcPr>
            <w:tcW w:w="714" w:type="pct"/>
            <w:shd w:val="clear" w:color="auto" w:fill="D9D9D9" w:themeFill="background1" w:themeFillShade="D9"/>
            <w:tcPrChange w:id="502" w:author="Абрамова Анна Андреевна" w:date="2024-05-14T23:12:00Z">
              <w:tcPr>
                <w:tcW w:w="714" w:type="pct"/>
                <w:shd w:val="clear" w:color="auto" w:fill="D9D9D9" w:themeFill="background1" w:themeFillShade="D9"/>
              </w:tcPr>
            </w:tcPrChange>
          </w:tcPr>
          <w:p w14:paraId="6C9E281E" w14:textId="77777777" w:rsidR="002B59AD" w:rsidRPr="00A42B05" w:rsidRDefault="002B59AD">
            <w:pPr>
              <w:spacing w:line="240" w:lineRule="auto"/>
              <w:rPr>
                <w:b/>
                <w:color w:val="000000" w:themeColor="text1"/>
              </w:rPr>
              <w:pPrChange w:id="503" w:author="Абрамова Анна Андреевна" w:date="2024-05-16T00:05:00Z">
                <w:pPr/>
              </w:pPrChange>
            </w:pPr>
            <w:r w:rsidRPr="00A42B05">
              <w:rPr>
                <w:b/>
                <w:color w:val="000000" w:themeColor="text1"/>
              </w:rPr>
              <w:t>Оцениваемая система органов</w:t>
            </w:r>
          </w:p>
        </w:tc>
        <w:tc>
          <w:tcPr>
            <w:tcW w:w="412" w:type="pct"/>
            <w:shd w:val="clear" w:color="auto" w:fill="D9D9D9" w:themeFill="background1" w:themeFillShade="D9"/>
            <w:tcPrChange w:id="504" w:author="Абрамова Анна Андреевна" w:date="2024-05-14T23:12:00Z">
              <w:tcPr>
                <w:tcW w:w="412" w:type="pct"/>
                <w:shd w:val="clear" w:color="auto" w:fill="D9D9D9" w:themeFill="background1" w:themeFillShade="D9"/>
              </w:tcPr>
            </w:tcPrChange>
          </w:tcPr>
          <w:p w14:paraId="0A75F2CC" w14:textId="77777777" w:rsidR="002B59AD" w:rsidRPr="00A42B05" w:rsidRDefault="002B59AD">
            <w:pPr>
              <w:spacing w:line="240" w:lineRule="auto"/>
              <w:rPr>
                <w:b/>
                <w:color w:val="000000" w:themeColor="text1"/>
              </w:rPr>
              <w:pPrChange w:id="505" w:author="Абрамова Анна Андреевна" w:date="2024-05-16T00:05:00Z">
                <w:pPr/>
              </w:pPrChange>
            </w:pPr>
            <w:r w:rsidRPr="00A42B05">
              <w:rPr>
                <w:b/>
                <w:color w:val="000000" w:themeColor="text1"/>
              </w:rPr>
              <w:t>Вид, линия</w:t>
            </w:r>
          </w:p>
        </w:tc>
        <w:tc>
          <w:tcPr>
            <w:tcW w:w="647" w:type="pct"/>
            <w:shd w:val="clear" w:color="auto" w:fill="D9D9D9" w:themeFill="background1" w:themeFillShade="D9"/>
            <w:tcPrChange w:id="506" w:author="Абрамова Анна Андреевна" w:date="2024-05-14T23:12:00Z">
              <w:tcPr>
                <w:tcW w:w="647" w:type="pct"/>
                <w:shd w:val="clear" w:color="auto" w:fill="D9D9D9" w:themeFill="background1" w:themeFillShade="D9"/>
              </w:tcPr>
            </w:tcPrChange>
          </w:tcPr>
          <w:p w14:paraId="69F0452A" w14:textId="77777777" w:rsidR="002B59AD" w:rsidRPr="00A42B05" w:rsidRDefault="002B59AD">
            <w:pPr>
              <w:spacing w:line="240" w:lineRule="auto"/>
              <w:jc w:val="center"/>
              <w:rPr>
                <w:b/>
                <w:color w:val="000000" w:themeColor="text1"/>
              </w:rPr>
              <w:pPrChange w:id="507" w:author="Абрамова Анна Андреевна" w:date="2024-05-16T00:05:00Z">
                <w:pPr>
                  <w:jc w:val="center"/>
                </w:pPr>
              </w:pPrChange>
            </w:pPr>
            <w:r w:rsidRPr="00A42B05">
              <w:rPr>
                <w:b/>
                <w:color w:val="000000" w:themeColor="text1"/>
              </w:rPr>
              <w:t>Способ применения</w:t>
            </w:r>
          </w:p>
        </w:tc>
        <w:tc>
          <w:tcPr>
            <w:tcW w:w="382" w:type="pct"/>
            <w:shd w:val="clear" w:color="auto" w:fill="D9D9D9" w:themeFill="background1" w:themeFillShade="D9"/>
            <w:tcPrChange w:id="508" w:author="Абрамова Анна Андреевна" w:date="2024-05-14T23:12:00Z">
              <w:tcPr>
                <w:tcW w:w="382" w:type="pct"/>
                <w:shd w:val="clear" w:color="auto" w:fill="D9D9D9" w:themeFill="background1" w:themeFillShade="D9"/>
              </w:tcPr>
            </w:tcPrChange>
          </w:tcPr>
          <w:p w14:paraId="419A39EB" w14:textId="77777777" w:rsidR="002B59AD" w:rsidRPr="00A42B05" w:rsidRDefault="002B59AD">
            <w:pPr>
              <w:spacing w:line="240" w:lineRule="auto"/>
              <w:jc w:val="center"/>
              <w:rPr>
                <w:b/>
                <w:color w:val="000000" w:themeColor="text1"/>
              </w:rPr>
              <w:pPrChange w:id="509" w:author="Абрамова Анна Андреевна" w:date="2024-05-16T00:05:00Z">
                <w:pPr>
                  <w:jc w:val="center"/>
                </w:pPr>
              </w:pPrChange>
            </w:pPr>
            <w:r w:rsidRPr="00A42B05">
              <w:rPr>
                <w:b/>
                <w:color w:val="000000" w:themeColor="text1"/>
              </w:rPr>
              <w:t>Доза (мг/кг)</w:t>
            </w:r>
          </w:p>
        </w:tc>
        <w:tc>
          <w:tcPr>
            <w:tcW w:w="565" w:type="pct"/>
            <w:shd w:val="clear" w:color="auto" w:fill="D9D9D9" w:themeFill="background1" w:themeFillShade="D9"/>
            <w:tcPrChange w:id="510" w:author="Абрамова Анна Андреевна" w:date="2024-05-14T23:12:00Z">
              <w:tcPr>
                <w:tcW w:w="565" w:type="pct"/>
                <w:shd w:val="clear" w:color="auto" w:fill="D9D9D9" w:themeFill="background1" w:themeFillShade="D9"/>
              </w:tcPr>
            </w:tcPrChange>
          </w:tcPr>
          <w:p w14:paraId="54ACC828" w14:textId="77777777" w:rsidR="002B59AD" w:rsidRPr="00A42B05" w:rsidRDefault="002B59AD">
            <w:pPr>
              <w:spacing w:line="240" w:lineRule="auto"/>
              <w:jc w:val="center"/>
              <w:rPr>
                <w:b/>
                <w:color w:val="000000" w:themeColor="text1"/>
              </w:rPr>
              <w:pPrChange w:id="511" w:author="Абрамова Анна Андреевна" w:date="2024-05-16T00:05:00Z">
                <w:pPr>
                  <w:jc w:val="center"/>
                </w:pPr>
              </w:pPrChange>
            </w:pPr>
            <w:r w:rsidRPr="00A42B05">
              <w:rPr>
                <w:b/>
                <w:color w:val="000000" w:themeColor="text1"/>
              </w:rPr>
              <w:t>Пол и число на группу</w:t>
            </w:r>
          </w:p>
        </w:tc>
        <w:tc>
          <w:tcPr>
            <w:tcW w:w="846" w:type="pct"/>
            <w:shd w:val="clear" w:color="auto" w:fill="D9D9D9" w:themeFill="background1" w:themeFillShade="D9"/>
            <w:tcPrChange w:id="512" w:author="Абрамова Анна Андреевна" w:date="2024-05-14T23:12:00Z">
              <w:tcPr>
                <w:tcW w:w="846" w:type="pct"/>
                <w:shd w:val="clear" w:color="auto" w:fill="D9D9D9" w:themeFill="background1" w:themeFillShade="D9"/>
              </w:tcPr>
            </w:tcPrChange>
          </w:tcPr>
          <w:p w14:paraId="038793EE" w14:textId="77777777" w:rsidR="002B59AD" w:rsidRPr="00A42B05" w:rsidRDefault="002B59AD">
            <w:pPr>
              <w:spacing w:line="240" w:lineRule="auto"/>
              <w:jc w:val="center"/>
              <w:rPr>
                <w:b/>
                <w:color w:val="000000" w:themeColor="text1"/>
              </w:rPr>
              <w:pPrChange w:id="513" w:author="Абрамова Анна Андреевна" w:date="2024-05-16T00:05:00Z">
                <w:pPr>
                  <w:jc w:val="center"/>
                </w:pPr>
              </w:pPrChange>
            </w:pPr>
            <w:r w:rsidRPr="00A42B05">
              <w:rPr>
                <w:b/>
                <w:color w:val="000000" w:themeColor="text1"/>
              </w:rPr>
              <w:t>Результаты, заслуживающие внимания</w:t>
            </w:r>
          </w:p>
        </w:tc>
        <w:tc>
          <w:tcPr>
            <w:tcW w:w="717" w:type="pct"/>
            <w:shd w:val="clear" w:color="auto" w:fill="D9D9D9" w:themeFill="background1" w:themeFillShade="D9"/>
            <w:tcPrChange w:id="514" w:author="Абрамова Анна Андреевна" w:date="2024-05-14T23:12:00Z">
              <w:tcPr>
                <w:tcW w:w="717" w:type="pct"/>
                <w:shd w:val="clear" w:color="auto" w:fill="D9D9D9" w:themeFill="background1" w:themeFillShade="D9"/>
              </w:tcPr>
            </w:tcPrChange>
          </w:tcPr>
          <w:p w14:paraId="0342CC6F" w14:textId="1A408D2D" w:rsidR="002B59AD" w:rsidRPr="00A42B05" w:rsidRDefault="002B59AD">
            <w:pPr>
              <w:spacing w:line="240" w:lineRule="auto"/>
              <w:jc w:val="center"/>
              <w:rPr>
                <w:b/>
                <w:color w:val="000000" w:themeColor="text1"/>
                <w:vertAlign w:val="superscript"/>
              </w:rPr>
              <w:pPrChange w:id="515" w:author="Абрамова Анна Андреевна" w:date="2024-05-16T00:05:00Z">
                <w:pPr>
                  <w:jc w:val="center"/>
                </w:pPr>
              </w:pPrChange>
            </w:pPr>
            <w:r w:rsidRPr="00A42B05">
              <w:rPr>
                <w:b/>
                <w:color w:val="000000" w:themeColor="text1"/>
              </w:rPr>
              <w:t xml:space="preserve">Соответствие </w:t>
            </w:r>
            <w:del w:id="516" w:author="Абрамова Анна Андреевна" w:date="2024-05-14T23:06:00Z">
              <w:r w:rsidRPr="00A42B05" w:rsidDel="00A91BD2">
                <w:rPr>
                  <w:b/>
                  <w:color w:val="000000" w:themeColor="text1"/>
                </w:rPr>
                <w:delText>GLP</w:delText>
              </w:r>
              <w:r w:rsidRPr="00A42B05" w:rsidDel="00A91BD2">
                <w:rPr>
                  <w:b/>
                  <w:color w:val="000000" w:themeColor="text1"/>
                  <w:vertAlign w:val="superscript"/>
                </w:rPr>
                <w:delText>a</w:delText>
              </w:r>
            </w:del>
            <w:ins w:id="517" w:author="Абрамова Анна Андреевна" w:date="2024-05-14T23:06:00Z">
              <w:r w:rsidR="00A91BD2" w:rsidRPr="00A42B05">
                <w:rPr>
                  <w:b/>
                  <w:color w:val="000000" w:themeColor="text1"/>
                </w:rPr>
                <w:t>GLP</w:t>
              </w:r>
            </w:ins>
          </w:p>
        </w:tc>
        <w:tc>
          <w:tcPr>
            <w:tcW w:w="719" w:type="pct"/>
            <w:shd w:val="clear" w:color="auto" w:fill="D9D9D9" w:themeFill="background1" w:themeFillShade="D9"/>
            <w:tcPrChange w:id="518" w:author="Абрамова Анна Андреевна" w:date="2024-05-14T23:12:00Z">
              <w:tcPr>
                <w:tcW w:w="719" w:type="pct"/>
                <w:shd w:val="clear" w:color="auto" w:fill="D9D9D9" w:themeFill="background1" w:themeFillShade="D9"/>
              </w:tcPr>
            </w:tcPrChange>
          </w:tcPr>
          <w:p w14:paraId="34A96FEE" w14:textId="77777777" w:rsidR="002B59AD" w:rsidRPr="00A42B05" w:rsidRDefault="002B59AD">
            <w:pPr>
              <w:spacing w:line="240" w:lineRule="auto"/>
              <w:jc w:val="center"/>
              <w:rPr>
                <w:b/>
                <w:color w:val="000000" w:themeColor="text1"/>
              </w:rPr>
              <w:pPrChange w:id="519" w:author="Абрамова Анна Андреевна" w:date="2024-05-16T00:05:00Z">
                <w:pPr>
                  <w:jc w:val="center"/>
                </w:pPr>
              </w:pPrChange>
            </w:pPr>
            <w:r w:rsidRPr="00A42B05">
              <w:rPr>
                <w:b/>
                <w:color w:val="000000" w:themeColor="text1"/>
              </w:rPr>
              <w:t>Номер исследования Гилеад</w:t>
            </w:r>
          </w:p>
        </w:tc>
      </w:tr>
      <w:tr w:rsidR="00A42B05" w:rsidRPr="00A42B05" w14:paraId="4D4471B3" w14:textId="77777777" w:rsidTr="00A91BD2">
        <w:tc>
          <w:tcPr>
            <w:tcW w:w="714" w:type="pct"/>
            <w:shd w:val="clear" w:color="auto" w:fill="FFFFFF"/>
            <w:tcPrChange w:id="520" w:author="Абрамова Анна Андреевна" w:date="2024-05-14T23:12:00Z">
              <w:tcPr>
                <w:tcW w:w="714" w:type="pct"/>
                <w:shd w:val="clear" w:color="auto" w:fill="FFFFFF"/>
              </w:tcPr>
            </w:tcPrChange>
          </w:tcPr>
          <w:p w14:paraId="6BF5FF91" w14:textId="77777777" w:rsidR="002B59AD" w:rsidRPr="00A42B05" w:rsidRDefault="002B59AD">
            <w:pPr>
              <w:spacing w:line="240" w:lineRule="auto"/>
              <w:rPr>
                <w:color w:val="000000" w:themeColor="text1"/>
              </w:rPr>
              <w:pPrChange w:id="521" w:author="Абрамова Анна Андреевна" w:date="2024-05-16T00:05:00Z">
                <w:pPr/>
              </w:pPrChange>
            </w:pPr>
            <w:r w:rsidRPr="00A42B05">
              <w:rPr>
                <w:color w:val="000000" w:themeColor="text1"/>
              </w:rPr>
              <w:t>Центральная нервная система</w:t>
            </w:r>
          </w:p>
        </w:tc>
        <w:tc>
          <w:tcPr>
            <w:tcW w:w="412" w:type="pct"/>
            <w:shd w:val="clear" w:color="auto" w:fill="FFFFFF"/>
            <w:tcPrChange w:id="522" w:author="Абрамова Анна Андреевна" w:date="2024-05-14T23:12:00Z">
              <w:tcPr>
                <w:tcW w:w="412" w:type="pct"/>
                <w:shd w:val="clear" w:color="auto" w:fill="FFFFFF"/>
              </w:tcPr>
            </w:tcPrChange>
          </w:tcPr>
          <w:p w14:paraId="575A3FD5" w14:textId="77777777" w:rsidR="002B59AD" w:rsidRPr="00A42B05" w:rsidRDefault="002B59AD">
            <w:pPr>
              <w:spacing w:line="240" w:lineRule="auto"/>
              <w:rPr>
                <w:color w:val="000000" w:themeColor="text1"/>
              </w:rPr>
              <w:pPrChange w:id="523" w:author="Абрамова Анна Андреевна" w:date="2024-05-16T00:05:00Z">
                <w:pPr/>
              </w:pPrChange>
            </w:pPr>
            <w:r w:rsidRPr="00A42B05">
              <w:rPr>
                <w:color w:val="000000" w:themeColor="text1"/>
              </w:rPr>
              <w:t>Крысы Спраг-Доули</w:t>
            </w:r>
          </w:p>
        </w:tc>
        <w:tc>
          <w:tcPr>
            <w:tcW w:w="647" w:type="pct"/>
            <w:shd w:val="clear" w:color="auto" w:fill="FFFFFF"/>
            <w:tcPrChange w:id="524" w:author="Абрамова Анна Андреевна" w:date="2024-05-14T23:12:00Z">
              <w:tcPr>
                <w:tcW w:w="647" w:type="pct"/>
                <w:shd w:val="clear" w:color="auto" w:fill="FFFFFF"/>
              </w:tcPr>
            </w:tcPrChange>
          </w:tcPr>
          <w:p w14:paraId="3C4FA645" w14:textId="77777777" w:rsidR="002B59AD" w:rsidRPr="00A42B05" w:rsidRDefault="002B59AD">
            <w:pPr>
              <w:spacing w:line="240" w:lineRule="auto"/>
              <w:jc w:val="center"/>
              <w:rPr>
                <w:color w:val="000000" w:themeColor="text1"/>
              </w:rPr>
              <w:pPrChange w:id="525" w:author="Абрамова Анна Андреевна" w:date="2024-05-16T00:05:00Z">
                <w:pPr>
                  <w:jc w:val="center"/>
                </w:pPr>
              </w:pPrChange>
            </w:pPr>
            <w:r w:rsidRPr="00A42B05">
              <w:rPr>
                <w:color w:val="000000" w:themeColor="text1"/>
              </w:rPr>
              <w:t>Перорально через желудочный зонд</w:t>
            </w:r>
          </w:p>
        </w:tc>
        <w:tc>
          <w:tcPr>
            <w:tcW w:w="382" w:type="pct"/>
            <w:shd w:val="clear" w:color="auto" w:fill="FFFFFF"/>
            <w:tcPrChange w:id="526" w:author="Абрамова Анна Андреевна" w:date="2024-05-14T23:12:00Z">
              <w:tcPr>
                <w:tcW w:w="382" w:type="pct"/>
                <w:shd w:val="clear" w:color="auto" w:fill="FFFFFF"/>
              </w:tcPr>
            </w:tcPrChange>
          </w:tcPr>
          <w:p w14:paraId="56AA8161" w14:textId="77777777" w:rsidR="002B59AD" w:rsidRPr="00A42B05" w:rsidRDefault="002B59AD">
            <w:pPr>
              <w:spacing w:line="240" w:lineRule="auto"/>
              <w:jc w:val="center"/>
              <w:rPr>
                <w:color w:val="000000" w:themeColor="text1"/>
              </w:rPr>
              <w:pPrChange w:id="527" w:author="Абрамова Анна Андреевна" w:date="2024-05-16T00:05:00Z">
                <w:pPr>
                  <w:jc w:val="center"/>
                </w:pPr>
              </w:pPrChange>
            </w:pPr>
            <w:r w:rsidRPr="00A42B05">
              <w:rPr>
                <w:color w:val="000000" w:themeColor="text1"/>
              </w:rPr>
              <w:t>0, 100, 300, 1000</w:t>
            </w:r>
          </w:p>
        </w:tc>
        <w:tc>
          <w:tcPr>
            <w:tcW w:w="565" w:type="pct"/>
            <w:shd w:val="clear" w:color="auto" w:fill="FFFFFF"/>
            <w:tcPrChange w:id="528" w:author="Абрамова Анна Андреевна" w:date="2024-05-14T23:12:00Z">
              <w:tcPr>
                <w:tcW w:w="565" w:type="pct"/>
                <w:shd w:val="clear" w:color="auto" w:fill="FFFFFF"/>
              </w:tcPr>
            </w:tcPrChange>
          </w:tcPr>
          <w:p w14:paraId="663237AF" w14:textId="77777777" w:rsidR="002B59AD" w:rsidRPr="00A42B05" w:rsidRDefault="002B59AD">
            <w:pPr>
              <w:spacing w:line="240" w:lineRule="auto"/>
              <w:jc w:val="center"/>
              <w:rPr>
                <w:color w:val="000000" w:themeColor="text1"/>
              </w:rPr>
              <w:pPrChange w:id="529" w:author="Абрамова Анна Андреевна" w:date="2024-05-16T00:05:00Z">
                <w:pPr>
                  <w:jc w:val="center"/>
                </w:pPr>
              </w:pPrChange>
            </w:pPr>
            <w:r w:rsidRPr="00A42B05">
              <w:rPr>
                <w:color w:val="000000" w:themeColor="text1"/>
              </w:rPr>
              <w:t>5 особи каждого пола на группу</w:t>
            </w:r>
          </w:p>
        </w:tc>
        <w:tc>
          <w:tcPr>
            <w:tcW w:w="846" w:type="pct"/>
            <w:shd w:val="clear" w:color="auto" w:fill="FFFFFF"/>
            <w:tcPrChange w:id="530" w:author="Абрамова Анна Андреевна" w:date="2024-05-14T23:12:00Z">
              <w:tcPr>
                <w:tcW w:w="846" w:type="pct"/>
                <w:shd w:val="clear" w:color="auto" w:fill="FFFFFF"/>
              </w:tcPr>
            </w:tcPrChange>
          </w:tcPr>
          <w:p w14:paraId="2F8F1F6C" w14:textId="54DB4E39" w:rsidR="002B59AD" w:rsidRPr="00A42B05" w:rsidRDefault="002B59AD">
            <w:pPr>
              <w:spacing w:line="240" w:lineRule="auto"/>
              <w:jc w:val="center"/>
              <w:rPr>
                <w:color w:val="000000" w:themeColor="text1"/>
              </w:rPr>
              <w:pPrChange w:id="531" w:author="Абрамова Анна Андреевна" w:date="2024-05-16T00:05:00Z">
                <w:pPr>
                  <w:jc w:val="center"/>
                </w:pPr>
              </w:pPrChange>
            </w:pPr>
            <w:r w:rsidRPr="00A42B05">
              <w:rPr>
                <w:color w:val="000000" w:themeColor="text1"/>
              </w:rPr>
              <w:t xml:space="preserve">Нет. </w:t>
            </w:r>
            <w:commentRangeStart w:id="532"/>
            <w:commentRangeStart w:id="533"/>
            <w:r w:rsidRPr="00A42B05">
              <w:rPr>
                <w:color w:val="000000" w:themeColor="text1"/>
              </w:rPr>
              <w:t xml:space="preserve">NOEL </w:t>
            </w:r>
            <w:commentRangeEnd w:id="532"/>
            <w:r w:rsidR="00372853">
              <w:rPr>
                <w:rStyle w:val="CommentReference"/>
              </w:rPr>
              <w:commentReference w:id="532"/>
            </w:r>
            <w:commentRangeEnd w:id="533"/>
            <w:r w:rsidR="00A91BD2">
              <w:rPr>
                <w:rStyle w:val="CommentReference"/>
              </w:rPr>
              <w:commentReference w:id="533"/>
            </w:r>
            <w:r w:rsidRPr="00A42B05">
              <w:rPr>
                <w:color w:val="000000" w:themeColor="text1"/>
              </w:rPr>
              <w:t>1000 мг/кг</w:t>
            </w:r>
          </w:p>
        </w:tc>
        <w:tc>
          <w:tcPr>
            <w:tcW w:w="717" w:type="pct"/>
            <w:shd w:val="clear" w:color="auto" w:fill="FFFFFF"/>
            <w:tcPrChange w:id="534" w:author="Абрамова Анна Андреевна" w:date="2024-05-14T23:12:00Z">
              <w:tcPr>
                <w:tcW w:w="717" w:type="pct"/>
                <w:shd w:val="clear" w:color="auto" w:fill="FFFFFF"/>
              </w:tcPr>
            </w:tcPrChange>
          </w:tcPr>
          <w:p w14:paraId="20B54CD3" w14:textId="0C1E4520" w:rsidR="002B59AD" w:rsidRPr="00A42B05" w:rsidRDefault="002B59AD">
            <w:pPr>
              <w:spacing w:line="240" w:lineRule="auto"/>
              <w:jc w:val="center"/>
              <w:rPr>
                <w:color w:val="000000" w:themeColor="text1"/>
              </w:rPr>
              <w:pPrChange w:id="535" w:author="Абрамова Анна Андреевна" w:date="2024-05-16T00:05:00Z">
                <w:pPr>
                  <w:jc w:val="center"/>
                </w:pPr>
              </w:pPrChange>
            </w:pPr>
            <w:r w:rsidRPr="00A42B05">
              <w:rPr>
                <w:color w:val="000000" w:themeColor="text1"/>
              </w:rPr>
              <w:t>Да</w:t>
            </w:r>
          </w:p>
        </w:tc>
        <w:tc>
          <w:tcPr>
            <w:tcW w:w="719" w:type="pct"/>
            <w:shd w:val="clear" w:color="auto" w:fill="FFFFFF"/>
            <w:tcPrChange w:id="536" w:author="Абрамова Анна Андреевна" w:date="2024-05-14T23:12:00Z">
              <w:tcPr>
                <w:tcW w:w="719" w:type="pct"/>
                <w:shd w:val="clear" w:color="auto" w:fill="FFFFFF"/>
              </w:tcPr>
            </w:tcPrChange>
          </w:tcPr>
          <w:p w14:paraId="66510547" w14:textId="77777777" w:rsidR="002B59AD" w:rsidRPr="00A42B05" w:rsidRDefault="002B59AD">
            <w:pPr>
              <w:spacing w:line="240" w:lineRule="auto"/>
              <w:jc w:val="center"/>
              <w:rPr>
                <w:color w:val="000000" w:themeColor="text1"/>
              </w:rPr>
              <w:pPrChange w:id="537" w:author="Абрамова Анна Андреевна" w:date="2024-05-16T00:05:00Z">
                <w:pPr>
                  <w:jc w:val="center"/>
                </w:pPr>
              </w:pPrChange>
            </w:pPr>
            <w:r w:rsidRPr="00A42B05">
              <w:rPr>
                <w:color w:val="000000" w:themeColor="text1"/>
              </w:rPr>
              <w:t>SA-PSI-7851-08-006</w:t>
            </w:r>
          </w:p>
        </w:tc>
      </w:tr>
      <w:tr w:rsidR="00A42B05" w:rsidRPr="00A42B05" w14:paraId="5FB72229" w14:textId="77777777" w:rsidTr="00A91BD2">
        <w:tc>
          <w:tcPr>
            <w:tcW w:w="714" w:type="pct"/>
            <w:shd w:val="clear" w:color="auto" w:fill="FFFFFF"/>
            <w:tcPrChange w:id="538" w:author="Абрамова Анна Андреевна" w:date="2024-05-14T23:12:00Z">
              <w:tcPr>
                <w:tcW w:w="714" w:type="pct"/>
                <w:shd w:val="clear" w:color="auto" w:fill="FFFFFF"/>
              </w:tcPr>
            </w:tcPrChange>
          </w:tcPr>
          <w:p w14:paraId="55CAB1FF" w14:textId="77777777" w:rsidR="002B59AD" w:rsidRPr="00A42B05" w:rsidRDefault="002B59AD">
            <w:pPr>
              <w:spacing w:line="240" w:lineRule="auto"/>
              <w:rPr>
                <w:color w:val="000000" w:themeColor="text1"/>
              </w:rPr>
              <w:pPrChange w:id="539" w:author="Абрамова Анна Андреевна" w:date="2024-05-16T00:05:00Z">
                <w:pPr/>
              </w:pPrChange>
            </w:pPr>
            <w:r w:rsidRPr="00A42B05">
              <w:rPr>
                <w:color w:val="000000" w:themeColor="text1"/>
              </w:rPr>
              <w:t>Сердечно-сосудистая система</w:t>
            </w:r>
          </w:p>
        </w:tc>
        <w:tc>
          <w:tcPr>
            <w:tcW w:w="412" w:type="pct"/>
            <w:shd w:val="clear" w:color="auto" w:fill="FFFFFF"/>
            <w:tcPrChange w:id="540" w:author="Абрамова Анна Андреевна" w:date="2024-05-14T23:12:00Z">
              <w:tcPr>
                <w:tcW w:w="412" w:type="pct"/>
                <w:shd w:val="clear" w:color="auto" w:fill="FFFFFF"/>
              </w:tcPr>
            </w:tcPrChange>
          </w:tcPr>
          <w:p w14:paraId="5C1B78E6" w14:textId="77777777" w:rsidR="002B59AD" w:rsidRPr="00A42B05" w:rsidRDefault="002B59AD">
            <w:pPr>
              <w:spacing w:line="240" w:lineRule="auto"/>
              <w:rPr>
                <w:color w:val="000000" w:themeColor="text1"/>
              </w:rPr>
              <w:pPrChange w:id="541" w:author="Абрамова Анна Андреевна" w:date="2024-05-16T00:05:00Z">
                <w:pPr/>
              </w:pPrChange>
            </w:pPr>
            <w:r w:rsidRPr="00A42B05">
              <w:rPr>
                <w:color w:val="000000" w:themeColor="text1"/>
              </w:rPr>
              <w:t>Собаки, бигль</w:t>
            </w:r>
          </w:p>
        </w:tc>
        <w:tc>
          <w:tcPr>
            <w:tcW w:w="647" w:type="pct"/>
            <w:shd w:val="clear" w:color="auto" w:fill="FFFFFF"/>
            <w:tcPrChange w:id="542" w:author="Абрамова Анна Андреевна" w:date="2024-05-14T23:12:00Z">
              <w:tcPr>
                <w:tcW w:w="647" w:type="pct"/>
                <w:shd w:val="clear" w:color="auto" w:fill="FFFFFF"/>
              </w:tcPr>
            </w:tcPrChange>
          </w:tcPr>
          <w:p w14:paraId="24F9F3A9" w14:textId="77777777" w:rsidR="002B59AD" w:rsidRPr="00A42B05" w:rsidRDefault="002B59AD">
            <w:pPr>
              <w:spacing w:line="240" w:lineRule="auto"/>
              <w:jc w:val="center"/>
              <w:rPr>
                <w:color w:val="000000" w:themeColor="text1"/>
              </w:rPr>
              <w:pPrChange w:id="543" w:author="Абрамова Анна Андреевна" w:date="2024-05-16T00:05:00Z">
                <w:pPr>
                  <w:jc w:val="center"/>
                </w:pPr>
              </w:pPrChange>
            </w:pPr>
            <w:r w:rsidRPr="00A42B05">
              <w:rPr>
                <w:color w:val="000000" w:themeColor="text1"/>
              </w:rPr>
              <w:t>Перорально в виде капсул</w:t>
            </w:r>
          </w:p>
        </w:tc>
        <w:tc>
          <w:tcPr>
            <w:tcW w:w="382" w:type="pct"/>
            <w:shd w:val="clear" w:color="auto" w:fill="FFFFFF"/>
            <w:tcPrChange w:id="544" w:author="Абрамова Анна Андреевна" w:date="2024-05-14T23:12:00Z">
              <w:tcPr>
                <w:tcW w:w="382" w:type="pct"/>
                <w:shd w:val="clear" w:color="auto" w:fill="FFFFFF"/>
              </w:tcPr>
            </w:tcPrChange>
          </w:tcPr>
          <w:p w14:paraId="240567A6" w14:textId="77777777" w:rsidR="002B59AD" w:rsidRPr="00A42B05" w:rsidRDefault="002B59AD">
            <w:pPr>
              <w:spacing w:line="240" w:lineRule="auto"/>
              <w:jc w:val="center"/>
              <w:rPr>
                <w:color w:val="000000" w:themeColor="text1"/>
              </w:rPr>
              <w:pPrChange w:id="545" w:author="Абрамова Анна Андреевна" w:date="2024-05-16T00:05:00Z">
                <w:pPr>
                  <w:jc w:val="center"/>
                </w:pPr>
              </w:pPrChange>
            </w:pPr>
            <w:r w:rsidRPr="00A42B05">
              <w:rPr>
                <w:color w:val="000000" w:themeColor="text1"/>
              </w:rPr>
              <w:t>0, 100, 300, 1000</w:t>
            </w:r>
          </w:p>
        </w:tc>
        <w:tc>
          <w:tcPr>
            <w:tcW w:w="565" w:type="pct"/>
            <w:shd w:val="clear" w:color="auto" w:fill="FFFFFF"/>
            <w:tcPrChange w:id="546" w:author="Абрамова Анна Андреевна" w:date="2024-05-14T23:12:00Z">
              <w:tcPr>
                <w:tcW w:w="565" w:type="pct"/>
                <w:shd w:val="clear" w:color="auto" w:fill="FFFFFF"/>
              </w:tcPr>
            </w:tcPrChange>
          </w:tcPr>
          <w:p w14:paraId="7E660931" w14:textId="77777777" w:rsidR="002B59AD" w:rsidRPr="00A42B05" w:rsidRDefault="002B59AD">
            <w:pPr>
              <w:spacing w:line="240" w:lineRule="auto"/>
              <w:jc w:val="center"/>
              <w:rPr>
                <w:color w:val="000000" w:themeColor="text1"/>
              </w:rPr>
              <w:pPrChange w:id="547" w:author="Абрамова Анна Андреевна" w:date="2024-05-16T00:05:00Z">
                <w:pPr>
                  <w:jc w:val="center"/>
                </w:pPr>
              </w:pPrChange>
            </w:pPr>
            <w:r w:rsidRPr="00A42B05">
              <w:rPr>
                <w:color w:val="000000" w:themeColor="text1"/>
              </w:rPr>
              <w:t>3 животных каждого пола: схема латинского квадрата</w:t>
            </w:r>
          </w:p>
        </w:tc>
        <w:tc>
          <w:tcPr>
            <w:tcW w:w="846" w:type="pct"/>
            <w:shd w:val="clear" w:color="auto" w:fill="FFFFFF"/>
            <w:tcPrChange w:id="548" w:author="Абрамова Анна Андреевна" w:date="2024-05-14T23:12:00Z">
              <w:tcPr>
                <w:tcW w:w="846" w:type="pct"/>
                <w:shd w:val="clear" w:color="auto" w:fill="FFFFFF"/>
              </w:tcPr>
            </w:tcPrChange>
          </w:tcPr>
          <w:p w14:paraId="2B7B9E5A" w14:textId="28E6E11E" w:rsidR="002B59AD" w:rsidRPr="00A42B05" w:rsidRDefault="002B59AD">
            <w:pPr>
              <w:spacing w:line="240" w:lineRule="auto"/>
              <w:jc w:val="center"/>
              <w:rPr>
                <w:color w:val="000000" w:themeColor="text1"/>
              </w:rPr>
              <w:pPrChange w:id="549" w:author="Абрамова Анна Андреевна" w:date="2024-05-16T00:05:00Z">
                <w:pPr>
                  <w:jc w:val="center"/>
                </w:pPr>
              </w:pPrChange>
            </w:pPr>
            <w:r w:rsidRPr="00A42B05">
              <w:rPr>
                <w:color w:val="000000" w:themeColor="text1"/>
              </w:rPr>
              <w:t>Нет. NOAEL 1000 мг/кг</w:t>
            </w:r>
          </w:p>
        </w:tc>
        <w:tc>
          <w:tcPr>
            <w:tcW w:w="717" w:type="pct"/>
            <w:shd w:val="clear" w:color="auto" w:fill="FFFFFF"/>
            <w:tcPrChange w:id="550" w:author="Абрамова Анна Андреевна" w:date="2024-05-14T23:12:00Z">
              <w:tcPr>
                <w:tcW w:w="717" w:type="pct"/>
                <w:shd w:val="clear" w:color="auto" w:fill="FFFFFF"/>
              </w:tcPr>
            </w:tcPrChange>
          </w:tcPr>
          <w:p w14:paraId="4076BEC8" w14:textId="032FC463" w:rsidR="002B59AD" w:rsidRPr="00A42B05" w:rsidRDefault="002B59AD">
            <w:pPr>
              <w:spacing w:line="240" w:lineRule="auto"/>
              <w:jc w:val="center"/>
              <w:rPr>
                <w:color w:val="000000" w:themeColor="text1"/>
              </w:rPr>
              <w:pPrChange w:id="551" w:author="Абрамова Анна Андреевна" w:date="2024-05-16T00:05:00Z">
                <w:pPr>
                  <w:jc w:val="center"/>
                </w:pPr>
              </w:pPrChange>
            </w:pPr>
            <w:r w:rsidRPr="00A42B05">
              <w:rPr>
                <w:color w:val="000000" w:themeColor="text1"/>
              </w:rPr>
              <w:t>Да</w:t>
            </w:r>
          </w:p>
        </w:tc>
        <w:tc>
          <w:tcPr>
            <w:tcW w:w="719" w:type="pct"/>
            <w:shd w:val="clear" w:color="auto" w:fill="FFFFFF"/>
            <w:tcPrChange w:id="552" w:author="Абрамова Анна Андреевна" w:date="2024-05-14T23:12:00Z">
              <w:tcPr>
                <w:tcW w:w="719" w:type="pct"/>
                <w:shd w:val="clear" w:color="auto" w:fill="FFFFFF"/>
              </w:tcPr>
            </w:tcPrChange>
          </w:tcPr>
          <w:p w14:paraId="2681E190" w14:textId="77777777" w:rsidR="002B59AD" w:rsidRPr="00A42B05" w:rsidRDefault="002B59AD">
            <w:pPr>
              <w:spacing w:line="240" w:lineRule="auto"/>
              <w:jc w:val="center"/>
              <w:rPr>
                <w:color w:val="000000" w:themeColor="text1"/>
              </w:rPr>
              <w:pPrChange w:id="553" w:author="Абрамова Анна Андреевна" w:date="2024-05-16T00:05:00Z">
                <w:pPr>
                  <w:jc w:val="center"/>
                </w:pPr>
              </w:pPrChange>
            </w:pPr>
            <w:r w:rsidRPr="00A42B05">
              <w:rPr>
                <w:color w:val="000000" w:themeColor="text1"/>
              </w:rPr>
              <w:t>SA-PSI-7851-08-007</w:t>
            </w:r>
          </w:p>
        </w:tc>
      </w:tr>
      <w:tr w:rsidR="00A42B05" w:rsidRPr="00A42B05" w14:paraId="4412B5AB" w14:textId="77777777" w:rsidTr="00A91BD2">
        <w:tc>
          <w:tcPr>
            <w:tcW w:w="714" w:type="pct"/>
            <w:shd w:val="clear" w:color="auto" w:fill="FFFFFF"/>
            <w:tcPrChange w:id="554" w:author="Абрамова Анна Андреевна" w:date="2024-05-14T23:12:00Z">
              <w:tcPr>
                <w:tcW w:w="714" w:type="pct"/>
                <w:shd w:val="clear" w:color="auto" w:fill="FFFFFF"/>
              </w:tcPr>
            </w:tcPrChange>
          </w:tcPr>
          <w:p w14:paraId="0FA6585D" w14:textId="77777777" w:rsidR="002B59AD" w:rsidRPr="00A42B05" w:rsidRDefault="002B59AD">
            <w:pPr>
              <w:spacing w:line="240" w:lineRule="auto"/>
              <w:rPr>
                <w:color w:val="000000" w:themeColor="text1"/>
              </w:rPr>
              <w:pPrChange w:id="555" w:author="Абрамова Анна Андреевна" w:date="2024-05-16T00:05:00Z">
                <w:pPr/>
              </w:pPrChange>
            </w:pPr>
            <w:r w:rsidRPr="00A42B05">
              <w:rPr>
                <w:color w:val="000000" w:themeColor="text1"/>
              </w:rPr>
              <w:t>Дыхательная система</w:t>
            </w:r>
          </w:p>
        </w:tc>
        <w:tc>
          <w:tcPr>
            <w:tcW w:w="412" w:type="pct"/>
            <w:shd w:val="clear" w:color="auto" w:fill="FFFFFF"/>
            <w:tcPrChange w:id="556" w:author="Абрамова Анна Андреевна" w:date="2024-05-14T23:12:00Z">
              <w:tcPr>
                <w:tcW w:w="412" w:type="pct"/>
                <w:shd w:val="clear" w:color="auto" w:fill="FFFFFF"/>
              </w:tcPr>
            </w:tcPrChange>
          </w:tcPr>
          <w:p w14:paraId="7B98969D" w14:textId="77777777" w:rsidR="002B59AD" w:rsidRPr="00A42B05" w:rsidRDefault="002B59AD">
            <w:pPr>
              <w:spacing w:line="240" w:lineRule="auto"/>
              <w:rPr>
                <w:color w:val="000000" w:themeColor="text1"/>
              </w:rPr>
              <w:pPrChange w:id="557" w:author="Абрамова Анна Андреевна" w:date="2024-05-16T00:05:00Z">
                <w:pPr/>
              </w:pPrChange>
            </w:pPr>
            <w:r w:rsidRPr="00A42B05">
              <w:rPr>
                <w:color w:val="000000" w:themeColor="text1"/>
              </w:rPr>
              <w:t>Крысы Спраг-Доули</w:t>
            </w:r>
          </w:p>
        </w:tc>
        <w:tc>
          <w:tcPr>
            <w:tcW w:w="647" w:type="pct"/>
            <w:shd w:val="clear" w:color="auto" w:fill="FFFFFF"/>
            <w:tcPrChange w:id="558" w:author="Абрамова Анна Андреевна" w:date="2024-05-14T23:12:00Z">
              <w:tcPr>
                <w:tcW w:w="647" w:type="pct"/>
                <w:shd w:val="clear" w:color="auto" w:fill="FFFFFF"/>
              </w:tcPr>
            </w:tcPrChange>
          </w:tcPr>
          <w:p w14:paraId="27D6F308" w14:textId="77777777" w:rsidR="002B59AD" w:rsidRPr="00A42B05" w:rsidRDefault="002B59AD">
            <w:pPr>
              <w:spacing w:line="240" w:lineRule="auto"/>
              <w:jc w:val="center"/>
              <w:rPr>
                <w:color w:val="000000" w:themeColor="text1"/>
              </w:rPr>
              <w:pPrChange w:id="559" w:author="Абрамова Анна Андреевна" w:date="2024-05-16T00:05:00Z">
                <w:pPr>
                  <w:jc w:val="center"/>
                </w:pPr>
              </w:pPrChange>
            </w:pPr>
            <w:r w:rsidRPr="00A42B05">
              <w:rPr>
                <w:color w:val="000000" w:themeColor="text1"/>
              </w:rPr>
              <w:t>Перорально через желудочный зонд</w:t>
            </w:r>
          </w:p>
        </w:tc>
        <w:tc>
          <w:tcPr>
            <w:tcW w:w="382" w:type="pct"/>
            <w:shd w:val="clear" w:color="auto" w:fill="FFFFFF"/>
            <w:tcPrChange w:id="560" w:author="Абрамова Анна Андреевна" w:date="2024-05-14T23:12:00Z">
              <w:tcPr>
                <w:tcW w:w="382" w:type="pct"/>
                <w:shd w:val="clear" w:color="auto" w:fill="FFFFFF"/>
              </w:tcPr>
            </w:tcPrChange>
          </w:tcPr>
          <w:p w14:paraId="7C364641" w14:textId="77777777" w:rsidR="002B59AD" w:rsidRPr="00A42B05" w:rsidRDefault="002B59AD">
            <w:pPr>
              <w:spacing w:line="240" w:lineRule="auto"/>
              <w:jc w:val="center"/>
              <w:rPr>
                <w:color w:val="000000" w:themeColor="text1"/>
              </w:rPr>
              <w:pPrChange w:id="561" w:author="Абрамова Анна Андреевна" w:date="2024-05-16T00:05:00Z">
                <w:pPr>
                  <w:jc w:val="center"/>
                </w:pPr>
              </w:pPrChange>
            </w:pPr>
            <w:r w:rsidRPr="00A42B05">
              <w:rPr>
                <w:color w:val="000000" w:themeColor="text1"/>
              </w:rPr>
              <w:t>0, 100, 300, 1000</w:t>
            </w:r>
          </w:p>
        </w:tc>
        <w:tc>
          <w:tcPr>
            <w:tcW w:w="565" w:type="pct"/>
            <w:shd w:val="clear" w:color="auto" w:fill="FFFFFF"/>
            <w:tcPrChange w:id="562" w:author="Абрамова Анна Андреевна" w:date="2024-05-14T23:12:00Z">
              <w:tcPr>
                <w:tcW w:w="565" w:type="pct"/>
                <w:shd w:val="clear" w:color="auto" w:fill="FFFFFF"/>
              </w:tcPr>
            </w:tcPrChange>
          </w:tcPr>
          <w:p w14:paraId="49322F56" w14:textId="77777777" w:rsidR="002B59AD" w:rsidRPr="00A42B05" w:rsidRDefault="002B59AD">
            <w:pPr>
              <w:spacing w:line="240" w:lineRule="auto"/>
              <w:jc w:val="center"/>
              <w:rPr>
                <w:color w:val="000000" w:themeColor="text1"/>
              </w:rPr>
              <w:pPrChange w:id="563" w:author="Абрамова Анна Андреевна" w:date="2024-05-16T00:05:00Z">
                <w:pPr>
                  <w:jc w:val="center"/>
                </w:pPr>
              </w:pPrChange>
            </w:pPr>
            <w:r w:rsidRPr="00A42B05">
              <w:rPr>
                <w:color w:val="000000" w:themeColor="text1"/>
              </w:rPr>
              <w:t>5 особей каждого пола на группу</w:t>
            </w:r>
          </w:p>
        </w:tc>
        <w:tc>
          <w:tcPr>
            <w:tcW w:w="846" w:type="pct"/>
            <w:shd w:val="clear" w:color="auto" w:fill="FFFFFF"/>
            <w:tcPrChange w:id="564" w:author="Абрамова Анна Андреевна" w:date="2024-05-14T23:12:00Z">
              <w:tcPr>
                <w:tcW w:w="846" w:type="pct"/>
                <w:shd w:val="clear" w:color="auto" w:fill="FFFFFF"/>
              </w:tcPr>
            </w:tcPrChange>
          </w:tcPr>
          <w:p w14:paraId="254EDC85" w14:textId="0784DD90" w:rsidR="002B59AD" w:rsidRPr="00A42B05" w:rsidRDefault="002B59AD">
            <w:pPr>
              <w:spacing w:line="240" w:lineRule="auto"/>
              <w:jc w:val="center"/>
              <w:rPr>
                <w:color w:val="000000" w:themeColor="text1"/>
              </w:rPr>
              <w:pPrChange w:id="565" w:author="Абрамова Анна Андреевна" w:date="2024-05-16T00:05:00Z">
                <w:pPr>
                  <w:jc w:val="center"/>
                </w:pPr>
              </w:pPrChange>
            </w:pPr>
            <w:r w:rsidRPr="00A42B05">
              <w:rPr>
                <w:color w:val="000000" w:themeColor="text1"/>
              </w:rPr>
              <w:t>Нет. NOEL 1000 мг/кг</w:t>
            </w:r>
          </w:p>
        </w:tc>
        <w:tc>
          <w:tcPr>
            <w:tcW w:w="717" w:type="pct"/>
            <w:shd w:val="clear" w:color="auto" w:fill="FFFFFF"/>
            <w:tcPrChange w:id="566" w:author="Абрамова Анна Андреевна" w:date="2024-05-14T23:12:00Z">
              <w:tcPr>
                <w:tcW w:w="717" w:type="pct"/>
                <w:shd w:val="clear" w:color="auto" w:fill="FFFFFF"/>
              </w:tcPr>
            </w:tcPrChange>
          </w:tcPr>
          <w:p w14:paraId="5D6EB1D5" w14:textId="6782CBD6" w:rsidR="002B59AD" w:rsidRPr="00A42B05" w:rsidRDefault="002B59AD">
            <w:pPr>
              <w:spacing w:line="240" w:lineRule="auto"/>
              <w:jc w:val="center"/>
              <w:rPr>
                <w:color w:val="000000" w:themeColor="text1"/>
              </w:rPr>
              <w:pPrChange w:id="567" w:author="Абрамова Анна Андреевна" w:date="2024-05-16T00:05:00Z">
                <w:pPr>
                  <w:jc w:val="center"/>
                </w:pPr>
              </w:pPrChange>
            </w:pPr>
            <w:r w:rsidRPr="00A42B05">
              <w:rPr>
                <w:color w:val="000000" w:themeColor="text1"/>
              </w:rPr>
              <w:t>Да</w:t>
            </w:r>
          </w:p>
        </w:tc>
        <w:tc>
          <w:tcPr>
            <w:tcW w:w="719" w:type="pct"/>
            <w:shd w:val="clear" w:color="auto" w:fill="FFFFFF"/>
            <w:tcPrChange w:id="568" w:author="Абрамова Анна Андреевна" w:date="2024-05-14T23:12:00Z">
              <w:tcPr>
                <w:tcW w:w="719" w:type="pct"/>
                <w:shd w:val="clear" w:color="auto" w:fill="FFFFFF"/>
              </w:tcPr>
            </w:tcPrChange>
          </w:tcPr>
          <w:p w14:paraId="7AA91835" w14:textId="77777777" w:rsidR="002B59AD" w:rsidRPr="00A42B05" w:rsidRDefault="002B59AD">
            <w:pPr>
              <w:spacing w:line="240" w:lineRule="auto"/>
              <w:jc w:val="center"/>
              <w:rPr>
                <w:color w:val="000000" w:themeColor="text1"/>
              </w:rPr>
              <w:pPrChange w:id="569" w:author="Абрамова Анна Андреевна" w:date="2024-05-16T00:05:00Z">
                <w:pPr>
                  <w:jc w:val="center"/>
                </w:pPr>
              </w:pPrChange>
            </w:pPr>
            <w:r w:rsidRPr="00A42B05">
              <w:rPr>
                <w:color w:val="000000" w:themeColor="text1"/>
              </w:rPr>
              <w:t>SA-PSI-7851-08-008</w:t>
            </w:r>
          </w:p>
        </w:tc>
      </w:tr>
      <w:tr w:rsidR="00A42B05" w:rsidRPr="00A42B05" w14:paraId="34BA9677" w14:textId="77777777" w:rsidTr="00A91BD2">
        <w:tc>
          <w:tcPr>
            <w:tcW w:w="5000" w:type="pct"/>
            <w:gridSpan w:val="8"/>
            <w:shd w:val="clear" w:color="auto" w:fill="FFFFFF"/>
            <w:tcPrChange w:id="570" w:author="Абрамова Анна Андреевна" w:date="2024-05-14T23:12:00Z">
              <w:tcPr>
                <w:tcW w:w="5000" w:type="pct"/>
                <w:gridSpan w:val="8"/>
                <w:shd w:val="clear" w:color="auto" w:fill="FFFFFF"/>
              </w:tcPr>
            </w:tcPrChange>
          </w:tcPr>
          <w:p w14:paraId="56ABD1E1" w14:textId="77777777" w:rsidR="00A42B05" w:rsidRPr="00A42B05" w:rsidRDefault="00A42B05">
            <w:pPr>
              <w:spacing w:after="0" w:line="240" w:lineRule="auto"/>
              <w:rPr>
                <w:b/>
                <w:bCs/>
                <w:color w:val="000000" w:themeColor="text1"/>
                <w:sz w:val="20"/>
                <w:szCs w:val="20"/>
              </w:rPr>
              <w:pPrChange w:id="571" w:author="Абрамова Анна Андреевна" w:date="2024-05-16T00:05:00Z">
                <w:pPr>
                  <w:spacing w:after="0"/>
                </w:pPr>
              </w:pPrChange>
            </w:pPr>
            <w:r w:rsidRPr="00A42B05">
              <w:rPr>
                <w:b/>
                <w:bCs/>
                <w:color w:val="000000" w:themeColor="text1"/>
                <w:sz w:val="20"/>
                <w:szCs w:val="20"/>
              </w:rPr>
              <w:t>Примечание:</w:t>
            </w:r>
          </w:p>
          <w:p w14:paraId="189F9223" w14:textId="138E15D3" w:rsidR="00A42B05" w:rsidRPr="00A42B05" w:rsidDel="00A91BD2" w:rsidRDefault="00A42B05">
            <w:pPr>
              <w:spacing w:after="0" w:line="240" w:lineRule="auto"/>
              <w:rPr>
                <w:del w:id="572" w:author="Абрамова Анна Андреевна" w:date="2024-05-14T23:09:00Z"/>
                <w:color w:val="000000" w:themeColor="text1"/>
                <w:sz w:val="20"/>
                <w:szCs w:val="20"/>
              </w:rPr>
              <w:pPrChange w:id="573" w:author="Абрамова Анна Андреевна" w:date="2024-05-16T00:05:00Z">
                <w:pPr>
                  <w:spacing w:after="0"/>
                </w:pPr>
              </w:pPrChange>
            </w:pPr>
            <w:r w:rsidRPr="00A42B05">
              <w:rPr>
                <w:color w:val="000000" w:themeColor="text1"/>
                <w:sz w:val="20"/>
                <w:szCs w:val="20"/>
              </w:rPr>
              <w:t xml:space="preserve">GLP </w:t>
            </w:r>
            <w:del w:id="574" w:author="Абрамова Анна Андреевна" w:date="2024-05-14T23:09:00Z">
              <w:r w:rsidRPr="00A42B05" w:rsidDel="00A91BD2">
                <w:rPr>
                  <w:color w:val="000000" w:themeColor="text1"/>
                  <w:sz w:val="20"/>
                  <w:szCs w:val="20"/>
                </w:rPr>
                <w:delText>=</w:delText>
              </w:r>
            </w:del>
            <w:ins w:id="575" w:author="Абрамова Анна Андреевна" w:date="2024-05-14T23:11:00Z">
              <w:r w:rsidR="00A91BD2">
                <w:rPr>
                  <w:color w:val="000000" w:themeColor="text1"/>
                  <w:sz w:val="20"/>
                  <w:szCs w:val="20"/>
                </w:rPr>
                <w:t xml:space="preserve">- </w:t>
              </w:r>
            </w:ins>
            <w:del w:id="576" w:author="Абрамова Анна Андреевна" w:date="2024-05-14T23:11:00Z">
              <w:r w:rsidRPr="00A42B05" w:rsidDel="00A91BD2">
                <w:rPr>
                  <w:color w:val="000000" w:themeColor="text1"/>
                  <w:sz w:val="20"/>
                  <w:szCs w:val="20"/>
                </w:rPr>
                <w:delText xml:space="preserve"> </w:delText>
              </w:r>
            </w:del>
            <w:ins w:id="577" w:author="Абрамова Анна Андреевна" w:date="2024-05-14T23:11:00Z">
              <w:r w:rsidR="00A91BD2">
                <w:rPr>
                  <w:color w:val="000000" w:themeColor="text1"/>
                  <w:sz w:val="20"/>
                  <w:szCs w:val="20"/>
                </w:rPr>
                <w:t>н</w:t>
              </w:r>
            </w:ins>
            <w:del w:id="578" w:author="Абрамова Анна Андреевна" w:date="2024-05-14T23:11:00Z">
              <w:r w:rsidRPr="00A42B05" w:rsidDel="00A91BD2">
                <w:rPr>
                  <w:color w:val="000000" w:themeColor="text1"/>
                  <w:sz w:val="20"/>
                  <w:szCs w:val="20"/>
                </w:rPr>
                <w:delText>Н</w:delText>
              </w:r>
            </w:del>
            <w:r w:rsidRPr="00A42B05">
              <w:rPr>
                <w:color w:val="000000" w:themeColor="text1"/>
                <w:sz w:val="20"/>
                <w:szCs w:val="20"/>
              </w:rPr>
              <w:t>адлежащая лабораторная практика; HEK293 = клетки почки эмбриона человека; hERG = ген специфичных калиевых каналов сердца человека</w:t>
            </w:r>
            <w:ins w:id="579" w:author="Абрамова Анна Андреевна" w:date="2024-05-14T23:08:00Z">
              <w:r w:rsidR="00A91BD2">
                <w:rPr>
                  <w:color w:val="000000" w:themeColor="text1"/>
                  <w:sz w:val="20"/>
                  <w:szCs w:val="20"/>
                </w:rPr>
                <w:t>.</w:t>
              </w:r>
            </w:ins>
          </w:p>
          <w:p w14:paraId="7A384C6B" w14:textId="7BAD6DDE" w:rsidR="00A42B05" w:rsidRDefault="00A42B05">
            <w:pPr>
              <w:spacing w:after="0" w:line="240" w:lineRule="auto"/>
              <w:rPr>
                <w:ins w:id="580" w:author="Абрамова Анна Андреевна" w:date="2024-05-14T23:06:00Z"/>
                <w:color w:val="000000" w:themeColor="text1"/>
                <w:sz w:val="20"/>
                <w:szCs w:val="20"/>
              </w:rPr>
              <w:pPrChange w:id="581" w:author="Абрамова Анна Андреевна" w:date="2024-05-16T00:05:00Z">
                <w:pPr>
                  <w:spacing w:after="0"/>
                </w:pPr>
              </w:pPrChange>
            </w:pPr>
            <w:del w:id="582" w:author="Абрамова Анна Андреевна" w:date="2024-05-14T23:06:00Z">
              <w:r w:rsidRPr="00A42B05" w:rsidDel="00A91BD2">
                <w:rPr>
                  <w:color w:val="000000" w:themeColor="text1"/>
                  <w:sz w:val="20"/>
                  <w:szCs w:val="20"/>
                </w:rPr>
                <w:delText>а</w:delText>
              </w:r>
            </w:del>
            <w:del w:id="583" w:author="Абрамова Анна Андреевна" w:date="2024-05-14T23:08:00Z">
              <w:r w:rsidRPr="00A42B05" w:rsidDel="00A91BD2">
                <w:rPr>
                  <w:color w:val="000000" w:themeColor="text1"/>
                  <w:sz w:val="20"/>
                  <w:szCs w:val="20"/>
                </w:rPr>
                <w:delText xml:space="preserve"> </w:delText>
              </w:r>
            </w:del>
            <w:del w:id="584" w:author="Абрамова Анна Андреевна" w:date="2024-05-14T23:09:00Z">
              <w:r w:rsidRPr="00A42B05" w:rsidDel="00A91BD2">
                <w:rPr>
                  <w:color w:val="000000" w:themeColor="text1"/>
                  <w:sz w:val="20"/>
                  <w:szCs w:val="20"/>
                </w:rPr>
                <w:delText>«Да» указывает на то, что исследование включает заявление о соответствии требованиям GLP</w:delText>
              </w:r>
            </w:del>
            <w:del w:id="585" w:author="Абрамова Анна Андреевна" w:date="2024-05-14T23:06:00Z">
              <w:r w:rsidRPr="00A42B05" w:rsidDel="00A91BD2">
                <w:rPr>
                  <w:color w:val="000000" w:themeColor="text1"/>
                  <w:sz w:val="20"/>
                  <w:szCs w:val="20"/>
                </w:rPr>
                <w:delText>.</w:delText>
              </w:r>
            </w:del>
          </w:p>
          <w:p w14:paraId="5902CE2E" w14:textId="2C0F99EB" w:rsidR="00A91BD2" w:rsidRDefault="00A91BD2">
            <w:pPr>
              <w:spacing w:after="0" w:line="240" w:lineRule="auto"/>
              <w:rPr>
                <w:ins w:id="586" w:author="Абрамова Анна Андреевна" w:date="2024-05-14T23:09:00Z"/>
                <w:color w:val="000000" w:themeColor="text1"/>
                <w:sz w:val="20"/>
                <w:szCs w:val="20"/>
              </w:rPr>
              <w:pPrChange w:id="587" w:author="Абрамова Анна Андреевна" w:date="2024-05-16T00:05:00Z">
                <w:pPr>
                  <w:spacing w:after="0"/>
                </w:pPr>
              </w:pPrChange>
            </w:pPr>
            <w:ins w:id="588" w:author="Абрамова Анна Андреевна" w:date="2024-05-14T23:08:00Z">
              <w:r w:rsidRPr="00A91BD2">
                <w:rPr>
                  <w:color w:val="000000" w:themeColor="text1"/>
                  <w:sz w:val="20"/>
                  <w:szCs w:val="20"/>
                </w:rPr>
                <w:t xml:space="preserve">NOAEL </w:t>
              </w:r>
              <w:r>
                <w:rPr>
                  <w:color w:val="000000" w:themeColor="text1"/>
                  <w:sz w:val="20"/>
                  <w:szCs w:val="20"/>
                </w:rPr>
                <w:t xml:space="preserve">- </w:t>
              </w:r>
            </w:ins>
            <w:ins w:id="589" w:author="Абрамова Анна Андреевна" w:date="2024-05-14T23:14:00Z">
              <w:r>
                <w:rPr>
                  <w:color w:val="000000" w:themeColor="text1"/>
                  <w:sz w:val="20"/>
                  <w:szCs w:val="20"/>
                </w:rPr>
                <w:t>у</w:t>
              </w:r>
              <w:r w:rsidRPr="00A91BD2">
                <w:rPr>
                  <w:color w:val="000000" w:themeColor="text1"/>
                  <w:sz w:val="20"/>
                  <w:szCs w:val="20"/>
                </w:rPr>
                <w:t>ровень отсутствия наблюдаемого неблагоприятного воздействия</w:t>
              </w:r>
            </w:ins>
          </w:p>
          <w:p w14:paraId="1098106B" w14:textId="7BF4F673" w:rsidR="00A91BD2" w:rsidRPr="00A42B05" w:rsidRDefault="00A91BD2">
            <w:pPr>
              <w:spacing w:after="0" w:line="240" w:lineRule="auto"/>
              <w:rPr>
                <w:color w:val="000000" w:themeColor="text1"/>
                <w:sz w:val="20"/>
                <w:szCs w:val="20"/>
              </w:rPr>
              <w:pPrChange w:id="590" w:author="Абрамова Анна Андреевна" w:date="2024-05-16T00:05:00Z">
                <w:pPr>
                  <w:spacing w:after="0"/>
                </w:pPr>
              </w:pPrChange>
            </w:pPr>
            <w:ins w:id="591" w:author="Абрамова Анна Андреевна" w:date="2024-05-14T23:09:00Z">
              <w:r w:rsidRPr="00A42B05">
                <w:rPr>
                  <w:color w:val="000000" w:themeColor="text1"/>
                  <w:sz w:val="20"/>
                  <w:szCs w:val="20"/>
                </w:rPr>
                <w:t>«Да» указывает на то, что исследование включает заявление о соответствии требованиям GLP</w:t>
              </w:r>
              <w:r>
                <w:rPr>
                  <w:color w:val="000000" w:themeColor="text1"/>
                  <w:sz w:val="20"/>
                  <w:szCs w:val="20"/>
                </w:rPr>
                <w:t>.</w:t>
              </w:r>
            </w:ins>
          </w:p>
        </w:tc>
      </w:tr>
    </w:tbl>
    <w:p w14:paraId="3FDDC68C" w14:textId="77777777" w:rsidR="00A42B05" w:rsidRDefault="00A42B05" w:rsidP="00233075">
      <w:pPr>
        <w:spacing w:after="0" w:line="240" w:lineRule="auto"/>
        <w:rPr>
          <w:b/>
          <w:bCs/>
          <w:color w:val="000000"/>
          <w:sz w:val="20"/>
          <w:szCs w:val="20"/>
        </w:rPr>
      </w:pPr>
    </w:p>
    <w:p w14:paraId="1EC6FDFE" w14:textId="3A16BAFB" w:rsidR="00233075" w:rsidRDefault="00541E48" w:rsidP="00233075">
      <w:pPr>
        <w:spacing w:after="0" w:line="240" w:lineRule="auto"/>
        <w:rPr>
          <w:ins w:id="592" w:author="Абрамова Анна Андреевна" w:date="2024-05-16T00:05:00Z"/>
          <w:b/>
          <w:bCs/>
          <w:color w:val="000000"/>
        </w:rPr>
      </w:pPr>
      <w:r>
        <w:rPr>
          <w:b/>
          <w:bCs/>
          <w:color w:val="000000"/>
        </w:rPr>
        <w:t>Велпатасвир</w:t>
      </w:r>
    </w:p>
    <w:p w14:paraId="23F6A8A9" w14:textId="77777777" w:rsidR="0073473E" w:rsidRPr="00A42B05" w:rsidRDefault="0073473E" w:rsidP="00233075">
      <w:pPr>
        <w:spacing w:after="0" w:line="240" w:lineRule="auto"/>
      </w:pPr>
    </w:p>
    <w:p w14:paraId="3A212C4E" w14:textId="77777777" w:rsidR="00541E48" w:rsidRPr="00A91BD2" w:rsidRDefault="00541E48">
      <w:pPr>
        <w:rPr>
          <w:b/>
          <w:bCs/>
          <w:rPrChange w:id="593" w:author="Абрамова Анна Андреевна" w:date="2024-05-14T23:17:00Z">
            <w:rPr/>
          </w:rPrChange>
        </w:rPr>
        <w:pPrChange w:id="594" w:author="Абрамова Анна Андреевна" w:date="2024-05-16T00:05:00Z">
          <w:pPr>
            <w:spacing w:before="120"/>
          </w:pPr>
        </w:pPrChange>
      </w:pPr>
      <w:r w:rsidRPr="00A91BD2">
        <w:rPr>
          <w:b/>
          <w:bCs/>
          <w:i/>
          <w:iCs/>
          <w:color w:val="000000"/>
          <w:rPrChange w:id="595" w:author="Абрамова Анна Андреевна" w:date="2024-05-14T23:17:00Z">
            <w:rPr>
              <w:i/>
              <w:iCs/>
              <w:color w:val="000000"/>
            </w:rPr>
          </w:rPrChange>
        </w:rPr>
        <w:t>Исследования in vitro</w:t>
      </w:r>
    </w:p>
    <w:p w14:paraId="25AD7C96" w14:textId="5D4DF1D3" w:rsidR="00541E48" w:rsidDel="0073473E" w:rsidRDefault="00A91BD2" w:rsidP="0073473E">
      <w:pPr>
        <w:tabs>
          <w:tab w:val="left" w:pos="426"/>
        </w:tabs>
        <w:spacing w:after="0" w:line="240" w:lineRule="auto"/>
        <w:rPr>
          <w:del w:id="596" w:author="Абрамова Анна Андреевна" w:date="2024-05-16T00:06:00Z"/>
          <w:b/>
          <w:bCs/>
          <w:color w:val="000000"/>
        </w:rPr>
      </w:pPr>
      <w:ins w:id="597" w:author="Абрамова Анна Андреевна" w:date="2024-05-14T23:18:00Z">
        <w:r>
          <w:rPr>
            <w:color w:val="000000"/>
          </w:rPr>
          <w:tab/>
        </w:r>
      </w:ins>
      <w:r w:rsidR="00541E48">
        <w:rPr>
          <w:color w:val="000000"/>
        </w:rPr>
        <w:t>Было проанализирвоано в</w:t>
      </w:r>
      <w:r w:rsidR="00541E48" w:rsidRPr="00D3445C">
        <w:rPr>
          <w:color w:val="000000"/>
        </w:rPr>
        <w:t xml:space="preserve">лияние </w:t>
      </w:r>
      <w:r w:rsidR="00541E48">
        <w:rPr>
          <w:color w:val="000000"/>
        </w:rPr>
        <w:t>велпатасивра</w:t>
      </w:r>
      <w:r w:rsidR="00541E48" w:rsidRPr="00D3445C">
        <w:rPr>
          <w:color w:val="000000"/>
        </w:rPr>
        <w:t xml:space="preserve"> на</w:t>
      </w:r>
      <w:r w:rsidR="00541E48" w:rsidRPr="00541E48">
        <w:t xml:space="preserve"> </w:t>
      </w:r>
      <w:r w:rsidR="00541E48">
        <w:rPr>
          <w:color w:val="000000"/>
        </w:rPr>
        <w:t>с</w:t>
      </w:r>
      <w:r w:rsidR="00541E48" w:rsidRPr="00541E48">
        <w:rPr>
          <w:color w:val="000000"/>
        </w:rPr>
        <w:t>ердечно-сосудист</w:t>
      </w:r>
      <w:r w:rsidR="00541E48">
        <w:rPr>
          <w:color w:val="000000"/>
        </w:rPr>
        <w:t>ую</w:t>
      </w:r>
      <w:r w:rsidR="00541E48" w:rsidRPr="00541E48">
        <w:rPr>
          <w:color w:val="000000"/>
        </w:rPr>
        <w:t xml:space="preserve"> систем</w:t>
      </w:r>
      <w:r w:rsidR="00541E48">
        <w:rPr>
          <w:color w:val="000000"/>
        </w:rPr>
        <w:t>у</w:t>
      </w:r>
      <w:r w:rsidR="00541E48" w:rsidRPr="00541E48">
        <w:rPr>
          <w:color w:val="000000"/>
        </w:rPr>
        <w:t xml:space="preserve"> </w:t>
      </w:r>
      <w:r w:rsidR="00541E48">
        <w:rPr>
          <w:color w:val="000000"/>
        </w:rPr>
        <w:t xml:space="preserve">с помощью тест-системы </w:t>
      </w:r>
      <w:r w:rsidR="00541E48" w:rsidRPr="00D3445C">
        <w:rPr>
          <w:color w:val="000000"/>
        </w:rPr>
        <w:t>клет</w:t>
      </w:r>
      <w:r w:rsidR="00541E48">
        <w:rPr>
          <w:color w:val="000000"/>
        </w:rPr>
        <w:t>ок</w:t>
      </w:r>
      <w:r w:rsidR="00541E48" w:rsidRPr="00D3445C">
        <w:rPr>
          <w:color w:val="000000"/>
        </w:rPr>
        <w:t xml:space="preserve"> поч</w:t>
      </w:r>
      <w:r w:rsidR="00541E48">
        <w:rPr>
          <w:color w:val="000000"/>
        </w:rPr>
        <w:t>ек</w:t>
      </w:r>
      <w:r w:rsidR="00541E48" w:rsidRPr="00D3445C">
        <w:rPr>
          <w:color w:val="000000"/>
        </w:rPr>
        <w:t xml:space="preserve"> эмбриона человека</w:t>
      </w:r>
      <w:r w:rsidR="00B53569">
        <w:rPr>
          <w:color w:val="000000"/>
        </w:rPr>
        <w:t xml:space="preserve"> (</w:t>
      </w:r>
      <w:r w:rsidR="00B53569" w:rsidRPr="00D3445C">
        <w:rPr>
          <w:color w:val="000000"/>
        </w:rPr>
        <w:t>HEK293</w:t>
      </w:r>
      <w:r w:rsidR="00B53569">
        <w:rPr>
          <w:color w:val="000000"/>
        </w:rPr>
        <w:t>)</w:t>
      </w:r>
      <w:r w:rsidR="00541E48">
        <w:rPr>
          <w:color w:val="000000"/>
        </w:rPr>
        <w:t xml:space="preserve">. </w:t>
      </w:r>
      <w:r w:rsidR="00B53569">
        <w:rPr>
          <w:color w:val="000000"/>
        </w:rPr>
        <w:t xml:space="preserve">Результаты продемонстрированы в </w:t>
      </w:r>
      <w:r w:rsidR="00B53569" w:rsidRPr="003B75AC">
        <w:rPr>
          <w:color w:val="000000"/>
        </w:rPr>
        <w:t>Таблице</w:t>
      </w:r>
      <w:r w:rsidR="003B75AC" w:rsidRPr="003B75AC">
        <w:rPr>
          <w:color w:val="000000"/>
        </w:rPr>
        <w:t xml:space="preserve"> 3-5</w:t>
      </w:r>
      <w:r w:rsidR="00B53569" w:rsidRPr="003B75AC">
        <w:rPr>
          <w:color w:val="000000"/>
        </w:rPr>
        <w:t>.</w:t>
      </w:r>
      <w:r w:rsidR="00B53569">
        <w:rPr>
          <w:color w:val="000000"/>
        </w:rPr>
        <w:t xml:space="preserve">  </w:t>
      </w:r>
      <w:r w:rsidR="00541E48">
        <w:rPr>
          <w:color w:val="000000"/>
        </w:rPr>
        <w:t xml:space="preserve">При дозе 6,5 мкМ </w:t>
      </w:r>
      <w:r w:rsidR="00B53569">
        <w:rPr>
          <w:color w:val="000000"/>
        </w:rPr>
        <w:t xml:space="preserve">имелось значение </w:t>
      </w:r>
      <w:r w:rsidR="00541E48" w:rsidRPr="00541E48">
        <w:rPr>
          <w:color w:val="000000"/>
        </w:rPr>
        <w:t>IC</w:t>
      </w:r>
      <w:r w:rsidR="00541E48" w:rsidRPr="00541E48">
        <w:rPr>
          <w:color w:val="000000"/>
          <w:vertAlign w:val="subscript"/>
        </w:rPr>
        <w:t>50</w:t>
      </w:r>
      <w:r w:rsidR="00541E48" w:rsidRPr="00541E48">
        <w:rPr>
          <w:color w:val="000000"/>
        </w:rPr>
        <w:t xml:space="preserve"> &gt; 6,5 мкМ</w:t>
      </w:r>
      <w:r w:rsidR="00B53569">
        <w:rPr>
          <w:color w:val="000000"/>
        </w:rPr>
        <w:t>.</w:t>
      </w:r>
    </w:p>
    <w:p w14:paraId="23F6864E" w14:textId="77777777" w:rsidR="0073473E" w:rsidRDefault="0073473E">
      <w:pPr>
        <w:tabs>
          <w:tab w:val="left" w:pos="426"/>
        </w:tabs>
        <w:spacing w:after="0" w:line="240" w:lineRule="auto"/>
        <w:rPr>
          <w:ins w:id="598" w:author="Абрамова Анна Андреевна" w:date="2024-05-16T00:06:00Z"/>
          <w:color w:val="000000"/>
        </w:rPr>
        <w:pPrChange w:id="599" w:author="Абрамова Анна Андреевна" w:date="2024-05-14T23:18:00Z">
          <w:pPr>
            <w:tabs>
              <w:tab w:val="left" w:pos="426"/>
            </w:tabs>
            <w:spacing w:before="120"/>
            <w:ind w:firstLine="709"/>
          </w:pPr>
        </w:pPrChange>
      </w:pPr>
    </w:p>
    <w:p w14:paraId="70D6F8F8" w14:textId="77777777" w:rsidR="0073473E" w:rsidRDefault="0073473E">
      <w:pPr>
        <w:tabs>
          <w:tab w:val="left" w:pos="426"/>
        </w:tabs>
        <w:spacing w:after="0" w:line="240" w:lineRule="auto"/>
        <w:rPr>
          <w:ins w:id="600" w:author="Абрамова Анна Андреевна" w:date="2024-05-16T00:05:00Z"/>
          <w:b/>
          <w:bCs/>
          <w:color w:val="000000"/>
        </w:rPr>
        <w:pPrChange w:id="601" w:author="Абрамова Анна Андреевна" w:date="2024-05-16T00:06:00Z">
          <w:pPr>
            <w:spacing w:before="120" w:after="0" w:line="240" w:lineRule="auto"/>
          </w:pPr>
        </w:pPrChange>
      </w:pPr>
    </w:p>
    <w:p w14:paraId="47967C49" w14:textId="77777777" w:rsidR="0073473E" w:rsidRDefault="0073473E" w:rsidP="00B41C86">
      <w:pPr>
        <w:spacing w:before="120" w:after="0" w:line="240" w:lineRule="auto"/>
        <w:rPr>
          <w:ins w:id="602" w:author="Абрамова Анна Андреевна" w:date="2024-05-16T00:06:00Z"/>
          <w:b/>
          <w:bCs/>
          <w:color w:val="000000"/>
        </w:rPr>
      </w:pPr>
    </w:p>
    <w:p w14:paraId="4B3DD250" w14:textId="77777777" w:rsidR="0073473E" w:rsidRDefault="0073473E" w:rsidP="00B41C86">
      <w:pPr>
        <w:spacing w:before="120" w:after="0" w:line="240" w:lineRule="auto"/>
        <w:rPr>
          <w:ins w:id="603" w:author="Абрамова Анна Андреевна" w:date="2024-05-16T00:06:00Z"/>
          <w:b/>
          <w:bCs/>
          <w:color w:val="000000"/>
        </w:rPr>
      </w:pPr>
    </w:p>
    <w:p w14:paraId="4750A5B4" w14:textId="77777777" w:rsidR="0073473E" w:rsidRDefault="0073473E" w:rsidP="00B41C86">
      <w:pPr>
        <w:spacing w:before="120" w:after="0" w:line="240" w:lineRule="auto"/>
        <w:rPr>
          <w:ins w:id="604" w:author="Абрамова Анна Андреевна" w:date="2024-05-16T00:06:00Z"/>
          <w:b/>
          <w:bCs/>
          <w:color w:val="000000"/>
        </w:rPr>
      </w:pPr>
    </w:p>
    <w:p w14:paraId="4A69F169" w14:textId="4A4F242F" w:rsidR="00B53569" w:rsidRPr="00B53569" w:rsidRDefault="00B53569" w:rsidP="00B41C86">
      <w:pPr>
        <w:spacing w:before="120" w:after="0" w:line="240" w:lineRule="auto"/>
      </w:pPr>
      <w:r w:rsidRPr="003B75AC">
        <w:rPr>
          <w:b/>
          <w:bCs/>
          <w:color w:val="000000"/>
        </w:rPr>
        <w:lastRenderedPageBreak/>
        <w:t>Таблица</w:t>
      </w:r>
      <w:r w:rsidR="003B75AC" w:rsidRPr="003B75AC">
        <w:rPr>
          <w:b/>
          <w:bCs/>
          <w:color w:val="000000"/>
        </w:rPr>
        <w:t xml:space="preserve"> 3-5</w:t>
      </w:r>
      <w:r w:rsidRPr="003B75AC">
        <w:rPr>
          <w:b/>
          <w:bCs/>
          <w:color w:val="000000"/>
        </w:rPr>
        <w:t>.</w:t>
      </w:r>
      <w:r>
        <w:rPr>
          <w:color w:val="000000"/>
        </w:rPr>
        <w:t xml:space="preserve"> </w:t>
      </w:r>
      <w:r w:rsidRPr="00D3445C">
        <w:rPr>
          <w:color w:val="000000"/>
        </w:rPr>
        <w:t xml:space="preserve">Влияние </w:t>
      </w:r>
      <w:r w:rsidR="003B75AC">
        <w:rPr>
          <w:color w:val="000000"/>
        </w:rPr>
        <w:t>велпатасвира</w:t>
      </w:r>
      <w:r w:rsidRPr="00D3445C">
        <w:rPr>
          <w:color w:val="000000"/>
        </w:rPr>
        <w:t xml:space="preserve"> на результаты анализов ингибирования hERG</w:t>
      </w:r>
      <w:ins w:id="605" w:author="Абрамова Анна Андреевна" w:date="2024-05-16T00:05:00Z">
        <w:r w:rsidR="0073473E">
          <w:rPr>
            <w:color w:val="000000"/>
          </w:rPr>
          <w:t>.</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0" w:type="dxa"/>
          <w:right w:w="40" w:type="dxa"/>
        </w:tblCellMar>
        <w:tblLook w:val="0000" w:firstRow="0" w:lastRow="0" w:firstColumn="0" w:lastColumn="0" w:noHBand="0" w:noVBand="0"/>
        <w:tblPrChange w:id="606" w:author="Абрамова Анна Андреевна" w:date="2024-05-16T00:06: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0" w:type="dxa"/>
              <w:right w:w="40" w:type="dxa"/>
            </w:tblCellMar>
            <w:tblLook w:val="0000" w:firstRow="0" w:lastRow="0" w:firstColumn="0" w:lastColumn="0" w:noHBand="0" w:noVBand="0"/>
          </w:tblPr>
        </w:tblPrChange>
      </w:tblPr>
      <w:tblGrid>
        <w:gridCol w:w="1404"/>
        <w:gridCol w:w="781"/>
        <w:gridCol w:w="1157"/>
        <w:gridCol w:w="637"/>
        <w:gridCol w:w="1290"/>
        <w:gridCol w:w="1511"/>
        <w:gridCol w:w="1280"/>
        <w:gridCol w:w="1284"/>
        <w:tblGridChange w:id="607">
          <w:tblGrid>
            <w:gridCol w:w="1404"/>
            <w:gridCol w:w="781"/>
            <w:gridCol w:w="1157"/>
            <w:gridCol w:w="637"/>
            <w:gridCol w:w="1290"/>
            <w:gridCol w:w="1511"/>
            <w:gridCol w:w="1280"/>
            <w:gridCol w:w="1284"/>
          </w:tblGrid>
        </w:tblGridChange>
      </w:tblGrid>
      <w:tr w:rsidR="00A42B05" w:rsidRPr="00A42B05" w14:paraId="2EB50BFB" w14:textId="77777777" w:rsidTr="0073473E">
        <w:trPr>
          <w:tblHeader/>
        </w:trPr>
        <w:tc>
          <w:tcPr>
            <w:tcW w:w="751" w:type="pct"/>
            <w:shd w:val="clear" w:color="auto" w:fill="D9D9D9" w:themeFill="background1" w:themeFillShade="D9"/>
            <w:tcPrChange w:id="608" w:author="Абрамова Анна Андреевна" w:date="2024-05-16T00:06:00Z">
              <w:tcPr>
                <w:tcW w:w="751" w:type="pct"/>
                <w:shd w:val="clear" w:color="auto" w:fill="D9D9D9" w:themeFill="background1" w:themeFillShade="D9"/>
              </w:tcPr>
            </w:tcPrChange>
          </w:tcPr>
          <w:p w14:paraId="236C661C" w14:textId="77777777" w:rsidR="00B53569" w:rsidRPr="00A42B05" w:rsidRDefault="00B53569">
            <w:pPr>
              <w:spacing w:line="240" w:lineRule="auto"/>
              <w:rPr>
                <w:b/>
              </w:rPr>
              <w:pPrChange w:id="609" w:author="Абрамова Анна Андреевна" w:date="2024-05-16T00:05:00Z">
                <w:pPr/>
              </w:pPrChange>
            </w:pPr>
            <w:r w:rsidRPr="00A42B05">
              <w:rPr>
                <w:b/>
              </w:rPr>
              <w:t>Оцениваемая система органов</w:t>
            </w:r>
          </w:p>
        </w:tc>
        <w:tc>
          <w:tcPr>
            <w:tcW w:w="418" w:type="pct"/>
            <w:shd w:val="clear" w:color="auto" w:fill="D9D9D9" w:themeFill="background1" w:themeFillShade="D9"/>
            <w:tcPrChange w:id="610" w:author="Абрамова Анна Андреевна" w:date="2024-05-16T00:06:00Z">
              <w:tcPr>
                <w:tcW w:w="418" w:type="pct"/>
                <w:shd w:val="clear" w:color="auto" w:fill="D9D9D9" w:themeFill="background1" w:themeFillShade="D9"/>
              </w:tcPr>
            </w:tcPrChange>
          </w:tcPr>
          <w:p w14:paraId="109613CC" w14:textId="77777777" w:rsidR="00B53569" w:rsidRPr="00A42B05" w:rsidRDefault="00B53569">
            <w:pPr>
              <w:spacing w:line="240" w:lineRule="auto"/>
              <w:rPr>
                <w:b/>
              </w:rPr>
              <w:pPrChange w:id="611" w:author="Абрамова Анна Андреевна" w:date="2024-05-16T00:05:00Z">
                <w:pPr/>
              </w:pPrChange>
            </w:pPr>
            <w:r w:rsidRPr="00A42B05">
              <w:rPr>
                <w:b/>
              </w:rPr>
              <w:t>Тест-система</w:t>
            </w:r>
          </w:p>
        </w:tc>
        <w:tc>
          <w:tcPr>
            <w:tcW w:w="619" w:type="pct"/>
            <w:shd w:val="clear" w:color="auto" w:fill="D9D9D9" w:themeFill="background1" w:themeFillShade="D9"/>
            <w:tcPrChange w:id="612" w:author="Абрамова Анна Андреевна" w:date="2024-05-16T00:06:00Z">
              <w:tcPr>
                <w:tcW w:w="619" w:type="pct"/>
                <w:shd w:val="clear" w:color="auto" w:fill="D9D9D9" w:themeFill="background1" w:themeFillShade="D9"/>
              </w:tcPr>
            </w:tcPrChange>
          </w:tcPr>
          <w:p w14:paraId="6882217E" w14:textId="77777777" w:rsidR="00B53569" w:rsidRPr="00A42B05" w:rsidRDefault="00B53569">
            <w:pPr>
              <w:spacing w:line="240" w:lineRule="auto"/>
              <w:jc w:val="center"/>
              <w:rPr>
                <w:b/>
              </w:rPr>
              <w:pPrChange w:id="613" w:author="Абрамова Анна Андреевна" w:date="2024-05-16T00:05:00Z">
                <w:pPr>
                  <w:jc w:val="center"/>
                </w:pPr>
              </w:pPrChange>
            </w:pPr>
            <w:r w:rsidRPr="00A42B05">
              <w:rPr>
                <w:b/>
              </w:rPr>
              <w:t>Способ применения</w:t>
            </w:r>
          </w:p>
        </w:tc>
        <w:tc>
          <w:tcPr>
            <w:tcW w:w="341" w:type="pct"/>
            <w:shd w:val="clear" w:color="auto" w:fill="D9D9D9" w:themeFill="background1" w:themeFillShade="D9"/>
            <w:tcPrChange w:id="614" w:author="Абрамова Анна Андреевна" w:date="2024-05-16T00:06:00Z">
              <w:tcPr>
                <w:tcW w:w="341" w:type="pct"/>
                <w:shd w:val="clear" w:color="auto" w:fill="D9D9D9" w:themeFill="background1" w:themeFillShade="D9"/>
              </w:tcPr>
            </w:tcPrChange>
          </w:tcPr>
          <w:p w14:paraId="634BDB4D" w14:textId="77777777" w:rsidR="00B53569" w:rsidRPr="00A42B05" w:rsidRDefault="00B53569">
            <w:pPr>
              <w:spacing w:line="240" w:lineRule="auto"/>
              <w:jc w:val="center"/>
              <w:rPr>
                <w:b/>
              </w:rPr>
              <w:pPrChange w:id="615" w:author="Абрамова Анна Андреевна" w:date="2024-05-16T00:05:00Z">
                <w:pPr>
                  <w:jc w:val="center"/>
                </w:pPr>
              </w:pPrChange>
            </w:pPr>
            <w:r w:rsidRPr="00A42B05">
              <w:rPr>
                <w:b/>
              </w:rPr>
              <w:t>Доза (мкМ)</w:t>
            </w:r>
          </w:p>
        </w:tc>
        <w:tc>
          <w:tcPr>
            <w:tcW w:w="690" w:type="pct"/>
            <w:shd w:val="clear" w:color="auto" w:fill="D9D9D9" w:themeFill="background1" w:themeFillShade="D9"/>
            <w:tcPrChange w:id="616" w:author="Абрамова Анна Андреевна" w:date="2024-05-16T00:06:00Z">
              <w:tcPr>
                <w:tcW w:w="690" w:type="pct"/>
                <w:shd w:val="clear" w:color="auto" w:fill="D9D9D9" w:themeFill="background1" w:themeFillShade="D9"/>
              </w:tcPr>
            </w:tcPrChange>
          </w:tcPr>
          <w:p w14:paraId="702914D4" w14:textId="77777777" w:rsidR="00B53569" w:rsidRPr="00A42B05" w:rsidRDefault="00B53569">
            <w:pPr>
              <w:spacing w:line="240" w:lineRule="auto"/>
              <w:jc w:val="center"/>
              <w:rPr>
                <w:b/>
              </w:rPr>
              <w:pPrChange w:id="617" w:author="Абрамова Анна Андреевна" w:date="2024-05-16T00:05:00Z">
                <w:pPr>
                  <w:jc w:val="center"/>
                </w:pPr>
              </w:pPrChange>
            </w:pPr>
            <w:r w:rsidRPr="00A42B05">
              <w:rPr>
                <w:b/>
              </w:rPr>
              <w:t>Число на группу</w:t>
            </w:r>
          </w:p>
        </w:tc>
        <w:tc>
          <w:tcPr>
            <w:tcW w:w="809" w:type="pct"/>
            <w:shd w:val="clear" w:color="auto" w:fill="D9D9D9" w:themeFill="background1" w:themeFillShade="D9"/>
            <w:tcPrChange w:id="618" w:author="Абрамова Анна Андреевна" w:date="2024-05-16T00:06:00Z">
              <w:tcPr>
                <w:tcW w:w="809" w:type="pct"/>
                <w:shd w:val="clear" w:color="auto" w:fill="D9D9D9" w:themeFill="background1" w:themeFillShade="D9"/>
              </w:tcPr>
            </w:tcPrChange>
          </w:tcPr>
          <w:p w14:paraId="7310EC85" w14:textId="77777777" w:rsidR="00B53569" w:rsidRPr="00A42B05" w:rsidRDefault="00B53569">
            <w:pPr>
              <w:spacing w:line="240" w:lineRule="auto"/>
              <w:jc w:val="center"/>
              <w:rPr>
                <w:b/>
              </w:rPr>
              <w:pPrChange w:id="619" w:author="Абрамова Анна Андреевна" w:date="2024-05-16T00:05:00Z">
                <w:pPr>
                  <w:jc w:val="center"/>
                </w:pPr>
              </w:pPrChange>
            </w:pPr>
            <w:r w:rsidRPr="00A42B05">
              <w:rPr>
                <w:b/>
              </w:rPr>
              <w:t>Результаты, заслуживающие внимания</w:t>
            </w:r>
          </w:p>
        </w:tc>
        <w:tc>
          <w:tcPr>
            <w:tcW w:w="685" w:type="pct"/>
            <w:shd w:val="clear" w:color="auto" w:fill="D9D9D9" w:themeFill="background1" w:themeFillShade="D9"/>
            <w:tcPrChange w:id="620" w:author="Абрамова Анна Андреевна" w:date="2024-05-16T00:06:00Z">
              <w:tcPr>
                <w:tcW w:w="685" w:type="pct"/>
                <w:shd w:val="clear" w:color="auto" w:fill="D9D9D9" w:themeFill="background1" w:themeFillShade="D9"/>
              </w:tcPr>
            </w:tcPrChange>
          </w:tcPr>
          <w:p w14:paraId="6B4E8C8C" w14:textId="3E6A71EC" w:rsidR="00B53569" w:rsidRPr="00A42B05" w:rsidRDefault="00B53569">
            <w:pPr>
              <w:spacing w:line="240" w:lineRule="auto"/>
              <w:jc w:val="center"/>
              <w:rPr>
                <w:b/>
              </w:rPr>
              <w:pPrChange w:id="621" w:author="Абрамова Анна Андреевна" w:date="2024-05-16T00:05:00Z">
                <w:pPr>
                  <w:jc w:val="center"/>
                </w:pPr>
              </w:pPrChange>
            </w:pPr>
            <w:r w:rsidRPr="00A42B05">
              <w:rPr>
                <w:b/>
              </w:rPr>
              <w:t>Соответствие GLP</w:t>
            </w:r>
            <w:ins w:id="622" w:author="Абрамова Анна Андреевна" w:date="2024-05-14T23:18:00Z">
              <w:r w:rsidR="00A91BD2">
                <w:rPr>
                  <w:b/>
                  <w:vertAlign w:val="superscript"/>
                </w:rPr>
                <w:t>*</w:t>
              </w:r>
            </w:ins>
            <w:del w:id="623" w:author="Абрамова Анна Андреевна" w:date="2024-05-14T23:18:00Z">
              <w:r w:rsidRPr="00A42B05" w:rsidDel="00A91BD2">
                <w:rPr>
                  <w:b/>
                  <w:vertAlign w:val="superscript"/>
                </w:rPr>
                <w:delText>a</w:delText>
              </w:r>
            </w:del>
          </w:p>
        </w:tc>
        <w:tc>
          <w:tcPr>
            <w:tcW w:w="687" w:type="pct"/>
            <w:shd w:val="clear" w:color="auto" w:fill="D9D9D9" w:themeFill="background1" w:themeFillShade="D9"/>
            <w:tcPrChange w:id="624" w:author="Абрамова Анна Андреевна" w:date="2024-05-16T00:06:00Z">
              <w:tcPr>
                <w:tcW w:w="687" w:type="pct"/>
                <w:shd w:val="clear" w:color="auto" w:fill="D9D9D9" w:themeFill="background1" w:themeFillShade="D9"/>
              </w:tcPr>
            </w:tcPrChange>
          </w:tcPr>
          <w:p w14:paraId="3F72B5CB" w14:textId="77777777" w:rsidR="00B53569" w:rsidRPr="00A42B05" w:rsidRDefault="00B53569">
            <w:pPr>
              <w:spacing w:line="240" w:lineRule="auto"/>
              <w:jc w:val="center"/>
              <w:rPr>
                <w:b/>
              </w:rPr>
              <w:pPrChange w:id="625" w:author="Абрамова Анна Андреевна" w:date="2024-05-16T00:05:00Z">
                <w:pPr>
                  <w:jc w:val="center"/>
                </w:pPr>
              </w:pPrChange>
            </w:pPr>
            <w:r w:rsidRPr="00A42B05">
              <w:rPr>
                <w:b/>
              </w:rPr>
              <w:t>Номер исследования Гилеад</w:t>
            </w:r>
          </w:p>
        </w:tc>
      </w:tr>
      <w:tr w:rsidR="00B53569" w:rsidRPr="00A42B05" w14:paraId="2843DE4E" w14:textId="77777777" w:rsidTr="00A42B05">
        <w:tc>
          <w:tcPr>
            <w:tcW w:w="751" w:type="pct"/>
            <w:shd w:val="clear" w:color="auto" w:fill="FFFFFF"/>
          </w:tcPr>
          <w:p w14:paraId="729970DA" w14:textId="77777777" w:rsidR="00B53569" w:rsidRPr="00A42B05" w:rsidRDefault="00B53569">
            <w:pPr>
              <w:spacing w:line="240" w:lineRule="auto"/>
              <w:pPrChange w:id="626" w:author="Абрамова Анна Андреевна" w:date="2024-05-16T00:05:00Z">
                <w:pPr/>
              </w:pPrChange>
            </w:pPr>
            <w:r w:rsidRPr="00A42B05">
              <w:t>Сердечно-сосудистая система (ингибирование hERG)</w:t>
            </w:r>
          </w:p>
        </w:tc>
        <w:tc>
          <w:tcPr>
            <w:tcW w:w="418" w:type="pct"/>
            <w:shd w:val="clear" w:color="auto" w:fill="FFFFFF"/>
          </w:tcPr>
          <w:p w14:paraId="038B3EC7" w14:textId="77777777" w:rsidR="00B53569" w:rsidRPr="00A42B05" w:rsidRDefault="00B53569">
            <w:pPr>
              <w:spacing w:line="240" w:lineRule="auto"/>
              <w:pPrChange w:id="627" w:author="Абрамова Анна Андреевна" w:date="2024-05-16T00:05:00Z">
                <w:pPr/>
              </w:pPrChange>
            </w:pPr>
            <w:r w:rsidRPr="00A42B05">
              <w:t>Клетки HEK29S</w:t>
            </w:r>
          </w:p>
        </w:tc>
        <w:tc>
          <w:tcPr>
            <w:tcW w:w="619" w:type="pct"/>
            <w:shd w:val="clear" w:color="auto" w:fill="FFFFFF"/>
          </w:tcPr>
          <w:p w14:paraId="0FF41B35" w14:textId="77777777" w:rsidR="00B53569" w:rsidRPr="00A42B05" w:rsidRDefault="00B53569">
            <w:pPr>
              <w:spacing w:line="240" w:lineRule="auto"/>
              <w:jc w:val="center"/>
              <w:rPr>
                <w:i/>
                <w:iCs/>
              </w:rPr>
              <w:pPrChange w:id="628" w:author="Абрамова Анна Андреевна" w:date="2024-05-16T00:05:00Z">
                <w:pPr>
                  <w:jc w:val="center"/>
                </w:pPr>
              </w:pPrChange>
            </w:pPr>
            <w:r w:rsidRPr="00A42B05">
              <w:rPr>
                <w:i/>
                <w:iCs/>
              </w:rPr>
              <w:t>In vitro</w:t>
            </w:r>
          </w:p>
        </w:tc>
        <w:tc>
          <w:tcPr>
            <w:tcW w:w="341" w:type="pct"/>
            <w:shd w:val="clear" w:color="auto" w:fill="FFFFFF"/>
          </w:tcPr>
          <w:p w14:paraId="22C47B99" w14:textId="77777777" w:rsidR="00B53569" w:rsidRPr="00A42B05" w:rsidRDefault="00B53569">
            <w:pPr>
              <w:spacing w:line="240" w:lineRule="auto"/>
              <w:jc w:val="center"/>
              <w:pPrChange w:id="629" w:author="Абрамова Анна Андреевна" w:date="2024-05-16T00:05:00Z">
                <w:pPr>
                  <w:jc w:val="center"/>
                </w:pPr>
              </w:pPrChange>
            </w:pPr>
            <w:r w:rsidRPr="00A42B05">
              <w:t>3, 6,5</w:t>
            </w:r>
          </w:p>
        </w:tc>
        <w:tc>
          <w:tcPr>
            <w:tcW w:w="690" w:type="pct"/>
            <w:shd w:val="clear" w:color="auto" w:fill="FFFFFF"/>
          </w:tcPr>
          <w:p w14:paraId="66C67106" w14:textId="77777777" w:rsidR="00B53569" w:rsidRPr="00A42B05" w:rsidRDefault="00B53569">
            <w:pPr>
              <w:spacing w:line="240" w:lineRule="auto"/>
              <w:jc w:val="center"/>
              <w:pPrChange w:id="630" w:author="Абрамова Анна Андреевна" w:date="2024-05-16T00:05:00Z">
                <w:pPr>
                  <w:jc w:val="center"/>
                </w:pPr>
              </w:pPrChange>
            </w:pPr>
            <w:r w:rsidRPr="00A42B05">
              <w:t>3 клетки на концентрацию</w:t>
            </w:r>
          </w:p>
        </w:tc>
        <w:tc>
          <w:tcPr>
            <w:tcW w:w="809" w:type="pct"/>
            <w:shd w:val="clear" w:color="auto" w:fill="FFFFFF"/>
          </w:tcPr>
          <w:p w14:paraId="65EAE837" w14:textId="77777777" w:rsidR="00B53569" w:rsidRPr="00A42B05" w:rsidRDefault="00B53569">
            <w:pPr>
              <w:spacing w:line="240" w:lineRule="auto"/>
              <w:jc w:val="center"/>
              <w:pPrChange w:id="631" w:author="Абрамова Анна Андреевна" w:date="2024-05-16T00:05:00Z">
                <w:pPr>
                  <w:jc w:val="center"/>
                </w:pPr>
              </w:pPrChange>
            </w:pPr>
            <w:r w:rsidRPr="00A42B05">
              <w:t>IC</w:t>
            </w:r>
            <w:r w:rsidRPr="00A42B05">
              <w:rPr>
                <w:vertAlign w:val="subscript"/>
              </w:rPr>
              <w:t>50</w:t>
            </w:r>
            <w:r w:rsidRPr="00A42B05">
              <w:t xml:space="preserve"> &gt; 6,5 мкМ</w:t>
            </w:r>
          </w:p>
        </w:tc>
        <w:tc>
          <w:tcPr>
            <w:tcW w:w="685" w:type="pct"/>
            <w:shd w:val="clear" w:color="auto" w:fill="FFFFFF"/>
          </w:tcPr>
          <w:p w14:paraId="7FDB7B8A" w14:textId="77777777" w:rsidR="00B53569" w:rsidRPr="00A42B05" w:rsidRDefault="00B53569">
            <w:pPr>
              <w:spacing w:line="240" w:lineRule="auto"/>
              <w:jc w:val="center"/>
              <w:pPrChange w:id="632" w:author="Абрамова Анна Андреевна" w:date="2024-05-16T00:05:00Z">
                <w:pPr>
                  <w:jc w:val="center"/>
                </w:pPr>
              </w:pPrChange>
            </w:pPr>
            <w:r w:rsidRPr="00A42B05">
              <w:t>Да</w:t>
            </w:r>
          </w:p>
        </w:tc>
        <w:tc>
          <w:tcPr>
            <w:tcW w:w="687" w:type="pct"/>
            <w:shd w:val="clear" w:color="auto" w:fill="FFFFFF"/>
          </w:tcPr>
          <w:p w14:paraId="221F5D1D" w14:textId="77777777" w:rsidR="00B53569" w:rsidRPr="00A42B05" w:rsidRDefault="00B53569">
            <w:pPr>
              <w:spacing w:line="240" w:lineRule="auto"/>
              <w:jc w:val="center"/>
              <w:rPr>
                <w:color w:val="0000FF"/>
              </w:rPr>
              <w:pPrChange w:id="633" w:author="Абрамова Анна Андреевна" w:date="2024-05-16T00:05:00Z">
                <w:pPr>
                  <w:jc w:val="center"/>
                </w:pPr>
              </w:pPrChange>
            </w:pPr>
            <w:r w:rsidRPr="00A42B05">
              <w:rPr>
                <w:color w:val="000000" w:themeColor="text1"/>
              </w:rPr>
              <w:t>PC-281-2006</w:t>
            </w:r>
          </w:p>
        </w:tc>
      </w:tr>
      <w:tr w:rsidR="00A42B05" w:rsidRPr="00A42B05" w14:paraId="6CD2A3CC" w14:textId="77777777" w:rsidTr="00A42B05">
        <w:tc>
          <w:tcPr>
            <w:tcW w:w="5000" w:type="pct"/>
            <w:gridSpan w:val="8"/>
            <w:shd w:val="clear" w:color="auto" w:fill="FFFFFF"/>
          </w:tcPr>
          <w:p w14:paraId="20616292" w14:textId="77777777" w:rsidR="00A42B05" w:rsidRPr="00A42B05" w:rsidRDefault="00A42B05">
            <w:pPr>
              <w:spacing w:after="0" w:line="240" w:lineRule="auto"/>
              <w:rPr>
                <w:b/>
                <w:bCs/>
                <w:color w:val="000000" w:themeColor="text1"/>
                <w:sz w:val="20"/>
                <w:szCs w:val="20"/>
              </w:rPr>
              <w:pPrChange w:id="634" w:author="Абрамова Анна Андреевна" w:date="2024-05-16T00:05:00Z">
                <w:pPr>
                  <w:spacing w:after="0"/>
                </w:pPr>
              </w:pPrChange>
            </w:pPr>
            <w:r w:rsidRPr="00A42B05">
              <w:rPr>
                <w:b/>
                <w:bCs/>
                <w:color w:val="000000" w:themeColor="text1"/>
                <w:sz w:val="20"/>
                <w:szCs w:val="20"/>
              </w:rPr>
              <w:t xml:space="preserve">Примечание: </w:t>
            </w:r>
          </w:p>
          <w:p w14:paraId="530F4E5C" w14:textId="77777777" w:rsidR="00A42B05" w:rsidRPr="00A42B05" w:rsidRDefault="00A42B05">
            <w:pPr>
              <w:spacing w:after="0" w:line="240" w:lineRule="auto"/>
              <w:rPr>
                <w:color w:val="000000" w:themeColor="text1"/>
                <w:sz w:val="20"/>
                <w:szCs w:val="20"/>
              </w:rPr>
              <w:pPrChange w:id="635" w:author="Абрамова Анна Андреевна" w:date="2024-05-16T00:05:00Z">
                <w:pPr>
                  <w:spacing w:after="0"/>
                </w:pPr>
              </w:pPrChange>
            </w:pPr>
            <w:r w:rsidRPr="00A42B05">
              <w:rPr>
                <w:color w:val="000000" w:themeColor="text1"/>
                <w:sz w:val="20"/>
                <w:szCs w:val="20"/>
              </w:rPr>
              <w:t>GLP = Надлежащая лабораторная практика; HEK293 = клетки почки эмбриона человека; hERG = ген специфичных калиевых каналов сердца человека</w:t>
            </w:r>
          </w:p>
          <w:p w14:paraId="6268E2D3" w14:textId="721F5526" w:rsidR="00A42B05" w:rsidRPr="00A42B05" w:rsidRDefault="00A91BD2">
            <w:pPr>
              <w:spacing w:after="0" w:line="240" w:lineRule="auto"/>
              <w:rPr>
                <w:color w:val="000000" w:themeColor="text1"/>
              </w:rPr>
              <w:pPrChange w:id="636" w:author="Абрамова Анна Андреевна" w:date="2024-05-16T00:05:00Z">
                <w:pPr>
                  <w:spacing w:after="0"/>
                </w:pPr>
              </w:pPrChange>
            </w:pPr>
            <w:ins w:id="637" w:author="Абрамова Анна Андреевна" w:date="2024-05-14T23:18:00Z">
              <w:r>
                <w:rPr>
                  <w:color w:val="000000" w:themeColor="text1"/>
                  <w:sz w:val="20"/>
                  <w:szCs w:val="20"/>
                </w:rPr>
                <w:t>*</w:t>
              </w:r>
            </w:ins>
            <w:del w:id="638" w:author="Абрамова Анна Андреевна" w:date="2024-05-14T23:18:00Z">
              <w:r w:rsidR="00A42B05" w:rsidRPr="00A42B05" w:rsidDel="00A91BD2">
                <w:rPr>
                  <w:color w:val="000000" w:themeColor="text1"/>
                  <w:sz w:val="20"/>
                  <w:szCs w:val="20"/>
                </w:rPr>
                <w:delText>а</w:delText>
              </w:r>
            </w:del>
            <w:r w:rsidR="00A42B05" w:rsidRPr="00A42B05">
              <w:rPr>
                <w:color w:val="000000" w:themeColor="text1"/>
                <w:sz w:val="20"/>
                <w:szCs w:val="20"/>
              </w:rPr>
              <w:t xml:space="preserve"> «Да» указывает на то, что исследование включает заявление о соответствии требованиям GLP.</w:t>
            </w:r>
          </w:p>
        </w:tc>
      </w:tr>
    </w:tbl>
    <w:p w14:paraId="30915315" w14:textId="77777777" w:rsidR="00A42B05" w:rsidRDefault="00A42B05" w:rsidP="005E1A9C">
      <w:pPr>
        <w:spacing w:after="0" w:line="240" w:lineRule="auto"/>
        <w:rPr>
          <w:sz w:val="20"/>
          <w:szCs w:val="20"/>
        </w:rPr>
      </w:pPr>
    </w:p>
    <w:p w14:paraId="1396DE09" w14:textId="1B694539" w:rsidR="00D557B0" w:rsidDel="00A91BD2" w:rsidRDefault="00B53569" w:rsidP="005E1A9C">
      <w:pPr>
        <w:spacing w:after="0" w:line="240" w:lineRule="auto"/>
        <w:rPr>
          <w:del w:id="639" w:author="Абрамова Анна Андреевна" w:date="2024-05-14T23:21:00Z"/>
          <w:bCs/>
          <w:i/>
          <w:iCs/>
          <w:color w:val="000000"/>
        </w:rPr>
      </w:pPr>
      <w:r w:rsidRPr="00A91BD2">
        <w:rPr>
          <w:b/>
          <w:bCs/>
          <w:i/>
          <w:rPrChange w:id="640" w:author="Абрамова Анна Андреевна" w:date="2024-05-14T23:18:00Z">
            <w:rPr/>
          </w:rPrChange>
        </w:rPr>
        <w:t>Исследования</w:t>
      </w:r>
      <w:r w:rsidRPr="00A91BD2">
        <w:rPr>
          <w:b/>
          <w:bCs/>
          <w:rPrChange w:id="641" w:author="Абрамова Анна Андреевна" w:date="2024-05-14T23:18:00Z">
            <w:rPr/>
          </w:rPrChange>
        </w:rPr>
        <w:t xml:space="preserve"> </w:t>
      </w:r>
      <w:r w:rsidRPr="00A91BD2">
        <w:rPr>
          <w:b/>
          <w:bCs/>
          <w:i/>
          <w:iCs/>
          <w:color w:val="000000"/>
          <w:rPrChange w:id="642" w:author="Абрамова Анна Андреевна" w:date="2024-05-14T23:18:00Z">
            <w:rPr>
              <w:bCs/>
              <w:i/>
              <w:iCs/>
              <w:color w:val="000000"/>
            </w:rPr>
          </w:rPrChange>
        </w:rPr>
        <w:t>i</w:t>
      </w:r>
      <w:r w:rsidR="00D557B0" w:rsidRPr="00A91BD2">
        <w:rPr>
          <w:b/>
          <w:bCs/>
          <w:i/>
          <w:iCs/>
          <w:color w:val="000000"/>
          <w:rPrChange w:id="643" w:author="Абрамова Анна Андреевна" w:date="2024-05-14T23:18:00Z">
            <w:rPr>
              <w:bCs/>
              <w:i/>
              <w:iCs/>
              <w:color w:val="000000"/>
            </w:rPr>
          </w:rPrChange>
        </w:rPr>
        <w:t>n vivo</w:t>
      </w:r>
    </w:p>
    <w:p w14:paraId="54E4E7BC" w14:textId="77777777" w:rsidR="00A91BD2" w:rsidRPr="00A91BD2" w:rsidRDefault="00A91BD2" w:rsidP="005E1A9C">
      <w:pPr>
        <w:spacing w:after="0" w:line="240" w:lineRule="auto"/>
        <w:rPr>
          <w:ins w:id="644" w:author="Абрамова Анна Андреевна" w:date="2024-05-14T23:21:00Z"/>
          <w:b/>
          <w:bCs/>
          <w:i/>
          <w:iCs/>
          <w:color w:val="000000"/>
          <w:rPrChange w:id="645" w:author="Абрамова Анна Андреевна" w:date="2024-05-14T23:18:00Z">
            <w:rPr>
              <w:ins w:id="646" w:author="Абрамова Анна Андреевна" w:date="2024-05-14T23:21:00Z"/>
              <w:bCs/>
              <w:i/>
              <w:iCs/>
              <w:color w:val="000000"/>
            </w:rPr>
          </w:rPrChange>
        </w:rPr>
      </w:pPr>
    </w:p>
    <w:p w14:paraId="7BFD8527" w14:textId="77777777" w:rsidR="00B53569" w:rsidRDefault="00B53569" w:rsidP="005E1A9C">
      <w:pPr>
        <w:spacing w:after="0" w:line="240" w:lineRule="auto"/>
        <w:rPr>
          <w:bCs/>
          <w:i/>
          <w:iCs/>
          <w:color w:val="000000"/>
        </w:rPr>
      </w:pPr>
    </w:p>
    <w:p w14:paraId="798A7DFD" w14:textId="358F30FD" w:rsidR="00B53569" w:rsidRDefault="00B53569" w:rsidP="005E1A9C">
      <w:pPr>
        <w:spacing w:after="0" w:line="240" w:lineRule="auto"/>
        <w:rPr>
          <w:b/>
          <w:color w:val="000000"/>
        </w:rPr>
      </w:pPr>
      <w:r w:rsidRPr="00B53569">
        <w:rPr>
          <w:b/>
          <w:color w:val="000000"/>
        </w:rPr>
        <w:t>Сердечно-сосудистая система</w:t>
      </w:r>
    </w:p>
    <w:p w14:paraId="19AE1B52" w14:textId="77777777" w:rsidR="00B53569" w:rsidRPr="002338B8" w:rsidRDefault="00B53569" w:rsidP="005E1A9C">
      <w:pPr>
        <w:spacing w:after="0" w:line="240" w:lineRule="auto"/>
        <w:rPr>
          <w:bCs/>
        </w:rPr>
      </w:pPr>
    </w:p>
    <w:p w14:paraId="1D116EC9" w14:textId="01D22868" w:rsidR="00D557B0" w:rsidRPr="003B75AC" w:rsidRDefault="006147DA" w:rsidP="003B75AC">
      <w:pPr>
        <w:spacing w:after="0" w:line="240" w:lineRule="auto"/>
        <w:ind w:firstLine="708"/>
        <w:rPr>
          <w:color w:val="000000"/>
        </w:rPr>
      </w:pPr>
      <w:r>
        <w:rPr>
          <w:color w:val="000000"/>
        </w:rPr>
        <w:t xml:space="preserve"> В исследовании на собаках</w:t>
      </w:r>
      <w:r w:rsidR="002338B8">
        <w:rPr>
          <w:color w:val="000000"/>
        </w:rPr>
        <w:t xml:space="preserve"> породы бигль</w:t>
      </w:r>
      <w:r>
        <w:rPr>
          <w:color w:val="000000"/>
        </w:rPr>
        <w:t xml:space="preserve"> </w:t>
      </w:r>
      <w:r w:rsidR="00D557B0" w:rsidRPr="00681261">
        <w:rPr>
          <w:color w:val="000000"/>
        </w:rPr>
        <w:t>перорально вводили</w:t>
      </w:r>
      <w:r w:rsidR="002338B8">
        <w:rPr>
          <w:color w:val="000000"/>
        </w:rPr>
        <w:t xml:space="preserve"> </w:t>
      </w:r>
      <w:r w:rsidR="002338B8" w:rsidRPr="002338B8">
        <w:rPr>
          <w:color w:val="000000"/>
        </w:rPr>
        <w:t>велпатасвир (GS-5816)</w:t>
      </w:r>
      <w:r w:rsidR="00D557B0" w:rsidRPr="00681261">
        <w:rPr>
          <w:color w:val="000000"/>
        </w:rPr>
        <w:t xml:space="preserve"> </w:t>
      </w:r>
      <w:r w:rsidR="002338B8">
        <w:rPr>
          <w:color w:val="000000"/>
        </w:rPr>
        <w:t xml:space="preserve">в </w:t>
      </w:r>
      <w:r w:rsidR="00D557B0" w:rsidRPr="00681261">
        <w:rPr>
          <w:color w:val="000000"/>
        </w:rPr>
        <w:t>доз</w:t>
      </w:r>
      <w:r w:rsidR="002338B8">
        <w:rPr>
          <w:color w:val="000000"/>
        </w:rPr>
        <w:t>ах</w:t>
      </w:r>
      <w:r w:rsidR="00D557B0" w:rsidRPr="00681261">
        <w:rPr>
          <w:color w:val="000000"/>
        </w:rPr>
        <w:t xml:space="preserve"> </w:t>
      </w:r>
      <w:r w:rsidR="002338B8" w:rsidRPr="002338B8">
        <w:rPr>
          <w:color w:val="000000"/>
        </w:rPr>
        <w:t>0, 5, 20 и 100 мг/к</w:t>
      </w:r>
      <w:r w:rsidR="00D557B0" w:rsidRPr="00681261">
        <w:rPr>
          <w:color w:val="000000"/>
        </w:rPr>
        <w:t>г, при</w:t>
      </w:r>
      <w:r w:rsidR="002338B8">
        <w:rPr>
          <w:color w:val="000000"/>
        </w:rPr>
        <w:t xml:space="preserve"> </w:t>
      </w:r>
      <w:r w:rsidR="00A42B05">
        <w:rPr>
          <w:color w:val="000000"/>
        </w:rPr>
        <w:t xml:space="preserve">этом </w:t>
      </w:r>
      <w:r w:rsidR="00D557B0" w:rsidRPr="00681261">
        <w:rPr>
          <w:color w:val="000000"/>
        </w:rPr>
        <w:t>не наблюдалось</w:t>
      </w:r>
      <w:r w:rsidR="002338B8">
        <w:rPr>
          <w:color w:val="000000"/>
        </w:rPr>
        <w:t xml:space="preserve"> </w:t>
      </w:r>
      <w:r w:rsidR="002338B8" w:rsidRPr="00D3445C">
        <w:rPr>
          <w:color w:val="000000"/>
        </w:rPr>
        <w:t>влияния на качественные или количественные параметры ЭКГ или показатели гемодинамики</w:t>
      </w:r>
      <w:r w:rsidR="00D557B0" w:rsidRPr="00681261">
        <w:rPr>
          <w:color w:val="000000"/>
        </w:rPr>
        <w:t xml:space="preserve">. </w:t>
      </w:r>
      <w:r w:rsidR="002338B8">
        <w:rPr>
          <w:color w:val="000000"/>
        </w:rPr>
        <w:t>П</w:t>
      </w:r>
      <w:r w:rsidR="002338B8" w:rsidRPr="00D3445C">
        <w:rPr>
          <w:color w:val="000000"/>
        </w:rPr>
        <w:t xml:space="preserve">ри изученных дозах </w:t>
      </w:r>
      <w:r w:rsidR="002338B8">
        <w:rPr>
          <w:color w:val="000000"/>
        </w:rPr>
        <w:t>≤ </w:t>
      </w:r>
      <w:r w:rsidR="002338B8" w:rsidRPr="00D3445C">
        <w:rPr>
          <w:color w:val="000000"/>
        </w:rPr>
        <w:t>100 мг/кг средняя концентрация в плазме крови</w:t>
      </w:r>
      <w:r w:rsidR="002338B8">
        <w:rPr>
          <w:color w:val="000000"/>
        </w:rPr>
        <w:t xml:space="preserve"> составила</w:t>
      </w:r>
      <w:r w:rsidR="002338B8" w:rsidRPr="00D3445C">
        <w:rPr>
          <w:color w:val="000000"/>
        </w:rPr>
        <w:t xml:space="preserve"> </w:t>
      </w:r>
      <w:r w:rsidR="002338B8">
        <w:rPr>
          <w:color w:val="000000"/>
        </w:rPr>
        <w:t>≤ </w:t>
      </w:r>
      <w:r w:rsidR="002338B8" w:rsidRPr="00D3445C">
        <w:rPr>
          <w:color w:val="000000"/>
        </w:rPr>
        <w:t>1267 нг/мл по сравнению с клинической C</w:t>
      </w:r>
      <w:r w:rsidR="002338B8" w:rsidRPr="00D3445C">
        <w:rPr>
          <w:color w:val="000000"/>
          <w:vertAlign w:val="subscript"/>
        </w:rPr>
        <w:t>max</w:t>
      </w:r>
      <w:r w:rsidR="002338B8" w:rsidRPr="00D3445C">
        <w:rPr>
          <w:color w:val="000000"/>
        </w:rPr>
        <w:t xml:space="preserve"> 259 нг/мл.</w:t>
      </w:r>
      <w:r w:rsidR="002338B8">
        <w:rPr>
          <w:color w:val="000000"/>
        </w:rPr>
        <w:t xml:space="preserve"> </w:t>
      </w:r>
      <w:r w:rsidRPr="001B50B2">
        <w:rPr>
          <w:bCs/>
          <w:color w:val="000000"/>
        </w:rPr>
        <w:t>В исследованиях</w:t>
      </w:r>
      <w:r w:rsidR="001B50B2" w:rsidRPr="001B50B2">
        <w:rPr>
          <w:bCs/>
          <w:color w:val="000000"/>
        </w:rPr>
        <w:t xml:space="preserve"> </w:t>
      </w:r>
      <w:r w:rsidR="002338B8">
        <w:rPr>
          <w:bCs/>
          <w:color w:val="000000"/>
        </w:rPr>
        <w:t xml:space="preserve">влияния метаболита велпатасвира </w:t>
      </w:r>
      <w:r w:rsidR="002338B8" w:rsidRPr="00D3445C">
        <w:rPr>
          <w:color w:val="000000"/>
        </w:rPr>
        <w:t xml:space="preserve">GS-5816 на ген специфичных калиевых каналов сердца человека </w:t>
      </w:r>
      <w:r w:rsidR="002338B8">
        <w:rPr>
          <w:color w:val="000000"/>
        </w:rPr>
        <w:t>(</w:t>
      </w:r>
      <w:r w:rsidR="002338B8" w:rsidRPr="00D3445C">
        <w:rPr>
          <w:color w:val="000000"/>
        </w:rPr>
        <w:t>hERG</w:t>
      </w:r>
      <w:r w:rsidR="002338B8" w:rsidRPr="002338B8">
        <w:rPr>
          <w:color w:val="000000"/>
        </w:rPr>
        <w:t xml:space="preserve">) </w:t>
      </w:r>
      <w:r w:rsidR="002338B8">
        <w:rPr>
          <w:color w:val="000000"/>
        </w:rPr>
        <w:t xml:space="preserve">с участием </w:t>
      </w:r>
      <w:r w:rsidR="002338B8" w:rsidRPr="00D3445C">
        <w:rPr>
          <w:color w:val="000000"/>
        </w:rPr>
        <w:t>клет</w:t>
      </w:r>
      <w:r w:rsidR="002338B8">
        <w:rPr>
          <w:color w:val="000000"/>
        </w:rPr>
        <w:t>ок</w:t>
      </w:r>
      <w:r w:rsidR="002338B8" w:rsidRPr="00D3445C">
        <w:rPr>
          <w:color w:val="000000"/>
        </w:rPr>
        <w:t xml:space="preserve"> HEK</w:t>
      </w:r>
      <w:r w:rsidR="009C5187">
        <w:rPr>
          <w:bCs/>
          <w:color w:val="000000"/>
        </w:rPr>
        <w:t xml:space="preserve"> была отмечена </w:t>
      </w:r>
      <w:r w:rsidR="009C5187">
        <w:rPr>
          <w:color w:val="000000"/>
        </w:rPr>
        <w:t>п</w:t>
      </w:r>
      <w:r w:rsidR="009C5187" w:rsidRPr="00D3445C">
        <w:rPr>
          <w:color w:val="000000"/>
        </w:rPr>
        <w:t>рогнозируемая IC</w:t>
      </w:r>
      <w:r w:rsidR="009C5187" w:rsidRPr="009C5187">
        <w:rPr>
          <w:color w:val="000000"/>
          <w:vertAlign w:val="subscript"/>
        </w:rPr>
        <w:t>50</w:t>
      </w:r>
      <w:r w:rsidR="009C5187">
        <w:rPr>
          <w:color w:val="000000"/>
        </w:rPr>
        <w:t xml:space="preserve">, составляющая </w:t>
      </w:r>
      <w:r w:rsidR="009C5187" w:rsidRPr="00D3445C">
        <w:rPr>
          <w:color w:val="000000"/>
        </w:rPr>
        <w:t>&gt; 6,5 мкМ (5,7 мкг/мл по сравнению с клинической C</w:t>
      </w:r>
      <w:r w:rsidR="009C5187" w:rsidRPr="00D3445C">
        <w:rPr>
          <w:color w:val="000000"/>
          <w:vertAlign w:val="subscript"/>
        </w:rPr>
        <w:t>max</w:t>
      </w:r>
      <w:r w:rsidR="009C5187" w:rsidRPr="00D3445C">
        <w:rPr>
          <w:color w:val="000000"/>
        </w:rPr>
        <w:t xml:space="preserve"> 0,26 мкг/мл)</w:t>
      </w:r>
      <w:r w:rsidR="009C5187">
        <w:rPr>
          <w:color w:val="000000"/>
        </w:rPr>
        <w:t xml:space="preserve"> [</w:t>
      </w:r>
      <w:r w:rsidR="009009A4">
        <w:rPr>
          <w:color w:val="000000"/>
        </w:rPr>
        <w:t>12</w:t>
      </w:r>
      <w:r w:rsidR="009C5187" w:rsidRPr="009C5187">
        <w:rPr>
          <w:color w:val="000000"/>
        </w:rPr>
        <w:t>]</w:t>
      </w:r>
      <w:r w:rsidR="009C5187" w:rsidRPr="00D3445C">
        <w:rPr>
          <w:color w:val="000000"/>
        </w:rPr>
        <w:t>.</w:t>
      </w:r>
      <w:r w:rsidR="009C5187">
        <w:rPr>
          <w:color w:val="000000"/>
        </w:rPr>
        <w:t xml:space="preserve"> </w:t>
      </w:r>
    </w:p>
    <w:p w14:paraId="20F01AEC" w14:textId="77777777" w:rsidR="00233075" w:rsidRDefault="00233075" w:rsidP="005E1A9C">
      <w:pPr>
        <w:spacing w:after="0" w:line="240" w:lineRule="auto"/>
        <w:rPr>
          <w:b/>
          <w:bCs/>
          <w:i/>
          <w:color w:val="000000"/>
        </w:rPr>
      </w:pPr>
    </w:p>
    <w:p w14:paraId="40D3D10A" w14:textId="4A5E5BAF" w:rsidR="00D557B0" w:rsidRPr="00363F83" w:rsidRDefault="00D557B0" w:rsidP="005E1A9C">
      <w:pPr>
        <w:spacing w:after="0" w:line="240" w:lineRule="auto"/>
        <w:rPr>
          <w:b/>
          <w:bCs/>
          <w:color w:val="000000"/>
          <w:rPrChange w:id="647" w:author="Belolipetskaya, Elena" w:date="2024-05-06T17:28:00Z">
            <w:rPr>
              <w:b/>
              <w:bCs/>
              <w:i/>
              <w:color w:val="000000"/>
            </w:rPr>
          </w:rPrChange>
        </w:rPr>
      </w:pPr>
      <w:r w:rsidRPr="00363F83">
        <w:rPr>
          <w:b/>
          <w:bCs/>
          <w:color w:val="000000"/>
          <w:rPrChange w:id="648" w:author="Belolipetskaya, Elena" w:date="2024-05-06T17:28:00Z">
            <w:rPr>
              <w:b/>
              <w:bCs/>
              <w:i/>
              <w:color w:val="000000"/>
            </w:rPr>
          </w:rPrChange>
        </w:rPr>
        <w:t>ЦНС</w:t>
      </w:r>
    </w:p>
    <w:p w14:paraId="6C4F896E" w14:textId="77777777" w:rsidR="009C5187" w:rsidRPr="005E1A9C" w:rsidRDefault="009C5187" w:rsidP="005E1A9C">
      <w:pPr>
        <w:spacing w:after="0" w:line="240" w:lineRule="auto"/>
        <w:rPr>
          <w:i/>
        </w:rPr>
      </w:pPr>
    </w:p>
    <w:p w14:paraId="19073311" w14:textId="4780A4A3" w:rsidR="00D557B0" w:rsidRPr="00681261" w:rsidRDefault="005E437C" w:rsidP="005E1A9C">
      <w:pPr>
        <w:spacing w:after="0" w:line="240" w:lineRule="auto"/>
        <w:ind w:firstLine="708"/>
      </w:pPr>
      <w:r w:rsidRPr="00681261">
        <w:rPr>
          <w:color w:val="000000"/>
        </w:rPr>
        <w:t xml:space="preserve">Нейроповеденческих изменений, связанных с исследуемым препаратом, выявлено не было. </w:t>
      </w:r>
      <w:r w:rsidR="00D557B0" w:rsidRPr="00681261">
        <w:rPr>
          <w:color w:val="000000"/>
        </w:rPr>
        <w:t>Исследование было проведено</w:t>
      </w:r>
      <w:r w:rsidR="00A42B05">
        <w:rPr>
          <w:color w:val="000000"/>
        </w:rPr>
        <w:t xml:space="preserve"> путем</w:t>
      </w:r>
      <w:r w:rsidR="00D557B0" w:rsidRPr="00681261">
        <w:rPr>
          <w:color w:val="000000"/>
        </w:rPr>
        <w:t xml:space="preserve"> введения крысам</w:t>
      </w:r>
      <w:r w:rsidR="009C5187" w:rsidRPr="009C5187">
        <w:rPr>
          <w:color w:val="000000"/>
        </w:rPr>
        <w:t xml:space="preserve"> </w:t>
      </w:r>
      <w:r w:rsidR="009C5187">
        <w:rPr>
          <w:color w:val="000000"/>
        </w:rPr>
        <w:t xml:space="preserve">метаболита </w:t>
      </w:r>
      <w:r w:rsidR="009C5187" w:rsidRPr="009C5187">
        <w:rPr>
          <w:color w:val="000000"/>
        </w:rPr>
        <w:t>велпатасвира (GS-5816)</w:t>
      </w:r>
      <w:r w:rsidR="009C5187">
        <w:rPr>
          <w:color w:val="000000"/>
        </w:rPr>
        <w:t xml:space="preserve"> в дозах</w:t>
      </w:r>
      <w:r w:rsidR="00D557B0" w:rsidRPr="00681261">
        <w:rPr>
          <w:color w:val="000000"/>
        </w:rPr>
        <w:t xml:space="preserve"> </w:t>
      </w:r>
      <w:r w:rsidR="009C5187" w:rsidRPr="00D3445C">
        <w:rPr>
          <w:color w:val="000000"/>
        </w:rPr>
        <w:t>0, 20, 60 или 200 мг/кг</w:t>
      </w:r>
      <w:r w:rsidR="009C5187">
        <w:rPr>
          <w:color w:val="000000"/>
        </w:rPr>
        <w:t xml:space="preserve">. </w:t>
      </w:r>
      <w:r w:rsidR="009C5187" w:rsidRPr="00D3445C">
        <w:rPr>
          <w:color w:val="000000"/>
        </w:rPr>
        <w:t>NOAEL для неврологической функции у крыс составляет 200 мг/кг</w:t>
      </w:r>
      <w:r w:rsidR="009C5187" w:rsidRPr="009009A4">
        <w:rPr>
          <w:color w:val="000000"/>
        </w:rPr>
        <w:t>.</w:t>
      </w:r>
      <w:r w:rsidR="00D44F3C" w:rsidRPr="009009A4">
        <w:rPr>
          <w:lang w:eastAsia="en-US"/>
        </w:rPr>
        <w:t xml:space="preserve"> [</w:t>
      </w:r>
      <w:r w:rsidR="009009A4" w:rsidRPr="009009A4">
        <w:rPr>
          <w:color w:val="000000"/>
        </w:rPr>
        <w:t>12</w:t>
      </w:r>
      <w:r w:rsidR="00D44F3C" w:rsidRPr="009009A4">
        <w:rPr>
          <w:lang w:eastAsia="en-US"/>
        </w:rPr>
        <w:t>]</w:t>
      </w:r>
      <w:r w:rsidR="00D557B0" w:rsidRPr="009009A4">
        <w:rPr>
          <w:color w:val="000000"/>
        </w:rPr>
        <w:t>.</w:t>
      </w:r>
    </w:p>
    <w:p w14:paraId="418ACDF0" w14:textId="77777777" w:rsidR="00233075" w:rsidRDefault="00233075" w:rsidP="005E1A9C">
      <w:pPr>
        <w:spacing w:after="0" w:line="240" w:lineRule="auto"/>
        <w:rPr>
          <w:b/>
          <w:bCs/>
          <w:i/>
          <w:color w:val="000000"/>
        </w:rPr>
      </w:pPr>
    </w:p>
    <w:p w14:paraId="443EE320" w14:textId="7DDEFD52" w:rsidR="00D557B0" w:rsidRDefault="009C5187" w:rsidP="005E1A9C">
      <w:pPr>
        <w:spacing w:after="0" w:line="240" w:lineRule="auto"/>
        <w:rPr>
          <w:b/>
          <w:bCs/>
          <w:iCs/>
          <w:color w:val="000000"/>
        </w:rPr>
      </w:pPr>
      <w:r w:rsidRPr="009C5187">
        <w:rPr>
          <w:b/>
          <w:bCs/>
          <w:iCs/>
          <w:color w:val="000000"/>
        </w:rPr>
        <w:t>Дыхательная система</w:t>
      </w:r>
    </w:p>
    <w:p w14:paraId="58477DBE" w14:textId="77777777" w:rsidR="009C5187" w:rsidRPr="009C5187" w:rsidRDefault="009C5187" w:rsidP="005E1A9C">
      <w:pPr>
        <w:spacing w:after="0" w:line="240" w:lineRule="auto"/>
        <w:rPr>
          <w:b/>
          <w:bCs/>
          <w:iCs/>
        </w:rPr>
      </w:pPr>
    </w:p>
    <w:p w14:paraId="4A995CDF" w14:textId="0A1451AD" w:rsidR="005E1A9C" w:rsidRDefault="00E31659" w:rsidP="00D53E19">
      <w:pPr>
        <w:spacing w:after="0" w:line="240" w:lineRule="auto"/>
        <w:ind w:firstLine="708"/>
        <w:rPr>
          <w:color w:val="FF0000"/>
          <w:highlight w:val="yellow"/>
          <w:lang w:eastAsia="en-US"/>
        </w:rPr>
      </w:pPr>
      <w:r>
        <w:rPr>
          <w:color w:val="000000"/>
        </w:rPr>
        <w:t xml:space="preserve">Влияния </w:t>
      </w:r>
      <w:r w:rsidRPr="00E31659">
        <w:rPr>
          <w:color w:val="000000"/>
        </w:rPr>
        <w:t>изучаемых</w:t>
      </w:r>
      <w:r>
        <w:rPr>
          <w:color w:val="000000"/>
        </w:rPr>
        <w:t xml:space="preserve"> препаратов на</w:t>
      </w:r>
      <w:r w:rsidRPr="00E31659">
        <w:rPr>
          <w:color w:val="000000"/>
        </w:rPr>
        <w:t xml:space="preserve"> параметр</w:t>
      </w:r>
      <w:r>
        <w:rPr>
          <w:color w:val="000000"/>
        </w:rPr>
        <w:t>ы</w:t>
      </w:r>
      <w:r w:rsidRPr="00E31659">
        <w:rPr>
          <w:color w:val="000000"/>
        </w:rPr>
        <w:t xml:space="preserve"> дыхания (частота дыхания, дыхательный объем или минутный объем)</w:t>
      </w:r>
      <w:r>
        <w:rPr>
          <w:color w:val="000000"/>
        </w:rPr>
        <w:t xml:space="preserve"> не было обнаружено. </w:t>
      </w:r>
      <w:r w:rsidRPr="00E31659">
        <w:rPr>
          <w:color w:val="000000"/>
        </w:rPr>
        <w:t>NOAEL</w:t>
      </w:r>
      <w:r>
        <w:rPr>
          <w:color w:val="000000"/>
        </w:rPr>
        <w:t xml:space="preserve"> метаболита велпатасвира </w:t>
      </w:r>
      <w:r w:rsidRPr="00D3445C">
        <w:rPr>
          <w:color w:val="000000"/>
        </w:rPr>
        <w:t>GS-5816</w:t>
      </w:r>
      <w:r w:rsidRPr="00E31659">
        <w:rPr>
          <w:color w:val="000000"/>
        </w:rPr>
        <w:t xml:space="preserve"> у крыс составляет 200 мг/кг</w:t>
      </w:r>
      <w:r>
        <w:rPr>
          <w:color w:val="000000"/>
        </w:rPr>
        <w:t xml:space="preserve"> </w:t>
      </w:r>
      <w:r w:rsidR="00D44F3C">
        <w:rPr>
          <w:lang w:eastAsia="en-US"/>
        </w:rPr>
        <w:t>[</w:t>
      </w:r>
      <w:r w:rsidR="009009A4">
        <w:rPr>
          <w:color w:val="000000"/>
        </w:rPr>
        <w:t>12</w:t>
      </w:r>
      <w:r w:rsidR="00D44F3C" w:rsidRPr="0073728F">
        <w:rPr>
          <w:lang w:eastAsia="en-US"/>
        </w:rPr>
        <w:t>]</w:t>
      </w:r>
      <w:r w:rsidR="00D557B0" w:rsidRPr="00681261">
        <w:rPr>
          <w:color w:val="000000"/>
        </w:rPr>
        <w:t>.</w:t>
      </w:r>
      <w:bookmarkStart w:id="649" w:name="_Toc468892922"/>
      <w:bookmarkStart w:id="650" w:name="_Hlk521883819"/>
    </w:p>
    <w:p w14:paraId="7468B1C5" w14:textId="77777777" w:rsidR="005E1A9C" w:rsidRPr="003256B2" w:rsidRDefault="005E1A9C">
      <w:pPr>
        <w:spacing w:after="0" w:line="240" w:lineRule="auto"/>
        <w:contextualSpacing/>
        <w:rPr>
          <w:color w:val="FF0000"/>
          <w:highlight w:val="yellow"/>
          <w:lang w:eastAsia="en-US"/>
        </w:rPr>
      </w:pPr>
    </w:p>
    <w:p w14:paraId="0FD456D1" w14:textId="2A38B864" w:rsidR="00A52A58" w:rsidRPr="00A91117" w:rsidRDefault="009E1AB8" w:rsidP="00A91117">
      <w:pPr>
        <w:spacing w:before="240" w:after="240" w:line="240" w:lineRule="auto"/>
        <w:contextualSpacing/>
        <w:outlineLvl w:val="2"/>
        <w:rPr>
          <w:b/>
        </w:rPr>
      </w:pPr>
      <w:bookmarkStart w:id="651" w:name="_Toc164609950"/>
      <w:bookmarkEnd w:id="649"/>
      <w:bookmarkEnd w:id="650"/>
      <w:r w:rsidRPr="00CE6626">
        <w:rPr>
          <w:b/>
        </w:rPr>
        <w:t>3.1.</w:t>
      </w:r>
      <w:r w:rsidR="00AD62F6" w:rsidRPr="00CE6626">
        <w:rPr>
          <w:b/>
        </w:rPr>
        <w:t>5</w:t>
      </w:r>
      <w:r w:rsidRPr="00CE6626">
        <w:rPr>
          <w:b/>
        </w:rPr>
        <w:t xml:space="preserve">. </w:t>
      </w:r>
      <w:r w:rsidR="00F1783B" w:rsidRPr="00CE6626">
        <w:rPr>
          <w:b/>
        </w:rPr>
        <w:t>Фармако</w:t>
      </w:r>
      <w:r w:rsidR="00E77F48" w:rsidRPr="00CE6626">
        <w:rPr>
          <w:b/>
        </w:rPr>
        <w:t>динамические</w:t>
      </w:r>
      <w:r w:rsidR="00F1783B" w:rsidRPr="00CE6626">
        <w:rPr>
          <w:b/>
        </w:rPr>
        <w:t xml:space="preserve"> лекарственные взаимодействия</w:t>
      </w:r>
      <w:bookmarkEnd w:id="350"/>
      <w:bookmarkEnd w:id="351"/>
      <w:bookmarkEnd w:id="651"/>
    </w:p>
    <w:p w14:paraId="7132B1FA" w14:textId="6B0B3F8C" w:rsidR="00E30437" w:rsidRPr="006226A1" w:rsidRDefault="00E30437">
      <w:pPr>
        <w:pStyle w:val="Heading2"/>
        <w:tabs>
          <w:tab w:val="left" w:pos="284"/>
          <w:tab w:val="left" w:pos="567"/>
        </w:tabs>
        <w:spacing w:line="240" w:lineRule="auto"/>
        <w:contextualSpacing/>
        <w:rPr>
          <w:color w:val="000000" w:themeColor="text1"/>
        </w:rPr>
      </w:pPr>
      <w:bookmarkStart w:id="652" w:name="_Toc164609951"/>
      <w:r w:rsidRPr="006226A1">
        <w:rPr>
          <w:color w:val="000000" w:themeColor="text1"/>
        </w:rPr>
        <w:t>3.</w:t>
      </w:r>
      <w:r w:rsidR="009E1AB8" w:rsidRPr="006226A1">
        <w:rPr>
          <w:color w:val="000000" w:themeColor="text1"/>
        </w:rPr>
        <w:t>2</w:t>
      </w:r>
      <w:r w:rsidR="00E82F18" w:rsidRPr="006226A1">
        <w:rPr>
          <w:color w:val="000000" w:themeColor="text1"/>
        </w:rPr>
        <w:t>.</w:t>
      </w:r>
      <w:r w:rsidRPr="006226A1">
        <w:rPr>
          <w:color w:val="000000" w:themeColor="text1"/>
        </w:rPr>
        <w:t xml:space="preserve"> Доклиническая фармакокинетика</w:t>
      </w:r>
      <w:bookmarkEnd w:id="652"/>
    </w:p>
    <w:p w14:paraId="1E0FE30C" w14:textId="2B0A0BA7" w:rsidR="00B655F2" w:rsidRDefault="00B655F2" w:rsidP="00A91BD2">
      <w:pPr>
        <w:spacing w:before="120" w:line="240" w:lineRule="auto"/>
        <w:ind w:firstLine="708"/>
        <w:rPr>
          <w:szCs w:val="28"/>
          <w:shd w:val="clear" w:color="auto" w:fill="FFFFFF"/>
          <w:lang w:bidi="ru-RU"/>
        </w:rPr>
      </w:pPr>
      <w:bookmarkStart w:id="653" w:name="_Toc484199228"/>
      <w:bookmarkStart w:id="654" w:name="_Toc10578060"/>
      <w:bookmarkStart w:id="655" w:name="_Hlk521883862"/>
      <w:bookmarkStart w:id="656" w:name="_Toc483835323"/>
      <w:bookmarkStart w:id="657" w:name="_Toc484591394"/>
      <w:bookmarkStart w:id="658" w:name="_Toc415001099"/>
      <w:bookmarkStart w:id="659" w:name="_Toc298775544"/>
      <w:r w:rsidRPr="00681261">
        <w:rPr>
          <w:color w:val="000000"/>
        </w:rPr>
        <w:t xml:space="preserve">Фармакокинетические </w:t>
      </w:r>
      <w:r w:rsidR="0028148E">
        <w:rPr>
          <w:color w:val="000000"/>
        </w:rPr>
        <w:t>исследования</w:t>
      </w:r>
      <w:r w:rsidRPr="00681261">
        <w:rPr>
          <w:color w:val="000000"/>
        </w:rPr>
        <w:t xml:space="preserve"> </w:t>
      </w:r>
      <w:r w:rsidR="00A91117">
        <w:rPr>
          <w:color w:val="000000"/>
        </w:rPr>
        <w:t>софосбувира</w:t>
      </w:r>
      <w:r w:rsidRPr="00681261">
        <w:rPr>
          <w:color w:val="000000"/>
        </w:rPr>
        <w:t xml:space="preserve"> и </w:t>
      </w:r>
      <w:r w:rsidR="00A91117">
        <w:rPr>
          <w:color w:val="000000"/>
        </w:rPr>
        <w:t>велпатасвира были изучены</w:t>
      </w:r>
      <w:r w:rsidRPr="00681261">
        <w:rPr>
          <w:color w:val="000000"/>
        </w:rPr>
        <w:t xml:space="preserve"> </w:t>
      </w:r>
      <w:r w:rsidR="00A91117" w:rsidRPr="00D3445C">
        <w:rPr>
          <w:color w:val="000000"/>
        </w:rPr>
        <w:t xml:space="preserve">на экстрактах и клетках человека </w:t>
      </w:r>
      <w:r w:rsidR="00A91117" w:rsidRPr="00D3445C">
        <w:rPr>
          <w:i/>
          <w:color w:val="000000"/>
        </w:rPr>
        <w:t>in vitro</w:t>
      </w:r>
      <w:r w:rsidR="00A91117" w:rsidRPr="00D3445C">
        <w:rPr>
          <w:color w:val="000000"/>
        </w:rPr>
        <w:t xml:space="preserve">, а также в исследованиях </w:t>
      </w:r>
      <w:r w:rsidR="00A91117" w:rsidRPr="00D3445C">
        <w:rPr>
          <w:i/>
          <w:color w:val="000000"/>
        </w:rPr>
        <w:t>in vivo</w:t>
      </w:r>
      <w:r w:rsidR="00A91117" w:rsidRPr="00D3445C">
        <w:rPr>
          <w:color w:val="000000"/>
        </w:rPr>
        <w:t xml:space="preserve"> на животных. </w:t>
      </w:r>
      <w:r w:rsidRPr="00681261">
        <w:rPr>
          <w:color w:val="000000"/>
        </w:rPr>
        <w:t xml:space="preserve"> Был </w:t>
      </w:r>
      <w:r w:rsidRPr="00681261">
        <w:rPr>
          <w:color w:val="000000"/>
        </w:rPr>
        <w:lastRenderedPageBreak/>
        <w:t xml:space="preserve">проведен ряд исследований для определения профиля всасывания, распределения, метаболизма и выведения </w:t>
      </w:r>
      <w:r w:rsidR="00A91117">
        <w:rPr>
          <w:color w:val="000000"/>
        </w:rPr>
        <w:t>софосбувира и велпатасвира</w:t>
      </w:r>
      <w:r w:rsidRPr="00681261">
        <w:rPr>
          <w:color w:val="000000"/>
        </w:rPr>
        <w:t xml:space="preserve"> у различных доклинических видов</w:t>
      </w:r>
      <w:r w:rsidR="00A91117">
        <w:rPr>
          <w:color w:val="000000"/>
        </w:rPr>
        <w:t>.</w:t>
      </w:r>
      <w:r w:rsidRPr="00681261">
        <w:rPr>
          <w:color w:val="000000"/>
        </w:rPr>
        <w:t xml:space="preserve"> </w:t>
      </w:r>
      <w:r w:rsidR="00A91117" w:rsidRPr="00D3445C">
        <w:rPr>
          <w:color w:val="000000"/>
        </w:rPr>
        <w:t xml:space="preserve">Доклиническая оценка </w:t>
      </w:r>
      <w:r w:rsidR="0028148E">
        <w:rPr>
          <w:color w:val="000000"/>
        </w:rPr>
        <w:t>ФК</w:t>
      </w:r>
      <w:r w:rsidR="00A91117" w:rsidRPr="00D3445C">
        <w:rPr>
          <w:color w:val="000000"/>
        </w:rPr>
        <w:t xml:space="preserve"> </w:t>
      </w:r>
      <w:r w:rsidR="00A91117">
        <w:rPr>
          <w:color w:val="000000"/>
        </w:rPr>
        <w:t>софосбувира и велпатасвира</w:t>
      </w:r>
      <w:r w:rsidR="00A91117" w:rsidRPr="00D3445C">
        <w:rPr>
          <w:color w:val="000000"/>
        </w:rPr>
        <w:t xml:space="preserve"> в первую очередь основана на исследованиях, проведенных с отдельными препаратами.</w:t>
      </w:r>
    </w:p>
    <w:p w14:paraId="62971D80" w14:textId="77777777" w:rsidR="007D2C7E" w:rsidRPr="00B536B2" w:rsidRDefault="007D2C7E" w:rsidP="00B41C86">
      <w:pPr>
        <w:spacing w:before="120" w:line="240" w:lineRule="auto"/>
      </w:pPr>
      <w:r w:rsidRPr="005E1A9C">
        <w:rPr>
          <w:b/>
          <w:bCs/>
          <w:iCs/>
          <w:color w:val="000000"/>
        </w:rPr>
        <w:t>Методы анализа</w:t>
      </w:r>
    </w:p>
    <w:p w14:paraId="4B283DB5" w14:textId="6042E6D3" w:rsidR="0028148E" w:rsidRPr="00A91BD2" w:rsidRDefault="0028148E" w:rsidP="00B41C86">
      <w:pPr>
        <w:spacing w:before="120" w:line="240" w:lineRule="auto"/>
        <w:rPr>
          <w:i/>
          <w:iCs/>
          <w:rPrChange w:id="660" w:author="Абрамова Анна Андреевна" w:date="2024-05-14T23:24:00Z">
            <w:rPr/>
          </w:rPrChange>
        </w:rPr>
      </w:pPr>
      <w:r w:rsidRPr="00A91BD2">
        <w:rPr>
          <w:b/>
          <w:bCs/>
          <w:i/>
          <w:iCs/>
          <w:color w:val="000000"/>
          <w:rPrChange w:id="661" w:author="Абрамова Анна Андреевна" w:date="2024-05-14T23:24:00Z">
            <w:rPr>
              <w:b/>
              <w:bCs/>
              <w:color w:val="000000"/>
            </w:rPr>
          </w:rPrChange>
        </w:rPr>
        <w:t>Софосбувир, велпатасвир</w:t>
      </w:r>
    </w:p>
    <w:p w14:paraId="00A7C796" w14:textId="1517AC7E" w:rsidR="0028148E" w:rsidRPr="0028148E" w:rsidRDefault="0028148E" w:rsidP="00A91BD2">
      <w:pPr>
        <w:spacing w:after="0" w:line="240" w:lineRule="auto"/>
        <w:ind w:firstLine="708"/>
        <w:rPr>
          <w:color w:val="000000"/>
        </w:rPr>
      </w:pPr>
      <w:r w:rsidRPr="0028148E">
        <w:rPr>
          <w:color w:val="000000"/>
        </w:rPr>
        <w:t xml:space="preserve">Методы высокоэффективной жидкостной хроматографии (ВЭЖХ) и ВЭЖХ с тандемной масс-спектрометрией (ЖХ-МС/МС) использовались для изучения </w:t>
      </w:r>
      <w:r>
        <w:rPr>
          <w:color w:val="000000"/>
        </w:rPr>
        <w:t>софосбувира</w:t>
      </w:r>
      <w:r w:rsidRPr="0028148E">
        <w:rPr>
          <w:color w:val="000000"/>
        </w:rPr>
        <w:t xml:space="preserve">, </w:t>
      </w:r>
      <w:r>
        <w:rPr>
          <w:color w:val="000000"/>
        </w:rPr>
        <w:t>велпатасвира</w:t>
      </w:r>
      <w:r w:rsidRPr="0028148E">
        <w:rPr>
          <w:color w:val="000000"/>
        </w:rPr>
        <w:t xml:space="preserve"> и их метаболитов в питательных средах, образцах плазмы крови, желчи и мочи во время ФК исследований. Эти методы не имели строгого соответствия рекомендациям GLP, но были оценены на предмет надлежащей селективности, чувствительности, линейности, а также внутрианалитической точности и прецизионности. Все биоаналитические методы токсикокинетических анализов </w:t>
      </w:r>
      <w:r w:rsidR="003B75AC" w:rsidRPr="0028148E">
        <w:rPr>
          <w:color w:val="000000"/>
        </w:rPr>
        <w:t>в поддержку</w:t>
      </w:r>
      <w:r w:rsidRPr="0028148E">
        <w:rPr>
          <w:color w:val="000000"/>
        </w:rPr>
        <w:t xml:space="preserve"> соответствующих GLP исследований безопасности </w:t>
      </w:r>
      <w:r>
        <w:rPr>
          <w:color w:val="000000"/>
        </w:rPr>
        <w:t>софосбувира</w:t>
      </w:r>
      <w:r w:rsidRPr="0028148E">
        <w:rPr>
          <w:color w:val="000000"/>
        </w:rPr>
        <w:t xml:space="preserve"> и </w:t>
      </w:r>
      <w:r>
        <w:rPr>
          <w:color w:val="000000"/>
        </w:rPr>
        <w:t>велпатасвира</w:t>
      </w:r>
      <w:r w:rsidRPr="0028148E">
        <w:rPr>
          <w:color w:val="000000"/>
        </w:rPr>
        <w:t xml:space="preserve">, были валидированы. Метод ЖХ-МС/МС был использован для определения </w:t>
      </w:r>
      <w:r w:rsidR="00A42B05">
        <w:rPr>
          <w:color w:val="000000"/>
        </w:rPr>
        <w:t>фармакокинетических</w:t>
      </w:r>
      <w:r w:rsidRPr="0028148E">
        <w:rPr>
          <w:color w:val="000000"/>
        </w:rPr>
        <w:t xml:space="preserve"> параметров в токсикокинетических исследованиях. Параметры валидации включали селективность, чувствительность, линейность, извлечение, перенос, внутри- и межаналитическую прецизионность и точность, стабильность отбора проб, стабильность исходного раствора, целостность среды для инъекций, кратковременную стабильность матрицы, стабильность матрицы при замораживании/размораживании, долгосрочную стабильность матрицы и полноту разведения, воспроизводимость при повторном введении.</w:t>
      </w:r>
    </w:p>
    <w:p w14:paraId="3FA064AA" w14:textId="77777777" w:rsidR="0028148E" w:rsidRPr="0028148E" w:rsidRDefault="0028148E" w:rsidP="0028148E">
      <w:pPr>
        <w:spacing w:after="0" w:line="240" w:lineRule="auto"/>
        <w:ind w:firstLine="708"/>
        <w:rPr>
          <w:color w:val="000000"/>
        </w:rPr>
      </w:pPr>
      <w:r w:rsidRPr="0028148E">
        <w:rPr>
          <w:color w:val="000000"/>
        </w:rPr>
        <w:t>Были использованы следующие радиохимические вещества: [</w:t>
      </w:r>
      <w:r w:rsidRPr="0028148E">
        <w:rPr>
          <w:color w:val="000000"/>
          <w:vertAlign w:val="superscript"/>
        </w:rPr>
        <w:t>3</w:t>
      </w:r>
      <w:r w:rsidRPr="0028148E">
        <w:rPr>
          <w:color w:val="000000"/>
        </w:rPr>
        <w:t>H]GS-9851, [</w:t>
      </w:r>
      <w:r w:rsidRPr="0028148E">
        <w:rPr>
          <w:color w:val="000000"/>
          <w:vertAlign w:val="superscript"/>
        </w:rPr>
        <w:t>14</w:t>
      </w:r>
      <w:r w:rsidRPr="0028148E">
        <w:rPr>
          <w:color w:val="000000"/>
        </w:rPr>
        <w:t>C]SOF, [</w:t>
      </w:r>
      <w:r w:rsidRPr="0028148E">
        <w:rPr>
          <w:color w:val="000000"/>
          <w:vertAlign w:val="superscript"/>
        </w:rPr>
        <w:t>14</w:t>
      </w:r>
      <w:r w:rsidRPr="0028148E">
        <w:rPr>
          <w:color w:val="000000"/>
        </w:rPr>
        <w:t>C]VEL. Радиоактивность изотопов [</w:t>
      </w:r>
      <w:r w:rsidRPr="0028148E">
        <w:rPr>
          <w:color w:val="000000"/>
          <w:vertAlign w:val="superscript"/>
        </w:rPr>
        <w:t>3</w:t>
      </w:r>
      <w:r w:rsidRPr="0028148E">
        <w:rPr>
          <w:color w:val="000000"/>
        </w:rPr>
        <w:t>H] и [</w:t>
      </w:r>
      <w:r w:rsidRPr="0028148E">
        <w:rPr>
          <w:color w:val="000000"/>
          <w:vertAlign w:val="superscript"/>
        </w:rPr>
        <w:t>14</w:t>
      </w:r>
      <w:r w:rsidRPr="0028148E">
        <w:rPr>
          <w:color w:val="000000"/>
        </w:rPr>
        <w:t>C], в биологических образцах, включая среды для роста клеток, кровь, плазму крови, иссеченные ткани, биологические жидкости и ВЭЖХ-элюат, определяли методом жидкостного сцинтилляционного анализа.</w:t>
      </w:r>
    </w:p>
    <w:p w14:paraId="556B4C36" w14:textId="1A620440" w:rsidR="007D2C7E" w:rsidDel="0073473E" w:rsidRDefault="0028148E" w:rsidP="0073473E">
      <w:pPr>
        <w:spacing w:after="0" w:line="240" w:lineRule="auto"/>
        <w:ind w:firstLine="708"/>
        <w:rPr>
          <w:del w:id="662" w:author="Абрамова Анна Андреевна" w:date="2024-05-16T00:07:00Z"/>
          <w:szCs w:val="28"/>
          <w:shd w:val="clear" w:color="auto" w:fill="FFFFFF"/>
          <w:lang w:bidi="ru-RU"/>
        </w:rPr>
      </w:pPr>
      <w:r w:rsidRPr="0028148E">
        <w:rPr>
          <w:color w:val="000000"/>
        </w:rPr>
        <w:t xml:space="preserve">ТРИзол использовали для выделения РНК, которую анализировали методом количественной полимеразной цепной реакции с обратной транскриптазой (ОТ-ПЦР) для оценки влияния </w:t>
      </w:r>
      <w:r w:rsidR="00A36CFA">
        <w:rPr>
          <w:color w:val="000000"/>
        </w:rPr>
        <w:t>софосбувира</w:t>
      </w:r>
      <w:r w:rsidRPr="0028148E">
        <w:rPr>
          <w:color w:val="000000"/>
        </w:rPr>
        <w:t xml:space="preserve"> и </w:t>
      </w:r>
      <w:r w:rsidR="00A36CFA">
        <w:rPr>
          <w:color w:val="000000"/>
        </w:rPr>
        <w:t>велпатасвира</w:t>
      </w:r>
      <w:r w:rsidRPr="0028148E">
        <w:rPr>
          <w:color w:val="000000"/>
        </w:rPr>
        <w:t xml:space="preserve"> на уровни мРНК CYP</w:t>
      </w:r>
      <w:r w:rsidR="009009A4">
        <w:rPr>
          <w:color w:val="000000"/>
        </w:rPr>
        <w:t xml:space="preserve"> </w:t>
      </w:r>
      <w:r w:rsidR="00D03E43">
        <w:rPr>
          <w:szCs w:val="28"/>
          <w:shd w:val="clear" w:color="auto" w:fill="FFFFFF"/>
          <w:lang w:bidi="ru-RU"/>
        </w:rPr>
        <w:t>[</w:t>
      </w:r>
      <w:r w:rsidR="009009A4">
        <w:rPr>
          <w:szCs w:val="28"/>
          <w:shd w:val="clear" w:color="auto" w:fill="FFFFFF"/>
          <w:lang w:bidi="ru-RU"/>
        </w:rPr>
        <w:t>12</w:t>
      </w:r>
      <w:r w:rsidR="00D03E43" w:rsidRPr="00B621E5">
        <w:rPr>
          <w:szCs w:val="28"/>
          <w:shd w:val="clear" w:color="auto" w:fill="FFFFFF"/>
          <w:lang w:bidi="ru-RU"/>
        </w:rPr>
        <w:t>].</w:t>
      </w:r>
    </w:p>
    <w:p w14:paraId="267DBAC6" w14:textId="77777777" w:rsidR="0073473E" w:rsidRPr="00681261" w:rsidRDefault="0073473E" w:rsidP="00A91BD2">
      <w:pPr>
        <w:spacing w:after="0" w:line="240" w:lineRule="auto"/>
        <w:ind w:firstLine="708"/>
        <w:rPr>
          <w:ins w:id="663" w:author="Абрамова Анна Андреевна" w:date="2024-05-16T00:07:00Z"/>
        </w:rPr>
      </w:pPr>
    </w:p>
    <w:p w14:paraId="33CE22F5" w14:textId="77777777" w:rsidR="00233075" w:rsidRDefault="00233075">
      <w:pPr>
        <w:spacing w:after="0" w:line="240" w:lineRule="auto"/>
        <w:ind w:firstLine="708"/>
        <w:rPr>
          <w:b/>
          <w:bCs/>
          <w:i/>
          <w:color w:val="000000"/>
        </w:rPr>
        <w:pPrChange w:id="664" w:author="Абрамова Анна Андреевна" w:date="2024-05-16T00:07:00Z">
          <w:pPr>
            <w:spacing w:after="0" w:line="240" w:lineRule="auto"/>
          </w:pPr>
        </w:pPrChange>
      </w:pPr>
    </w:p>
    <w:p w14:paraId="53676347" w14:textId="77777777" w:rsidR="0028148E" w:rsidRPr="00A91BD2" w:rsidRDefault="0028148E">
      <w:pPr>
        <w:spacing w:line="240" w:lineRule="auto"/>
        <w:rPr>
          <w:i/>
          <w:iCs/>
          <w:rPrChange w:id="665" w:author="Абрамова Анна Андреевна" w:date="2024-05-14T23:24:00Z">
            <w:rPr/>
          </w:rPrChange>
        </w:rPr>
        <w:pPrChange w:id="666" w:author="Абрамова Анна Андреевна" w:date="2024-05-16T00:07:00Z">
          <w:pPr>
            <w:spacing w:before="120" w:line="240" w:lineRule="auto"/>
          </w:pPr>
        </w:pPrChange>
      </w:pPr>
      <w:r w:rsidRPr="00A91BD2">
        <w:rPr>
          <w:b/>
          <w:bCs/>
          <w:i/>
          <w:iCs/>
          <w:color w:val="000000"/>
          <w:rPrChange w:id="667" w:author="Абрамова Анна Андреевна" w:date="2024-05-14T23:24:00Z">
            <w:rPr>
              <w:b/>
              <w:bCs/>
              <w:color w:val="000000"/>
            </w:rPr>
          </w:rPrChange>
        </w:rPr>
        <w:t>Велпатасвир</w:t>
      </w:r>
    </w:p>
    <w:p w14:paraId="299914CC" w14:textId="11F40919" w:rsidR="0028148E" w:rsidRDefault="007D2C7E" w:rsidP="00A91BD2">
      <w:pPr>
        <w:spacing w:after="0" w:line="240" w:lineRule="auto"/>
        <w:ind w:firstLine="708"/>
        <w:rPr>
          <w:color w:val="000000"/>
        </w:rPr>
      </w:pPr>
      <w:r w:rsidRPr="00681261">
        <w:rPr>
          <w:color w:val="000000"/>
        </w:rPr>
        <w:t xml:space="preserve">Концентрации </w:t>
      </w:r>
      <w:r w:rsidR="0028148E">
        <w:rPr>
          <w:color w:val="000000"/>
        </w:rPr>
        <w:t>велпатасвира</w:t>
      </w:r>
      <w:r w:rsidRPr="00681261">
        <w:rPr>
          <w:color w:val="000000"/>
        </w:rPr>
        <w:t xml:space="preserve"> </w:t>
      </w:r>
      <w:r w:rsidR="0028148E" w:rsidRPr="00681261">
        <w:rPr>
          <w:color w:val="000000"/>
        </w:rPr>
        <w:t xml:space="preserve">в </w:t>
      </w:r>
      <w:r w:rsidR="0028148E">
        <w:rPr>
          <w:color w:val="000000"/>
        </w:rPr>
        <w:t xml:space="preserve">образцах </w:t>
      </w:r>
      <w:r w:rsidRPr="00681261">
        <w:rPr>
          <w:color w:val="000000"/>
        </w:rPr>
        <w:t xml:space="preserve">плазме крови, </w:t>
      </w:r>
      <w:r w:rsidR="0028148E">
        <w:rPr>
          <w:color w:val="000000"/>
        </w:rPr>
        <w:t xml:space="preserve">желчи и мочи </w:t>
      </w:r>
      <w:r w:rsidRPr="00681261">
        <w:rPr>
          <w:color w:val="000000"/>
        </w:rPr>
        <w:t>определяли методом ЖХ/МС/МС</w:t>
      </w:r>
      <w:r w:rsidR="0028148E">
        <w:rPr>
          <w:color w:val="000000"/>
        </w:rPr>
        <w:t xml:space="preserve"> </w:t>
      </w:r>
      <w:r w:rsidRPr="00681261">
        <w:rPr>
          <w:color w:val="000000"/>
        </w:rPr>
        <w:t xml:space="preserve">(исследования не в соответствии с принципами GLP). </w:t>
      </w:r>
      <w:r w:rsidR="0028148E">
        <w:rPr>
          <w:color w:val="000000"/>
        </w:rPr>
        <w:t>Исследования ФК параметров</w:t>
      </w:r>
      <w:r w:rsidR="0028148E" w:rsidRPr="0028148E">
        <w:rPr>
          <w:color w:val="000000"/>
        </w:rPr>
        <w:t xml:space="preserve"> </w:t>
      </w:r>
      <w:r w:rsidR="0028148E">
        <w:rPr>
          <w:color w:val="000000"/>
        </w:rPr>
        <w:t>проводили</w:t>
      </w:r>
      <w:r w:rsidR="0028148E" w:rsidRPr="0028148E">
        <w:rPr>
          <w:color w:val="000000"/>
        </w:rPr>
        <w:t xml:space="preserve"> на мышах CD-1, крысах Спраг-Доули, новозеландских белых кроликах (NZW), собаках породы бигль и яванских макаках</w:t>
      </w:r>
      <w:r w:rsidR="0028148E">
        <w:rPr>
          <w:color w:val="000000"/>
        </w:rPr>
        <w:t>.</w:t>
      </w:r>
      <w:r w:rsidR="0028148E" w:rsidRPr="0028148E">
        <w:rPr>
          <w:color w:val="000000"/>
        </w:rPr>
        <w:t xml:space="preserve"> Эти методы были оценены на предмет надлежащей селективности, чувствительности, линейности, а также внутрианалитической точности и прецизионности.</w:t>
      </w:r>
    </w:p>
    <w:p w14:paraId="5CA94AB6" w14:textId="300DB8CE" w:rsidR="0028148E" w:rsidRPr="0028148E" w:rsidRDefault="0028148E" w:rsidP="0028148E">
      <w:pPr>
        <w:spacing w:after="0" w:line="240" w:lineRule="auto"/>
        <w:ind w:firstLine="708"/>
        <w:rPr>
          <w:color w:val="000000"/>
        </w:rPr>
      </w:pPr>
      <w:r w:rsidRPr="0028148E">
        <w:rPr>
          <w:color w:val="000000"/>
        </w:rPr>
        <w:t>Параметры валидации включали селективность, чувствительность, линейность, извлечение, перенос, внутри- и межаналитическую прецизионность и точность, стабильность отбора проб, стабильность исходного раствора, целостность среды для инъекций, кратковременную стабильность матрицы, стабильность матрицы при замораживании/размораживании, долгосрочную стабильность матрицы и полноту разведения, воспроизводимость при повторном введении.</w:t>
      </w:r>
    </w:p>
    <w:p w14:paraId="3B411A47" w14:textId="262E0692" w:rsidR="003314AC" w:rsidRDefault="0028148E" w:rsidP="0028148E">
      <w:pPr>
        <w:spacing w:after="0" w:line="240" w:lineRule="auto"/>
        <w:ind w:firstLine="708"/>
        <w:rPr>
          <w:szCs w:val="28"/>
          <w:shd w:val="clear" w:color="auto" w:fill="FFFFFF"/>
          <w:lang w:bidi="ru-RU"/>
        </w:rPr>
      </w:pPr>
      <w:r w:rsidRPr="0028148E">
        <w:rPr>
          <w:color w:val="000000"/>
        </w:rPr>
        <w:t>Аналитические методы</w:t>
      </w:r>
      <w:r w:rsidR="00A67B1F">
        <w:rPr>
          <w:color w:val="000000"/>
        </w:rPr>
        <w:t>, н</w:t>
      </w:r>
      <w:r w:rsidR="00A67B1F" w:rsidRPr="00A67B1F">
        <w:rPr>
          <w:color w:val="000000"/>
        </w:rPr>
        <w:t>ижний предел количественного определения</w:t>
      </w:r>
      <w:r w:rsidR="00A67B1F">
        <w:rPr>
          <w:color w:val="000000"/>
        </w:rPr>
        <w:t xml:space="preserve"> и степень извлечения в различных тест-системах приведены в </w:t>
      </w:r>
      <w:r w:rsidR="00A67B1F" w:rsidRPr="003B75AC">
        <w:rPr>
          <w:color w:val="000000"/>
        </w:rPr>
        <w:t>Таблице</w:t>
      </w:r>
      <w:r w:rsidR="003B75AC" w:rsidRPr="003B75AC">
        <w:rPr>
          <w:color w:val="000000"/>
        </w:rPr>
        <w:t xml:space="preserve"> 3-</w:t>
      </w:r>
      <w:r w:rsidR="003B75AC">
        <w:rPr>
          <w:color w:val="000000"/>
        </w:rPr>
        <w:t>6</w:t>
      </w:r>
      <w:r w:rsidR="00A67B1F">
        <w:rPr>
          <w:color w:val="000000"/>
        </w:rPr>
        <w:t xml:space="preserve"> </w:t>
      </w:r>
      <w:r w:rsidR="00D03E43">
        <w:rPr>
          <w:szCs w:val="28"/>
          <w:shd w:val="clear" w:color="auto" w:fill="FFFFFF"/>
          <w:lang w:bidi="ru-RU"/>
        </w:rPr>
        <w:t>[</w:t>
      </w:r>
      <w:r w:rsidR="009009A4">
        <w:rPr>
          <w:szCs w:val="28"/>
          <w:shd w:val="clear" w:color="auto" w:fill="FFFFFF"/>
          <w:lang w:bidi="ru-RU"/>
        </w:rPr>
        <w:t>13</w:t>
      </w:r>
      <w:r w:rsidR="00D03E43" w:rsidRPr="00B621E5">
        <w:rPr>
          <w:szCs w:val="28"/>
          <w:shd w:val="clear" w:color="auto" w:fill="FFFFFF"/>
          <w:lang w:bidi="ru-RU"/>
        </w:rPr>
        <w:t>].</w:t>
      </w:r>
    </w:p>
    <w:p w14:paraId="39EAB5B1" w14:textId="77777777" w:rsidR="00A67B1F" w:rsidDel="0073473E" w:rsidRDefault="00A67B1F" w:rsidP="0028148E">
      <w:pPr>
        <w:spacing w:after="0" w:line="240" w:lineRule="auto"/>
        <w:ind w:firstLine="708"/>
        <w:rPr>
          <w:del w:id="668" w:author="Абрамова Анна Андреевна" w:date="2024-05-16T00:07:00Z"/>
          <w:szCs w:val="28"/>
          <w:shd w:val="clear" w:color="auto" w:fill="FFFFFF"/>
          <w:lang w:bidi="ru-RU"/>
        </w:rPr>
      </w:pPr>
    </w:p>
    <w:p w14:paraId="1D6C4989" w14:textId="1E8F4480" w:rsidR="00A67B1F" w:rsidRDefault="00A67B1F" w:rsidP="00A36CFA">
      <w:pPr>
        <w:spacing w:after="0" w:line="240" w:lineRule="auto"/>
        <w:rPr>
          <w:szCs w:val="28"/>
          <w:shd w:val="clear" w:color="auto" w:fill="FFFFFF"/>
          <w:lang w:bidi="ru-RU"/>
        </w:rPr>
      </w:pPr>
      <w:r w:rsidRPr="003B75AC">
        <w:rPr>
          <w:b/>
          <w:bCs/>
          <w:szCs w:val="28"/>
          <w:shd w:val="clear" w:color="auto" w:fill="FFFFFF"/>
          <w:lang w:bidi="ru-RU"/>
        </w:rPr>
        <w:t>Таблица</w:t>
      </w:r>
      <w:r w:rsidR="003B75AC" w:rsidRPr="003B75AC">
        <w:rPr>
          <w:b/>
          <w:bCs/>
          <w:szCs w:val="28"/>
          <w:shd w:val="clear" w:color="auto" w:fill="FFFFFF"/>
          <w:lang w:bidi="ru-RU"/>
        </w:rPr>
        <w:t xml:space="preserve"> 3-6</w:t>
      </w:r>
      <w:r w:rsidRPr="003B75AC">
        <w:rPr>
          <w:b/>
          <w:bCs/>
          <w:szCs w:val="28"/>
          <w:shd w:val="clear" w:color="auto" w:fill="FFFFFF"/>
          <w:lang w:bidi="ru-RU"/>
        </w:rPr>
        <w:t>.</w:t>
      </w:r>
      <w:r>
        <w:rPr>
          <w:szCs w:val="28"/>
          <w:shd w:val="clear" w:color="auto" w:fill="FFFFFF"/>
          <w:lang w:bidi="ru-RU"/>
        </w:rPr>
        <w:t xml:space="preserve"> </w:t>
      </w:r>
      <w:r w:rsidRPr="00A67B1F">
        <w:rPr>
          <w:shd w:val="clear" w:color="auto" w:fill="FFFFFF"/>
          <w:lang w:bidi="ru-RU"/>
        </w:rPr>
        <w:t xml:space="preserve">Данные </w:t>
      </w:r>
      <w:r w:rsidRPr="00A67B1F">
        <w:rPr>
          <w:color w:val="000000"/>
        </w:rPr>
        <w:t>НПКО (нг/мл) и степень извлечения (%)</w:t>
      </w:r>
      <w:r w:rsidRPr="00A67B1F">
        <w:rPr>
          <w:shd w:val="clear" w:color="auto" w:fill="FFFFFF"/>
          <w:lang w:bidi="ru-RU"/>
        </w:rPr>
        <w:t xml:space="preserve"> велпатасвира у</w:t>
      </w:r>
      <w:r w:rsidRPr="00A67B1F">
        <w:rPr>
          <w:color w:val="000000"/>
        </w:rPr>
        <w:t xml:space="preserve"> различных доклинических видов</w:t>
      </w:r>
      <w:ins w:id="669" w:author="Абрамова Анна Андреевна" w:date="2024-05-16T00:07:00Z">
        <w:r w:rsidR="0073473E">
          <w:rPr>
            <w:color w:val="000000"/>
          </w:rPr>
          <w:t>.</w:t>
        </w:r>
      </w:ins>
    </w:p>
    <w:tbl>
      <w:tblPr>
        <w:tblW w:w="93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1696"/>
        <w:gridCol w:w="1843"/>
        <w:gridCol w:w="1843"/>
        <w:gridCol w:w="2055"/>
        <w:gridCol w:w="1920"/>
      </w:tblGrid>
      <w:tr w:rsidR="00A36CFA" w:rsidRPr="00A36CFA" w14:paraId="46E5B1F7" w14:textId="77777777" w:rsidTr="00A36CFA">
        <w:trPr>
          <w:jc w:val="center"/>
        </w:trPr>
        <w:tc>
          <w:tcPr>
            <w:tcW w:w="1696" w:type="dxa"/>
            <w:shd w:val="clear" w:color="auto" w:fill="D9D9D9" w:themeFill="background1" w:themeFillShade="D9"/>
          </w:tcPr>
          <w:p w14:paraId="3F48C5DA" w14:textId="77777777" w:rsidR="00A67B1F" w:rsidRPr="00A36CFA" w:rsidRDefault="00A67B1F">
            <w:pPr>
              <w:spacing w:line="240" w:lineRule="auto"/>
              <w:jc w:val="center"/>
              <w:pPrChange w:id="670" w:author="Абрамова Анна Андреевна" w:date="2024-05-16T00:07:00Z">
                <w:pPr>
                  <w:jc w:val="center"/>
                </w:pPr>
              </w:pPrChange>
            </w:pPr>
            <w:r w:rsidRPr="00A36CFA">
              <w:rPr>
                <w:b/>
                <w:bCs/>
                <w:color w:val="000000"/>
              </w:rPr>
              <w:t>Тип исследования</w:t>
            </w:r>
          </w:p>
        </w:tc>
        <w:tc>
          <w:tcPr>
            <w:tcW w:w="1843" w:type="dxa"/>
            <w:shd w:val="clear" w:color="auto" w:fill="D9D9D9" w:themeFill="background1" w:themeFillShade="D9"/>
          </w:tcPr>
          <w:p w14:paraId="65DB125C" w14:textId="77777777" w:rsidR="00A67B1F" w:rsidRPr="00A36CFA" w:rsidRDefault="00A67B1F">
            <w:pPr>
              <w:spacing w:line="240" w:lineRule="auto"/>
              <w:jc w:val="center"/>
              <w:pPrChange w:id="671" w:author="Абрамова Анна Андреевна" w:date="2024-05-16T00:07:00Z">
                <w:pPr>
                  <w:jc w:val="center"/>
                </w:pPr>
              </w:pPrChange>
            </w:pPr>
            <w:r w:rsidRPr="00A36CFA">
              <w:rPr>
                <w:b/>
                <w:bCs/>
                <w:color w:val="000000"/>
              </w:rPr>
              <w:t>Тест-система</w:t>
            </w:r>
          </w:p>
        </w:tc>
        <w:tc>
          <w:tcPr>
            <w:tcW w:w="1843" w:type="dxa"/>
            <w:shd w:val="clear" w:color="auto" w:fill="D9D9D9" w:themeFill="background1" w:themeFillShade="D9"/>
          </w:tcPr>
          <w:p w14:paraId="205C4F48" w14:textId="77777777" w:rsidR="00A67B1F" w:rsidRPr="00A36CFA" w:rsidRDefault="00A67B1F">
            <w:pPr>
              <w:spacing w:line="240" w:lineRule="auto"/>
              <w:jc w:val="center"/>
              <w:pPrChange w:id="672" w:author="Абрамова Анна Андреевна" w:date="2024-05-16T00:07:00Z">
                <w:pPr>
                  <w:jc w:val="center"/>
                </w:pPr>
              </w:pPrChange>
            </w:pPr>
            <w:r w:rsidRPr="00A36CFA">
              <w:rPr>
                <w:b/>
                <w:bCs/>
                <w:color w:val="000000"/>
              </w:rPr>
              <w:t>Аналитическая методика</w:t>
            </w:r>
          </w:p>
        </w:tc>
        <w:tc>
          <w:tcPr>
            <w:tcW w:w="2055" w:type="dxa"/>
            <w:shd w:val="clear" w:color="auto" w:fill="D9D9D9" w:themeFill="background1" w:themeFillShade="D9"/>
          </w:tcPr>
          <w:p w14:paraId="105A3A4D" w14:textId="77777777" w:rsidR="00A67B1F" w:rsidRPr="00A36CFA" w:rsidRDefault="00A67B1F">
            <w:pPr>
              <w:spacing w:line="240" w:lineRule="auto"/>
              <w:ind w:left="-37" w:hanging="2"/>
              <w:jc w:val="center"/>
              <w:pPrChange w:id="673" w:author="Абрамова Анна Андреевна" w:date="2024-05-16T00:07:00Z">
                <w:pPr>
                  <w:ind w:left="-37" w:hanging="2"/>
                  <w:jc w:val="center"/>
                </w:pPr>
              </w:pPrChange>
            </w:pPr>
            <w:r w:rsidRPr="00A36CFA">
              <w:rPr>
                <w:b/>
                <w:bCs/>
                <w:color w:val="000000"/>
              </w:rPr>
              <w:t>НПКО (нг/мл) и степень извлечения (%)</w:t>
            </w:r>
          </w:p>
        </w:tc>
        <w:tc>
          <w:tcPr>
            <w:tcW w:w="1920" w:type="dxa"/>
            <w:shd w:val="clear" w:color="auto" w:fill="D9D9D9" w:themeFill="background1" w:themeFillShade="D9"/>
          </w:tcPr>
          <w:p w14:paraId="707B57D6" w14:textId="77777777" w:rsidR="00A67B1F" w:rsidRPr="00A36CFA" w:rsidRDefault="00A67B1F">
            <w:pPr>
              <w:spacing w:line="240" w:lineRule="auto"/>
              <w:ind w:left="-37" w:hanging="2"/>
              <w:jc w:val="center"/>
              <w:pPrChange w:id="674" w:author="Абрамова Анна Андреевна" w:date="2024-05-16T00:07:00Z">
                <w:pPr>
                  <w:ind w:left="-37" w:hanging="2"/>
                  <w:jc w:val="center"/>
                </w:pPr>
              </w:pPrChange>
            </w:pPr>
            <w:r w:rsidRPr="00A36CFA">
              <w:rPr>
                <w:b/>
                <w:bCs/>
                <w:color w:val="000000"/>
              </w:rPr>
              <w:t>Номер исследования</w:t>
            </w:r>
          </w:p>
        </w:tc>
      </w:tr>
      <w:tr w:rsidR="00A67B1F" w:rsidRPr="00A36CFA" w14:paraId="6B432CF9" w14:textId="77777777" w:rsidTr="00A36CFA">
        <w:trPr>
          <w:jc w:val="center"/>
        </w:trPr>
        <w:tc>
          <w:tcPr>
            <w:tcW w:w="1696" w:type="dxa"/>
            <w:shd w:val="clear" w:color="auto" w:fill="FFFFFF"/>
          </w:tcPr>
          <w:p w14:paraId="74E928EB" w14:textId="77777777" w:rsidR="00A67B1F" w:rsidRPr="00A36CFA" w:rsidRDefault="00A67B1F">
            <w:pPr>
              <w:spacing w:line="240" w:lineRule="auto"/>
              <w:pPrChange w:id="675" w:author="Абрамова Анна Андреевна" w:date="2024-05-16T00:07:00Z">
                <w:pPr/>
              </w:pPrChange>
            </w:pPr>
            <w:r w:rsidRPr="00A36CFA">
              <w:rPr>
                <w:color w:val="000000"/>
              </w:rPr>
              <w:t>Частичная валидация метода</w:t>
            </w:r>
          </w:p>
        </w:tc>
        <w:tc>
          <w:tcPr>
            <w:tcW w:w="1843" w:type="dxa"/>
            <w:shd w:val="clear" w:color="auto" w:fill="FFFFFF"/>
          </w:tcPr>
          <w:p w14:paraId="2FD3B78F" w14:textId="77777777" w:rsidR="00A67B1F" w:rsidRPr="00A36CFA" w:rsidRDefault="00A67B1F">
            <w:pPr>
              <w:spacing w:line="240" w:lineRule="auto"/>
              <w:pPrChange w:id="676" w:author="Абрамова Анна Андреевна" w:date="2024-05-16T00:07:00Z">
                <w:pPr/>
              </w:pPrChange>
            </w:pPr>
            <w:r w:rsidRPr="00A36CFA">
              <w:rPr>
                <w:color w:val="000000"/>
              </w:rPr>
              <w:t>K</w:t>
            </w:r>
            <w:r w:rsidRPr="00A36CFA">
              <w:rPr>
                <w:color w:val="000000"/>
                <w:vertAlign w:val="subscript"/>
              </w:rPr>
              <w:t>2</w:t>
            </w:r>
            <w:r w:rsidRPr="00A36CFA">
              <w:rPr>
                <w:color w:val="000000"/>
              </w:rPr>
              <w:t xml:space="preserve"> ЭДТА, плазма крови мышей</w:t>
            </w:r>
          </w:p>
        </w:tc>
        <w:tc>
          <w:tcPr>
            <w:tcW w:w="1843" w:type="dxa"/>
            <w:shd w:val="clear" w:color="auto" w:fill="FFFFFF"/>
          </w:tcPr>
          <w:p w14:paraId="6835A9E9" w14:textId="77777777" w:rsidR="00A67B1F" w:rsidRPr="00A36CFA" w:rsidRDefault="00A67B1F">
            <w:pPr>
              <w:spacing w:line="240" w:lineRule="auto"/>
              <w:pPrChange w:id="677" w:author="Абрамова Анна Андреевна" w:date="2024-05-16T00:07:00Z">
                <w:pPr/>
              </w:pPrChange>
            </w:pPr>
            <w:r w:rsidRPr="00A36CFA">
              <w:rPr>
                <w:color w:val="000000"/>
              </w:rPr>
              <w:t>ЖХ/МС/МС</w:t>
            </w:r>
          </w:p>
        </w:tc>
        <w:tc>
          <w:tcPr>
            <w:tcW w:w="2055" w:type="dxa"/>
            <w:shd w:val="clear" w:color="auto" w:fill="FFFFFF"/>
          </w:tcPr>
          <w:p w14:paraId="29CD0DE4" w14:textId="77777777" w:rsidR="00A36CFA" w:rsidRDefault="00A67B1F">
            <w:pPr>
              <w:spacing w:line="240" w:lineRule="auto"/>
              <w:rPr>
                <w:color w:val="000000"/>
              </w:rPr>
              <w:pPrChange w:id="678" w:author="Абрамова Анна Андреевна" w:date="2024-05-16T00:07:00Z">
                <w:pPr/>
              </w:pPrChange>
            </w:pPr>
            <w:r w:rsidRPr="00A36CFA">
              <w:rPr>
                <w:color w:val="000000"/>
              </w:rPr>
              <w:t>2,00</w:t>
            </w:r>
            <w:r w:rsidR="00A36CFA">
              <w:rPr>
                <w:color w:val="000000"/>
              </w:rPr>
              <w:t xml:space="preserve"> </w:t>
            </w:r>
          </w:p>
          <w:p w14:paraId="1C3E4BC7" w14:textId="0E0D283B" w:rsidR="00A67B1F" w:rsidRPr="00A36CFA" w:rsidRDefault="00A67B1F">
            <w:pPr>
              <w:spacing w:line="240" w:lineRule="auto"/>
              <w:rPr>
                <w:color w:val="000000"/>
              </w:rPr>
              <w:pPrChange w:id="679" w:author="Абрамова Анна Андреевна" w:date="2024-05-16T00:07:00Z">
                <w:pPr/>
              </w:pPrChange>
            </w:pPr>
            <w:r w:rsidRPr="00A36CFA">
              <w:rPr>
                <w:color w:val="000000"/>
              </w:rPr>
              <w:t>97,7*)/103,1</w:t>
            </w:r>
            <w:r w:rsidRPr="00A36CFA">
              <w:rPr>
                <w:color w:val="000000"/>
                <w:vertAlign w:val="superscript"/>
              </w:rPr>
              <w:t>**</w:t>
            </w:r>
            <w:r w:rsidRPr="00A36CFA">
              <w:rPr>
                <w:color w:val="000000"/>
              </w:rPr>
              <w:t>)</w:t>
            </w:r>
          </w:p>
        </w:tc>
        <w:tc>
          <w:tcPr>
            <w:tcW w:w="1920" w:type="dxa"/>
            <w:shd w:val="clear" w:color="auto" w:fill="FFFFFF"/>
          </w:tcPr>
          <w:p w14:paraId="1CEDD64E" w14:textId="77777777" w:rsidR="00A67B1F" w:rsidRPr="00A36CFA" w:rsidRDefault="00A67B1F">
            <w:pPr>
              <w:spacing w:line="240" w:lineRule="auto"/>
              <w:pPrChange w:id="680" w:author="Абрамова Анна Андреевна" w:date="2024-05-16T00:07:00Z">
                <w:pPr/>
              </w:pPrChange>
            </w:pPr>
            <w:r w:rsidRPr="00A36CFA">
              <w:rPr>
                <w:color w:val="000000"/>
              </w:rPr>
              <w:t>BA-281-2007 (8298450)</w:t>
            </w:r>
          </w:p>
        </w:tc>
      </w:tr>
      <w:tr w:rsidR="00A67B1F" w:rsidRPr="00A36CFA" w14:paraId="7CAD75CE" w14:textId="77777777" w:rsidTr="00A36CFA">
        <w:trPr>
          <w:jc w:val="center"/>
        </w:trPr>
        <w:tc>
          <w:tcPr>
            <w:tcW w:w="1696" w:type="dxa"/>
            <w:shd w:val="clear" w:color="auto" w:fill="FFFFFF"/>
          </w:tcPr>
          <w:p w14:paraId="0B2146F8" w14:textId="77777777" w:rsidR="00A67B1F" w:rsidRPr="00A36CFA" w:rsidRDefault="00A67B1F">
            <w:pPr>
              <w:spacing w:line="240" w:lineRule="auto"/>
              <w:pPrChange w:id="681" w:author="Абрамова Анна Андреевна" w:date="2024-05-16T00:07:00Z">
                <w:pPr/>
              </w:pPrChange>
            </w:pPr>
            <w:r w:rsidRPr="00A36CFA">
              <w:rPr>
                <w:color w:val="000000"/>
              </w:rPr>
              <w:t>Валидация метода</w:t>
            </w:r>
          </w:p>
        </w:tc>
        <w:tc>
          <w:tcPr>
            <w:tcW w:w="1843" w:type="dxa"/>
            <w:shd w:val="clear" w:color="auto" w:fill="FFFFFF"/>
          </w:tcPr>
          <w:p w14:paraId="16AC4AF9" w14:textId="77777777" w:rsidR="00A67B1F" w:rsidRPr="00A36CFA" w:rsidRDefault="00A67B1F">
            <w:pPr>
              <w:spacing w:line="240" w:lineRule="auto"/>
              <w:pPrChange w:id="682" w:author="Абрамова Анна Андреевна" w:date="2024-05-16T00:07:00Z">
                <w:pPr/>
              </w:pPrChange>
            </w:pPr>
            <w:r w:rsidRPr="00A36CFA">
              <w:rPr>
                <w:color w:val="000000"/>
              </w:rPr>
              <w:t>K</w:t>
            </w:r>
            <w:r w:rsidRPr="00A36CFA">
              <w:rPr>
                <w:color w:val="000000"/>
                <w:vertAlign w:val="subscript"/>
              </w:rPr>
              <w:t>2</w:t>
            </w:r>
            <w:r w:rsidRPr="00A36CFA">
              <w:rPr>
                <w:color w:val="000000"/>
              </w:rPr>
              <w:t xml:space="preserve"> ЭДТА, плазма крови крыс</w:t>
            </w:r>
          </w:p>
        </w:tc>
        <w:tc>
          <w:tcPr>
            <w:tcW w:w="1843" w:type="dxa"/>
            <w:shd w:val="clear" w:color="auto" w:fill="FFFFFF"/>
          </w:tcPr>
          <w:p w14:paraId="6AC4F2BE" w14:textId="77777777" w:rsidR="00A67B1F" w:rsidRPr="00A36CFA" w:rsidRDefault="00A67B1F">
            <w:pPr>
              <w:spacing w:line="240" w:lineRule="auto"/>
              <w:pPrChange w:id="683" w:author="Абрамова Анна Андреевна" w:date="2024-05-16T00:07:00Z">
                <w:pPr/>
              </w:pPrChange>
            </w:pPr>
            <w:r w:rsidRPr="00A36CFA">
              <w:rPr>
                <w:color w:val="000000"/>
              </w:rPr>
              <w:t>ЖХ/МС/МС</w:t>
            </w:r>
          </w:p>
        </w:tc>
        <w:tc>
          <w:tcPr>
            <w:tcW w:w="2055" w:type="dxa"/>
            <w:shd w:val="clear" w:color="auto" w:fill="FFFFFF"/>
          </w:tcPr>
          <w:p w14:paraId="20A15D62" w14:textId="77777777" w:rsidR="00A67B1F" w:rsidRPr="00A36CFA" w:rsidRDefault="00A67B1F">
            <w:pPr>
              <w:spacing w:line="240" w:lineRule="auto"/>
              <w:rPr>
                <w:color w:val="000000"/>
              </w:rPr>
              <w:pPrChange w:id="684" w:author="Абрамова Анна Андреевна" w:date="2024-05-16T00:07:00Z">
                <w:pPr/>
              </w:pPrChange>
            </w:pPr>
            <w:r w:rsidRPr="00A36CFA">
              <w:rPr>
                <w:color w:val="000000"/>
              </w:rPr>
              <w:t>2,00</w:t>
            </w:r>
          </w:p>
          <w:p w14:paraId="698843E7" w14:textId="77777777" w:rsidR="00A67B1F" w:rsidRPr="00A36CFA" w:rsidRDefault="00A67B1F">
            <w:pPr>
              <w:spacing w:line="240" w:lineRule="auto"/>
              <w:pPrChange w:id="685" w:author="Абрамова Анна Андреевна" w:date="2024-05-16T00:07:00Z">
                <w:pPr/>
              </w:pPrChange>
            </w:pPr>
            <w:r w:rsidRPr="00A36CFA">
              <w:rPr>
                <w:color w:val="000000"/>
              </w:rPr>
              <w:t>93,0*)/95,5**)</w:t>
            </w:r>
          </w:p>
        </w:tc>
        <w:tc>
          <w:tcPr>
            <w:tcW w:w="1920" w:type="dxa"/>
            <w:shd w:val="clear" w:color="auto" w:fill="FFFFFF"/>
          </w:tcPr>
          <w:p w14:paraId="2BA1E3D0" w14:textId="77777777" w:rsidR="00A67B1F" w:rsidRPr="00A36CFA" w:rsidRDefault="00A67B1F">
            <w:pPr>
              <w:spacing w:line="240" w:lineRule="auto"/>
              <w:pPrChange w:id="686" w:author="Абрамова Анна Андреевна" w:date="2024-05-16T00:07:00Z">
                <w:pPr/>
              </w:pPrChange>
            </w:pPr>
            <w:r w:rsidRPr="00A36CFA">
              <w:rPr>
                <w:color w:val="000000"/>
              </w:rPr>
              <w:t>BA-281-2002 (8259478)</w:t>
            </w:r>
          </w:p>
        </w:tc>
      </w:tr>
      <w:tr w:rsidR="00A67B1F" w:rsidRPr="00A36CFA" w14:paraId="02ABB9A1" w14:textId="77777777" w:rsidTr="00A36CFA">
        <w:trPr>
          <w:jc w:val="center"/>
        </w:trPr>
        <w:tc>
          <w:tcPr>
            <w:tcW w:w="1696" w:type="dxa"/>
            <w:shd w:val="clear" w:color="auto" w:fill="FFFFFF"/>
          </w:tcPr>
          <w:p w14:paraId="258D5879" w14:textId="77777777" w:rsidR="00A67B1F" w:rsidRPr="00A36CFA" w:rsidRDefault="00A67B1F">
            <w:pPr>
              <w:spacing w:line="240" w:lineRule="auto"/>
              <w:pPrChange w:id="687" w:author="Абрамова Анна Андреевна" w:date="2024-05-16T00:07:00Z">
                <w:pPr/>
              </w:pPrChange>
            </w:pPr>
            <w:r w:rsidRPr="00A36CFA">
              <w:rPr>
                <w:color w:val="000000"/>
              </w:rPr>
              <w:t>Частичная валидация метода</w:t>
            </w:r>
          </w:p>
        </w:tc>
        <w:tc>
          <w:tcPr>
            <w:tcW w:w="1843" w:type="dxa"/>
            <w:shd w:val="clear" w:color="auto" w:fill="FFFFFF"/>
          </w:tcPr>
          <w:p w14:paraId="3A87DE5E" w14:textId="77777777" w:rsidR="00A67B1F" w:rsidRPr="00A36CFA" w:rsidRDefault="00A67B1F">
            <w:pPr>
              <w:spacing w:line="240" w:lineRule="auto"/>
              <w:pPrChange w:id="688" w:author="Абрамова Анна Андреевна" w:date="2024-05-16T00:07:00Z">
                <w:pPr/>
              </w:pPrChange>
            </w:pPr>
            <w:r w:rsidRPr="00A36CFA">
              <w:rPr>
                <w:color w:val="000000"/>
              </w:rPr>
              <w:t>K</w:t>
            </w:r>
            <w:r w:rsidRPr="00A36CFA">
              <w:rPr>
                <w:color w:val="000000"/>
                <w:vertAlign w:val="subscript"/>
              </w:rPr>
              <w:t>2</w:t>
            </w:r>
            <w:r w:rsidRPr="00A36CFA">
              <w:rPr>
                <w:color w:val="000000"/>
              </w:rPr>
              <w:t xml:space="preserve"> ЭДТА, плазма крови кроликов</w:t>
            </w:r>
          </w:p>
        </w:tc>
        <w:tc>
          <w:tcPr>
            <w:tcW w:w="1843" w:type="dxa"/>
            <w:shd w:val="clear" w:color="auto" w:fill="FFFFFF"/>
          </w:tcPr>
          <w:p w14:paraId="096A8FC6" w14:textId="77777777" w:rsidR="00A67B1F" w:rsidRPr="00A36CFA" w:rsidRDefault="00A67B1F">
            <w:pPr>
              <w:spacing w:line="240" w:lineRule="auto"/>
              <w:pPrChange w:id="689" w:author="Абрамова Анна Андреевна" w:date="2024-05-16T00:07:00Z">
                <w:pPr/>
              </w:pPrChange>
            </w:pPr>
            <w:r w:rsidRPr="00A36CFA">
              <w:rPr>
                <w:color w:val="000000"/>
              </w:rPr>
              <w:t>ЖХ/МС/МС</w:t>
            </w:r>
          </w:p>
        </w:tc>
        <w:tc>
          <w:tcPr>
            <w:tcW w:w="2055" w:type="dxa"/>
            <w:shd w:val="clear" w:color="auto" w:fill="FFFFFF"/>
          </w:tcPr>
          <w:p w14:paraId="581A4751" w14:textId="77777777" w:rsidR="00A67B1F" w:rsidRPr="00A36CFA" w:rsidRDefault="00A67B1F">
            <w:pPr>
              <w:spacing w:line="240" w:lineRule="auto"/>
              <w:rPr>
                <w:color w:val="000000"/>
              </w:rPr>
              <w:pPrChange w:id="690" w:author="Абрамова Анна Андреевна" w:date="2024-05-16T00:07:00Z">
                <w:pPr/>
              </w:pPrChange>
            </w:pPr>
            <w:r w:rsidRPr="00A36CFA">
              <w:rPr>
                <w:color w:val="000000"/>
              </w:rPr>
              <w:t>2,00</w:t>
            </w:r>
          </w:p>
          <w:p w14:paraId="032EC499" w14:textId="77777777" w:rsidR="00A67B1F" w:rsidRPr="00A36CFA" w:rsidRDefault="00A67B1F">
            <w:pPr>
              <w:spacing w:line="240" w:lineRule="auto"/>
              <w:pPrChange w:id="691" w:author="Абрамова Анна Андреевна" w:date="2024-05-16T00:07:00Z">
                <w:pPr/>
              </w:pPrChange>
            </w:pPr>
            <w:r w:rsidRPr="00A36CFA">
              <w:rPr>
                <w:color w:val="000000"/>
              </w:rPr>
              <w:t>91,0*)/100,0</w:t>
            </w:r>
            <w:r w:rsidRPr="00A36CFA">
              <w:rPr>
                <w:color w:val="000000"/>
                <w:vertAlign w:val="superscript"/>
              </w:rPr>
              <w:t>**</w:t>
            </w:r>
            <w:r w:rsidRPr="00A36CFA">
              <w:rPr>
                <w:color w:val="000000"/>
              </w:rPr>
              <w:t>)</w:t>
            </w:r>
          </w:p>
        </w:tc>
        <w:tc>
          <w:tcPr>
            <w:tcW w:w="1920" w:type="dxa"/>
            <w:shd w:val="clear" w:color="auto" w:fill="FFFFFF"/>
          </w:tcPr>
          <w:p w14:paraId="3438D0B7" w14:textId="77777777" w:rsidR="00A67B1F" w:rsidRPr="00A36CFA" w:rsidRDefault="00A67B1F">
            <w:pPr>
              <w:spacing w:line="240" w:lineRule="auto"/>
              <w:pPrChange w:id="692" w:author="Абрамова Анна Андреевна" w:date="2024-05-16T00:07:00Z">
                <w:pPr/>
              </w:pPrChange>
            </w:pPr>
            <w:r w:rsidRPr="00A36CFA">
              <w:rPr>
                <w:color w:val="000000"/>
              </w:rPr>
              <w:t>BA-281-2004 (8271133)</w:t>
            </w:r>
          </w:p>
        </w:tc>
      </w:tr>
      <w:tr w:rsidR="00A67B1F" w:rsidRPr="00A36CFA" w14:paraId="247D1049" w14:textId="77777777" w:rsidTr="00A36CFA">
        <w:trPr>
          <w:jc w:val="center"/>
        </w:trPr>
        <w:tc>
          <w:tcPr>
            <w:tcW w:w="1696" w:type="dxa"/>
            <w:shd w:val="clear" w:color="auto" w:fill="FFFFFF"/>
          </w:tcPr>
          <w:p w14:paraId="10FD0200" w14:textId="77777777" w:rsidR="00A67B1F" w:rsidRPr="00A36CFA" w:rsidRDefault="00A67B1F">
            <w:pPr>
              <w:spacing w:line="240" w:lineRule="auto"/>
              <w:pPrChange w:id="693" w:author="Абрамова Анна Андреевна" w:date="2024-05-16T00:07:00Z">
                <w:pPr/>
              </w:pPrChange>
            </w:pPr>
            <w:r w:rsidRPr="00A36CFA">
              <w:rPr>
                <w:color w:val="000000"/>
              </w:rPr>
              <w:t>Валидация метода</w:t>
            </w:r>
          </w:p>
        </w:tc>
        <w:tc>
          <w:tcPr>
            <w:tcW w:w="1843" w:type="dxa"/>
            <w:shd w:val="clear" w:color="auto" w:fill="FFFFFF"/>
          </w:tcPr>
          <w:p w14:paraId="5542696E" w14:textId="77777777" w:rsidR="00A67B1F" w:rsidRPr="00A36CFA" w:rsidRDefault="00A67B1F">
            <w:pPr>
              <w:spacing w:line="240" w:lineRule="auto"/>
              <w:pPrChange w:id="694" w:author="Абрамова Анна Андреевна" w:date="2024-05-16T00:07:00Z">
                <w:pPr/>
              </w:pPrChange>
            </w:pPr>
            <w:r w:rsidRPr="00A36CFA">
              <w:rPr>
                <w:color w:val="000000"/>
              </w:rPr>
              <w:t>K</w:t>
            </w:r>
            <w:r w:rsidRPr="00A36CFA">
              <w:rPr>
                <w:color w:val="000000"/>
                <w:vertAlign w:val="subscript"/>
              </w:rPr>
              <w:t>2</w:t>
            </w:r>
            <w:r w:rsidRPr="00A36CFA">
              <w:rPr>
                <w:color w:val="000000"/>
              </w:rPr>
              <w:t xml:space="preserve"> ЭДТА, плазма крови собак</w:t>
            </w:r>
          </w:p>
        </w:tc>
        <w:tc>
          <w:tcPr>
            <w:tcW w:w="1843" w:type="dxa"/>
            <w:shd w:val="clear" w:color="auto" w:fill="FFFFFF"/>
          </w:tcPr>
          <w:p w14:paraId="6FD390FA" w14:textId="77777777" w:rsidR="00A67B1F" w:rsidRPr="00A36CFA" w:rsidRDefault="00A67B1F">
            <w:pPr>
              <w:spacing w:line="240" w:lineRule="auto"/>
              <w:pPrChange w:id="695" w:author="Абрамова Анна Андреевна" w:date="2024-05-16T00:07:00Z">
                <w:pPr/>
              </w:pPrChange>
            </w:pPr>
            <w:r w:rsidRPr="00A36CFA">
              <w:rPr>
                <w:color w:val="000000"/>
              </w:rPr>
              <w:t>ЖХ/МС/МС</w:t>
            </w:r>
          </w:p>
        </w:tc>
        <w:tc>
          <w:tcPr>
            <w:tcW w:w="2055" w:type="dxa"/>
            <w:shd w:val="clear" w:color="auto" w:fill="FFFFFF"/>
          </w:tcPr>
          <w:p w14:paraId="226DB5DE" w14:textId="77777777" w:rsidR="00A67B1F" w:rsidRPr="00A36CFA" w:rsidRDefault="00A67B1F">
            <w:pPr>
              <w:spacing w:line="240" w:lineRule="auto"/>
              <w:rPr>
                <w:color w:val="000000"/>
              </w:rPr>
              <w:pPrChange w:id="696" w:author="Абрамова Анна Андреевна" w:date="2024-05-16T00:07:00Z">
                <w:pPr/>
              </w:pPrChange>
            </w:pPr>
            <w:r w:rsidRPr="00A36CFA">
              <w:rPr>
                <w:color w:val="000000"/>
              </w:rPr>
              <w:t>2,00</w:t>
            </w:r>
          </w:p>
          <w:p w14:paraId="65E6C077" w14:textId="77777777" w:rsidR="00A67B1F" w:rsidRPr="00A36CFA" w:rsidRDefault="00A67B1F">
            <w:pPr>
              <w:spacing w:line="240" w:lineRule="auto"/>
              <w:pPrChange w:id="697" w:author="Абрамова Анна Андреевна" w:date="2024-05-16T00:07:00Z">
                <w:pPr/>
              </w:pPrChange>
            </w:pPr>
            <w:r w:rsidRPr="00A36CFA">
              <w:rPr>
                <w:color w:val="000000"/>
              </w:rPr>
              <w:t>89,2*)/97,4</w:t>
            </w:r>
            <w:r w:rsidRPr="00A36CFA">
              <w:rPr>
                <w:color w:val="000000"/>
                <w:vertAlign w:val="superscript"/>
              </w:rPr>
              <w:t>**</w:t>
            </w:r>
            <w:r w:rsidRPr="00A36CFA">
              <w:rPr>
                <w:color w:val="000000"/>
              </w:rPr>
              <w:t>)</w:t>
            </w:r>
          </w:p>
        </w:tc>
        <w:tc>
          <w:tcPr>
            <w:tcW w:w="1920" w:type="dxa"/>
            <w:shd w:val="clear" w:color="auto" w:fill="FFFFFF"/>
          </w:tcPr>
          <w:p w14:paraId="6072859F" w14:textId="77777777" w:rsidR="00A67B1F" w:rsidRPr="00A36CFA" w:rsidRDefault="00A67B1F">
            <w:pPr>
              <w:spacing w:line="240" w:lineRule="auto"/>
              <w:pPrChange w:id="698" w:author="Абрамова Анна Андреевна" w:date="2024-05-16T00:07:00Z">
                <w:pPr/>
              </w:pPrChange>
            </w:pPr>
            <w:r w:rsidRPr="00A36CFA">
              <w:rPr>
                <w:color w:val="000000"/>
              </w:rPr>
              <w:t>BA-281-2003 (8259479)</w:t>
            </w:r>
          </w:p>
        </w:tc>
      </w:tr>
      <w:tr w:rsidR="00A36CFA" w:rsidRPr="00A36CFA" w14:paraId="1925C103" w14:textId="77777777" w:rsidTr="000B382D">
        <w:trPr>
          <w:jc w:val="center"/>
        </w:trPr>
        <w:tc>
          <w:tcPr>
            <w:tcW w:w="9357" w:type="dxa"/>
            <w:gridSpan w:val="5"/>
            <w:shd w:val="clear" w:color="auto" w:fill="FFFFFF"/>
          </w:tcPr>
          <w:p w14:paraId="73FD4F02" w14:textId="77777777" w:rsidR="00A36CFA" w:rsidRPr="00A67B1F" w:rsidRDefault="00A36CFA" w:rsidP="0073473E">
            <w:pPr>
              <w:spacing w:after="0" w:line="240" w:lineRule="auto"/>
              <w:rPr>
                <w:b/>
                <w:bCs/>
                <w:sz w:val="20"/>
                <w:szCs w:val="20"/>
                <w:shd w:val="clear" w:color="auto" w:fill="FFFFFF"/>
                <w:lang w:bidi="ru-RU"/>
              </w:rPr>
            </w:pPr>
            <w:r w:rsidRPr="00A67B1F">
              <w:rPr>
                <w:b/>
                <w:bCs/>
                <w:sz w:val="20"/>
                <w:szCs w:val="20"/>
                <w:shd w:val="clear" w:color="auto" w:fill="FFFFFF"/>
                <w:lang w:bidi="ru-RU"/>
              </w:rPr>
              <w:t xml:space="preserve">Примечания: </w:t>
            </w:r>
          </w:p>
          <w:p w14:paraId="57CD00D4" w14:textId="77777777" w:rsidR="00A36CFA" w:rsidRPr="00A67B1F" w:rsidRDefault="00A36CFA">
            <w:pPr>
              <w:spacing w:after="0" w:line="240" w:lineRule="auto"/>
              <w:rPr>
                <w:sz w:val="20"/>
                <w:szCs w:val="20"/>
              </w:rPr>
              <w:pPrChange w:id="699" w:author="Абрамова Анна Андреевна" w:date="2024-05-16T00:07:00Z">
                <w:pPr>
                  <w:spacing w:after="0"/>
                </w:pPr>
              </w:pPrChange>
            </w:pPr>
            <w:r w:rsidRPr="00A67B1F">
              <w:rPr>
                <w:color w:val="000000"/>
                <w:sz w:val="20"/>
                <w:szCs w:val="20"/>
              </w:rPr>
              <w:t>K2ЭДТА = этилендиаминтетрауксусная кислота калия; ЖХ/МС/МС = высокоэффективная жидкостная хроматография с тандемной масс-спектрометрией;</w:t>
            </w:r>
          </w:p>
          <w:p w14:paraId="6EA59DA7" w14:textId="77777777" w:rsidR="00A36CFA" w:rsidRPr="00A67B1F" w:rsidRDefault="00A36CFA">
            <w:pPr>
              <w:spacing w:after="0" w:line="240" w:lineRule="auto"/>
              <w:rPr>
                <w:sz w:val="20"/>
                <w:szCs w:val="20"/>
              </w:rPr>
              <w:pPrChange w:id="700" w:author="Абрамова Анна Андреевна" w:date="2024-05-16T00:07:00Z">
                <w:pPr>
                  <w:spacing w:after="0"/>
                </w:pPr>
              </w:pPrChange>
            </w:pPr>
            <w:r w:rsidRPr="00A67B1F">
              <w:rPr>
                <w:color w:val="000000"/>
                <w:sz w:val="20"/>
                <w:szCs w:val="20"/>
              </w:rPr>
              <w:t>VEL = велпатасвир</w:t>
            </w:r>
          </w:p>
          <w:p w14:paraId="08ED781E" w14:textId="0B6B67AB" w:rsidR="00A36CFA" w:rsidRPr="00A36CFA" w:rsidRDefault="00A36CFA">
            <w:pPr>
              <w:spacing w:after="0" w:line="240" w:lineRule="auto"/>
              <w:rPr>
                <w:color w:val="000000"/>
                <w:sz w:val="20"/>
                <w:szCs w:val="20"/>
              </w:rPr>
              <w:pPrChange w:id="701" w:author="Абрамова Анна Андреевна" w:date="2024-05-16T00:07:00Z">
                <w:pPr>
                  <w:spacing w:after="0"/>
                </w:pPr>
              </w:pPrChange>
            </w:pPr>
            <w:r w:rsidRPr="00A67B1F">
              <w:rPr>
                <w:color w:val="000000"/>
                <w:sz w:val="20"/>
                <w:szCs w:val="20"/>
              </w:rPr>
              <w:t>*) общая степень извлечения для GS-5816 **) извлечение внутреннего стандарта</w:t>
            </w:r>
          </w:p>
        </w:tc>
      </w:tr>
    </w:tbl>
    <w:p w14:paraId="20E4751D" w14:textId="77777777" w:rsidR="00AD6294" w:rsidRDefault="00AD6294" w:rsidP="00AD6294">
      <w:pPr>
        <w:spacing w:after="0"/>
        <w:rPr>
          <w:ins w:id="702" w:author="Абрамова Анна Андреевна" w:date="2024-05-17T00:45:00Z"/>
          <w:b/>
          <w:bCs/>
          <w:color w:val="000000"/>
        </w:rPr>
      </w:pPr>
    </w:p>
    <w:p w14:paraId="12DD247C" w14:textId="115FBD0E" w:rsidR="00A67B1F" w:rsidRPr="00A91BD2" w:rsidRDefault="00A67B1F">
      <w:pPr>
        <w:spacing w:after="0"/>
        <w:rPr>
          <w:b/>
          <w:bCs/>
          <w:rPrChange w:id="703" w:author="Абрамова Анна Андреевна" w:date="2024-05-14T23:25:00Z">
            <w:rPr/>
          </w:rPrChange>
        </w:rPr>
        <w:pPrChange w:id="704" w:author="Абрамова Анна Андреевна" w:date="2024-05-17T00:45:00Z">
          <w:pPr>
            <w:spacing w:before="120"/>
          </w:pPr>
        </w:pPrChange>
      </w:pPr>
      <w:r w:rsidRPr="00A91BD2">
        <w:rPr>
          <w:b/>
          <w:bCs/>
          <w:color w:val="000000"/>
          <w:rPrChange w:id="705" w:author="Абрамова Анна Андреевна" w:date="2024-05-14T23:25:00Z">
            <w:rPr>
              <w:i/>
              <w:iCs/>
              <w:color w:val="000000"/>
            </w:rPr>
          </w:rPrChange>
        </w:rPr>
        <w:t>Воспроизводимость</w:t>
      </w:r>
    </w:p>
    <w:p w14:paraId="27797BA8" w14:textId="77777777" w:rsidR="00AD6294" w:rsidRDefault="00AD6294" w:rsidP="00AD6294">
      <w:pPr>
        <w:spacing w:after="0" w:line="240" w:lineRule="auto"/>
        <w:ind w:firstLine="708"/>
        <w:rPr>
          <w:ins w:id="706" w:author="Абрамова Анна Андреевна" w:date="2024-05-17T00:45:00Z"/>
          <w:szCs w:val="28"/>
          <w:shd w:val="clear" w:color="auto" w:fill="FFFFFF"/>
          <w:lang w:bidi="ru-RU"/>
        </w:rPr>
      </w:pPr>
    </w:p>
    <w:p w14:paraId="30B32D91" w14:textId="3DC41C2B" w:rsidR="00A67B1F" w:rsidRDefault="00A67B1F" w:rsidP="00AD6294">
      <w:pPr>
        <w:spacing w:after="0" w:line="240" w:lineRule="auto"/>
        <w:ind w:firstLine="708"/>
        <w:rPr>
          <w:szCs w:val="28"/>
          <w:shd w:val="clear" w:color="auto" w:fill="FFFFFF"/>
          <w:lang w:bidi="ru-RU"/>
        </w:rPr>
      </w:pPr>
      <w:r w:rsidRPr="00A67B1F">
        <w:rPr>
          <w:szCs w:val="28"/>
          <w:shd w:val="clear" w:color="auto" w:fill="FFFFFF"/>
          <w:lang w:bidi="ru-RU"/>
        </w:rPr>
        <w:t>Результаты анализов воспроизводимости образцов, проведенных в ходе токсикологических исследований на крысах и собаках, подтвердили повторяемость методов. Лишь 1 (23,5 %) из 36 повторно проанализированных образцов крыс (TX-281-2003) и 9 (30,6, 25,2, 26,3, 30,4, 23,3, 24,6, 31,6, 40,5, 20,4 %) из 53 образцов, взятых у собак (TX-281-2004) показали различие &gt; 20 %. Таким образом, 97% образцов в исследовании на крысах и 83% в исследовании на собаках находились в пределах 20,0% и соответствовали критериям приемлемости: «Анализ воспроизводимости образцов (ISR) считался приемлемым, если по крайней мере две трети (округленные в большую сторону) повторных результатов и исходных результатов были пределах 20,0 %»</w:t>
      </w:r>
      <w:r w:rsidR="009009A4">
        <w:rPr>
          <w:szCs w:val="28"/>
          <w:shd w:val="clear" w:color="auto" w:fill="FFFFFF"/>
          <w:lang w:bidi="ru-RU"/>
        </w:rPr>
        <w:t xml:space="preserve"> </w:t>
      </w:r>
      <w:r>
        <w:rPr>
          <w:szCs w:val="28"/>
          <w:shd w:val="clear" w:color="auto" w:fill="FFFFFF"/>
          <w:lang w:bidi="ru-RU"/>
        </w:rPr>
        <w:t>[</w:t>
      </w:r>
      <w:r w:rsidR="009009A4">
        <w:rPr>
          <w:szCs w:val="28"/>
          <w:shd w:val="clear" w:color="auto" w:fill="FFFFFF"/>
          <w:lang w:bidi="ru-RU"/>
        </w:rPr>
        <w:t>13</w:t>
      </w:r>
      <w:r w:rsidRPr="00B621E5">
        <w:rPr>
          <w:szCs w:val="28"/>
          <w:shd w:val="clear" w:color="auto" w:fill="FFFFFF"/>
          <w:lang w:bidi="ru-RU"/>
        </w:rPr>
        <w:t>].</w:t>
      </w:r>
    </w:p>
    <w:p w14:paraId="259552BB" w14:textId="64E7DF20" w:rsidR="00A67B1F" w:rsidRPr="00A67B1F" w:rsidRDefault="00A67B1F" w:rsidP="00A67B1F">
      <w:pPr>
        <w:spacing w:after="0" w:line="240" w:lineRule="auto"/>
        <w:rPr>
          <w:szCs w:val="28"/>
          <w:shd w:val="clear" w:color="auto" w:fill="FFFFFF"/>
          <w:lang w:bidi="ru-RU"/>
        </w:rPr>
      </w:pPr>
    </w:p>
    <w:p w14:paraId="0AA8602E" w14:textId="236C6111" w:rsidR="003F39AE" w:rsidRPr="00CB29F7" w:rsidRDefault="004C3440" w:rsidP="005E1A9C">
      <w:pPr>
        <w:spacing w:after="0" w:line="240" w:lineRule="auto"/>
        <w:contextualSpacing/>
        <w:outlineLvl w:val="2"/>
        <w:rPr>
          <w:b/>
          <w:bCs/>
          <w:iCs/>
          <w:color w:val="000000" w:themeColor="text1"/>
          <w:szCs w:val="28"/>
        </w:rPr>
      </w:pPr>
      <w:bookmarkStart w:id="707" w:name="_Toc164609952"/>
      <w:r w:rsidRPr="002F2A7F">
        <w:rPr>
          <w:b/>
          <w:color w:val="000000" w:themeColor="text1"/>
        </w:rPr>
        <w:t xml:space="preserve">3.2.1. </w:t>
      </w:r>
      <w:bookmarkEnd w:id="653"/>
      <w:bookmarkEnd w:id="654"/>
      <w:r w:rsidR="001E3E70" w:rsidRPr="002F2A7F">
        <w:rPr>
          <w:b/>
          <w:bCs/>
          <w:iCs/>
          <w:color w:val="000000" w:themeColor="text1"/>
          <w:szCs w:val="28"/>
        </w:rPr>
        <w:t>Всасывание</w:t>
      </w:r>
      <w:bookmarkEnd w:id="707"/>
    </w:p>
    <w:p w14:paraId="214A350C" w14:textId="77777777" w:rsidR="00B15C28" w:rsidRPr="00CB29F7" w:rsidRDefault="00B15C28" w:rsidP="005E1A9C">
      <w:pPr>
        <w:spacing w:after="0" w:line="240" w:lineRule="auto"/>
      </w:pPr>
    </w:p>
    <w:p w14:paraId="13868767" w14:textId="385915B8" w:rsidR="00CB29F7" w:rsidDel="00A91BD2" w:rsidRDefault="00A67B1F" w:rsidP="00A67B1F">
      <w:pPr>
        <w:spacing w:after="0" w:line="240" w:lineRule="auto"/>
        <w:rPr>
          <w:del w:id="708" w:author="Абрамова Анна Андреевна" w:date="2024-05-14T23:22:00Z"/>
          <w:b/>
          <w:bCs/>
          <w:color w:val="000000"/>
        </w:rPr>
      </w:pPr>
      <w:bookmarkStart w:id="709" w:name="_Toc483835321"/>
      <w:bookmarkStart w:id="710" w:name="_Toc484591392"/>
      <w:bookmarkStart w:id="711" w:name="_Toc484199229"/>
      <w:bookmarkStart w:id="712" w:name="_Toc10578061"/>
      <w:r>
        <w:rPr>
          <w:b/>
          <w:bCs/>
          <w:color w:val="000000"/>
        </w:rPr>
        <w:t>Софосбуви</w:t>
      </w:r>
      <w:ins w:id="713" w:author="Абрамова Анна Андреевна" w:date="2024-05-14T23:22:00Z">
        <w:r w:rsidR="00A91BD2" w:rsidRPr="00A91BD2">
          <w:rPr>
            <w:b/>
            <w:bCs/>
            <w:color w:val="000000"/>
            <w:rPrChange w:id="714" w:author="Абрамова Анна Андреевна" w:date="2024-05-14T23:22:00Z">
              <w:rPr>
                <w:color w:val="000000"/>
              </w:rPr>
            </w:rPrChange>
          </w:rPr>
          <w:t>р</w:t>
        </w:r>
      </w:ins>
      <w:del w:id="715" w:author="Абрамова Анна Андреевна" w:date="2024-05-14T23:22:00Z">
        <w:r w:rsidDel="00A91BD2">
          <w:rPr>
            <w:b/>
            <w:bCs/>
            <w:color w:val="000000"/>
          </w:rPr>
          <w:delText>р</w:delText>
        </w:r>
      </w:del>
    </w:p>
    <w:p w14:paraId="19BA4ED3" w14:textId="77777777" w:rsidR="00A91BD2" w:rsidRPr="00681261" w:rsidRDefault="00A91BD2" w:rsidP="005E1A9C">
      <w:pPr>
        <w:spacing w:after="0" w:line="240" w:lineRule="auto"/>
        <w:rPr>
          <w:ins w:id="716" w:author="Абрамова Анна Андреевна" w:date="2024-05-14T23:28:00Z"/>
        </w:rPr>
      </w:pPr>
    </w:p>
    <w:p w14:paraId="1EE99018" w14:textId="77777777" w:rsidR="00A67B1F" w:rsidRDefault="00A67B1F" w:rsidP="00A67B1F">
      <w:pPr>
        <w:spacing w:after="0" w:line="240" w:lineRule="auto"/>
        <w:rPr>
          <w:color w:val="000000"/>
        </w:rPr>
      </w:pPr>
    </w:p>
    <w:p w14:paraId="503E2DA4" w14:textId="65BD0159" w:rsidR="00A67B1F" w:rsidRPr="00A91BD2" w:rsidRDefault="00A67B1F" w:rsidP="00A67B1F">
      <w:pPr>
        <w:spacing w:after="0" w:line="240" w:lineRule="auto"/>
        <w:rPr>
          <w:b/>
          <w:bCs/>
          <w:i/>
          <w:iCs/>
          <w:color w:val="000000"/>
          <w:rPrChange w:id="717" w:author="Абрамова Анна Андреевна" w:date="2024-05-14T23:22:00Z">
            <w:rPr>
              <w:i/>
              <w:iCs/>
              <w:color w:val="000000"/>
            </w:rPr>
          </w:rPrChange>
        </w:rPr>
      </w:pPr>
      <w:r w:rsidRPr="00A91BD2">
        <w:rPr>
          <w:b/>
          <w:bCs/>
          <w:i/>
          <w:iCs/>
          <w:color w:val="000000"/>
          <w:rPrChange w:id="718" w:author="Абрамова Анна Андреевна" w:date="2024-05-14T23:22:00Z">
            <w:rPr>
              <w:i/>
              <w:iCs/>
              <w:color w:val="000000"/>
            </w:rPr>
          </w:rPrChange>
        </w:rPr>
        <w:t>Исследования всасывания in vitro</w:t>
      </w:r>
    </w:p>
    <w:p w14:paraId="04FC0229" w14:textId="77777777" w:rsidR="00A67B1F" w:rsidRPr="00A67B1F" w:rsidRDefault="00A67B1F" w:rsidP="00A67B1F">
      <w:pPr>
        <w:spacing w:after="0" w:line="240" w:lineRule="auto"/>
        <w:rPr>
          <w:i/>
          <w:iCs/>
          <w:color w:val="000000"/>
        </w:rPr>
      </w:pPr>
    </w:p>
    <w:p w14:paraId="7C69CCB5" w14:textId="32CE1E83" w:rsidR="00A67B1F" w:rsidRDefault="00A67B1F" w:rsidP="00A67B1F">
      <w:pPr>
        <w:spacing w:after="0" w:line="240" w:lineRule="auto"/>
        <w:ind w:firstLine="708"/>
        <w:rPr>
          <w:color w:val="000000"/>
        </w:rPr>
      </w:pPr>
      <w:r w:rsidRPr="00A67B1F">
        <w:rPr>
          <w:color w:val="000000"/>
        </w:rPr>
        <w:t>Софосбувир был стабилен при инкубации в искусственно</w:t>
      </w:r>
      <w:r>
        <w:rPr>
          <w:color w:val="000000"/>
        </w:rPr>
        <w:t>м</w:t>
      </w:r>
      <w:r w:rsidRPr="00A67B1F">
        <w:rPr>
          <w:color w:val="000000"/>
        </w:rPr>
        <w:t xml:space="preserve"> желудочном и кишечном соке (PC-PSI-7851-08-0012, PC-PSI-7977-09-0003). Софосбувир продемонстрировал частично насыщаемый эффлюксный транспорт с низкой прямой проницаемостью, которая </w:t>
      </w:r>
      <w:r w:rsidRPr="00A67B1F">
        <w:rPr>
          <w:color w:val="000000"/>
        </w:rPr>
        <w:lastRenderedPageBreak/>
        <w:t>увеличивалась по мере повышения концентрации при инкубации в различных концентрациях с монослоями клеток Caco-2 (AD-334-2003).</w:t>
      </w:r>
    </w:p>
    <w:p w14:paraId="6B85DE48" w14:textId="77777777" w:rsidR="00A67B1F" w:rsidRDefault="00A67B1F" w:rsidP="00A67B1F">
      <w:pPr>
        <w:spacing w:after="0" w:line="240" w:lineRule="auto"/>
        <w:rPr>
          <w:color w:val="000000"/>
        </w:rPr>
      </w:pPr>
    </w:p>
    <w:p w14:paraId="01DF3DAF" w14:textId="12FC1387" w:rsidR="00A67B1F" w:rsidRPr="00A91BD2" w:rsidRDefault="00A67B1F" w:rsidP="00A67B1F">
      <w:pPr>
        <w:spacing w:after="0" w:line="240" w:lineRule="auto"/>
        <w:rPr>
          <w:b/>
          <w:bCs/>
          <w:i/>
          <w:iCs/>
          <w:color w:val="000000"/>
          <w:rPrChange w:id="719" w:author="Абрамова Анна Андреевна" w:date="2024-05-14T23:29:00Z">
            <w:rPr>
              <w:i/>
              <w:iCs/>
              <w:color w:val="000000"/>
            </w:rPr>
          </w:rPrChange>
        </w:rPr>
      </w:pPr>
      <w:r w:rsidRPr="00A91BD2">
        <w:rPr>
          <w:b/>
          <w:bCs/>
          <w:i/>
          <w:iCs/>
          <w:color w:val="000000"/>
          <w:rPrChange w:id="720" w:author="Абрамова Анна Андреевна" w:date="2024-05-14T23:29:00Z">
            <w:rPr>
              <w:i/>
              <w:iCs/>
              <w:color w:val="000000"/>
            </w:rPr>
          </w:rPrChange>
        </w:rPr>
        <w:t>Исследования однократного и многократного введения in vivo</w:t>
      </w:r>
    </w:p>
    <w:p w14:paraId="4793FA74" w14:textId="77777777" w:rsidR="00A67B1F" w:rsidRPr="00A67B1F" w:rsidRDefault="00A67B1F" w:rsidP="003B75AC">
      <w:pPr>
        <w:spacing w:after="0" w:line="240" w:lineRule="auto"/>
        <w:ind w:firstLine="708"/>
        <w:rPr>
          <w:color w:val="000000"/>
        </w:rPr>
      </w:pPr>
    </w:p>
    <w:p w14:paraId="5DF5C895" w14:textId="21FC0B13" w:rsidR="00A67B1F" w:rsidRPr="00A67B1F" w:rsidRDefault="00A67B1F" w:rsidP="003B75AC">
      <w:pPr>
        <w:spacing w:after="0" w:line="240" w:lineRule="auto"/>
        <w:ind w:firstLine="708"/>
        <w:rPr>
          <w:color w:val="000000"/>
        </w:rPr>
      </w:pPr>
      <w:r w:rsidRPr="00A67B1F">
        <w:rPr>
          <w:color w:val="000000"/>
        </w:rPr>
        <w:t>У грызунов введение GS-9851 приводило к быстрому появлению GS-331007 в плазме крови и печени. GS-9851 не был обнаружен у мышей или крыс сразу после введения (уже через 15 минут), что свидетельствует о быстрой конверсии в GS-331007 под влиянием эстеразы плазмы крови.</w:t>
      </w:r>
      <w:r w:rsidR="00EC3E22">
        <w:rPr>
          <w:color w:val="000000"/>
        </w:rPr>
        <w:t xml:space="preserve"> </w:t>
      </w:r>
    </w:p>
    <w:p w14:paraId="717C0A5E" w14:textId="5D41926B" w:rsidR="00EC3E22" w:rsidRDefault="00A67B1F" w:rsidP="003B75AC">
      <w:pPr>
        <w:spacing w:after="0" w:line="240" w:lineRule="auto"/>
        <w:ind w:firstLine="708"/>
        <w:rPr>
          <w:color w:val="000000"/>
        </w:rPr>
      </w:pPr>
      <w:r w:rsidRPr="00A67B1F">
        <w:rPr>
          <w:color w:val="000000"/>
        </w:rPr>
        <w:t xml:space="preserve">Фармакологически активный метаболит, GS-461203, эффективно образовывался в печени крыс, но не был обнаружен у мышей, которым вводили более низкие дозы (PC-PSI-7851-08-0017, PC-PSI-7851-08-0019). GS-461203 был обнаружен в печени мышей в ходе исследования микроядер после перорального введения в более высоких дозах (SA-PSI-7851-08-0005). У собак </w:t>
      </w:r>
      <w:r>
        <w:rPr>
          <w:color w:val="000000"/>
        </w:rPr>
        <w:t>софосбувир</w:t>
      </w:r>
      <w:r w:rsidRPr="00A67B1F">
        <w:rPr>
          <w:color w:val="000000"/>
        </w:rPr>
        <w:t xml:space="preserve"> хорошо всасывался (F</w:t>
      </w:r>
      <w:r w:rsidRPr="00A67B1F">
        <w:rPr>
          <w:color w:val="000000"/>
          <w:vertAlign w:val="subscript"/>
        </w:rPr>
        <w:t>a</w:t>
      </w:r>
      <w:r w:rsidRPr="00A67B1F">
        <w:rPr>
          <w:color w:val="000000"/>
        </w:rPr>
        <w:t xml:space="preserve"> = 39,7 %) и подвергался активной экстракции печенью (74 % поглощенной дозы), что приводило к высоким (Cmax = 47,5 мкМ после введения в дозе 5 мг/кг) и стойким (t1/2 = 17,8 ч) уровням GS-461203 в печени (AD-334-2011, AD-334-2012).</w:t>
      </w:r>
    </w:p>
    <w:p w14:paraId="7FA90F44" w14:textId="06058D55" w:rsidR="00EC3E22" w:rsidRPr="00EC3E22" w:rsidRDefault="00EC3E22" w:rsidP="003B75AC">
      <w:pPr>
        <w:spacing w:after="0" w:line="240" w:lineRule="auto"/>
        <w:ind w:firstLine="708"/>
        <w:rPr>
          <w:color w:val="000000"/>
        </w:rPr>
      </w:pPr>
      <w:r w:rsidRPr="00EC3E22">
        <w:rPr>
          <w:color w:val="000000"/>
        </w:rPr>
        <w:t xml:space="preserve">Токсикокинетические профили </w:t>
      </w:r>
      <w:r>
        <w:rPr>
          <w:color w:val="000000"/>
        </w:rPr>
        <w:t>софосбувира</w:t>
      </w:r>
      <w:r w:rsidRPr="00EC3E22">
        <w:rPr>
          <w:color w:val="000000"/>
        </w:rPr>
        <w:t>, GS-9851 и отдельных метаболитов были изучены в плазме крови после перорального введения мышам, крысам, кроликам</w:t>
      </w:r>
      <w:r>
        <w:rPr>
          <w:color w:val="000000"/>
        </w:rPr>
        <w:t xml:space="preserve">, </w:t>
      </w:r>
      <w:r w:rsidRPr="00EC3E22">
        <w:rPr>
          <w:color w:val="000000"/>
        </w:rPr>
        <w:t>собакам</w:t>
      </w:r>
      <w:r>
        <w:rPr>
          <w:color w:val="000000"/>
        </w:rPr>
        <w:t xml:space="preserve"> и обезьянам</w:t>
      </w:r>
      <w:r w:rsidRPr="00EC3E22">
        <w:rPr>
          <w:color w:val="000000"/>
        </w:rPr>
        <w:t xml:space="preserve"> в ходе токсикологических исследований. Cmax и AUC контролируемых соединений обычно увеличивались пропорционально дозе. Не наблюдалось заметных половых различий в экспозиции (как правило, менее чем в 2 раза), равно как и признаков накопления после многократного введения препарата.</w:t>
      </w:r>
      <w:r>
        <w:rPr>
          <w:color w:val="000000"/>
        </w:rPr>
        <w:t xml:space="preserve"> </w:t>
      </w:r>
      <w:r w:rsidRPr="00EC3E22">
        <w:rPr>
          <w:color w:val="000000"/>
        </w:rPr>
        <w:t xml:space="preserve"> </w:t>
      </w:r>
    </w:p>
    <w:p w14:paraId="3F85983E" w14:textId="13BBB06C" w:rsidR="00EC3E22" w:rsidRPr="00EC3E22" w:rsidRDefault="00EC3E22" w:rsidP="00EC3E22">
      <w:pPr>
        <w:spacing w:after="0" w:line="240" w:lineRule="auto"/>
        <w:ind w:firstLine="708"/>
        <w:rPr>
          <w:color w:val="000000"/>
        </w:rPr>
      </w:pPr>
      <w:r w:rsidRPr="00EC3E22">
        <w:rPr>
          <w:color w:val="000000"/>
        </w:rPr>
        <w:t>ФК отдельных метаболитов в плазме крови и печени изучали после 4 дней однократного ежедневного введения GS-9851 одной собаке или макаку. Преобладающие метаболиты GS-331007 и GS-566500 были обнаружены в печени обоих видов. Фармакологически активный трифосфат, GS-461203, эффективно образовывался в печени собак, но не был обнаружен у обезьян (PC-PSI-7851-08-0018).</w:t>
      </w:r>
    </w:p>
    <w:p w14:paraId="003546FF" w14:textId="241FBCD8" w:rsidR="00EC3E22" w:rsidRDefault="00EC3E22" w:rsidP="005E1A9C">
      <w:pPr>
        <w:spacing w:after="0" w:line="240" w:lineRule="auto"/>
        <w:ind w:firstLine="708"/>
        <w:rPr>
          <w:ins w:id="721" w:author="Абрамова Анна Андреевна" w:date="2024-05-16T00:08:00Z"/>
          <w:color w:val="000000"/>
        </w:rPr>
      </w:pPr>
      <w:r>
        <w:rPr>
          <w:color w:val="000000"/>
        </w:rPr>
        <w:t>Реузльтаты ФК метаболита софосбувира</w:t>
      </w:r>
      <w:r w:rsidRPr="00EC3E22">
        <w:rPr>
          <w:color w:val="000000"/>
        </w:rPr>
        <w:t xml:space="preserve"> GS-9851 в плазме крови у крысы SD, мышей CD-1, собак породы бигль и яванских макаков</w:t>
      </w:r>
      <w:r>
        <w:rPr>
          <w:color w:val="000000"/>
        </w:rPr>
        <w:t xml:space="preserve"> представлены в </w:t>
      </w:r>
      <w:r w:rsidRPr="003B75AC">
        <w:rPr>
          <w:color w:val="000000"/>
        </w:rPr>
        <w:t>Таблице</w:t>
      </w:r>
      <w:r w:rsidR="003B75AC" w:rsidRPr="003B75AC">
        <w:rPr>
          <w:color w:val="000000"/>
        </w:rPr>
        <w:t xml:space="preserve"> 3-</w:t>
      </w:r>
      <w:ins w:id="722" w:author="Абрамова Анна Андреевна" w:date="2024-05-17T15:20:00Z">
        <w:r w:rsidR="005E739A">
          <w:rPr>
            <w:color w:val="000000"/>
          </w:rPr>
          <w:t>7</w:t>
        </w:r>
      </w:ins>
      <w:del w:id="723" w:author="Абрамова Анна Андреевна" w:date="2024-05-17T15:20:00Z">
        <w:r w:rsidR="003B75AC" w:rsidRPr="003B75AC" w:rsidDel="005E739A">
          <w:rPr>
            <w:color w:val="000000"/>
          </w:rPr>
          <w:delText>6</w:delText>
        </w:r>
      </w:del>
      <w:r w:rsidRPr="003B75AC">
        <w:rPr>
          <w:color w:val="000000"/>
        </w:rPr>
        <w:t xml:space="preserve"> </w:t>
      </w:r>
      <w:r w:rsidRPr="009009A4">
        <w:rPr>
          <w:color w:val="000000"/>
        </w:rPr>
        <w:t>[</w:t>
      </w:r>
      <w:r w:rsidR="009009A4" w:rsidRPr="009009A4">
        <w:rPr>
          <w:color w:val="000000"/>
        </w:rPr>
        <w:t>14</w:t>
      </w:r>
      <w:r w:rsidRPr="009009A4">
        <w:rPr>
          <w:color w:val="000000"/>
        </w:rPr>
        <w:t>].</w:t>
      </w:r>
    </w:p>
    <w:p w14:paraId="0994B754" w14:textId="77777777" w:rsidR="0073473E" w:rsidRDefault="0073473E" w:rsidP="005E1A9C">
      <w:pPr>
        <w:spacing w:after="0" w:line="240" w:lineRule="auto"/>
        <w:ind w:firstLine="708"/>
        <w:rPr>
          <w:color w:val="000000"/>
        </w:rPr>
      </w:pPr>
    </w:p>
    <w:p w14:paraId="43722659" w14:textId="2FFEB314" w:rsidR="00EC3E22" w:rsidRPr="003B75AC" w:rsidRDefault="00EC3E22">
      <w:pPr>
        <w:spacing w:after="0" w:line="240" w:lineRule="auto"/>
        <w:pPrChange w:id="724" w:author="Абрамова Анна Андреевна" w:date="2024-05-16T00:08:00Z">
          <w:pPr>
            <w:spacing w:before="120" w:after="0" w:line="240" w:lineRule="auto"/>
          </w:pPr>
        </w:pPrChange>
      </w:pPr>
      <w:r w:rsidRPr="003B75AC">
        <w:rPr>
          <w:b/>
          <w:bCs/>
          <w:color w:val="000000"/>
        </w:rPr>
        <w:t xml:space="preserve">Таблица </w:t>
      </w:r>
      <w:r w:rsidR="003B75AC">
        <w:rPr>
          <w:b/>
          <w:bCs/>
          <w:color w:val="000000"/>
        </w:rPr>
        <w:t>3-</w:t>
      </w:r>
      <w:ins w:id="725" w:author="Абрамова Анна Андреевна" w:date="2024-05-17T15:20:00Z">
        <w:r w:rsidR="005E739A">
          <w:rPr>
            <w:b/>
            <w:bCs/>
            <w:color w:val="000000"/>
          </w:rPr>
          <w:t>7</w:t>
        </w:r>
      </w:ins>
      <w:del w:id="726" w:author="Абрамова Анна Андреевна" w:date="2024-05-17T15:20:00Z">
        <w:r w:rsidR="003B75AC" w:rsidDel="005E739A">
          <w:rPr>
            <w:b/>
            <w:bCs/>
            <w:color w:val="000000"/>
          </w:rPr>
          <w:delText>6</w:delText>
        </w:r>
      </w:del>
      <w:r w:rsidR="003B75AC">
        <w:rPr>
          <w:b/>
          <w:bCs/>
          <w:color w:val="000000"/>
        </w:rPr>
        <w:t>.</w:t>
      </w:r>
      <w:r w:rsidRPr="003B75AC">
        <w:rPr>
          <w:b/>
          <w:bCs/>
          <w:color w:val="000000"/>
        </w:rPr>
        <w:t xml:space="preserve"> </w:t>
      </w:r>
      <w:r w:rsidRPr="003B75AC">
        <w:rPr>
          <w:color w:val="000000"/>
        </w:rPr>
        <w:t>ФК GS-9851 в плазме крови у крысы SD, мышей CD-1, собак породы бигль и яванских макаков</w:t>
      </w:r>
      <w:ins w:id="727" w:author="Абрамова Анна Андреевна" w:date="2024-05-16T00:08:00Z">
        <w:r w:rsidR="0073473E">
          <w:rPr>
            <w:color w:val="000000"/>
          </w:rPr>
          <w:t>.</w:t>
        </w:r>
      </w:ins>
    </w:p>
    <w:tbl>
      <w:tblPr>
        <w:tblW w:w="5000" w:type="pct"/>
        <w:tblLayout w:type="fixed"/>
        <w:tblCellMar>
          <w:left w:w="40" w:type="dxa"/>
          <w:right w:w="40" w:type="dxa"/>
        </w:tblCellMar>
        <w:tblLook w:val="0000" w:firstRow="0" w:lastRow="0" w:firstColumn="0" w:lastColumn="0" w:noHBand="0" w:noVBand="0"/>
        <w:tblPrChange w:id="728" w:author="Абрамова Анна Андреевна" w:date="2024-05-14T23:29:00Z">
          <w:tblPr>
            <w:tblW w:w="5000" w:type="pct"/>
            <w:tblLayout w:type="fixed"/>
            <w:tblCellMar>
              <w:left w:w="40" w:type="dxa"/>
              <w:right w:w="40" w:type="dxa"/>
            </w:tblCellMar>
            <w:tblLook w:val="0000" w:firstRow="0" w:lastRow="0" w:firstColumn="0" w:lastColumn="0" w:noHBand="0" w:noVBand="0"/>
          </w:tblPr>
        </w:tblPrChange>
      </w:tblPr>
      <w:tblGrid>
        <w:gridCol w:w="1693"/>
        <w:gridCol w:w="995"/>
        <w:gridCol w:w="848"/>
        <w:gridCol w:w="852"/>
        <w:gridCol w:w="1274"/>
        <w:gridCol w:w="1468"/>
        <w:gridCol w:w="943"/>
        <w:gridCol w:w="568"/>
        <w:gridCol w:w="697"/>
        <w:tblGridChange w:id="729">
          <w:tblGrid>
            <w:gridCol w:w="1693"/>
            <w:gridCol w:w="995"/>
            <w:gridCol w:w="848"/>
            <w:gridCol w:w="852"/>
            <w:gridCol w:w="1274"/>
            <w:gridCol w:w="1468"/>
            <w:gridCol w:w="943"/>
            <w:gridCol w:w="568"/>
            <w:gridCol w:w="697"/>
          </w:tblGrid>
        </w:tblGridChange>
      </w:tblGrid>
      <w:tr w:rsidR="00A36CFA" w:rsidRPr="00A36CFA" w14:paraId="1CD65E00" w14:textId="77777777" w:rsidTr="00A91BD2">
        <w:trPr>
          <w:trHeight w:val="1608"/>
          <w:tblHeader/>
          <w:trPrChange w:id="730" w:author="Абрамова Анна Андреевна" w:date="2024-05-14T23:29:00Z">
            <w:trPr>
              <w:trHeight w:val="1608"/>
            </w:trPr>
          </w:trPrChange>
        </w:trPr>
        <w:tc>
          <w:tcPr>
            <w:tcW w:w="90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Change w:id="731" w:author="Абрамова Анна Андреевна" w:date="2024-05-14T23:29:00Z">
              <w:tcPr>
                <w:tcW w:w="90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tcPrChange>
          </w:tcPr>
          <w:p w14:paraId="0D35F683" w14:textId="77777777" w:rsidR="00EC3E22" w:rsidRPr="003B75AC" w:rsidRDefault="00EC3E22" w:rsidP="0073473E">
            <w:pPr>
              <w:spacing w:line="240" w:lineRule="auto"/>
              <w:jc w:val="center"/>
              <w:rPr>
                <w:b/>
                <w:bCs/>
              </w:rPr>
            </w:pPr>
            <w:r w:rsidRPr="003B75AC">
              <w:rPr>
                <w:b/>
                <w:bCs/>
                <w:color w:val="000000"/>
              </w:rPr>
              <w:t>Идентификационный номер исследования</w:t>
            </w:r>
          </w:p>
        </w:tc>
        <w:tc>
          <w:tcPr>
            <w:tcW w:w="53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Change w:id="732" w:author="Абрамова Анна Андреевна" w:date="2024-05-14T23:29:00Z">
              <w:tcPr>
                <w:tcW w:w="53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tcPrChange>
          </w:tcPr>
          <w:p w14:paraId="6A3EC4E5" w14:textId="77777777" w:rsidR="00EC3E22" w:rsidRPr="003B75AC" w:rsidRDefault="00EC3E22" w:rsidP="0073473E">
            <w:pPr>
              <w:spacing w:line="240" w:lineRule="auto"/>
              <w:jc w:val="center"/>
              <w:rPr>
                <w:b/>
                <w:bCs/>
              </w:rPr>
            </w:pPr>
            <w:r w:rsidRPr="003B75AC">
              <w:rPr>
                <w:b/>
                <w:bCs/>
                <w:color w:val="000000"/>
              </w:rPr>
              <w:t>Вид</w:t>
            </w:r>
          </w:p>
        </w:tc>
        <w:tc>
          <w:tcPr>
            <w:tcW w:w="4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Change w:id="733" w:author="Абрамова Анна Андреевна" w:date="2024-05-14T23:29:00Z">
              <w:tcPr>
                <w:tcW w:w="4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tcPrChange>
          </w:tcPr>
          <w:p w14:paraId="05148612" w14:textId="77777777" w:rsidR="00EC3E22" w:rsidRPr="003B75AC" w:rsidRDefault="00EC3E22" w:rsidP="0073473E">
            <w:pPr>
              <w:spacing w:line="240" w:lineRule="auto"/>
              <w:jc w:val="center"/>
              <w:rPr>
                <w:b/>
                <w:bCs/>
              </w:rPr>
            </w:pPr>
            <w:r w:rsidRPr="003B75AC">
              <w:rPr>
                <w:b/>
                <w:bCs/>
                <w:color w:val="000000"/>
              </w:rPr>
              <w:t>N</w:t>
            </w:r>
          </w:p>
        </w:tc>
        <w:tc>
          <w:tcPr>
            <w:tcW w:w="45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Change w:id="734" w:author="Абрамова Анна Андреевна" w:date="2024-05-14T23:29:00Z">
              <w:tcPr>
                <w:tcW w:w="45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tcPrChange>
          </w:tcPr>
          <w:p w14:paraId="7F682432" w14:textId="77777777" w:rsidR="00EC3E22" w:rsidRPr="003B75AC" w:rsidRDefault="00EC3E22" w:rsidP="0073473E">
            <w:pPr>
              <w:spacing w:line="240" w:lineRule="auto"/>
              <w:jc w:val="center"/>
              <w:rPr>
                <w:b/>
                <w:bCs/>
              </w:rPr>
            </w:pPr>
            <w:r w:rsidRPr="003B75AC">
              <w:rPr>
                <w:b/>
                <w:bCs/>
                <w:color w:val="000000"/>
              </w:rPr>
              <w:t>Доза (мг/кг)</w:t>
            </w:r>
          </w:p>
        </w:tc>
        <w:tc>
          <w:tcPr>
            <w:tcW w:w="682"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Change w:id="735" w:author="Абрамова Анна Андреевна" w:date="2024-05-14T23:29:00Z">
              <w:tcPr>
                <w:tcW w:w="682"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tcPrChange>
          </w:tcPr>
          <w:p w14:paraId="59419330" w14:textId="77777777" w:rsidR="00EC3E22" w:rsidRPr="003B75AC" w:rsidRDefault="00EC3E22" w:rsidP="0073473E">
            <w:pPr>
              <w:spacing w:line="240" w:lineRule="auto"/>
              <w:jc w:val="center"/>
              <w:rPr>
                <w:b/>
                <w:bCs/>
              </w:rPr>
            </w:pPr>
            <w:r w:rsidRPr="003B75AC">
              <w:rPr>
                <w:b/>
                <w:bCs/>
                <w:color w:val="000000"/>
              </w:rPr>
              <w:t>Путь введения</w:t>
            </w:r>
          </w:p>
        </w:tc>
        <w:tc>
          <w:tcPr>
            <w:tcW w:w="78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Change w:id="736" w:author="Абрамова Анна Андреевна" w:date="2024-05-14T23:29:00Z">
              <w:tcPr>
                <w:tcW w:w="78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tcPrChange>
          </w:tcPr>
          <w:p w14:paraId="43B89066" w14:textId="77777777" w:rsidR="00EC3E22" w:rsidRPr="003B75AC" w:rsidRDefault="00EC3E22" w:rsidP="0073473E">
            <w:pPr>
              <w:spacing w:line="240" w:lineRule="auto"/>
              <w:jc w:val="center"/>
              <w:rPr>
                <w:b/>
                <w:bCs/>
              </w:rPr>
            </w:pPr>
            <w:r w:rsidRPr="003B75AC">
              <w:rPr>
                <w:b/>
                <w:bCs/>
                <w:color w:val="000000"/>
              </w:rPr>
              <w:t>Испытуемое вещество</w:t>
            </w:r>
          </w:p>
        </w:tc>
        <w:tc>
          <w:tcPr>
            <w:tcW w:w="50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Change w:id="737" w:author="Абрамова Анна Андреевна" w:date="2024-05-14T23:29:00Z">
              <w:tcPr>
                <w:tcW w:w="50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tcPrChange>
          </w:tcPr>
          <w:p w14:paraId="1A886B7A" w14:textId="77777777" w:rsidR="00EC3E22" w:rsidRPr="003B75AC" w:rsidRDefault="00EC3E22" w:rsidP="0073473E">
            <w:pPr>
              <w:spacing w:line="240" w:lineRule="auto"/>
              <w:jc w:val="center"/>
              <w:rPr>
                <w:b/>
                <w:bCs/>
              </w:rPr>
            </w:pPr>
            <w:r w:rsidRPr="003B75AC">
              <w:rPr>
                <w:b/>
                <w:bCs/>
                <w:color w:val="000000"/>
              </w:rPr>
              <w:t>C</w:t>
            </w:r>
            <w:r w:rsidRPr="003B75AC">
              <w:rPr>
                <w:b/>
                <w:bCs/>
                <w:color w:val="000000"/>
                <w:vertAlign w:val="subscript"/>
              </w:rPr>
              <w:t>max</w:t>
            </w:r>
            <w:r w:rsidRPr="003B75AC">
              <w:rPr>
                <w:b/>
                <w:bCs/>
                <w:color w:val="000000"/>
              </w:rPr>
              <w:t xml:space="preserve"> (нг/мл)</w:t>
            </w:r>
          </w:p>
        </w:tc>
        <w:tc>
          <w:tcPr>
            <w:tcW w:w="30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Change w:id="738" w:author="Абрамова Анна Андреевна" w:date="2024-05-14T23:29:00Z">
              <w:tcPr>
                <w:tcW w:w="30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tcPrChange>
          </w:tcPr>
          <w:p w14:paraId="7E8FF9AA" w14:textId="77777777" w:rsidR="00EC3E22" w:rsidRPr="003B75AC" w:rsidRDefault="00EC3E22" w:rsidP="0073473E">
            <w:pPr>
              <w:spacing w:line="240" w:lineRule="auto"/>
              <w:jc w:val="center"/>
              <w:rPr>
                <w:b/>
                <w:bCs/>
              </w:rPr>
            </w:pPr>
            <w:r w:rsidRPr="003B75AC">
              <w:rPr>
                <w:b/>
                <w:bCs/>
                <w:color w:val="000000"/>
              </w:rPr>
              <w:t>T</w:t>
            </w:r>
            <w:r w:rsidRPr="003B75AC">
              <w:rPr>
                <w:b/>
                <w:bCs/>
                <w:color w:val="000000"/>
                <w:vertAlign w:val="subscript"/>
              </w:rPr>
              <w:t>max</w:t>
            </w:r>
            <w:r w:rsidRPr="003B75AC">
              <w:rPr>
                <w:b/>
                <w:bCs/>
                <w:color w:val="000000"/>
              </w:rPr>
              <w:t xml:space="preserve"> </w:t>
            </w:r>
            <w:r w:rsidRPr="003B75AC">
              <w:rPr>
                <w:b/>
                <w:bCs/>
                <w:color w:val="000000"/>
              </w:rPr>
              <w:br/>
              <w:t>(ч)</w:t>
            </w:r>
          </w:p>
        </w:tc>
        <w:tc>
          <w:tcPr>
            <w:tcW w:w="3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Change w:id="739" w:author="Абрамова Анна Андреевна" w:date="2024-05-14T23:29:00Z">
              <w:tcPr>
                <w:tcW w:w="3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tcPrChange>
          </w:tcPr>
          <w:p w14:paraId="7469E07F" w14:textId="77777777" w:rsidR="00EC3E22" w:rsidRPr="003B75AC" w:rsidRDefault="00EC3E22" w:rsidP="0073473E">
            <w:pPr>
              <w:spacing w:line="240" w:lineRule="auto"/>
              <w:jc w:val="center"/>
              <w:rPr>
                <w:b/>
                <w:bCs/>
              </w:rPr>
            </w:pPr>
            <w:r w:rsidRPr="003B75AC">
              <w:rPr>
                <w:b/>
                <w:bCs/>
                <w:color w:val="000000"/>
              </w:rPr>
              <w:t>AUC (нг•ч/мл)</w:t>
            </w:r>
          </w:p>
        </w:tc>
      </w:tr>
      <w:tr w:rsidR="00A36CFA" w:rsidRPr="00A36CFA" w14:paraId="5C74889C" w14:textId="77777777" w:rsidTr="003B75AC">
        <w:tc>
          <w:tcPr>
            <w:tcW w:w="907" w:type="pct"/>
            <w:tcBorders>
              <w:top w:val="single" w:sz="6" w:space="0" w:color="auto"/>
              <w:left w:val="single" w:sz="6" w:space="0" w:color="auto"/>
              <w:bottom w:val="single" w:sz="6" w:space="0" w:color="auto"/>
              <w:right w:val="single" w:sz="6" w:space="0" w:color="auto"/>
            </w:tcBorders>
            <w:shd w:val="clear" w:color="auto" w:fill="FFFFFF"/>
          </w:tcPr>
          <w:p w14:paraId="66E0F532" w14:textId="77777777" w:rsidR="00EC3E22" w:rsidRPr="00A36CFA" w:rsidRDefault="00EC3E22" w:rsidP="0073473E">
            <w:pPr>
              <w:spacing w:line="240" w:lineRule="auto"/>
              <w:jc w:val="center"/>
            </w:pPr>
            <w:r w:rsidRPr="00A36CFA">
              <w:rPr>
                <w:color w:val="000000"/>
              </w:rPr>
              <w:t>PC-PSI-7851-08-0017</w:t>
            </w:r>
          </w:p>
        </w:tc>
        <w:tc>
          <w:tcPr>
            <w:tcW w:w="533" w:type="pct"/>
            <w:tcBorders>
              <w:top w:val="single" w:sz="6" w:space="0" w:color="auto"/>
              <w:left w:val="single" w:sz="6" w:space="0" w:color="auto"/>
              <w:bottom w:val="single" w:sz="6" w:space="0" w:color="auto"/>
              <w:right w:val="single" w:sz="6" w:space="0" w:color="auto"/>
            </w:tcBorders>
            <w:shd w:val="clear" w:color="auto" w:fill="FFFFFF"/>
          </w:tcPr>
          <w:p w14:paraId="5F2B7F24" w14:textId="77777777" w:rsidR="00EC3E22" w:rsidRPr="00A36CFA" w:rsidRDefault="00EC3E22" w:rsidP="0073473E">
            <w:pPr>
              <w:spacing w:line="240" w:lineRule="auto"/>
              <w:jc w:val="center"/>
            </w:pPr>
            <w:r w:rsidRPr="00A36CFA">
              <w:rPr>
                <w:color w:val="000000"/>
              </w:rPr>
              <w:t>Крыса</w:t>
            </w:r>
          </w:p>
        </w:tc>
        <w:tc>
          <w:tcPr>
            <w:tcW w:w="454" w:type="pct"/>
            <w:tcBorders>
              <w:top w:val="single" w:sz="6" w:space="0" w:color="auto"/>
              <w:left w:val="single" w:sz="6" w:space="0" w:color="auto"/>
              <w:bottom w:val="single" w:sz="6" w:space="0" w:color="auto"/>
              <w:right w:val="single" w:sz="6" w:space="0" w:color="auto"/>
            </w:tcBorders>
            <w:shd w:val="clear" w:color="auto" w:fill="FFFFFF"/>
          </w:tcPr>
          <w:p w14:paraId="22B96B36" w14:textId="77777777" w:rsidR="00EC3E22" w:rsidRPr="00A36CFA" w:rsidRDefault="00EC3E22" w:rsidP="0073473E">
            <w:pPr>
              <w:spacing w:line="240" w:lineRule="auto"/>
              <w:jc w:val="center"/>
            </w:pPr>
            <w:r w:rsidRPr="00A36CFA">
              <w:rPr>
                <w:color w:val="000000"/>
              </w:rPr>
              <w:t>Самец 21</w:t>
            </w:r>
          </w:p>
        </w:tc>
        <w:tc>
          <w:tcPr>
            <w:tcW w:w="456" w:type="pct"/>
            <w:tcBorders>
              <w:top w:val="single" w:sz="6" w:space="0" w:color="auto"/>
              <w:left w:val="single" w:sz="6" w:space="0" w:color="auto"/>
              <w:bottom w:val="single" w:sz="6" w:space="0" w:color="auto"/>
              <w:right w:val="single" w:sz="6" w:space="0" w:color="auto"/>
            </w:tcBorders>
            <w:shd w:val="clear" w:color="auto" w:fill="FFFFFF"/>
          </w:tcPr>
          <w:p w14:paraId="3E52B602" w14:textId="77777777" w:rsidR="00EC3E22" w:rsidRPr="00A36CFA" w:rsidRDefault="00EC3E22" w:rsidP="0073473E">
            <w:pPr>
              <w:spacing w:line="240" w:lineRule="auto"/>
              <w:jc w:val="center"/>
            </w:pPr>
            <w:r w:rsidRPr="00A36CFA">
              <w:rPr>
                <w:color w:val="000000"/>
              </w:rPr>
              <w:t>50</w:t>
            </w:r>
          </w:p>
        </w:tc>
        <w:tc>
          <w:tcPr>
            <w:tcW w:w="682" w:type="pct"/>
            <w:tcBorders>
              <w:top w:val="single" w:sz="6" w:space="0" w:color="auto"/>
              <w:left w:val="single" w:sz="6" w:space="0" w:color="auto"/>
              <w:bottom w:val="single" w:sz="6" w:space="0" w:color="auto"/>
              <w:right w:val="single" w:sz="6" w:space="0" w:color="auto"/>
            </w:tcBorders>
            <w:shd w:val="clear" w:color="auto" w:fill="FFFFFF"/>
          </w:tcPr>
          <w:p w14:paraId="061D37D5" w14:textId="77777777" w:rsidR="00EC3E22" w:rsidRPr="00A36CFA" w:rsidRDefault="00EC3E22" w:rsidP="0073473E">
            <w:pPr>
              <w:spacing w:line="240" w:lineRule="auto"/>
              <w:jc w:val="center"/>
            </w:pPr>
            <w:r w:rsidRPr="00A36CFA">
              <w:rPr>
                <w:color w:val="000000"/>
              </w:rPr>
              <w:t>Перорально</w:t>
            </w:r>
          </w:p>
        </w:tc>
        <w:tc>
          <w:tcPr>
            <w:tcW w:w="786" w:type="pct"/>
            <w:tcBorders>
              <w:top w:val="single" w:sz="6" w:space="0" w:color="auto"/>
              <w:left w:val="single" w:sz="6" w:space="0" w:color="auto"/>
              <w:bottom w:val="single" w:sz="6" w:space="0" w:color="auto"/>
              <w:right w:val="single" w:sz="6" w:space="0" w:color="auto"/>
            </w:tcBorders>
            <w:shd w:val="clear" w:color="auto" w:fill="FFFFFF"/>
          </w:tcPr>
          <w:p w14:paraId="29F39656" w14:textId="77777777" w:rsidR="00EC3E22" w:rsidRPr="00A36CFA" w:rsidRDefault="00EC3E22" w:rsidP="0073473E">
            <w:pPr>
              <w:spacing w:line="240" w:lineRule="auto"/>
              <w:jc w:val="center"/>
            </w:pPr>
            <w:r w:rsidRPr="00A36CFA">
              <w:rPr>
                <w:color w:val="000000"/>
              </w:rPr>
              <w:t>GS-331007</w:t>
            </w:r>
          </w:p>
        </w:tc>
        <w:tc>
          <w:tcPr>
            <w:tcW w:w="505" w:type="pct"/>
            <w:tcBorders>
              <w:top w:val="single" w:sz="6" w:space="0" w:color="auto"/>
              <w:left w:val="single" w:sz="6" w:space="0" w:color="auto"/>
              <w:bottom w:val="single" w:sz="6" w:space="0" w:color="auto"/>
              <w:right w:val="single" w:sz="6" w:space="0" w:color="auto"/>
            </w:tcBorders>
            <w:shd w:val="clear" w:color="auto" w:fill="FFFFFF"/>
          </w:tcPr>
          <w:p w14:paraId="00DB1E50" w14:textId="77777777" w:rsidR="00EC3E22" w:rsidRPr="00A36CFA" w:rsidRDefault="00EC3E22" w:rsidP="0073473E">
            <w:pPr>
              <w:spacing w:line="240" w:lineRule="auto"/>
              <w:jc w:val="center"/>
            </w:pPr>
            <w:r w:rsidRPr="00A36CFA">
              <w:rPr>
                <w:color w:val="000000"/>
              </w:rPr>
              <w:t>415</w:t>
            </w:r>
          </w:p>
        </w:tc>
        <w:tc>
          <w:tcPr>
            <w:tcW w:w="304" w:type="pct"/>
            <w:tcBorders>
              <w:top w:val="single" w:sz="6" w:space="0" w:color="auto"/>
              <w:left w:val="single" w:sz="6" w:space="0" w:color="auto"/>
              <w:bottom w:val="single" w:sz="6" w:space="0" w:color="auto"/>
              <w:right w:val="single" w:sz="6" w:space="0" w:color="auto"/>
            </w:tcBorders>
            <w:shd w:val="clear" w:color="auto" w:fill="FFFFFF"/>
          </w:tcPr>
          <w:p w14:paraId="712697F6" w14:textId="77777777" w:rsidR="00EC3E22" w:rsidRPr="00A36CFA" w:rsidRDefault="00EC3E22" w:rsidP="0073473E">
            <w:pPr>
              <w:spacing w:line="240" w:lineRule="auto"/>
              <w:jc w:val="center"/>
            </w:pPr>
            <w:r w:rsidRPr="00A36CFA">
              <w:rPr>
                <w:color w:val="000000"/>
              </w:rPr>
              <w:t>4,00</w:t>
            </w:r>
          </w:p>
        </w:tc>
        <w:tc>
          <w:tcPr>
            <w:tcW w:w="373" w:type="pct"/>
            <w:tcBorders>
              <w:top w:val="single" w:sz="6" w:space="0" w:color="auto"/>
              <w:left w:val="single" w:sz="6" w:space="0" w:color="auto"/>
              <w:bottom w:val="single" w:sz="6" w:space="0" w:color="auto"/>
              <w:right w:val="single" w:sz="6" w:space="0" w:color="auto"/>
            </w:tcBorders>
            <w:shd w:val="clear" w:color="auto" w:fill="FFFFFF"/>
          </w:tcPr>
          <w:p w14:paraId="70A09B59" w14:textId="77777777" w:rsidR="00EC3E22" w:rsidRPr="00A36CFA" w:rsidRDefault="00EC3E22" w:rsidP="0073473E">
            <w:pPr>
              <w:spacing w:line="240" w:lineRule="auto"/>
              <w:jc w:val="center"/>
            </w:pPr>
            <w:r w:rsidRPr="00A36CFA">
              <w:rPr>
                <w:color w:val="000000"/>
              </w:rPr>
              <w:t>3131</w:t>
            </w:r>
          </w:p>
        </w:tc>
      </w:tr>
      <w:tr w:rsidR="00A36CFA" w:rsidRPr="00A36CFA" w14:paraId="3D7B7329" w14:textId="77777777" w:rsidTr="003B75AC">
        <w:tc>
          <w:tcPr>
            <w:tcW w:w="907" w:type="pct"/>
            <w:tcBorders>
              <w:top w:val="single" w:sz="6" w:space="0" w:color="auto"/>
              <w:left w:val="single" w:sz="6" w:space="0" w:color="auto"/>
              <w:bottom w:val="single" w:sz="6" w:space="0" w:color="auto"/>
              <w:right w:val="single" w:sz="6" w:space="0" w:color="auto"/>
            </w:tcBorders>
            <w:shd w:val="clear" w:color="auto" w:fill="FFFFFF"/>
          </w:tcPr>
          <w:p w14:paraId="7DA9BC6F" w14:textId="77777777" w:rsidR="00EC3E22" w:rsidRPr="00A36CFA" w:rsidRDefault="00EC3E22" w:rsidP="0073473E">
            <w:pPr>
              <w:spacing w:line="240" w:lineRule="auto"/>
              <w:jc w:val="center"/>
            </w:pPr>
            <w:r w:rsidRPr="00A36CFA">
              <w:rPr>
                <w:color w:val="000000"/>
              </w:rPr>
              <w:t>PC-PSI-7851-08-0019</w:t>
            </w:r>
          </w:p>
        </w:tc>
        <w:tc>
          <w:tcPr>
            <w:tcW w:w="533" w:type="pct"/>
            <w:tcBorders>
              <w:top w:val="single" w:sz="6" w:space="0" w:color="auto"/>
              <w:left w:val="single" w:sz="6" w:space="0" w:color="auto"/>
              <w:bottom w:val="single" w:sz="6" w:space="0" w:color="auto"/>
              <w:right w:val="single" w:sz="6" w:space="0" w:color="auto"/>
            </w:tcBorders>
            <w:shd w:val="clear" w:color="auto" w:fill="FFFFFF"/>
          </w:tcPr>
          <w:p w14:paraId="73AEE083" w14:textId="77777777" w:rsidR="00EC3E22" w:rsidRPr="00A36CFA" w:rsidRDefault="00EC3E22" w:rsidP="0073473E">
            <w:pPr>
              <w:spacing w:line="240" w:lineRule="auto"/>
              <w:jc w:val="center"/>
            </w:pPr>
            <w:r w:rsidRPr="00A36CFA">
              <w:rPr>
                <w:color w:val="000000"/>
              </w:rPr>
              <w:t>Мыши</w:t>
            </w:r>
          </w:p>
        </w:tc>
        <w:tc>
          <w:tcPr>
            <w:tcW w:w="454" w:type="pct"/>
            <w:tcBorders>
              <w:top w:val="single" w:sz="6" w:space="0" w:color="auto"/>
              <w:left w:val="single" w:sz="6" w:space="0" w:color="auto"/>
              <w:bottom w:val="single" w:sz="6" w:space="0" w:color="auto"/>
              <w:right w:val="single" w:sz="6" w:space="0" w:color="auto"/>
            </w:tcBorders>
            <w:shd w:val="clear" w:color="auto" w:fill="FFFFFF"/>
          </w:tcPr>
          <w:p w14:paraId="16E7FAE7" w14:textId="77777777" w:rsidR="00EC3E22" w:rsidRPr="00A36CFA" w:rsidRDefault="00EC3E22" w:rsidP="0073473E">
            <w:pPr>
              <w:spacing w:line="240" w:lineRule="auto"/>
              <w:jc w:val="center"/>
            </w:pPr>
            <w:r w:rsidRPr="00A36CFA">
              <w:rPr>
                <w:color w:val="000000"/>
              </w:rPr>
              <w:t>Самец 21</w:t>
            </w:r>
          </w:p>
        </w:tc>
        <w:tc>
          <w:tcPr>
            <w:tcW w:w="456" w:type="pct"/>
            <w:tcBorders>
              <w:top w:val="single" w:sz="6" w:space="0" w:color="auto"/>
              <w:left w:val="single" w:sz="6" w:space="0" w:color="auto"/>
              <w:bottom w:val="single" w:sz="6" w:space="0" w:color="auto"/>
              <w:right w:val="single" w:sz="6" w:space="0" w:color="auto"/>
            </w:tcBorders>
            <w:shd w:val="clear" w:color="auto" w:fill="FFFFFF"/>
          </w:tcPr>
          <w:p w14:paraId="5C912664" w14:textId="77777777" w:rsidR="00EC3E22" w:rsidRPr="00A36CFA" w:rsidRDefault="00EC3E22" w:rsidP="0073473E">
            <w:pPr>
              <w:spacing w:line="240" w:lineRule="auto"/>
              <w:jc w:val="center"/>
            </w:pPr>
            <w:r w:rsidRPr="00A36CFA">
              <w:rPr>
                <w:color w:val="000000"/>
              </w:rPr>
              <w:t>50</w:t>
            </w:r>
          </w:p>
        </w:tc>
        <w:tc>
          <w:tcPr>
            <w:tcW w:w="682" w:type="pct"/>
            <w:tcBorders>
              <w:top w:val="single" w:sz="6" w:space="0" w:color="auto"/>
              <w:left w:val="single" w:sz="6" w:space="0" w:color="auto"/>
              <w:bottom w:val="single" w:sz="6" w:space="0" w:color="auto"/>
              <w:right w:val="single" w:sz="6" w:space="0" w:color="auto"/>
            </w:tcBorders>
            <w:shd w:val="clear" w:color="auto" w:fill="FFFFFF"/>
          </w:tcPr>
          <w:p w14:paraId="477AA631" w14:textId="77777777" w:rsidR="00EC3E22" w:rsidRPr="00A36CFA" w:rsidRDefault="00EC3E22" w:rsidP="0073473E">
            <w:pPr>
              <w:spacing w:line="240" w:lineRule="auto"/>
              <w:jc w:val="center"/>
            </w:pPr>
            <w:r w:rsidRPr="00A36CFA">
              <w:rPr>
                <w:color w:val="000000"/>
              </w:rPr>
              <w:t>Перорально</w:t>
            </w:r>
          </w:p>
        </w:tc>
        <w:tc>
          <w:tcPr>
            <w:tcW w:w="786" w:type="pct"/>
            <w:tcBorders>
              <w:top w:val="single" w:sz="6" w:space="0" w:color="auto"/>
              <w:left w:val="single" w:sz="6" w:space="0" w:color="auto"/>
              <w:bottom w:val="single" w:sz="6" w:space="0" w:color="auto"/>
              <w:right w:val="single" w:sz="6" w:space="0" w:color="auto"/>
            </w:tcBorders>
            <w:shd w:val="clear" w:color="auto" w:fill="FFFFFF"/>
          </w:tcPr>
          <w:p w14:paraId="474673CD" w14:textId="77777777" w:rsidR="00EC3E22" w:rsidRPr="00A36CFA" w:rsidRDefault="00EC3E22" w:rsidP="0073473E">
            <w:pPr>
              <w:spacing w:line="240" w:lineRule="auto"/>
              <w:jc w:val="center"/>
            </w:pPr>
            <w:r w:rsidRPr="00A36CFA">
              <w:rPr>
                <w:color w:val="000000"/>
              </w:rPr>
              <w:t>GS-331007</w:t>
            </w:r>
          </w:p>
        </w:tc>
        <w:tc>
          <w:tcPr>
            <w:tcW w:w="505" w:type="pct"/>
            <w:tcBorders>
              <w:top w:val="single" w:sz="6" w:space="0" w:color="auto"/>
              <w:left w:val="single" w:sz="6" w:space="0" w:color="auto"/>
              <w:bottom w:val="single" w:sz="6" w:space="0" w:color="auto"/>
              <w:right w:val="single" w:sz="6" w:space="0" w:color="auto"/>
            </w:tcBorders>
            <w:shd w:val="clear" w:color="auto" w:fill="FFFFFF"/>
          </w:tcPr>
          <w:p w14:paraId="74D55CAE" w14:textId="77777777" w:rsidR="00EC3E22" w:rsidRPr="00A36CFA" w:rsidRDefault="00EC3E22" w:rsidP="0073473E">
            <w:pPr>
              <w:spacing w:line="240" w:lineRule="auto"/>
              <w:jc w:val="center"/>
            </w:pPr>
            <w:r w:rsidRPr="00A36CFA">
              <w:rPr>
                <w:color w:val="000000"/>
              </w:rPr>
              <w:t>2774</w:t>
            </w:r>
          </w:p>
        </w:tc>
        <w:tc>
          <w:tcPr>
            <w:tcW w:w="304" w:type="pct"/>
            <w:tcBorders>
              <w:top w:val="single" w:sz="6" w:space="0" w:color="auto"/>
              <w:left w:val="single" w:sz="6" w:space="0" w:color="auto"/>
              <w:bottom w:val="single" w:sz="6" w:space="0" w:color="auto"/>
              <w:right w:val="single" w:sz="6" w:space="0" w:color="auto"/>
            </w:tcBorders>
            <w:shd w:val="clear" w:color="auto" w:fill="FFFFFF"/>
          </w:tcPr>
          <w:p w14:paraId="38517DEA" w14:textId="77777777" w:rsidR="00EC3E22" w:rsidRPr="00A36CFA" w:rsidRDefault="00EC3E22" w:rsidP="0073473E">
            <w:pPr>
              <w:spacing w:line="240" w:lineRule="auto"/>
              <w:jc w:val="center"/>
            </w:pPr>
            <w:r w:rsidRPr="00A36CFA">
              <w:rPr>
                <w:color w:val="000000"/>
              </w:rPr>
              <w:t>1,00</w:t>
            </w:r>
          </w:p>
        </w:tc>
        <w:tc>
          <w:tcPr>
            <w:tcW w:w="373" w:type="pct"/>
            <w:tcBorders>
              <w:top w:val="single" w:sz="6" w:space="0" w:color="auto"/>
              <w:left w:val="single" w:sz="6" w:space="0" w:color="auto"/>
              <w:bottom w:val="single" w:sz="6" w:space="0" w:color="auto"/>
              <w:right w:val="single" w:sz="6" w:space="0" w:color="auto"/>
            </w:tcBorders>
            <w:shd w:val="clear" w:color="auto" w:fill="FFFFFF"/>
          </w:tcPr>
          <w:p w14:paraId="295859D8" w14:textId="77777777" w:rsidR="00EC3E22" w:rsidRPr="00A36CFA" w:rsidRDefault="00EC3E22" w:rsidP="0073473E">
            <w:pPr>
              <w:spacing w:line="240" w:lineRule="auto"/>
              <w:jc w:val="center"/>
            </w:pPr>
            <w:r w:rsidRPr="00A36CFA">
              <w:rPr>
                <w:color w:val="000000"/>
              </w:rPr>
              <w:t>24453</w:t>
            </w:r>
          </w:p>
        </w:tc>
      </w:tr>
      <w:tr w:rsidR="00A36CFA" w:rsidRPr="00A36CFA" w14:paraId="48BB0D75" w14:textId="77777777" w:rsidTr="003B75AC">
        <w:tc>
          <w:tcPr>
            <w:tcW w:w="907" w:type="pct"/>
            <w:tcBorders>
              <w:top w:val="single" w:sz="6" w:space="0" w:color="auto"/>
              <w:left w:val="single" w:sz="6" w:space="0" w:color="auto"/>
              <w:bottom w:val="single" w:sz="6" w:space="0" w:color="auto"/>
              <w:right w:val="single" w:sz="6" w:space="0" w:color="auto"/>
            </w:tcBorders>
            <w:shd w:val="clear" w:color="auto" w:fill="FFFFFF"/>
          </w:tcPr>
          <w:p w14:paraId="43FDAE82" w14:textId="77777777" w:rsidR="00EC3E22" w:rsidRPr="00A36CFA" w:rsidRDefault="00EC3E22" w:rsidP="0073473E">
            <w:pPr>
              <w:spacing w:line="240" w:lineRule="auto"/>
              <w:jc w:val="center"/>
            </w:pPr>
            <w:r w:rsidRPr="00A36CFA">
              <w:rPr>
                <w:color w:val="000000"/>
              </w:rPr>
              <w:t>PC-PSI-7851-08-0018</w:t>
            </w:r>
          </w:p>
        </w:tc>
        <w:tc>
          <w:tcPr>
            <w:tcW w:w="533" w:type="pct"/>
            <w:tcBorders>
              <w:top w:val="single" w:sz="6" w:space="0" w:color="auto"/>
              <w:left w:val="single" w:sz="6" w:space="0" w:color="auto"/>
              <w:bottom w:val="single" w:sz="6" w:space="0" w:color="auto"/>
              <w:right w:val="single" w:sz="6" w:space="0" w:color="auto"/>
            </w:tcBorders>
            <w:shd w:val="clear" w:color="auto" w:fill="FFFFFF"/>
          </w:tcPr>
          <w:p w14:paraId="761C770F" w14:textId="77777777" w:rsidR="00EC3E22" w:rsidRPr="00A36CFA" w:rsidRDefault="00EC3E22" w:rsidP="0073473E">
            <w:pPr>
              <w:spacing w:line="240" w:lineRule="auto"/>
              <w:jc w:val="center"/>
            </w:pPr>
            <w:r w:rsidRPr="00A36CFA">
              <w:rPr>
                <w:color w:val="000000"/>
              </w:rPr>
              <w:t>Собака</w:t>
            </w:r>
          </w:p>
        </w:tc>
        <w:tc>
          <w:tcPr>
            <w:tcW w:w="454" w:type="pct"/>
            <w:tcBorders>
              <w:top w:val="single" w:sz="6" w:space="0" w:color="auto"/>
              <w:left w:val="single" w:sz="6" w:space="0" w:color="auto"/>
              <w:bottom w:val="single" w:sz="6" w:space="0" w:color="auto"/>
              <w:right w:val="single" w:sz="6" w:space="0" w:color="auto"/>
            </w:tcBorders>
            <w:shd w:val="clear" w:color="auto" w:fill="FFFFFF"/>
          </w:tcPr>
          <w:p w14:paraId="3D105F61" w14:textId="77777777" w:rsidR="00EC3E22" w:rsidRPr="00A36CFA" w:rsidRDefault="00EC3E22" w:rsidP="0073473E">
            <w:pPr>
              <w:spacing w:line="240" w:lineRule="auto"/>
              <w:jc w:val="center"/>
            </w:pPr>
            <w:r w:rsidRPr="00A36CFA">
              <w:rPr>
                <w:color w:val="000000"/>
              </w:rPr>
              <w:t>Самец 1</w:t>
            </w:r>
          </w:p>
        </w:tc>
        <w:tc>
          <w:tcPr>
            <w:tcW w:w="456" w:type="pct"/>
            <w:tcBorders>
              <w:top w:val="single" w:sz="6" w:space="0" w:color="auto"/>
              <w:left w:val="single" w:sz="6" w:space="0" w:color="auto"/>
              <w:bottom w:val="single" w:sz="6" w:space="0" w:color="auto"/>
              <w:right w:val="single" w:sz="6" w:space="0" w:color="auto"/>
            </w:tcBorders>
            <w:shd w:val="clear" w:color="auto" w:fill="FFFFFF"/>
          </w:tcPr>
          <w:p w14:paraId="3827D97D" w14:textId="77777777" w:rsidR="00EC3E22" w:rsidRPr="00A36CFA" w:rsidRDefault="00EC3E22" w:rsidP="0073473E">
            <w:pPr>
              <w:spacing w:line="240" w:lineRule="auto"/>
              <w:jc w:val="center"/>
            </w:pPr>
            <w:r w:rsidRPr="00A36CFA">
              <w:rPr>
                <w:color w:val="000000"/>
              </w:rPr>
              <w:t>50</w:t>
            </w:r>
          </w:p>
        </w:tc>
        <w:tc>
          <w:tcPr>
            <w:tcW w:w="682" w:type="pct"/>
            <w:tcBorders>
              <w:top w:val="single" w:sz="6" w:space="0" w:color="auto"/>
              <w:left w:val="single" w:sz="6" w:space="0" w:color="auto"/>
              <w:bottom w:val="single" w:sz="6" w:space="0" w:color="auto"/>
              <w:right w:val="single" w:sz="6" w:space="0" w:color="auto"/>
            </w:tcBorders>
            <w:shd w:val="clear" w:color="auto" w:fill="FFFFFF"/>
          </w:tcPr>
          <w:p w14:paraId="6BCF74A9" w14:textId="77777777" w:rsidR="00EC3E22" w:rsidRPr="00A36CFA" w:rsidRDefault="00EC3E22" w:rsidP="0073473E">
            <w:pPr>
              <w:spacing w:line="240" w:lineRule="auto"/>
              <w:jc w:val="center"/>
            </w:pPr>
            <w:r w:rsidRPr="00A36CFA">
              <w:rPr>
                <w:color w:val="000000"/>
              </w:rPr>
              <w:t>Перорально</w:t>
            </w:r>
          </w:p>
        </w:tc>
        <w:tc>
          <w:tcPr>
            <w:tcW w:w="786" w:type="pct"/>
            <w:tcBorders>
              <w:top w:val="single" w:sz="6" w:space="0" w:color="auto"/>
              <w:left w:val="single" w:sz="6" w:space="0" w:color="auto"/>
              <w:bottom w:val="single" w:sz="6" w:space="0" w:color="auto"/>
              <w:right w:val="single" w:sz="6" w:space="0" w:color="auto"/>
            </w:tcBorders>
            <w:shd w:val="clear" w:color="auto" w:fill="FFFFFF"/>
          </w:tcPr>
          <w:p w14:paraId="10BB78F3" w14:textId="77777777" w:rsidR="00EC3E22" w:rsidRPr="00A36CFA" w:rsidRDefault="00EC3E22" w:rsidP="0073473E">
            <w:pPr>
              <w:spacing w:line="240" w:lineRule="auto"/>
              <w:jc w:val="center"/>
            </w:pPr>
            <w:r w:rsidRPr="00A36CFA">
              <w:rPr>
                <w:color w:val="000000"/>
              </w:rPr>
              <w:t>GS-331007</w:t>
            </w:r>
          </w:p>
        </w:tc>
        <w:tc>
          <w:tcPr>
            <w:tcW w:w="505" w:type="pct"/>
            <w:tcBorders>
              <w:top w:val="single" w:sz="6" w:space="0" w:color="auto"/>
              <w:left w:val="single" w:sz="6" w:space="0" w:color="auto"/>
              <w:bottom w:val="single" w:sz="6" w:space="0" w:color="auto"/>
              <w:right w:val="single" w:sz="6" w:space="0" w:color="auto"/>
            </w:tcBorders>
            <w:shd w:val="clear" w:color="auto" w:fill="FFFFFF"/>
          </w:tcPr>
          <w:p w14:paraId="031BB801" w14:textId="77777777" w:rsidR="00EC3E22" w:rsidRPr="00A36CFA" w:rsidRDefault="00EC3E22" w:rsidP="0073473E">
            <w:pPr>
              <w:spacing w:line="240" w:lineRule="auto"/>
              <w:jc w:val="center"/>
            </w:pPr>
            <w:r w:rsidRPr="00A36CFA">
              <w:rPr>
                <w:color w:val="000000"/>
              </w:rPr>
              <w:t>2604</w:t>
            </w:r>
          </w:p>
        </w:tc>
        <w:tc>
          <w:tcPr>
            <w:tcW w:w="304" w:type="pct"/>
            <w:tcBorders>
              <w:top w:val="single" w:sz="6" w:space="0" w:color="auto"/>
              <w:left w:val="single" w:sz="6" w:space="0" w:color="auto"/>
              <w:bottom w:val="single" w:sz="6" w:space="0" w:color="auto"/>
              <w:right w:val="single" w:sz="6" w:space="0" w:color="auto"/>
            </w:tcBorders>
            <w:shd w:val="clear" w:color="auto" w:fill="FFFFFF"/>
          </w:tcPr>
          <w:p w14:paraId="596EBAE7" w14:textId="77777777" w:rsidR="00EC3E22" w:rsidRPr="00A36CFA" w:rsidRDefault="00EC3E22" w:rsidP="0073473E">
            <w:pPr>
              <w:spacing w:line="240" w:lineRule="auto"/>
              <w:jc w:val="center"/>
            </w:pPr>
            <w:r w:rsidRPr="00A36CFA">
              <w:rPr>
                <w:color w:val="000000"/>
              </w:rPr>
              <w:t>6,00</w:t>
            </w:r>
          </w:p>
        </w:tc>
        <w:tc>
          <w:tcPr>
            <w:tcW w:w="373" w:type="pct"/>
            <w:tcBorders>
              <w:top w:val="single" w:sz="6" w:space="0" w:color="auto"/>
              <w:left w:val="single" w:sz="6" w:space="0" w:color="auto"/>
              <w:bottom w:val="single" w:sz="6" w:space="0" w:color="auto"/>
              <w:right w:val="single" w:sz="6" w:space="0" w:color="auto"/>
            </w:tcBorders>
            <w:shd w:val="clear" w:color="auto" w:fill="FFFFFF"/>
          </w:tcPr>
          <w:p w14:paraId="08052723" w14:textId="77777777" w:rsidR="00EC3E22" w:rsidRPr="00A36CFA" w:rsidRDefault="00EC3E22" w:rsidP="0073473E">
            <w:pPr>
              <w:spacing w:line="240" w:lineRule="auto"/>
              <w:jc w:val="center"/>
            </w:pPr>
            <w:r w:rsidRPr="00A36CFA">
              <w:rPr>
                <w:color w:val="000000"/>
              </w:rPr>
              <w:t>31785</w:t>
            </w:r>
          </w:p>
        </w:tc>
      </w:tr>
      <w:tr w:rsidR="00A36CFA" w:rsidRPr="00A36CFA" w14:paraId="2147D1EE" w14:textId="77777777" w:rsidTr="003B75AC">
        <w:tc>
          <w:tcPr>
            <w:tcW w:w="907" w:type="pct"/>
            <w:tcBorders>
              <w:top w:val="single" w:sz="6" w:space="0" w:color="auto"/>
              <w:left w:val="single" w:sz="6" w:space="0" w:color="auto"/>
              <w:bottom w:val="single" w:sz="6" w:space="0" w:color="auto"/>
              <w:right w:val="single" w:sz="6" w:space="0" w:color="auto"/>
            </w:tcBorders>
            <w:shd w:val="clear" w:color="auto" w:fill="FFFFFF"/>
          </w:tcPr>
          <w:p w14:paraId="4B000DA1" w14:textId="77777777" w:rsidR="00EC3E22" w:rsidRPr="00A36CFA" w:rsidRDefault="00EC3E22" w:rsidP="0073473E">
            <w:pPr>
              <w:spacing w:line="240" w:lineRule="auto"/>
              <w:jc w:val="center"/>
            </w:pPr>
            <w:r w:rsidRPr="00A36CFA">
              <w:rPr>
                <w:color w:val="000000"/>
              </w:rPr>
              <w:lastRenderedPageBreak/>
              <w:t>PC-PSI-7851-08-0018</w:t>
            </w:r>
          </w:p>
        </w:tc>
        <w:tc>
          <w:tcPr>
            <w:tcW w:w="533" w:type="pct"/>
            <w:tcBorders>
              <w:top w:val="single" w:sz="6" w:space="0" w:color="auto"/>
              <w:left w:val="single" w:sz="6" w:space="0" w:color="auto"/>
              <w:bottom w:val="single" w:sz="6" w:space="0" w:color="auto"/>
              <w:right w:val="single" w:sz="6" w:space="0" w:color="auto"/>
            </w:tcBorders>
            <w:shd w:val="clear" w:color="auto" w:fill="FFFFFF"/>
          </w:tcPr>
          <w:p w14:paraId="5C17C84E" w14:textId="77777777" w:rsidR="00EC3E22" w:rsidRPr="00A36CFA" w:rsidRDefault="00EC3E22" w:rsidP="0073473E">
            <w:pPr>
              <w:spacing w:line="240" w:lineRule="auto"/>
              <w:jc w:val="center"/>
            </w:pPr>
            <w:r w:rsidRPr="00A36CFA">
              <w:rPr>
                <w:color w:val="000000"/>
              </w:rPr>
              <w:t>Обезьяна</w:t>
            </w:r>
          </w:p>
        </w:tc>
        <w:tc>
          <w:tcPr>
            <w:tcW w:w="454" w:type="pct"/>
            <w:tcBorders>
              <w:top w:val="single" w:sz="6" w:space="0" w:color="auto"/>
              <w:left w:val="single" w:sz="6" w:space="0" w:color="auto"/>
              <w:bottom w:val="single" w:sz="6" w:space="0" w:color="auto"/>
              <w:right w:val="single" w:sz="6" w:space="0" w:color="auto"/>
            </w:tcBorders>
            <w:shd w:val="clear" w:color="auto" w:fill="FFFFFF"/>
          </w:tcPr>
          <w:p w14:paraId="176C4AFB" w14:textId="77777777" w:rsidR="00EC3E22" w:rsidRPr="00A36CFA" w:rsidRDefault="00EC3E22" w:rsidP="0073473E">
            <w:pPr>
              <w:spacing w:line="240" w:lineRule="auto"/>
              <w:jc w:val="center"/>
            </w:pPr>
            <w:r w:rsidRPr="00A36CFA">
              <w:rPr>
                <w:color w:val="000000"/>
              </w:rPr>
              <w:t>Самец 1</w:t>
            </w:r>
          </w:p>
        </w:tc>
        <w:tc>
          <w:tcPr>
            <w:tcW w:w="456" w:type="pct"/>
            <w:tcBorders>
              <w:top w:val="single" w:sz="6" w:space="0" w:color="auto"/>
              <w:left w:val="single" w:sz="6" w:space="0" w:color="auto"/>
              <w:bottom w:val="single" w:sz="6" w:space="0" w:color="auto"/>
              <w:right w:val="single" w:sz="6" w:space="0" w:color="auto"/>
            </w:tcBorders>
            <w:shd w:val="clear" w:color="auto" w:fill="FFFFFF"/>
          </w:tcPr>
          <w:p w14:paraId="30852F37" w14:textId="77777777" w:rsidR="00EC3E22" w:rsidRPr="00A36CFA" w:rsidRDefault="00EC3E22" w:rsidP="0073473E">
            <w:pPr>
              <w:spacing w:line="240" w:lineRule="auto"/>
              <w:jc w:val="center"/>
            </w:pPr>
            <w:r w:rsidRPr="00A36CFA">
              <w:rPr>
                <w:color w:val="000000"/>
              </w:rPr>
              <w:t>50</w:t>
            </w:r>
          </w:p>
        </w:tc>
        <w:tc>
          <w:tcPr>
            <w:tcW w:w="682" w:type="pct"/>
            <w:tcBorders>
              <w:top w:val="single" w:sz="6" w:space="0" w:color="auto"/>
              <w:left w:val="single" w:sz="6" w:space="0" w:color="auto"/>
              <w:bottom w:val="single" w:sz="6" w:space="0" w:color="auto"/>
              <w:right w:val="single" w:sz="6" w:space="0" w:color="auto"/>
            </w:tcBorders>
            <w:shd w:val="clear" w:color="auto" w:fill="FFFFFF"/>
          </w:tcPr>
          <w:p w14:paraId="00711505" w14:textId="77777777" w:rsidR="00EC3E22" w:rsidRPr="00A36CFA" w:rsidRDefault="00EC3E22" w:rsidP="0073473E">
            <w:pPr>
              <w:spacing w:line="240" w:lineRule="auto"/>
              <w:jc w:val="center"/>
            </w:pPr>
            <w:r w:rsidRPr="00A36CFA">
              <w:rPr>
                <w:color w:val="000000"/>
              </w:rPr>
              <w:t>Перорально</w:t>
            </w:r>
          </w:p>
        </w:tc>
        <w:tc>
          <w:tcPr>
            <w:tcW w:w="786" w:type="pct"/>
            <w:tcBorders>
              <w:top w:val="single" w:sz="6" w:space="0" w:color="auto"/>
              <w:left w:val="single" w:sz="6" w:space="0" w:color="auto"/>
              <w:bottom w:val="single" w:sz="6" w:space="0" w:color="auto"/>
              <w:right w:val="single" w:sz="6" w:space="0" w:color="auto"/>
            </w:tcBorders>
            <w:shd w:val="clear" w:color="auto" w:fill="FFFFFF"/>
          </w:tcPr>
          <w:p w14:paraId="0D401199" w14:textId="77777777" w:rsidR="00EC3E22" w:rsidRPr="00A36CFA" w:rsidRDefault="00EC3E22" w:rsidP="0073473E">
            <w:pPr>
              <w:spacing w:line="240" w:lineRule="auto"/>
              <w:jc w:val="center"/>
            </w:pPr>
            <w:r w:rsidRPr="00A36CFA">
              <w:rPr>
                <w:color w:val="000000"/>
              </w:rPr>
              <w:t>GS-331007</w:t>
            </w:r>
          </w:p>
        </w:tc>
        <w:tc>
          <w:tcPr>
            <w:tcW w:w="505" w:type="pct"/>
            <w:tcBorders>
              <w:top w:val="single" w:sz="6" w:space="0" w:color="auto"/>
              <w:left w:val="single" w:sz="6" w:space="0" w:color="auto"/>
              <w:bottom w:val="single" w:sz="6" w:space="0" w:color="auto"/>
              <w:right w:val="single" w:sz="6" w:space="0" w:color="auto"/>
            </w:tcBorders>
            <w:shd w:val="clear" w:color="auto" w:fill="FFFFFF"/>
          </w:tcPr>
          <w:p w14:paraId="6DEFD793" w14:textId="77777777" w:rsidR="00EC3E22" w:rsidRPr="00A36CFA" w:rsidRDefault="00EC3E22" w:rsidP="0073473E">
            <w:pPr>
              <w:spacing w:line="240" w:lineRule="auto"/>
              <w:jc w:val="center"/>
            </w:pPr>
            <w:r w:rsidRPr="00A36CFA">
              <w:rPr>
                <w:color w:val="000000"/>
              </w:rPr>
              <w:t>348,5</w:t>
            </w:r>
          </w:p>
        </w:tc>
        <w:tc>
          <w:tcPr>
            <w:tcW w:w="304" w:type="pct"/>
            <w:tcBorders>
              <w:top w:val="single" w:sz="6" w:space="0" w:color="auto"/>
              <w:left w:val="single" w:sz="6" w:space="0" w:color="auto"/>
              <w:bottom w:val="single" w:sz="6" w:space="0" w:color="auto"/>
              <w:right w:val="single" w:sz="6" w:space="0" w:color="auto"/>
            </w:tcBorders>
            <w:shd w:val="clear" w:color="auto" w:fill="FFFFFF"/>
          </w:tcPr>
          <w:p w14:paraId="252E0233" w14:textId="77777777" w:rsidR="00EC3E22" w:rsidRPr="00A36CFA" w:rsidRDefault="00EC3E22" w:rsidP="0073473E">
            <w:pPr>
              <w:spacing w:line="240" w:lineRule="auto"/>
              <w:jc w:val="center"/>
            </w:pPr>
            <w:r w:rsidRPr="00A36CFA">
              <w:rPr>
                <w:color w:val="000000"/>
              </w:rPr>
              <w:t>2,00</w:t>
            </w:r>
          </w:p>
        </w:tc>
        <w:tc>
          <w:tcPr>
            <w:tcW w:w="373" w:type="pct"/>
            <w:tcBorders>
              <w:top w:val="single" w:sz="6" w:space="0" w:color="auto"/>
              <w:left w:val="single" w:sz="6" w:space="0" w:color="auto"/>
              <w:bottom w:val="single" w:sz="6" w:space="0" w:color="auto"/>
              <w:right w:val="single" w:sz="6" w:space="0" w:color="auto"/>
            </w:tcBorders>
            <w:shd w:val="clear" w:color="auto" w:fill="FFFFFF"/>
          </w:tcPr>
          <w:p w14:paraId="71172DE0" w14:textId="77777777" w:rsidR="00EC3E22" w:rsidRPr="00A36CFA" w:rsidRDefault="00EC3E22" w:rsidP="0073473E">
            <w:pPr>
              <w:spacing w:line="240" w:lineRule="auto"/>
              <w:jc w:val="center"/>
            </w:pPr>
            <w:r w:rsidRPr="00A36CFA">
              <w:rPr>
                <w:color w:val="000000"/>
              </w:rPr>
              <w:t>7379</w:t>
            </w:r>
          </w:p>
        </w:tc>
      </w:tr>
    </w:tbl>
    <w:p w14:paraId="289F6074" w14:textId="77777777" w:rsidR="00AD6294" w:rsidRDefault="00AD6294" w:rsidP="00EC3E22">
      <w:pPr>
        <w:spacing w:after="0" w:line="240" w:lineRule="auto"/>
        <w:rPr>
          <w:ins w:id="740" w:author="Абрамова Анна Андреевна" w:date="2024-05-17T00:45:00Z"/>
          <w:color w:val="000000"/>
        </w:rPr>
      </w:pPr>
    </w:p>
    <w:p w14:paraId="7F8C0DAB" w14:textId="4622302F" w:rsidR="00233075" w:rsidDel="0073473E" w:rsidRDefault="00EC3E22">
      <w:pPr>
        <w:spacing w:after="0" w:line="240" w:lineRule="auto"/>
        <w:rPr>
          <w:del w:id="741" w:author="Абрамова Анна Андреевна" w:date="2024-05-16T00:08:00Z"/>
          <w:color w:val="000000"/>
        </w:rPr>
        <w:pPrChange w:id="742" w:author="Абрамова Анна Андреевна" w:date="2024-05-16T00:08:00Z">
          <w:pPr>
            <w:spacing w:after="0" w:line="240" w:lineRule="auto"/>
            <w:ind w:firstLine="708"/>
          </w:pPr>
        </w:pPrChange>
      </w:pPr>
      <w:del w:id="743" w:author="Абрамова Анна Андреевна" w:date="2024-05-17T00:45:00Z">
        <w:r w:rsidDel="00AD6294">
          <w:rPr>
            <w:color w:val="000000"/>
          </w:rPr>
          <w:delText xml:space="preserve"> </w:delText>
        </w:r>
      </w:del>
    </w:p>
    <w:p w14:paraId="36E1C914" w14:textId="39C24F83" w:rsidR="00B15C28" w:rsidDel="00A91BD2" w:rsidRDefault="00EC3E22" w:rsidP="00EC3E22">
      <w:pPr>
        <w:spacing w:after="0" w:line="240" w:lineRule="auto"/>
        <w:contextualSpacing/>
        <w:rPr>
          <w:del w:id="744" w:author="Абрамова Анна Андреевна" w:date="2024-05-14T23:30:00Z"/>
          <w:b/>
          <w:bCs/>
        </w:rPr>
      </w:pPr>
      <w:r w:rsidRPr="00EC3E22">
        <w:rPr>
          <w:b/>
          <w:bCs/>
        </w:rPr>
        <w:t>Велпатасвир</w:t>
      </w:r>
    </w:p>
    <w:p w14:paraId="67805E22" w14:textId="77777777" w:rsidR="00A91BD2" w:rsidRDefault="00A91BD2" w:rsidP="00EC3E22">
      <w:pPr>
        <w:spacing w:after="0" w:line="240" w:lineRule="auto"/>
        <w:rPr>
          <w:ins w:id="745" w:author="Абрамова Анна Андреевна" w:date="2024-05-14T23:30:00Z"/>
          <w:b/>
          <w:bCs/>
        </w:rPr>
      </w:pPr>
    </w:p>
    <w:p w14:paraId="03CE8537" w14:textId="77777777" w:rsidR="00EC3E22" w:rsidRDefault="00EC3E22" w:rsidP="00EC3E22">
      <w:pPr>
        <w:spacing w:after="0" w:line="240" w:lineRule="auto"/>
        <w:contextualSpacing/>
        <w:rPr>
          <w:b/>
          <w:bCs/>
        </w:rPr>
      </w:pPr>
    </w:p>
    <w:p w14:paraId="44541382" w14:textId="19F721B3" w:rsidR="00EC3E22" w:rsidRPr="00EC3E22" w:rsidRDefault="00EC3E22" w:rsidP="00EC3E22">
      <w:pPr>
        <w:spacing w:after="0" w:line="240" w:lineRule="auto"/>
        <w:ind w:firstLine="708"/>
        <w:contextualSpacing/>
      </w:pPr>
      <w:r w:rsidRPr="00EC3E22">
        <w:t xml:space="preserve">Абсорбция </w:t>
      </w:r>
      <w:r>
        <w:t>велпатасвира</w:t>
      </w:r>
      <w:r w:rsidRPr="00EC3E22">
        <w:t xml:space="preserve"> </w:t>
      </w:r>
      <w:r w:rsidRPr="00EC3E22">
        <w:rPr>
          <w:i/>
          <w:iCs/>
        </w:rPr>
        <w:t>in vivo</w:t>
      </w:r>
      <w:r w:rsidRPr="00EC3E22">
        <w:t xml:space="preserve"> была </w:t>
      </w:r>
      <w:r>
        <w:t>определена</w:t>
      </w:r>
      <w:r w:rsidRPr="00EC3E22">
        <w:t xml:space="preserve"> у мышей, крыс Спраг-Доули, новозеландских кроликов, собак породы бигль и яванских макаков после внутривенного и перорального введения. Исследования проницаемости </w:t>
      </w:r>
      <w:r w:rsidRPr="00EC3E22">
        <w:rPr>
          <w:i/>
          <w:iCs/>
        </w:rPr>
        <w:t>in vitro</w:t>
      </w:r>
      <w:r w:rsidRPr="00EC3E22">
        <w:t xml:space="preserve"> были проведены в монослоях клеток Caco-2. Однако, согласно заявителю, значения проницаемости </w:t>
      </w:r>
      <w:r>
        <w:t>велпатасвира</w:t>
      </w:r>
      <w:r w:rsidRPr="00EC3E22">
        <w:t xml:space="preserve"> не могли быть надежно получены из-за низкой степени извлечения соединения и плохой воспроизводимости (данные не приведены).</w:t>
      </w:r>
    </w:p>
    <w:p w14:paraId="4007DAF5" w14:textId="2299826B" w:rsidR="00EC3E22" w:rsidRDefault="00EC3E22" w:rsidP="00EC3E22">
      <w:pPr>
        <w:spacing w:after="0" w:line="240" w:lineRule="auto"/>
        <w:contextualSpacing/>
        <w:rPr>
          <w:ins w:id="746" w:author="Абрамова Анна Андреевна" w:date="2024-05-16T00:08:00Z"/>
        </w:rPr>
      </w:pPr>
      <w:r w:rsidRPr="00EC3E22">
        <w:t xml:space="preserve">Системный клиренс (CL) </w:t>
      </w:r>
      <w:r>
        <w:t>велпатасвира</w:t>
      </w:r>
      <w:r w:rsidRPr="00EC3E22">
        <w:t xml:space="preserve"> был низким у всех изученных видов и составлял менее 30% от печеночного кровотока. Велпатасвир имел обширное распределение, при этом значения Vss варьировали от 1,4 до 1,6 л/кг</w:t>
      </w:r>
      <w:r>
        <w:t xml:space="preserve">, </w:t>
      </w:r>
      <w:r w:rsidRPr="003B75AC">
        <w:t>Таблица</w:t>
      </w:r>
      <w:r w:rsidR="003B75AC" w:rsidRPr="003B75AC">
        <w:t xml:space="preserve"> 3-</w:t>
      </w:r>
      <w:ins w:id="747" w:author="Абрамова Анна Андреевна" w:date="2024-05-17T15:20:00Z">
        <w:r w:rsidR="005E739A">
          <w:t>8</w:t>
        </w:r>
      </w:ins>
      <w:del w:id="748" w:author="Абрамова Анна Андреевна" w:date="2024-05-17T15:20:00Z">
        <w:r w:rsidR="003B75AC" w:rsidRPr="003B75AC" w:rsidDel="005E739A">
          <w:delText>7</w:delText>
        </w:r>
      </w:del>
      <w:r w:rsidR="003B75AC" w:rsidRPr="003B75AC">
        <w:t>.</w:t>
      </w:r>
      <w:r>
        <w:t xml:space="preserve"> </w:t>
      </w:r>
    </w:p>
    <w:p w14:paraId="4ECAF213" w14:textId="77777777" w:rsidR="0073473E" w:rsidRPr="00EC3E22" w:rsidRDefault="0073473E" w:rsidP="00EC3E22">
      <w:pPr>
        <w:spacing w:after="0" w:line="240" w:lineRule="auto"/>
        <w:contextualSpacing/>
      </w:pPr>
    </w:p>
    <w:p w14:paraId="460CC2B4" w14:textId="56163985" w:rsidR="00EC3E22" w:rsidRDefault="00EC3E22">
      <w:pPr>
        <w:spacing w:after="0" w:line="240" w:lineRule="auto"/>
        <w:rPr>
          <w:color w:val="000000"/>
        </w:rPr>
        <w:pPrChange w:id="749" w:author="Абрамова Анна Андреевна" w:date="2024-05-16T00:08:00Z">
          <w:pPr>
            <w:spacing w:before="120" w:after="0" w:line="240" w:lineRule="auto"/>
          </w:pPr>
        </w:pPrChange>
      </w:pPr>
      <w:r w:rsidRPr="003B75AC">
        <w:rPr>
          <w:b/>
          <w:bCs/>
          <w:color w:val="000000"/>
        </w:rPr>
        <w:t>Таблица 3</w:t>
      </w:r>
      <w:r w:rsidR="003B75AC" w:rsidRPr="003B75AC">
        <w:rPr>
          <w:b/>
          <w:bCs/>
          <w:color w:val="000000"/>
        </w:rPr>
        <w:t>-</w:t>
      </w:r>
      <w:ins w:id="750" w:author="Абрамова Анна Андреевна" w:date="2024-05-17T15:20:00Z">
        <w:r w:rsidR="005E739A">
          <w:rPr>
            <w:b/>
            <w:bCs/>
            <w:color w:val="000000"/>
          </w:rPr>
          <w:t>8</w:t>
        </w:r>
      </w:ins>
      <w:del w:id="751" w:author="Абрамова Анна Андреевна" w:date="2024-05-17T15:20:00Z">
        <w:r w:rsidR="003B75AC" w:rsidRPr="003B75AC" w:rsidDel="005E739A">
          <w:rPr>
            <w:b/>
            <w:bCs/>
            <w:color w:val="000000"/>
          </w:rPr>
          <w:delText>7</w:delText>
        </w:r>
      </w:del>
      <w:r w:rsidRPr="003B75AC">
        <w:rPr>
          <w:b/>
          <w:bCs/>
          <w:color w:val="000000"/>
        </w:rPr>
        <w:t>.</w:t>
      </w:r>
      <w:r>
        <w:rPr>
          <w:b/>
          <w:bCs/>
          <w:color w:val="000000"/>
        </w:rPr>
        <w:t xml:space="preserve"> </w:t>
      </w:r>
      <w:r w:rsidRPr="00EC3E22">
        <w:rPr>
          <w:color w:val="000000"/>
        </w:rPr>
        <w:t>Средние фармакокинетические параметры велпатасвира в плазме крови после 30-минутной внутривенной инфузии велпатасвира крысам, кроликам, собакам и макакам</w:t>
      </w:r>
      <w:ins w:id="752" w:author="Абрамова Анна Андреевна" w:date="2024-05-16T00:08:00Z">
        <w:r w:rsidR="0073473E">
          <w:rPr>
            <w:color w:val="000000"/>
          </w:rPr>
          <w:t>.</w:t>
        </w:r>
      </w:ins>
    </w:p>
    <w:tbl>
      <w:tblPr>
        <w:tblW w:w="5000" w:type="pct"/>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3656"/>
        <w:gridCol w:w="1487"/>
        <w:gridCol w:w="1492"/>
        <w:gridCol w:w="1302"/>
        <w:gridCol w:w="1407"/>
        <w:tblGridChange w:id="753">
          <w:tblGrid>
            <w:gridCol w:w="3656"/>
            <w:gridCol w:w="1487"/>
            <w:gridCol w:w="1492"/>
            <w:gridCol w:w="1302"/>
            <w:gridCol w:w="1407"/>
          </w:tblGrid>
        </w:tblGridChange>
      </w:tblGrid>
      <w:tr w:rsidR="00EC3E22" w:rsidRPr="00A36CFA" w14:paraId="6C9ABE87" w14:textId="77777777" w:rsidTr="00A36CFA">
        <w:trPr>
          <w:tblHeader/>
        </w:trPr>
        <w:tc>
          <w:tcPr>
            <w:tcW w:w="3656" w:type="dxa"/>
            <w:shd w:val="clear" w:color="auto" w:fill="D9D9D9" w:themeFill="background1" w:themeFillShade="D9"/>
            <w:vAlign w:val="bottom"/>
          </w:tcPr>
          <w:p w14:paraId="52113D1B" w14:textId="77777777" w:rsidR="00EC3E22" w:rsidRPr="00A36CFA" w:rsidRDefault="00EC3E22" w:rsidP="00B41C86">
            <w:pPr>
              <w:spacing w:line="240" w:lineRule="auto"/>
            </w:pPr>
            <w:r w:rsidRPr="00A36CFA">
              <w:rPr>
                <w:b/>
                <w:bCs/>
                <w:color w:val="000000"/>
              </w:rPr>
              <w:t>Вид (доза</w:t>
            </w:r>
            <w:r w:rsidRPr="00A36CFA">
              <w:rPr>
                <w:b/>
                <w:bCs/>
                <w:color w:val="000000"/>
                <w:vertAlign w:val="superscript"/>
              </w:rPr>
              <w:t>*)</w:t>
            </w:r>
            <w:r w:rsidRPr="00A36CFA">
              <w:rPr>
                <w:b/>
                <w:bCs/>
                <w:color w:val="000000"/>
              </w:rPr>
              <w:t>)</w:t>
            </w:r>
          </w:p>
        </w:tc>
        <w:tc>
          <w:tcPr>
            <w:tcW w:w="1487" w:type="dxa"/>
            <w:shd w:val="clear" w:color="auto" w:fill="D9D9D9" w:themeFill="background1" w:themeFillShade="D9"/>
          </w:tcPr>
          <w:p w14:paraId="7A62038E" w14:textId="77777777" w:rsidR="00EC3E22" w:rsidRPr="00A36CFA" w:rsidRDefault="00EC3E22" w:rsidP="00B41C86">
            <w:pPr>
              <w:spacing w:line="240" w:lineRule="auto"/>
            </w:pPr>
            <w:r w:rsidRPr="00A36CFA">
              <w:rPr>
                <w:b/>
                <w:bCs/>
                <w:color w:val="000000"/>
              </w:rPr>
              <w:t>AUC</w:t>
            </w:r>
            <w:r w:rsidRPr="00A36CFA">
              <w:rPr>
                <w:b/>
                <w:bCs/>
                <w:color w:val="000000"/>
                <w:vertAlign w:val="subscript"/>
              </w:rPr>
              <w:t>(0-∞)</w:t>
            </w:r>
          </w:p>
          <w:p w14:paraId="1D2F5B1F" w14:textId="77777777" w:rsidR="00EC3E22" w:rsidRPr="00A36CFA" w:rsidRDefault="00EC3E22" w:rsidP="00B41C86">
            <w:pPr>
              <w:spacing w:line="240" w:lineRule="auto"/>
            </w:pPr>
            <w:r w:rsidRPr="00A36CFA">
              <w:rPr>
                <w:b/>
                <w:bCs/>
                <w:color w:val="000000"/>
              </w:rPr>
              <w:t>(нМ•ч)</w:t>
            </w:r>
          </w:p>
        </w:tc>
        <w:tc>
          <w:tcPr>
            <w:tcW w:w="1492" w:type="dxa"/>
            <w:shd w:val="clear" w:color="auto" w:fill="D9D9D9" w:themeFill="background1" w:themeFillShade="D9"/>
          </w:tcPr>
          <w:p w14:paraId="3CC76364" w14:textId="77777777" w:rsidR="00EC3E22" w:rsidRPr="00A36CFA" w:rsidRDefault="00EC3E22" w:rsidP="00B41C86">
            <w:pPr>
              <w:spacing w:line="240" w:lineRule="auto"/>
            </w:pPr>
            <w:r w:rsidRPr="00A36CFA">
              <w:rPr>
                <w:b/>
                <w:bCs/>
                <w:color w:val="000000"/>
              </w:rPr>
              <w:t xml:space="preserve">CL </w:t>
            </w:r>
            <w:r w:rsidRPr="00A36CFA">
              <w:rPr>
                <w:b/>
                <w:bCs/>
                <w:color w:val="000000"/>
              </w:rPr>
              <w:br/>
              <w:t>(л/ч/кг)</w:t>
            </w:r>
          </w:p>
        </w:tc>
        <w:tc>
          <w:tcPr>
            <w:tcW w:w="1302" w:type="dxa"/>
            <w:shd w:val="clear" w:color="auto" w:fill="D9D9D9" w:themeFill="background1" w:themeFillShade="D9"/>
          </w:tcPr>
          <w:p w14:paraId="483CD6D5" w14:textId="77777777" w:rsidR="00EC3E22" w:rsidRPr="00A36CFA" w:rsidRDefault="00EC3E22" w:rsidP="00B41C86">
            <w:pPr>
              <w:spacing w:line="240" w:lineRule="auto"/>
            </w:pPr>
            <w:r w:rsidRPr="00A36CFA">
              <w:rPr>
                <w:b/>
                <w:bCs/>
                <w:color w:val="000000"/>
              </w:rPr>
              <w:t>V</w:t>
            </w:r>
            <w:r w:rsidRPr="00A36CFA">
              <w:rPr>
                <w:b/>
                <w:bCs/>
                <w:color w:val="000000"/>
                <w:vertAlign w:val="subscript"/>
              </w:rPr>
              <w:t>ss</w:t>
            </w:r>
            <w:r w:rsidRPr="00A36CFA">
              <w:rPr>
                <w:b/>
                <w:bCs/>
                <w:color w:val="000000"/>
              </w:rPr>
              <w:t xml:space="preserve"> </w:t>
            </w:r>
            <w:r w:rsidRPr="00A36CFA">
              <w:rPr>
                <w:b/>
                <w:bCs/>
                <w:color w:val="000000"/>
              </w:rPr>
              <w:br/>
              <w:t>(л/кг)</w:t>
            </w:r>
          </w:p>
        </w:tc>
        <w:tc>
          <w:tcPr>
            <w:tcW w:w="1407" w:type="dxa"/>
            <w:shd w:val="clear" w:color="auto" w:fill="D9D9D9" w:themeFill="background1" w:themeFillShade="D9"/>
          </w:tcPr>
          <w:p w14:paraId="610A8B9C" w14:textId="77777777" w:rsidR="00EC3E22" w:rsidRPr="00A36CFA" w:rsidRDefault="00EC3E22" w:rsidP="00B41C86">
            <w:pPr>
              <w:spacing w:line="240" w:lineRule="auto"/>
            </w:pPr>
            <w:r w:rsidRPr="00A36CFA">
              <w:rPr>
                <w:b/>
                <w:bCs/>
                <w:color w:val="000000"/>
              </w:rPr>
              <w:t>t</w:t>
            </w:r>
            <w:r w:rsidRPr="00A36CFA">
              <w:rPr>
                <w:b/>
                <w:bCs/>
                <w:color w:val="000000"/>
                <w:vertAlign w:val="subscript"/>
              </w:rPr>
              <w:t>1/2</w:t>
            </w:r>
            <w:r w:rsidRPr="00A36CFA">
              <w:rPr>
                <w:b/>
                <w:bCs/>
                <w:color w:val="000000"/>
              </w:rPr>
              <w:t xml:space="preserve"> </w:t>
            </w:r>
            <w:r w:rsidRPr="00A36CFA">
              <w:rPr>
                <w:b/>
                <w:bCs/>
                <w:color w:val="000000"/>
              </w:rPr>
              <w:br/>
              <w:t>(ч)</w:t>
            </w:r>
          </w:p>
        </w:tc>
      </w:tr>
      <w:tr w:rsidR="00EC3E22" w:rsidRPr="00A36CFA" w14:paraId="7FC7B7C1" w14:textId="77777777" w:rsidTr="00A36CFA">
        <w:tc>
          <w:tcPr>
            <w:tcW w:w="3656" w:type="dxa"/>
            <w:shd w:val="clear" w:color="auto" w:fill="FFFFFF"/>
          </w:tcPr>
          <w:p w14:paraId="078C3F9A" w14:textId="77777777" w:rsidR="00EC3E22" w:rsidRPr="00A36CFA" w:rsidRDefault="00EC3E22" w:rsidP="00B41C86">
            <w:pPr>
              <w:spacing w:line="240" w:lineRule="auto"/>
            </w:pPr>
            <w:r w:rsidRPr="00A36CFA">
              <w:rPr>
                <w:color w:val="000000"/>
              </w:rPr>
              <w:t>Крысы Спраг-Доули (1 мг/кг)</w:t>
            </w:r>
          </w:p>
        </w:tc>
        <w:tc>
          <w:tcPr>
            <w:tcW w:w="1487" w:type="dxa"/>
            <w:shd w:val="clear" w:color="auto" w:fill="FFFFFF"/>
          </w:tcPr>
          <w:p w14:paraId="2A70A27B" w14:textId="77777777" w:rsidR="00EC3E22" w:rsidRPr="00A36CFA" w:rsidRDefault="00EC3E22" w:rsidP="00B41C86">
            <w:pPr>
              <w:spacing w:line="240" w:lineRule="auto"/>
            </w:pPr>
            <w:r w:rsidRPr="00A36CFA">
              <w:rPr>
                <w:color w:val="000000"/>
              </w:rPr>
              <w:t>1320 ± 240</w:t>
            </w:r>
          </w:p>
        </w:tc>
        <w:tc>
          <w:tcPr>
            <w:tcW w:w="1492" w:type="dxa"/>
            <w:shd w:val="clear" w:color="auto" w:fill="FFFFFF"/>
          </w:tcPr>
          <w:p w14:paraId="3E16109D" w14:textId="77777777" w:rsidR="00EC3E22" w:rsidRPr="00A36CFA" w:rsidRDefault="00EC3E22" w:rsidP="00B41C86">
            <w:pPr>
              <w:spacing w:line="240" w:lineRule="auto"/>
            </w:pPr>
            <w:r w:rsidRPr="00A36CFA">
              <w:rPr>
                <w:color w:val="000000"/>
              </w:rPr>
              <w:t>0,94 ± 0,19</w:t>
            </w:r>
          </w:p>
        </w:tc>
        <w:tc>
          <w:tcPr>
            <w:tcW w:w="1302" w:type="dxa"/>
            <w:shd w:val="clear" w:color="auto" w:fill="FFFFFF"/>
          </w:tcPr>
          <w:p w14:paraId="6F883F42" w14:textId="77777777" w:rsidR="00EC3E22" w:rsidRPr="00A36CFA" w:rsidRDefault="00EC3E22" w:rsidP="00B41C86">
            <w:pPr>
              <w:spacing w:line="240" w:lineRule="auto"/>
            </w:pPr>
            <w:r w:rsidRPr="00A36CFA">
              <w:rPr>
                <w:color w:val="000000"/>
              </w:rPr>
              <w:t>1,61 ± 0,31</w:t>
            </w:r>
          </w:p>
        </w:tc>
        <w:tc>
          <w:tcPr>
            <w:tcW w:w="1407" w:type="dxa"/>
            <w:shd w:val="clear" w:color="auto" w:fill="FFFFFF"/>
          </w:tcPr>
          <w:p w14:paraId="58EFBA37" w14:textId="77777777" w:rsidR="00EC3E22" w:rsidRPr="00A36CFA" w:rsidRDefault="00EC3E22" w:rsidP="00B41C86">
            <w:pPr>
              <w:spacing w:line="240" w:lineRule="auto"/>
            </w:pPr>
            <w:r w:rsidRPr="00A36CFA">
              <w:rPr>
                <w:color w:val="000000"/>
              </w:rPr>
              <w:t>2,36 ± 0,26</w:t>
            </w:r>
          </w:p>
        </w:tc>
      </w:tr>
      <w:tr w:rsidR="00EC3E22" w:rsidRPr="00A36CFA" w14:paraId="5F7ADA7B" w14:textId="77777777" w:rsidTr="00A36CFA">
        <w:tc>
          <w:tcPr>
            <w:tcW w:w="3656" w:type="dxa"/>
            <w:shd w:val="clear" w:color="auto" w:fill="FFFFFF"/>
          </w:tcPr>
          <w:p w14:paraId="2BE156E8" w14:textId="77777777" w:rsidR="00EC3E22" w:rsidRPr="00A36CFA" w:rsidRDefault="00EC3E22" w:rsidP="00B41C86">
            <w:pPr>
              <w:spacing w:line="240" w:lineRule="auto"/>
            </w:pPr>
            <w:r w:rsidRPr="00A36CFA">
              <w:rPr>
                <w:color w:val="000000"/>
              </w:rPr>
              <w:t>Новозеландский белый кролик (5 мг/кг)</w:t>
            </w:r>
          </w:p>
        </w:tc>
        <w:tc>
          <w:tcPr>
            <w:tcW w:w="1487" w:type="dxa"/>
            <w:shd w:val="clear" w:color="auto" w:fill="FFFFFF"/>
          </w:tcPr>
          <w:p w14:paraId="7ECFDC6B" w14:textId="77777777" w:rsidR="00EC3E22" w:rsidRPr="00A36CFA" w:rsidRDefault="00EC3E22" w:rsidP="00B41C86">
            <w:pPr>
              <w:spacing w:line="240" w:lineRule="auto"/>
            </w:pPr>
            <w:r w:rsidRPr="00A36CFA">
              <w:rPr>
                <w:color w:val="000000"/>
              </w:rPr>
              <w:t>11800 ± 2560</w:t>
            </w:r>
          </w:p>
        </w:tc>
        <w:tc>
          <w:tcPr>
            <w:tcW w:w="1492" w:type="dxa"/>
            <w:shd w:val="clear" w:color="auto" w:fill="FFFFFF"/>
          </w:tcPr>
          <w:p w14:paraId="0747E26C" w14:textId="77777777" w:rsidR="00EC3E22" w:rsidRPr="00A36CFA" w:rsidRDefault="00EC3E22" w:rsidP="00B41C86">
            <w:pPr>
              <w:spacing w:line="240" w:lineRule="auto"/>
            </w:pPr>
            <w:r w:rsidRPr="00A36CFA">
              <w:rPr>
                <w:color w:val="000000"/>
              </w:rPr>
              <w:t>0,44 ± 0,09</w:t>
            </w:r>
          </w:p>
        </w:tc>
        <w:tc>
          <w:tcPr>
            <w:tcW w:w="1302" w:type="dxa"/>
            <w:shd w:val="clear" w:color="auto" w:fill="FFFFFF"/>
          </w:tcPr>
          <w:p w14:paraId="6BC5EBC6" w14:textId="77777777" w:rsidR="00EC3E22" w:rsidRPr="00A36CFA" w:rsidRDefault="00EC3E22" w:rsidP="00B41C86">
            <w:pPr>
              <w:spacing w:line="240" w:lineRule="auto"/>
            </w:pPr>
            <w:r w:rsidRPr="00A36CFA">
              <w:rPr>
                <w:color w:val="000000"/>
              </w:rPr>
              <w:t>1,55 ± 0,22</w:t>
            </w:r>
          </w:p>
        </w:tc>
        <w:tc>
          <w:tcPr>
            <w:tcW w:w="1407" w:type="dxa"/>
            <w:shd w:val="clear" w:color="auto" w:fill="FFFFFF"/>
          </w:tcPr>
          <w:p w14:paraId="22F30105" w14:textId="77777777" w:rsidR="00EC3E22" w:rsidRPr="00A36CFA" w:rsidRDefault="00EC3E22" w:rsidP="00B41C86">
            <w:pPr>
              <w:spacing w:line="240" w:lineRule="auto"/>
            </w:pPr>
            <w:r w:rsidRPr="00A36CFA">
              <w:rPr>
                <w:color w:val="000000"/>
              </w:rPr>
              <w:t>5,05 ± 1,14</w:t>
            </w:r>
          </w:p>
        </w:tc>
      </w:tr>
      <w:tr w:rsidR="00EC3E22" w:rsidRPr="00A36CFA" w14:paraId="260B6494" w14:textId="77777777" w:rsidTr="00A36CFA">
        <w:tc>
          <w:tcPr>
            <w:tcW w:w="3656" w:type="dxa"/>
            <w:shd w:val="clear" w:color="auto" w:fill="FFFFFF"/>
          </w:tcPr>
          <w:p w14:paraId="071C8D55" w14:textId="77777777" w:rsidR="00EC3E22" w:rsidRPr="00A36CFA" w:rsidRDefault="00EC3E22" w:rsidP="00B41C86">
            <w:pPr>
              <w:spacing w:line="240" w:lineRule="auto"/>
            </w:pPr>
            <w:r w:rsidRPr="00A36CFA">
              <w:rPr>
                <w:color w:val="000000"/>
              </w:rPr>
              <w:t>Собака бигль (0,25 мг/кг)</w:t>
            </w:r>
          </w:p>
        </w:tc>
        <w:tc>
          <w:tcPr>
            <w:tcW w:w="1487" w:type="dxa"/>
            <w:shd w:val="clear" w:color="auto" w:fill="FFFFFF"/>
          </w:tcPr>
          <w:p w14:paraId="6D66B7E3" w14:textId="77777777" w:rsidR="00EC3E22" w:rsidRPr="00A36CFA" w:rsidRDefault="00EC3E22" w:rsidP="00B41C86">
            <w:pPr>
              <w:spacing w:line="240" w:lineRule="auto"/>
            </w:pPr>
            <w:r w:rsidRPr="00A36CFA">
              <w:rPr>
                <w:color w:val="000000"/>
              </w:rPr>
              <w:t>1010 ± 187</w:t>
            </w:r>
          </w:p>
        </w:tc>
        <w:tc>
          <w:tcPr>
            <w:tcW w:w="1492" w:type="dxa"/>
            <w:shd w:val="clear" w:color="auto" w:fill="FFFFFF"/>
          </w:tcPr>
          <w:p w14:paraId="18A980A5" w14:textId="77777777" w:rsidR="00EC3E22" w:rsidRPr="00A36CFA" w:rsidRDefault="00EC3E22" w:rsidP="00B41C86">
            <w:pPr>
              <w:spacing w:line="240" w:lineRule="auto"/>
            </w:pPr>
            <w:r w:rsidRPr="00A36CFA">
              <w:rPr>
                <w:color w:val="000000"/>
              </w:rPr>
              <w:t>0,25 ±0,04</w:t>
            </w:r>
          </w:p>
        </w:tc>
        <w:tc>
          <w:tcPr>
            <w:tcW w:w="1302" w:type="dxa"/>
            <w:shd w:val="clear" w:color="auto" w:fill="FFFFFF"/>
          </w:tcPr>
          <w:p w14:paraId="39B8F31D" w14:textId="77777777" w:rsidR="00EC3E22" w:rsidRPr="00A36CFA" w:rsidRDefault="00EC3E22" w:rsidP="00B41C86">
            <w:pPr>
              <w:spacing w:line="240" w:lineRule="auto"/>
            </w:pPr>
            <w:r w:rsidRPr="00A36CFA">
              <w:rPr>
                <w:color w:val="000000"/>
              </w:rPr>
              <w:t>1,46 ± 0,43</w:t>
            </w:r>
          </w:p>
        </w:tc>
        <w:tc>
          <w:tcPr>
            <w:tcW w:w="1407" w:type="dxa"/>
            <w:shd w:val="clear" w:color="auto" w:fill="FFFFFF"/>
          </w:tcPr>
          <w:p w14:paraId="075369B8" w14:textId="77777777" w:rsidR="00EC3E22" w:rsidRPr="00A36CFA" w:rsidRDefault="00EC3E22" w:rsidP="00B41C86">
            <w:pPr>
              <w:spacing w:line="240" w:lineRule="auto"/>
            </w:pPr>
            <w:r w:rsidRPr="00A36CFA">
              <w:rPr>
                <w:color w:val="000000"/>
              </w:rPr>
              <w:t>5,51 ± 0,46</w:t>
            </w:r>
          </w:p>
        </w:tc>
      </w:tr>
      <w:tr w:rsidR="00EC3E22" w:rsidRPr="00A36CFA" w14:paraId="7E719559" w14:textId="77777777" w:rsidTr="00A36CFA">
        <w:tc>
          <w:tcPr>
            <w:tcW w:w="3656" w:type="dxa"/>
            <w:shd w:val="clear" w:color="auto" w:fill="FFFFFF"/>
          </w:tcPr>
          <w:p w14:paraId="1E1E461A" w14:textId="77777777" w:rsidR="00EC3E22" w:rsidRPr="00A36CFA" w:rsidRDefault="00EC3E22" w:rsidP="00B41C86">
            <w:pPr>
              <w:spacing w:line="240" w:lineRule="auto"/>
            </w:pPr>
            <w:r w:rsidRPr="00A36CFA">
              <w:rPr>
                <w:color w:val="000000"/>
              </w:rPr>
              <w:t>Яванский макак (0,5 мг/кг)</w:t>
            </w:r>
          </w:p>
        </w:tc>
        <w:tc>
          <w:tcPr>
            <w:tcW w:w="1487" w:type="dxa"/>
            <w:shd w:val="clear" w:color="auto" w:fill="FFFFFF"/>
          </w:tcPr>
          <w:p w14:paraId="0A74201A" w14:textId="77777777" w:rsidR="00EC3E22" w:rsidRPr="00A36CFA" w:rsidRDefault="00EC3E22" w:rsidP="00B41C86">
            <w:pPr>
              <w:spacing w:line="240" w:lineRule="auto"/>
            </w:pPr>
            <w:r w:rsidRPr="00A36CFA">
              <w:rPr>
                <w:color w:val="000000"/>
              </w:rPr>
              <w:t>2080 ±705</w:t>
            </w:r>
          </w:p>
        </w:tc>
        <w:tc>
          <w:tcPr>
            <w:tcW w:w="1492" w:type="dxa"/>
            <w:shd w:val="clear" w:color="auto" w:fill="FFFFFF"/>
          </w:tcPr>
          <w:p w14:paraId="240031F4" w14:textId="77777777" w:rsidR="00EC3E22" w:rsidRPr="00A36CFA" w:rsidRDefault="00EC3E22" w:rsidP="00B41C86">
            <w:pPr>
              <w:spacing w:line="240" w:lineRule="auto"/>
            </w:pPr>
            <w:r w:rsidRPr="00A36CFA">
              <w:rPr>
                <w:color w:val="000000"/>
              </w:rPr>
              <w:t>0,30 ±0,09</w:t>
            </w:r>
          </w:p>
        </w:tc>
        <w:tc>
          <w:tcPr>
            <w:tcW w:w="1302" w:type="dxa"/>
            <w:shd w:val="clear" w:color="auto" w:fill="FFFFFF"/>
          </w:tcPr>
          <w:p w14:paraId="3689336F" w14:textId="77777777" w:rsidR="00EC3E22" w:rsidRPr="00A36CFA" w:rsidRDefault="00EC3E22" w:rsidP="00B41C86">
            <w:pPr>
              <w:spacing w:line="240" w:lineRule="auto"/>
            </w:pPr>
            <w:r w:rsidRPr="00A36CFA">
              <w:rPr>
                <w:color w:val="000000"/>
              </w:rPr>
              <w:t>1,58 ± 0,62</w:t>
            </w:r>
          </w:p>
        </w:tc>
        <w:tc>
          <w:tcPr>
            <w:tcW w:w="1407" w:type="dxa"/>
            <w:shd w:val="clear" w:color="auto" w:fill="FFFFFF"/>
          </w:tcPr>
          <w:p w14:paraId="48870257" w14:textId="77777777" w:rsidR="00EC3E22" w:rsidRPr="00A36CFA" w:rsidRDefault="00EC3E22" w:rsidP="00B41C86">
            <w:pPr>
              <w:spacing w:line="240" w:lineRule="auto"/>
            </w:pPr>
            <w:r w:rsidRPr="00A36CFA">
              <w:rPr>
                <w:color w:val="000000"/>
              </w:rPr>
              <w:t>4,18 ± 3,65</w:t>
            </w:r>
          </w:p>
        </w:tc>
      </w:tr>
      <w:tr w:rsidR="00A36CFA" w:rsidRPr="00A36CFA" w14:paraId="3F03AFA6" w14:textId="77777777" w:rsidTr="00363F83">
        <w:tblPrEx>
          <w:tblW w:w="5000" w:type="pct"/>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ExChange w:id="754" w:author="Belolipetskaya, Elena" w:date="2024-05-06T17:29:00Z">
            <w:tblPrEx>
              <w:tblW w:w="5000" w:type="pct"/>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Ex>
          </w:tblPrExChange>
        </w:tblPrEx>
        <w:trPr>
          <w:trHeight w:val="421"/>
        </w:trPr>
        <w:tc>
          <w:tcPr>
            <w:tcW w:w="9344" w:type="dxa"/>
            <w:gridSpan w:val="5"/>
            <w:shd w:val="clear" w:color="auto" w:fill="FFFFFF"/>
            <w:tcPrChange w:id="755" w:author="Belolipetskaya, Elena" w:date="2024-05-06T17:29:00Z">
              <w:tcPr>
                <w:tcW w:w="9344" w:type="dxa"/>
                <w:gridSpan w:val="5"/>
                <w:shd w:val="clear" w:color="auto" w:fill="FFFFFF"/>
              </w:tcPr>
            </w:tcPrChange>
          </w:tcPr>
          <w:p w14:paraId="511181F7" w14:textId="77777777" w:rsidR="00A36CFA" w:rsidRPr="00EC3E22" w:rsidRDefault="00A36CFA">
            <w:pPr>
              <w:spacing w:after="0" w:line="240" w:lineRule="auto"/>
              <w:rPr>
                <w:b/>
                <w:bCs/>
                <w:sz w:val="20"/>
                <w:szCs w:val="20"/>
              </w:rPr>
              <w:pPrChange w:id="756" w:author="Абрамова Анна Андреевна" w:date="2024-05-14T23:31:00Z">
                <w:pPr>
                  <w:spacing w:before="120" w:after="0"/>
                </w:pPr>
              </w:pPrChange>
            </w:pPr>
            <w:r w:rsidRPr="00EC3E22">
              <w:rPr>
                <w:b/>
                <w:bCs/>
                <w:sz w:val="20"/>
                <w:szCs w:val="20"/>
              </w:rPr>
              <w:t>Примечание:</w:t>
            </w:r>
          </w:p>
          <w:p w14:paraId="09D4AD29" w14:textId="097268F0" w:rsidR="00A36CFA" w:rsidRPr="00A36CFA" w:rsidRDefault="00A36CFA" w:rsidP="00B41C86">
            <w:pPr>
              <w:spacing w:after="0" w:line="240" w:lineRule="auto"/>
              <w:rPr>
                <w:rFonts w:eastAsia="Times New Roman"/>
                <w:color w:val="000000"/>
                <w:sz w:val="20"/>
                <w:szCs w:val="20"/>
              </w:rPr>
            </w:pPr>
            <w:r w:rsidRPr="00EC3E22">
              <w:rPr>
                <w:color w:val="000000"/>
                <w:sz w:val="20"/>
                <w:szCs w:val="20"/>
              </w:rPr>
              <w:t>*) в виде 30-минутной инфузии Данные представлены в виде среднего значения ± СО, n=3 (1 нМ VEL = 0,883 нг/мл)</w:t>
            </w:r>
          </w:p>
        </w:tc>
      </w:tr>
    </w:tbl>
    <w:p w14:paraId="26C441D1" w14:textId="77777777" w:rsidR="00363F83" w:rsidRDefault="00363F83">
      <w:pPr>
        <w:spacing w:after="0" w:line="240" w:lineRule="auto"/>
        <w:ind w:firstLine="709"/>
        <w:rPr>
          <w:ins w:id="757" w:author="Belolipetskaya, Elena" w:date="2024-05-06T17:29:00Z"/>
        </w:rPr>
        <w:pPrChange w:id="758" w:author="Belolipetskaya, Elena" w:date="2024-05-06T17:29:00Z">
          <w:pPr>
            <w:spacing w:before="120" w:line="240" w:lineRule="auto"/>
            <w:ind w:firstLine="709"/>
          </w:pPr>
        </w:pPrChange>
      </w:pPr>
    </w:p>
    <w:p w14:paraId="6CD4F17B" w14:textId="3315CFEF" w:rsidR="00EC3E22" w:rsidRDefault="00EC3E22">
      <w:pPr>
        <w:spacing w:after="0" w:line="240" w:lineRule="auto"/>
        <w:ind w:firstLine="709"/>
        <w:rPr>
          <w:ins w:id="759" w:author="Belolipetskaya, Elena" w:date="2024-05-06T17:29:00Z"/>
          <w:color w:val="000000"/>
        </w:rPr>
        <w:pPrChange w:id="760" w:author="Belolipetskaya, Elena" w:date="2024-05-06T17:29:00Z">
          <w:pPr>
            <w:spacing w:before="120" w:line="240" w:lineRule="auto"/>
            <w:ind w:firstLine="709"/>
          </w:pPr>
        </w:pPrChange>
      </w:pPr>
      <w:r w:rsidRPr="00EC3E22">
        <w:t>После перорального введения велпатасвира в виде раствора C</w:t>
      </w:r>
      <w:r w:rsidRPr="00EC3E22">
        <w:rPr>
          <w:vertAlign w:val="subscript"/>
        </w:rPr>
        <w:t>max</w:t>
      </w:r>
      <w:r w:rsidRPr="00EC3E22">
        <w:t xml:space="preserve"> всасывания в плазме крови достигалась через 1,0, 1,3 и 3,3 часа у крыс, собак и макаков, соответственно. Биодоступность </w:t>
      </w:r>
      <w:r>
        <w:t>велпатасвира</w:t>
      </w:r>
      <w:r w:rsidRPr="00EC3E22">
        <w:t xml:space="preserve"> при пероральном введении (%F) у этих видов варьировала</w:t>
      </w:r>
      <w:r>
        <w:t>сь</w:t>
      </w:r>
      <w:r w:rsidRPr="00EC3E22">
        <w:t xml:space="preserve"> от 25 до 30 % при введении в виде раствора в изученных дозах.</w:t>
      </w:r>
      <w:r w:rsidR="007F3252">
        <w:t xml:space="preserve"> Период полувыведения в зависимости от вида животного варьировался от 2,3 до 9,1 часа. Результаты представлены в </w:t>
      </w:r>
      <w:r w:rsidR="007F3252" w:rsidRPr="003B75AC">
        <w:t>Таблице</w:t>
      </w:r>
      <w:r w:rsidR="003B75AC" w:rsidRPr="003B75AC">
        <w:t xml:space="preserve"> 3-</w:t>
      </w:r>
      <w:ins w:id="761" w:author="Абрамова Анна Андреевна" w:date="2024-05-17T15:20:00Z">
        <w:r w:rsidR="005E739A">
          <w:t>9</w:t>
        </w:r>
      </w:ins>
      <w:del w:id="762" w:author="Абрамова Анна Андреевна" w:date="2024-05-17T15:20:00Z">
        <w:r w:rsidR="003B75AC" w:rsidRPr="003B75AC" w:rsidDel="005E739A">
          <w:delText>8</w:delText>
        </w:r>
      </w:del>
      <w:r w:rsidR="00693023" w:rsidRPr="003B75AC">
        <w:t xml:space="preserve"> </w:t>
      </w:r>
      <w:r w:rsidR="00693023" w:rsidRPr="003B75AC">
        <w:rPr>
          <w:color w:val="000000"/>
        </w:rPr>
        <w:t>[</w:t>
      </w:r>
      <w:r w:rsidR="009009A4" w:rsidRPr="003B75AC">
        <w:rPr>
          <w:color w:val="000000"/>
        </w:rPr>
        <w:t>15</w:t>
      </w:r>
      <w:r w:rsidR="00693023" w:rsidRPr="009009A4">
        <w:rPr>
          <w:color w:val="000000"/>
        </w:rPr>
        <w:t>].</w:t>
      </w:r>
    </w:p>
    <w:p w14:paraId="6F8C3792" w14:textId="77777777" w:rsidR="00363F83" w:rsidRDefault="00363F83">
      <w:pPr>
        <w:spacing w:after="0" w:line="240" w:lineRule="auto"/>
        <w:ind w:firstLine="709"/>
        <w:rPr>
          <w:color w:val="000000"/>
        </w:rPr>
        <w:pPrChange w:id="763" w:author="Belolipetskaya, Elena" w:date="2024-05-06T17:29:00Z">
          <w:pPr>
            <w:spacing w:before="120" w:line="240" w:lineRule="auto"/>
            <w:ind w:firstLine="709"/>
          </w:pPr>
        </w:pPrChange>
      </w:pPr>
    </w:p>
    <w:p w14:paraId="0C7ED4AA" w14:textId="0FB4B614" w:rsidR="00615E1A" w:rsidRPr="00615E1A" w:rsidDel="00A91BD2" w:rsidRDefault="00615E1A">
      <w:pPr>
        <w:spacing w:after="0" w:line="240" w:lineRule="auto"/>
        <w:rPr>
          <w:del w:id="764" w:author="Абрамова Анна Андреевна" w:date="2024-05-14T23:31:00Z"/>
        </w:rPr>
        <w:pPrChange w:id="765" w:author="Абрамова Анна Андреевна" w:date="2024-05-14T23:33:00Z">
          <w:pPr>
            <w:spacing w:line="240" w:lineRule="auto"/>
          </w:pPr>
        </w:pPrChange>
      </w:pPr>
      <w:r w:rsidRPr="00615E1A">
        <w:rPr>
          <w:b/>
          <w:bCs/>
        </w:rPr>
        <w:lastRenderedPageBreak/>
        <w:t>Таблица 3-</w:t>
      </w:r>
      <w:ins w:id="766" w:author="Абрамова Анна Андреевна" w:date="2024-05-17T15:21:00Z">
        <w:r w:rsidR="005E739A">
          <w:rPr>
            <w:b/>
            <w:bCs/>
          </w:rPr>
          <w:t>9</w:t>
        </w:r>
      </w:ins>
      <w:del w:id="767" w:author="Абрамова Анна Андреевна" w:date="2024-05-17T15:20:00Z">
        <w:r w:rsidRPr="00615E1A" w:rsidDel="005E739A">
          <w:rPr>
            <w:b/>
            <w:bCs/>
          </w:rPr>
          <w:delText>8</w:delText>
        </w:r>
      </w:del>
      <w:r w:rsidRPr="00615E1A">
        <w:rPr>
          <w:b/>
          <w:bCs/>
        </w:rPr>
        <w:t>.</w:t>
      </w:r>
      <w:r>
        <w:t xml:space="preserve"> </w:t>
      </w:r>
      <w:r w:rsidRPr="00615E1A">
        <w:t>Средние фармакокинетические параметры велпатасвира в плазме крови после перорального введения велпатасвира в растворе крысам Спраг-Доули, собакам породы бигль и яванским макакам</w:t>
      </w:r>
      <w:ins w:id="768" w:author="Абрамова Анна Андреевна" w:date="2024-05-16T00:08:00Z">
        <w:r w:rsidR="0073473E">
          <w:t>.</w:t>
        </w:r>
      </w:ins>
    </w:p>
    <w:p w14:paraId="636FA111" w14:textId="77777777" w:rsidR="003B75AC" w:rsidRDefault="003B75AC">
      <w:pPr>
        <w:spacing w:after="0" w:line="240" w:lineRule="auto"/>
        <w:pPrChange w:id="769" w:author="Абрамова Анна Андреевна" w:date="2024-05-14T23:33:00Z">
          <w:pPr>
            <w:spacing w:before="120" w:line="240" w:lineRule="auto"/>
          </w:pPr>
        </w:pPrChange>
      </w:pPr>
    </w:p>
    <w:tbl>
      <w:tblPr>
        <w:tblW w:w="5000" w:type="pct"/>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2064"/>
        <w:gridCol w:w="1006"/>
        <w:gridCol w:w="1204"/>
        <w:gridCol w:w="1222"/>
        <w:gridCol w:w="1347"/>
        <w:gridCol w:w="1315"/>
        <w:gridCol w:w="1186"/>
      </w:tblGrid>
      <w:tr w:rsidR="007F3252" w:rsidRPr="00A36CFA" w14:paraId="546F394E" w14:textId="77777777" w:rsidTr="00A36CFA">
        <w:tc>
          <w:tcPr>
            <w:tcW w:w="2064" w:type="dxa"/>
            <w:shd w:val="clear" w:color="auto" w:fill="D9D9D9" w:themeFill="background1" w:themeFillShade="D9"/>
            <w:vAlign w:val="bottom"/>
          </w:tcPr>
          <w:p w14:paraId="08E52C56" w14:textId="77777777" w:rsidR="007F3252" w:rsidRPr="00A36CFA" w:rsidRDefault="007F3252" w:rsidP="0073473E">
            <w:pPr>
              <w:spacing w:line="240" w:lineRule="auto"/>
              <w:jc w:val="center"/>
            </w:pPr>
            <w:r w:rsidRPr="00A36CFA">
              <w:rPr>
                <w:b/>
                <w:bCs/>
                <w:color w:val="000000"/>
              </w:rPr>
              <w:t>Вид</w:t>
            </w:r>
          </w:p>
        </w:tc>
        <w:tc>
          <w:tcPr>
            <w:tcW w:w="1006" w:type="dxa"/>
            <w:shd w:val="clear" w:color="auto" w:fill="D9D9D9" w:themeFill="background1" w:themeFillShade="D9"/>
          </w:tcPr>
          <w:p w14:paraId="5AE281C8" w14:textId="77777777" w:rsidR="007F3252" w:rsidRPr="00A36CFA" w:rsidRDefault="007F3252" w:rsidP="0073473E">
            <w:pPr>
              <w:spacing w:line="240" w:lineRule="auto"/>
              <w:jc w:val="center"/>
            </w:pPr>
            <w:r w:rsidRPr="00A36CFA">
              <w:rPr>
                <w:b/>
                <w:bCs/>
                <w:color w:val="000000"/>
              </w:rPr>
              <w:t>Доза (мг/кг)</w:t>
            </w:r>
          </w:p>
        </w:tc>
        <w:tc>
          <w:tcPr>
            <w:tcW w:w="1204" w:type="dxa"/>
            <w:shd w:val="clear" w:color="auto" w:fill="D9D9D9" w:themeFill="background1" w:themeFillShade="D9"/>
          </w:tcPr>
          <w:p w14:paraId="3E99CBBE" w14:textId="77777777" w:rsidR="007F3252" w:rsidRPr="00A36CFA" w:rsidRDefault="007F3252" w:rsidP="0073473E">
            <w:pPr>
              <w:spacing w:line="240" w:lineRule="auto"/>
              <w:jc w:val="center"/>
            </w:pPr>
            <w:r w:rsidRPr="00A36CFA">
              <w:rPr>
                <w:b/>
                <w:bCs/>
                <w:color w:val="000000"/>
              </w:rPr>
              <w:t>T</w:t>
            </w:r>
            <w:r w:rsidRPr="00A36CFA">
              <w:rPr>
                <w:b/>
                <w:bCs/>
                <w:color w:val="000000"/>
                <w:vertAlign w:val="subscript"/>
              </w:rPr>
              <w:t>max</w:t>
            </w:r>
            <w:r w:rsidRPr="00A36CFA">
              <w:rPr>
                <w:b/>
                <w:bCs/>
                <w:color w:val="000000"/>
              </w:rPr>
              <w:t xml:space="preserve"> </w:t>
            </w:r>
            <w:r w:rsidRPr="00A36CFA">
              <w:rPr>
                <w:b/>
                <w:bCs/>
                <w:color w:val="000000"/>
              </w:rPr>
              <w:br/>
              <w:t>(ч)</w:t>
            </w:r>
          </w:p>
        </w:tc>
        <w:tc>
          <w:tcPr>
            <w:tcW w:w="1222" w:type="dxa"/>
            <w:shd w:val="clear" w:color="auto" w:fill="D9D9D9" w:themeFill="background1" w:themeFillShade="D9"/>
          </w:tcPr>
          <w:p w14:paraId="2D2A1C0E" w14:textId="77777777" w:rsidR="007F3252" w:rsidRPr="00A36CFA" w:rsidRDefault="007F3252" w:rsidP="0073473E">
            <w:pPr>
              <w:spacing w:line="240" w:lineRule="auto"/>
              <w:jc w:val="center"/>
            </w:pPr>
            <w:r w:rsidRPr="00A36CFA">
              <w:rPr>
                <w:b/>
                <w:bCs/>
                <w:color w:val="000000"/>
              </w:rPr>
              <w:t>C</w:t>
            </w:r>
            <w:r w:rsidRPr="00A36CFA">
              <w:rPr>
                <w:b/>
                <w:bCs/>
                <w:color w:val="000000"/>
                <w:vertAlign w:val="subscript"/>
              </w:rPr>
              <w:t xml:space="preserve">max </w:t>
            </w:r>
            <w:r w:rsidRPr="00A36CFA">
              <w:rPr>
                <w:b/>
                <w:bCs/>
                <w:color w:val="000000"/>
                <w:vertAlign w:val="subscript"/>
              </w:rPr>
              <w:br/>
            </w:r>
            <w:r w:rsidRPr="00A36CFA">
              <w:rPr>
                <w:b/>
                <w:bCs/>
                <w:color w:val="000000"/>
              </w:rPr>
              <w:t>(нМ)</w:t>
            </w:r>
          </w:p>
        </w:tc>
        <w:tc>
          <w:tcPr>
            <w:tcW w:w="1347" w:type="dxa"/>
            <w:shd w:val="clear" w:color="auto" w:fill="D9D9D9" w:themeFill="background1" w:themeFillShade="D9"/>
          </w:tcPr>
          <w:p w14:paraId="43830B5E" w14:textId="77777777" w:rsidR="007F3252" w:rsidRPr="00A36CFA" w:rsidRDefault="007F3252" w:rsidP="0073473E">
            <w:pPr>
              <w:spacing w:line="240" w:lineRule="auto"/>
              <w:jc w:val="center"/>
            </w:pPr>
            <w:r w:rsidRPr="00A36CFA">
              <w:rPr>
                <w:b/>
                <w:bCs/>
                <w:color w:val="000000"/>
              </w:rPr>
              <w:t>t</w:t>
            </w:r>
            <w:r w:rsidRPr="00A36CFA">
              <w:rPr>
                <w:b/>
                <w:bCs/>
                <w:color w:val="000000"/>
                <w:vertAlign w:val="subscript"/>
              </w:rPr>
              <w:t>1/2</w:t>
            </w:r>
            <w:r w:rsidRPr="00A36CFA">
              <w:rPr>
                <w:b/>
                <w:bCs/>
                <w:color w:val="000000"/>
              </w:rPr>
              <w:t xml:space="preserve"> </w:t>
            </w:r>
            <w:r w:rsidRPr="00A36CFA">
              <w:rPr>
                <w:b/>
                <w:bCs/>
                <w:color w:val="000000"/>
              </w:rPr>
              <w:br/>
              <w:t>(ч)</w:t>
            </w:r>
          </w:p>
        </w:tc>
        <w:tc>
          <w:tcPr>
            <w:tcW w:w="1315" w:type="dxa"/>
            <w:shd w:val="clear" w:color="auto" w:fill="D9D9D9" w:themeFill="background1" w:themeFillShade="D9"/>
          </w:tcPr>
          <w:p w14:paraId="1557FD87" w14:textId="77777777" w:rsidR="007F3252" w:rsidRPr="00A36CFA" w:rsidRDefault="007F3252" w:rsidP="0073473E">
            <w:pPr>
              <w:spacing w:line="240" w:lineRule="auto"/>
              <w:jc w:val="center"/>
            </w:pPr>
            <w:r w:rsidRPr="00A36CFA">
              <w:rPr>
                <w:b/>
                <w:bCs/>
                <w:color w:val="000000"/>
              </w:rPr>
              <w:t>AUC</w:t>
            </w:r>
            <w:r w:rsidRPr="00A36CFA">
              <w:rPr>
                <w:b/>
                <w:bCs/>
                <w:color w:val="000000"/>
                <w:vertAlign w:val="subscript"/>
              </w:rPr>
              <w:t>(0-∞)</w:t>
            </w:r>
            <w:r w:rsidRPr="00A36CFA">
              <w:rPr>
                <w:b/>
                <w:bCs/>
                <w:color w:val="000000"/>
              </w:rPr>
              <w:t xml:space="preserve"> (нМ•ч)</w:t>
            </w:r>
          </w:p>
        </w:tc>
        <w:tc>
          <w:tcPr>
            <w:tcW w:w="1186" w:type="dxa"/>
            <w:shd w:val="clear" w:color="auto" w:fill="D9D9D9" w:themeFill="background1" w:themeFillShade="D9"/>
            <w:vAlign w:val="bottom"/>
          </w:tcPr>
          <w:p w14:paraId="6BA5D87E" w14:textId="77777777" w:rsidR="007F3252" w:rsidRPr="00A36CFA" w:rsidRDefault="007F3252" w:rsidP="0073473E">
            <w:pPr>
              <w:spacing w:line="240" w:lineRule="auto"/>
              <w:jc w:val="center"/>
            </w:pPr>
            <w:r w:rsidRPr="00A36CFA">
              <w:rPr>
                <w:b/>
                <w:bCs/>
                <w:color w:val="000000"/>
              </w:rPr>
              <w:t>%F</w:t>
            </w:r>
          </w:p>
        </w:tc>
      </w:tr>
      <w:tr w:rsidR="007F3252" w:rsidRPr="00A36CFA" w14:paraId="56BF97B8" w14:textId="77777777" w:rsidTr="00A36CFA">
        <w:tc>
          <w:tcPr>
            <w:tcW w:w="2064" w:type="dxa"/>
            <w:shd w:val="clear" w:color="auto" w:fill="FFFFFF"/>
          </w:tcPr>
          <w:p w14:paraId="49F655F4" w14:textId="77777777" w:rsidR="007F3252" w:rsidRPr="00A36CFA" w:rsidRDefault="007F3252" w:rsidP="0073473E">
            <w:pPr>
              <w:spacing w:line="240" w:lineRule="auto"/>
            </w:pPr>
            <w:r w:rsidRPr="00A36CFA">
              <w:rPr>
                <w:color w:val="000000"/>
              </w:rPr>
              <w:t>Крысы Спраг-Доули</w:t>
            </w:r>
          </w:p>
        </w:tc>
        <w:tc>
          <w:tcPr>
            <w:tcW w:w="1006" w:type="dxa"/>
            <w:shd w:val="clear" w:color="auto" w:fill="FFFFFF"/>
          </w:tcPr>
          <w:p w14:paraId="0A4C4BB5" w14:textId="77777777" w:rsidR="007F3252" w:rsidRPr="00A36CFA" w:rsidRDefault="007F3252" w:rsidP="0073473E">
            <w:pPr>
              <w:spacing w:line="240" w:lineRule="auto"/>
            </w:pPr>
            <w:r w:rsidRPr="00A36CFA">
              <w:rPr>
                <w:color w:val="000000"/>
              </w:rPr>
              <w:t>2,0</w:t>
            </w:r>
          </w:p>
        </w:tc>
        <w:tc>
          <w:tcPr>
            <w:tcW w:w="1204" w:type="dxa"/>
            <w:shd w:val="clear" w:color="auto" w:fill="FFFFFF"/>
          </w:tcPr>
          <w:p w14:paraId="2C011EF8" w14:textId="77777777" w:rsidR="007F3252" w:rsidRPr="00A36CFA" w:rsidRDefault="007F3252" w:rsidP="0073473E">
            <w:pPr>
              <w:spacing w:line="240" w:lineRule="auto"/>
            </w:pPr>
            <w:r w:rsidRPr="00A36CFA">
              <w:rPr>
                <w:color w:val="000000"/>
              </w:rPr>
              <w:t>1,0 ± 0,0</w:t>
            </w:r>
          </w:p>
        </w:tc>
        <w:tc>
          <w:tcPr>
            <w:tcW w:w="1222" w:type="dxa"/>
            <w:shd w:val="clear" w:color="auto" w:fill="FFFFFF"/>
          </w:tcPr>
          <w:p w14:paraId="420DDD1F" w14:textId="77777777" w:rsidR="007F3252" w:rsidRPr="00A36CFA" w:rsidRDefault="007F3252" w:rsidP="0073473E">
            <w:pPr>
              <w:spacing w:line="240" w:lineRule="auto"/>
            </w:pPr>
            <w:r w:rsidRPr="00A36CFA">
              <w:rPr>
                <w:color w:val="000000"/>
              </w:rPr>
              <w:t>116 ± 53</w:t>
            </w:r>
          </w:p>
        </w:tc>
        <w:tc>
          <w:tcPr>
            <w:tcW w:w="1347" w:type="dxa"/>
            <w:shd w:val="clear" w:color="auto" w:fill="FFFFFF"/>
          </w:tcPr>
          <w:p w14:paraId="28E8BD9D" w14:textId="77777777" w:rsidR="007F3252" w:rsidRPr="00A36CFA" w:rsidRDefault="007F3252" w:rsidP="0073473E">
            <w:pPr>
              <w:spacing w:line="240" w:lineRule="auto"/>
            </w:pPr>
            <w:r w:rsidRPr="00A36CFA">
              <w:rPr>
                <w:color w:val="000000"/>
              </w:rPr>
              <w:t>2,33 ± 0,38</w:t>
            </w:r>
          </w:p>
        </w:tc>
        <w:tc>
          <w:tcPr>
            <w:tcW w:w="1315" w:type="dxa"/>
            <w:shd w:val="clear" w:color="auto" w:fill="FFFFFF"/>
          </w:tcPr>
          <w:p w14:paraId="03BEF13A" w14:textId="77777777" w:rsidR="007F3252" w:rsidRPr="00A36CFA" w:rsidRDefault="007F3252" w:rsidP="0073473E">
            <w:pPr>
              <w:spacing w:line="240" w:lineRule="auto"/>
            </w:pPr>
            <w:r w:rsidRPr="00A36CFA">
              <w:rPr>
                <w:color w:val="000000"/>
              </w:rPr>
              <w:t>709±478</w:t>
            </w:r>
          </w:p>
        </w:tc>
        <w:tc>
          <w:tcPr>
            <w:tcW w:w="1186" w:type="dxa"/>
            <w:shd w:val="clear" w:color="auto" w:fill="FFFFFF"/>
          </w:tcPr>
          <w:p w14:paraId="4F38F298" w14:textId="77777777" w:rsidR="007F3252" w:rsidRPr="00A36CFA" w:rsidRDefault="007F3252" w:rsidP="0073473E">
            <w:pPr>
              <w:spacing w:line="240" w:lineRule="auto"/>
            </w:pPr>
            <w:r w:rsidRPr="00A36CFA">
              <w:rPr>
                <w:color w:val="000000"/>
              </w:rPr>
              <w:t>27,7 ± 18,7</w:t>
            </w:r>
          </w:p>
        </w:tc>
      </w:tr>
      <w:tr w:rsidR="007F3252" w:rsidRPr="00A36CFA" w14:paraId="586094B1" w14:textId="77777777" w:rsidTr="00A36CFA">
        <w:tc>
          <w:tcPr>
            <w:tcW w:w="2064" w:type="dxa"/>
            <w:shd w:val="clear" w:color="auto" w:fill="FFFFFF"/>
          </w:tcPr>
          <w:p w14:paraId="0F2C5A45" w14:textId="77777777" w:rsidR="007F3252" w:rsidRPr="00A36CFA" w:rsidRDefault="007F3252" w:rsidP="0073473E">
            <w:pPr>
              <w:spacing w:line="240" w:lineRule="auto"/>
            </w:pPr>
            <w:r w:rsidRPr="00A36CFA">
              <w:rPr>
                <w:color w:val="000000"/>
              </w:rPr>
              <w:t>Собаки бигль</w:t>
            </w:r>
          </w:p>
        </w:tc>
        <w:tc>
          <w:tcPr>
            <w:tcW w:w="1006" w:type="dxa"/>
            <w:shd w:val="clear" w:color="auto" w:fill="FFFFFF"/>
          </w:tcPr>
          <w:p w14:paraId="338FB62D" w14:textId="77777777" w:rsidR="007F3252" w:rsidRPr="00A36CFA" w:rsidRDefault="007F3252" w:rsidP="0073473E">
            <w:pPr>
              <w:spacing w:line="240" w:lineRule="auto"/>
            </w:pPr>
            <w:r w:rsidRPr="00A36CFA">
              <w:rPr>
                <w:color w:val="000000"/>
              </w:rPr>
              <w:t>0,5</w:t>
            </w:r>
          </w:p>
        </w:tc>
        <w:tc>
          <w:tcPr>
            <w:tcW w:w="1204" w:type="dxa"/>
            <w:shd w:val="clear" w:color="auto" w:fill="FFFFFF"/>
          </w:tcPr>
          <w:p w14:paraId="2B4C9D2A" w14:textId="77777777" w:rsidR="007F3252" w:rsidRPr="00A36CFA" w:rsidRDefault="007F3252" w:rsidP="0073473E">
            <w:pPr>
              <w:spacing w:line="240" w:lineRule="auto"/>
            </w:pPr>
            <w:r w:rsidRPr="00A36CFA">
              <w:rPr>
                <w:color w:val="000000"/>
              </w:rPr>
              <w:t>1,3 ± 0,6</w:t>
            </w:r>
          </w:p>
        </w:tc>
        <w:tc>
          <w:tcPr>
            <w:tcW w:w="1222" w:type="dxa"/>
            <w:shd w:val="clear" w:color="auto" w:fill="FFFFFF"/>
          </w:tcPr>
          <w:p w14:paraId="35360C4E" w14:textId="77777777" w:rsidR="007F3252" w:rsidRPr="00A36CFA" w:rsidRDefault="007F3252" w:rsidP="0073473E">
            <w:pPr>
              <w:spacing w:line="240" w:lineRule="auto"/>
            </w:pPr>
            <w:r w:rsidRPr="00A36CFA">
              <w:rPr>
                <w:color w:val="000000"/>
              </w:rPr>
              <w:t>71,3 ± 27,2</w:t>
            </w:r>
          </w:p>
        </w:tc>
        <w:tc>
          <w:tcPr>
            <w:tcW w:w="1347" w:type="dxa"/>
            <w:shd w:val="clear" w:color="auto" w:fill="FFFFFF"/>
          </w:tcPr>
          <w:p w14:paraId="7582E114" w14:textId="77777777" w:rsidR="007F3252" w:rsidRPr="00A36CFA" w:rsidRDefault="007F3252" w:rsidP="0073473E">
            <w:pPr>
              <w:spacing w:line="240" w:lineRule="auto"/>
            </w:pPr>
            <w:r w:rsidRPr="00A36CFA">
              <w:rPr>
                <w:color w:val="000000"/>
              </w:rPr>
              <w:t>9,14 ± 5,11</w:t>
            </w:r>
          </w:p>
        </w:tc>
        <w:tc>
          <w:tcPr>
            <w:tcW w:w="1315" w:type="dxa"/>
            <w:shd w:val="clear" w:color="auto" w:fill="FFFFFF"/>
          </w:tcPr>
          <w:p w14:paraId="3901A6D0" w14:textId="77777777" w:rsidR="007F3252" w:rsidRPr="00A36CFA" w:rsidRDefault="007F3252" w:rsidP="0073473E">
            <w:pPr>
              <w:spacing w:line="240" w:lineRule="auto"/>
            </w:pPr>
            <w:r w:rsidRPr="00A36CFA">
              <w:rPr>
                <w:color w:val="000000"/>
              </w:rPr>
              <w:t>585 ± 343</w:t>
            </w:r>
          </w:p>
        </w:tc>
        <w:tc>
          <w:tcPr>
            <w:tcW w:w="1186" w:type="dxa"/>
            <w:shd w:val="clear" w:color="auto" w:fill="FFFFFF"/>
          </w:tcPr>
          <w:p w14:paraId="0F695EA5" w14:textId="77777777" w:rsidR="007F3252" w:rsidRPr="00A36CFA" w:rsidRDefault="007F3252" w:rsidP="0073473E">
            <w:pPr>
              <w:spacing w:line="240" w:lineRule="auto"/>
            </w:pPr>
            <w:r w:rsidRPr="00A36CFA">
              <w:rPr>
                <w:color w:val="000000"/>
              </w:rPr>
              <w:t>25,0 ± 12,9</w:t>
            </w:r>
          </w:p>
        </w:tc>
      </w:tr>
      <w:tr w:rsidR="007F3252" w:rsidRPr="00A36CFA" w14:paraId="5928DCA6" w14:textId="77777777" w:rsidTr="00A36CFA">
        <w:tc>
          <w:tcPr>
            <w:tcW w:w="2064" w:type="dxa"/>
            <w:shd w:val="clear" w:color="auto" w:fill="FFFFFF"/>
          </w:tcPr>
          <w:p w14:paraId="0C351F59" w14:textId="77777777" w:rsidR="007F3252" w:rsidRPr="00A36CFA" w:rsidRDefault="007F3252" w:rsidP="0073473E">
            <w:pPr>
              <w:spacing w:line="240" w:lineRule="auto"/>
            </w:pPr>
            <w:r w:rsidRPr="00A36CFA">
              <w:rPr>
                <w:color w:val="000000"/>
              </w:rPr>
              <w:t>Яванский макак</w:t>
            </w:r>
          </w:p>
        </w:tc>
        <w:tc>
          <w:tcPr>
            <w:tcW w:w="1006" w:type="dxa"/>
            <w:shd w:val="clear" w:color="auto" w:fill="FFFFFF"/>
          </w:tcPr>
          <w:p w14:paraId="6D005306" w14:textId="77777777" w:rsidR="007F3252" w:rsidRPr="00A36CFA" w:rsidRDefault="007F3252" w:rsidP="0073473E">
            <w:pPr>
              <w:spacing w:line="240" w:lineRule="auto"/>
            </w:pPr>
            <w:r w:rsidRPr="00A36CFA">
              <w:rPr>
                <w:color w:val="000000"/>
              </w:rPr>
              <w:t>1,0</w:t>
            </w:r>
          </w:p>
        </w:tc>
        <w:tc>
          <w:tcPr>
            <w:tcW w:w="1204" w:type="dxa"/>
            <w:shd w:val="clear" w:color="auto" w:fill="FFFFFF"/>
          </w:tcPr>
          <w:p w14:paraId="407E0823" w14:textId="77777777" w:rsidR="007F3252" w:rsidRPr="00A36CFA" w:rsidRDefault="007F3252" w:rsidP="0073473E">
            <w:pPr>
              <w:spacing w:line="240" w:lineRule="auto"/>
            </w:pPr>
            <w:r w:rsidRPr="00A36CFA">
              <w:rPr>
                <w:color w:val="000000"/>
              </w:rPr>
              <w:t>3,3 ± 1,2</w:t>
            </w:r>
          </w:p>
        </w:tc>
        <w:tc>
          <w:tcPr>
            <w:tcW w:w="1222" w:type="dxa"/>
            <w:shd w:val="clear" w:color="auto" w:fill="FFFFFF"/>
          </w:tcPr>
          <w:p w14:paraId="3E0B0367" w14:textId="77777777" w:rsidR="007F3252" w:rsidRPr="00A36CFA" w:rsidRDefault="007F3252" w:rsidP="0073473E">
            <w:pPr>
              <w:spacing w:line="240" w:lineRule="auto"/>
            </w:pPr>
            <w:r w:rsidRPr="00A36CFA">
              <w:rPr>
                <w:color w:val="000000"/>
              </w:rPr>
              <w:t>157 ± 25</w:t>
            </w:r>
          </w:p>
        </w:tc>
        <w:tc>
          <w:tcPr>
            <w:tcW w:w="1347" w:type="dxa"/>
            <w:shd w:val="clear" w:color="auto" w:fill="FFFFFF"/>
          </w:tcPr>
          <w:p w14:paraId="478E5458" w14:textId="77777777" w:rsidR="007F3252" w:rsidRPr="00A36CFA" w:rsidRDefault="007F3252" w:rsidP="0073473E">
            <w:pPr>
              <w:spacing w:line="240" w:lineRule="auto"/>
            </w:pPr>
            <w:r w:rsidRPr="00A36CFA">
              <w:rPr>
                <w:color w:val="000000"/>
              </w:rPr>
              <w:t>5,49 ± 0,20</w:t>
            </w:r>
          </w:p>
        </w:tc>
        <w:tc>
          <w:tcPr>
            <w:tcW w:w="1315" w:type="dxa"/>
            <w:shd w:val="clear" w:color="auto" w:fill="FFFFFF"/>
          </w:tcPr>
          <w:p w14:paraId="3A468A36" w14:textId="77777777" w:rsidR="007F3252" w:rsidRPr="00A36CFA" w:rsidRDefault="007F3252" w:rsidP="0073473E">
            <w:pPr>
              <w:spacing w:line="240" w:lineRule="auto"/>
            </w:pPr>
            <w:r w:rsidRPr="00A36CFA">
              <w:rPr>
                <w:color w:val="000000"/>
              </w:rPr>
              <w:t xml:space="preserve">1280 </w:t>
            </w:r>
            <w:r w:rsidRPr="00A36CFA">
              <w:rPr>
                <w:rFonts w:eastAsia="Times New Roman"/>
                <w:b/>
                <w:bCs/>
                <w:color w:val="000000"/>
              </w:rPr>
              <w:t>±</w:t>
            </w:r>
            <w:r w:rsidRPr="00A36CFA">
              <w:rPr>
                <w:color w:val="000000"/>
              </w:rPr>
              <w:t>123</w:t>
            </w:r>
          </w:p>
        </w:tc>
        <w:tc>
          <w:tcPr>
            <w:tcW w:w="1186" w:type="dxa"/>
            <w:shd w:val="clear" w:color="auto" w:fill="FFFFFF"/>
          </w:tcPr>
          <w:p w14:paraId="3F311614" w14:textId="77777777" w:rsidR="007F3252" w:rsidRPr="00A36CFA" w:rsidRDefault="007F3252" w:rsidP="0073473E">
            <w:pPr>
              <w:spacing w:line="240" w:lineRule="auto"/>
            </w:pPr>
            <w:r w:rsidRPr="00A36CFA">
              <w:rPr>
                <w:color w:val="000000"/>
              </w:rPr>
              <w:t>29,7 ± 2,8</w:t>
            </w:r>
          </w:p>
        </w:tc>
      </w:tr>
      <w:tr w:rsidR="00A36CFA" w:rsidRPr="00A36CFA" w14:paraId="025B3380" w14:textId="77777777" w:rsidTr="000B382D">
        <w:tc>
          <w:tcPr>
            <w:tcW w:w="9344" w:type="dxa"/>
            <w:gridSpan w:val="7"/>
            <w:shd w:val="clear" w:color="auto" w:fill="FFFFFF"/>
          </w:tcPr>
          <w:p w14:paraId="786870B5" w14:textId="77777777" w:rsidR="00A36CFA" w:rsidRPr="007F3252" w:rsidRDefault="00A36CFA" w:rsidP="0073473E">
            <w:pPr>
              <w:spacing w:before="120" w:after="0" w:line="240" w:lineRule="auto"/>
              <w:rPr>
                <w:b/>
                <w:bCs/>
                <w:sz w:val="20"/>
                <w:szCs w:val="20"/>
              </w:rPr>
            </w:pPr>
            <w:r w:rsidRPr="007F3252">
              <w:rPr>
                <w:b/>
                <w:bCs/>
                <w:sz w:val="20"/>
                <w:szCs w:val="20"/>
              </w:rPr>
              <w:t>Примечание:</w:t>
            </w:r>
          </w:p>
          <w:p w14:paraId="59B8BCC6" w14:textId="77777777" w:rsidR="00A36CFA" w:rsidRPr="007F3252" w:rsidRDefault="00A36CFA" w:rsidP="0073473E">
            <w:pPr>
              <w:spacing w:after="0" w:line="240" w:lineRule="auto"/>
              <w:rPr>
                <w:color w:val="000000"/>
                <w:sz w:val="20"/>
                <w:szCs w:val="20"/>
              </w:rPr>
            </w:pPr>
            <w:r w:rsidRPr="007F3252">
              <w:rPr>
                <w:color w:val="000000"/>
                <w:sz w:val="20"/>
                <w:szCs w:val="20"/>
              </w:rPr>
              <w:t>Лекарственная форма содержала 5 % этанола, 55 % полиэтиленгликоля 400 и 40 % цитратного буфера (pH 2,2).</w:t>
            </w:r>
          </w:p>
          <w:p w14:paraId="6EE5D64D" w14:textId="381E3B31" w:rsidR="00A36CFA" w:rsidRPr="00A36CFA" w:rsidRDefault="00A36CFA" w:rsidP="0073473E">
            <w:pPr>
              <w:spacing w:after="0" w:line="240" w:lineRule="auto"/>
              <w:rPr>
                <w:rFonts w:eastAsia="Times New Roman"/>
                <w:color w:val="000000"/>
                <w:sz w:val="20"/>
                <w:szCs w:val="20"/>
              </w:rPr>
            </w:pPr>
            <w:r w:rsidRPr="007F3252">
              <w:rPr>
                <w:color w:val="000000"/>
                <w:sz w:val="20"/>
                <w:szCs w:val="20"/>
              </w:rPr>
              <w:t xml:space="preserve">Данные представлены в виде среднего значения ± СО, n=3 (1 нМ </w:t>
            </w:r>
            <w:r w:rsidR="00615E1A">
              <w:rPr>
                <w:color w:val="000000"/>
                <w:sz w:val="20"/>
                <w:szCs w:val="20"/>
              </w:rPr>
              <w:t>велпатасвира</w:t>
            </w:r>
            <w:r w:rsidRPr="007F3252">
              <w:rPr>
                <w:color w:val="000000"/>
                <w:sz w:val="20"/>
                <w:szCs w:val="20"/>
              </w:rPr>
              <w:t> = 0,883 нг/мл)</w:t>
            </w:r>
          </w:p>
        </w:tc>
      </w:tr>
    </w:tbl>
    <w:p w14:paraId="371EA837" w14:textId="77777777" w:rsidR="00EC3E22" w:rsidRPr="00EC3E22" w:rsidRDefault="00EC3E22" w:rsidP="005E1A9C">
      <w:pPr>
        <w:spacing w:after="0" w:line="240" w:lineRule="auto"/>
        <w:ind w:firstLine="708"/>
        <w:contextualSpacing/>
        <w:rPr>
          <w:b/>
          <w:bCs/>
        </w:rPr>
      </w:pPr>
    </w:p>
    <w:p w14:paraId="44DC1B94" w14:textId="05E9EC00" w:rsidR="00F200EB" w:rsidRPr="00D512A4" w:rsidRDefault="004C3440" w:rsidP="005E1A9C">
      <w:pPr>
        <w:spacing w:after="240" w:line="240" w:lineRule="auto"/>
        <w:contextualSpacing/>
        <w:outlineLvl w:val="2"/>
        <w:rPr>
          <w:b/>
          <w:bCs/>
          <w:color w:val="000000" w:themeColor="text1"/>
        </w:rPr>
      </w:pPr>
      <w:bookmarkStart w:id="770" w:name="_Toc164609953"/>
      <w:bookmarkEnd w:id="709"/>
      <w:bookmarkEnd w:id="710"/>
      <w:r w:rsidRPr="002F2A7F">
        <w:rPr>
          <w:b/>
          <w:color w:val="000000" w:themeColor="text1"/>
        </w:rPr>
        <w:t xml:space="preserve">3.2.2. </w:t>
      </w:r>
      <w:bookmarkEnd w:id="711"/>
      <w:bookmarkEnd w:id="712"/>
      <w:r w:rsidR="001E3E70" w:rsidRPr="002F2A7F">
        <w:rPr>
          <w:b/>
          <w:bCs/>
          <w:color w:val="000000" w:themeColor="text1"/>
        </w:rPr>
        <w:t>Распре</w:t>
      </w:r>
      <w:r w:rsidR="003D258B" w:rsidRPr="002F2A7F">
        <w:rPr>
          <w:b/>
          <w:bCs/>
          <w:color w:val="000000" w:themeColor="text1"/>
        </w:rPr>
        <w:t>д</w:t>
      </w:r>
      <w:r w:rsidR="001E3E70" w:rsidRPr="002F2A7F">
        <w:rPr>
          <w:b/>
          <w:bCs/>
          <w:color w:val="000000" w:themeColor="text1"/>
        </w:rPr>
        <w:t>еление</w:t>
      </w:r>
      <w:bookmarkEnd w:id="770"/>
    </w:p>
    <w:p w14:paraId="32156200" w14:textId="1AA74BC3" w:rsidR="00B15C28" w:rsidRDefault="00B15C28" w:rsidP="005E1A9C">
      <w:pPr>
        <w:spacing w:after="0" w:line="240" w:lineRule="auto"/>
      </w:pPr>
    </w:p>
    <w:p w14:paraId="1D1F640A" w14:textId="77777777" w:rsidR="00693023" w:rsidRPr="00D3445C" w:rsidRDefault="00693023">
      <w:pPr>
        <w:pPrChange w:id="771" w:author="Абрамова Анна Андреевна" w:date="2024-05-16T00:09:00Z">
          <w:pPr>
            <w:spacing w:before="120"/>
          </w:pPr>
        </w:pPrChange>
      </w:pPr>
      <w:bookmarkStart w:id="772" w:name="_Toc483835322"/>
      <w:bookmarkStart w:id="773" w:name="_Toc484591393"/>
      <w:r w:rsidRPr="00D3445C">
        <w:rPr>
          <w:b/>
          <w:bCs/>
          <w:color w:val="000000"/>
        </w:rPr>
        <w:t>Распределение в тканях</w:t>
      </w:r>
    </w:p>
    <w:p w14:paraId="54A685A8" w14:textId="3739927D" w:rsidR="007F3252" w:rsidRPr="00A91BD2" w:rsidRDefault="00693023" w:rsidP="00693023">
      <w:pPr>
        <w:spacing w:before="120"/>
        <w:rPr>
          <w:i/>
          <w:iCs/>
          <w:rPrChange w:id="774" w:author="Абрамова Анна Андреевна" w:date="2024-05-14T23:33:00Z">
            <w:rPr/>
          </w:rPrChange>
        </w:rPr>
      </w:pPr>
      <w:r w:rsidRPr="00A91BD2">
        <w:rPr>
          <w:b/>
          <w:bCs/>
          <w:i/>
          <w:iCs/>
          <w:color w:val="000000"/>
          <w:rPrChange w:id="775" w:author="Абрамова Анна Андреевна" w:date="2024-05-14T23:33:00Z">
            <w:rPr>
              <w:b/>
              <w:bCs/>
              <w:color w:val="000000"/>
            </w:rPr>
          </w:rPrChange>
        </w:rPr>
        <w:t>Софосбувир</w:t>
      </w:r>
    </w:p>
    <w:p w14:paraId="468D6E34" w14:textId="6C660DEF" w:rsidR="00233075" w:rsidRDefault="00990566" w:rsidP="00693023">
      <w:pPr>
        <w:spacing w:after="0" w:line="240" w:lineRule="auto"/>
        <w:ind w:firstLine="708"/>
        <w:rPr>
          <w:ins w:id="776" w:author="Абрамова Анна Андреевна" w:date="2024-05-16T00:09:00Z"/>
          <w:color w:val="000000"/>
        </w:rPr>
      </w:pPr>
      <w:r>
        <w:rPr>
          <w:color w:val="000000"/>
        </w:rPr>
        <w:t xml:space="preserve">При оценке распределения </w:t>
      </w:r>
      <w:r w:rsidR="00693023" w:rsidRPr="00D3445C">
        <w:rPr>
          <w:color w:val="000000"/>
        </w:rPr>
        <w:t>[</w:t>
      </w:r>
      <w:r w:rsidR="00693023" w:rsidRPr="00D3445C">
        <w:rPr>
          <w:color w:val="000000"/>
          <w:vertAlign w:val="superscript"/>
        </w:rPr>
        <w:t>14</w:t>
      </w:r>
      <w:r w:rsidR="00693023" w:rsidRPr="00D3445C">
        <w:rPr>
          <w:color w:val="000000"/>
        </w:rPr>
        <w:t>С]</w:t>
      </w:r>
      <w:r w:rsidR="00A36CFA">
        <w:rPr>
          <w:color w:val="000000"/>
        </w:rPr>
        <w:t>-</w:t>
      </w:r>
      <w:r w:rsidR="00693023">
        <w:rPr>
          <w:color w:val="000000"/>
        </w:rPr>
        <w:t>софосбувира после перорального введения</w:t>
      </w:r>
      <w:r>
        <w:rPr>
          <w:color w:val="000000"/>
        </w:rPr>
        <w:t xml:space="preserve"> </w:t>
      </w:r>
      <w:r w:rsidR="00693023" w:rsidRPr="00D3445C">
        <w:rPr>
          <w:color w:val="000000"/>
        </w:rPr>
        <w:t>пигментированным и непигментированным крысам</w:t>
      </w:r>
      <w:r w:rsidR="00693023">
        <w:rPr>
          <w:color w:val="000000"/>
        </w:rPr>
        <w:t xml:space="preserve"> было обнаружено, что </w:t>
      </w:r>
      <w:r w:rsidR="00693023" w:rsidRPr="00D3445C">
        <w:rPr>
          <w:color w:val="000000"/>
        </w:rPr>
        <w:t>материал быстро всасывался и активно распределялся в тканях</w:t>
      </w:r>
      <w:r w:rsidR="00693023">
        <w:rPr>
          <w:color w:val="000000"/>
        </w:rPr>
        <w:t xml:space="preserve">. </w:t>
      </w:r>
      <w:r w:rsidR="00693023" w:rsidRPr="00693023">
        <w:rPr>
          <w:color w:val="000000"/>
        </w:rPr>
        <w:t xml:space="preserve">Самые высокие концентрации радиоактивности в тканях были обнаружены в желудочно-кишечном тракте, органах лимфатической системы и выделительной системы. Самые низкие концентрации общей радиоактивности наблюдались в ЦНС, костях, хрусталике глаза и белой жировой ткани. Выведение радиоактивности из тканей было почти полным в последней временной точке (через 144 или 168 часов после введения препарата), при этом большинство концентраций в тканях снижались до уровня ниже предела количественного определения к 48 часам после введения препарата. Не было получено доказательств специфического связывания </w:t>
      </w:r>
      <w:r w:rsidR="00693023">
        <w:rPr>
          <w:color w:val="000000"/>
        </w:rPr>
        <w:t>софосбувира</w:t>
      </w:r>
      <w:r w:rsidR="00693023" w:rsidRPr="00693023">
        <w:rPr>
          <w:color w:val="000000"/>
        </w:rPr>
        <w:t xml:space="preserve"> или его метаболитов с меланином у крыс</w:t>
      </w:r>
      <w:r w:rsidR="00294003">
        <w:rPr>
          <w:color w:val="000000"/>
        </w:rPr>
        <w:t xml:space="preserve"> </w:t>
      </w:r>
      <w:r w:rsidR="00294003" w:rsidRPr="009009A4">
        <w:rPr>
          <w:color w:val="000000"/>
        </w:rPr>
        <w:t>[</w:t>
      </w:r>
      <w:r w:rsidR="009009A4" w:rsidRPr="009009A4">
        <w:rPr>
          <w:color w:val="000000"/>
        </w:rPr>
        <w:t>16</w:t>
      </w:r>
      <w:r w:rsidR="00294003" w:rsidRPr="009009A4">
        <w:rPr>
          <w:color w:val="000000"/>
        </w:rPr>
        <w:t>]</w:t>
      </w:r>
      <w:r w:rsidR="00693023" w:rsidRPr="009009A4">
        <w:rPr>
          <w:color w:val="000000"/>
        </w:rPr>
        <w:t>.</w:t>
      </w:r>
    </w:p>
    <w:p w14:paraId="5F39C181" w14:textId="77777777" w:rsidR="0073473E" w:rsidRPr="00693023" w:rsidRDefault="0073473E" w:rsidP="00693023">
      <w:pPr>
        <w:spacing w:after="0" w:line="240" w:lineRule="auto"/>
        <w:ind w:firstLine="708"/>
      </w:pPr>
    </w:p>
    <w:p w14:paraId="651C3220" w14:textId="6C77BF62" w:rsidR="009744E1" w:rsidRPr="00A91BD2" w:rsidRDefault="00693023">
      <w:pPr>
        <w:rPr>
          <w:i/>
          <w:iCs/>
          <w:rPrChange w:id="777" w:author="Абрамова Анна Андреевна" w:date="2024-05-14T23:33:00Z">
            <w:rPr/>
          </w:rPrChange>
        </w:rPr>
        <w:pPrChange w:id="778" w:author="Абрамова Анна Андреевна" w:date="2024-05-16T00:09:00Z">
          <w:pPr>
            <w:spacing w:before="120"/>
          </w:pPr>
        </w:pPrChange>
      </w:pPr>
      <w:r w:rsidRPr="00A91BD2">
        <w:rPr>
          <w:b/>
          <w:bCs/>
          <w:i/>
          <w:iCs/>
          <w:color w:val="000000"/>
          <w:rPrChange w:id="779" w:author="Абрамова Анна Андреевна" w:date="2024-05-14T23:33:00Z">
            <w:rPr>
              <w:b/>
              <w:bCs/>
              <w:color w:val="000000"/>
            </w:rPr>
          </w:rPrChange>
        </w:rPr>
        <w:t>Велпатасвир</w:t>
      </w:r>
    </w:p>
    <w:p w14:paraId="2F863840" w14:textId="77777777" w:rsidR="00693023" w:rsidRPr="00693023" w:rsidRDefault="00693023" w:rsidP="00363F83">
      <w:pPr>
        <w:spacing w:after="0" w:line="240" w:lineRule="auto"/>
        <w:ind w:firstLine="709"/>
        <w:contextualSpacing/>
        <w:rPr>
          <w:color w:val="000000"/>
        </w:rPr>
      </w:pPr>
      <w:r w:rsidRPr="00693023">
        <w:rPr>
          <w:color w:val="000000"/>
        </w:rPr>
        <w:t>Велпатасвир активно распределяется с объемом распределения от 1,4 до 1,6 л/кг у крыс, собак и обезьян (AD-281-2002, AD-281-2003, AD-281-2004).</w:t>
      </w:r>
    </w:p>
    <w:p w14:paraId="4B28C39E" w14:textId="40B40794" w:rsidR="00693023" w:rsidRDefault="00693023" w:rsidP="00363F83">
      <w:pPr>
        <w:spacing w:after="0" w:line="240" w:lineRule="auto"/>
        <w:ind w:firstLine="709"/>
        <w:contextualSpacing/>
        <w:rPr>
          <w:color w:val="000000"/>
        </w:rPr>
      </w:pPr>
      <w:r w:rsidRPr="00693023">
        <w:rPr>
          <w:color w:val="000000"/>
        </w:rPr>
        <w:t>После перорального введения [</w:t>
      </w:r>
      <w:r w:rsidRPr="00693023">
        <w:rPr>
          <w:color w:val="000000"/>
          <w:vertAlign w:val="superscript"/>
        </w:rPr>
        <w:t>14</w:t>
      </w:r>
      <w:r w:rsidRPr="00693023">
        <w:rPr>
          <w:color w:val="000000"/>
        </w:rPr>
        <w:t>C]</w:t>
      </w:r>
      <w:r>
        <w:rPr>
          <w:color w:val="000000"/>
        </w:rPr>
        <w:t>велпатасвира</w:t>
      </w:r>
      <w:r w:rsidRPr="00693023">
        <w:rPr>
          <w:color w:val="000000"/>
        </w:rPr>
        <w:t xml:space="preserve"> мышам, а также пигментированным и непигментированным крысам лекарственный материал быстро распределялся в большинстве тканей, особенно в печени (AD-281-2021 и AD-281-2018). Хотя </w:t>
      </w:r>
      <w:r>
        <w:rPr>
          <w:color w:val="000000"/>
        </w:rPr>
        <w:t>велпатасвир</w:t>
      </w:r>
      <w:r w:rsidRPr="00693023">
        <w:rPr>
          <w:color w:val="000000"/>
        </w:rPr>
        <w:t>, вероятно, связывается с меланином, он быстро удаляется с пигментированной кожи. Низкие уровни радиоактивности были временно обнаружены в головном мозге мышей и в семенниках мышей и крыс, что позволяет предположить, что [</w:t>
      </w:r>
      <w:r w:rsidRPr="00693023">
        <w:rPr>
          <w:color w:val="000000"/>
          <w:vertAlign w:val="superscript"/>
        </w:rPr>
        <w:t>14</w:t>
      </w:r>
      <w:r w:rsidRPr="00693023">
        <w:rPr>
          <w:color w:val="000000"/>
        </w:rPr>
        <w:t>C]</w:t>
      </w:r>
      <w:r>
        <w:rPr>
          <w:color w:val="000000"/>
        </w:rPr>
        <w:t>велпатасвир</w:t>
      </w:r>
      <w:r w:rsidRPr="00693023">
        <w:rPr>
          <w:color w:val="000000"/>
        </w:rPr>
        <w:t xml:space="preserve">-радиоактивность слабо проникает через гематоэнцефалический барьер у мышей и гематотестикулярный барьер у мышей и крыс, что согласуется с данными о том, что </w:t>
      </w:r>
      <w:r>
        <w:rPr>
          <w:color w:val="000000"/>
        </w:rPr>
        <w:t>велпатасвир</w:t>
      </w:r>
      <w:r w:rsidRPr="00693023">
        <w:rPr>
          <w:color w:val="000000"/>
        </w:rPr>
        <w:t xml:space="preserve"> является субстратом эффлюксных переносчико</w:t>
      </w:r>
      <w:r w:rsidRPr="009009A4">
        <w:rPr>
          <w:color w:val="000000"/>
        </w:rPr>
        <w:t>в</w:t>
      </w:r>
      <w:r w:rsidR="00294003" w:rsidRPr="009009A4">
        <w:rPr>
          <w:color w:val="000000"/>
        </w:rPr>
        <w:t xml:space="preserve"> [</w:t>
      </w:r>
      <w:r w:rsidR="009009A4" w:rsidRPr="009009A4">
        <w:rPr>
          <w:color w:val="000000"/>
        </w:rPr>
        <w:t>16</w:t>
      </w:r>
      <w:r w:rsidR="00294003" w:rsidRPr="009009A4">
        <w:rPr>
          <w:color w:val="000000"/>
        </w:rPr>
        <w:t>]</w:t>
      </w:r>
      <w:r w:rsidRPr="009009A4">
        <w:rPr>
          <w:color w:val="000000"/>
        </w:rPr>
        <w:t>.</w:t>
      </w:r>
    </w:p>
    <w:p w14:paraId="627EF404" w14:textId="77777777" w:rsidR="00693023" w:rsidRPr="00693023" w:rsidRDefault="00693023" w:rsidP="00693023">
      <w:pPr>
        <w:spacing w:after="0" w:line="240" w:lineRule="auto"/>
        <w:contextualSpacing/>
        <w:rPr>
          <w:color w:val="000000"/>
        </w:rPr>
      </w:pPr>
    </w:p>
    <w:p w14:paraId="75E57277" w14:textId="57222C83" w:rsidR="00693023" w:rsidRPr="00A91BD2" w:rsidRDefault="00693023" w:rsidP="00693023">
      <w:pPr>
        <w:spacing w:after="0" w:line="240" w:lineRule="auto"/>
        <w:contextualSpacing/>
        <w:rPr>
          <w:b/>
          <w:bCs/>
          <w:i/>
          <w:iCs/>
          <w:color w:val="000000"/>
          <w:rPrChange w:id="780" w:author="Абрамова Анна Андреевна" w:date="2024-05-14T23:34:00Z">
            <w:rPr>
              <w:b/>
              <w:bCs/>
              <w:color w:val="000000"/>
            </w:rPr>
          </w:rPrChange>
        </w:rPr>
      </w:pPr>
      <w:r w:rsidRPr="00A91BD2">
        <w:rPr>
          <w:b/>
          <w:bCs/>
          <w:i/>
          <w:iCs/>
          <w:color w:val="000000"/>
          <w:rPrChange w:id="781" w:author="Абрамова Анна Андреевна" w:date="2024-05-14T23:34:00Z">
            <w:rPr>
              <w:b/>
              <w:bCs/>
              <w:color w:val="000000"/>
            </w:rPr>
          </w:rPrChange>
        </w:rPr>
        <w:t>Софосбувир</w:t>
      </w:r>
      <w:ins w:id="782" w:author="Абрамова Анна Андреевна" w:date="2024-05-14T23:34:00Z">
        <w:r w:rsidR="00A91BD2">
          <w:rPr>
            <w:b/>
            <w:bCs/>
            <w:i/>
            <w:iCs/>
            <w:color w:val="000000"/>
          </w:rPr>
          <w:t>+</w:t>
        </w:r>
      </w:ins>
      <w:del w:id="783" w:author="Абрамова Анна Андреевна" w:date="2024-05-14T23:34:00Z">
        <w:r w:rsidRPr="00A91BD2" w:rsidDel="00A91BD2">
          <w:rPr>
            <w:b/>
            <w:bCs/>
            <w:i/>
            <w:iCs/>
            <w:color w:val="000000"/>
            <w:rPrChange w:id="784" w:author="Абрамова Анна Андреевна" w:date="2024-05-14T23:34:00Z">
              <w:rPr>
                <w:b/>
                <w:bCs/>
                <w:color w:val="000000"/>
              </w:rPr>
            </w:rPrChange>
          </w:rPr>
          <w:delText>/</w:delText>
        </w:r>
      </w:del>
      <w:r w:rsidRPr="00A91BD2">
        <w:rPr>
          <w:b/>
          <w:bCs/>
          <w:i/>
          <w:iCs/>
          <w:color w:val="000000"/>
          <w:rPrChange w:id="785" w:author="Абрамова Анна Андреевна" w:date="2024-05-14T23:34:00Z">
            <w:rPr>
              <w:b/>
              <w:bCs/>
              <w:color w:val="000000"/>
            </w:rPr>
          </w:rPrChange>
        </w:rPr>
        <w:t>велпатасвир</w:t>
      </w:r>
    </w:p>
    <w:p w14:paraId="1B7EA2D5" w14:textId="77777777" w:rsidR="00693023" w:rsidRPr="00693023" w:rsidRDefault="00693023" w:rsidP="00693023">
      <w:pPr>
        <w:spacing w:after="0" w:line="240" w:lineRule="auto"/>
        <w:contextualSpacing/>
        <w:rPr>
          <w:b/>
          <w:bCs/>
          <w:color w:val="000000"/>
        </w:rPr>
      </w:pPr>
    </w:p>
    <w:p w14:paraId="6B42D35A" w14:textId="7DCC1C73" w:rsidR="00B15C28" w:rsidRDefault="00693023" w:rsidP="00363F83">
      <w:pPr>
        <w:spacing w:after="0" w:line="240" w:lineRule="auto"/>
        <w:ind w:firstLine="709"/>
        <w:contextualSpacing/>
        <w:rPr>
          <w:color w:val="000000"/>
        </w:rPr>
      </w:pPr>
      <w:r w:rsidRPr="00693023">
        <w:rPr>
          <w:color w:val="000000"/>
        </w:rPr>
        <w:t xml:space="preserve">Доклинических исследований распределения комбинации </w:t>
      </w:r>
      <w:r>
        <w:rPr>
          <w:color w:val="000000"/>
        </w:rPr>
        <w:t>софосбувир+велпатасвир</w:t>
      </w:r>
      <w:r w:rsidRPr="00693023">
        <w:rPr>
          <w:color w:val="000000"/>
        </w:rPr>
        <w:t xml:space="preserve"> не </w:t>
      </w:r>
      <w:r w:rsidRPr="009009A4">
        <w:rPr>
          <w:color w:val="000000"/>
        </w:rPr>
        <w:t>проводил</w:t>
      </w:r>
      <w:ins w:id="786" w:author="Абрамова Анна Андреевна" w:date="2024-05-14T23:34:00Z">
        <w:r w:rsidR="00A91BD2">
          <w:rPr>
            <w:color w:val="000000"/>
          </w:rPr>
          <w:t>ось</w:t>
        </w:r>
      </w:ins>
      <w:del w:id="787" w:author="Абрамова Анна Андреевна" w:date="2024-05-14T23:34:00Z">
        <w:r w:rsidRPr="009009A4" w:rsidDel="00A91BD2">
          <w:rPr>
            <w:color w:val="000000"/>
          </w:rPr>
          <w:delText>и</w:delText>
        </w:r>
      </w:del>
      <w:r w:rsidR="00294003" w:rsidRPr="009009A4">
        <w:rPr>
          <w:color w:val="000000"/>
        </w:rPr>
        <w:t xml:space="preserve"> [</w:t>
      </w:r>
      <w:r w:rsidR="009009A4" w:rsidRPr="009009A4">
        <w:rPr>
          <w:color w:val="000000"/>
        </w:rPr>
        <w:t>16</w:t>
      </w:r>
      <w:r w:rsidR="00294003" w:rsidRPr="009009A4">
        <w:rPr>
          <w:color w:val="000000"/>
        </w:rPr>
        <w:t>]</w:t>
      </w:r>
      <w:r w:rsidRPr="009009A4">
        <w:rPr>
          <w:color w:val="000000"/>
        </w:rPr>
        <w:t>.</w:t>
      </w:r>
    </w:p>
    <w:p w14:paraId="7F5EE5CA" w14:textId="77777777" w:rsidR="00693023" w:rsidRPr="00BA7325" w:rsidRDefault="00693023" w:rsidP="00693023">
      <w:pPr>
        <w:spacing w:after="0" w:line="240" w:lineRule="auto"/>
        <w:contextualSpacing/>
        <w:rPr>
          <w:sz w:val="22"/>
          <w:highlight w:val="yellow"/>
        </w:rPr>
      </w:pPr>
    </w:p>
    <w:p w14:paraId="7C62C2C9" w14:textId="2F1F59E4" w:rsidR="00F364AD" w:rsidRDefault="0003556A" w:rsidP="005E1A9C">
      <w:pPr>
        <w:spacing w:after="0" w:line="240" w:lineRule="auto"/>
        <w:contextualSpacing/>
        <w:outlineLvl w:val="2"/>
        <w:rPr>
          <w:b/>
          <w:bCs/>
          <w:color w:val="000000" w:themeColor="text1"/>
        </w:rPr>
      </w:pPr>
      <w:bookmarkStart w:id="788" w:name="_Toc164609954"/>
      <w:bookmarkEnd w:id="772"/>
      <w:bookmarkEnd w:id="773"/>
      <w:r w:rsidRPr="002F2A7F">
        <w:rPr>
          <w:b/>
          <w:color w:val="000000" w:themeColor="text1"/>
        </w:rPr>
        <w:t>3.2.3</w:t>
      </w:r>
      <w:r w:rsidR="001E3E70" w:rsidRPr="002F2A7F">
        <w:rPr>
          <w:b/>
          <w:color w:val="000000" w:themeColor="text1"/>
        </w:rPr>
        <w:t xml:space="preserve">. </w:t>
      </w:r>
      <w:r w:rsidR="001E3E70" w:rsidRPr="002F2A7F">
        <w:rPr>
          <w:b/>
          <w:bCs/>
          <w:color w:val="000000" w:themeColor="text1"/>
        </w:rPr>
        <w:t>С</w:t>
      </w:r>
      <w:r w:rsidR="003D258B" w:rsidRPr="002F2A7F">
        <w:rPr>
          <w:b/>
          <w:bCs/>
          <w:color w:val="000000" w:themeColor="text1"/>
        </w:rPr>
        <w:t>вязывание с белками пл</w:t>
      </w:r>
      <w:r w:rsidR="001E3E70" w:rsidRPr="002F2A7F">
        <w:rPr>
          <w:b/>
          <w:bCs/>
          <w:color w:val="000000" w:themeColor="text1"/>
        </w:rPr>
        <w:t>азмы</w:t>
      </w:r>
      <w:bookmarkEnd w:id="788"/>
    </w:p>
    <w:p w14:paraId="132DC18F" w14:textId="77777777" w:rsidR="00B536B2" w:rsidRDefault="00B536B2" w:rsidP="005E1A9C">
      <w:pPr>
        <w:spacing w:after="0" w:line="240" w:lineRule="auto"/>
        <w:ind w:firstLine="708"/>
        <w:rPr>
          <w:color w:val="000000"/>
        </w:rPr>
      </w:pPr>
    </w:p>
    <w:p w14:paraId="6A30D3E7" w14:textId="77777777" w:rsidR="00294003" w:rsidRDefault="00294003" w:rsidP="00294003">
      <w:pPr>
        <w:spacing w:after="0" w:line="240" w:lineRule="auto"/>
      </w:pPr>
      <w:bookmarkStart w:id="789" w:name="_Hlk108701152"/>
      <w:r>
        <w:rPr>
          <w:b/>
          <w:bCs/>
          <w:color w:val="000000"/>
        </w:rPr>
        <w:t>Софосбувир</w:t>
      </w:r>
    </w:p>
    <w:p w14:paraId="6E3E26EC" w14:textId="77777777" w:rsidR="00294003" w:rsidRDefault="00294003" w:rsidP="00294003">
      <w:pPr>
        <w:spacing w:after="0" w:line="240" w:lineRule="auto"/>
        <w:rPr>
          <w:color w:val="000000"/>
        </w:rPr>
      </w:pPr>
    </w:p>
    <w:p w14:paraId="61681C0D" w14:textId="28A8315B" w:rsidR="00294003" w:rsidRDefault="00294003" w:rsidP="00294003">
      <w:pPr>
        <w:spacing w:after="0" w:line="240" w:lineRule="auto"/>
        <w:ind w:firstLine="708"/>
        <w:rPr>
          <w:color w:val="000000"/>
        </w:rPr>
      </w:pPr>
      <w:r w:rsidRPr="007F3252">
        <w:rPr>
          <w:color w:val="000000"/>
        </w:rPr>
        <w:t xml:space="preserve">Связывание </w:t>
      </w:r>
      <w:r>
        <w:rPr>
          <w:color w:val="000000"/>
        </w:rPr>
        <w:t>софосбувира</w:t>
      </w:r>
      <w:r w:rsidRPr="007F3252">
        <w:rPr>
          <w:color w:val="000000"/>
        </w:rPr>
        <w:t xml:space="preserve"> с белками </w:t>
      </w:r>
      <w:r>
        <w:rPr>
          <w:color w:val="000000"/>
        </w:rPr>
        <w:t>является</w:t>
      </w:r>
      <w:r w:rsidRPr="007F3252">
        <w:rPr>
          <w:color w:val="000000"/>
        </w:rPr>
        <w:t xml:space="preserve"> низким (&lt; 70%) и не завис</w:t>
      </w:r>
      <w:r>
        <w:rPr>
          <w:color w:val="000000"/>
        </w:rPr>
        <w:t>ит</w:t>
      </w:r>
      <w:r w:rsidRPr="007F3252">
        <w:rPr>
          <w:color w:val="000000"/>
        </w:rPr>
        <w:t xml:space="preserve"> от концентрации в плазме крови собаки и человека. Софосбувир не </w:t>
      </w:r>
      <w:r>
        <w:rPr>
          <w:color w:val="000000"/>
        </w:rPr>
        <w:t>демонстрирует</w:t>
      </w:r>
      <w:r w:rsidRPr="007F3252">
        <w:rPr>
          <w:color w:val="000000"/>
        </w:rPr>
        <w:t xml:space="preserve"> стабил</w:t>
      </w:r>
      <w:r>
        <w:rPr>
          <w:color w:val="000000"/>
        </w:rPr>
        <w:t>ьности</w:t>
      </w:r>
      <w:r w:rsidRPr="007F3252">
        <w:rPr>
          <w:color w:val="000000"/>
        </w:rPr>
        <w:t xml:space="preserve"> в плазме крови мышей, крыс и кроликов, и связывание с белками плазмы крови в этих матрицах определено не было. Связывание </w:t>
      </w:r>
      <w:r>
        <w:rPr>
          <w:color w:val="000000"/>
        </w:rPr>
        <w:t xml:space="preserve">метаболита софосбувира </w:t>
      </w:r>
      <w:r w:rsidRPr="007F3252">
        <w:rPr>
          <w:color w:val="000000"/>
        </w:rPr>
        <w:t>GS</w:t>
      </w:r>
      <w:r>
        <w:rPr>
          <w:color w:val="000000"/>
        </w:rPr>
        <w:t>-</w:t>
      </w:r>
      <w:r w:rsidRPr="007F3252">
        <w:rPr>
          <w:color w:val="000000"/>
        </w:rPr>
        <w:t>331007 с белками было минимальным в плазме крови мышей, крыс, кроликов, собак и человека (&lt; 10 %, PC PSI 7977 11 0001)</w:t>
      </w:r>
      <w:r>
        <w:rPr>
          <w:color w:val="000000"/>
        </w:rPr>
        <w:t xml:space="preserve"> </w:t>
      </w:r>
      <w:r w:rsidRPr="00693023">
        <w:rPr>
          <w:color w:val="000000"/>
        </w:rPr>
        <w:t>[</w:t>
      </w:r>
      <w:r w:rsidR="009009A4">
        <w:rPr>
          <w:color w:val="000000"/>
        </w:rPr>
        <w:t>16</w:t>
      </w:r>
      <w:r w:rsidRPr="00693023">
        <w:rPr>
          <w:color w:val="000000"/>
        </w:rPr>
        <w:t>]</w:t>
      </w:r>
      <w:r w:rsidRPr="007F3252">
        <w:rPr>
          <w:color w:val="000000"/>
        </w:rPr>
        <w:t>.</w:t>
      </w:r>
    </w:p>
    <w:p w14:paraId="72090359" w14:textId="77777777" w:rsidR="00294003" w:rsidRDefault="00294003" w:rsidP="00294003">
      <w:pPr>
        <w:spacing w:after="0" w:line="240" w:lineRule="auto"/>
        <w:ind w:firstLine="708"/>
        <w:rPr>
          <w:color w:val="000000"/>
        </w:rPr>
      </w:pPr>
    </w:p>
    <w:p w14:paraId="5ED26B5C" w14:textId="77777777" w:rsidR="00294003" w:rsidRPr="00693023" w:rsidRDefault="00294003" w:rsidP="00294003">
      <w:pPr>
        <w:spacing w:after="0" w:line="240" w:lineRule="auto"/>
        <w:rPr>
          <w:b/>
          <w:bCs/>
          <w:color w:val="000000"/>
        </w:rPr>
      </w:pPr>
      <w:r w:rsidRPr="004A342F">
        <w:rPr>
          <w:b/>
          <w:bCs/>
          <w:color w:val="000000"/>
        </w:rPr>
        <w:t>В</w:t>
      </w:r>
      <w:r w:rsidRPr="00693023">
        <w:rPr>
          <w:b/>
          <w:bCs/>
          <w:color w:val="000000"/>
        </w:rPr>
        <w:t>елпатасвир</w:t>
      </w:r>
    </w:p>
    <w:p w14:paraId="496D9631" w14:textId="77777777" w:rsidR="00294003" w:rsidRDefault="00294003" w:rsidP="00294003">
      <w:pPr>
        <w:spacing w:after="0" w:line="240" w:lineRule="auto"/>
        <w:ind w:firstLine="708"/>
        <w:rPr>
          <w:color w:val="000000"/>
        </w:rPr>
      </w:pPr>
    </w:p>
    <w:p w14:paraId="6A225165" w14:textId="3880F85A" w:rsidR="00294003" w:rsidRDefault="00294003" w:rsidP="00A36CFA">
      <w:pPr>
        <w:spacing w:after="0" w:line="240" w:lineRule="auto"/>
        <w:ind w:firstLine="708"/>
        <w:rPr>
          <w:color w:val="000000"/>
        </w:rPr>
      </w:pPr>
      <w:r w:rsidRPr="00693023">
        <w:rPr>
          <w:color w:val="000000"/>
        </w:rPr>
        <w:t xml:space="preserve">Связывание </w:t>
      </w:r>
      <w:r>
        <w:rPr>
          <w:color w:val="000000"/>
        </w:rPr>
        <w:t>велпатсвира</w:t>
      </w:r>
      <w:r w:rsidRPr="00693023">
        <w:rPr>
          <w:color w:val="000000"/>
        </w:rPr>
        <w:t xml:space="preserve"> с белками плазмы крови определяли у мышей CD-1, крыс Спраг-Доули, собак породы бигль, макак-резус, яванских макаков и человека </w:t>
      </w:r>
      <w:r w:rsidRPr="00693023">
        <w:rPr>
          <w:i/>
          <w:iCs/>
          <w:color w:val="000000"/>
        </w:rPr>
        <w:t>in vitro</w:t>
      </w:r>
      <w:r w:rsidRPr="00693023">
        <w:rPr>
          <w:color w:val="000000"/>
        </w:rPr>
        <w:t xml:space="preserve"> путем равновесного диализа при концентрации </w:t>
      </w:r>
      <w:r>
        <w:rPr>
          <w:color w:val="000000"/>
        </w:rPr>
        <w:t>велпатасвира</w:t>
      </w:r>
      <w:r w:rsidRPr="00693023">
        <w:rPr>
          <w:color w:val="000000"/>
        </w:rPr>
        <w:t xml:space="preserve"> в плазме крови 2 мкМ (AD-281-2037 и AD-281-2001). Связывание </w:t>
      </w:r>
      <w:r>
        <w:rPr>
          <w:color w:val="000000"/>
        </w:rPr>
        <w:t>велпатасвира</w:t>
      </w:r>
      <w:r w:rsidRPr="00693023">
        <w:rPr>
          <w:color w:val="000000"/>
        </w:rPr>
        <w:t xml:space="preserve"> с белками плазмы крови человека также определяли </w:t>
      </w:r>
      <w:r w:rsidRPr="00693023">
        <w:rPr>
          <w:i/>
          <w:iCs/>
          <w:color w:val="000000"/>
        </w:rPr>
        <w:t>in vitro</w:t>
      </w:r>
      <w:r w:rsidRPr="00693023">
        <w:rPr>
          <w:color w:val="000000"/>
        </w:rPr>
        <w:t xml:space="preserve"> методом равновесного диализа при различных концентрациях </w:t>
      </w:r>
      <w:r>
        <w:rPr>
          <w:color w:val="000000"/>
        </w:rPr>
        <w:t>велпатасвира</w:t>
      </w:r>
      <w:r w:rsidRPr="00693023">
        <w:rPr>
          <w:color w:val="000000"/>
        </w:rPr>
        <w:t xml:space="preserve"> в плазме крови в диапазоне от 0,1 до 2 мкМ (AD-281-2029). Велпатасвир активно связывался с белками плазмы крови всех видов (&gt; 99,5 % связывания) </w:t>
      </w:r>
      <w:r w:rsidRPr="00615E1A">
        <w:rPr>
          <w:color w:val="000000"/>
        </w:rPr>
        <w:t xml:space="preserve">(Таблица </w:t>
      </w:r>
      <w:r w:rsidR="00615E1A" w:rsidRPr="00615E1A">
        <w:rPr>
          <w:color w:val="000000"/>
        </w:rPr>
        <w:t>3-9</w:t>
      </w:r>
      <w:r w:rsidRPr="00615E1A">
        <w:rPr>
          <w:color w:val="000000"/>
        </w:rPr>
        <w:t>). Заметного изменения связывания велпатасвира с белками плазмы крови человека</w:t>
      </w:r>
      <w:r w:rsidRPr="00693023">
        <w:rPr>
          <w:color w:val="000000"/>
        </w:rPr>
        <w:t xml:space="preserve"> с 0,1 до 2 мкМ </w:t>
      </w:r>
      <w:r>
        <w:rPr>
          <w:color w:val="000000"/>
        </w:rPr>
        <w:t>велпатасвира</w:t>
      </w:r>
      <w:r w:rsidRPr="00693023">
        <w:rPr>
          <w:color w:val="000000"/>
        </w:rPr>
        <w:t xml:space="preserve"> (C</w:t>
      </w:r>
      <w:r w:rsidRPr="00693023">
        <w:rPr>
          <w:color w:val="000000"/>
          <w:vertAlign w:val="subscript"/>
        </w:rPr>
        <w:t>max</w:t>
      </w:r>
      <w:r w:rsidRPr="00693023">
        <w:rPr>
          <w:color w:val="000000"/>
        </w:rPr>
        <w:t>, наблюдаемая в клинических исследованиях: 259 нг/мл, или 0,293 мкМ) не наблюдалось</w:t>
      </w:r>
      <w:r>
        <w:rPr>
          <w:color w:val="000000"/>
        </w:rPr>
        <w:t xml:space="preserve"> </w:t>
      </w:r>
      <w:r w:rsidRPr="00693023">
        <w:rPr>
          <w:color w:val="000000"/>
        </w:rPr>
        <w:t>[</w:t>
      </w:r>
      <w:r w:rsidR="009009A4">
        <w:rPr>
          <w:color w:val="000000"/>
        </w:rPr>
        <w:t>16</w:t>
      </w:r>
      <w:r w:rsidRPr="00693023">
        <w:rPr>
          <w:color w:val="000000"/>
        </w:rPr>
        <w:t>]</w:t>
      </w:r>
      <w:r w:rsidRPr="007F3252">
        <w:rPr>
          <w:color w:val="000000"/>
        </w:rPr>
        <w:t>.</w:t>
      </w:r>
    </w:p>
    <w:p w14:paraId="419974D8" w14:textId="6CBF9BCC" w:rsidR="00294003" w:rsidRPr="00D3445C" w:rsidRDefault="00294003" w:rsidP="00B41C86">
      <w:pPr>
        <w:spacing w:before="120" w:after="0" w:line="240" w:lineRule="auto"/>
      </w:pPr>
      <w:r w:rsidRPr="00D3445C">
        <w:rPr>
          <w:b/>
          <w:bCs/>
          <w:color w:val="000000"/>
        </w:rPr>
        <w:t xml:space="preserve">Таблица </w:t>
      </w:r>
      <w:r w:rsidR="00615E1A">
        <w:rPr>
          <w:b/>
          <w:bCs/>
          <w:color w:val="000000"/>
        </w:rPr>
        <w:t>3-</w:t>
      </w:r>
      <w:ins w:id="790" w:author="Абрамова Анна Андреевна" w:date="2024-05-17T15:21:00Z">
        <w:r w:rsidR="005E739A">
          <w:rPr>
            <w:b/>
            <w:bCs/>
            <w:color w:val="000000"/>
          </w:rPr>
          <w:t>10</w:t>
        </w:r>
      </w:ins>
      <w:del w:id="791" w:author="Абрамова Анна Андреевна" w:date="2024-05-17T15:21:00Z">
        <w:r w:rsidR="00615E1A" w:rsidDel="005E739A">
          <w:rPr>
            <w:b/>
            <w:bCs/>
            <w:color w:val="000000"/>
          </w:rPr>
          <w:delText>9</w:delText>
        </w:r>
      </w:del>
      <w:ins w:id="792" w:author="Абрамова Анна Андреевна" w:date="2024-05-17T15:21:00Z">
        <w:r w:rsidR="005E739A">
          <w:rPr>
            <w:b/>
            <w:bCs/>
            <w:color w:val="000000"/>
          </w:rPr>
          <w:t>.</w:t>
        </w:r>
      </w:ins>
      <w:del w:id="793" w:author="Абрамова Анна Андреевна" w:date="2024-05-17T15:21:00Z">
        <w:r w:rsidRPr="00D3445C" w:rsidDel="005E739A">
          <w:rPr>
            <w:b/>
            <w:bCs/>
            <w:color w:val="000000"/>
          </w:rPr>
          <w:delText>:</w:delText>
        </w:r>
      </w:del>
      <w:r w:rsidRPr="00D3445C">
        <w:rPr>
          <w:b/>
          <w:bCs/>
          <w:color w:val="000000"/>
        </w:rPr>
        <w:t xml:space="preserve"> </w:t>
      </w:r>
      <w:r w:rsidRPr="00693023">
        <w:rPr>
          <w:color w:val="000000"/>
        </w:rPr>
        <w:t>Связывание велпатасвира с белками плазмы крови у различных видов</w:t>
      </w:r>
      <w:ins w:id="794" w:author="Абрамова Анна Андреевна" w:date="2024-05-14T23:37:00Z">
        <w:r w:rsidR="00A91BD2">
          <w:rPr>
            <w:color w:val="000000"/>
          </w:rPr>
          <w:t>.</w:t>
        </w:r>
      </w:ins>
    </w:p>
    <w:tbl>
      <w:tblPr>
        <w:tblW w:w="5000" w:type="pct"/>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3419"/>
        <w:gridCol w:w="3083"/>
        <w:gridCol w:w="2842"/>
      </w:tblGrid>
      <w:tr w:rsidR="00294003" w:rsidRPr="00A36CFA" w14:paraId="05E83774" w14:textId="77777777" w:rsidTr="00A36CFA">
        <w:tc>
          <w:tcPr>
            <w:tcW w:w="3419" w:type="dxa"/>
            <w:shd w:val="clear" w:color="auto" w:fill="D9D9D9" w:themeFill="background1" w:themeFillShade="D9"/>
          </w:tcPr>
          <w:p w14:paraId="3724648D" w14:textId="77777777" w:rsidR="00294003" w:rsidRPr="00A36CFA" w:rsidRDefault="00294003" w:rsidP="00B41C86">
            <w:pPr>
              <w:spacing w:line="240" w:lineRule="auto"/>
              <w:jc w:val="center"/>
            </w:pPr>
            <w:r w:rsidRPr="00A36CFA">
              <w:rPr>
                <w:b/>
                <w:bCs/>
                <w:color w:val="000000"/>
              </w:rPr>
              <w:t>Вид</w:t>
            </w:r>
          </w:p>
        </w:tc>
        <w:tc>
          <w:tcPr>
            <w:tcW w:w="3083" w:type="dxa"/>
            <w:shd w:val="clear" w:color="auto" w:fill="D9D9D9" w:themeFill="background1" w:themeFillShade="D9"/>
          </w:tcPr>
          <w:p w14:paraId="0A324626" w14:textId="77777777" w:rsidR="00294003" w:rsidRPr="00A36CFA" w:rsidRDefault="00294003" w:rsidP="00B41C86">
            <w:pPr>
              <w:spacing w:line="240" w:lineRule="auto"/>
              <w:jc w:val="center"/>
            </w:pPr>
            <w:r w:rsidRPr="00A36CFA">
              <w:rPr>
                <w:b/>
                <w:bCs/>
                <w:color w:val="000000"/>
              </w:rPr>
              <w:t>Несвязанная (%)</w:t>
            </w:r>
          </w:p>
        </w:tc>
        <w:tc>
          <w:tcPr>
            <w:tcW w:w="2842" w:type="dxa"/>
            <w:shd w:val="clear" w:color="auto" w:fill="D9D9D9" w:themeFill="background1" w:themeFillShade="D9"/>
          </w:tcPr>
          <w:p w14:paraId="45B9D9E0" w14:textId="77777777" w:rsidR="00294003" w:rsidRPr="00A36CFA" w:rsidRDefault="00294003" w:rsidP="00B41C86">
            <w:pPr>
              <w:spacing w:line="240" w:lineRule="auto"/>
              <w:jc w:val="center"/>
            </w:pPr>
            <w:r w:rsidRPr="00A36CFA">
              <w:rPr>
                <w:b/>
                <w:bCs/>
                <w:color w:val="000000"/>
              </w:rPr>
              <w:t>Связано (%)</w:t>
            </w:r>
          </w:p>
        </w:tc>
      </w:tr>
      <w:tr w:rsidR="00294003" w:rsidRPr="00A36CFA" w14:paraId="27A46E6E" w14:textId="77777777" w:rsidTr="00A36CFA">
        <w:tc>
          <w:tcPr>
            <w:tcW w:w="3419" w:type="dxa"/>
            <w:shd w:val="clear" w:color="auto" w:fill="FFFFFF"/>
          </w:tcPr>
          <w:p w14:paraId="38A3FEC9" w14:textId="77777777" w:rsidR="00294003" w:rsidRPr="00A36CFA" w:rsidRDefault="00294003" w:rsidP="00B41C86">
            <w:pPr>
              <w:spacing w:line="240" w:lineRule="auto"/>
              <w:jc w:val="center"/>
            </w:pPr>
            <w:r w:rsidRPr="00A36CFA">
              <w:rPr>
                <w:color w:val="000000"/>
              </w:rPr>
              <w:t>Мыши CD-1</w:t>
            </w:r>
          </w:p>
        </w:tc>
        <w:tc>
          <w:tcPr>
            <w:tcW w:w="3083" w:type="dxa"/>
            <w:shd w:val="clear" w:color="auto" w:fill="FFFFFF"/>
          </w:tcPr>
          <w:p w14:paraId="06722DDB" w14:textId="77777777" w:rsidR="00294003" w:rsidRPr="00A36CFA" w:rsidRDefault="00294003" w:rsidP="00B41C86">
            <w:pPr>
              <w:spacing w:line="240" w:lineRule="auto"/>
              <w:jc w:val="center"/>
            </w:pPr>
            <w:r w:rsidRPr="00A36CFA">
              <w:rPr>
                <w:color w:val="000000"/>
              </w:rPr>
              <w:t>&lt; 0,1</w:t>
            </w:r>
          </w:p>
        </w:tc>
        <w:tc>
          <w:tcPr>
            <w:tcW w:w="2842" w:type="dxa"/>
            <w:shd w:val="clear" w:color="auto" w:fill="FFFFFF"/>
          </w:tcPr>
          <w:p w14:paraId="6555CCF3" w14:textId="77777777" w:rsidR="00294003" w:rsidRPr="00A36CFA" w:rsidRDefault="00294003" w:rsidP="00B41C86">
            <w:pPr>
              <w:spacing w:line="240" w:lineRule="auto"/>
              <w:jc w:val="center"/>
            </w:pPr>
            <w:r w:rsidRPr="00A36CFA">
              <w:rPr>
                <w:color w:val="000000"/>
              </w:rPr>
              <w:t>&gt; 99,9</w:t>
            </w:r>
          </w:p>
        </w:tc>
      </w:tr>
      <w:tr w:rsidR="00294003" w:rsidRPr="00A36CFA" w14:paraId="74F388AA" w14:textId="77777777" w:rsidTr="00A36CFA">
        <w:tc>
          <w:tcPr>
            <w:tcW w:w="3419" w:type="dxa"/>
            <w:shd w:val="clear" w:color="auto" w:fill="FFFFFF"/>
          </w:tcPr>
          <w:p w14:paraId="6A2D37DE" w14:textId="77777777" w:rsidR="00294003" w:rsidRPr="00A36CFA" w:rsidRDefault="00294003" w:rsidP="00B41C86">
            <w:pPr>
              <w:spacing w:line="240" w:lineRule="auto"/>
              <w:jc w:val="center"/>
            </w:pPr>
            <w:r w:rsidRPr="00A36CFA">
              <w:rPr>
                <w:color w:val="000000"/>
              </w:rPr>
              <w:t>Крысы Спраг-Доули</w:t>
            </w:r>
          </w:p>
        </w:tc>
        <w:tc>
          <w:tcPr>
            <w:tcW w:w="3083" w:type="dxa"/>
            <w:shd w:val="clear" w:color="auto" w:fill="FFFFFF"/>
          </w:tcPr>
          <w:p w14:paraId="63C52B8B" w14:textId="77777777" w:rsidR="00294003" w:rsidRPr="00A36CFA" w:rsidRDefault="00294003" w:rsidP="00B41C86">
            <w:pPr>
              <w:spacing w:line="240" w:lineRule="auto"/>
              <w:jc w:val="center"/>
            </w:pPr>
            <w:r w:rsidRPr="00A36CFA">
              <w:rPr>
                <w:color w:val="000000"/>
              </w:rPr>
              <w:t>0,22 ± 0,03</w:t>
            </w:r>
          </w:p>
        </w:tc>
        <w:tc>
          <w:tcPr>
            <w:tcW w:w="2842" w:type="dxa"/>
            <w:shd w:val="clear" w:color="auto" w:fill="FFFFFF"/>
          </w:tcPr>
          <w:p w14:paraId="1E2462EB" w14:textId="77777777" w:rsidR="00294003" w:rsidRPr="00A36CFA" w:rsidRDefault="00294003" w:rsidP="00B41C86">
            <w:pPr>
              <w:spacing w:line="240" w:lineRule="auto"/>
              <w:jc w:val="center"/>
            </w:pPr>
            <w:r w:rsidRPr="00A36CFA">
              <w:rPr>
                <w:color w:val="000000"/>
              </w:rPr>
              <w:t>99,78 ± 0,03</w:t>
            </w:r>
          </w:p>
        </w:tc>
      </w:tr>
      <w:tr w:rsidR="00294003" w:rsidRPr="00A36CFA" w14:paraId="35886492" w14:textId="77777777" w:rsidTr="00A36CFA">
        <w:tc>
          <w:tcPr>
            <w:tcW w:w="3419" w:type="dxa"/>
            <w:shd w:val="clear" w:color="auto" w:fill="FFFFFF"/>
          </w:tcPr>
          <w:p w14:paraId="3DCEE3E9" w14:textId="77777777" w:rsidR="00294003" w:rsidRPr="00A36CFA" w:rsidRDefault="00294003" w:rsidP="00B41C86">
            <w:pPr>
              <w:spacing w:line="240" w:lineRule="auto"/>
              <w:jc w:val="center"/>
            </w:pPr>
            <w:r w:rsidRPr="00A36CFA">
              <w:rPr>
                <w:color w:val="000000"/>
              </w:rPr>
              <w:t>Собаки бигль</w:t>
            </w:r>
          </w:p>
        </w:tc>
        <w:tc>
          <w:tcPr>
            <w:tcW w:w="3083" w:type="dxa"/>
            <w:shd w:val="clear" w:color="auto" w:fill="FFFFFF"/>
          </w:tcPr>
          <w:p w14:paraId="450A28C0" w14:textId="77777777" w:rsidR="00294003" w:rsidRPr="00A36CFA" w:rsidRDefault="00294003" w:rsidP="00B41C86">
            <w:pPr>
              <w:spacing w:line="240" w:lineRule="auto"/>
              <w:jc w:val="center"/>
            </w:pPr>
            <w:r w:rsidRPr="00A36CFA">
              <w:rPr>
                <w:color w:val="000000"/>
              </w:rPr>
              <w:t>0,19 ± 0,02</w:t>
            </w:r>
          </w:p>
        </w:tc>
        <w:tc>
          <w:tcPr>
            <w:tcW w:w="2842" w:type="dxa"/>
            <w:shd w:val="clear" w:color="auto" w:fill="FFFFFF"/>
          </w:tcPr>
          <w:p w14:paraId="31CA360D" w14:textId="77777777" w:rsidR="00294003" w:rsidRPr="00A36CFA" w:rsidRDefault="00294003" w:rsidP="00B41C86">
            <w:pPr>
              <w:spacing w:line="240" w:lineRule="auto"/>
              <w:jc w:val="center"/>
            </w:pPr>
            <w:r w:rsidRPr="00A36CFA">
              <w:rPr>
                <w:color w:val="000000"/>
              </w:rPr>
              <w:t>99,81 ± 0,02</w:t>
            </w:r>
          </w:p>
        </w:tc>
      </w:tr>
      <w:tr w:rsidR="00294003" w:rsidRPr="00A36CFA" w14:paraId="3F4FF0BE" w14:textId="77777777" w:rsidTr="00A36CFA">
        <w:tc>
          <w:tcPr>
            <w:tcW w:w="3419" w:type="dxa"/>
            <w:shd w:val="clear" w:color="auto" w:fill="FFFFFF"/>
          </w:tcPr>
          <w:p w14:paraId="4C86F254" w14:textId="77777777" w:rsidR="00294003" w:rsidRPr="00A36CFA" w:rsidRDefault="00294003" w:rsidP="00B41C86">
            <w:pPr>
              <w:spacing w:line="240" w:lineRule="auto"/>
              <w:jc w:val="center"/>
            </w:pPr>
            <w:r w:rsidRPr="00A36CFA">
              <w:rPr>
                <w:color w:val="000000"/>
              </w:rPr>
              <w:t>Яванский макак</w:t>
            </w:r>
          </w:p>
        </w:tc>
        <w:tc>
          <w:tcPr>
            <w:tcW w:w="3083" w:type="dxa"/>
            <w:shd w:val="clear" w:color="auto" w:fill="FFFFFF"/>
          </w:tcPr>
          <w:p w14:paraId="700B70AE" w14:textId="77777777" w:rsidR="00294003" w:rsidRPr="00A36CFA" w:rsidRDefault="00294003" w:rsidP="00B41C86">
            <w:pPr>
              <w:spacing w:line="240" w:lineRule="auto"/>
              <w:jc w:val="center"/>
            </w:pPr>
            <w:r w:rsidRPr="00A36CFA">
              <w:rPr>
                <w:color w:val="000000"/>
              </w:rPr>
              <w:t>0,41 ± 0,07</w:t>
            </w:r>
          </w:p>
        </w:tc>
        <w:tc>
          <w:tcPr>
            <w:tcW w:w="2842" w:type="dxa"/>
            <w:shd w:val="clear" w:color="auto" w:fill="FFFFFF"/>
          </w:tcPr>
          <w:p w14:paraId="01EEC032" w14:textId="77777777" w:rsidR="00294003" w:rsidRPr="00A36CFA" w:rsidRDefault="00294003" w:rsidP="00B41C86">
            <w:pPr>
              <w:spacing w:line="240" w:lineRule="auto"/>
              <w:jc w:val="center"/>
            </w:pPr>
            <w:r w:rsidRPr="00A36CFA">
              <w:rPr>
                <w:color w:val="000000"/>
              </w:rPr>
              <w:t>99,59 ± 0,07</w:t>
            </w:r>
          </w:p>
        </w:tc>
      </w:tr>
      <w:tr w:rsidR="00294003" w:rsidRPr="00A36CFA" w14:paraId="50387598" w14:textId="77777777" w:rsidTr="00A36CFA">
        <w:tc>
          <w:tcPr>
            <w:tcW w:w="3419" w:type="dxa"/>
            <w:shd w:val="clear" w:color="auto" w:fill="FFFFFF"/>
          </w:tcPr>
          <w:p w14:paraId="78D373CD" w14:textId="77777777" w:rsidR="00294003" w:rsidRPr="00A36CFA" w:rsidRDefault="00294003" w:rsidP="00B41C86">
            <w:pPr>
              <w:spacing w:line="240" w:lineRule="auto"/>
              <w:jc w:val="center"/>
            </w:pPr>
            <w:r w:rsidRPr="00A36CFA">
              <w:rPr>
                <w:color w:val="000000"/>
              </w:rPr>
              <w:t>Макаки-резусы</w:t>
            </w:r>
          </w:p>
        </w:tc>
        <w:tc>
          <w:tcPr>
            <w:tcW w:w="3083" w:type="dxa"/>
            <w:shd w:val="clear" w:color="auto" w:fill="FFFFFF"/>
          </w:tcPr>
          <w:p w14:paraId="630E7AF4" w14:textId="77777777" w:rsidR="00294003" w:rsidRPr="00A36CFA" w:rsidRDefault="00294003" w:rsidP="00B41C86">
            <w:pPr>
              <w:spacing w:line="240" w:lineRule="auto"/>
              <w:jc w:val="center"/>
            </w:pPr>
            <w:r w:rsidRPr="00A36CFA">
              <w:rPr>
                <w:color w:val="000000"/>
              </w:rPr>
              <w:t>0,28 ± 0,01</w:t>
            </w:r>
          </w:p>
        </w:tc>
        <w:tc>
          <w:tcPr>
            <w:tcW w:w="2842" w:type="dxa"/>
            <w:shd w:val="clear" w:color="auto" w:fill="FFFFFF"/>
          </w:tcPr>
          <w:p w14:paraId="3D8FC9AB" w14:textId="77777777" w:rsidR="00294003" w:rsidRPr="00A36CFA" w:rsidRDefault="00294003" w:rsidP="00B41C86">
            <w:pPr>
              <w:spacing w:line="240" w:lineRule="auto"/>
              <w:jc w:val="center"/>
            </w:pPr>
            <w:r w:rsidRPr="00A36CFA">
              <w:rPr>
                <w:color w:val="000000"/>
              </w:rPr>
              <w:t>99,72 ± 0,01</w:t>
            </w:r>
          </w:p>
        </w:tc>
      </w:tr>
      <w:tr w:rsidR="00294003" w:rsidRPr="00A36CFA" w14:paraId="06BFC66A" w14:textId="77777777" w:rsidTr="00A36CFA">
        <w:tc>
          <w:tcPr>
            <w:tcW w:w="3419" w:type="dxa"/>
            <w:shd w:val="clear" w:color="auto" w:fill="FFFFFF"/>
          </w:tcPr>
          <w:p w14:paraId="21042535" w14:textId="77777777" w:rsidR="00294003" w:rsidRPr="00A36CFA" w:rsidRDefault="00294003" w:rsidP="00B41C86">
            <w:pPr>
              <w:spacing w:line="240" w:lineRule="auto"/>
              <w:jc w:val="center"/>
            </w:pPr>
            <w:r w:rsidRPr="00A36CFA">
              <w:rPr>
                <w:color w:val="000000"/>
              </w:rPr>
              <w:t>Человек</w:t>
            </w:r>
          </w:p>
        </w:tc>
        <w:tc>
          <w:tcPr>
            <w:tcW w:w="3083" w:type="dxa"/>
            <w:shd w:val="clear" w:color="auto" w:fill="FFFFFF"/>
          </w:tcPr>
          <w:p w14:paraId="371425B1" w14:textId="77777777" w:rsidR="00294003" w:rsidRPr="00A36CFA" w:rsidRDefault="00294003" w:rsidP="00B41C86">
            <w:pPr>
              <w:spacing w:line="240" w:lineRule="auto"/>
              <w:jc w:val="center"/>
            </w:pPr>
            <w:r w:rsidRPr="00A36CFA">
              <w:rPr>
                <w:color w:val="000000"/>
              </w:rPr>
              <w:t>0,30 ± 0,02</w:t>
            </w:r>
          </w:p>
        </w:tc>
        <w:tc>
          <w:tcPr>
            <w:tcW w:w="2842" w:type="dxa"/>
            <w:shd w:val="clear" w:color="auto" w:fill="FFFFFF"/>
          </w:tcPr>
          <w:p w14:paraId="1AF6BD10" w14:textId="77777777" w:rsidR="00294003" w:rsidRPr="00A36CFA" w:rsidRDefault="00294003" w:rsidP="00B41C86">
            <w:pPr>
              <w:spacing w:line="240" w:lineRule="auto"/>
              <w:jc w:val="center"/>
            </w:pPr>
            <w:r w:rsidRPr="00A36CFA">
              <w:rPr>
                <w:color w:val="000000"/>
              </w:rPr>
              <w:t>99,70 ± 0,02</w:t>
            </w:r>
          </w:p>
        </w:tc>
      </w:tr>
      <w:tr w:rsidR="00A36CFA" w:rsidRPr="00A36CFA" w14:paraId="369B12F4" w14:textId="77777777" w:rsidTr="000B382D">
        <w:tc>
          <w:tcPr>
            <w:tcW w:w="9344" w:type="dxa"/>
            <w:gridSpan w:val="3"/>
            <w:shd w:val="clear" w:color="auto" w:fill="FFFFFF"/>
          </w:tcPr>
          <w:p w14:paraId="1A2D11A1" w14:textId="77777777" w:rsidR="00A36CFA" w:rsidRPr="00693023" w:rsidRDefault="00A36CFA" w:rsidP="00A91BD2">
            <w:pPr>
              <w:spacing w:after="0" w:line="240" w:lineRule="auto"/>
              <w:rPr>
                <w:b/>
                <w:bCs/>
                <w:color w:val="000000"/>
                <w:sz w:val="20"/>
                <w:szCs w:val="20"/>
              </w:rPr>
            </w:pPr>
            <w:r w:rsidRPr="00693023">
              <w:rPr>
                <w:b/>
                <w:bCs/>
                <w:color w:val="000000"/>
                <w:sz w:val="20"/>
                <w:szCs w:val="20"/>
              </w:rPr>
              <w:t>Примечание:</w:t>
            </w:r>
          </w:p>
          <w:p w14:paraId="4E0A1BF0" w14:textId="77777777" w:rsidR="00A36CFA" w:rsidRPr="00693023" w:rsidRDefault="00A36CFA" w:rsidP="00B41C86">
            <w:pPr>
              <w:spacing w:after="0" w:line="240" w:lineRule="auto"/>
              <w:rPr>
                <w:sz w:val="20"/>
                <w:szCs w:val="20"/>
              </w:rPr>
            </w:pPr>
            <w:r w:rsidRPr="00693023">
              <w:rPr>
                <w:color w:val="000000"/>
                <w:sz w:val="20"/>
                <w:szCs w:val="20"/>
              </w:rPr>
              <w:t>Начальная концентрация при инкубации составляла 2 мкМ.</w:t>
            </w:r>
          </w:p>
          <w:p w14:paraId="6044486B" w14:textId="4186A976" w:rsidR="00A36CFA" w:rsidRPr="00A36CFA" w:rsidRDefault="00A36CFA" w:rsidP="00B41C86">
            <w:pPr>
              <w:spacing w:after="0" w:line="240" w:lineRule="auto"/>
              <w:rPr>
                <w:rFonts w:eastAsia="Times New Roman"/>
                <w:color w:val="000000"/>
                <w:sz w:val="20"/>
                <w:szCs w:val="20"/>
              </w:rPr>
            </w:pPr>
            <w:r w:rsidRPr="00693023">
              <w:rPr>
                <w:color w:val="000000"/>
                <w:sz w:val="20"/>
                <w:szCs w:val="20"/>
              </w:rPr>
              <w:t xml:space="preserve">Данные представлены в виде среднего значения ± СО по результатам 3-х определений </w:t>
            </w:r>
          </w:p>
        </w:tc>
      </w:tr>
    </w:tbl>
    <w:p w14:paraId="71930E90" w14:textId="77777777" w:rsidR="00A36CFA" w:rsidRDefault="00A36CFA" w:rsidP="00294003">
      <w:pPr>
        <w:spacing w:after="0" w:line="240" w:lineRule="auto"/>
        <w:contextualSpacing/>
        <w:rPr>
          <w:b/>
          <w:bCs/>
          <w:color w:val="000000"/>
          <w:sz w:val="20"/>
          <w:szCs w:val="20"/>
        </w:rPr>
      </w:pPr>
    </w:p>
    <w:p w14:paraId="3D311B94" w14:textId="77777777" w:rsidR="00AD6294" w:rsidRDefault="00AD6294" w:rsidP="00294003">
      <w:pPr>
        <w:spacing w:after="0" w:line="240" w:lineRule="auto"/>
        <w:contextualSpacing/>
        <w:rPr>
          <w:ins w:id="795" w:author="Абрамова Анна Андреевна" w:date="2024-05-17T00:46:00Z"/>
          <w:b/>
          <w:bCs/>
        </w:rPr>
      </w:pPr>
    </w:p>
    <w:p w14:paraId="59452610" w14:textId="77777777" w:rsidR="00AD6294" w:rsidRDefault="00AD6294" w:rsidP="00294003">
      <w:pPr>
        <w:spacing w:after="0" w:line="240" w:lineRule="auto"/>
        <w:contextualSpacing/>
        <w:rPr>
          <w:ins w:id="796" w:author="Абрамова Анна Андреевна" w:date="2024-05-17T00:46:00Z"/>
          <w:b/>
          <w:bCs/>
        </w:rPr>
      </w:pPr>
    </w:p>
    <w:p w14:paraId="780FC5EF" w14:textId="1D54CCE5" w:rsidR="00294003" w:rsidRDefault="00294003" w:rsidP="00294003">
      <w:pPr>
        <w:spacing w:after="0" w:line="240" w:lineRule="auto"/>
        <w:contextualSpacing/>
        <w:rPr>
          <w:b/>
          <w:bCs/>
        </w:rPr>
      </w:pPr>
      <w:r w:rsidRPr="00C821E0">
        <w:rPr>
          <w:b/>
          <w:bCs/>
        </w:rPr>
        <w:lastRenderedPageBreak/>
        <w:t>Распределение у беременных или кормящих животных</w:t>
      </w:r>
    </w:p>
    <w:p w14:paraId="7A19161B" w14:textId="77777777" w:rsidR="00C821E0" w:rsidRPr="00C821E0" w:rsidRDefault="00C821E0" w:rsidP="00294003">
      <w:pPr>
        <w:spacing w:after="0" w:line="240" w:lineRule="auto"/>
        <w:contextualSpacing/>
        <w:rPr>
          <w:b/>
          <w:bCs/>
        </w:rPr>
      </w:pPr>
    </w:p>
    <w:p w14:paraId="10295D89" w14:textId="77777777" w:rsidR="00294003" w:rsidRPr="00A91BD2" w:rsidRDefault="00294003" w:rsidP="00294003">
      <w:pPr>
        <w:spacing w:after="0" w:line="240" w:lineRule="auto"/>
        <w:contextualSpacing/>
        <w:rPr>
          <w:b/>
          <w:bCs/>
          <w:i/>
          <w:iCs/>
          <w:rPrChange w:id="797" w:author="Абрамова Анна Андреевна" w:date="2024-05-14T23:35:00Z">
            <w:rPr>
              <w:b/>
              <w:bCs/>
            </w:rPr>
          </w:rPrChange>
        </w:rPr>
      </w:pPr>
      <w:r w:rsidRPr="00A91BD2">
        <w:rPr>
          <w:b/>
          <w:bCs/>
          <w:i/>
          <w:iCs/>
          <w:rPrChange w:id="798" w:author="Абрамова Анна Андреевна" w:date="2024-05-14T23:35:00Z">
            <w:rPr>
              <w:b/>
              <w:bCs/>
            </w:rPr>
          </w:rPrChange>
        </w:rPr>
        <w:t>Софосбувир</w:t>
      </w:r>
    </w:p>
    <w:p w14:paraId="43111C9E" w14:textId="77777777" w:rsidR="00C821E0" w:rsidRPr="00C821E0" w:rsidRDefault="00C821E0" w:rsidP="00294003">
      <w:pPr>
        <w:spacing w:after="0" w:line="240" w:lineRule="auto"/>
        <w:contextualSpacing/>
        <w:rPr>
          <w:b/>
          <w:bCs/>
        </w:rPr>
      </w:pPr>
    </w:p>
    <w:p w14:paraId="1DF6000D" w14:textId="35E6FBF3" w:rsidR="00294003" w:rsidRDefault="00294003" w:rsidP="00A36CFA">
      <w:pPr>
        <w:spacing w:after="0" w:line="240" w:lineRule="auto"/>
        <w:ind w:firstLine="708"/>
        <w:contextualSpacing/>
      </w:pPr>
      <w:r w:rsidRPr="00C821E0">
        <w:t>Радиоактивн</w:t>
      </w:r>
      <w:r w:rsidR="00C821E0">
        <w:t>ый</w:t>
      </w:r>
      <w:r w:rsidRPr="00C821E0">
        <w:t xml:space="preserve"> [</w:t>
      </w:r>
      <w:r w:rsidRPr="00C821E0">
        <w:rPr>
          <w:vertAlign w:val="superscript"/>
        </w:rPr>
        <w:t>14</w:t>
      </w:r>
      <w:r w:rsidRPr="00C821E0">
        <w:t xml:space="preserve">C]-софосбувир </w:t>
      </w:r>
      <w:r w:rsidR="00C821E0">
        <w:t xml:space="preserve">хорошо </w:t>
      </w:r>
      <w:r w:rsidRPr="00C821E0">
        <w:t>всасывал</w:t>
      </w:r>
      <w:r w:rsidR="00C821E0">
        <w:t>ся</w:t>
      </w:r>
      <w:r w:rsidRPr="00C821E0">
        <w:t xml:space="preserve"> и широко распределял</w:t>
      </w:r>
      <w:r w:rsidR="00C821E0">
        <w:t>ся</w:t>
      </w:r>
      <w:r w:rsidRPr="00C821E0">
        <w:t xml:space="preserve"> в тканях беременных, небеременных и родивших самок крыс после однократного перорального введения (SA-PSI-7977-11-0008). Радиоактивность лекарственного препарата слабо проникала через плаценту, обнаруживалась в околоплодных водах и всасывалась организмом плода. Низкие уровни радиоактивности лекарственного препарата были количественно определены в молоке, собранном у самок в послеродовом периоде. Относительно небольшое количество радиоактивности лекарственного препарата проникало в организм детенышей. Распределение в тканях у детенышей-сосунков было ограничено определяемыми уровнями только в печени и содержимом желудочно-кишечного тракта (SA-PSI-7977-11-</w:t>
      </w:r>
      <w:r w:rsidRPr="009009A4">
        <w:t>0008)</w:t>
      </w:r>
      <w:r w:rsidR="00C821E0" w:rsidRPr="009009A4">
        <w:t xml:space="preserve"> [</w:t>
      </w:r>
      <w:r w:rsidR="009009A4" w:rsidRPr="009009A4">
        <w:t>16</w:t>
      </w:r>
      <w:r w:rsidR="00C821E0" w:rsidRPr="009009A4">
        <w:t>]</w:t>
      </w:r>
      <w:r w:rsidRPr="009009A4">
        <w:t>.</w:t>
      </w:r>
    </w:p>
    <w:p w14:paraId="16F0F55F" w14:textId="77777777" w:rsidR="00C821E0" w:rsidRPr="00C821E0" w:rsidRDefault="00C821E0" w:rsidP="00294003">
      <w:pPr>
        <w:spacing w:after="0" w:line="240" w:lineRule="auto"/>
        <w:contextualSpacing/>
      </w:pPr>
    </w:p>
    <w:p w14:paraId="016CBDCE" w14:textId="77777777" w:rsidR="00294003" w:rsidDel="00A91BD2" w:rsidRDefault="00294003" w:rsidP="00294003">
      <w:pPr>
        <w:spacing w:after="0" w:line="240" w:lineRule="auto"/>
        <w:contextualSpacing/>
        <w:rPr>
          <w:del w:id="799" w:author="Абрамова Анна Андреевна" w:date="2024-05-14T23:35:00Z"/>
        </w:rPr>
      </w:pPr>
      <w:r w:rsidRPr="00A91BD2">
        <w:rPr>
          <w:b/>
          <w:bCs/>
          <w:i/>
          <w:iCs/>
          <w:rPrChange w:id="800" w:author="Абрамова Анна Андреевна" w:date="2024-05-14T23:35:00Z">
            <w:rPr>
              <w:b/>
              <w:bCs/>
            </w:rPr>
          </w:rPrChange>
        </w:rPr>
        <w:t>Велпатасвир</w:t>
      </w:r>
    </w:p>
    <w:p w14:paraId="78F5F1FE" w14:textId="77777777" w:rsidR="00A91BD2" w:rsidRPr="00A91BD2" w:rsidRDefault="00A91BD2" w:rsidP="00294003">
      <w:pPr>
        <w:spacing w:after="0" w:line="240" w:lineRule="auto"/>
        <w:contextualSpacing/>
        <w:rPr>
          <w:ins w:id="801" w:author="Абрамова Анна Андреевна" w:date="2024-05-14T23:35:00Z"/>
          <w:b/>
          <w:bCs/>
          <w:i/>
          <w:iCs/>
          <w:rPrChange w:id="802" w:author="Абрамова Анна Андреевна" w:date="2024-05-14T23:35:00Z">
            <w:rPr>
              <w:ins w:id="803" w:author="Абрамова Анна Андреевна" w:date="2024-05-14T23:35:00Z"/>
              <w:b/>
              <w:bCs/>
            </w:rPr>
          </w:rPrChange>
        </w:rPr>
      </w:pPr>
    </w:p>
    <w:p w14:paraId="28BEF7CE" w14:textId="77777777" w:rsidR="00C821E0" w:rsidRPr="00C821E0" w:rsidRDefault="00C821E0" w:rsidP="00294003">
      <w:pPr>
        <w:spacing w:after="0" w:line="240" w:lineRule="auto"/>
        <w:contextualSpacing/>
      </w:pPr>
    </w:p>
    <w:p w14:paraId="43BA3B76" w14:textId="3D4208B4" w:rsidR="00294003" w:rsidRPr="00C821E0" w:rsidRDefault="00294003" w:rsidP="00363F83">
      <w:pPr>
        <w:spacing w:after="0" w:line="240" w:lineRule="auto"/>
        <w:ind w:firstLine="709"/>
        <w:contextualSpacing/>
      </w:pPr>
      <w:r w:rsidRPr="00C821E0">
        <w:t>Радиоактивн</w:t>
      </w:r>
      <w:r w:rsidR="00C821E0">
        <w:t>ый изотов</w:t>
      </w:r>
      <w:r w:rsidRPr="00C821E0">
        <w:t xml:space="preserve"> [</w:t>
      </w:r>
      <w:r w:rsidRPr="00C821E0">
        <w:rPr>
          <w:vertAlign w:val="superscript"/>
        </w:rPr>
        <w:t>14</w:t>
      </w:r>
      <w:r w:rsidRPr="00C821E0">
        <w:t>C]-велпатасвира, всасывалс</w:t>
      </w:r>
      <w:r w:rsidR="00C821E0">
        <w:t>я</w:t>
      </w:r>
      <w:r w:rsidRPr="00C821E0">
        <w:t xml:space="preserve"> и активно распределял</w:t>
      </w:r>
      <w:r w:rsidR="00C821E0">
        <w:t>ся</w:t>
      </w:r>
      <w:r w:rsidRPr="00C821E0">
        <w:t xml:space="preserve"> в тканях материнской особи после однократного перорального введения [</w:t>
      </w:r>
      <w:r w:rsidRPr="00C821E0">
        <w:rPr>
          <w:vertAlign w:val="superscript"/>
        </w:rPr>
        <w:t>14</w:t>
      </w:r>
      <w:r w:rsidRPr="00C821E0">
        <w:t>C]</w:t>
      </w:r>
      <w:r w:rsidR="00C821E0">
        <w:t>-велпатасвира</w:t>
      </w:r>
      <w:r w:rsidRPr="00C821E0">
        <w:t xml:space="preserve"> беременным крысам на 13</w:t>
      </w:r>
      <w:r w:rsidR="00C821E0">
        <w:t>-</w:t>
      </w:r>
      <w:r w:rsidRPr="00C821E0">
        <w:t>й или 18</w:t>
      </w:r>
      <w:r w:rsidR="00C821E0">
        <w:t>-</w:t>
      </w:r>
      <w:r w:rsidRPr="00C821E0">
        <w:t>й день гестации (AD-281-2031). [</w:t>
      </w:r>
      <w:r w:rsidRPr="00C821E0">
        <w:rPr>
          <w:vertAlign w:val="superscript"/>
        </w:rPr>
        <w:t>14</w:t>
      </w:r>
      <w:r w:rsidRPr="00C821E0">
        <w:t>C]</w:t>
      </w:r>
      <w:r w:rsidR="00C821E0">
        <w:t>-велпатасвир</w:t>
      </w:r>
      <w:r w:rsidRPr="00C821E0">
        <w:t>-радиоактивность не проникала через плаценту и не была обнаружена ни в крови, ни в туловище плода.</w:t>
      </w:r>
    </w:p>
    <w:p w14:paraId="5A87FD7A" w14:textId="7F10D63B" w:rsidR="00294003" w:rsidRPr="00C821E0" w:rsidRDefault="00294003" w:rsidP="00363F83">
      <w:pPr>
        <w:spacing w:after="0" w:line="240" w:lineRule="auto"/>
        <w:ind w:firstLine="709"/>
        <w:contextualSpacing/>
      </w:pPr>
      <w:r w:rsidRPr="00C821E0">
        <w:t xml:space="preserve">Токсикокинетические параметры </w:t>
      </w:r>
      <w:r w:rsidR="00C821E0">
        <w:t>велпатасвира</w:t>
      </w:r>
      <w:r w:rsidRPr="00C821E0">
        <w:t xml:space="preserve"> определяли у беременных мышей (TX-281-2032), крыс (TX-281-2009, TX-281-2013) и кроликов (TX-281-2010, TX-281-2014). Экспозиция у беременных животных была такой же, как и у небеременных животных.</w:t>
      </w:r>
    </w:p>
    <w:p w14:paraId="1574538E" w14:textId="41FE7BCF" w:rsidR="00B15C28" w:rsidRDefault="00294003" w:rsidP="00294003">
      <w:pPr>
        <w:spacing w:after="0" w:line="240" w:lineRule="auto"/>
        <w:contextualSpacing/>
      </w:pPr>
      <w:r w:rsidRPr="00C821E0">
        <w:t xml:space="preserve">Экспозиция </w:t>
      </w:r>
      <w:r w:rsidR="00C821E0">
        <w:t>велпатасвира</w:t>
      </w:r>
      <w:r w:rsidRPr="00C821E0">
        <w:t xml:space="preserve"> в плазме крови была обнаружена у новорожденных и увеличивалась более чем пропорционально повышению уровня дозы у материнской особи (TX-281-2027). Экспозиция </w:t>
      </w:r>
      <w:r w:rsidR="00C821E0">
        <w:t>велпатасвира</w:t>
      </w:r>
      <w:r w:rsidRPr="00C821E0">
        <w:t xml:space="preserve"> в плазме крови материнской особи (AUC) была более чем в 20 раз выше, чем у </w:t>
      </w:r>
      <w:r w:rsidRPr="009009A4">
        <w:t>детенышей</w:t>
      </w:r>
      <w:r w:rsidR="00C821E0" w:rsidRPr="009009A4">
        <w:t xml:space="preserve"> [</w:t>
      </w:r>
      <w:r w:rsidR="009009A4" w:rsidRPr="009009A4">
        <w:t>16</w:t>
      </w:r>
      <w:r w:rsidR="00C821E0" w:rsidRPr="009009A4">
        <w:t>]</w:t>
      </w:r>
      <w:r w:rsidRPr="009009A4">
        <w:t>.</w:t>
      </w:r>
    </w:p>
    <w:p w14:paraId="685ED590" w14:textId="77777777" w:rsidR="00C821E0" w:rsidRPr="00C821E0" w:rsidRDefault="00C821E0" w:rsidP="00294003">
      <w:pPr>
        <w:spacing w:after="0" w:line="240" w:lineRule="auto"/>
        <w:contextualSpacing/>
      </w:pPr>
    </w:p>
    <w:p w14:paraId="2359DF74" w14:textId="1181C9E2" w:rsidR="00B536B2" w:rsidRPr="00B246C5" w:rsidRDefault="001E3E70" w:rsidP="00B246C5">
      <w:pPr>
        <w:spacing w:before="240" w:after="240" w:line="240" w:lineRule="auto"/>
        <w:contextualSpacing/>
        <w:outlineLvl w:val="2"/>
        <w:rPr>
          <w:b/>
          <w:bCs/>
          <w:color w:val="000000" w:themeColor="text1"/>
        </w:rPr>
      </w:pPr>
      <w:bookmarkStart w:id="804" w:name="_Toc164609955"/>
      <w:bookmarkEnd w:id="789"/>
      <w:r w:rsidRPr="002F2A7F">
        <w:rPr>
          <w:b/>
          <w:color w:val="000000" w:themeColor="text1"/>
        </w:rPr>
        <w:t>3.2.</w:t>
      </w:r>
      <w:r w:rsidR="00D36F2F" w:rsidRPr="002F2A7F">
        <w:rPr>
          <w:b/>
          <w:color w:val="000000" w:themeColor="text1"/>
        </w:rPr>
        <w:t>4</w:t>
      </w:r>
      <w:r w:rsidRPr="002F2A7F">
        <w:rPr>
          <w:b/>
          <w:color w:val="000000" w:themeColor="text1"/>
        </w:rPr>
        <w:t xml:space="preserve">. </w:t>
      </w:r>
      <w:r w:rsidRPr="002F2A7F">
        <w:rPr>
          <w:b/>
          <w:bCs/>
          <w:color w:val="000000" w:themeColor="text1"/>
        </w:rPr>
        <w:t>Метаболизм</w:t>
      </w:r>
      <w:bookmarkEnd w:id="804"/>
    </w:p>
    <w:p w14:paraId="00F92743" w14:textId="77777777" w:rsidR="00363F83" w:rsidRDefault="00363F83">
      <w:pPr>
        <w:spacing w:after="0" w:line="240" w:lineRule="auto"/>
        <w:rPr>
          <w:ins w:id="805" w:author="Belolipetskaya, Elena" w:date="2024-05-06T17:30:00Z"/>
          <w:b/>
          <w:bCs/>
          <w:color w:val="000000"/>
        </w:rPr>
        <w:pPrChange w:id="806" w:author="Belolipetskaya, Elena" w:date="2024-05-06T17:30:00Z">
          <w:pPr>
            <w:spacing w:before="120"/>
          </w:pPr>
        </w:pPrChange>
      </w:pPr>
    </w:p>
    <w:p w14:paraId="3375185B" w14:textId="3D9E6799" w:rsidR="00B536B2" w:rsidRDefault="00C821E0">
      <w:pPr>
        <w:spacing w:after="0" w:line="240" w:lineRule="auto"/>
        <w:rPr>
          <w:ins w:id="807" w:author="Абрамова Анна Андреевна" w:date="2024-05-14T23:36:00Z"/>
          <w:b/>
          <w:bCs/>
          <w:color w:val="000000"/>
        </w:rPr>
      </w:pPr>
      <w:r w:rsidRPr="00D3445C">
        <w:rPr>
          <w:b/>
          <w:bCs/>
          <w:color w:val="000000"/>
        </w:rPr>
        <w:t>Софосбувир</w:t>
      </w:r>
    </w:p>
    <w:p w14:paraId="1F0FEE6E" w14:textId="77777777" w:rsidR="00A91BD2" w:rsidRPr="00C821E0" w:rsidRDefault="00A91BD2">
      <w:pPr>
        <w:spacing w:after="0" w:line="240" w:lineRule="auto"/>
        <w:pPrChange w:id="808" w:author="Belolipetskaya, Elena" w:date="2024-05-06T17:30:00Z">
          <w:pPr>
            <w:spacing w:before="120"/>
          </w:pPr>
        </w:pPrChange>
      </w:pPr>
    </w:p>
    <w:p w14:paraId="07BFFB59" w14:textId="44ACC7AD" w:rsidR="00993DC9" w:rsidRPr="005E1A9C" w:rsidRDefault="00993DC9">
      <w:pPr>
        <w:spacing w:after="0" w:line="240" w:lineRule="auto"/>
        <w:rPr>
          <w:i/>
        </w:rPr>
      </w:pPr>
      <w:r w:rsidRPr="005E1A9C">
        <w:rPr>
          <w:b/>
          <w:bCs/>
          <w:i/>
          <w:color w:val="000000"/>
        </w:rPr>
        <w:t xml:space="preserve">Метаболизм у крыс, кроликов, собак и человека </w:t>
      </w:r>
      <w:r w:rsidRPr="00B536B2">
        <w:rPr>
          <w:b/>
          <w:bCs/>
          <w:i/>
          <w:color w:val="000000"/>
        </w:rPr>
        <w:t>in vivo</w:t>
      </w:r>
    </w:p>
    <w:p w14:paraId="7BACF919" w14:textId="77777777" w:rsidR="00A9260A" w:rsidRDefault="00A9260A" w:rsidP="005E1A9C">
      <w:pPr>
        <w:spacing w:after="0" w:line="240" w:lineRule="auto"/>
        <w:ind w:firstLine="708"/>
        <w:rPr>
          <w:color w:val="000000"/>
        </w:rPr>
      </w:pPr>
    </w:p>
    <w:p w14:paraId="30C31492" w14:textId="685A2B28" w:rsidR="00A9260A" w:rsidDel="00AD6294" w:rsidRDefault="00C821E0">
      <w:pPr>
        <w:spacing w:after="0" w:line="240" w:lineRule="auto"/>
        <w:ind w:firstLine="708"/>
        <w:rPr>
          <w:del w:id="809" w:author="Абрамова Анна Андреевна" w:date="2024-05-17T00:46:00Z"/>
        </w:rPr>
      </w:pPr>
      <w:r w:rsidRPr="00C821E0">
        <w:t>Софосбувир является нуклеотидным пролекарственным средством и требует активации в гепатоцитах для образования фармакологически активного трифосфатного метаболита</w:t>
      </w:r>
      <w:r>
        <w:t xml:space="preserve"> (</w:t>
      </w:r>
      <w:r w:rsidRPr="00C821E0">
        <w:t>GS</w:t>
      </w:r>
      <w:r w:rsidR="00555007">
        <w:t>-</w:t>
      </w:r>
      <w:r w:rsidRPr="00C821E0">
        <w:t>461203</w:t>
      </w:r>
      <w:r>
        <w:t>)</w:t>
      </w:r>
      <w:r w:rsidRPr="00C821E0">
        <w:t xml:space="preserve">. </w:t>
      </w:r>
      <w:r w:rsidR="00555007">
        <w:t>Софосбувир</w:t>
      </w:r>
      <w:r w:rsidRPr="00C821E0">
        <w:t xml:space="preserve"> эффективно метаболизир</w:t>
      </w:r>
      <w:r w:rsidR="00555007">
        <w:t>уется</w:t>
      </w:r>
      <w:r w:rsidRPr="00C821E0">
        <w:t xml:space="preserve"> до активного метаболита-аналога трифосфата, GS-461203, в первичных гепатоцитах человека после 2-часовой импульсной инкубации</w:t>
      </w:r>
      <w:r w:rsidR="00555007">
        <w:t xml:space="preserve"> </w:t>
      </w:r>
      <w:r w:rsidR="00555007" w:rsidRPr="00615E1A">
        <w:t>(Рисунок</w:t>
      </w:r>
      <w:r w:rsidR="00615E1A" w:rsidRPr="00615E1A">
        <w:t xml:space="preserve"> 3-2</w:t>
      </w:r>
      <w:r w:rsidR="00555007" w:rsidRPr="00615E1A">
        <w:t>).</w:t>
      </w:r>
      <w:r w:rsidR="00555007">
        <w:t xml:space="preserve"> Я</w:t>
      </w:r>
      <w:r w:rsidRPr="00C821E0">
        <w:t xml:space="preserve">вных различий по полу в максимальном количестве образующегося трифосфата обнаружено не было (AD-334-2017). Первым этапом внутриклеточной активации </w:t>
      </w:r>
      <w:r>
        <w:t>софосбувира</w:t>
      </w:r>
      <w:r w:rsidRPr="00C821E0">
        <w:t xml:space="preserve"> является гидролитическое расщепление изопропилового эфира такими ферментами, как катепсин А (CatA) и карбоксилэстераза 1 (CES1</w:t>
      </w:r>
      <w:r w:rsidR="00555007">
        <w:t>)</w:t>
      </w:r>
      <w:r w:rsidRPr="00C821E0">
        <w:t>. Гидролиз сложного эфира приводит к выделению изопропанола и метастабильного промежуточного продукта, который химически разлагается с выделением фенола и промежуточного метаболита GS</w:t>
      </w:r>
      <w:r w:rsidR="00555007">
        <w:t>-</w:t>
      </w:r>
      <w:r w:rsidRPr="00C821E0">
        <w:t xml:space="preserve">566500. Последующее расщепление фосфорамидатной связи, катализируемое связывающим белком 1 с гистидиновыми триадами (HINT1), </w:t>
      </w:r>
      <w:r w:rsidRPr="00C821E0">
        <w:lastRenderedPageBreak/>
        <w:t>приводит к высвобождению эндогенной аминокислоты аланина и GS</w:t>
      </w:r>
      <w:r w:rsidR="00555007">
        <w:t>-</w:t>
      </w:r>
      <w:r w:rsidRPr="00C821E0">
        <w:t>606965 (AD-334-2018). Две последовательные стадии фосфорилирования, катализируемые нуклеотидкиназами уридинмонофосфат-цитидинмонофосфаткиназой (UMP-CMP) и нуклеозиддифосфаткиназой (NDPK), приводят к образованию фармакологически активного трифосфатного метаболита GS</w:t>
      </w:r>
      <w:r w:rsidR="00555007">
        <w:t>-</w:t>
      </w:r>
      <w:r w:rsidRPr="00C821E0">
        <w:t>461203 (AD-334-</w:t>
      </w:r>
      <w:r w:rsidRPr="009009A4">
        <w:t>2019)</w:t>
      </w:r>
      <w:r w:rsidR="003E049D" w:rsidRPr="009009A4">
        <w:rPr>
          <w:color w:val="000000"/>
        </w:rPr>
        <w:t xml:space="preserve"> [</w:t>
      </w:r>
      <w:r w:rsidR="009009A4" w:rsidRPr="009009A4">
        <w:rPr>
          <w:color w:val="000000"/>
        </w:rPr>
        <w:t>17</w:t>
      </w:r>
      <w:r w:rsidR="003E049D" w:rsidRPr="009009A4">
        <w:rPr>
          <w:color w:val="000000"/>
        </w:rPr>
        <w:t>].</w:t>
      </w:r>
    </w:p>
    <w:p w14:paraId="0E2ADC92" w14:textId="77777777" w:rsidR="0073473E" w:rsidDel="00AD6294" w:rsidRDefault="0073473E" w:rsidP="00AD6294">
      <w:pPr>
        <w:spacing w:before="120" w:after="0"/>
        <w:rPr>
          <w:del w:id="810" w:author="Абрамова Анна Андреевна" w:date="2024-05-17T00:46:00Z"/>
        </w:rPr>
      </w:pPr>
    </w:p>
    <w:p w14:paraId="65D3B975" w14:textId="77777777" w:rsidR="00AD6294" w:rsidRDefault="00AD6294" w:rsidP="00AD6294">
      <w:pPr>
        <w:spacing w:after="0" w:line="240" w:lineRule="auto"/>
        <w:ind w:firstLine="708"/>
        <w:rPr>
          <w:ins w:id="811" w:author="Абрамова Анна Андреевна" w:date="2024-05-17T00:47:00Z"/>
        </w:rPr>
      </w:pPr>
    </w:p>
    <w:p w14:paraId="718A623F" w14:textId="77777777" w:rsidR="00AD6294" w:rsidRDefault="00AD6294" w:rsidP="00AD6294">
      <w:pPr>
        <w:spacing w:after="0"/>
        <w:rPr>
          <w:ins w:id="812" w:author="Абрамова Анна Андреевна" w:date="2024-05-17T00:47:00Z"/>
          <w:b/>
          <w:bCs/>
          <w:color w:val="000000"/>
        </w:rPr>
      </w:pPr>
    </w:p>
    <w:p w14:paraId="25A77566" w14:textId="4B0DF55A" w:rsidR="00555007" w:rsidRPr="00D3445C" w:rsidRDefault="00555007">
      <w:pPr>
        <w:spacing w:after="0"/>
        <w:pPrChange w:id="813" w:author="Абрамова Анна Андреевна" w:date="2024-05-17T00:47:00Z">
          <w:pPr>
            <w:spacing w:before="120"/>
          </w:pPr>
        </w:pPrChange>
      </w:pPr>
      <w:r w:rsidRPr="00D3445C">
        <w:rPr>
          <w:b/>
          <w:bCs/>
          <w:color w:val="000000"/>
        </w:rPr>
        <w:t xml:space="preserve">Рисунок </w:t>
      </w:r>
      <w:r w:rsidR="00615E1A">
        <w:rPr>
          <w:b/>
          <w:bCs/>
          <w:color w:val="000000"/>
        </w:rPr>
        <w:t>3-2</w:t>
      </w:r>
      <w:ins w:id="814" w:author="Абрамова Анна Андреевна" w:date="2024-05-14T23:39:00Z">
        <w:r w:rsidR="00A91BD2">
          <w:rPr>
            <w:b/>
            <w:bCs/>
            <w:color w:val="000000"/>
          </w:rPr>
          <w:t>.</w:t>
        </w:r>
      </w:ins>
      <w:del w:id="815" w:author="Абрамова Анна Андреевна" w:date="2024-05-14T23:39:00Z">
        <w:r w:rsidRPr="00D3445C" w:rsidDel="00A91BD2">
          <w:rPr>
            <w:b/>
            <w:bCs/>
            <w:color w:val="000000"/>
          </w:rPr>
          <w:delText>:</w:delText>
        </w:r>
      </w:del>
      <w:r w:rsidRPr="00D3445C">
        <w:rPr>
          <w:b/>
          <w:bCs/>
          <w:color w:val="000000"/>
        </w:rPr>
        <w:t xml:space="preserve"> </w:t>
      </w:r>
      <w:r w:rsidRPr="00555007">
        <w:rPr>
          <w:color w:val="000000"/>
        </w:rPr>
        <w:t>Внутриклеточные пути метаболизма софосбувира</w:t>
      </w:r>
      <w:r>
        <w:rPr>
          <w:color w:val="000000"/>
        </w:rPr>
        <w:t>,</w:t>
      </w:r>
      <w:r w:rsidRPr="00555007">
        <w:rPr>
          <w:color w:val="000000"/>
        </w:rPr>
        <w:t xml:space="preserve"> GS</w:t>
      </w:r>
      <w:r>
        <w:rPr>
          <w:color w:val="000000"/>
        </w:rPr>
        <w:t>-</w:t>
      </w:r>
      <w:r w:rsidRPr="00555007">
        <w:rPr>
          <w:color w:val="000000"/>
        </w:rPr>
        <w:t>9851</w:t>
      </w:r>
      <w:r>
        <w:rPr>
          <w:color w:val="000000"/>
        </w:rPr>
        <w:t xml:space="preserve"> и </w:t>
      </w:r>
      <w:r w:rsidRPr="00555007">
        <w:rPr>
          <w:color w:val="000000"/>
        </w:rPr>
        <w:t>GS</w:t>
      </w:r>
      <w:r>
        <w:rPr>
          <w:color w:val="000000"/>
        </w:rPr>
        <w:t>-</w:t>
      </w:r>
      <w:r w:rsidRPr="00555007">
        <w:rPr>
          <w:color w:val="000000"/>
        </w:rPr>
        <w:t>491241</w:t>
      </w:r>
      <w:ins w:id="816" w:author="Абрамова Анна Андреевна" w:date="2024-05-14T23:38:00Z">
        <w:r w:rsidR="00A91BD2">
          <w:rPr>
            <w:color w:val="000000"/>
          </w:rPr>
          <w:t>.</w:t>
        </w:r>
      </w:ins>
    </w:p>
    <w:p w14:paraId="147A7D58" w14:textId="6CB374FC" w:rsidR="00555007" w:rsidRDefault="00555007" w:rsidP="00555007">
      <w:pPr>
        <w:spacing w:after="0" w:line="240" w:lineRule="auto"/>
      </w:pPr>
      <w:r w:rsidRPr="00D3445C">
        <w:rPr>
          <w:noProof/>
          <w:lang w:eastAsia="ru-RU"/>
        </w:rPr>
        <w:drawing>
          <wp:inline distT="0" distB="0" distL="0" distR="0" wp14:anchorId="3B9BE43A" wp14:editId="151E48EA">
            <wp:extent cx="6071191" cy="292458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60212"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106136" cy="2941421"/>
                    </a:xfrm>
                    <a:prstGeom prst="rect">
                      <a:avLst/>
                    </a:prstGeom>
                    <a:noFill/>
                    <a:ln>
                      <a:noFill/>
                    </a:ln>
                  </pic:spPr>
                </pic:pic>
              </a:graphicData>
            </a:graphic>
          </wp:inline>
        </w:drawing>
      </w:r>
    </w:p>
    <w:p w14:paraId="28B3CFE4" w14:textId="77777777" w:rsidR="00363F83" w:rsidRDefault="00363F83" w:rsidP="00555007">
      <w:pPr>
        <w:spacing w:after="0" w:line="240" w:lineRule="auto"/>
        <w:rPr>
          <w:ins w:id="817" w:author="Belolipetskaya, Elena" w:date="2024-05-06T17:30:00Z"/>
        </w:rPr>
      </w:pPr>
    </w:p>
    <w:p w14:paraId="08A67058" w14:textId="709895B2" w:rsidR="00555007" w:rsidRDefault="00555007" w:rsidP="00363F83">
      <w:pPr>
        <w:spacing w:after="0" w:line="240" w:lineRule="auto"/>
        <w:ind w:firstLine="709"/>
        <w:rPr>
          <w:ins w:id="818" w:author="Абрамова Анна Андреевна" w:date="2024-05-14T23:38:00Z"/>
          <w:color w:val="000000"/>
        </w:rPr>
      </w:pPr>
      <w:r>
        <w:t>Софосбувир</w:t>
      </w:r>
      <w:r w:rsidRPr="00555007">
        <w:t xml:space="preserve"> стабилен в плазме крови у видов, не относящихся к грызунам, и крайне нестабилен в субклеточных фракциях печени. Наличие высокой активности эстеразы в плазме крови у некоторых видов грызунов приводит к быстрому метаболизму в плазме и крови мышей и крыс. Изомерная конверсия между </w:t>
      </w:r>
      <w:r>
        <w:t>софосбувиром</w:t>
      </w:r>
      <w:r w:rsidRPr="00555007">
        <w:t xml:space="preserve"> и GS</w:t>
      </w:r>
      <w:r>
        <w:t>-</w:t>
      </w:r>
      <w:r w:rsidRPr="00555007">
        <w:t xml:space="preserve">491241 в плазме крови крыс, собак и человека, а также в моче человека не обнаруживалась. Основным путем внутриклеточного метаболизма </w:t>
      </w:r>
      <w:r>
        <w:t>софосбувира</w:t>
      </w:r>
      <w:r w:rsidRPr="00555007">
        <w:t xml:space="preserve"> является гидролитическое расщепление изопропилового эфира под влиянием CatA и CES1. Пути, включающие изоферменты CYP, флавинсодержащие ферменты монооксигеназы (FMO) или уридиндифосфатглюкуронозилтрансферазы (UGTS)</w:t>
      </w:r>
      <w:r>
        <w:t xml:space="preserve"> </w:t>
      </w:r>
      <w:r w:rsidRPr="00555007">
        <w:t xml:space="preserve">не являются важными факторами при распределении </w:t>
      </w:r>
      <w:r>
        <w:t>софосбувира</w:t>
      </w:r>
      <w:r w:rsidRPr="00555007">
        <w:t xml:space="preserve">, исходя из исследований </w:t>
      </w:r>
      <w:r>
        <w:t>софосбувира</w:t>
      </w:r>
      <w:r w:rsidRPr="00555007">
        <w:t xml:space="preserve"> и его метаболитов, GS</w:t>
      </w:r>
      <w:r>
        <w:t>-</w:t>
      </w:r>
      <w:r w:rsidRPr="00555007">
        <w:t>566500, GS</w:t>
      </w:r>
      <w:r>
        <w:t>-</w:t>
      </w:r>
      <w:r w:rsidRPr="00555007">
        <w:t>606965 и GS</w:t>
      </w:r>
      <w:r>
        <w:t>-</w:t>
      </w:r>
      <w:r w:rsidRPr="00555007">
        <w:t>331007, в микросомах печени человека, инкубированных в разных условиях. GS-7977 и GS-331007 не являлись субстратами для рекомбинантных</w:t>
      </w:r>
      <w:r>
        <w:t xml:space="preserve"> изоферментов цитохрома р450</w:t>
      </w:r>
      <w:r w:rsidRPr="00555007">
        <w:t xml:space="preserve"> CYP1A2, CYP2B6, CYP2C8, CYP2C9, CYP2C19, CYP2D6 или CYP3A4 (AD-334-2015).</w:t>
      </w:r>
      <w:r>
        <w:t xml:space="preserve"> Предполагаемые пути биотрансформации софосбувира продемонстрирвоаны на </w:t>
      </w:r>
      <w:r w:rsidRPr="009009A4">
        <w:t>Рисунке</w:t>
      </w:r>
      <w:r w:rsidR="00615E1A">
        <w:t xml:space="preserve"> 3-3</w:t>
      </w:r>
      <w:r w:rsidRPr="009009A4">
        <w:t xml:space="preserve"> </w:t>
      </w:r>
      <w:r w:rsidR="003E049D" w:rsidRPr="009009A4">
        <w:rPr>
          <w:color w:val="000000"/>
        </w:rPr>
        <w:t>[</w:t>
      </w:r>
      <w:r w:rsidR="009009A4" w:rsidRPr="009009A4">
        <w:rPr>
          <w:color w:val="000000"/>
        </w:rPr>
        <w:t>17</w:t>
      </w:r>
      <w:r w:rsidR="003E049D" w:rsidRPr="009009A4">
        <w:rPr>
          <w:color w:val="000000"/>
        </w:rPr>
        <w:t>].</w:t>
      </w:r>
    </w:p>
    <w:p w14:paraId="37D83A61" w14:textId="77777777" w:rsidR="00A91BD2" w:rsidRDefault="00A91BD2" w:rsidP="00363F83">
      <w:pPr>
        <w:spacing w:after="0" w:line="240" w:lineRule="auto"/>
        <w:ind w:firstLine="709"/>
        <w:rPr>
          <w:ins w:id="819" w:author="Абрамова Анна Андреевна" w:date="2024-05-14T23:38:00Z"/>
          <w:color w:val="000000"/>
        </w:rPr>
      </w:pPr>
    </w:p>
    <w:p w14:paraId="71325C23" w14:textId="77777777" w:rsidR="00A91BD2" w:rsidRDefault="00A91BD2" w:rsidP="00363F83">
      <w:pPr>
        <w:spacing w:after="0" w:line="240" w:lineRule="auto"/>
        <w:ind w:firstLine="709"/>
        <w:rPr>
          <w:ins w:id="820" w:author="Абрамова Анна Андреевна" w:date="2024-05-14T23:38:00Z"/>
          <w:color w:val="000000"/>
        </w:rPr>
      </w:pPr>
    </w:p>
    <w:p w14:paraId="222D43BF" w14:textId="77777777" w:rsidR="00A91BD2" w:rsidRDefault="00A91BD2" w:rsidP="00363F83">
      <w:pPr>
        <w:spacing w:after="0" w:line="240" w:lineRule="auto"/>
        <w:ind w:firstLine="709"/>
        <w:rPr>
          <w:ins w:id="821" w:author="Абрамова Анна Андреевна" w:date="2024-05-14T23:38:00Z"/>
          <w:color w:val="000000"/>
        </w:rPr>
      </w:pPr>
    </w:p>
    <w:p w14:paraId="78B2FCBC" w14:textId="77777777" w:rsidR="00A91BD2" w:rsidRDefault="00A91BD2" w:rsidP="00363F83">
      <w:pPr>
        <w:spacing w:after="0" w:line="240" w:lineRule="auto"/>
        <w:ind w:firstLine="709"/>
      </w:pPr>
    </w:p>
    <w:p w14:paraId="14294608" w14:textId="77777777" w:rsidR="009009A4" w:rsidRDefault="009009A4" w:rsidP="00555007">
      <w:pPr>
        <w:spacing w:after="0" w:line="240" w:lineRule="auto"/>
        <w:rPr>
          <w:ins w:id="822" w:author="Абрамова Анна Андреевна" w:date="2024-05-16T00:10:00Z"/>
        </w:rPr>
      </w:pPr>
    </w:p>
    <w:p w14:paraId="1D4B4A02" w14:textId="77777777" w:rsidR="0073473E" w:rsidRDefault="0073473E" w:rsidP="00555007">
      <w:pPr>
        <w:spacing w:after="0" w:line="240" w:lineRule="auto"/>
        <w:rPr>
          <w:ins w:id="823" w:author="Абрамова Анна Андреевна" w:date="2024-05-16T00:10:00Z"/>
        </w:rPr>
      </w:pPr>
    </w:p>
    <w:p w14:paraId="5A747104" w14:textId="77777777" w:rsidR="0073473E" w:rsidRDefault="0073473E" w:rsidP="00555007">
      <w:pPr>
        <w:spacing w:after="0" w:line="240" w:lineRule="auto"/>
        <w:rPr>
          <w:ins w:id="824" w:author="Абрамова Анна Андреевна" w:date="2024-05-16T00:10:00Z"/>
        </w:rPr>
      </w:pPr>
    </w:p>
    <w:p w14:paraId="0B98E63F" w14:textId="77777777" w:rsidR="0073473E" w:rsidDel="00AD6294" w:rsidRDefault="0073473E" w:rsidP="00555007">
      <w:pPr>
        <w:spacing w:after="0" w:line="240" w:lineRule="auto"/>
        <w:rPr>
          <w:del w:id="825" w:author="Абрамова Анна Андреевна" w:date="2024-05-17T00:47:00Z"/>
        </w:rPr>
      </w:pPr>
    </w:p>
    <w:p w14:paraId="1636F6F7" w14:textId="33D9103E" w:rsidR="00555007" w:rsidRPr="00D3445C" w:rsidRDefault="00555007" w:rsidP="00555007">
      <w:pPr>
        <w:spacing w:before="120"/>
        <w:rPr>
          <w:b/>
          <w:bCs/>
          <w:color w:val="000000"/>
        </w:rPr>
      </w:pPr>
      <w:commentRangeStart w:id="826"/>
      <w:commentRangeStart w:id="827"/>
      <w:r w:rsidRPr="00D3445C">
        <w:rPr>
          <w:b/>
          <w:bCs/>
          <w:color w:val="000000"/>
        </w:rPr>
        <w:t xml:space="preserve">Рисунок </w:t>
      </w:r>
      <w:r w:rsidR="00615E1A">
        <w:rPr>
          <w:b/>
          <w:bCs/>
          <w:color w:val="000000"/>
        </w:rPr>
        <w:t>3-3</w:t>
      </w:r>
      <w:ins w:id="828" w:author="Абрамова Анна Андреевна" w:date="2024-05-14T23:39:00Z">
        <w:r w:rsidR="00A91BD2">
          <w:rPr>
            <w:b/>
            <w:bCs/>
            <w:color w:val="000000"/>
          </w:rPr>
          <w:t>.</w:t>
        </w:r>
      </w:ins>
      <w:del w:id="829" w:author="Абрамова Анна Андреевна" w:date="2024-05-14T23:39:00Z">
        <w:r w:rsidRPr="00D3445C" w:rsidDel="00A91BD2">
          <w:rPr>
            <w:b/>
            <w:bCs/>
            <w:color w:val="000000"/>
          </w:rPr>
          <w:delText>:</w:delText>
        </w:r>
      </w:del>
      <w:r w:rsidRPr="00D3445C">
        <w:rPr>
          <w:b/>
          <w:bCs/>
          <w:color w:val="000000"/>
        </w:rPr>
        <w:t xml:space="preserve"> </w:t>
      </w:r>
      <w:r w:rsidRPr="00555007">
        <w:rPr>
          <w:color w:val="000000"/>
        </w:rPr>
        <w:t>Предполагаемые пути биотрансформации софосбувира</w:t>
      </w:r>
      <w:commentRangeEnd w:id="826"/>
      <w:r w:rsidR="00363F83">
        <w:rPr>
          <w:rStyle w:val="CommentReference"/>
        </w:rPr>
        <w:commentReference w:id="826"/>
      </w:r>
      <w:commentRangeEnd w:id="827"/>
      <w:r w:rsidR="00A91BD2">
        <w:rPr>
          <w:rStyle w:val="CommentReference"/>
        </w:rPr>
        <w:commentReference w:id="827"/>
      </w:r>
      <w:ins w:id="830" w:author="Абрамова Анна Андреевна" w:date="2024-05-14T23:38:00Z">
        <w:r w:rsidR="00A91BD2">
          <w:rPr>
            <w:color w:val="000000"/>
          </w:rPr>
          <w:t>.</w:t>
        </w:r>
      </w:ins>
    </w:p>
    <w:p w14:paraId="6C12543F" w14:textId="3267AA1B" w:rsidR="00555007" w:rsidDel="00AD6294" w:rsidRDefault="00555007" w:rsidP="00AD6294">
      <w:pPr>
        <w:spacing w:after="0" w:line="240" w:lineRule="auto"/>
        <w:rPr>
          <w:del w:id="831" w:author="Абрамова Анна Андреевна" w:date="2024-05-17T00:47:00Z"/>
          <w:b/>
          <w:bCs/>
          <w:color w:val="000000"/>
        </w:rPr>
      </w:pPr>
      <w:r w:rsidRPr="00555007">
        <w:rPr>
          <w:noProof/>
          <w:lang w:eastAsia="ru-RU"/>
        </w:rPr>
        <w:drawing>
          <wp:inline distT="0" distB="0" distL="0" distR="0" wp14:anchorId="4DF5A566" wp14:editId="2D26300C">
            <wp:extent cx="5967641" cy="6380220"/>
            <wp:effectExtent l="0" t="0" r="1905" b="0"/>
            <wp:docPr id="74245233" name="Рисунок 1" descr="Изображение выглядит как текст, диаграмма,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5233" name="Рисунок 1" descr="Изображение выглядит как текст, диаграмма, шаблон&#10;&#10;Автоматически созданное описание"/>
                    <pic:cNvPicPr/>
                  </pic:nvPicPr>
                  <pic:blipFill>
                    <a:blip r:embed="rId26"/>
                    <a:stretch>
                      <a:fillRect/>
                    </a:stretch>
                  </pic:blipFill>
                  <pic:spPr>
                    <a:xfrm>
                      <a:off x="0" y="0"/>
                      <a:ext cx="6085547" cy="6506277"/>
                    </a:xfrm>
                    <a:prstGeom prst="rect">
                      <a:avLst/>
                    </a:prstGeom>
                  </pic:spPr>
                </pic:pic>
              </a:graphicData>
            </a:graphic>
          </wp:inline>
        </w:drawing>
      </w:r>
    </w:p>
    <w:p w14:paraId="1F7DD9FC" w14:textId="77777777" w:rsidR="00AD6294" w:rsidRPr="00681261" w:rsidRDefault="00AD6294" w:rsidP="00555007">
      <w:pPr>
        <w:spacing w:after="0" w:line="240" w:lineRule="auto"/>
        <w:rPr>
          <w:ins w:id="832" w:author="Абрамова Анна Андреевна" w:date="2024-05-17T00:47:00Z"/>
        </w:rPr>
      </w:pPr>
    </w:p>
    <w:p w14:paraId="678341AE" w14:textId="77777777" w:rsidR="00A91BD2" w:rsidRDefault="00A91BD2">
      <w:pPr>
        <w:spacing w:after="0" w:line="240" w:lineRule="auto"/>
        <w:rPr>
          <w:ins w:id="833" w:author="Абрамова Анна Андреевна" w:date="2024-05-14T23:44:00Z"/>
          <w:b/>
          <w:bCs/>
          <w:color w:val="000000"/>
        </w:rPr>
        <w:pPrChange w:id="834" w:author="Абрамова Анна Андреевна" w:date="2024-05-17T00:47:00Z">
          <w:pPr>
            <w:spacing w:before="120"/>
          </w:pPr>
        </w:pPrChange>
      </w:pPr>
    </w:p>
    <w:p w14:paraId="2867D0B2" w14:textId="79C3CC58" w:rsidR="00555007" w:rsidRPr="00D3445C" w:rsidRDefault="00555007">
      <w:pPr>
        <w:spacing w:before="120" w:after="0"/>
        <w:pPrChange w:id="835" w:author="Абрамова Анна Андреевна" w:date="2024-05-17T00:47:00Z">
          <w:pPr>
            <w:spacing w:before="120"/>
          </w:pPr>
        </w:pPrChange>
      </w:pPr>
      <w:r w:rsidRPr="00D3445C">
        <w:rPr>
          <w:b/>
          <w:bCs/>
          <w:color w:val="000000"/>
        </w:rPr>
        <w:t>Велпатасвир</w:t>
      </w:r>
    </w:p>
    <w:p w14:paraId="2CB7C99D" w14:textId="77777777" w:rsidR="00AD6294" w:rsidRDefault="00AD6294" w:rsidP="00AD6294">
      <w:pPr>
        <w:spacing w:after="0" w:line="240" w:lineRule="auto"/>
        <w:ind w:firstLine="708"/>
        <w:contextualSpacing/>
        <w:rPr>
          <w:ins w:id="836" w:author="Абрамова Анна Андреевна" w:date="2024-05-17T00:47:00Z"/>
        </w:rPr>
      </w:pPr>
    </w:p>
    <w:p w14:paraId="4234338E" w14:textId="182C91E7" w:rsidR="0001273E" w:rsidDel="0073473E" w:rsidRDefault="00D62054">
      <w:pPr>
        <w:spacing w:after="0" w:line="240" w:lineRule="auto"/>
        <w:ind w:firstLine="708"/>
        <w:contextualSpacing/>
        <w:rPr>
          <w:del w:id="837" w:author="Абрамова Анна Андреевна" w:date="2024-05-14T23:39:00Z"/>
        </w:rPr>
      </w:pPr>
      <w:r w:rsidRPr="00D62054">
        <w:t xml:space="preserve">Скорость метаболизма </w:t>
      </w:r>
      <w:r>
        <w:t>велпатасвира</w:t>
      </w:r>
      <w:r w:rsidRPr="00D62054">
        <w:t xml:space="preserve"> </w:t>
      </w:r>
      <w:r w:rsidRPr="00D62054">
        <w:rPr>
          <w:i/>
          <w:iCs/>
        </w:rPr>
        <w:t>in vitro</w:t>
      </w:r>
      <w:r w:rsidRPr="00D62054">
        <w:t xml:space="preserve"> в микросомах печени мышей, обезьян и человека была низкой (прогнозируемый Cl в печени &lt; 0,17 – 0,98 л/ч/кг). Аналогичным образом, скорость его метаболизма была низкой и не могла быть определена в криоконсервированных гепатоцитах человека. Значимый метаболический обмен </w:t>
      </w:r>
      <w:r>
        <w:t>велпатасвира</w:t>
      </w:r>
      <w:r w:rsidRPr="00D62054">
        <w:t xml:space="preserve"> при участии CYP1A2, CYP2C9, CYP2C19 или CYP2D6 отсутствовал, а также </w:t>
      </w:r>
      <w:r w:rsidRPr="00D62054">
        <w:lastRenderedPageBreak/>
        <w:t xml:space="preserve">наблюдался медленный метаболический обмен </w:t>
      </w:r>
      <w:r>
        <w:t>велпатасвира</w:t>
      </w:r>
      <w:r w:rsidRPr="00D62054">
        <w:t xml:space="preserve"> при участии CYP2B6, CYP2C8 и CYP3A4</w:t>
      </w:r>
      <w:r>
        <w:t xml:space="preserve">, </w:t>
      </w:r>
      <w:r w:rsidRPr="00615E1A">
        <w:t>Таблица</w:t>
      </w:r>
      <w:r w:rsidR="00615E1A" w:rsidRPr="00615E1A">
        <w:t xml:space="preserve"> 3-1</w:t>
      </w:r>
      <w:ins w:id="838" w:author="Абрамова Анна Андреевна" w:date="2024-05-17T15:21:00Z">
        <w:r w:rsidR="005E739A">
          <w:t xml:space="preserve">1 </w:t>
        </w:r>
      </w:ins>
      <w:del w:id="839" w:author="Абрамова Анна Андреевна" w:date="2024-05-17T15:21:00Z">
        <w:r w:rsidR="00615E1A" w:rsidRPr="00615E1A" w:rsidDel="005E739A">
          <w:delText>0</w:delText>
        </w:r>
        <w:r w:rsidRPr="00615E1A" w:rsidDel="005E739A">
          <w:delText xml:space="preserve"> </w:delText>
        </w:r>
      </w:del>
      <w:r w:rsidR="003E049D" w:rsidRPr="00615E1A">
        <w:rPr>
          <w:color w:val="000000"/>
        </w:rPr>
        <w:t>[</w:t>
      </w:r>
      <w:r w:rsidR="009009A4" w:rsidRPr="009009A4">
        <w:rPr>
          <w:color w:val="000000"/>
        </w:rPr>
        <w:t>17</w:t>
      </w:r>
      <w:r w:rsidR="003E049D" w:rsidRPr="009009A4">
        <w:rPr>
          <w:color w:val="000000"/>
        </w:rPr>
        <w:t>]</w:t>
      </w:r>
      <w:r w:rsidRPr="009009A4">
        <w:t>.</w:t>
      </w:r>
      <w:r>
        <w:t xml:space="preserve"> </w:t>
      </w:r>
    </w:p>
    <w:p w14:paraId="2AD1E64A" w14:textId="77777777" w:rsidR="0073473E" w:rsidRDefault="0073473E" w:rsidP="005E1A9C">
      <w:pPr>
        <w:spacing w:after="0" w:line="240" w:lineRule="auto"/>
        <w:ind w:firstLine="708"/>
        <w:contextualSpacing/>
        <w:rPr>
          <w:ins w:id="840" w:author="Абрамова Анна Андреевна" w:date="2024-05-16T00:10:00Z"/>
        </w:rPr>
      </w:pPr>
    </w:p>
    <w:p w14:paraId="6847A35E" w14:textId="77777777" w:rsidR="00D62054" w:rsidRDefault="00D62054" w:rsidP="00A91BD2">
      <w:pPr>
        <w:spacing w:after="0" w:line="240" w:lineRule="auto"/>
        <w:ind w:firstLine="708"/>
        <w:contextualSpacing/>
      </w:pPr>
    </w:p>
    <w:p w14:paraId="37E40CA9" w14:textId="3FF50D3F" w:rsidR="00D62054" w:rsidRPr="00D3445C" w:rsidRDefault="00D62054">
      <w:pPr>
        <w:spacing w:after="0" w:line="240" w:lineRule="auto"/>
        <w:pPrChange w:id="841" w:author="Абрамова Анна Андреевна" w:date="2024-05-16T00:10:00Z">
          <w:pPr>
            <w:spacing w:before="120" w:after="0" w:line="240" w:lineRule="auto"/>
          </w:pPr>
        </w:pPrChange>
      </w:pPr>
      <w:r w:rsidRPr="00D3445C">
        <w:rPr>
          <w:b/>
          <w:bCs/>
          <w:color w:val="000000"/>
        </w:rPr>
        <w:t xml:space="preserve">Таблица </w:t>
      </w:r>
      <w:r w:rsidR="00615E1A">
        <w:rPr>
          <w:b/>
          <w:bCs/>
          <w:color w:val="000000"/>
        </w:rPr>
        <w:t>3-1</w:t>
      </w:r>
      <w:ins w:id="842" w:author="Абрамова Анна Андреевна" w:date="2024-05-17T15:21:00Z">
        <w:r w:rsidR="005E739A">
          <w:rPr>
            <w:b/>
            <w:bCs/>
            <w:color w:val="000000"/>
          </w:rPr>
          <w:t>1</w:t>
        </w:r>
      </w:ins>
      <w:del w:id="843" w:author="Абрамова Анна Андреевна" w:date="2024-05-17T15:21:00Z">
        <w:r w:rsidR="00615E1A" w:rsidDel="005E739A">
          <w:rPr>
            <w:b/>
            <w:bCs/>
            <w:color w:val="000000"/>
          </w:rPr>
          <w:delText>0</w:delText>
        </w:r>
      </w:del>
      <w:ins w:id="844" w:author="Абрамова Анна Андреевна" w:date="2024-05-14T23:39:00Z">
        <w:r w:rsidR="00A91BD2">
          <w:rPr>
            <w:b/>
            <w:bCs/>
            <w:color w:val="000000"/>
          </w:rPr>
          <w:t>.</w:t>
        </w:r>
      </w:ins>
      <w:del w:id="845" w:author="Абрамова Анна Андреевна" w:date="2024-05-14T23:39:00Z">
        <w:r w:rsidRPr="00D3445C" w:rsidDel="00A91BD2">
          <w:rPr>
            <w:b/>
            <w:bCs/>
            <w:color w:val="000000"/>
          </w:rPr>
          <w:delText>:</w:delText>
        </w:r>
      </w:del>
      <w:r w:rsidRPr="00D3445C">
        <w:rPr>
          <w:b/>
          <w:bCs/>
          <w:color w:val="000000"/>
        </w:rPr>
        <w:t xml:space="preserve"> </w:t>
      </w:r>
      <w:r w:rsidRPr="00D62054">
        <w:rPr>
          <w:color w:val="000000"/>
        </w:rPr>
        <w:t xml:space="preserve">Скорость метаболизма </w:t>
      </w:r>
      <w:r w:rsidR="00615E1A">
        <w:rPr>
          <w:color w:val="000000"/>
        </w:rPr>
        <w:t>велпатасвира</w:t>
      </w:r>
      <w:r w:rsidRPr="00D62054">
        <w:rPr>
          <w:color w:val="000000"/>
        </w:rPr>
        <w:t xml:space="preserve"> при участии основного человеческого цитохрома P450</w:t>
      </w:r>
      <w:ins w:id="846" w:author="Абрамова Анна Андреевна" w:date="2024-05-16T00:10:00Z">
        <w:r w:rsidR="0073473E">
          <w:rPr>
            <w:color w:val="000000"/>
          </w:rPr>
          <w:t>.</w:t>
        </w:r>
      </w:ins>
    </w:p>
    <w:tbl>
      <w:tblPr>
        <w:tblW w:w="5000" w:type="pct"/>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1931"/>
        <w:gridCol w:w="1049"/>
        <w:gridCol w:w="999"/>
        <w:gridCol w:w="1031"/>
        <w:gridCol w:w="1081"/>
        <w:gridCol w:w="1086"/>
        <w:gridCol w:w="1172"/>
        <w:gridCol w:w="995"/>
      </w:tblGrid>
      <w:tr w:rsidR="00D62054" w:rsidRPr="00B246C5" w14:paraId="27FE9469" w14:textId="77777777" w:rsidTr="00B246C5">
        <w:tc>
          <w:tcPr>
            <w:tcW w:w="1935" w:type="dxa"/>
            <w:shd w:val="clear" w:color="auto" w:fill="D9D9D9" w:themeFill="background1" w:themeFillShade="D9"/>
          </w:tcPr>
          <w:p w14:paraId="68267086" w14:textId="77777777" w:rsidR="00D62054" w:rsidRPr="00B246C5" w:rsidRDefault="00D62054" w:rsidP="00B41C86">
            <w:pPr>
              <w:spacing w:line="240" w:lineRule="auto"/>
            </w:pPr>
            <w:r w:rsidRPr="00B246C5">
              <w:rPr>
                <w:b/>
                <w:bCs/>
                <w:color w:val="000000"/>
              </w:rPr>
              <w:t>Соединение</w:t>
            </w:r>
          </w:p>
        </w:tc>
        <w:tc>
          <w:tcPr>
            <w:tcW w:w="1050" w:type="dxa"/>
            <w:shd w:val="clear" w:color="auto" w:fill="D9D9D9" w:themeFill="background1" w:themeFillShade="D9"/>
          </w:tcPr>
          <w:p w14:paraId="25B7C662" w14:textId="77777777" w:rsidR="00D62054" w:rsidRPr="00B246C5" w:rsidRDefault="00D62054" w:rsidP="00B41C86">
            <w:pPr>
              <w:spacing w:line="240" w:lineRule="auto"/>
            </w:pPr>
            <w:r w:rsidRPr="00B246C5">
              <w:rPr>
                <w:b/>
                <w:bCs/>
                <w:color w:val="000000"/>
              </w:rPr>
              <w:t>CYP1A2</w:t>
            </w:r>
          </w:p>
        </w:tc>
        <w:tc>
          <w:tcPr>
            <w:tcW w:w="1000" w:type="dxa"/>
            <w:shd w:val="clear" w:color="auto" w:fill="D9D9D9" w:themeFill="background1" w:themeFillShade="D9"/>
          </w:tcPr>
          <w:p w14:paraId="16426131" w14:textId="77777777" w:rsidR="00D62054" w:rsidRPr="00B246C5" w:rsidRDefault="00D62054" w:rsidP="00B41C86">
            <w:pPr>
              <w:spacing w:line="240" w:lineRule="auto"/>
            </w:pPr>
            <w:r w:rsidRPr="00B246C5">
              <w:rPr>
                <w:b/>
                <w:bCs/>
                <w:color w:val="000000"/>
              </w:rPr>
              <w:t>CYP2B6</w:t>
            </w:r>
          </w:p>
        </w:tc>
        <w:tc>
          <w:tcPr>
            <w:tcW w:w="1032" w:type="dxa"/>
            <w:shd w:val="clear" w:color="auto" w:fill="D9D9D9" w:themeFill="background1" w:themeFillShade="D9"/>
          </w:tcPr>
          <w:p w14:paraId="0B974223" w14:textId="77777777" w:rsidR="00D62054" w:rsidRPr="00B246C5" w:rsidRDefault="00D62054" w:rsidP="00B41C86">
            <w:pPr>
              <w:spacing w:line="240" w:lineRule="auto"/>
            </w:pPr>
            <w:r w:rsidRPr="00B246C5">
              <w:rPr>
                <w:b/>
                <w:bCs/>
                <w:color w:val="000000"/>
              </w:rPr>
              <w:t>CYP2C8</w:t>
            </w:r>
          </w:p>
        </w:tc>
        <w:tc>
          <w:tcPr>
            <w:tcW w:w="1082" w:type="dxa"/>
            <w:shd w:val="clear" w:color="auto" w:fill="D9D9D9" w:themeFill="background1" w:themeFillShade="D9"/>
          </w:tcPr>
          <w:p w14:paraId="44D0E812" w14:textId="77777777" w:rsidR="00D62054" w:rsidRPr="00B246C5" w:rsidRDefault="00D62054" w:rsidP="00B41C86">
            <w:pPr>
              <w:spacing w:line="240" w:lineRule="auto"/>
            </w:pPr>
            <w:r w:rsidRPr="00B246C5">
              <w:rPr>
                <w:b/>
                <w:bCs/>
                <w:color w:val="000000"/>
              </w:rPr>
              <w:t>CYP2C9</w:t>
            </w:r>
          </w:p>
        </w:tc>
        <w:tc>
          <w:tcPr>
            <w:tcW w:w="1087" w:type="dxa"/>
            <w:shd w:val="clear" w:color="auto" w:fill="D9D9D9" w:themeFill="background1" w:themeFillShade="D9"/>
          </w:tcPr>
          <w:p w14:paraId="1D63CC97" w14:textId="77777777" w:rsidR="00D62054" w:rsidRPr="00B246C5" w:rsidRDefault="00D62054" w:rsidP="00B41C86">
            <w:pPr>
              <w:spacing w:line="240" w:lineRule="auto"/>
            </w:pPr>
            <w:r w:rsidRPr="00B246C5">
              <w:rPr>
                <w:b/>
                <w:bCs/>
                <w:color w:val="000000"/>
              </w:rPr>
              <w:t>CYP2C19</w:t>
            </w:r>
          </w:p>
        </w:tc>
        <w:tc>
          <w:tcPr>
            <w:tcW w:w="1174" w:type="dxa"/>
            <w:shd w:val="clear" w:color="auto" w:fill="D9D9D9" w:themeFill="background1" w:themeFillShade="D9"/>
          </w:tcPr>
          <w:p w14:paraId="18AC6C5D" w14:textId="77777777" w:rsidR="00D62054" w:rsidRPr="00B246C5" w:rsidRDefault="00D62054" w:rsidP="00B41C86">
            <w:pPr>
              <w:spacing w:line="240" w:lineRule="auto"/>
            </w:pPr>
            <w:r w:rsidRPr="00B246C5">
              <w:rPr>
                <w:b/>
                <w:bCs/>
                <w:color w:val="000000"/>
              </w:rPr>
              <w:t>CYP2D6</w:t>
            </w:r>
          </w:p>
        </w:tc>
        <w:tc>
          <w:tcPr>
            <w:tcW w:w="996" w:type="dxa"/>
            <w:shd w:val="clear" w:color="auto" w:fill="D9D9D9" w:themeFill="background1" w:themeFillShade="D9"/>
          </w:tcPr>
          <w:p w14:paraId="29C5E568" w14:textId="77777777" w:rsidR="00D62054" w:rsidRPr="00B246C5" w:rsidRDefault="00D62054" w:rsidP="00B41C86">
            <w:pPr>
              <w:spacing w:line="240" w:lineRule="auto"/>
            </w:pPr>
            <w:r w:rsidRPr="00B246C5">
              <w:rPr>
                <w:b/>
                <w:bCs/>
                <w:color w:val="000000"/>
              </w:rPr>
              <w:t>CYP3A4</w:t>
            </w:r>
          </w:p>
        </w:tc>
      </w:tr>
      <w:tr w:rsidR="00D62054" w:rsidRPr="00B246C5" w14:paraId="1D593BBB" w14:textId="77777777" w:rsidTr="00B246C5">
        <w:tc>
          <w:tcPr>
            <w:tcW w:w="1935" w:type="dxa"/>
            <w:shd w:val="clear" w:color="auto" w:fill="FFFFFF"/>
          </w:tcPr>
          <w:p w14:paraId="6C903A83" w14:textId="77777777" w:rsidR="00D62054" w:rsidRPr="00B246C5" w:rsidRDefault="00D62054" w:rsidP="00B41C86">
            <w:pPr>
              <w:spacing w:line="240" w:lineRule="auto"/>
            </w:pPr>
            <w:r w:rsidRPr="00B246C5">
              <w:rPr>
                <w:color w:val="000000"/>
              </w:rPr>
              <w:t>Велпатасвир</w:t>
            </w:r>
          </w:p>
        </w:tc>
        <w:tc>
          <w:tcPr>
            <w:tcW w:w="1050" w:type="dxa"/>
            <w:shd w:val="clear" w:color="auto" w:fill="FFFFFF"/>
          </w:tcPr>
          <w:p w14:paraId="7421A088" w14:textId="77777777" w:rsidR="00D62054" w:rsidRPr="00B246C5" w:rsidRDefault="00D62054" w:rsidP="00B41C86">
            <w:pPr>
              <w:spacing w:line="240" w:lineRule="auto"/>
            </w:pPr>
            <w:r w:rsidRPr="00B246C5">
              <w:rPr>
                <w:color w:val="000000"/>
              </w:rPr>
              <w:t>&lt; 0,12</w:t>
            </w:r>
          </w:p>
        </w:tc>
        <w:tc>
          <w:tcPr>
            <w:tcW w:w="1000" w:type="dxa"/>
            <w:shd w:val="clear" w:color="auto" w:fill="FFFFFF"/>
          </w:tcPr>
          <w:p w14:paraId="491885A8" w14:textId="77777777" w:rsidR="00D62054" w:rsidRPr="00B246C5" w:rsidRDefault="00D62054" w:rsidP="00B41C86">
            <w:pPr>
              <w:spacing w:line="240" w:lineRule="auto"/>
            </w:pPr>
            <w:r w:rsidRPr="00B246C5">
              <w:rPr>
                <w:color w:val="000000"/>
              </w:rPr>
              <w:t>0,13</w:t>
            </w:r>
          </w:p>
        </w:tc>
        <w:tc>
          <w:tcPr>
            <w:tcW w:w="1032" w:type="dxa"/>
            <w:shd w:val="clear" w:color="auto" w:fill="FFFFFF"/>
          </w:tcPr>
          <w:p w14:paraId="4CCC486F" w14:textId="77777777" w:rsidR="00D62054" w:rsidRPr="00B246C5" w:rsidRDefault="00D62054" w:rsidP="00B41C86">
            <w:pPr>
              <w:spacing w:line="240" w:lineRule="auto"/>
            </w:pPr>
            <w:r w:rsidRPr="00B246C5">
              <w:rPr>
                <w:color w:val="000000"/>
              </w:rPr>
              <w:t>1,26</w:t>
            </w:r>
          </w:p>
        </w:tc>
        <w:tc>
          <w:tcPr>
            <w:tcW w:w="1082" w:type="dxa"/>
            <w:shd w:val="clear" w:color="auto" w:fill="FFFFFF"/>
          </w:tcPr>
          <w:p w14:paraId="5403B253" w14:textId="77777777" w:rsidR="00D62054" w:rsidRPr="00B246C5" w:rsidRDefault="00D62054" w:rsidP="00B41C86">
            <w:pPr>
              <w:spacing w:line="240" w:lineRule="auto"/>
            </w:pPr>
            <w:r w:rsidRPr="00B246C5">
              <w:rPr>
                <w:color w:val="000000"/>
              </w:rPr>
              <w:t>&lt; 0,47</w:t>
            </w:r>
          </w:p>
        </w:tc>
        <w:tc>
          <w:tcPr>
            <w:tcW w:w="1087" w:type="dxa"/>
            <w:shd w:val="clear" w:color="auto" w:fill="FFFFFF"/>
          </w:tcPr>
          <w:p w14:paraId="2CDCF87D" w14:textId="77777777" w:rsidR="00D62054" w:rsidRPr="00B246C5" w:rsidRDefault="00D62054" w:rsidP="00B41C86">
            <w:pPr>
              <w:spacing w:line="240" w:lineRule="auto"/>
            </w:pPr>
            <w:r w:rsidRPr="00B246C5">
              <w:rPr>
                <w:color w:val="000000"/>
              </w:rPr>
              <w:t>&lt; 0,12</w:t>
            </w:r>
          </w:p>
        </w:tc>
        <w:tc>
          <w:tcPr>
            <w:tcW w:w="1174" w:type="dxa"/>
            <w:shd w:val="clear" w:color="auto" w:fill="FFFFFF"/>
          </w:tcPr>
          <w:p w14:paraId="3435A130" w14:textId="77777777" w:rsidR="00D62054" w:rsidRPr="00B246C5" w:rsidRDefault="00D62054" w:rsidP="00B41C86">
            <w:pPr>
              <w:spacing w:line="240" w:lineRule="auto"/>
            </w:pPr>
            <w:r w:rsidRPr="00B246C5">
              <w:rPr>
                <w:color w:val="000000"/>
              </w:rPr>
              <w:t>&lt; 0,23</w:t>
            </w:r>
          </w:p>
        </w:tc>
        <w:tc>
          <w:tcPr>
            <w:tcW w:w="996" w:type="dxa"/>
            <w:shd w:val="clear" w:color="auto" w:fill="FFFFFF"/>
          </w:tcPr>
          <w:p w14:paraId="087576BF" w14:textId="77777777" w:rsidR="00D62054" w:rsidRPr="00B246C5" w:rsidRDefault="00D62054" w:rsidP="00B41C86">
            <w:pPr>
              <w:spacing w:line="240" w:lineRule="auto"/>
            </w:pPr>
            <w:r w:rsidRPr="00B246C5">
              <w:rPr>
                <w:color w:val="000000"/>
              </w:rPr>
              <w:t>2,09</w:t>
            </w:r>
          </w:p>
        </w:tc>
      </w:tr>
      <w:tr w:rsidR="00D62054" w:rsidRPr="00B246C5" w14:paraId="0E0E75CD" w14:textId="77777777" w:rsidTr="00B246C5">
        <w:tc>
          <w:tcPr>
            <w:tcW w:w="1935" w:type="dxa"/>
            <w:shd w:val="clear" w:color="auto" w:fill="FFFFFF"/>
          </w:tcPr>
          <w:p w14:paraId="03552D35" w14:textId="77777777" w:rsidR="00D62054" w:rsidRPr="00B246C5" w:rsidRDefault="00D62054" w:rsidP="00B41C86">
            <w:pPr>
              <w:spacing w:line="240" w:lineRule="auto"/>
            </w:pPr>
            <w:r w:rsidRPr="00B246C5">
              <w:rPr>
                <w:color w:val="000000"/>
              </w:rPr>
              <w:t>(% положительный контроль)</w:t>
            </w:r>
          </w:p>
        </w:tc>
        <w:tc>
          <w:tcPr>
            <w:tcW w:w="1050" w:type="dxa"/>
            <w:shd w:val="clear" w:color="auto" w:fill="FFFFFF"/>
          </w:tcPr>
          <w:p w14:paraId="75B40D89" w14:textId="77777777" w:rsidR="00D62054" w:rsidRPr="00B246C5" w:rsidRDefault="00D62054" w:rsidP="00B41C86">
            <w:pPr>
              <w:spacing w:line="240" w:lineRule="auto"/>
            </w:pPr>
            <w:r w:rsidRPr="00B246C5">
              <w:rPr>
                <w:color w:val="000000"/>
              </w:rPr>
              <w:t>(&lt; 0,8 %)</w:t>
            </w:r>
          </w:p>
        </w:tc>
        <w:tc>
          <w:tcPr>
            <w:tcW w:w="1000" w:type="dxa"/>
            <w:shd w:val="clear" w:color="auto" w:fill="FFFFFF"/>
          </w:tcPr>
          <w:p w14:paraId="17784553" w14:textId="77777777" w:rsidR="00D62054" w:rsidRPr="00B246C5" w:rsidRDefault="00D62054" w:rsidP="00B41C86">
            <w:pPr>
              <w:spacing w:line="240" w:lineRule="auto"/>
            </w:pPr>
            <w:r w:rsidRPr="00B246C5">
              <w:rPr>
                <w:color w:val="000000"/>
              </w:rPr>
              <w:t>(6,6 %)</w:t>
            </w:r>
          </w:p>
        </w:tc>
        <w:tc>
          <w:tcPr>
            <w:tcW w:w="1032" w:type="dxa"/>
            <w:shd w:val="clear" w:color="auto" w:fill="FFFFFF"/>
          </w:tcPr>
          <w:p w14:paraId="7C0831A1" w14:textId="77777777" w:rsidR="00D62054" w:rsidRPr="00B246C5" w:rsidRDefault="00D62054" w:rsidP="00B41C86">
            <w:pPr>
              <w:spacing w:line="240" w:lineRule="auto"/>
            </w:pPr>
            <w:r w:rsidRPr="00B246C5">
              <w:rPr>
                <w:color w:val="000000"/>
              </w:rPr>
              <w:t>(5,5 %)</w:t>
            </w:r>
          </w:p>
        </w:tc>
        <w:tc>
          <w:tcPr>
            <w:tcW w:w="1082" w:type="dxa"/>
            <w:shd w:val="clear" w:color="auto" w:fill="FFFFFF"/>
          </w:tcPr>
          <w:p w14:paraId="6164DB55" w14:textId="77777777" w:rsidR="00D62054" w:rsidRPr="00B246C5" w:rsidRDefault="00D62054" w:rsidP="00B41C86">
            <w:pPr>
              <w:spacing w:line="240" w:lineRule="auto"/>
            </w:pPr>
            <w:r w:rsidRPr="00B246C5">
              <w:rPr>
                <w:color w:val="000000"/>
              </w:rPr>
              <w:t>(&lt; 2,2 %)</w:t>
            </w:r>
          </w:p>
        </w:tc>
        <w:tc>
          <w:tcPr>
            <w:tcW w:w="1087" w:type="dxa"/>
            <w:shd w:val="clear" w:color="auto" w:fill="FFFFFF"/>
          </w:tcPr>
          <w:p w14:paraId="753F30A8" w14:textId="77777777" w:rsidR="00D62054" w:rsidRPr="00B246C5" w:rsidRDefault="00D62054" w:rsidP="00B41C86">
            <w:pPr>
              <w:spacing w:line="240" w:lineRule="auto"/>
            </w:pPr>
            <w:r w:rsidRPr="00B246C5">
              <w:rPr>
                <w:color w:val="000000"/>
              </w:rPr>
              <w:t>(&lt; 12 %)</w:t>
            </w:r>
          </w:p>
        </w:tc>
        <w:tc>
          <w:tcPr>
            <w:tcW w:w="1174" w:type="dxa"/>
            <w:shd w:val="clear" w:color="auto" w:fill="FFFFFF"/>
          </w:tcPr>
          <w:p w14:paraId="143A82A3" w14:textId="77777777" w:rsidR="00D62054" w:rsidRPr="00B246C5" w:rsidRDefault="00D62054" w:rsidP="00B41C86">
            <w:pPr>
              <w:spacing w:line="240" w:lineRule="auto"/>
            </w:pPr>
            <w:r w:rsidRPr="00B246C5">
              <w:rPr>
                <w:color w:val="000000"/>
              </w:rPr>
              <w:t>(&lt; 1,0 %)</w:t>
            </w:r>
          </w:p>
        </w:tc>
        <w:tc>
          <w:tcPr>
            <w:tcW w:w="996" w:type="dxa"/>
            <w:shd w:val="clear" w:color="auto" w:fill="FFFFFF"/>
          </w:tcPr>
          <w:p w14:paraId="23B26662" w14:textId="77777777" w:rsidR="00D62054" w:rsidRPr="00B246C5" w:rsidRDefault="00D62054" w:rsidP="00B41C86">
            <w:pPr>
              <w:spacing w:line="240" w:lineRule="auto"/>
            </w:pPr>
            <w:r w:rsidRPr="00B246C5">
              <w:rPr>
                <w:color w:val="000000"/>
              </w:rPr>
              <w:t>(18 %)</w:t>
            </w:r>
          </w:p>
        </w:tc>
      </w:tr>
    </w:tbl>
    <w:p w14:paraId="6304E58F" w14:textId="77777777" w:rsidR="00D62054" w:rsidRDefault="00D62054" w:rsidP="00AD6294">
      <w:pPr>
        <w:spacing w:after="0"/>
        <w:rPr>
          <w:ins w:id="847" w:author="Абрамова Анна Андреевна" w:date="2024-05-17T00:48:00Z"/>
          <w:color w:val="000000"/>
          <w:sz w:val="20"/>
          <w:szCs w:val="20"/>
        </w:rPr>
      </w:pPr>
      <w:r w:rsidRPr="00D62054">
        <w:rPr>
          <w:color w:val="000000"/>
          <w:sz w:val="20"/>
          <w:szCs w:val="20"/>
        </w:rPr>
        <w:t xml:space="preserve">(AD 281-2007) </w:t>
      </w:r>
    </w:p>
    <w:p w14:paraId="597C65B6" w14:textId="77777777" w:rsidR="00AD6294" w:rsidRPr="00D62054" w:rsidRDefault="00AD6294">
      <w:pPr>
        <w:spacing w:after="0"/>
        <w:rPr>
          <w:color w:val="000000"/>
          <w:sz w:val="20"/>
          <w:szCs w:val="20"/>
        </w:rPr>
        <w:pPrChange w:id="848" w:author="Абрамова Анна Андреевна" w:date="2024-05-17T00:48:00Z">
          <w:pPr/>
        </w:pPrChange>
      </w:pPr>
    </w:p>
    <w:p w14:paraId="645D681E" w14:textId="2807AF06" w:rsidR="00D62054" w:rsidRDefault="00D62054" w:rsidP="00A91BD2">
      <w:pPr>
        <w:spacing w:after="0" w:line="240" w:lineRule="auto"/>
        <w:ind w:firstLine="708"/>
        <w:contextualSpacing/>
        <w:rPr>
          <w:ins w:id="849" w:author="Абрамова Анна Андреевна" w:date="2024-05-16T00:11:00Z"/>
        </w:rPr>
      </w:pPr>
      <w:commentRangeStart w:id="850"/>
      <w:commentRangeStart w:id="851"/>
      <w:r>
        <w:t>Количест</w:t>
      </w:r>
      <w:commentRangeEnd w:id="850"/>
      <w:r w:rsidR="00363F83">
        <w:rPr>
          <w:rStyle w:val="CommentReference"/>
        </w:rPr>
        <w:commentReference w:id="850"/>
      </w:r>
      <w:commentRangeEnd w:id="851"/>
      <w:r w:rsidR="00A91BD2">
        <w:rPr>
          <w:rStyle w:val="CommentReference"/>
        </w:rPr>
        <w:commentReference w:id="851"/>
      </w:r>
      <w:r w:rsidR="00615E1A">
        <w:t>в</w:t>
      </w:r>
      <w:r>
        <w:t xml:space="preserve">о основных метаболитов </w:t>
      </w:r>
      <w:r w:rsidRPr="00D62054">
        <w:t>(% от общей AUC в плазме крови)</w:t>
      </w:r>
      <w:r>
        <w:t xml:space="preserve"> велпатасвира изучалось на мышах, крысах, собаках и человеке, </w:t>
      </w:r>
      <w:r w:rsidRPr="00615E1A">
        <w:t xml:space="preserve">Таблица </w:t>
      </w:r>
      <w:r w:rsidR="00615E1A">
        <w:t>3-1</w:t>
      </w:r>
      <w:ins w:id="852" w:author="Абрамова Анна Андреевна" w:date="2024-05-17T15:21:00Z">
        <w:r w:rsidR="005E739A">
          <w:t>2</w:t>
        </w:r>
      </w:ins>
      <w:del w:id="853" w:author="Абрамова Анна Андреевна" w:date="2024-05-17T15:21:00Z">
        <w:r w:rsidR="00615E1A" w:rsidDel="005E739A">
          <w:delText>1</w:delText>
        </w:r>
      </w:del>
      <w:r w:rsidRPr="00615E1A">
        <w:t>.</w:t>
      </w:r>
      <w:r>
        <w:t xml:space="preserve"> </w:t>
      </w:r>
      <w:r w:rsidRPr="00D62054">
        <w:t xml:space="preserve">Неизмененный </w:t>
      </w:r>
      <w:r>
        <w:t>велпатасвир</w:t>
      </w:r>
      <w:r w:rsidRPr="00D62054">
        <w:t xml:space="preserve"> был наиболее часто обнаруживаемым циркулирующим компонентом. Из общей экспозиции радиоактивности в плазме крови неизмененный </w:t>
      </w:r>
      <w:r>
        <w:t>велпатасвир</w:t>
      </w:r>
      <w:r w:rsidRPr="00D62054">
        <w:t xml:space="preserve"> составлял приблизительно 71 % у мышей CD-1, 92 % у мышей rasH2, 83 % у крыс</w:t>
      </w:r>
      <w:r>
        <w:t xml:space="preserve"> </w:t>
      </w:r>
      <w:r w:rsidRPr="00D62054">
        <w:t>Спраг-Доули, 81 % у собак</w:t>
      </w:r>
      <w:r>
        <w:t xml:space="preserve"> породы бигль</w:t>
      </w:r>
      <w:r w:rsidRPr="00D62054">
        <w:t xml:space="preserve"> и приблизительно 98,9 % у человека. О-деметилметаболит, десметил-</w:t>
      </w:r>
      <w:r>
        <w:t>велпатасвир</w:t>
      </w:r>
      <w:r w:rsidRPr="00D62054">
        <w:t xml:space="preserve"> (M19), был идентифицирован в плазме крови всех видов, составив 7,1 %, 8,3 %, 12,4 % и 0,7 % от общего уровня радиоактивности в плазме крови мышей CD-1, крыс, собак и человека, соответственно. Моногидроксилированный метаболит, гидроксил-</w:t>
      </w:r>
      <w:r>
        <w:t>велпатасвир</w:t>
      </w:r>
      <w:r w:rsidRPr="00D62054">
        <w:t>-1 (M18), был идентифицирован в плазме крови крыс, собак и человека, составив 1,2 %, 3,1 % и 0,4 % от общего уровня радиоактивности в плазме крови этих видов, соответственно. Моногидроксилированный метаболит, гидроксил-</w:t>
      </w:r>
      <w:r>
        <w:t>велпатасвир</w:t>
      </w:r>
      <w:r w:rsidRPr="00D62054">
        <w:t>-3 (M23), и О-деметил-гидроксилированный метаболит, десметил-гидрокси-</w:t>
      </w:r>
      <w:r>
        <w:t>велпатасвир</w:t>
      </w:r>
      <w:r w:rsidRPr="00D62054">
        <w:t xml:space="preserve">-2 (M16), были идентифицированы в плазме крови мышей CD-1, составив, соответственно, 17 % и 2,7 % от общего уровня радиоактивности в плазме </w:t>
      </w:r>
      <w:r w:rsidRPr="009009A4">
        <w:t>крови</w:t>
      </w:r>
      <w:r w:rsidR="003E049D" w:rsidRPr="009009A4">
        <w:t xml:space="preserve"> </w:t>
      </w:r>
      <w:r w:rsidR="003E049D" w:rsidRPr="009009A4">
        <w:rPr>
          <w:color w:val="000000"/>
        </w:rPr>
        <w:t>[</w:t>
      </w:r>
      <w:r w:rsidR="009009A4" w:rsidRPr="009009A4">
        <w:rPr>
          <w:color w:val="000000"/>
        </w:rPr>
        <w:t>17</w:t>
      </w:r>
      <w:r w:rsidR="003E049D" w:rsidRPr="009009A4">
        <w:rPr>
          <w:color w:val="000000"/>
        </w:rPr>
        <w:t>]</w:t>
      </w:r>
      <w:r w:rsidRPr="009009A4">
        <w:t>.</w:t>
      </w:r>
    </w:p>
    <w:p w14:paraId="71D8660A" w14:textId="77777777" w:rsidR="0073473E" w:rsidRDefault="0073473E">
      <w:pPr>
        <w:spacing w:after="0" w:line="240" w:lineRule="auto"/>
        <w:ind w:firstLine="708"/>
        <w:contextualSpacing/>
        <w:pPrChange w:id="854" w:author="Абрамова Анна Андреевна" w:date="2024-05-14T23:39:00Z">
          <w:pPr>
            <w:spacing w:after="0" w:line="240" w:lineRule="auto"/>
            <w:contextualSpacing/>
          </w:pPr>
        </w:pPrChange>
      </w:pPr>
    </w:p>
    <w:p w14:paraId="609995F5" w14:textId="35AFB9BA" w:rsidR="00D62054" w:rsidRDefault="00D62054">
      <w:pPr>
        <w:spacing w:after="0" w:line="240" w:lineRule="auto"/>
        <w:pPrChange w:id="855" w:author="Абрамова Анна Андреевна" w:date="2024-05-16T00:11:00Z">
          <w:pPr>
            <w:spacing w:before="120" w:after="0" w:line="240" w:lineRule="auto"/>
          </w:pPr>
        </w:pPrChange>
      </w:pPr>
      <w:r w:rsidRPr="00D3445C">
        <w:rPr>
          <w:b/>
          <w:bCs/>
          <w:color w:val="000000"/>
        </w:rPr>
        <w:t xml:space="preserve">Таблица </w:t>
      </w:r>
      <w:r w:rsidR="00615E1A">
        <w:rPr>
          <w:b/>
          <w:bCs/>
          <w:color w:val="000000"/>
        </w:rPr>
        <w:t>3-1</w:t>
      </w:r>
      <w:ins w:id="856" w:author="Абрамова Анна Андреевна" w:date="2024-05-17T15:21:00Z">
        <w:r w:rsidR="005E739A">
          <w:rPr>
            <w:b/>
            <w:bCs/>
            <w:color w:val="000000"/>
          </w:rPr>
          <w:t>2</w:t>
        </w:r>
      </w:ins>
      <w:del w:id="857" w:author="Абрамова Анна Андреевна" w:date="2024-05-17T15:21:00Z">
        <w:r w:rsidR="00615E1A" w:rsidDel="005E739A">
          <w:rPr>
            <w:b/>
            <w:bCs/>
            <w:color w:val="000000"/>
          </w:rPr>
          <w:delText>1</w:delText>
        </w:r>
      </w:del>
      <w:ins w:id="858" w:author="Абрамова Анна Андреевна" w:date="2024-05-17T15:21:00Z">
        <w:r w:rsidR="005E739A">
          <w:rPr>
            <w:b/>
            <w:bCs/>
            <w:color w:val="000000"/>
          </w:rPr>
          <w:t>.</w:t>
        </w:r>
      </w:ins>
      <w:del w:id="859" w:author="Абрамова Анна Андреевна" w:date="2024-05-17T15:21:00Z">
        <w:r w:rsidRPr="00D3445C" w:rsidDel="005E739A">
          <w:rPr>
            <w:b/>
            <w:bCs/>
            <w:color w:val="000000"/>
          </w:rPr>
          <w:delText>:</w:delText>
        </w:r>
      </w:del>
      <w:r w:rsidRPr="00D3445C">
        <w:rPr>
          <w:b/>
          <w:bCs/>
          <w:color w:val="000000"/>
        </w:rPr>
        <w:t xml:space="preserve"> </w:t>
      </w:r>
      <w:r w:rsidRPr="00D62054">
        <w:rPr>
          <w:color w:val="000000"/>
        </w:rPr>
        <w:t xml:space="preserve">Основные метаболиты в плазме крови после перорального введения </w:t>
      </w:r>
      <w:r w:rsidR="00615E1A">
        <w:rPr>
          <w:color w:val="000000"/>
        </w:rPr>
        <w:t>велпатасвира</w:t>
      </w:r>
      <w:r w:rsidRPr="00D62054">
        <w:rPr>
          <w:color w:val="000000"/>
        </w:rPr>
        <w:t xml:space="preserve"> (% от общей AUC в плазме крови)</w:t>
      </w:r>
      <w:ins w:id="860" w:author="Абрамова Анна Андреевна" w:date="2024-05-16T00:11:00Z">
        <w:r w:rsidR="0073473E">
          <w:rPr>
            <w:color w:val="000000"/>
          </w:rPr>
          <w:t>.</w:t>
        </w:r>
      </w:ins>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Change w:id="861" w:author="Абрамова Анна Андреевна" w:date="2024-05-14T23:42:00Z">
          <w:tblPr>
            <w:tblW w:w="5000" w:type="pct"/>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PrChange>
      </w:tblPr>
      <w:tblGrid>
        <w:gridCol w:w="1515"/>
        <w:gridCol w:w="1559"/>
        <w:gridCol w:w="1424"/>
        <w:gridCol w:w="2098"/>
        <w:gridCol w:w="1314"/>
        <w:gridCol w:w="1434"/>
        <w:tblGridChange w:id="862">
          <w:tblGrid>
            <w:gridCol w:w="1515"/>
            <w:gridCol w:w="1559"/>
            <w:gridCol w:w="1424"/>
            <w:gridCol w:w="2098"/>
            <w:gridCol w:w="1314"/>
            <w:gridCol w:w="1434"/>
          </w:tblGrid>
        </w:tblGridChange>
      </w:tblGrid>
      <w:tr w:rsidR="00D62054" w:rsidRPr="00A91BD2" w14:paraId="69177579" w14:textId="77777777" w:rsidTr="00A91BD2">
        <w:trPr>
          <w:tblHeader/>
          <w:jc w:val="center"/>
        </w:trPr>
        <w:tc>
          <w:tcPr>
            <w:tcW w:w="1515" w:type="dxa"/>
            <w:shd w:val="clear" w:color="auto" w:fill="D9D9D9" w:themeFill="background1" w:themeFillShade="D9"/>
            <w:vAlign w:val="bottom"/>
            <w:tcPrChange w:id="863" w:author="Абрамова Анна Андреевна" w:date="2024-05-14T23:42:00Z">
              <w:tcPr>
                <w:tcW w:w="1515" w:type="dxa"/>
                <w:shd w:val="clear" w:color="auto" w:fill="D9D9D9" w:themeFill="background1" w:themeFillShade="D9"/>
                <w:vAlign w:val="bottom"/>
              </w:tcPr>
            </w:tcPrChange>
          </w:tcPr>
          <w:p w14:paraId="7F1AB92F" w14:textId="77777777" w:rsidR="00D62054" w:rsidRPr="00A91BD2" w:rsidRDefault="00D62054" w:rsidP="0073473E">
            <w:pPr>
              <w:spacing w:line="240" w:lineRule="auto"/>
            </w:pPr>
            <w:r w:rsidRPr="00A91BD2">
              <w:rPr>
                <w:b/>
                <w:bCs/>
                <w:color w:val="000000"/>
              </w:rPr>
              <w:t>Соединение</w:t>
            </w:r>
          </w:p>
        </w:tc>
        <w:tc>
          <w:tcPr>
            <w:tcW w:w="1559" w:type="dxa"/>
            <w:shd w:val="clear" w:color="auto" w:fill="D9D9D9" w:themeFill="background1" w:themeFillShade="D9"/>
            <w:vAlign w:val="bottom"/>
            <w:tcPrChange w:id="864" w:author="Абрамова Анна Андреевна" w:date="2024-05-14T23:42:00Z">
              <w:tcPr>
                <w:tcW w:w="1559" w:type="dxa"/>
                <w:shd w:val="clear" w:color="auto" w:fill="D9D9D9" w:themeFill="background1" w:themeFillShade="D9"/>
                <w:vAlign w:val="bottom"/>
              </w:tcPr>
            </w:tcPrChange>
          </w:tcPr>
          <w:p w14:paraId="3F3F3078" w14:textId="77777777" w:rsidR="00D62054" w:rsidRPr="00A91BD2" w:rsidRDefault="00D62054" w:rsidP="0073473E">
            <w:pPr>
              <w:spacing w:line="240" w:lineRule="auto"/>
            </w:pPr>
            <w:r w:rsidRPr="00A91BD2">
              <w:rPr>
                <w:b/>
                <w:bCs/>
                <w:color w:val="000000"/>
              </w:rPr>
              <w:t>Мыши CD-1</w:t>
            </w:r>
          </w:p>
        </w:tc>
        <w:tc>
          <w:tcPr>
            <w:tcW w:w="1424" w:type="dxa"/>
            <w:shd w:val="clear" w:color="auto" w:fill="D9D9D9" w:themeFill="background1" w:themeFillShade="D9"/>
            <w:vAlign w:val="bottom"/>
            <w:tcPrChange w:id="865" w:author="Абрамова Анна Андреевна" w:date="2024-05-14T23:42:00Z">
              <w:tcPr>
                <w:tcW w:w="1424" w:type="dxa"/>
                <w:shd w:val="clear" w:color="auto" w:fill="D9D9D9" w:themeFill="background1" w:themeFillShade="D9"/>
                <w:vAlign w:val="bottom"/>
              </w:tcPr>
            </w:tcPrChange>
          </w:tcPr>
          <w:p w14:paraId="763330C0" w14:textId="77777777" w:rsidR="00D62054" w:rsidRPr="00A91BD2" w:rsidRDefault="00D62054">
            <w:pPr>
              <w:spacing w:line="240" w:lineRule="auto"/>
              <w:jc w:val="center"/>
              <w:pPrChange w:id="866" w:author="Абрамова Анна Андреевна" w:date="2024-05-16T00:11:00Z">
                <w:pPr/>
              </w:pPrChange>
            </w:pPr>
            <w:r w:rsidRPr="00A91BD2">
              <w:rPr>
                <w:b/>
                <w:bCs/>
                <w:color w:val="000000"/>
              </w:rPr>
              <w:t>Мыши rasH2</w:t>
            </w:r>
          </w:p>
        </w:tc>
        <w:tc>
          <w:tcPr>
            <w:tcW w:w="2098" w:type="dxa"/>
            <w:shd w:val="clear" w:color="auto" w:fill="D9D9D9" w:themeFill="background1" w:themeFillShade="D9"/>
            <w:vAlign w:val="bottom"/>
            <w:tcPrChange w:id="867" w:author="Абрамова Анна Андреевна" w:date="2024-05-14T23:42:00Z">
              <w:tcPr>
                <w:tcW w:w="2098" w:type="dxa"/>
                <w:shd w:val="clear" w:color="auto" w:fill="D9D9D9" w:themeFill="background1" w:themeFillShade="D9"/>
                <w:vAlign w:val="bottom"/>
              </w:tcPr>
            </w:tcPrChange>
          </w:tcPr>
          <w:p w14:paraId="24E228B1" w14:textId="77777777" w:rsidR="00D62054" w:rsidRPr="00A91BD2" w:rsidRDefault="00D62054" w:rsidP="0073473E">
            <w:pPr>
              <w:spacing w:line="240" w:lineRule="auto"/>
              <w:jc w:val="center"/>
            </w:pPr>
            <w:r w:rsidRPr="00A91BD2">
              <w:rPr>
                <w:b/>
                <w:bCs/>
                <w:color w:val="000000"/>
              </w:rPr>
              <w:t>Крысы Спраг-Доули</w:t>
            </w:r>
          </w:p>
        </w:tc>
        <w:tc>
          <w:tcPr>
            <w:tcW w:w="1314" w:type="dxa"/>
            <w:shd w:val="clear" w:color="auto" w:fill="D9D9D9" w:themeFill="background1" w:themeFillShade="D9"/>
            <w:vAlign w:val="bottom"/>
            <w:tcPrChange w:id="868" w:author="Абрамова Анна Андреевна" w:date="2024-05-14T23:42:00Z">
              <w:tcPr>
                <w:tcW w:w="1314" w:type="dxa"/>
                <w:shd w:val="clear" w:color="auto" w:fill="D9D9D9" w:themeFill="background1" w:themeFillShade="D9"/>
                <w:vAlign w:val="bottom"/>
              </w:tcPr>
            </w:tcPrChange>
          </w:tcPr>
          <w:p w14:paraId="133FDA35" w14:textId="77777777" w:rsidR="00D62054" w:rsidRPr="00A91BD2" w:rsidRDefault="00D62054" w:rsidP="0073473E">
            <w:pPr>
              <w:spacing w:line="240" w:lineRule="auto"/>
              <w:jc w:val="center"/>
            </w:pPr>
            <w:r w:rsidRPr="00A91BD2">
              <w:rPr>
                <w:b/>
                <w:bCs/>
                <w:color w:val="000000"/>
              </w:rPr>
              <w:t>Собаки бигль</w:t>
            </w:r>
          </w:p>
        </w:tc>
        <w:tc>
          <w:tcPr>
            <w:tcW w:w="1434" w:type="dxa"/>
            <w:shd w:val="clear" w:color="auto" w:fill="D9D9D9" w:themeFill="background1" w:themeFillShade="D9"/>
            <w:vAlign w:val="bottom"/>
            <w:tcPrChange w:id="869" w:author="Абрамова Анна Андреевна" w:date="2024-05-14T23:42:00Z">
              <w:tcPr>
                <w:tcW w:w="1434" w:type="dxa"/>
                <w:shd w:val="clear" w:color="auto" w:fill="D9D9D9" w:themeFill="background1" w:themeFillShade="D9"/>
                <w:vAlign w:val="bottom"/>
              </w:tcPr>
            </w:tcPrChange>
          </w:tcPr>
          <w:p w14:paraId="13A2D6CF" w14:textId="77777777" w:rsidR="00D62054" w:rsidRPr="00A91BD2" w:rsidRDefault="00D62054" w:rsidP="0073473E">
            <w:pPr>
              <w:spacing w:line="240" w:lineRule="auto"/>
              <w:jc w:val="center"/>
            </w:pPr>
            <w:r w:rsidRPr="00A91BD2">
              <w:rPr>
                <w:b/>
                <w:bCs/>
                <w:color w:val="000000"/>
              </w:rPr>
              <w:t>Человек</w:t>
            </w:r>
          </w:p>
        </w:tc>
      </w:tr>
      <w:tr w:rsidR="00D62054" w:rsidRPr="00A91BD2" w14:paraId="7F47E7B7" w14:textId="77777777" w:rsidTr="00A91BD2">
        <w:trPr>
          <w:trHeight w:val="239"/>
          <w:jc w:val="center"/>
          <w:trPrChange w:id="870" w:author="Абрамова Анна Андреевна" w:date="2024-05-14T23:42:00Z">
            <w:trPr>
              <w:trHeight w:val="239"/>
            </w:trPr>
          </w:trPrChange>
        </w:trPr>
        <w:tc>
          <w:tcPr>
            <w:tcW w:w="1515" w:type="dxa"/>
            <w:shd w:val="clear" w:color="auto" w:fill="FFFFFF"/>
            <w:tcPrChange w:id="871" w:author="Абрамова Анна Андреевна" w:date="2024-05-14T23:42:00Z">
              <w:tcPr>
                <w:tcW w:w="1515" w:type="dxa"/>
                <w:shd w:val="clear" w:color="auto" w:fill="FFFFFF"/>
              </w:tcPr>
            </w:tcPrChange>
          </w:tcPr>
          <w:p w14:paraId="44029E97" w14:textId="77777777" w:rsidR="00D62054" w:rsidRPr="00A91BD2" w:rsidRDefault="00D62054">
            <w:pPr>
              <w:spacing w:line="240" w:lineRule="auto"/>
              <w:jc w:val="center"/>
              <w:pPrChange w:id="872" w:author="Абрамова Анна Андреевна" w:date="2024-05-16T00:11:00Z">
                <w:pPr/>
              </w:pPrChange>
            </w:pPr>
            <w:r w:rsidRPr="00A91BD2">
              <w:rPr>
                <w:color w:val="000000"/>
              </w:rPr>
              <w:t>M1</w:t>
            </w:r>
          </w:p>
        </w:tc>
        <w:tc>
          <w:tcPr>
            <w:tcW w:w="1559" w:type="dxa"/>
            <w:shd w:val="clear" w:color="auto" w:fill="FFFFFF"/>
            <w:tcPrChange w:id="873" w:author="Абрамова Анна Андреевна" w:date="2024-05-14T23:42:00Z">
              <w:tcPr>
                <w:tcW w:w="1559" w:type="dxa"/>
                <w:shd w:val="clear" w:color="auto" w:fill="FFFFFF"/>
              </w:tcPr>
            </w:tcPrChange>
          </w:tcPr>
          <w:p w14:paraId="338AD575" w14:textId="77777777" w:rsidR="00D62054" w:rsidRPr="00A91BD2" w:rsidRDefault="00D62054" w:rsidP="0073473E">
            <w:pPr>
              <w:spacing w:line="240" w:lineRule="auto"/>
              <w:jc w:val="center"/>
            </w:pPr>
            <w:r w:rsidRPr="00A91BD2">
              <w:rPr>
                <w:color w:val="000000"/>
              </w:rPr>
              <w:t>Н/О</w:t>
            </w:r>
          </w:p>
        </w:tc>
        <w:tc>
          <w:tcPr>
            <w:tcW w:w="1424" w:type="dxa"/>
            <w:shd w:val="clear" w:color="auto" w:fill="FFFFFF"/>
            <w:tcPrChange w:id="874" w:author="Абрамова Анна Андреевна" w:date="2024-05-14T23:42:00Z">
              <w:tcPr>
                <w:tcW w:w="1424" w:type="dxa"/>
                <w:shd w:val="clear" w:color="auto" w:fill="FFFFFF"/>
              </w:tcPr>
            </w:tcPrChange>
          </w:tcPr>
          <w:p w14:paraId="702BB1BB" w14:textId="77777777" w:rsidR="00D62054" w:rsidRPr="00A91BD2" w:rsidRDefault="00D62054" w:rsidP="0073473E">
            <w:pPr>
              <w:spacing w:line="240" w:lineRule="auto"/>
              <w:jc w:val="center"/>
            </w:pPr>
            <w:r w:rsidRPr="00A91BD2">
              <w:rPr>
                <w:color w:val="000000"/>
              </w:rPr>
              <w:t>Н/О</w:t>
            </w:r>
          </w:p>
        </w:tc>
        <w:tc>
          <w:tcPr>
            <w:tcW w:w="2098" w:type="dxa"/>
            <w:shd w:val="clear" w:color="auto" w:fill="FFFFFF"/>
            <w:tcPrChange w:id="875" w:author="Абрамова Анна Андреевна" w:date="2024-05-14T23:42:00Z">
              <w:tcPr>
                <w:tcW w:w="2098" w:type="dxa"/>
                <w:shd w:val="clear" w:color="auto" w:fill="FFFFFF"/>
              </w:tcPr>
            </w:tcPrChange>
          </w:tcPr>
          <w:p w14:paraId="574E5708" w14:textId="77777777" w:rsidR="00D62054" w:rsidRPr="00A91BD2" w:rsidRDefault="00D62054" w:rsidP="0073473E">
            <w:pPr>
              <w:spacing w:line="240" w:lineRule="auto"/>
              <w:jc w:val="center"/>
            </w:pPr>
            <w:r w:rsidRPr="00A91BD2">
              <w:rPr>
                <w:color w:val="000000"/>
              </w:rPr>
              <w:t>0,18</w:t>
            </w:r>
          </w:p>
        </w:tc>
        <w:tc>
          <w:tcPr>
            <w:tcW w:w="1314" w:type="dxa"/>
            <w:shd w:val="clear" w:color="auto" w:fill="FFFFFF"/>
            <w:tcPrChange w:id="876" w:author="Абрамова Анна Андреевна" w:date="2024-05-14T23:42:00Z">
              <w:tcPr>
                <w:tcW w:w="1314" w:type="dxa"/>
                <w:shd w:val="clear" w:color="auto" w:fill="FFFFFF"/>
              </w:tcPr>
            </w:tcPrChange>
          </w:tcPr>
          <w:p w14:paraId="736DB0BC" w14:textId="77777777" w:rsidR="00D62054" w:rsidRPr="00A91BD2" w:rsidRDefault="00D62054" w:rsidP="0073473E">
            <w:pPr>
              <w:spacing w:line="240" w:lineRule="auto"/>
              <w:jc w:val="center"/>
            </w:pPr>
            <w:r w:rsidRPr="00A91BD2">
              <w:rPr>
                <w:color w:val="000000"/>
              </w:rPr>
              <w:t>Н/О</w:t>
            </w:r>
          </w:p>
        </w:tc>
        <w:tc>
          <w:tcPr>
            <w:tcW w:w="1434" w:type="dxa"/>
            <w:shd w:val="clear" w:color="auto" w:fill="FFFFFF"/>
            <w:tcPrChange w:id="877" w:author="Абрамова Анна Андреевна" w:date="2024-05-14T23:42:00Z">
              <w:tcPr>
                <w:tcW w:w="1434" w:type="dxa"/>
                <w:shd w:val="clear" w:color="auto" w:fill="FFFFFF"/>
              </w:tcPr>
            </w:tcPrChange>
          </w:tcPr>
          <w:p w14:paraId="52220C8A" w14:textId="77777777" w:rsidR="00D62054" w:rsidRPr="00A91BD2" w:rsidRDefault="00D62054" w:rsidP="0073473E">
            <w:pPr>
              <w:spacing w:line="240" w:lineRule="auto"/>
              <w:jc w:val="center"/>
            </w:pPr>
            <w:r w:rsidRPr="00A91BD2">
              <w:rPr>
                <w:color w:val="000000"/>
              </w:rPr>
              <w:t>Н/О</w:t>
            </w:r>
          </w:p>
        </w:tc>
      </w:tr>
      <w:tr w:rsidR="00D62054" w:rsidRPr="00A91BD2" w14:paraId="00BF7DFE" w14:textId="77777777" w:rsidTr="00A91BD2">
        <w:trPr>
          <w:jc w:val="center"/>
        </w:trPr>
        <w:tc>
          <w:tcPr>
            <w:tcW w:w="1515" w:type="dxa"/>
            <w:shd w:val="clear" w:color="auto" w:fill="FFFFFF"/>
            <w:tcPrChange w:id="878" w:author="Абрамова Анна Андреевна" w:date="2024-05-14T23:42:00Z">
              <w:tcPr>
                <w:tcW w:w="1515" w:type="dxa"/>
                <w:shd w:val="clear" w:color="auto" w:fill="FFFFFF"/>
              </w:tcPr>
            </w:tcPrChange>
          </w:tcPr>
          <w:p w14:paraId="049152AB" w14:textId="77777777" w:rsidR="00D62054" w:rsidRPr="00A91BD2" w:rsidRDefault="00D62054">
            <w:pPr>
              <w:spacing w:line="240" w:lineRule="auto"/>
              <w:jc w:val="center"/>
              <w:pPrChange w:id="879" w:author="Абрамова Анна Андреевна" w:date="2024-05-16T00:11:00Z">
                <w:pPr/>
              </w:pPrChange>
            </w:pPr>
            <w:r w:rsidRPr="00A91BD2">
              <w:rPr>
                <w:color w:val="000000"/>
              </w:rPr>
              <w:t>M16</w:t>
            </w:r>
          </w:p>
        </w:tc>
        <w:tc>
          <w:tcPr>
            <w:tcW w:w="1559" w:type="dxa"/>
            <w:shd w:val="clear" w:color="auto" w:fill="FFFFFF"/>
            <w:tcPrChange w:id="880" w:author="Абрамова Анна Андреевна" w:date="2024-05-14T23:42:00Z">
              <w:tcPr>
                <w:tcW w:w="1559" w:type="dxa"/>
                <w:shd w:val="clear" w:color="auto" w:fill="FFFFFF"/>
              </w:tcPr>
            </w:tcPrChange>
          </w:tcPr>
          <w:p w14:paraId="561D0EE9" w14:textId="77777777" w:rsidR="00D62054" w:rsidRPr="00A91BD2" w:rsidRDefault="00D62054" w:rsidP="0073473E">
            <w:pPr>
              <w:spacing w:line="240" w:lineRule="auto"/>
              <w:jc w:val="center"/>
            </w:pPr>
            <w:r w:rsidRPr="00A91BD2">
              <w:rPr>
                <w:color w:val="000000"/>
              </w:rPr>
              <w:t>2,70</w:t>
            </w:r>
          </w:p>
        </w:tc>
        <w:tc>
          <w:tcPr>
            <w:tcW w:w="1424" w:type="dxa"/>
            <w:shd w:val="clear" w:color="auto" w:fill="FFFFFF"/>
            <w:tcPrChange w:id="881" w:author="Абрамова Анна Андреевна" w:date="2024-05-14T23:42:00Z">
              <w:tcPr>
                <w:tcW w:w="1424" w:type="dxa"/>
                <w:shd w:val="clear" w:color="auto" w:fill="FFFFFF"/>
              </w:tcPr>
            </w:tcPrChange>
          </w:tcPr>
          <w:p w14:paraId="33D1E19A" w14:textId="77777777" w:rsidR="00D62054" w:rsidRPr="00A91BD2" w:rsidRDefault="00D62054" w:rsidP="0073473E">
            <w:pPr>
              <w:spacing w:line="240" w:lineRule="auto"/>
              <w:jc w:val="center"/>
            </w:pPr>
            <w:r w:rsidRPr="00A91BD2">
              <w:rPr>
                <w:color w:val="000000"/>
              </w:rPr>
              <w:t>Н/О</w:t>
            </w:r>
          </w:p>
        </w:tc>
        <w:tc>
          <w:tcPr>
            <w:tcW w:w="2098" w:type="dxa"/>
            <w:shd w:val="clear" w:color="auto" w:fill="FFFFFF"/>
            <w:tcPrChange w:id="882" w:author="Абрамова Анна Андреевна" w:date="2024-05-14T23:42:00Z">
              <w:tcPr>
                <w:tcW w:w="2098" w:type="dxa"/>
                <w:shd w:val="clear" w:color="auto" w:fill="FFFFFF"/>
              </w:tcPr>
            </w:tcPrChange>
          </w:tcPr>
          <w:p w14:paraId="15C8AC70" w14:textId="77777777" w:rsidR="00D62054" w:rsidRPr="00A91BD2" w:rsidRDefault="00D62054" w:rsidP="0073473E">
            <w:pPr>
              <w:spacing w:line="240" w:lineRule="auto"/>
              <w:jc w:val="center"/>
            </w:pPr>
            <w:r w:rsidRPr="00A91BD2">
              <w:rPr>
                <w:color w:val="000000"/>
              </w:rPr>
              <w:t>Н/О</w:t>
            </w:r>
          </w:p>
        </w:tc>
        <w:tc>
          <w:tcPr>
            <w:tcW w:w="1314" w:type="dxa"/>
            <w:shd w:val="clear" w:color="auto" w:fill="FFFFFF"/>
            <w:tcPrChange w:id="883" w:author="Абрамова Анна Андреевна" w:date="2024-05-14T23:42:00Z">
              <w:tcPr>
                <w:tcW w:w="1314" w:type="dxa"/>
                <w:shd w:val="clear" w:color="auto" w:fill="FFFFFF"/>
              </w:tcPr>
            </w:tcPrChange>
          </w:tcPr>
          <w:p w14:paraId="4E8BEFD8" w14:textId="77777777" w:rsidR="00D62054" w:rsidRPr="00A91BD2" w:rsidRDefault="00D62054" w:rsidP="0073473E">
            <w:pPr>
              <w:spacing w:line="240" w:lineRule="auto"/>
              <w:jc w:val="center"/>
            </w:pPr>
            <w:r w:rsidRPr="00A91BD2">
              <w:rPr>
                <w:color w:val="000000"/>
              </w:rPr>
              <w:t>Н/О</w:t>
            </w:r>
          </w:p>
        </w:tc>
        <w:tc>
          <w:tcPr>
            <w:tcW w:w="1434" w:type="dxa"/>
            <w:shd w:val="clear" w:color="auto" w:fill="FFFFFF"/>
            <w:tcPrChange w:id="884" w:author="Абрамова Анна Андреевна" w:date="2024-05-14T23:42:00Z">
              <w:tcPr>
                <w:tcW w:w="1434" w:type="dxa"/>
                <w:shd w:val="clear" w:color="auto" w:fill="FFFFFF"/>
              </w:tcPr>
            </w:tcPrChange>
          </w:tcPr>
          <w:p w14:paraId="697D2348" w14:textId="77777777" w:rsidR="00D62054" w:rsidRPr="00A91BD2" w:rsidRDefault="00D62054" w:rsidP="0073473E">
            <w:pPr>
              <w:spacing w:line="240" w:lineRule="auto"/>
              <w:jc w:val="center"/>
            </w:pPr>
            <w:r w:rsidRPr="00A91BD2">
              <w:rPr>
                <w:color w:val="000000"/>
              </w:rPr>
              <w:t>Н/О</w:t>
            </w:r>
          </w:p>
        </w:tc>
      </w:tr>
      <w:tr w:rsidR="00D62054" w:rsidRPr="00A91BD2" w14:paraId="30F07FDF" w14:textId="77777777" w:rsidTr="00A91BD2">
        <w:trPr>
          <w:jc w:val="center"/>
        </w:trPr>
        <w:tc>
          <w:tcPr>
            <w:tcW w:w="1515" w:type="dxa"/>
            <w:shd w:val="clear" w:color="auto" w:fill="FFFFFF"/>
            <w:tcPrChange w:id="885" w:author="Абрамова Анна Андреевна" w:date="2024-05-14T23:42:00Z">
              <w:tcPr>
                <w:tcW w:w="1515" w:type="dxa"/>
                <w:shd w:val="clear" w:color="auto" w:fill="FFFFFF"/>
              </w:tcPr>
            </w:tcPrChange>
          </w:tcPr>
          <w:p w14:paraId="4D511DEA" w14:textId="77777777" w:rsidR="00D62054" w:rsidRPr="00A91BD2" w:rsidRDefault="00D62054">
            <w:pPr>
              <w:spacing w:line="240" w:lineRule="auto"/>
              <w:jc w:val="center"/>
              <w:pPrChange w:id="886" w:author="Абрамова Анна Андреевна" w:date="2024-05-16T00:11:00Z">
                <w:pPr/>
              </w:pPrChange>
            </w:pPr>
            <w:r w:rsidRPr="00A91BD2">
              <w:rPr>
                <w:color w:val="000000"/>
              </w:rPr>
              <w:t>M18</w:t>
            </w:r>
          </w:p>
        </w:tc>
        <w:tc>
          <w:tcPr>
            <w:tcW w:w="1559" w:type="dxa"/>
            <w:shd w:val="clear" w:color="auto" w:fill="FFFFFF"/>
            <w:tcPrChange w:id="887" w:author="Абрамова Анна Андреевна" w:date="2024-05-14T23:42:00Z">
              <w:tcPr>
                <w:tcW w:w="1559" w:type="dxa"/>
                <w:shd w:val="clear" w:color="auto" w:fill="FFFFFF"/>
              </w:tcPr>
            </w:tcPrChange>
          </w:tcPr>
          <w:p w14:paraId="3BF56D08" w14:textId="77777777" w:rsidR="00D62054" w:rsidRPr="00A91BD2" w:rsidRDefault="00D62054" w:rsidP="0073473E">
            <w:pPr>
              <w:spacing w:line="240" w:lineRule="auto"/>
              <w:jc w:val="center"/>
            </w:pPr>
            <w:r w:rsidRPr="00A91BD2">
              <w:rPr>
                <w:color w:val="000000"/>
              </w:rPr>
              <w:t>Н/О</w:t>
            </w:r>
          </w:p>
        </w:tc>
        <w:tc>
          <w:tcPr>
            <w:tcW w:w="1424" w:type="dxa"/>
            <w:shd w:val="clear" w:color="auto" w:fill="FFFFFF"/>
            <w:tcPrChange w:id="888" w:author="Абрамова Анна Андреевна" w:date="2024-05-14T23:42:00Z">
              <w:tcPr>
                <w:tcW w:w="1424" w:type="dxa"/>
                <w:shd w:val="clear" w:color="auto" w:fill="FFFFFF"/>
              </w:tcPr>
            </w:tcPrChange>
          </w:tcPr>
          <w:p w14:paraId="516494BC" w14:textId="77777777" w:rsidR="00D62054" w:rsidRPr="00A91BD2" w:rsidRDefault="00D62054" w:rsidP="0073473E">
            <w:pPr>
              <w:spacing w:line="240" w:lineRule="auto"/>
              <w:jc w:val="center"/>
            </w:pPr>
            <w:r w:rsidRPr="00A91BD2">
              <w:rPr>
                <w:color w:val="000000"/>
              </w:rPr>
              <w:t>Н/О</w:t>
            </w:r>
          </w:p>
        </w:tc>
        <w:tc>
          <w:tcPr>
            <w:tcW w:w="2098" w:type="dxa"/>
            <w:shd w:val="clear" w:color="auto" w:fill="FFFFFF"/>
            <w:tcPrChange w:id="889" w:author="Абрамова Анна Андреевна" w:date="2024-05-14T23:42:00Z">
              <w:tcPr>
                <w:tcW w:w="2098" w:type="dxa"/>
                <w:shd w:val="clear" w:color="auto" w:fill="FFFFFF"/>
              </w:tcPr>
            </w:tcPrChange>
          </w:tcPr>
          <w:p w14:paraId="1AAADF6B" w14:textId="77777777" w:rsidR="00D62054" w:rsidRPr="00A91BD2" w:rsidRDefault="00D62054" w:rsidP="0073473E">
            <w:pPr>
              <w:spacing w:line="240" w:lineRule="auto"/>
              <w:jc w:val="center"/>
            </w:pPr>
            <w:r w:rsidRPr="00A91BD2">
              <w:rPr>
                <w:color w:val="000000"/>
              </w:rPr>
              <w:t>1,24</w:t>
            </w:r>
          </w:p>
        </w:tc>
        <w:tc>
          <w:tcPr>
            <w:tcW w:w="1314" w:type="dxa"/>
            <w:shd w:val="clear" w:color="auto" w:fill="FFFFFF"/>
            <w:tcPrChange w:id="890" w:author="Абрамова Анна Андреевна" w:date="2024-05-14T23:42:00Z">
              <w:tcPr>
                <w:tcW w:w="1314" w:type="dxa"/>
                <w:shd w:val="clear" w:color="auto" w:fill="FFFFFF"/>
              </w:tcPr>
            </w:tcPrChange>
          </w:tcPr>
          <w:p w14:paraId="2849CDA9" w14:textId="77777777" w:rsidR="00D62054" w:rsidRPr="00A91BD2" w:rsidRDefault="00D62054" w:rsidP="0073473E">
            <w:pPr>
              <w:spacing w:line="240" w:lineRule="auto"/>
              <w:jc w:val="center"/>
            </w:pPr>
            <w:r w:rsidRPr="00A91BD2">
              <w:rPr>
                <w:color w:val="000000"/>
              </w:rPr>
              <w:t>3,10</w:t>
            </w:r>
          </w:p>
        </w:tc>
        <w:tc>
          <w:tcPr>
            <w:tcW w:w="1434" w:type="dxa"/>
            <w:shd w:val="clear" w:color="auto" w:fill="FFFFFF"/>
            <w:tcPrChange w:id="891" w:author="Абрамова Анна Андреевна" w:date="2024-05-14T23:42:00Z">
              <w:tcPr>
                <w:tcW w:w="1434" w:type="dxa"/>
                <w:shd w:val="clear" w:color="auto" w:fill="FFFFFF"/>
              </w:tcPr>
            </w:tcPrChange>
          </w:tcPr>
          <w:p w14:paraId="3263924E" w14:textId="77777777" w:rsidR="00D62054" w:rsidRPr="00A91BD2" w:rsidRDefault="00D62054" w:rsidP="0073473E">
            <w:pPr>
              <w:spacing w:line="240" w:lineRule="auto"/>
              <w:jc w:val="center"/>
            </w:pPr>
            <w:r w:rsidRPr="00A91BD2">
              <w:rPr>
                <w:color w:val="000000"/>
              </w:rPr>
              <w:t>0,4</w:t>
            </w:r>
          </w:p>
        </w:tc>
      </w:tr>
      <w:tr w:rsidR="00D62054" w:rsidRPr="00A91BD2" w14:paraId="714E29EF" w14:textId="77777777" w:rsidTr="00A91BD2">
        <w:trPr>
          <w:jc w:val="center"/>
        </w:trPr>
        <w:tc>
          <w:tcPr>
            <w:tcW w:w="1515" w:type="dxa"/>
            <w:shd w:val="clear" w:color="auto" w:fill="FFFFFF"/>
            <w:tcPrChange w:id="892" w:author="Абрамова Анна Андреевна" w:date="2024-05-14T23:42:00Z">
              <w:tcPr>
                <w:tcW w:w="1515" w:type="dxa"/>
                <w:shd w:val="clear" w:color="auto" w:fill="FFFFFF"/>
              </w:tcPr>
            </w:tcPrChange>
          </w:tcPr>
          <w:p w14:paraId="15665712" w14:textId="77777777" w:rsidR="00D62054" w:rsidRPr="00A91BD2" w:rsidRDefault="00D62054">
            <w:pPr>
              <w:spacing w:line="240" w:lineRule="auto"/>
              <w:jc w:val="center"/>
              <w:pPrChange w:id="893" w:author="Абрамова Анна Андреевна" w:date="2024-05-16T00:11:00Z">
                <w:pPr/>
              </w:pPrChange>
            </w:pPr>
            <w:r w:rsidRPr="00A91BD2">
              <w:rPr>
                <w:color w:val="000000"/>
              </w:rPr>
              <w:t>M19</w:t>
            </w:r>
          </w:p>
        </w:tc>
        <w:tc>
          <w:tcPr>
            <w:tcW w:w="1559" w:type="dxa"/>
            <w:shd w:val="clear" w:color="auto" w:fill="FFFFFF"/>
            <w:tcPrChange w:id="894" w:author="Абрамова Анна Андреевна" w:date="2024-05-14T23:42:00Z">
              <w:tcPr>
                <w:tcW w:w="1559" w:type="dxa"/>
                <w:shd w:val="clear" w:color="auto" w:fill="FFFFFF"/>
              </w:tcPr>
            </w:tcPrChange>
          </w:tcPr>
          <w:p w14:paraId="122704D7" w14:textId="77777777" w:rsidR="00D62054" w:rsidRPr="00A91BD2" w:rsidRDefault="00D62054" w:rsidP="0073473E">
            <w:pPr>
              <w:spacing w:line="240" w:lineRule="auto"/>
              <w:jc w:val="center"/>
            </w:pPr>
            <w:r w:rsidRPr="00A91BD2">
              <w:rPr>
                <w:color w:val="000000"/>
              </w:rPr>
              <w:t>7,10</w:t>
            </w:r>
          </w:p>
        </w:tc>
        <w:tc>
          <w:tcPr>
            <w:tcW w:w="1424" w:type="dxa"/>
            <w:shd w:val="clear" w:color="auto" w:fill="FFFFFF"/>
            <w:tcPrChange w:id="895" w:author="Абрамова Анна Андреевна" w:date="2024-05-14T23:42:00Z">
              <w:tcPr>
                <w:tcW w:w="1424" w:type="dxa"/>
                <w:shd w:val="clear" w:color="auto" w:fill="FFFFFF"/>
              </w:tcPr>
            </w:tcPrChange>
          </w:tcPr>
          <w:p w14:paraId="7DF16187" w14:textId="77777777" w:rsidR="00D62054" w:rsidRPr="00A91BD2" w:rsidRDefault="00D62054" w:rsidP="0073473E">
            <w:pPr>
              <w:spacing w:line="240" w:lineRule="auto"/>
              <w:jc w:val="center"/>
            </w:pPr>
            <w:r w:rsidRPr="00A91BD2">
              <w:rPr>
                <w:color w:val="000000"/>
              </w:rPr>
              <w:t>Н/О</w:t>
            </w:r>
          </w:p>
        </w:tc>
        <w:tc>
          <w:tcPr>
            <w:tcW w:w="2098" w:type="dxa"/>
            <w:shd w:val="clear" w:color="auto" w:fill="FFFFFF"/>
            <w:tcPrChange w:id="896" w:author="Абрамова Анна Андреевна" w:date="2024-05-14T23:42:00Z">
              <w:tcPr>
                <w:tcW w:w="2098" w:type="dxa"/>
                <w:shd w:val="clear" w:color="auto" w:fill="FFFFFF"/>
              </w:tcPr>
            </w:tcPrChange>
          </w:tcPr>
          <w:p w14:paraId="30376571" w14:textId="77777777" w:rsidR="00D62054" w:rsidRPr="00A91BD2" w:rsidRDefault="00D62054" w:rsidP="0073473E">
            <w:pPr>
              <w:spacing w:line="240" w:lineRule="auto"/>
              <w:jc w:val="center"/>
            </w:pPr>
            <w:r w:rsidRPr="00A91BD2">
              <w:rPr>
                <w:color w:val="000000"/>
              </w:rPr>
              <w:t>8,27</w:t>
            </w:r>
          </w:p>
        </w:tc>
        <w:tc>
          <w:tcPr>
            <w:tcW w:w="1314" w:type="dxa"/>
            <w:shd w:val="clear" w:color="auto" w:fill="FFFFFF"/>
            <w:tcPrChange w:id="897" w:author="Абрамова Анна Андреевна" w:date="2024-05-14T23:42:00Z">
              <w:tcPr>
                <w:tcW w:w="1314" w:type="dxa"/>
                <w:shd w:val="clear" w:color="auto" w:fill="FFFFFF"/>
              </w:tcPr>
            </w:tcPrChange>
          </w:tcPr>
          <w:p w14:paraId="583B5B05" w14:textId="77777777" w:rsidR="00D62054" w:rsidRPr="00A91BD2" w:rsidRDefault="00D62054" w:rsidP="0073473E">
            <w:pPr>
              <w:spacing w:line="240" w:lineRule="auto"/>
              <w:jc w:val="center"/>
            </w:pPr>
            <w:r w:rsidRPr="00A91BD2">
              <w:rPr>
                <w:color w:val="000000"/>
              </w:rPr>
              <w:t>12,4</w:t>
            </w:r>
          </w:p>
        </w:tc>
        <w:tc>
          <w:tcPr>
            <w:tcW w:w="1434" w:type="dxa"/>
            <w:shd w:val="clear" w:color="auto" w:fill="FFFFFF"/>
            <w:tcPrChange w:id="898" w:author="Абрамова Анна Андреевна" w:date="2024-05-14T23:42:00Z">
              <w:tcPr>
                <w:tcW w:w="1434" w:type="dxa"/>
                <w:shd w:val="clear" w:color="auto" w:fill="FFFFFF"/>
              </w:tcPr>
            </w:tcPrChange>
          </w:tcPr>
          <w:p w14:paraId="781FA6C7" w14:textId="77777777" w:rsidR="00D62054" w:rsidRPr="00A91BD2" w:rsidRDefault="00D62054" w:rsidP="0073473E">
            <w:pPr>
              <w:spacing w:line="240" w:lineRule="auto"/>
              <w:jc w:val="center"/>
            </w:pPr>
            <w:r w:rsidRPr="00A91BD2">
              <w:rPr>
                <w:color w:val="000000"/>
              </w:rPr>
              <w:t>0,7</w:t>
            </w:r>
          </w:p>
        </w:tc>
      </w:tr>
      <w:tr w:rsidR="00D62054" w:rsidRPr="00A91BD2" w14:paraId="0D122833" w14:textId="77777777" w:rsidTr="00A91BD2">
        <w:trPr>
          <w:jc w:val="center"/>
        </w:trPr>
        <w:tc>
          <w:tcPr>
            <w:tcW w:w="1515" w:type="dxa"/>
            <w:shd w:val="clear" w:color="auto" w:fill="FFFFFF"/>
            <w:tcPrChange w:id="899" w:author="Абрамова Анна Андреевна" w:date="2024-05-14T23:42:00Z">
              <w:tcPr>
                <w:tcW w:w="1515" w:type="dxa"/>
                <w:shd w:val="clear" w:color="auto" w:fill="FFFFFF"/>
              </w:tcPr>
            </w:tcPrChange>
          </w:tcPr>
          <w:p w14:paraId="5EABA996" w14:textId="77777777" w:rsidR="00D62054" w:rsidRPr="00A91BD2" w:rsidRDefault="00D62054">
            <w:pPr>
              <w:spacing w:line="240" w:lineRule="auto"/>
              <w:jc w:val="center"/>
              <w:pPrChange w:id="900" w:author="Абрамова Анна Андреевна" w:date="2024-05-16T00:11:00Z">
                <w:pPr/>
              </w:pPrChange>
            </w:pPr>
            <w:r w:rsidRPr="00A91BD2">
              <w:rPr>
                <w:color w:val="000000"/>
              </w:rPr>
              <w:t>M23</w:t>
            </w:r>
          </w:p>
        </w:tc>
        <w:tc>
          <w:tcPr>
            <w:tcW w:w="1559" w:type="dxa"/>
            <w:shd w:val="clear" w:color="auto" w:fill="FFFFFF"/>
            <w:tcPrChange w:id="901" w:author="Абрамова Анна Андреевна" w:date="2024-05-14T23:42:00Z">
              <w:tcPr>
                <w:tcW w:w="1559" w:type="dxa"/>
                <w:shd w:val="clear" w:color="auto" w:fill="FFFFFF"/>
              </w:tcPr>
            </w:tcPrChange>
          </w:tcPr>
          <w:p w14:paraId="7A95D1C1" w14:textId="77777777" w:rsidR="00D62054" w:rsidRPr="00A91BD2" w:rsidRDefault="00D62054" w:rsidP="0073473E">
            <w:pPr>
              <w:spacing w:line="240" w:lineRule="auto"/>
              <w:jc w:val="center"/>
            </w:pPr>
            <w:r w:rsidRPr="00A91BD2">
              <w:rPr>
                <w:color w:val="000000"/>
              </w:rPr>
              <w:t>17,0</w:t>
            </w:r>
          </w:p>
        </w:tc>
        <w:tc>
          <w:tcPr>
            <w:tcW w:w="1424" w:type="dxa"/>
            <w:shd w:val="clear" w:color="auto" w:fill="FFFFFF"/>
            <w:tcPrChange w:id="902" w:author="Абрамова Анна Андреевна" w:date="2024-05-14T23:42:00Z">
              <w:tcPr>
                <w:tcW w:w="1424" w:type="dxa"/>
                <w:shd w:val="clear" w:color="auto" w:fill="FFFFFF"/>
              </w:tcPr>
            </w:tcPrChange>
          </w:tcPr>
          <w:p w14:paraId="609CD964" w14:textId="77777777" w:rsidR="00D62054" w:rsidRPr="00A91BD2" w:rsidRDefault="00D62054" w:rsidP="0073473E">
            <w:pPr>
              <w:spacing w:line="240" w:lineRule="auto"/>
              <w:jc w:val="center"/>
            </w:pPr>
            <w:r w:rsidRPr="00A91BD2">
              <w:rPr>
                <w:color w:val="000000"/>
              </w:rPr>
              <w:t>Н/О</w:t>
            </w:r>
          </w:p>
        </w:tc>
        <w:tc>
          <w:tcPr>
            <w:tcW w:w="2098" w:type="dxa"/>
            <w:shd w:val="clear" w:color="auto" w:fill="FFFFFF"/>
            <w:tcPrChange w:id="903" w:author="Абрамова Анна Андреевна" w:date="2024-05-14T23:42:00Z">
              <w:tcPr>
                <w:tcW w:w="2098" w:type="dxa"/>
                <w:shd w:val="clear" w:color="auto" w:fill="FFFFFF"/>
              </w:tcPr>
            </w:tcPrChange>
          </w:tcPr>
          <w:p w14:paraId="7C4CA9F7" w14:textId="77777777" w:rsidR="00D62054" w:rsidRPr="00A91BD2" w:rsidRDefault="00D62054" w:rsidP="0073473E">
            <w:pPr>
              <w:spacing w:line="240" w:lineRule="auto"/>
              <w:jc w:val="center"/>
            </w:pPr>
            <w:r w:rsidRPr="00A91BD2">
              <w:rPr>
                <w:color w:val="000000"/>
              </w:rPr>
              <w:t>Н/О</w:t>
            </w:r>
          </w:p>
        </w:tc>
        <w:tc>
          <w:tcPr>
            <w:tcW w:w="1314" w:type="dxa"/>
            <w:shd w:val="clear" w:color="auto" w:fill="FFFFFF"/>
            <w:tcPrChange w:id="904" w:author="Абрамова Анна Андреевна" w:date="2024-05-14T23:42:00Z">
              <w:tcPr>
                <w:tcW w:w="1314" w:type="dxa"/>
                <w:shd w:val="clear" w:color="auto" w:fill="FFFFFF"/>
              </w:tcPr>
            </w:tcPrChange>
          </w:tcPr>
          <w:p w14:paraId="2421645D" w14:textId="77777777" w:rsidR="00D62054" w:rsidRPr="00A91BD2" w:rsidRDefault="00D62054" w:rsidP="0073473E">
            <w:pPr>
              <w:spacing w:line="240" w:lineRule="auto"/>
              <w:jc w:val="center"/>
            </w:pPr>
            <w:r w:rsidRPr="00A91BD2">
              <w:rPr>
                <w:color w:val="000000"/>
              </w:rPr>
              <w:t>Н/О</w:t>
            </w:r>
          </w:p>
        </w:tc>
        <w:tc>
          <w:tcPr>
            <w:tcW w:w="1434" w:type="dxa"/>
            <w:shd w:val="clear" w:color="auto" w:fill="FFFFFF"/>
            <w:tcPrChange w:id="905" w:author="Абрамова Анна Андреевна" w:date="2024-05-14T23:42:00Z">
              <w:tcPr>
                <w:tcW w:w="1434" w:type="dxa"/>
                <w:shd w:val="clear" w:color="auto" w:fill="FFFFFF"/>
              </w:tcPr>
            </w:tcPrChange>
          </w:tcPr>
          <w:p w14:paraId="30141263" w14:textId="77777777" w:rsidR="00D62054" w:rsidRPr="00A91BD2" w:rsidRDefault="00D62054" w:rsidP="0073473E">
            <w:pPr>
              <w:spacing w:line="240" w:lineRule="auto"/>
              <w:jc w:val="center"/>
            </w:pPr>
            <w:r w:rsidRPr="00A91BD2">
              <w:rPr>
                <w:color w:val="000000"/>
              </w:rPr>
              <w:t>Н/О</w:t>
            </w:r>
          </w:p>
        </w:tc>
      </w:tr>
      <w:tr w:rsidR="00D62054" w:rsidRPr="00A91BD2" w14:paraId="0D2E10A8" w14:textId="77777777" w:rsidTr="00A91BD2">
        <w:trPr>
          <w:jc w:val="center"/>
        </w:trPr>
        <w:tc>
          <w:tcPr>
            <w:tcW w:w="1515" w:type="dxa"/>
            <w:shd w:val="clear" w:color="auto" w:fill="FFFFFF"/>
            <w:tcPrChange w:id="906" w:author="Абрамова Анна Андреевна" w:date="2024-05-14T23:42:00Z">
              <w:tcPr>
                <w:tcW w:w="1515" w:type="dxa"/>
                <w:shd w:val="clear" w:color="auto" w:fill="FFFFFF"/>
              </w:tcPr>
            </w:tcPrChange>
          </w:tcPr>
          <w:p w14:paraId="0C9CE3E7" w14:textId="77777777" w:rsidR="00D62054" w:rsidRPr="00A91BD2" w:rsidRDefault="00D62054">
            <w:pPr>
              <w:spacing w:line="240" w:lineRule="auto"/>
              <w:jc w:val="center"/>
              <w:pPrChange w:id="907" w:author="Абрамова Анна Андреевна" w:date="2024-05-16T00:11:00Z">
                <w:pPr/>
              </w:pPrChange>
            </w:pPr>
            <w:r w:rsidRPr="00A91BD2">
              <w:rPr>
                <w:color w:val="000000"/>
              </w:rPr>
              <w:t>Велпатасвир</w:t>
            </w:r>
          </w:p>
        </w:tc>
        <w:tc>
          <w:tcPr>
            <w:tcW w:w="1559" w:type="dxa"/>
            <w:shd w:val="clear" w:color="auto" w:fill="FFFFFF"/>
            <w:tcPrChange w:id="908" w:author="Абрамова Анна Андреевна" w:date="2024-05-14T23:42:00Z">
              <w:tcPr>
                <w:tcW w:w="1559" w:type="dxa"/>
                <w:shd w:val="clear" w:color="auto" w:fill="FFFFFF"/>
              </w:tcPr>
            </w:tcPrChange>
          </w:tcPr>
          <w:p w14:paraId="79DFD14F" w14:textId="77777777" w:rsidR="00D62054" w:rsidRPr="00A91BD2" w:rsidRDefault="00D62054" w:rsidP="0073473E">
            <w:pPr>
              <w:spacing w:line="240" w:lineRule="auto"/>
              <w:jc w:val="center"/>
            </w:pPr>
            <w:r w:rsidRPr="00A91BD2">
              <w:rPr>
                <w:color w:val="000000"/>
              </w:rPr>
              <w:t>70,8</w:t>
            </w:r>
          </w:p>
        </w:tc>
        <w:tc>
          <w:tcPr>
            <w:tcW w:w="1424" w:type="dxa"/>
            <w:shd w:val="clear" w:color="auto" w:fill="FFFFFF"/>
            <w:tcPrChange w:id="909" w:author="Абрамова Анна Андреевна" w:date="2024-05-14T23:42:00Z">
              <w:tcPr>
                <w:tcW w:w="1424" w:type="dxa"/>
                <w:shd w:val="clear" w:color="auto" w:fill="FFFFFF"/>
              </w:tcPr>
            </w:tcPrChange>
          </w:tcPr>
          <w:p w14:paraId="1A6DACFA" w14:textId="77777777" w:rsidR="00D62054" w:rsidRPr="00A91BD2" w:rsidRDefault="00D62054" w:rsidP="0073473E">
            <w:pPr>
              <w:spacing w:line="240" w:lineRule="auto"/>
              <w:jc w:val="center"/>
            </w:pPr>
            <w:r w:rsidRPr="00A91BD2">
              <w:rPr>
                <w:color w:val="000000"/>
              </w:rPr>
              <w:t>92,0</w:t>
            </w:r>
          </w:p>
        </w:tc>
        <w:tc>
          <w:tcPr>
            <w:tcW w:w="2098" w:type="dxa"/>
            <w:shd w:val="clear" w:color="auto" w:fill="FFFFFF"/>
            <w:tcPrChange w:id="910" w:author="Абрамова Анна Андреевна" w:date="2024-05-14T23:42:00Z">
              <w:tcPr>
                <w:tcW w:w="2098" w:type="dxa"/>
                <w:shd w:val="clear" w:color="auto" w:fill="FFFFFF"/>
              </w:tcPr>
            </w:tcPrChange>
          </w:tcPr>
          <w:p w14:paraId="7C91AE3C" w14:textId="77777777" w:rsidR="00D62054" w:rsidRPr="00A91BD2" w:rsidRDefault="00D62054" w:rsidP="0073473E">
            <w:pPr>
              <w:spacing w:line="240" w:lineRule="auto"/>
              <w:jc w:val="center"/>
            </w:pPr>
            <w:r w:rsidRPr="00A91BD2">
              <w:rPr>
                <w:color w:val="000000"/>
              </w:rPr>
              <w:t>82,7</w:t>
            </w:r>
          </w:p>
        </w:tc>
        <w:tc>
          <w:tcPr>
            <w:tcW w:w="1314" w:type="dxa"/>
            <w:shd w:val="clear" w:color="auto" w:fill="FFFFFF"/>
            <w:tcPrChange w:id="911" w:author="Абрамова Анна Андреевна" w:date="2024-05-14T23:42:00Z">
              <w:tcPr>
                <w:tcW w:w="1314" w:type="dxa"/>
                <w:shd w:val="clear" w:color="auto" w:fill="FFFFFF"/>
              </w:tcPr>
            </w:tcPrChange>
          </w:tcPr>
          <w:p w14:paraId="7BD63592" w14:textId="77777777" w:rsidR="00D62054" w:rsidRPr="00A91BD2" w:rsidRDefault="00D62054" w:rsidP="0073473E">
            <w:pPr>
              <w:spacing w:line="240" w:lineRule="auto"/>
              <w:jc w:val="center"/>
            </w:pPr>
            <w:r w:rsidRPr="00A91BD2">
              <w:rPr>
                <w:color w:val="000000"/>
              </w:rPr>
              <w:t>81,0</w:t>
            </w:r>
          </w:p>
        </w:tc>
        <w:tc>
          <w:tcPr>
            <w:tcW w:w="1434" w:type="dxa"/>
            <w:shd w:val="clear" w:color="auto" w:fill="FFFFFF"/>
            <w:tcPrChange w:id="912" w:author="Абрамова Анна Андреевна" w:date="2024-05-14T23:42:00Z">
              <w:tcPr>
                <w:tcW w:w="1434" w:type="dxa"/>
                <w:shd w:val="clear" w:color="auto" w:fill="FFFFFF"/>
              </w:tcPr>
            </w:tcPrChange>
          </w:tcPr>
          <w:p w14:paraId="63D212F4" w14:textId="77777777" w:rsidR="00D62054" w:rsidRPr="00A91BD2" w:rsidRDefault="00D62054" w:rsidP="0073473E">
            <w:pPr>
              <w:spacing w:line="240" w:lineRule="auto"/>
              <w:jc w:val="center"/>
            </w:pPr>
            <w:r w:rsidRPr="00A91BD2">
              <w:rPr>
                <w:color w:val="000000"/>
              </w:rPr>
              <w:t>98,9</w:t>
            </w:r>
          </w:p>
        </w:tc>
      </w:tr>
      <w:tr w:rsidR="00D62054" w:rsidRPr="00A91BD2" w14:paraId="4CAD2B95" w14:textId="77777777" w:rsidTr="00A91BD2">
        <w:trPr>
          <w:jc w:val="center"/>
        </w:trPr>
        <w:tc>
          <w:tcPr>
            <w:tcW w:w="1515" w:type="dxa"/>
            <w:shd w:val="clear" w:color="auto" w:fill="FFFFFF"/>
            <w:tcPrChange w:id="913" w:author="Абрамова Анна Андреевна" w:date="2024-05-14T23:42:00Z">
              <w:tcPr>
                <w:tcW w:w="1515" w:type="dxa"/>
                <w:shd w:val="clear" w:color="auto" w:fill="FFFFFF"/>
              </w:tcPr>
            </w:tcPrChange>
          </w:tcPr>
          <w:p w14:paraId="3B41B3BB" w14:textId="77777777" w:rsidR="00D62054" w:rsidRPr="00A91BD2" w:rsidRDefault="00D62054">
            <w:pPr>
              <w:spacing w:line="240" w:lineRule="auto"/>
              <w:jc w:val="center"/>
              <w:pPrChange w:id="914" w:author="Абрамова Анна Андреевна" w:date="2024-05-16T00:11:00Z">
                <w:pPr/>
              </w:pPrChange>
            </w:pPr>
            <w:r w:rsidRPr="00A91BD2">
              <w:rPr>
                <w:color w:val="000000"/>
              </w:rPr>
              <w:lastRenderedPageBreak/>
              <w:t>Всего</w:t>
            </w:r>
          </w:p>
        </w:tc>
        <w:tc>
          <w:tcPr>
            <w:tcW w:w="1559" w:type="dxa"/>
            <w:shd w:val="clear" w:color="auto" w:fill="FFFFFF"/>
            <w:tcPrChange w:id="915" w:author="Абрамова Анна Андреевна" w:date="2024-05-14T23:42:00Z">
              <w:tcPr>
                <w:tcW w:w="1559" w:type="dxa"/>
                <w:shd w:val="clear" w:color="auto" w:fill="FFFFFF"/>
              </w:tcPr>
            </w:tcPrChange>
          </w:tcPr>
          <w:p w14:paraId="6298D756" w14:textId="77777777" w:rsidR="00D62054" w:rsidRPr="00A91BD2" w:rsidRDefault="00D62054" w:rsidP="0073473E">
            <w:pPr>
              <w:spacing w:line="240" w:lineRule="auto"/>
              <w:jc w:val="center"/>
            </w:pPr>
            <w:r w:rsidRPr="00A91BD2">
              <w:rPr>
                <w:color w:val="000000"/>
              </w:rPr>
              <w:t>97,6</w:t>
            </w:r>
          </w:p>
        </w:tc>
        <w:tc>
          <w:tcPr>
            <w:tcW w:w="1424" w:type="dxa"/>
            <w:shd w:val="clear" w:color="auto" w:fill="FFFFFF"/>
            <w:tcPrChange w:id="916" w:author="Абрамова Анна Андреевна" w:date="2024-05-14T23:42:00Z">
              <w:tcPr>
                <w:tcW w:w="1424" w:type="dxa"/>
                <w:shd w:val="clear" w:color="auto" w:fill="FFFFFF"/>
              </w:tcPr>
            </w:tcPrChange>
          </w:tcPr>
          <w:p w14:paraId="1C89E63F" w14:textId="77777777" w:rsidR="00D62054" w:rsidRPr="00A91BD2" w:rsidRDefault="00D62054" w:rsidP="0073473E">
            <w:pPr>
              <w:spacing w:line="240" w:lineRule="auto"/>
              <w:jc w:val="center"/>
            </w:pPr>
            <w:r w:rsidRPr="00A91BD2">
              <w:rPr>
                <w:color w:val="000000"/>
              </w:rPr>
              <w:t>92,0</w:t>
            </w:r>
          </w:p>
        </w:tc>
        <w:tc>
          <w:tcPr>
            <w:tcW w:w="2098" w:type="dxa"/>
            <w:shd w:val="clear" w:color="auto" w:fill="FFFFFF"/>
            <w:tcPrChange w:id="917" w:author="Абрамова Анна Андреевна" w:date="2024-05-14T23:42:00Z">
              <w:tcPr>
                <w:tcW w:w="2098" w:type="dxa"/>
                <w:shd w:val="clear" w:color="auto" w:fill="FFFFFF"/>
              </w:tcPr>
            </w:tcPrChange>
          </w:tcPr>
          <w:p w14:paraId="7152B6DB" w14:textId="77777777" w:rsidR="00D62054" w:rsidRPr="00A91BD2" w:rsidRDefault="00D62054" w:rsidP="0073473E">
            <w:pPr>
              <w:spacing w:line="240" w:lineRule="auto"/>
              <w:jc w:val="center"/>
            </w:pPr>
            <w:r w:rsidRPr="00A91BD2">
              <w:rPr>
                <w:color w:val="000000"/>
              </w:rPr>
              <w:t>92,4</w:t>
            </w:r>
          </w:p>
        </w:tc>
        <w:tc>
          <w:tcPr>
            <w:tcW w:w="1314" w:type="dxa"/>
            <w:shd w:val="clear" w:color="auto" w:fill="FFFFFF"/>
            <w:tcPrChange w:id="918" w:author="Абрамова Анна Андреевна" w:date="2024-05-14T23:42:00Z">
              <w:tcPr>
                <w:tcW w:w="1314" w:type="dxa"/>
                <w:shd w:val="clear" w:color="auto" w:fill="FFFFFF"/>
              </w:tcPr>
            </w:tcPrChange>
          </w:tcPr>
          <w:p w14:paraId="0D3DE3B3" w14:textId="77777777" w:rsidR="00D62054" w:rsidRPr="00A91BD2" w:rsidRDefault="00D62054" w:rsidP="0073473E">
            <w:pPr>
              <w:spacing w:line="240" w:lineRule="auto"/>
              <w:jc w:val="center"/>
            </w:pPr>
            <w:r w:rsidRPr="00A91BD2">
              <w:rPr>
                <w:color w:val="000000"/>
              </w:rPr>
              <w:t>96,5</w:t>
            </w:r>
          </w:p>
        </w:tc>
        <w:tc>
          <w:tcPr>
            <w:tcW w:w="1434" w:type="dxa"/>
            <w:shd w:val="clear" w:color="auto" w:fill="FFFFFF"/>
            <w:tcPrChange w:id="919" w:author="Абрамова Анна Андреевна" w:date="2024-05-14T23:42:00Z">
              <w:tcPr>
                <w:tcW w:w="1434" w:type="dxa"/>
                <w:shd w:val="clear" w:color="auto" w:fill="FFFFFF"/>
              </w:tcPr>
            </w:tcPrChange>
          </w:tcPr>
          <w:p w14:paraId="1A551256" w14:textId="77777777" w:rsidR="00D62054" w:rsidRPr="00A91BD2" w:rsidRDefault="00D62054" w:rsidP="0073473E">
            <w:pPr>
              <w:spacing w:line="240" w:lineRule="auto"/>
              <w:jc w:val="center"/>
            </w:pPr>
            <w:r w:rsidRPr="00A91BD2">
              <w:rPr>
                <w:color w:val="000000"/>
              </w:rPr>
              <w:t>100</w:t>
            </w:r>
          </w:p>
        </w:tc>
      </w:tr>
      <w:tr w:rsidR="004B7903" w:rsidRPr="00A91BD2" w14:paraId="0A8733E0" w14:textId="77777777" w:rsidTr="00A91BD2">
        <w:trPr>
          <w:trHeight w:val="986"/>
          <w:jc w:val="center"/>
          <w:trPrChange w:id="920" w:author="Абрамова Анна Андреевна" w:date="2024-05-14T23:42:00Z">
            <w:trPr>
              <w:trHeight w:val="986"/>
            </w:trPr>
          </w:trPrChange>
        </w:trPr>
        <w:tc>
          <w:tcPr>
            <w:tcW w:w="9344" w:type="dxa"/>
            <w:gridSpan w:val="6"/>
            <w:shd w:val="clear" w:color="auto" w:fill="FFFFFF"/>
            <w:tcPrChange w:id="921" w:author="Абрамова Анна Андреевна" w:date="2024-05-14T23:42:00Z">
              <w:tcPr>
                <w:tcW w:w="9344" w:type="dxa"/>
                <w:gridSpan w:val="6"/>
                <w:shd w:val="clear" w:color="auto" w:fill="FFFFFF"/>
              </w:tcPr>
            </w:tcPrChange>
          </w:tcPr>
          <w:p w14:paraId="2EAA9EBB" w14:textId="0B71F069" w:rsidR="004B7903" w:rsidDel="00A91BD2" w:rsidRDefault="004B7903" w:rsidP="0073473E">
            <w:pPr>
              <w:spacing w:line="240" w:lineRule="auto"/>
              <w:contextualSpacing/>
              <w:rPr>
                <w:del w:id="922" w:author="Абрамова Анна Андреевна" w:date="2024-05-14T23:42:00Z"/>
                <w:color w:val="000000"/>
                <w:sz w:val="20"/>
                <w:szCs w:val="20"/>
              </w:rPr>
            </w:pPr>
            <w:r w:rsidRPr="00A91BD2">
              <w:rPr>
                <w:b/>
                <w:bCs/>
                <w:sz w:val="20"/>
                <w:szCs w:val="20"/>
              </w:rPr>
              <w:t>Примечания:</w:t>
            </w:r>
          </w:p>
          <w:p w14:paraId="5243E0A6" w14:textId="77777777" w:rsidR="00A91BD2" w:rsidRPr="00A91BD2" w:rsidRDefault="00A91BD2" w:rsidP="0073473E">
            <w:pPr>
              <w:spacing w:line="240" w:lineRule="auto"/>
              <w:contextualSpacing/>
              <w:rPr>
                <w:ins w:id="923" w:author="Абрамова Анна Андреевна" w:date="2024-05-14T23:42:00Z"/>
                <w:b/>
                <w:bCs/>
                <w:sz w:val="20"/>
                <w:szCs w:val="20"/>
              </w:rPr>
            </w:pPr>
          </w:p>
          <w:p w14:paraId="15983072" w14:textId="5DC83AB3" w:rsidR="004B7903" w:rsidRPr="00A91BD2" w:rsidRDefault="004B7903">
            <w:pPr>
              <w:spacing w:line="240" w:lineRule="auto"/>
              <w:contextualSpacing/>
              <w:rPr>
                <w:color w:val="000000"/>
              </w:rPr>
              <w:pPrChange w:id="924" w:author="Абрамова Анна Андреевна" w:date="2024-05-16T00:11:00Z">
                <w:pPr/>
              </w:pPrChange>
            </w:pPr>
            <w:r w:rsidRPr="00A91BD2">
              <w:rPr>
                <w:color w:val="000000"/>
                <w:sz w:val="20"/>
                <w:szCs w:val="20"/>
              </w:rPr>
              <w:t>AUC = площадь под кривой «концентрация в плазме крови-время» от 0 до 12 часов после введения препарата у мышей и крыс CD-1, от 0 до 8 часов после введения препарата у мышей rasH2 и собак и от 0 до 24 часов после введения препарата у человека; Н/О = не обнаружено</w:t>
            </w:r>
          </w:p>
        </w:tc>
      </w:tr>
    </w:tbl>
    <w:p w14:paraId="091EAAD6" w14:textId="440311BF" w:rsidR="00A91BD2" w:rsidDel="0073473E" w:rsidRDefault="00A91BD2" w:rsidP="00D62054">
      <w:pPr>
        <w:spacing w:after="0" w:line="240" w:lineRule="auto"/>
        <w:contextualSpacing/>
        <w:rPr>
          <w:del w:id="925" w:author="Абрамова Анна Андреевна" w:date="2024-05-14T23:43:00Z"/>
        </w:rPr>
      </w:pPr>
      <w:ins w:id="926" w:author="Абрамова Анна Андреевна" w:date="2024-05-14T23:43:00Z">
        <w:r>
          <w:tab/>
        </w:r>
      </w:ins>
    </w:p>
    <w:p w14:paraId="53E459CF" w14:textId="77777777" w:rsidR="0073473E" w:rsidRDefault="0073473E" w:rsidP="00D62054">
      <w:pPr>
        <w:spacing w:after="0" w:line="240" w:lineRule="auto"/>
        <w:contextualSpacing/>
        <w:rPr>
          <w:ins w:id="927" w:author="Абрамова Анна Андреевна" w:date="2024-05-16T00:11:00Z"/>
          <w:b/>
          <w:bCs/>
          <w:sz w:val="20"/>
          <w:szCs w:val="20"/>
        </w:rPr>
      </w:pPr>
    </w:p>
    <w:p w14:paraId="00A2A938" w14:textId="0AF16FF1" w:rsidR="00D62054" w:rsidRDefault="00D62054">
      <w:pPr>
        <w:spacing w:after="0" w:line="240" w:lineRule="auto"/>
        <w:ind w:firstLine="708"/>
        <w:contextualSpacing/>
        <w:pPrChange w:id="928" w:author="Абрамова Анна Андреевна" w:date="2024-05-16T00:11:00Z">
          <w:pPr>
            <w:spacing w:after="0" w:line="240" w:lineRule="auto"/>
            <w:contextualSpacing/>
          </w:pPr>
        </w:pPrChange>
      </w:pPr>
      <w:r>
        <w:t xml:space="preserve">Предполагаемые пути биотрансформации велпатавира включают окисление до гидрокси-велпатасвир-2 (М21), </w:t>
      </w:r>
      <w:r w:rsidR="003E049D">
        <w:t xml:space="preserve">гидрокси-велпатасвир-3 (М23), гидрокси-велпатасвир-1 (М18) и </w:t>
      </w:r>
      <w:r w:rsidR="003E049D" w:rsidRPr="003E049D">
        <w:rPr>
          <w:i/>
          <w:iCs/>
        </w:rPr>
        <w:t>о</w:t>
      </w:r>
      <w:r w:rsidR="003E049D">
        <w:t xml:space="preserve">-деметилирование до десметил-велпатасвир (М19), </w:t>
      </w:r>
      <w:r w:rsidR="003E049D" w:rsidRPr="00615E1A">
        <w:t>Рисунок</w:t>
      </w:r>
      <w:r w:rsidR="00615E1A" w:rsidRPr="00615E1A">
        <w:t xml:space="preserve"> 3-4</w:t>
      </w:r>
      <w:r w:rsidR="003E049D" w:rsidRPr="00615E1A">
        <w:t>.</w:t>
      </w:r>
      <w:r w:rsidR="003E049D">
        <w:t xml:space="preserve"> Далее метаболиты велпатасвира путем окисления и </w:t>
      </w:r>
      <w:r w:rsidR="003E049D" w:rsidRPr="003E049D">
        <w:rPr>
          <w:i/>
          <w:iCs/>
        </w:rPr>
        <w:t>о</w:t>
      </w:r>
      <w:r w:rsidR="003E049D">
        <w:t>-деметилирования переходят в десметил-гидрокси-велпатасвир-1 (М14), обнаруживающийся в моче (крысы), желчи (крысы, собаки), кале (мыши, крысы, собаки), и десметил-гидрокси-велпатасвир-2 (М16), обнаруживающийся в плазме крови (мыши), моче, желчи (крысы), кале (мыши</w:t>
      </w:r>
      <w:r w:rsidR="003E049D" w:rsidRPr="009009A4">
        <w:t>)</w:t>
      </w:r>
      <w:r w:rsidR="003E049D" w:rsidRPr="009009A4">
        <w:rPr>
          <w:color w:val="000000"/>
        </w:rPr>
        <w:t xml:space="preserve"> [</w:t>
      </w:r>
      <w:r w:rsidR="009009A4" w:rsidRPr="009009A4">
        <w:rPr>
          <w:color w:val="000000"/>
        </w:rPr>
        <w:t>17</w:t>
      </w:r>
      <w:r w:rsidR="003E049D" w:rsidRPr="009009A4">
        <w:rPr>
          <w:color w:val="000000"/>
        </w:rPr>
        <w:t>]</w:t>
      </w:r>
      <w:r w:rsidR="003E049D" w:rsidRPr="009009A4">
        <w:t>.</w:t>
      </w:r>
      <w:r w:rsidR="003E049D">
        <w:t xml:space="preserve"> </w:t>
      </w:r>
    </w:p>
    <w:p w14:paraId="5D032012" w14:textId="77777777" w:rsidR="004B7903" w:rsidRDefault="004B7903" w:rsidP="00D62054">
      <w:pPr>
        <w:spacing w:after="0" w:line="240" w:lineRule="auto"/>
        <w:contextualSpacing/>
      </w:pPr>
    </w:p>
    <w:p w14:paraId="7497972A" w14:textId="77777777" w:rsidR="004B7903" w:rsidRDefault="004B7903" w:rsidP="00D62054">
      <w:pPr>
        <w:spacing w:after="0" w:line="240" w:lineRule="auto"/>
        <w:contextualSpacing/>
      </w:pPr>
    </w:p>
    <w:p w14:paraId="6DEE4129" w14:textId="77777777" w:rsidR="004B7903" w:rsidRDefault="004B7903" w:rsidP="00D62054">
      <w:pPr>
        <w:spacing w:after="0" w:line="240" w:lineRule="auto"/>
        <w:contextualSpacing/>
      </w:pPr>
    </w:p>
    <w:p w14:paraId="7D910AD3" w14:textId="77777777" w:rsidR="004B7903" w:rsidRDefault="004B7903" w:rsidP="00D62054">
      <w:pPr>
        <w:spacing w:after="0" w:line="240" w:lineRule="auto"/>
        <w:contextualSpacing/>
      </w:pPr>
    </w:p>
    <w:p w14:paraId="3C13F7FB" w14:textId="77777777" w:rsidR="004B7903" w:rsidRDefault="004B7903" w:rsidP="00D62054">
      <w:pPr>
        <w:spacing w:after="0" w:line="240" w:lineRule="auto"/>
        <w:contextualSpacing/>
      </w:pPr>
    </w:p>
    <w:p w14:paraId="2A06D985" w14:textId="77777777" w:rsidR="004B7903" w:rsidRDefault="004B7903" w:rsidP="00D62054">
      <w:pPr>
        <w:spacing w:after="0" w:line="240" w:lineRule="auto"/>
        <w:contextualSpacing/>
      </w:pPr>
    </w:p>
    <w:p w14:paraId="4638909C" w14:textId="77777777" w:rsidR="004B7903" w:rsidRDefault="004B7903" w:rsidP="00D62054">
      <w:pPr>
        <w:spacing w:after="0" w:line="240" w:lineRule="auto"/>
        <w:contextualSpacing/>
      </w:pPr>
    </w:p>
    <w:p w14:paraId="2F19D8AF" w14:textId="77777777" w:rsidR="004B7903" w:rsidRDefault="004B7903" w:rsidP="00D62054">
      <w:pPr>
        <w:spacing w:after="0" w:line="240" w:lineRule="auto"/>
        <w:contextualSpacing/>
      </w:pPr>
    </w:p>
    <w:p w14:paraId="78909BF8" w14:textId="77777777" w:rsidR="004B7903" w:rsidRDefault="004B7903" w:rsidP="00D62054">
      <w:pPr>
        <w:spacing w:after="0" w:line="240" w:lineRule="auto"/>
        <w:contextualSpacing/>
      </w:pPr>
    </w:p>
    <w:p w14:paraId="0027231E" w14:textId="77777777" w:rsidR="004B7903" w:rsidRDefault="004B7903" w:rsidP="00D62054">
      <w:pPr>
        <w:spacing w:after="0" w:line="240" w:lineRule="auto"/>
        <w:contextualSpacing/>
      </w:pPr>
    </w:p>
    <w:p w14:paraId="1F3AEF55" w14:textId="77777777" w:rsidR="004B7903" w:rsidRDefault="004B7903" w:rsidP="00D62054">
      <w:pPr>
        <w:spacing w:after="0" w:line="240" w:lineRule="auto"/>
        <w:contextualSpacing/>
      </w:pPr>
    </w:p>
    <w:p w14:paraId="17B891CC" w14:textId="77777777" w:rsidR="004B7903" w:rsidRDefault="004B7903" w:rsidP="00D62054">
      <w:pPr>
        <w:spacing w:after="0" w:line="240" w:lineRule="auto"/>
        <w:contextualSpacing/>
      </w:pPr>
    </w:p>
    <w:p w14:paraId="7746FF37" w14:textId="77777777" w:rsidR="004B7903" w:rsidRDefault="004B7903" w:rsidP="00D62054">
      <w:pPr>
        <w:spacing w:after="0" w:line="240" w:lineRule="auto"/>
        <w:contextualSpacing/>
      </w:pPr>
    </w:p>
    <w:p w14:paraId="682C3A69" w14:textId="77777777" w:rsidR="004B7903" w:rsidRDefault="004B7903" w:rsidP="00D62054">
      <w:pPr>
        <w:spacing w:after="0" w:line="240" w:lineRule="auto"/>
        <w:contextualSpacing/>
      </w:pPr>
    </w:p>
    <w:p w14:paraId="6BA2B02E" w14:textId="77777777" w:rsidR="004B7903" w:rsidRDefault="004B7903" w:rsidP="00D62054">
      <w:pPr>
        <w:spacing w:after="0" w:line="240" w:lineRule="auto"/>
        <w:contextualSpacing/>
      </w:pPr>
    </w:p>
    <w:p w14:paraId="52053CBD" w14:textId="77777777" w:rsidR="004B7903" w:rsidRDefault="004B7903" w:rsidP="00D62054">
      <w:pPr>
        <w:spacing w:after="0" w:line="240" w:lineRule="auto"/>
        <w:contextualSpacing/>
      </w:pPr>
    </w:p>
    <w:p w14:paraId="1F805B98" w14:textId="77777777" w:rsidR="004B7903" w:rsidRDefault="004B7903" w:rsidP="00D62054">
      <w:pPr>
        <w:spacing w:after="0" w:line="240" w:lineRule="auto"/>
        <w:contextualSpacing/>
      </w:pPr>
    </w:p>
    <w:p w14:paraId="208A52EA" w14:textId="77777777" w:rsidR="004B7903" w:rsidRDefault="004B7903" w:rsidP="00D62054">
      <w:pPr>
        <w:spacing w:after="0" w:line="240" w:lineRule="auto"/>
        <w:contextualSpacing/>
      </w:pPr>
    </w:p>
    <w:p w14:paraId="6DB2C5D3" w14:textId="77777777" w:rsidR="004B7903" w:rsidRDefault="004B7903" w:rsidP="00D62054">
      <w:pPr>
        <w:spacing w:after="0" w:line="240" w:lineRule="auto"/>
        <w:contextualSpacing/>
      </w:pPr>
    </w:p>
    <w:p w14:paraId="318237DC" w14:textId="77777777" w:rsidR="004B7903" w:rsidRDefault="004B7903" w:rsidP="00D62054">
      <w:pPr>
        <w:spacing w:after="0" w:line="240" w:lineRule="auto"/>
        <w:contextualSpacing/>
      </w:pPr>
    </w:p>
    <w:p w14:paraId="4F93CA34" w14:textId="77777777" w:rsidR="004B7903" w:rsidRDefault="004B7903" w:rsidP="00D62054">
      <w:pPr>
        <w:spacing w:after="0" w:line="240" w:lineRule="auto"/>
        <w:contextualSpacing/>
      </w:pPr>
    </w:p>
    <w:p w14:paraId="52D51B72" w14:textId="77777777" w:rsidR="004B7903" w:rsidRDefault="004B7903" w:rsidP="00D62054">
      <w:pPr>
        <w:spacing w:after="0" w:line="240" w:lineRule="auto"/>
        <w:contextualSpacing/>
      </w:pPr>
    </w:p>
    <w:p w14:paraId="6983975A" w14:textId="77777777" w:rsidR="004B7903" w:rsidRDefault="004B7903" w:rsidP="00D62054">
      <w:pPr>
        <w:spacing w:after="0" w:line="240" w:lineRule="auto"/>
        <w:contextualSpacing/>
      </w:pPr>
    </w:p>
    <w:p w14:paraId="0853B7A1" w14:textId="77777777" w:rsidR="004B7903" w:rsidRDefault="004B7903" w:rsidP="00D62054">
      <w:pPr>
        <w:spacing w:after="0" w:line="240" w:lineRule="auto"/>
        <w:contextualSpacing/>
      </w:pPr>
    </w:p>
    <w:p w14:paraId="504FA4AD" w14:textId="77777777" w:rsidR="004B7903" w:rsidRDefault="004B7903" w:rsidP="00D62054">
      <w:pPr>
        <w:spacing w:after="0" w:line="240" w:lineRule="auto"/>
        <w:contextualSpacing/>
      </w:pPr>
    </w:p>
    <w:p w14:paraId="728D08F7" w14:textId="77777777" w:rsidR="004B7903" w:rsidRDefault="004B7903" w:rsidP="00D62054">
      <w:pPr>
        <w:spacing w:after="0" w:line="240" w:lineRule="auto"/>
        <w:contextualSpacing/>
      </w:pPr>
    </w:p>
    <w:p w14:paraId="6FA20AE1" w14:textId="77777777" w:rsidR="004B7903" w:rsidRDefault="004B7903" w:rsidP="00D62054">
      <w:pPr>
        <w:spacing w:after="0" w:line="240" w:lineRule="auto"/>
        <w:contextualSpacing/>
      </w:pPr>
    </w:p>
    <w:p w14:paraId="79B56CAB" w14:textId="77777777" w:rsidR="003E049D" w:rsidRDefault="003E049D" w:rsidP="00D62054">
      <w:pPr>
        <w:spacing w:after="0" w:line="240" w:lineRule="auto"/>
        <w:contextualSpacing/>
      </w:pPr>
    </w:p>
    <w:p w14:paraId="253A2812" w14:textId="77777777" w:rsidR="00615E1A" w:rsidRDefault="00615E1A" w:rsidP="003E049D">
      <w:pPr>
        <w:spacing w:before="120"/>
        <w:rPr>
          <w:b/>
          <w:bCs/>
          <w:color w:val="000000"/>
        </w:rPr>
      </w:pPr>
    </w:p>
    <w:p w14:paraId="3E593A54" w14:textId="77777777" w:rsidR="00615E1A" w:rsidDel="00AD6294" w:rsidRDefault="00615E1A" w:rsidP="003E049D">
      <w:pPr>
        <w:spacing w:before="120"/>
        <w:rPr>
          <w:del w:id="929" w:author="Абрамова Анна Андреевна" w:date="2024-05-17T00:48:00Z"/>
          <w:b/>
          <w:bCs/>
          <w:color w:val="000000"/>
        </w:rPr>
      </w:pPr>
    </w:p>
    <w:p w14:paraId="5279FE82" w14:textId="77777777" w:rsidR="00615E1A" w:rsidRDefault="00615E1A" w:rsidP="003E049D">
      <w:pPr>
        <w:spacing w:before="120"/>
        <w:rPr>
          <w:b/>
          <w:bCs/>
          <w:color w:val="000000"/>
        </w:rPr>
      </w:pPr>
    </w:p>
    <w:p w14:paraId="34F54E2A" w14:textId="57366A09" w:rsidR="003E049D" w:rsidRPr="00D3445C" w:rsidRDefault="003E049D" w:rsidP="003E049D">
      <w:pPr>
        <w:spacing w:before="120"/>
        <w:rPr>
          <w:b/>
          <w:bCs/>
          <w:color w:val="000000"/>
        </w:rPr>
      </w:pPr>
      <w:r w:rsidRPr="00D3445C">
        <w:rPr>
          <w:b/>
          <w:bCs/>
          <w:color w:val="000000"/>
        </w:rPr>
        <w:lastRenderedPageBreak/>
        <w:t>Рисунок 3</w:t>
      </w:r>
      <w:r w:rsidR="00615E1A">
        <w:rPr>
          <w:b/>
          <w:bCs/>
          <w:color w:val="000000"/>
        </w:rPr>
        <w:t>-4</w:t>
      </w:r>
      <w:ins w:id="930" w:author="Абрамова Анна Андреевна" w:date="2024-05-14T23:43:00Z">
        <w:r w:rsidR="00A91BD2">
          <w:rPr>
            <w:b/>
            <w:bCs/>
            <w:color w:val="000000"/>
          </w:rPr>
          <w:t>.</w:t>
        </w:r>
      </w:ins>
      <w:del w:id="931" w:author="Абрамова Анна Андреевна" w:date="2024-05-14T23:43:00Z">
        <w:r w:rsidRPr="00D3445C" w:rsidDel="00A91BD2">
          <w:rPr>
            <w:b/>
            <w:bCs/>
            <w:color w:val="000000"/>
          </w:rPr>
          <w:delText>:</w:delText>
        </w:r>
      </w:del>
      <w:r w:rsidRPr="00D3445C">
        <w:rPr>
          <w:b/>
          <w:bCs/>
          <w:color w:val="000000"/>
        </w:rPr>
        <w:t xml:space="preserve"> </w:t>
      </w:r>
      <w:r w:rsidRPr="003E049D">
        <w:rPr>
          <w:color w:val="000000"/>
        </w:rPr>
        <w:t>Предполагаемые пути биотрансформации велпатасвира</w:t>
      </w:r>
      <w:ins w:id="932" w:author="Абрамова Анна Андреевна" w:date="2024-05-14T23:43:00Z">
        <w:r w:rsidR="00A91BD2">
          <w:rPr>
            <w:color w:val="000000"/>
          </w:rPr>
          <w:t>.</w:t>
        </w:r>
      </w:ins>
    </w:p>
    <w:p w14:paraId="477114F0" w14:textId="2CC4AB2F" w:rsidR="003E049D" w:rsidRDefault="003E049D" w:rsidP="00D62054">
      <w:pPr>
        <w:spacing w:after="0" w:line="240" w:lineRule="auto"/>
        <w:contextualSpacing/>
      </w:pPr>
      <w:r w:rsidRPr="00D3445C">
        <w:rPr>
          <w:noProof/>
          <w:lang w:eastAsia="ru-RU"/>
        </w:rPr>
        <w:drawing>
          <wp:inline distT="0" distB="0" distL="0" distR="0" wp14:anchorId="0FE80783" wp14:editId="44B715AB">
            <wp:extent cx="5967641" cy="6105811"/>
            <wp:effectExtent l="0" t="0" r="1905"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61519"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6003447" cy="6142446"/>
                    </a:xfrm>
                    <a:prstGeom prst="rect">
                      <a:avLst/>
                    </a:prstGeom>
                    <a:noFill/>
                    <a:ln>
                      <a:noFill/>
                    </a:ln>
                  </pic:spPr>
                </pic:pic>
              </a:graphicData>
            </a:graphic>
          </wp:inline>
        </w:drawing>
      </w:r>
    </w:p>
    <w:p w14:paraId="431D56A0" w14:textId="77777777" w:rsidR="003E049D" w:rsidRPr="00D3445C" w:rsidRDefault="003E049D" w:rsidP="003E049D">
      <w:pPr>
        <w:spacing w:before="120"/>
      </w:pPr>
      <w:r w:rsidRPr="00D3445C">
        <w:rPr>
          <w:b/>
          <w:bCs/>
          <w:color w:val="000000"/>
        </w:rPr>
        <w:t>Софосбувир/велпатасвир</w:t>
      </w:r>
    </w:p>
    <w:p w14:paraId="57911B1B" w14:textId="39570531" w:rsidR="003E049D" w:rsidRDefault="003E049D" w:rsidP="00615E1A">
      <w:pPr>
        <w:spacing w:before="120" w:line="240" w:lineRule="auto"/>
        <w:ind w:firstLine="708"/>
        <w:rPr>
          <w:ins w:id="933" w:author="Абрамова Анна Андреевна" w:date="2024-05-16T00:11:00Z"/>
          <w:color w:val="000000"/>
        </w:rPr>
      </w:pPr>
      <w:r w:rsidRPr="00D3445C">
        <w:rPr>
          <w:color w:val="000000"/>
        </w:rPr>
        <w:t xml:space="preserve">Влияние </w:t>
      </w:r>
      <w:r>
        <w:rPr>
          <w:color w:val="000000"/>
        </w:rPr>
        <w:t>велпатасвира</w:t>
      </w:r>
      <w:r w:rsidRPr="00D3445C">
        <w:rPr>
          <w:color w:val="000000"/>
        </w:rPr>
        <w:t xml:space="preserve"> на образование</w:t>
      </w:r>
      <w:r>
        <w:rPr>
          <w:color w:val="000000"/>
        </w:rPr>
        <w:t xml:space="preserve"> активного метаболита софосбувира</w:t>
      </w:r>
      <w:r w:rsidRPr="00D3445C">
        <w:rPr>
          <w:color w:val="000000"/>
        </w:rPr>
        <w:t xml:space="preserve"> GS</w:t>
      </w:r>
      <w:r>
        <w:rPr>
          <w:color w:val="000000"/>
        </w:rPr>
        <w:t>-</w:t>
      </w:r>
      <w:r w:rsidRPr="00D3445C">
        <w:rPr>
          <w:color w:val="000000"/>
        </w:rPr>
        <w:t xml:space="preserve">461203 в первичных гепатоцитах человека после инкубации с </w:t>
      </w:r>
      <w:r>
        <w:rPr>
          <w:color w:val="000000"/>
        </w:rPr>
        <w:t>софосбувиром</w:t>
      </w:r>
      <w:r w:rsidRPr="00D3445C">
        <w:rPr>
          <w:color w:val="000000"/>
        </w:rPr>
        <w:t xml:space="preserve"> оценивали </w:t>
      </w:r>
      <w:r w:rsidRPr="00D3445C">
        <w:rPr>
          <w:i/>
          <w:color w:val="000000"/>
        </w:rPr>
        <w:t>in vitro</w:t>
      </w:r>
      <w:r w:rsidRPr="00D3445C">
        <w:rPr>
          <w:color w:val="000000"/>
        </w:rPr>
        <w:t xml:space="preserve"> (AD 334 2010). Когда 10 мкМ </w:t>
      </w:r>
      <w:r>
        <w:rPr>
          <w:color w:val="000000"/>
        </w:rPr>
        <w:t>софосбувира</w:t>
      </w:r>
      <w:r w:rsidRPr="00D3445C">
        <w:rPr>
          <w:color w:val="000000"/>
        </w:rPr>
        <w:t xml:space="preserve"> инкубировали с гепатоцитами в течение 2 часов в отсутствие или в присутствии 10 мкМ </w:t>
      </w:r>
      <w:r>
        <w:rPr>
          <w:color w:val="000000"/>
        </w:rPr>
        <w:t>велпатасвира</w:t>
      </w:r>
      <w:r w:rsidRPr="00D3445C">
        <w:rPr>
          <w:color w:val="000000"/>
        </w:rPr>
        <w:t>, концентрации GS</w:t>
      </w:r>
      <w:r>
        <w:rPr>
          <w:color w:val="000000"/>
        </w:rPr>
        <w:t>-</w:t>
      </w:r>
      <w:r w:rsidRPr="00D3445C">
        <w:rPr>
          <w:color w:val="000000"/>
        </w:rPr>
        <w:t xml:space="preserve">461203 составляли 69,8 и 49,5 пмоль/млн клеток, соответственно. Эти результаты позволяют предположить, что </w:t>
      </w:r>
      <w:r>
        <w:rPr>
          <w:color w:val="000000"/>
        </w:rPr>
        <w:t>велпатасвир</w:t>
      </w:r>
      <w:r w:rsidRPr="00D3445C">
        <w:rPr>
          <w:color w:val="000000"/>
        </w:rPr>
        <w:t xml:space="preserve"> не оказывает заметного влияния на внутриклеточную активацию </w:t>
      </w:r>
      <w:r>
        <w:rPr>
          <w:color w:val="000000"/>
        </w:rPr>
        <w:t xml:space="preserve">софосбувира </w:t>
      </w:r>
      <w:r w:rsidRPr="008346C7">
        <w:rPr>
          <w:color w:val="000000"/>
        </w:rPr>
        <w:t>[</w:t>
      </w:r>
      <w:r w:rsidR="008346C7" w:rsidRPr="008346C7">
        <w:rPr>
          <w:color w:val="000000"/>
        </w:rPr>
        <w:t>17</w:t>
      </w:r>
      <w:r w:rsidRPr="008346C7">
        <w:rPr>
          <w:color w:val="000000"/>
        </w:rPr>
        <w:t>].</w:t>
      </w:r>
    </w:p>
    <w:p w14:paraId="29AB2A86" w14:textId="77777777" w:rsidR="0073473E" w:rsidRPr="00D3445C" w:rsidRDefault="0073473E" w:rsidP="00615E1A">
      <w:pPr>
        <w:spacing w:before="120" w:line="240" w:lineRule="auto"/>
        <w:ind w:firstLine="708"/>
      </w:pPr>
    </w:p>
    <w:p w14:paraId="67AAB34A" w14:textId="77777777" w:rsidR="001E3E70" w:rsidDel="0073473E" w:rsidRDefault="00D36F2F" w:rsidP="0073473E">
      <w:pPr>
        <w:spacing w:after="0" w:line="240" w:lineRule="auto"/>
        <w:contextualSpacing/>
        <w:outlineLvl w:val="2"/>
        <w:rPr>
          <w:del w:id="934" w:author="Абрамова Анна Андреевна" w:date="2024-05-16T00:11:00Z"/>
          <w:b/>
          <w:bCs/>
          <w:color w:val="000000" w:themeColor="text1"/>
        </w:rPr>
      </w:pPr>
      <w:bookmarkStart w:id="935" w:name="_Toc164609956"/>
      <w:r w:rsidRPr="002F2A7F">
        <w:rPr>
          <w:b/>
          <w:color w:val="000000" w:themeColor="text1"/>
        </w:rPr>
        <w:lastRenderedPageBreak/>
        <w:t>3.2.5</w:t>
      </w:r>
      <w:r w:rsidR="001E3E70" w:rsidRPr="002F2A7F">
        <w:rPr>
          <w:b/>
          <w:color w:val="000000" w:themeColor="text1"/>
        </w:rPr>
        <w:t xml:space="preserve">. </w:t>
      </w:r>
      <w:r w:rsidR="001E3E70" w:rsidRPr="002F2A7F">
        <w:rPr>
          <w:b/>
          <w:bCs/>
          <w:color w:val="000000" w:themeColor="text1"/>
        </w:rPr>
        <w:t>Выведение</w:t>
      </w:r>
      <w:bookmarkEnd w:id="935"/>
    </w:p>
    <w:p w14:paraId="4D23E093" w14:textId="77777777" w:rsidR="0073473E" w:rsidRDefault="0073473E" w:rsidP="005E1A9C">
      <w:pPr>
        <w:spacing w:after="0" w:line="240" w:lineRule="auto"/>
        <w:contextualSpacing/>
        <w:outlineLvl w:val="2"/>
        <w:rPr>
          <w:ins w:id="936" w:author="Абрамова Анна Андреевна" w:date="2024-05-16T00:11:00Z"/>
          <w:b/>
          <w:bCs/>
          <w:color w:val="000000" w:themeColor="text1"/>
        </w:rPr>
      </w:pPr>
    </w:p>
    <w:p w14:paraId="231AA7BC" w14:textId="77777777" w:rsidR="003E049D" w:rsidRPr="00D512A4" w:rsidRDefault="003E049D">
      <w:pPr>
        <w:spacing w:after="0" w:line="240" w:lineRule="auto"/>
        <w:contextualSpacing/>
        <w:outlineLvl w:val="2"/>
        <w:rPr>
          <w:b/>
          <w:bCs/>
          <w:color w:val="000000" w:themeColor="text1"/>
        </w:rPr>
        <w:pPrChange w:id="937" w:author="Абрамова Анна Андреевна" w:date="2024-05-16T00:11:00Z">
          <w:pPr/>
        </w:pPrChange>
      </w:pPr>
    </w:p>
    <w:p w14:paraId="48A2D229" w14:textId="77777777" w:rsidR="003E049D" w:rsidRPr="00D3445C" w:rsidRDefault="003E049D" w:rsidP="005640F8">
      <w:r w:rsidRPr="00D3445C">
        <w:rPr>
          <w:b/>
          <w:bCs/>
          <w:color w:val="000000"/>
        </w:rPr>
        <w:t>Софосбувир</w:t>
      </w:r>
    </w:p>
    <w:p w14:paraId="11700FF6" w14:textId="70E2D6DC" w:rsidR="00897606" w:rsidRPr="008346C7" w:rsidRDefault="00ED0D0D" w:rsidP="009D6C75">
      <w:pPr>
        <w:spacing w:after="0" w:line="240" w:lineRule="auto"/>
        <w:ind w:firstLine="708"/>
        <w:rPr>
          <w:color w:val="000000"/>
        </w:rPr>
      </w:pPr>
      <w:r w:rsidRPr="00681261">
        <w:rPr>
          <w:color w:val="000000"/>
        </w:rPr>
        <w:t>У доклинических видов (</w:t>
      </w:r>
      <w:r w:rsidR="00E07999">
        <w:rPr>
          <w:color w:val="000000"/>
        </w:rPr>
        <w:t xml:space="preserve">мышей, крыс, собак) </w:t>
      </w:r>
      <w:r w:rsidRPr="00681261">
        <w:rPr>
          <w:color w:val="000000"/>
        </w:rPr>
        <w:t xml:space="preserve">основным путем выведения </w:t>
      </w:r>
      <w:r w:rsidR="00E07999">
        <w:rPr>
          <w:color w:val="000000"/>
        </w:rPr>
        <w:t>софосбувира</w:t>
      </w:r>
      <w:r w:rsidRPr="00681261">
        <w:rPr>
          <w:color w:val="000000"/>
        </w:rPr>
        <w:t xml:space="preserve"> был</w:t>
      </w:r>
      <w:r w:rsidR="00E07999">
        <w:rPr>
          <w:color w:val="000000"/>
        </w:rPr>
        <w:t>а моча</w:t>
      </w:r>
      <w:r w:rsidRPr="00681261">
        <w:rPr>
          <w:color w:val="000000"/>
        </w:rPr>
        <w:t xml:space="preserve"> </w:t>
      </w:r>
      <w:r w:rsidR="00E07999" w:rsidRPr="00D3445C">
        <w:rPr>
          <w:color w:val="000000"/>
        </w:rPr>
        <w:t xml:space="preserve">65,6 %, 72 % и 81 % </w:t>
      </w:r>
      <w:r w:rsidR="00E07999">
        <w:rPr>
          <w:color w:val="000000"/>
        </w:rPr>
        <w:t>соответсвенно</w:t>
      </w:r>
      <w:r w:rsidRPr="00681261">
        <w:rPr>
          <w:color w:val="000000"/>
        </w:rPr>
        <w:t xml:space="preserve">. </w:t>
      </w:r>
      <w:r w:rsidR="00E07999" w:rsidRPr="00E07999">
        <w:rPr>
          <w:color w:val="000000"/>
        </w:rPr>
        <w:t xml:space="preserve">У крыс с канюлированными желчными протоками 6 % дозы выводилось с </w:t>
      </w:r>
      <w:r w:rsidR="00E07999" w:rsidRPr="008346C7">
        <w:rPr>
          <w:color w:val="000000"/>
        </w:rPr>
        <w:t>желчью</w:t>
      </w:r>
      <w:r w:rsidR="006424E5" w:rsidRPr="008346C7">
        <w:rPr>
          <w:color w:val="000000"/>
        </w:rPr>
        <w:t xml:space="preserve"> [</w:t>
      </w:r>
      <w:r w:rsidR="008346C7" w:rsidRPr="008346C7">
        <w:rPr>
          <w:color w:val="000000"/>
        </w:rPr>
        <w:t>18</w:t>
      </w:r>
      <w:r w:rsidR="006424E5" w:rsidRPr="008346C7">
        <w:rPr>
          <w:color w:val="000000"/>
        </w:rPr>
        <w:t>]</w:t>
      </w:r>
      <w:r w:rsidR="008F12BA" w:rsidRPr="008346C7">
        <w:rPr>
          <w:color w:val="000000"/>
        </w:rPr>
        <w:t>.</w:t>
      </w:r>
    </w:p>
    <w:p w14:paraId="02A262AE" w14:textId="0ADA3959" w:rsidR="005E1A9C" w:rsidRPr="00681261" w:rsidRDefault="00E07999" w:rsidP="00D53E19">
      <w:pPr>
        <w:spacing w:before="240" w:after="240" w:line="240" w:lineRule="auto"/>
      </w:pPr>
      <w:r w:rsidRPr="008346C7">
        <w:rPr>
          <w:b/>
          <w:bCs/>
          <w:color w:val="000000"/>
        </w:rPr>
        <w:t>Велпатасвир</w:t>
      </w:r>
    </w:p>
    <w:p w14:paraId="1D027CEB" w14:textId="29DDF5E8" w:rsidR="00E07999" w:rsidRPr="00E07999" w:rsidRDefault="001B15D9" w:rsidP="00E07999">
      <w:pPr>
        <w:spacing w:after="0" w:line="240" w:lineRule="auto"/>
        <w:ind w:firstLine="708"/>
        <w:rPr>
          <w:rStyle w:val="rynqvb"/>
        </w:rPr>
      </w:pPr>
      <w:r w:rsidRPr="001B15D9">
        <w:rPr>
          <w:rStyle w:val="Heading2Char"/>
        </w:rPr>
        <w:t xml:space="preserve"> </w:t>
      </w:r>
      <w:r w:rsidR="00E07999" w:rsidRPr="00E07999">
        <w:rPr>
          <w:rStyle w:val="rynqvb"/>
        </w:rPr>
        <w:t xml:space="preserve">Большая часть </w:t>
      </w:r>
      <w:r w:rsidR="00E07999">
        <w:rPr>
          <w:rStyle w:val="rynqvb"/>
        </w:rPr>
        <w:t xml:space="preserve">радиоактивного изотопа </w:t>
      </w:r>
      <w:r w:rsidR="00E07999" w:rsidRPr="00E07999">
        <w:rPr>
          <w:rStyle w:val="rynqvb"/>
        </w:rPr>
        <w:t>[</w:t>
      </w:r>
      <w:r w:rsidR="00E07999" w:rsidRPr="00E07999">
        <w:rPr>
          <w:rStyle w:val="rynqvb"/>
          <w:vertAlign w:val="superscript"/>
        </w:rPr>
        <w:t>14</w:t>
      </w:r>
      <w:r w:rsidR="00E07999" w:rsidRPr="00E07999">
        <w:rPr>
          <w:rStyle w:val="rynqvb"/>
        </w:rPr>
        <w:t>C]</w:t>
      </w:r>
      <w:r w:rsidR="00AD411F">
        <w:rPr>
          <w:rStyle w:val="rynqvb"/>
        </w:rPr>
        <w:t>-</w:t>
      </w:r>
      <w:r w:rsidR="00E07999">
        <w:rPr>
          <w:rStyle w:val="rynqvb"/>
        </w:rPr>
        <w:t>велпатасвира</w:t>
      </w:r>
      <w:r w:rsidR="00E07999" w:rsidRPr="00E07999">
        <w:rPr>
          <w:rStyle w:val="rynqvb"/>
        </w:rPr>
        <w:t xml:space="preserve">, быстро выводилась из организма после перорального введения у </w:t>
      </w:r>
      <w:r w:rsidR="00D45789">
        <w:rPr>
          <w:rStyle w:val="rynqvb"/>
        </w:rPr>
        <w:t xml:space="preserve">мышей, </w:t>
      </w:r>
      <w:r w:rsidR="005640F8">
        <w:rPr>
          <w:rStyle w:val="rynqvb"/>
        </w:rPr>
        <w:t>крыс и собак</w:t>
      </w:r>
      <w:r w:rsidR="00E07999" w:rsidRPr="00E07999">
        <w:rPr>
          <w:rStyle w:val="rynqvb"/>
        </w:rPr>
        <w:t>. По прошествии 168 часов после перорального введения в среднем 95,9 %, 96,9 % и 93,6 % введенной радиоактивности выводилось с калом у мышей CD-1, крыс и собак, соответственно. Менее 0,27 % введенной радиоактивности выделялось у этих животных с мочой.</w:t>
      </w:r>
    </w:p>
    <w:p w14:paraId="037F0264" w14:textId="77777777" w:rsidR="00E07999" w:rsidRPr="00E07999" w:rsidRDefault="00E07999" w:rsidP="00E07999">
      <w:pPr>
        <w:spacing w:after="0" w:line="240" w:lineRule="auto"/>
        <w:ind w:firstLine="708"/>
        <w:rPr>
          <w:rStyle w:val="rynqvb"/>
        </w:rPr>
      </w:pPr>
      <w:r w:rsidRPr="00E07999">
        <w:rPr>
          <w:rStyle w:val="rynqvb"/>
        </w:rPr>
        <w:t>У крыс с КЖП в среднем 83,1 %, 13,7 % и 0,248 % от введенной дозы радиоактивности выводилось с калом, желчью и мочой, соответственно. У собак с КЖП в среднем 71,2 %, 18,7 % и 0,245 % введенной радиоактивности выводилось с калом, желчью и мочой, соответственно. Средняя общая степень извлечения радиоактивности после перорального введения составила 96,5 % у мышей CD-1, 97,1 % у крыс как с интактными, так и с канюлированными желчными протоками, 94,9 % у собак с интактными желчными протоками и 91,1 % у собак с КЖП.</w:t>
      </w:r>
    </w:p>
    <w:p w14:paraId="50866667" w14:textId="369F15EB" w:rsidR="005640F8" w:rsidRDefault="00E07999" w:rsidP="00A91BD2">
      <w:pPr>
        <w:spacing w:after="0" w:line="240" w:lineRule="auto"/>
        <w:ind w:firstLine="708"/>
        <w:rPr>
          <w:ins w:id="938" w:author="Абрамова Анна Андреевна" w:date="2024-05-14T23:45:00Z"/>
          <w:color w:val="000000"/>
        </w:rPr>
      </w:pPr>
      <w:r w:rsidRPr="00E07999">
        <w:rPr>
          <w:rStyle w:val="rynqvb"/>
        </w:rPr>
        <w:t xml:space="preserve">Выведение </w:t>
      </w:r>
      <w:r w:rsidR="005640F8">
        <w:rPr>
          <w:rStyle w:val="rynqvb"/>
        </w:rPr>
        <w:t xml:space="preserve">велпатасвира </w:t>
      </w:r>
      <w:r w:rsidRPr="00E07999">
        <w:rPr>
          <w:rStyle w:val="rynqvb"/>
        </w:rPr>
        <w:t xml:space="preserve">с желчью и мочой также было изучено у крыс Спраг-Доули с КЖП после однократной 30-минутной внутривенной инфузии в дозе 2 мг/кг (AD-281-2005). У крыс в среднем 16 % от общей дозы выводилось в виде неизмененного исходного препарата с желчью. В моче крыс было обнаружено лишь незначительное количество </w:t>
      </w:r>
      <w:commentRangeStart w:id="939"/>
      <w:commentRangeStart w:id="940"/>
      <w:r w:rsidR="005640F8" w:rsidRPr="008346C7">
        <w:rPr>
          <w:rStyle w:val="rynqvb"/>
        </w:rPr>
        <w:t>велпатасвира</w:t>
      </w:r>
      <w:r w:rsidR="006424E5" w:rsidRPr="008346C7">
        <w:rPr>
          <w:rStyle w:val="rynqvb"/>
        </w:rPr>
        <w:t xml:space="preserve"> </w:t>
      </w:r>
      <w:r w:rsidR="006424E5" w:rsidRPr="008346C7">
        <w:rPr>
          <w:color w:val="000000"/>
        </w:rPr>
        <w:t>[</w:t>
      </w:r>
      <w:r w:rsidR="008346C7" w:rsidRPr="008346C7">
        <w:rPr>
          <w:color w:val="000000"/>
        </w:rPr>
        <w:t>18</w:t>
      </w:r>
      <w:r w:rsidR="006424E5" w:rsidRPr="008346C7">
        <w:rPr>
          <w:color w:val="000000"/>
        </w:rPr>
        <w:t>].</w:t>
      </w:r>
    </w:p>
    <w:p w14:paraId="1574681E" w14:textId="77777777" w:rsidR="00A91BD2" w:rsidRDefault="00A91BD2" w:rsidP="00A91BD2">
      <w:pPr>
        <w:spacing w:after="0" w:line="240" w:lineRule="auto"/>
        <w:ind w:firstLine="708"/>
        <w:rPr>
          <w:color w:val="000000"/>
        </w:rPr>
      </w:pPr>
    </w:p>
    <w:p w14:paraId="7308AF17" w14:textId="3604CE14" w:rsidR="00A91BD2" w:rsidRPr="00A91BD2" w:rsidRDefault="005640F8">
      <w:pPr>
        <w:spacing w:after="0" w:line="240" w:lineRule="auto"/>
        <w:rPr>
          <w:b/>
          <w:bCs/>
          <w:color w:val="000000"/>
          <w:rPrChange w:id="941" w:author="Абрамова Анна Андреевна" w:date="2024-05-14T23:45:00Z">
            <w:rPr/>
          </w:rPrChange>
        </w:rPr>
        <w:pPrChange w:id="942" w:author="Абрамова Анна Андреевна" w:date="2024-05-17T00:49:00Z">
          <w:pPr>
            <w:spacing w:before="120" w:line="240" w:lineRule="auto"/>
          </w:pPr>
        </w:pPrChange>
      </w:pPr>
      <w:r w:rsidRPr="00D3445C">
        <w:rPr>
          <w:b/>
          <w:bCs/>
          <w:color w:val="000000"/>
        </w:rPr>
        <w:t>Софосбувир</w:t>
      </w:r>
      <w:commentRangeEnd w:id="939"/>
      <w:r w:rsidR="00363F83">
        <w:rPr>
          <w:rStyle w:val="CommentReference"/>
        </w:rPr>
        <w:commentReference w:id="939"/>
      </w:r>
      <w:commentRangeEnd w:id="940"/>
      <w:r w:rsidR="00A91BD2">
        <w:rPr>
          <w:rStyle w:val="CommentReference"/>
        </w:rPr>
        <w:commentReference w:id="940"/>
      </w:r>
      <w:r w:rsidRPr="00D3445C">
        <w:rPr>
          <w:b/>
          <w:bCs/>
          <w:color w:val="000000"/>
        </w:rPr>
        <w:t>/велпатасвир</w:t>
      </w:r>
    </w:p>
    <w:p w14:paraId="26D69159" w14:textId="77777777" w:rsidR="00DD444B" w:rsidRDefault="00DD444B" w:rsidP="00DD444B">
      <w:pPr>
        <w:spacing w:after="0" w:line="240" w:lineRule="auto"/>
        <w:ind w:firstLine="708"/>
        <w:rPr>
          <w:ins w:id="943" w:author="Абрамова Анна Андреевна" w:date="2024-05-17T00:49:00Z"/>
          <w:color w:val="000000"/>
        </w:rPr>
      </w:pPr>
    </w:p>
    <w:p w14:paraId="6313FD23" w14:textId="53E8D5F5" w:rsidR="00DD444B" w:rsidRPr="00DD444B" w:rsidRDefault="005640F8">
      <w:pPr>
        <w:spacing w:after="0" w:line="240" w:lineRule="auto"/>
        <w:ind w:firstLine="708"/>
        <w:rPr>
          <w:color w:val="000000"/>
          <w:rPrChange w:id="944" w:author="Абрамова Анна Андреевна" w:date="2024-05-17T00:49:00Z">
            <w:rPr/>
          </w:rPrChange>
        </w:rPr>
        <w:pPrChange w:id="945" w:author="Абрамова Анна Андреевна" w:date="2024-05-17T00:50:00Z">
          <w:pPr>
            <w:spacing w:before="120"/>
          </w:pPr>
        </w:pPrChange>
      </w:pPr>
      <w:r w:rsidRPr="00D3445C">
        <w:rPr>
          <w:color w:val="000000"/>
        </w:rPr>
        <w:t xml:space="preserve">Доклинических исследований выведения комбинации </w:t>
      </w:r>
      <w:r>
        <w:rPr>
          <w:color w:val="000000"/>
        </w:rPr>
        <w:t xml:space="preserve">софосбувир+велпатасвир </w:t>
      </w:r>
      <w:r w:rsidRPr="00D3445C">
        <w:rPr>
          <w:color w:val="000000"/>
        </w:rPr>
        <w:t xml:space="preserve">не </w:t>
      </w:r>
      <w:r w:rsidRPr="008346C7">
        <w:rPr>
          <w:color w:val="000000"/>
        </w:rPr>
        <w:t>проводилось</w:t>
      </w:r>
      <w:r w:rsidR="006424E5" w:rsidRPr="008346C7">
        <w:rPr>
          <w:color w:val="000000"/>
        </w:rPr>
        <w:t xml:space="preserve"> [</w:t>
      </w:r>
      <w:r w:rsidR="008346C7" w:rsidRPr="008346C7">
        <w:rPr>
          <w:color w:val="000000"/>
        </w:rPr>
        <w:t>18</w:t>
      </w:r>
      <w:r w:rsidR="006424E5" w:rsidRPr="008346C7">
        <w:rPr>
          <w:color w:val="000000"/>
        </w:rPr>
        <w:t>].</w:t>
      </w:r>
    </w:p>
    <w:p w14:paraId="12E90811" w14:textId="3D129EAA" w:rsidR="005640F8" w:rsidRPr="005640F8" w:rsidDel="00DD444B" w:rsidRDefault="005640F8">
      <w:pPr>
        <w:spacing w:before="240" w:after="0" w:line="240" w:lineRule="auto"/>
        <w:rPr>
          <w:del w:id="946" w:author="Абрамова Анна Андреевна" w:date="2024-05-17T00:49:00Z"/>
          <w:b/>
          <w:bCs/>
          <w:iCs/>
          <w:color w:val="000000"/>
        </w:rPr>
        <w:pPrChange w:id="947" w:author="Абрамова Анна Андреевна" w:date="2024-05-17T00:50:00Z">
          <w:pPr>
            <w:spacing w:line="240" w:lineRule="auto"/>
          </w:pPr>
        </w:pPrChange>
      </w:pPr>
      <w:r w:rsidRPr="005640F8">
        <w:rPr>
          <w:b/>
          <w:bCs/>
          <w:iCs/>
          <w:color w:val="000000"/>
        </w:rPr>
        <w:t>Выделение с грудным молоком</w:t>
      </w:r>
    </w:p>
    <w:p w14:paraId="1D21E091" w14:textId="77777777" w:rsidR="00DD444B" w:rsidRDefault="00DD444B">
      <w:pPr>
        <w:spacing w:before="240" w:after="0" w:line="240" w:lineRule="auto"/>
        <w:rPr>
          <w:ins w:id="948" w:author="Абрамова Анна Андреевна" w:date="2024-05-17T00:49:00Z"/>
          <w:b/>
          <w:bCs/>
          <w:i/>
          <w:color w:val="000000"/>
        </w:rPr>
        <w:pPrChange w:id="949" w:author="Абрамова Анна Андреевна" w:date="2024-05-17T00:50:00Z">
          <w:pPr>
            <w:spacing w:line="240" w:lineRule="auto"/>
          </w:pPr>
        </w:pPrChange>
      </w:pPr>
    </w:p>
    <w:p w14:paraId="11D74197" w14:textId="7E7D047B" w:rsidR="005640F8" w:rsidRPr="00A91BD2" w:rsidRDefault="005640F8">
      <w:pPr>
        <w:spacing w:before="240" w:line="240" w:lineRule="auto"/>
        <w:rPr>
          <w:b/>
          <w:bCs/>
          <w:i/>
          <w:color w:val="000000"/>
          <w:rPrChange w:id="950" w:author="Абрамова Анна Андреевна" w:date="2024-05-15T00:05:00Z">
            <w:rPr>
              <w:b/>
              <w:bCs/>
              <w:iCs/>
              <w:color w:val="000000"/>
            </w:rPr>
          </w:rPrChange>
        </w:rPr>
        <w:pPrChange w:id="951" w:author="Абрамова Анна Андреевна" w:date="2024-05-17T00:50:00Z">
          <w:pPr>
            <w:spacing w:line="240" w:lineRule="auto"/>
          </w:pPr>
        </w:pPrChange>
      </w:pPr>
      <w:r w:rsidRPr="00A91BD2">
        <w:rPr>
          <w:b/>
          <w:bCs/>
          <w:i/>
          <w:color w:val="000000"/>
          <w:rPrChange w:id="952" w:author="Абрамова Анна Андреевна" w:date="2024-05-15T00:05:00Z">
            <w:rPr>
              <w:b/>
              <w:bCs/>
              <w:iCs/>
              <w:color w:val="000000"/>
            </w:rPr>
          </w:rPrChange>
        </w:rPr>
        <w:t>Софосбувир</w:t>
      </w:r>
    </w:p>
    <w:p w14:paraId="4CF2EB23" w14:textId="19B3AAF5" w:rsidR="00A91BD2" w:rsidRPr="005640F8" w:rsidRDefault="005640F8">
      <w:pPr>
        <w:spacing w:line="240" w:lineRule="auto"/>
        <w:ind w:firstLine="708"/>
        <w:rPr>
          <w:iCs/>
          <w:color w:val="000000"/>
        </w:rPr>
        <w:pPrChange w:id="953" w:author="Абрамова Анна Андреевна" w:date="2024-05-15T00:08:00Z">
          <w:pPr>
            <w:spacing w:line="240" w:lineRule="auto"/>
          </w:pPr>
        </w:pPrChange>
      </w:pPr>
      <w:r w:rsidRPr="005640F8">
        <w:rPr>
          <w:iCs/>
          <w:color w:val="000000"/>
        </w:rPr>
        <w:t xml:space="preserve">Выделение </w:t>
      </w:r>
      <w:r>
        <w:rPr>
          <w:iCs/>
          <w:color w:val="000000"/>
        </w:rPr>
        <w:t>софосбувира</w:t>
      </w:r>
      <w:r w:rsidRPr="005640F8">
        <w:rPr>
          <w:iCs/>
          <w:color w:val="000000"/>
        </w:rPr>
        <w:t xml:space="preserve"> с грудным молоком изучали у самок крыс после однократного перорального введения в послеродовом периоде (SA-PSI-7977-11-0008). Низкие уровни радиоактивности лекарственного препарата были количественно определены в молоке. Нуклеозидный метаболит GS-331007 был основным метаболитом, обнаруживаемым в молоке, при соотношении концентраций молоко: плазма крови 0,1 через 1 час после введения </w:t>
      </w:r>
      <w:r w:rsidRPr="008346C7">
        <w:rPr>
          <w:iCs/>
          <w:color w:val="000000"/>
        </w:rPr>
        <w:t>препарата</w:t>
      </w:r>
      <w:r w:rsidR="006424E5" w:rsidRPr="008346C7">
        <w:rPr>
          <w:iCs/>
          <w:color w:val="000000"/>
        </w:rPr>
        <w:t xml:space="preserve"> </w:t>
      </w:r>
      <w:r w:rsidR="006424E5" w:rsidRPr="008346C7">
        <w:rPr>
          <w:color w:val="000000"/>
        </w:rPr>
        <w:t>[</w:t>
      </w:r>
      <w:r w:rsidR="008346C7" w:rsidRPr="008346C7">
        <w:rPr>
          <w:color w:val="000000"/>
        </w:rPr>
        <w:t>18</w:t>
      </w:r>
      <w:r w:rsidR="006424E5" w:rsidRPr="008346C7">
        <w:rPr>
          <w:color w:val="000000"/>
        </w:rPr>
        <w:t>]</w:t>
      </w:r>
      <w:r w:rsidRPr="008346C7">
        <w:rPr>
          <w:iCs/>
          <w:color w:val="000000"/>
        </w:rPr>
        <w:t>.</w:t>
      </w:r>
    </w:p>
    <w:p w14:paraId="3E2960CB" w14:textId="242B0FF5" w:rsidR="005640F8" w:rsidRPr="005640F8" w:rsidRDefault="005640F8" w:rsidP="00B41C86">
      <w:pPr>
        <w:spacing w:line="240" w:lineRule="auto"/>
        <w:rPr>
          <w:b/>
          <w:bCs/>
          <w:iCs/>
          <w:color w:val="000000"/>
        </w:rPr>
      </w:pPr>
      <w:r w:rsidRPr="005640F8">
        <w:rPr>
          <w:b/>
          <w:bCs/>
          <w:iCs/>
          <w:color w:val="000000"/>
        </w:rPr>
        <w:t>Велпатасвир</w:t>
      </w:r>
    </w:p>
    <w:p w14:paraId="61AA7EF5" w14:textId="50AE8ABD" w:rsidR="005640F8" w:rsidRDefault="005640F8">
      <w:pPr>
        <w:spacing w:line="240" w:lineRule="auto"/>
        <w:ind w:firstLine="708"/>
        <w:rPr>
          <w:iCs/>
          <w:color w:val="000000" w:themeColor="text1"/>
        </w:rPr>
        <w:pPrChange w:id="954" w:author="Абрамова Анна Андреевна" w:date="2024-05-15T00:09:00Z">
          <w:pPr>
            <w:spacing w:line="240" w:lineRule="auto"/>
          </w:pPr>
        </w:pPrChange>
      </w:pPr>
      <w:r w:rsidRPr="005640F8">
        <w:rPr>
          <w:iCs/>
          <w:color w:val="000000"/>
        </w:rPr>
        <w:t>После перорального введения [</w:t>
      </w:r>
      <w:r w:rsidRPr="005640F8">
        <w:rPr>
          <w:iCs/>
          <w:color w:val="000000"/>
          <w:vertAlign w:val="superscript"/>
        </w:rPr>
        <w:t>14</w:t>
      </w:r>
      <w:r w:rsidRPr="005640F8">
        <w:rPr>
          <w:iCs/>
          <w:color w:val="000000"/>
        </w:rPr>
        <w:t>C]</w:t>
      </w:r>
      <w:r>
        <w:rPr>
          <w:iCs/>
          <w:color w:val="000000"/>
        </w:rPr>
        <w:t>-велпатасвира</w:t>
      </w:r>
      <w:r w:rsidRPr="005640F8">
        <w:rPr>
          <w:iCs/>
          <w:color w:val="000000"/>
        </w:rPr>
        <w:t xml:space="preserve"> лактирующим крысам радиоактивность [</w:t>
      </w:r>
      <w:r w:rsidRPr="005640F8">
        <w:rPr>
          <w:iCs/>
          <w:color w:val="000000"/>
          <w:vertAlign w:val="superscript"/>
        </w:rPr>
        <w:t>14</w:t>
      </w:r>
      <w:r w:rsidRPr="005640F8">
        <w:rPr>
          <w:iCs/>
          <w:color w:val="000000"/>
        </w:rPr>
        <w:t>C]</w:t>
      </w:r>
      <w:r>
        <w:rPr>
          <w:iCs/>
          <w:color w:val="000000"/>
        </w:rPr>
        <w:t>велпатасвир</w:t>
      </w:r>
      <w:r w:rsidRPr="005640F8">
        <w:rPr>
          <w:iCs/>
          <w:color w:val="000000"/>
        </w:rPr>
        <w:t xml:space="preserve"> выделялась с молоком с T</w:t>
      </w:r>
      <w:r w:rsidRPr="005640F8">
        <w:rPr>
          <w:iCs/>
          <w:color w:val="000000"/>
          <w:vertAlign w:val="subscript"/>
        </w:rPr>
        <w:t>max</w:t>
      </w:r>
      <w:r w:rsidRPr="005640F8">
        <w:rPr>
          <w:iCs/>
          <w:color w:val="000000"/>
        </w:rPr>
        <w:t xml:space="preserve"> 4 часа и не обнаруживалась </w:t>
      </w:r>
      <w:r w:rsidRPr="005640F8">
        <w:rPr>
          <w:iCs/>
          <w:color w:val="000000"/>
        </w:rPr>
        <w:lastRenderedPageBreak/>
        <w:t>через 24 часа после введения препарата (AD-281-2031). Среднее соотношение экспозиции в молоке и плазме крови (AUC) составляло 1,</w:t>
      </w:r>
      <w:r w:rsidRPr="008346C7">
        <w:rPr>
          <w:iCs/>
          <w:color w:val="000000"/>
        </w:rPr>
        <w:t>74</w:t>
      </w:r>
      <w:r w:rsidR="006424E5" w:rsidRPr="008346C7">
        <w:rPr>
          <w:iCs/>
          <w:color w:val="000000"/>
        </w:rPr>
        <w:t xml:space="preserve"> </w:t>
      </w:r>
      <w:r w:rsidR="006424E5" w:rsidRPr="008346C7">
        <w:rPr>
          <w:color w:val="000000"/>
        </w:rPr>
        <w:t>[</w:t>
      </w:r>
      <w:r w:rsidR="008346C7" w:rsidRPr="008346C7">
        <w:rPr>
          <w:color w:val="000000"/>
        </w:rPr>
        <w:t>18</w:t>
      </w:r>
      <w:r w:rsidR="006424E5" w:rsidRPr="008346C7">
        <w:rPr>
          <w:color w:val="000000"/>
        </w:rPr>
        <w:t>].</w:t>
      </w:r>
    </w:p>
    <w:p w14:paraId="38A402BF" w14:textId="62385A5C" w:rsidR="00A91BD2" w:rsidRPr="00A91BD2" w:rsidDel="0073473E" w:rsidRDefault="005640F8">
      <w:pPr>
        <w:pStyle w:val="Heading3"/>
        <w:spacing w:before="0"/>
        <w:rPr>
          <w:del w:id="955" w:author="Абрамова Анна Андреевна" w:date="2024-05-16T00:13:00Z"/>
          <w:rFonts w:ascii="Times New Roman" w:hAnsi="Times New Roman"/>
          <w:iCs/>
          <w:color w:val="000000" w:themeColor="text1"/>
        </w:rPr>
        <w:pPrChange w:id="956" w:author="Абрамова Анна Андреевна" w:date="2024-05-16T00:14:00Z">
          <w:pPr>
            <w:pStyle w:val="Heading3"/>
          </w:pPr>
        </w:pPrChange>
      </w:pPr>
      <w:bookmarkStart w:id="957" w:name="_Toc164609957"/>
      <w:r>
        <w:rPr>
          <w:rFonts w:ascii="Times New Roman" w:hAnsi="Times New Roman"/>
          <w:iCs/>
          <w:color w:val="000000" w:themeColor="text1"/>
        </w:rPr>
        <w:t xml:space="preserve">3.2.6. </w:t>
      </w:r>
      <w:r w:rsidR="0003556A" w:rsidRPr="005640F8">
        <w:rPr>
          <w:rFonts w:ascii="Times New Roman" w:hAnsi="Times New Roman"/>
          <w:iCs/>
          <w:color w:val="000000" w:themeColor="text1"/>
        </w:rPr>
        <w:t>Фармакокинетические лекарственные взаимодействия</w:t>
      </w:r>
      <w:bookmarkEnd w:id="957"/>
    </w:p>
    <w:bookmarkEnd w:id="655"/>
    <w:bookmarkEnd w:id="656"/>
    <w:bookmarkEnd w:id="657"/>
    <w:p w14:paraId="75B788E4" w14:textId="77777777" w:rsidR="0073473E" w:rsidRDefault="0073473E">
      <w:pPr>
        <w:pStyle w:val="Heading3"/>
        <w:spacing w:before="0"/>
        <w:rPr>
          <w:ins w:id="958" w:author="Абрамова Анна Андреевна" w:date="2024-05-16T00:13:00Z"/>
        </w:rPr>
        <w:pPrChange w:id="959" w:author="Абрамова Анна Андреевна" w:date="2024-05-16T00:14:00Z">
          <w:pPr>
            <w:spacing w:before="120"/>
          </w:pPr>
        </w:pPrChange>
      </w:pPr>
    </w:p>
    <w:p w14:paraId="0B5CD5AD" w14:textId="77777777" w:rsidR="0073473E" w:rsidRDefault="0073473E" w:rsidP="0073473E">
      <w:pPr>
        <w:spacing w:after="0" w:line="240" w:lineRule="auto"/>
        <w:rPr>
          <w:ins w:id="960" w:author="Абрамова Анна Андреевна" w:date="2024-05-16T00:15:00Z"/>
          <w:b/>
          <w:bCs/>
          <w:color w:val="000000"/>
        </w:rPr>
      </w:pPr>
    </w:p>
    <w:p w14:paraId="16EF59C4" w14:textId="3320C61B" w:rsidR="00A9260A" w:rsidRDefault="005640F8" w:rsidP="0073473E">
      <w:pPr>
        <w:spacing w:after="0" w:line="240" w:lineRule="auto"/>
        <w:rPr>
          <w:ins w:id="961" w:author="Абрамова Анна Андреевна" w:date="2024-05-16T00:15:00Z"/>
          <w:b/>
          <w:bCs/>
          <w:color w:val="000000"/>
        </w:rPr>
      </w:pPr>
      <w:r w:rsidRPr="00D3445C">
        <w:rPr>
          <w:b/>
          <w:bCs/>
          <w:color w:val="000000"/>
        </w:rPr>
        <w:t>Софосбувир</w:t>
      </w:r>
    </w:p>
    <w:p w14:paraId="007ACC3B" w14:textId="77777777" w:rsidR="0073473E" w:rsidRPr="005640F8" w:rsidRDefault="0073473E">
      <w:pPr>
        <w:spacing w:after="0" w:line="240" w:lineRule="auto"/>
        <w:pPrChange w:id="962" w:author="Абрамова Анна Андреевна" w:date="2024-05-16T00:15:00Z">
          <w:pPr>
            <w:spacing w:before="120"/>
          </w:pPr>
        </w:pPrChange>
      </w:pPr>
    </w:p>
    <w:p w14:paraId="60171C49" w14:textId="77777777" w:rsidR="00617F6B" w:rsidDel="0073473E" w:rsidRDefault="005640F8" w:rsidP="0073473E">
      <w:pPr>
        <w:spacing w:after="0" w:line="240" w:lineRule="auto"/>
        <w:rPr>
          <w:del w:id="963" w:author="Абрамова Анна Андреевна" w:date="2024-05-16T00:15:00Z"/>
          <w:b/>
          <w:bCs/>
          <w:i/>
          <w:iCs/>
          <w:color w:val="000000"/>
        </w:rPr>
      </w:pPr>
      <w:r w:rsidRPr="00A91BD2">
        <w:rPr>
          <w:b/>
          <w:bCs/>
          <w:i/>
          <w:iCs/>
          <w:color w:val="000000"/>
          <w:rPrChange w:id="964" w:author="Абрамова Анна Андреевна" w:date="2024-05-15T00:08:00Z">
            <w:rPr>
              <w:i/>
              <w:iCs/>
              <w:color w:val="000000"/>
            </w:rPr>
          </w:rPrChange>
        </w:rPr>
        <w:t>Ингибирование цитохрома Р450 и UGT1A1</w:t>
      </w:r>
    </w:p>
    <w:p w14:paraId="624ADCA6" w14:textId="77777777" w:rsidR="0073473E" w:rsidRPr="00A91BD2" w:rsidRDefault="0073473E" w:rsidP="0073473E">
      <w:pPr>
        <w:spacing w:after="0" w:line="240" w:lineRule="auto"/>
        <w:rPr>
          <w:ins w:id="965" w:author="Абрамова Анна Андреевна" w:date="2024-05-16T00:15:00Z"/>
          <w:b/>
          <w:bCs/>
          <w:i/>
          <w:iCs/>
          <w:color w:val="000000"/>
          <w:rPrChange w:id="966" w:author="Абрамова Анна Андреевна" w:date="2024-05-15T00:08:00Z">
            <w:rPr>
              <w:ins w:id="967" w:author="Абрамова Анна Андреевна" w:date="2024-05-16T00:15:00Z"/>
              <w:i/>
              <w:iCs/>
              <w:color w:val="000000"/>
            </w:rPr>
          </w:rPrChange>
        </w:rPr>
      </w:pPr>
    </w:p>
    <w:p w14:paraId="16E20137" w14:textId="77777777" w:rsidR="007E5721" w:rsidRDefault="007E5721" w:rsidP="0073473E">
      <w:pPr>
        <w:spacing w:after="0" w:line="240" w:lineRule="auto"/>
        <w:rPr>
          <w:i/>
          <w:iCs/>
          <w:color w:val="000000"/>
        </w:rPr>
      </w:pPr>
    </w:p>
    <w:p w14:paraId="0C72B8AE" w14:textId="072FFFAD" w:rsidR="005640F8" w:rsidRPr="00615E1A" w:rsidRDefault="005640F8">
      <w:pPr>
        <w:spacing w:after="0" w:line="240" w:lineRule="auto"/>
        <w:ind w:firstLine="708"/>
        <w:rPr>
          <w:i/>
          <w:iCs/>
          <w:color w:val="000000"/>
        </w:rPr>
        <w:pPrChange w:id="968" w:author="Абрамова Анна Андреевна" w:date="2024-05-15T00:10:00Z">
          <w:pPr>
            <w:spacing w:after="0" w:line="240" w:lineRule="auto"/>
          </w:pPr>
        </w:pPrChange>
      </w:pPr>
      <w:r w:rsidRPr="005640F8">
        <w:rPr>
          <w:color w:val="000000"/>
        </w:rPr>
        <w:t xml:space="preserve">Софосбувир не ингибировал активность CYP1A2, 2B6, 2C8, 2C9, 2C19 и 2D6 </w:t>
      </w:r>
      <w:r w:rsidRPr="00363F83">
        <w:rPr>
          <w:i/>
          <w:color w:val="000000"/>
          <w:rPrChange w:id="969" w:author="Belolipetskaya, Elena" w:date="2024-05-06T17:33:00Z">
            <w:rPr>
              <w:color w:val="000000"/>
            </w:rPr>
          </w:rPrChange>
        </w:rPr>
        <w:t>in vitro</w:t>
      </w:r>
      <w:r w:rsidRPr="005640F8">
        <w:rPr>
          <w:color w:val="000000"/>
        </w:rPr>
        <w:t xml:space="preserve"> (IC</w:t>
      </w:r>
      <w:r w:rsidRPr="00363F83">
        <w:rPr>
          <w:color w:val="000000"/>
          <w:vertAlign w:val="subscript"/>
          <w:rPrChange w:id="970" w:author="Belolipetskaya, Elena" w:date="2024-05-06T17:33:00Z">
            <w:rPr>
              <w:color w:val="000000"/>
            </w:rPr>
          </w:rPrChange>
        </w:rPr>
        <w:t>50</w:t>
      </w:r>
      <w:r w:rsidRPr="005640F8">
        <w:rPr>
          <w:color w:val="000000"/>
        </w:rPr>
        <w:t xml:space="preserve"> &gt; 100 мкМ).</w:t>
      </w:r>
      <w:r w:rsidR="00615E1A">
        <w:rPr>
          <w:i/>
          <w:iCs/>
          <w:color w:val="000000"/>
        </w:rPr>
        <w:t xml:space="preserve"> </w:t>
      </w:r>
      <w:r w:rsidRPr="005640F8">
        <w:rPr>
          <w:color w:val="000000"/>
        </w:rPr>
        <w:t>GS-331007 не ингибировал ни один из изученных ферментов CYP (IC</w:t>
      </w:r>
      <w:r w:rsidRPr="007E5721">
        <w:rPr>
          <w:color w:val="000000"/>
          <w:vertAlign w:val="subscript"/>
        </w:rPr>
        <w:t>50</w:t>
      </w:r>
      <w:r w:rsidRPr="005640F8">
        <w:rPr>
          <w:color w:val="000000"/>
        </w:rPr>
        <w:t xml:space="preserve"> &gt; 300 мкМ). Доказательств обусловленного механизмом ингибирования </w:t>
      </w:r>
      <w:r>
        <w:rPr>
          <w:color w:val="000000"/>
        </w:rPr>
        <w:t>софосбувира</w:t>
      </w:r>
      <w:r w:rsidRPr="005640F8">
        <w:rPr>
          <w:color w:val="000000"/>
        </w:rPr>
        <w:t xml:space="preserve"> при участии CYP обнаружено не было (PC-PSI-7977-09-0011, AD-334-2020).</w:t>
      </w:r>
      <w:r w:rsidR="00615E1A">
        <w:rPr>
          <w:i/>
          <w:iCs/>
          <w:color w:val="000000"/>
        </w:rPr>
        <w:t xml:space="preserve"> </w:t>
      </w:r>
      <w:r w:rsidRPr="005640F8">
        <w:rPr>
          <w:color w:val="000000"/>
        </w:rPr>
        <w:t xml:space="preserve">Ингибирования CYP1A2, 2C19, 2C9, 2C8, 2D6 и 3A4 другими метаболитами </w:t>
      </w:r>
      <w:r>
        <w:rPr>
          <w:color w:val="000000"/>
        </w:rPr>
        <w:t>софосбувира</w:t>
      </w:r>
      <w:r w:rsidRPr="005640F8">
        <w:rPr>
          <w:color w:val="000000"/>
        </w:rPr>
        <w:t xml:space="preserve"> GS-607596, GS-606965, GS-566500 и GS-461203 в концентрациях до 100 мкМ не наблюдалось (PC-PSI-7851-09-0009).</w:t>
      </w:r>
    </w:p>
    <w:p w14:paraId="32C35A8D" w14:textId="1265625E" w:rsidR="005640F8" w:rsidDel="00A91BD2" w:rsidRDefault="005640F8">
      <w:pPr>
        <w:spacing w:after="0" w:line="240" w:lineRule="auto"/>
        <w:ind w:firstLine="708"/>
        <w:rPr>
          <w:del w:id="971" w:author="Абрамова Анна Андреевна" w:date="2024-05-15T00:09:00Z"/>
          <w:b/>
          <w:bCs/>
          <w:color w:val="000000"/>
        </w:rPr>
        <w:pPrChange w:id="972" w:author="Абрамова Анна Андреевна" w:date="2024-05-15T00:10:00Z">
          <w:pPr>
            <w:spacing w:after="0" w:line="240" w:lineRule="auto"/>
          </w:pPr>
        </w:pPrChange>
      </w:pPr>
      <w:r w:rsidRPr="005640F8">
        <w:rPr>
          <w:color w:val="000000"/>
        </w:rPr>
        <w:t>Софосбувир продемонстрировал слабое дозозависимое ингибирование (IC</w:t>
      </w:r>
      <w:r w:rsidRPr="00615E1A">
        <w:rPr>
          <w:color w:val="000000"/>
          <w:vertAlign w:val="subscript"/>
        </w:rPr>
        <w:t>50</w:t>
      </w:r>
      <w:r w:rsidRPr="005640F8">
        <w:rPr>
          <w:color w:val="000000"/>
        </w:rPr>
        <w:t xml:space="preserve"> = 198 мкМ) UGT1A1 человека, в то время как ингибирование GS-331007 и GS-606965 не наблюдалось (IC</w:t>
      </w:r>
      <w:r w:rsidRPr="00615E1A">
        <w:rPr>
          <w:color w:val="000000"/>
          <w:vertAlign w:val="subscript"/>
        </w:rPr>
        <w:t xml:space="preserve">50 </w:t>
      </w:r>
      <w:r w:rsidRPr="005640F8">
        <w:rPr>
          <w:color w:val="000000"/>
        </w:rPr>
        <w:t>&gt; 300 мкМ; AD-334-2022)</w:t>
      </w:r>
      <w:r>
        <w:rPr>
          <w:color w:val="000000"/>
        </w:rPr>
        <w:t xml:space="preserve">, </w:t>
      </w:r>
      <w:r w:rsidRPr="00615E1A">
        <w:rPr>
          <w:color w:val="000000"/>
        </w:rPr>
        <w:t>Таблица</w:t>
      </w:r>
      <w:r w:rsidR="00615E1A" w:rsidRPr="00615E1A">
        <w:rPr>
          <w:color w:val="000000"/>
        </w:rPr>
        <w:t xml:space="preserve"> 3-1</w:t>
      </w:r>
      <w:ins w:id="973" w:author="Абрамова Анна Андреевна" w:date="2024-05-17T15:21:00Z">
        <w:r w:rsidR="005E739A">
          <w:rPr>
            <w:color w:val="000000"/>
          </w:rPr>
          <w:t>3</w:t>
        </w:r>
      </w:ins>
      <w:del w:id="974" w:author="Абрамова Анна Андреевна" w:date="2024-05-17T15:21:00Z">
        <w:r w:rsidR="00615E1A" w:rsidRPr="00615E1A" w:rsidDel="005E739A">
          <w:rPr>
            <w:color w:val="000000"/>
          </w:rPr>
          <w:delText>2</w:delText>
        </w:r>
      </w:del>
      <w:r w:rsidRPr="00615E1A">
        <w:rPr>
          <w:color w:val="000000"/>
        </w:rPr>
        <w:t xml:space="preserve"> </w:t>
      </w:r>
      <w:r w:rsidR="006424E5" w:rsidRPr="008346C7">
        <w:rPr>
          <w:color w:val="000000"/>
        </w:rPr>
        <w:t>[</w:t>
      </w:r>
      <w:r w:rsidR="008346C7" w:rsidRPr="008346C7">
        <w:rPr>
          <w:color w:val="000000"/>
        </w:rPr>
        <w:t>19</w:t>
      </w:r>
      <w:r w:rsidR="006424E5" w:rsidRPr="008346C7">
        <w:rPr>
          <w:color w:val="000000"/>
        </w:rPr>
        <w:t>].</w:t>
      </w:r>
    </w:p>
    <w:p w14:paraId="3C3111C5" w14:textId="77777777" w:rsidR="00A91BD2" w:rsidRDefault="00A91BD2">
      <w:pPr>
        <w:spacing w:after="0" w:line="240" w:lineRule="auto"/>
        <w:ind w:firstLine="708"/>
        <w:rPr>
          <w:ins w:id="975" w:author="Абрамова Анна Андреевна" w:date="2024-05-15T00:09:00Z"/>
          <w:b/>
          <w:bCs/>
          <w:color w:val="000000"/>
        </w:rPr>
        <w:pPrChange w:id="976" w:author="Абрамова Анна Андреевна" w:date="2024-05-15T00:10:00Z">
          <w:pPr>
            <w:spacing w:before="120" w:after="0" w:line="240" w:lineRule="auto"/>
          </w:pPr>
        </w:pPrChange>
      </w:pPr>
    </w:p>
    <w:p w14:paraId="190EC8A4" w14:textId="69E98D66" w:rsidR="005640F8" w:rsidRPr="00D3445C" w:rsidRDefault="005640F8" w:rsidP="00B41C86">
      <w:pPr>
        <w:spacing w:before="120" w:after="0" w:line="240" w:lineRule="auto"/>
      </w:pPr>
      <w:r w:rsidRPr="00D3445C">
        <w:rPr>
          <w:b/>
          <w:bCs/>
          <w:color w:val="000000"/>
        </w:rPr>
        <w:t xml:space="preserve">Таблица </w:t>
      </w:r>
      <w:r w:rsidR="00615E1A">
        <w:rPr>
          <w:b/>
          <w:bCs/>
          <w:color w:val="000000"/>
        </w:rPr>
        <w:t>3-1</w:t>
      </w:r>
      <w:ins w:id="977" w:author="Абрамова Анна Андреевна" w:date="2024-05-17T15:21:00Z">
        <w:r w:rsidR="005E739A">
          <w:rPr>
            <w:b/>
            <w:bCs/>
            <w:color w:val="000000"/>
          </w:rPr>
          <w:t xml:space="preserve">3. </w:t>
        </w:r>
      </w:ins>
      <w:del w:id="978" w:author="Абрамова Анна Андреевна" w:date="2024-05-17T15:21:00Z">
        <w:r w:rsidR="00615E1A" w:rsidDel="005E739A">
          <w:rPr>
            <w:b/>
            <w:bCs/>
            <w:color w:val="000000"/>
          </w:rPr>
          <w:delText>2</w:delText>
        </w:r>
        <w:r w:rsidRPr="00D3445C" w:rsidDel="005E739A">
          <w:rPr>
            <w:b/>
            <w:bCs/>
            <w:color w:val="000000"/>
          </w:rPr>
          <w:delText xml:space="preserve">: </w:delText>
        </w:r>
      </w:del>
      <w:r w:rsidRPr="005640F8">
        <w:rPr>
          <w:color w:val="000000"/>
        </w:rPr>
        <w:t>Способность софосбувира ингибировать UGT1A1 у человека</w:t>
      </w:r>
      <w:ins w:id="979" w:author="Абрамова Анна Андреевна" w:date="2024-05-16T00:16:00Z">
        <w:r w:rsidR="0073473E">
          <w:rPr>
            <w:color w:val="000000"/>
          </w:rPr>
          <w:t>.</w:t>
        </w:r>
      </w:ins>
    </w:p>
    <w:tbl>
      <w:tblPr>
        <w:tblW w:w="5000" w:type="pct"/>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1798"/>
        <w:gridCol w:w="5954"/>
        <w:gridCol w:w="1592"/>
      </w:tblGrid>
      <w:tr w:rsidR="005640F8" w:rsidRPr="007E5721" w14:paraId="1C0AC7D7" w14:textId="77777777" w:rsidTr="007E5721">
        <w:tc>
          <w:tcPr>
            <w:tcW w:w="1798" w:type="dxa"/>
            <w:shd w:val="clear" w:color="auto" w:fill="D9D9D9" w:themeFill="background1" w:themeFillShade="D9"/>
          </w:tcPr>
          <w:p w14:paraId="6A520786" w14:textId="77777777" w:rsidR="005640F8" w:rsidRPr="007E5721" w:rsidRDefault="005640F8" w:rsidP="0073473E">
            <w:pPr>
              <w:spacing w:line="240" w:lineRule="auto"/>
              <w:jc w:val="center"/>
              <w:rPr>
                <w:b/>
              </w:rPr>
            </w:pPr>
            <w:r w:rsidRPr="007E5721">
              <w:rPr>
                <w:b/>
              </w:rPr>
              <w:t>Соединение</w:t>
            </w:r>
          </w:p>
        </w:tc>
        <w:tc>
          <w:tcPr>
            <w:tcW w:w="5954" w:type="dxa"/>
            <w:shd w:val="clear" w:color="auto" w:fill="D9D9D9" w:themeFill="background1" w:themeFillShade="D9"/>
          </w:tcPr>
          <w:p w14:paraId="67F786DB" w14:textId="77777777" w:rsidR="005640F8" w:rsidRPr="007E5721" w:rsidRDefault="005640F8" w:rsidP="0073473E">
            <w:pPr>
              <w:spacing w:line="240" w:lineRule="auto"/>
              <w:jc w:val="center"/>
              <w:rPr>
                <w:b/>
              </w:rPr>
            </w:pPr>
            <w:r w:rsidRPr="007E5721">
              <w:rPr>
                <w:b/>
              </w:rPr>
              <w:t>Функция</w:t>
            </w:r>
          </w:p>
        </w:tc>
        <w:tc>
          <w:tcPr>
            <w:tcW w:w="1592" w:type="dxa"/>
            <w:shd w:val="clear" w:color="auto" w:fill="D9D9D9" w:themeFill="background1" w:themeFillShade="D9"/>
          </w:tcPr>
          <w:p w14:paraId="1DFD5DF8" w14:textId="77777777" w:rsidR="005640F8" w:rsidRPr="007E5721" w:rsidRDefault="005640F8" w:rsidP="0073473E">
            <w:pPr>
              <w:spacing w:line="240" w:lineRule="auto"/>
              <w:jc w:val="center"/>
              <w:rPr>
                <w:b/>
              </w:rPr>
            </w:pPr>
            <w:r w:rsidRPr="007E5721">
              <w:rPr>
                <w:b/>
              </w:rPr>
              <w:t>IC</w:t>
            </w:r>
            <w:r w:rsidRPr="007E5721">
              <w:rPr>
                <w:b/>
                <w:vertAlign w:val="subscript"/>
              </w:rPr>
              <w:t>50</w:t>
            </w:r>
            <w:r w:rsidRPr="007E5721">
              <w:rPr>
                <w:b/>
              </w:rPr>
              <w:t xml:space="preserve"> (мкМ)</w:t>
            </w:r>
          </w:p>
        </w:tc>
      </w:tr>
      <w:tr w:rsidR="005640F8" w:rsidRPr="007E5721" w14:paraId="184091BB" w14:textId="77777777" w:rsidTr="007E5721">
        <w:tc>
          <w:tcPr>
            <w:tcW w:w="1798" w:type="dxa"/>
            <w:shd w:val="clear" w:color="auto" w:fill="FFFFFF"/>
          </w:tcPr>
          <w:p w14:paraId="64A1474A" w14:textId="77777777" w:rsidR="005640F8" w:rsidRPr="007E5721" w:rsidRDefault="005640F8" w:rsidP="0073473E">
            <w:pPr>
              <w:spacing w:line="240" w:lineRule="auto"/>
              <w:jc w:val="center"/>
            </w:pPr>
            <w:r w:rsidRPr="007E5721">
              <w:t>SOF</w:t>
            </w:r>
          </w:p>
        </w:tc>
        <w:tc>
          <w:tcPr>
            <w:tcW w:w="5954" w:type="dxa"/>
            <w:shd w:val="clear" w:color="auto" w:fill="FFFFFF"/>
          </w:tcPr>
          <w:p w14:paraId="1A38C6F7" w14:textId="77777777" w:rsidR="005640F8" w:rsidRPr="007E5721" w:rsidRDefault="005640F8" w:rsidP="0073473E">
            <w:pPr>
              <w:spacing w:line="240" w:lineRule="auto"/>
              <w:jc w:val="center"/>
            </w:pPr>
            <w:r w:rsidRPr="007E5721">
              <w:t>Нуклеотидное пролекарственное средство</w:t>
            </w:r>
          </w:p>
        </w:tc>
        <w:tc>
          <w:tcPr>
            <w:tcW w:w="1592" w:type="dxa"/>
            <w:shd w:val="clear" w:color="auto" w:fill="FFFFFF"/>
          </w:tcPr>
          <w:p w14:paraId="0F35A67C" w14:textId="77777777" w:rsidR="005640F8" w:rsidRPr="007E5721" w:rsidRDefault="005640F8" w:rsidP="0073473E">
            <w:pPr>
              <w:spacing w:line="240" w:lineRule="auto"/>
              <w:jc w:val="center"/>
            </w:pPr>
            <w:r w:rsidRPr="007E5721">
              <w:t>198</w:t>
            </w:r>
          </w:p>
        </w:tc>
      </w:tr>
      <w:tr w:rsidR="005640F8" w:rsidRPr="007E5721" w14:paraId="652952DD" w14:textId="77777777" w:rsidTr="007E5721">
        <w:tc>
          <w:tcPr>
            <w:tcW w:w="1798" w:type="dxa"/>
            <w:shd w:val="clear" w:color="auto" w:fill="FFFFFF"/>
          </w:tcPr>
          <w:p w14:paraId="00236CA2" w14:textId="77777777" w:rsidR="005640F8" w:rsidRPr="007E5721" w:rsidRDefault="005640F8" w:rsidP="0073473E">
            <w:pPr>
              <w:spacing w:line="240" w:lineRule="auto"/>
              <w:jc w:val="center"/>
            </w:pPr>
            <w:r w:rsidRPr="007E5721">
              <w:t>GS-606965</w:t>
            </w:r>
          </w:p>
        </w:tc>
        <w:tc>
          <w:tcPr>
            <w:tcW w:w="5954" w:type="dxa"/>
            <w:shd w:val="clear" w:color="auto" w:fill="FFFFFF"/>
          </w:tcPr>
          <w:p w14:paraId="6A0B3115" w14:textId="77777777" w:rsidR="005640F8" w:rsidRPr="007E5721" w:rsidRDefault="005640F8" w:rsidP="0073473E">
            <w:pPr>
              <w:spacing w:line="240" w:lineRule="auto"/>
              <w:jc w:val="center"/>
            </w:pPr>
            <w:r w:rsidRPr="007E5721">
              <w:t>Нуклеозидный монофосфатный метаболит</w:t>
            </w:r>
          </w:p>
        </w:tc>
        <w:tc>
          <w:tcPr>
            <w:tcW w:w="1592" w:type="dxa"/>
            <w:shd w:val="clear" w:color="auto" w:fill="FFFFFF"/>
          </w:tcPr>
          <w:p w14:paraId="4A66CF3E" w14:textId="77777777" w:rsidR="005640F8" w:rsidRPr="007E5721" w:rsidRDefault="005640F8" w:rsidP="0073473E">
            <w:pPr>
              <w:spacing w:line="240" w:lineRule="auto"/>
              <w:jc w:val="center"/>
            </w:pPr>
            <w:r w:rsidRPr="007E5721">
              <w:t>&gt; 300</w:t>
            </w:r>
          </w:p>
        </w:tc>
      </w:tr>
      <w:tr w:rsidR="005640F8" w:rsidRPr="007E5721" w14:paraId="1DAB726F" w14:textId="77777777" w:rsidTr="007E5721">
        <w:tc>
          <w:tcPr>
            <w:tcW w:w="1798" w:type="dxa"/>
            <w:shd w:val="clear" w:color="auto" w:fill="FFFFFF"/>
          </w:tcPr>
          <w:p w14:paraId="7D5CE437" w14:textId="77777777" w:rsidR="005640F8" w:rsidRPr="007E5721" w:rsidRDefault="005640F8" w:rsidP="0073473E">
            <w:pPr>
              <w:spacing w:line="240" w:lineRule="auto"/>
              <w:jc w:val="center"/>
            </w:pPr>
            <w:r w:rsidRPr="007E5721">
              <w:t>GS-331007</w:t>
            </w:r>
          </w:p>
        </w:tc>
        <w:tc>
          <w:tcPr>
            <w:tcW w:w="5954" w:type="dxa"/>
            <w:shd w:val="clear" w:color="auto" w:fill="FFFFFF"/>
          </w:tcPr>
          <w:p w14:paraId="6FABFC73" w14:textId="77777777" w:rsidR="005640F8" w:rsidRPr="007E5721" w:rsidRDefault="005640F8" w:rsidP="0073473E">
            <w:pPr>
              <w:spacing w:line="240" w:lineRule="auto"/>
              <w:jc w:val="center"/>
            </w:pPr>
            <w:r w:rsidRPr="007E5721">
              <w:t>Нуклеозидный метаболит</w:t>
            </w:r>
          </w:p>
        </w:tc>
        <w:tc>
          <w:tcPr>
            <w:tcW w:w="1592" w:type="dxa"/>
            <w:shd w:val="clear" w:color="auto" w:fill="FFFFFF"/>
          </w:tcPr>
          <w:p w14:paraId="3400CC54" w14:textId="77777777" w:rsidR="005640F8" w:rsidRPr="007E5721" w:rsidRDefault="005640F8" w:rsidP="0073473E">
            <w:pPr>
              <w:spacing w:line="240" w:lineRule="auto"/>
              <w:jc w:val="center"/>
            </w:pPr>
            <w:r w:rsidRPr="007E5721">
              <w:t>&gt; 300</w:t>
            </w:r>
          </w:p>
        </w:tc>
      </w:tr>
      <w:tr w:rsidR="005640F8" w:rsidRPr="007E5721" w14:paraId="2A576C52" w14:textId="77777777" w:rsidTr="007E5721">
        <w:tc>
          <w:tcPr>
            <w:tcW w:w="1798" w:type="dxa"/>
            <w:shd w:val="clear" w:color="auto" w:fill="FFFFFF"/>
          </w:tcPr>
          <w:p w14:paraId="5551BD7A" w14:textId="77777777" w:rsidR="005640F8" w:rsidRPr="007E5721" w:rsidRDefault="005640F8" w:rsidP="0073473E">
            <w:pPr>
              <w:spacing w:line="240" w:lineRule="auto"/>
              <w:jc w:val="center"/>
            </w:pPr>
            <w:r w:rsidRPr="007E5721">
              <w:rPr>
                <w:bCs/>
              </w:rPr>
              <w:t>Атазанавир</w:t>
            </w:r>
          </w:p>
        </w:tc>
        <w:tc>
          <w:tcPr>
            <w:tcW w:w="5954" w:type="dxa"/>
            <w:shd w:val="clear" w:color="auto" w:fill="FFFFFF"/>
          </w:tcPr>
          <w:p w14:paraId="3BDED127" w14:textId="77777777" w:rsidR="005640F8" w:rsidRPr="007E5721" w:rsidRDefault="005640F8" w:rsidP="0073473E">
            <w:pPr>
              <w:spacing w:line="240" w:lineRule="auto"/>
              <w:jc w:val="center"/>
            </w:pPr>
            <w:r w:rsidRPr="007E5721">
              <w:t>Клинически значимый положительный контроль</w:t>
            </w:r>
          </w:p>
        </w:tc>
        <w:tc>
          <w:tcPr>
            <w:tcW w:w="1592" w:type="dxa"/>
            <w:shd w:val="clear" w:color="auto" w:fill="FFFFFF"/>
          </w:tcPr>
          <w:p w14:paraId="6E0AAB38" w14:textId="77777777" w:rsidR="005640F8" w:rsidRPr="007E5721" w:rsidRDefault="005640F8" w:rsidP="0073473E">
            <w:pPr>
              <w:spacing w:line="240" w:lineRule="auto"/>
              <w:jc w:val="center"/>
            </w:pPr>
            <w:r w:rsidRPr="007E5721">
              <w:t>0,52</w:t>
            </w:r>
          </w:p>
        </w:tc>
      </w:tr>
      <w:tr w:rsidR="007E5721" w:rsidRPr="007E5721" w14:paraId="27D49499" w14:textId="77777777" w:rsidTr="000B382D">
        <w:tc>
          <w:tcPr>
            <w:tcW w:w="9344" w:type="dxa"/>
            <w:gridSpan w:val="3"/>
            <w:shd w:val="clear" w:color="auto" w:fill="FFFFFF"/>
          </w:tcPr>
          <w:p w14:paraId="67AE64FE" w14:textId="77777777" w:rsidR="007E5721" w:rsidRPr="005640F8" w:rsidRDefault="007E5721" w:rsidP="0073473E">
            <w:pPr>
              <w:spacing w:after="0" w:line="240" w:lineRule="auto"/>
              <w:rPr>
                <w:b/>
                <w:bCs/>
                <w:color w:val="000000"/>
                <w:sz w:val="20"/>
                <w:szCs w:val="20"/>
              </w:rPr>
            </w:pPr>
            <w:r w:rsidRPr="005640F8">
              <w:rPr>
                <w:b/>
                <w:bCs/>
                <w:color w:val="000000"/>
                <w:sz w:val="20"/>
                <w:szCs w:val="20"/>
              </w:rPr>
              <w:t>Примечание:</w:t>
            </w:r>
          </w:p>
          <w:p w14:paraId="32360BD9" w14:textId="77777777" w:rsidR="00615E1A" w:rsidRDefault="007E5721" w:rsidP="0073473E">
            <w:pPr>
              <w:tabs>
                <w:tab w:val="left" w:pos="6106"/>
              </w:tabs>
              <w:spacing w:after="0" w:line="240" w:lineRule="auto"/>
              <w:rPr>
                <w:sz w:val="20"/>
                <w:szCs w:val="20"/>
              </w:rPr>
            </w:pPr>
            <w:r w:rsidRPr="005640F8">
              <w:rPr>
                <w:sz w:val="20"/>
                <w:szCs w:val="20"/>
              </w:rPr>
              <w:t xml:space="preserve">GE-331007 = нуклеозидный аналог; </w:t>
            </w:r>
          </w:p>
          <w:p w14:paraId="39D392D1" w14:textId="77777777" w:rsidR="00615E1A" w:rsidRDefault="007E5721" w:rsidP="0073473E">
            <w:pPr>
              <w:tabs>
                <w:tab w:val="left" w:pos="6106"/>
              </w:tabs>
              <w:spacing w:after="0" w:line="240" w:lineRule="auto"/>
              <w:rPr>
                <w:sz w:val="20"/>
                <w:szCs w:val="20"/>
              </w:rPr>
            </w:pPr>
            <w:r w:rsidRPr="005640F8">
              <w:rPr>
                <w:sz w:val="20"/>
                <w:szCs w:val="20"/>
              </w:rPr>
              <w:t xml:space="preserve">GS-607596 = дифосфатный нуклеозидный аналог; </w:t>
            </w:r>
          </w:p>
          <w:p w14:paraId="11DE221A" w14:textId="77777777" w:rsidR="00615E1A" w:rsidRDefault="007E5721" w:rsidP="0073473E">
            <w:pPr>
              <w:tabs>
                <w:tab w:val="left" w:pos="6106"/>
              </w:tabs>
              <w:spacing w:after="0" w:line="240" w:lineRule="auto"/>
              <w:rPr>
                <w:sz w:val="20"/>
                <w:szCs w:val="20"/>
              </w:rPr>
            </w:pPr>
            <w:r w:rsidRPr="005640F8">
              <w:rPr>
                <w:sz w:val="20"/>
                <w:szCs w:val="20"/>
              </w:rPr>
              <w:t xml:space="preserve">ЖХ/МС/МС = высокоэффективная жидкостная хроматография с тандемной масс-спектрометрией; SOF = софосбувир; </w:t>
            </w:r>
          </w:p>
          <w:p w14:paraId="03B091C3" w14:textId="04B43EE9" w:rsidR="007E5721" w:rsidRPr="007E5721" w:rsidRDefault="007E5721" w:rsidP="0073473E">
            <w:pPr>
              <w:tabs>
                <w:tab w:val="left" w:pos="6106"/>
              </w:tabs>
              <w:spacing w:after="0" w:line="240" w:lineRule="auto"/>
              <w:rPr>
                <w:sz w:val="20"/>
                <w:szCs w:val="20"/>
              </w:rPr>
            </w:pPr>
            <w:r w:rsidRPr="005640F8">
              <w:rPr>
                <w:sz w:val="20"/>
                <w:szCs w:val="20"/>
              </w:rPr>
              <w:t xml:space="preserve">UGT = глюкуронозилтрансфераза уридиндифосфата </w:t>
            </w:r>
          </w:p>
        </w:tc>
      </w:tr>
    </w:tbl>
    <w:p w14:paraId="22A0A13B" w14:textId="77777777" w:rsidR="007E5721" w:rsidRDefault="007E5721" w:rsidP="00A91BD2">
      <w:pPr>
        <w:spacing w:after="0" w:line="240" w:lineRule="auto"/>
        <w:rPr>
          <w:b/>
          <w:bCs/>
          <w:color w:val="000000"/>
          <w:sz w:val="20"/>
          <w:szCs w:val="20"/>
        </w:rPr>
      </w:pPr>
    </w:p>
    <w:p w14:paraId="4EA40064" w14:textId="1C311934" w:rsidR="005640F8" w:rsidRPr="00A91BD2" w:rsidRDefault="005640F8" w:rsidP="00A91BD2">
      <w:pPr>
        <w:spacing w:after="0" w:line="240" w:lineRule="auto"/>
        <w:rPr>
          <w:b/>
          <w:bCs/>
          <w:i/>
          <w:iCs/>
          <w:color w:val="000000"/>
          <w:rPrChange w:id="980" w:author="Абрамова Анна Андреевна" w:date="2024-05-15T00:10:00Z">
            <w:rPr>
              <w:i/>
              <w:iCs/>
              <w:color w:val="000000"/>
            </w:rPr>
          </w:rPrChange>
        </w:rPr>
      </w:pPr>
      <w:r w:rsidRPr="00A91BD2">
        <w:rPr>
          <w:b/>
          <w:bCs/>
          <w:i/>
          <w:iCs/>
          <w:color w:val="000000"/>
          <w:rPrChange w:id="981" w:author="Абрамова Анна Андреевна" w:date="2024-05-15T00:10:00Z">
            <w:rPr>
              <w:i/>
              <w:iCs/>
              <w:color w:val="000000"/>
            </w:rPr>
          </w:rPrChange>
        </w:rPr>
        <w:t>Внутриклеточная активация</w:t>
      </w:r>
    </w:p>
    <w:p w14:paraId="14F68D91" w14:textId="77777777" w:rsidR="005640F8" w:rsidRPr="005640F8" w:rsidRDefault="005640F8" w:rsidP="00A91BD2">
      <w:pPr>
        <w:spacing w:after="0" w:line="240" w:lineRule="auto"/>
        <w:rPr>
          <w:i/>
          <w:iCs/>
          <w:color w:val="000000"/>
        </w:rPr>
      </w:pPr>
    </w:p>
    <w:p w14:paraId="04AFC935" w14:textId="3DBDB01B" w:rsidR="005640F8" w:rsidRDefault="005640F8" w:rsidP="00A91BD2">
      <w:pPr>
        <w:spacing w:after="0" w:line="240" w:lineRule="auto"/>
        <w:ind w:firstLine="708"/>
        <w:rPr>
          <w:color w:val="000000"/>
        </w:rPr>
      </w:pPr>
      <w:r w:rsidRPr="005640F8">
        <w:rPr>
          <w:color w:val="000000"/>
        </w:rPr>
        <w:t xml:space="preserve">Влияние ингибиторов CYP и препаратов против ВГС на образование фармакологически активного трифосфата GS-461203 после инкубации </w:t>
      </w:r>
      <w:r>
        <w:rPr>
          <w:color w:val="000000"/>
        </w:rPr>
        <w:t>софосбувиром</w:t>
      </w:r>
      <w:r w:rsidRPr="005640F8">
        <w:rPr>
          <w:color w:val="000000"/>
        </w:rPr>
        <w:t xml:space="preserve"> было определено в первичных гепатоцитах человека (AD-334-2010, PC-PSI-7977-11-0002). Инкубация с ингибиторами ВГС </w:t>
      </w:r>
      <w:r w:rsidR="00617F6B">
        <w:rPr>
          <w:color w:val="000000"/>
        </w:rPr>
        <w:t>велпатасвиром</w:t>
      </w:r>
      <w:r w:rsidRPr="005640F8">
        <w:rPr>
          <w:color w:val="000000"/>
        </w:rPr>
        <w:t>, ледипасвиром, даклатасвиром, тегобувиром, ведропревиром или GS-9669 или ингибиторами CYP ритонавиром или кетоконазолом не оказывала заметного влияния на образование GS-461203 (изменение &lt; 30 %).</w:t>
      </w:r>
    </w:p>
    <w:p w14:paraId="4576E660" w14:textId="77777777" w:rsidR="00617F6B" w:rsidRPr="00A91BD2" w:rsidRDefault="00617F6B" w:rsidP="00A91BD2">
      <w:pPr>
        <w:spacing w:after="0" w:line="240" w:lineRule="auto"/>
        <w:rPr>
          <w:b/>
          <w:bCs/>
          <w:color w:val="000000"/>
          <w:rPrChange w:id="982" w:author="Абрамова Анна Андреевна" w:date="2024-05-15T00:11:00Z">
            <w:rPr>
              <w:color w:val="000000"/>
            </w:rPr>
          </w:rPrChange>
        </w:rPr>
      </w:pPr>
    </w:p>
    <w:p w14:paraId="1E36A191" w14:textId="77777777" w:rsidR="00DD444B" w:rsidRDefault="00DD444B" w:rsidP="00A91BD2">
      <w:pPr>
        <w:spacing w:after="0" w:line="240" w:lineRule="auto"/>
        <w:rPr>
          <w:ins w:id="983" w:author="Абрамова Анна Андреевна" w:date="2024-05-17T00:50:00Z"/>
          <w:b/>
          <w:bCs/>
          <w:i/>
          <w:iCs/>
          <w:color w:val="000000"/>
        </w:rPr>
      </w:pPr>
    </w:p>
    <w:p w14:paraId="15C96E58" w14:textId="77777777" w:rsidR="00DD444B" w:rsidRDefault="00DD444B" w:rsidP="00A91BD2">
      <w:pPr>
        <w:spacing w:after="0" w:line="240" w:lineRule="auto"/>
        <w:rPr>
          <w:ins w:id="984" w:author="Абрамова Анна Андреевна" w:date="2024-05-17T00:50:00Z"/>
          <w:b/>
          <w:bCs/>
          <w:i/>
          <w:iCs/>
          <w:color w:val="000000"/>
        </w:rPr>
      </w:pPr>
    </w:p>
    <w:p w14:paraId="6EFEB367" w14:textId="77777777" w:rsidR="00DD444B" w:rsidRDefault="00DD444B" w:rsidP="00A91BD2">
      <w:pPr>
        <w:spacing w:after="0" w:line="240" w:lineRule="auto"/>
        <w:rPr>
          <w:ins w:id="985" w:author="Абрамова Анна Андреевна" w:date="2024-05-17T00:50:00Z"/>
          <w:b/>
          <w:bCs/>
          <w:i/>
          <w:iCs/>
          <w:color w:val="000000"/>
        </w:rPr>
      </w:pPr>
    </w:p>
    <w:p w14:paraId="66C6B7AA" w14:textId="661C83F1" w:rsidR="005640F8" w:rsidRPr="00A91BD2" w:rsidRDefault="005640F8" w:rsidP="00A91BD2">
      <w:pPr>
        <w:spacing w:after="0" w:line="240" w:lineRule="auto"/>
        <w:rPr>
          <w:b/>
          <w:bCs/>
          <w:i/>
          <w:iCs/>
          <w:color w:val="000000"/>
          <w:rPrChange w:id="986" w:author="Абрамова Анна Андреевна" w:date="2024-05-15T00:11:00Z">
            <w:rPr>
              <w:i/>
              <w:iCs/>
              <w:color w:val="000000"/>
            </w:rPr>
          </w:rPrChange>
        </w:rPr>
      </w:pPr>
      <w:r w:rsidRPr="00A91BD2">
        <w:rPr>
          <w:b/>
          <w:bCs/>
          <w:i/>
          <w:iCs/>
          <w:color w:val="000000"/>
          <w:rPrChange w:id="987" w:author="Абрамова Анна Андреевна" w:date="2024-05-15T00:11:00Z">
            <w:rPr>
              <w:i/>
              <w:iCs/>
              <w:color w:val="000000"/>
            </w:rPr>
          </w:rPrChange>
        </w:rPr>
        <w:lastRenderedPageBreak/>
        <w:t>Оценка способности к индукции</w:t>
      </w:r>
    </w:p>
    <w:p w14:paraId="6BB3196D" w14:textId="77777777" w:rsidR="00617F6B" w:rsidRPr="00617F6B" w:rsidRDefault="00617F6B" w:rsidP="00A91BD2">
      <w:pPr>
        <w:spacing w:after="0" w:line="240" w:lineRule="auto"/>
        <w:rPr>
          <w:i/>
          <w:iCs/>
          <w:color w:val="000000"/>
        </w:rPr>
      </w:pPr>
    </w:p>
    <w:p w14:paraId="7080E48C" w14:textId="5B71B139" w:rsidR="005640F8" w:rsidRDefault="005640F8" w:rsidP="00A91BD2">
      <w:pPr>
        <w:spacing w:after="0" w:line="240" w:lineRule="auto"/>
        <w:ind w:firstLine="708"/>
        <w:rPr>
          <w:color w:val="000000"/>
        </w:rPr>
      </w:pPr>
      <w:r w:rsidRPr="005640F8">
        <w:rPr>
          <w:color w:val="000000"/>
        </w:rPr>
        <w:t xml:space="preserve">Софосбувир практически не вызывал индукции мРНК или активности CYP при оценке в культурах гепатоцитов человека от 3 отдельных доноров, получавших препарат один раз в сутки в течение 3 дней подряд (PC-PSI-7977-10-0005). Небольшое повышение активности CYP2B6 и уровней мРНК CYP2B6 и CYP3A4, наблюдаемое при самой высокой изученной концентрации (100 мкМ), составило менее 15% от тех, которые были вызваны положительным </w:t>
      </w:r>
      <w:r w:rsidRPr="008346C7">
        <w:rPr>
          <w:color w:val="000000"/>
        </w:rPr>
        <w:t>контролем</w:t>
      </w:r>
      <w:r w:rsidR="006424E5" w:rsidRPr="008346C7">
        <w:rPr>
          <w:color w:val="000000"/>
        </w:rPr>
        <w:t xml:space="preserve"> [</w:t>
      </w:r>
      <w:r w:rsidR="008346C7" w:rsidRPr="008346C7">
        <w:rPr>
          <w:color w:val="000000"/>
        </w:rPr>
        <w:t>19</w:t>
      </w:r>
      <w:r w:rsidR="006424E5" w:rsidRPr="008346C7">
        <w:rPr>
          <w:color w:val="000000"/>
        </w:rPr>
        <w:t>]</w:t>
      </w:r>
      <w:r w:rsidRPr="008346C7">
        <w:rPr>
          <w:color w:val="000000"/>
        </w:rPr>
        <w:t>.</w:t>
      </w:r>
    </w:p>
    <w:p w14:paraId="0C803827" w14:textId="77777777" w:rsidR="006424E5" w:rsidRPr="005640F8" w:rsidRDefault="006424E5" w:rsidP="00A91BD2">
      <w:pPr>
        <w:spacing w:after="0" w:line="240" w:lineRule="auto"/>
        <w:rPr>
          <w:color w:val="000000"/>
        </w:rPr>
      </w:pPr>
    </w:p>
    <w:p w14:paraId="1BCCCF5D" w14:textId="77777777" w:rsidR="005640F8" w:rsidRPr="00A91BD2" w:rsidRDefault="005640F8" w:rsidP="00A91BD2">
      <w:pPr>
        <w:spacing w:after="0" w:line="240" w:lineRule="auto"/>
        <w:rPr>
          <w:b/>
          <w:bCs/>
          <w:i/>
          <w:iCs/>
          <w:color w:val="000000"/>
          <w:rPrChange w:id="988" w:author="Абрамова Анна Андреевна" w:date="2024-05-15T00:11:00Z">
            <w:rPr>
              <w:i/>
              <w:iCs/>
              <w:color w:val="000000"/>
            </w:rPr>
          </w:rPrChange>
        </w:rPr>
      </w:pPr>
      <w:r w:rsidRPr="00A91BD2">
        <w:rPr>
          <w:b/>
          <w:bCs/>
          <w:i/>
          <w:iCs/>
          <w:color w:val="000000"/>
          <w:rPrChange w:id="989" w:author="Абрамова Анна Андреевна" w:date="2024-05-15T00:11:00Z">
            <w:rPr>
              <w:i/>
              <w:iCs/>
              <w:color w:val="000000"/>
            </w:rPr>
          </w:rPrChange>
        </w:rPr>
        <w:t>Взаимодействие с транспортерами</w:t>
      </w:r>
    </w:p>
    <w:p w14:paraId="3C1573CB" w14:textId="77777777" w:rsidR="00617F6B" w:rsidRPr="00617F6B" w:rsidRDefault="00617F6B" w:rsidP="00A91BD2">
      <w:pPr>
        <w:spacing w:after="0" w:line="240" w:lineRule="auto"/>
        <w:rPr>
          <w:i/>
          <w:iCs/>
          <w:color w:val="000000"/>
        </w:rPr>
      </w:pPr>
    </w:p>
    <w:p w14:paraId="1B3BEA0B" w14:textId="1E5F247C" w:rsidR="005640F8" w:rsidRPr="005640F8" w:rsidRDefault="005640F8" w:rsidP="00692985">
      <w:pPr>
        <w:spacing w:after="0" w:line="240" w:lineRule="auto"/>
        <w:ind w:firstLine="708"/>
        <w:rPr>
          <w:color w:val="000000"/>
        </w:rPr>
      </w:pPr>
      <w:r w:rsidRPr="005640F8">
        <w:rPr>
          <w:color w:val="000000"/>
        </w:rPr>
        <w:t xml:space="preserve">Абсорбционная проницаемость </w:t>
      </w:r>
      <w:r w:rsidR="00617F6B">
        <w:rPr>
          <w:color w:val="000000"/>
        </w:rPr>
        <w:t>софосбувира</w:t>
      </w:r>
      <w:r w:rsidRPr="005640F8">
        <w:rPr>
          <w:color w:val="000000"/>
        </w:rPr>
        <w:t xml:space="preserve"> через монослои клеток Caco-2 была увеличена под действием CsA и препаратов против ВГС за счет ингибирования эффлюксного транспорта </w:t>
      </w:r>
      <w:r w:rsidR="00617F6B">
        <w:rPr>
          <w:color w:val="000000"/>
        </w:rPr>
        <w:t>софосбувира</w:t>
      </w:r>
      <w:r w:rsidRPr="005640F8">
        <w:rPr>
          <w:color w:val="000000"/>
        </w:rPr>
        <w:t xml:space="preserve"> (AD-334-2002). Умеренное снижение оттока (примерно в 2 раза) наблюдалось при применении</w:t>
      </w:r>
      <w:r w:rsidR="008D4EDB">
        <w:rPr>
          <w:color w:val="000000"/>
        </w:rPr>
        <w:t xml:space="preserve"> ледипасвира</w:t>
      </w:r>
      <w:r w:rsidRPr="005640F8">
        <w:rPr>
          <w:color w:val="000000"/>
        </w:rPr>
        <w:t xml:space="preserve">, тегобувира и GS-9669; умеренные эффекты, примерно 4 кратные, наблюдались при применении </w:t>
      </w:r>
      <w:r w:rsidR="00617F6B">
        <w:rPr>
          <w:color w:val="000000"/>
        </w:rPr>
        <w:t>велпатасвира</w:t>
      </w:r>
      <w:r w:rsidRPr="005640F8">
        <w:rPr>
          <w:color w:val="000000"/>
        </w:rPr>
        <w:t>.</w:t>
      </w:r>
    </w:p>
    <w:p w14:paraId="4899719D" w14:textId="0DC2C35A" w:rsidR="005640F8" w:rsidRPr="005640F8" w:rsidRDefault="005640F8" w:rsidP="005640F8">
      <w:pPr>
        <w:spacing w:after="0" w:line="240" w:lineRule="auto"/>
        <w:rPr>
          <w:color w:val="000000"/>
        </w:rPr>
      </w:pPr>
      <w:r w:rsidRPr="005640F8">
        <w:rPr>
          <w:color w:val="000000"/>
        </w:rPr>
        <w:t>Софосбувир является субстратом для BCRP и P</w:t>
      </w:r>
      <w:r w:rsidR="00692985">
        <w:rPr>
          <w:color w:val="000000"/>
        </w:rPr>
        <w:t>-</w:t>
      </w:r>
      <w:r w:rsidRPr="005640F8">
        <w:rPr>
          <w:color w:val="000000"/>
        </w:rPr>
        <w:t xml:space="preserve">gp (PC-PSI-7977-11-0006). </w:t>
      </w:r>
      <w:r w:rsidRPr="00617F6B">
        <w:rPr>
          <w:i/>
          <w:iCs/>
          <w:color w:val="000000"/>
        </w:rPr>
        <w:t>In vitro</w:t>
      </w:r>
      <w:r w:rsidRPr="005640F8">
        <w:rPr>
          <w:color w:val="000000"/>
        </w:rPr>
        <w:t xml:space="preserve"> не наблюдалось признаков переноса </w:t>
      </w:r>
      <w:r w:rsidR="00617F6B">
        <w:rPr>
          <w:color w:val="000000"/>
        </w:rPr>
        <w:t>софосбувира</w:t>
      </w:r>
      <w:r w:rsidRPr="005640F8">
        <w:rPr>
          <w:color w:val="000000"/>
        </w:rPr>
        <w:t xml:space="preserve"> базолатерально экспрессируемыми печеночными транспортерами, включая транспортер органических катионов 1 (OCT1) и полипептидный переносчик органических анионов 1B1 и 1B3 (OATP1B1, OATP1B3) (AD-334-2004, PC-PSI-7977-11-0007).</w:t>
      </w:r>
    </w:p>
    <w:p w14:paraId="41A87870" w14:textId="4878E205" w:rsidR="005640F8" w:rsidRPr="005640F8" w:rsidRDefault="005640F8" w:rsidP="005640F8">
      <w:pPr>
        <w:spacing w:after="0" w:line="240" w:lineRule="auto"/>
        <w:rPr>
          <w:color w:val="000000"/>
        </w:rPr>
      </w:pPr>
      <w:r w:rsidRPr="005640F8">
        <w:rPr>
          <w:color w:val="000000"/>
        </w:rPr>
        <w:t>Доказательств переноса GS-331007 при участии P</w:t>
      </w:r>
      <w:r w:rsidR="00617F6B">
        <w:rPr>
          <w:color w:val="000000"/>
        </w:rPr>
        <w:t>-</w:t>
      </w:r>
      <w:r w:rsidRPr="005640F8">
        <w:rPr>
          <w:color w:val="000000"/>
        </w:rPr>
        <w:t xml:space="preserve">gp или BCRP </w:t>
      </w:r>
      <w:r w:rsidRPr="00617F6B">
        <w:rPr>
          <w:i/>
          <w:iCs/>
          <w:color w:val="000000"/>
        </w:rPr>
        <w:t>in vitro</w:t>
      </w:r>
      <w:r w:rsidRPr="005640F8">
        <w:rPr>
          <w:color w:val="000000"/>
        </w:rPr>
        <w:t xml:space="preserve"> получено не было (PC-PSI-7977-11-0006). GS-331007 также не являлся субстратом для почечных транспортеров, включая переносчики органических анионов 1 и 3 (OAT1, OAT3), OCT2 и белок множественной резистентности и выведения токсинов 1 (MATE1) (AD-334-2005, AD-334-2021).</w:t>
      </w:r>
    </w:p>
    <w:p w14:paraId="5DD4E696" w14:textId="6561317E" w:rsidR="005640F8" w:rsidRDefault="005640F8" w:rsidP="00A91BD2">
      <w:pPr>
        <w:spacing w:after="0" w:line="240" w:lineRule="auto"/>
        <w:rPr>
          <w:color w:val="000000"/>
        </w:rPr>
      </w:pPr>
      <w:r w:rsidRPr="005640F8">
        <w:rPr>
          <w:color w:val="000000"/>
        </w:rPr>
        <w:t>Софосбувир и GS-331007 не являлись ингибиторами переносчиков P</w:t>
      </w:r>
      <w:r w:rsidR="00617F6B">
        <w:rPr>
          <w:color w:val="000000"/>
        </w:rPr>
        <w:t>-</w:t>
      </w:r>
      <w:r w:rsidRPr="005640F8">
        <w:rPr>
          <w:color w:val="000000"/>
        </w:rPr>
        <w:t xml:space="preserve">gp, BCRP, белка, ассоциированного с множественной лекарственной резистентностью (MRP) 2, белка-переносчика желчных солей (BSEP), OATP1B1, OATP1B3 и OCT1 (8215026, AD-334-2004, AD-334-2016, AD-334-2021, PC-PSI-7977-11-0006, и PC-PSI-7977-11-0007). GS-331007 </w:t>
      </w:r>
      <w:r w:rsidRPr="007573F4">
        <w:rPr>
          <w:color w:val="000000"/>
        </w:rPr>
        <w:t>также не являлся ингибитором почечных переносчиков OAT1, OAT3, OCT2 и MATE1</w:t>
      </w:r>
      <w:r w:rsidR="006424E5" w:rsidRPr="007573F4">
        <w:rPr>
          <w:color w:val="000000"/>
        </w:rPr>
        <w:t xml:space="preserve"> [</w:t>
      </w:r>
      <w:r w:rsidR="007573F4" w:rsidRPr="007573F4">
        <w:rPr>
          <w:color w:val="000000"/>
        </w:rPr>
        <w:t>19</w:t>
      </w:r>
      <w:r w:rsidR="006424E5" w:rsidRPr="007573F4">
        <w:rPr>
          <w:color w:val="000000"/>
        </w:rPr>
        <w:t>]</w:t>
      </w:r>
      <w:r w:rsidRPr="007573F4">
        <w:rPr>
          <w:color w:val="000000"/>
        </w:rPr>
        <w:t>.</w:t>
      </w:r>
    </w:p>
    <w:p w14:paraId="46558CF2" w14:textId="77777777" w:rsidR="005640F8" w:rsidRPr="005640F8" w:rsidRDefault="005640F8" w:rsidP="00A91BD2">
      <w:pPr>
        <w:spacing w:after="0" w:line="240" w:lineRule="auto"/>
        <w:rPr>
          <w:color w:val="000000"/>
        </w:rPr>
      </w:pPr>
    </w:p>
    <w:p w14:paraId="1BAACCAD" w14:textId="77777777" w:rsidR="00617F6B" w:rsidRDefault="00617F6B" w:rsidP="00B41C86">
      <w:pPr>
        <w:spacing w:before="80" w:line="240" w:lineRule="auto"/>
        <w:rPr>
          <w:b/>
          <w:bCs/>
          <w:color w:val="000000"/>
        </w:rPr>
      </w:pPr>
      <w:r w:rsidRPr="00D3445C">
        <w:rPr>
          <w:b/>
          <w:bCs/>
          <w:color w:val="000000"/>
        </w:rPr>
        <w:t>Велпатасвир</w:t>
      </w:r>
    </w:p>
    <w:p w14:paraId="507367D5" w14:textId="6CD4ACCF" w:rsidR="00A91BD2" w:rsidRPr="00A91BD2" w:rsidRDefault="00617F6B" w:rsidP="00B41C86">
      <w:pPr>
        <w:spacing w:before="80" w:line="240" w:lineRule="auto"/>
        <w:rPr>
          <w:b/>
          <w:bCs/>
          <w:i/>
          <w:iCs/>
          <w:color w:val="000000"/>
          <w:rPrChange w:id="990" w:author="Абрамова Анна Андреевна" w:date="2024-05-15T00:11:00Z">
            <w:rPr/>
          </w:rPrChange>
        </w:rPr>
      </w:pPr>
      <w:r w:rsidRPr="00A91BD2">
        <w:rPr>
          <w:b/>
          <w:bCs/>
          <w:i/>
          <w:iCs/>
          <w:color w:val="000000"/>
          <w:rPrChange w:id="991" w:author="Абрамова Анна Андреевна" w:date="2024-05-15T00:11:00Z">
            <w:rPr>
              <w:i/>
              <w:iCs/>
              <w:color w:val="000000"/>
            </w:rPr>
          </w:rPrChange>
        </w:rPr>
        <w:t>Ингибирование цитохрома Р450 и UGT1A1</w:t>
      </w:r>
    </w:p>
    <w:p w14:paraId="1831152D" w14:textId="402479F3" w:rsidR="00617F6B" w:rsidDel="00A91BD2" w:rsidRDefault="00D42C94" w:rsidP="00A91BD2">
      <w:pPr>
        <w:spacing w:after="0" w:line="240" w:lineRule="auto"/>
        <w:ind w:firstLine="708"/>
        <w:rPr>
          <w:del w:id="992" w:author="Абрамова Анна Андреевна" w:date="2024-05-15T00:12:00Z"/>
          <w:color w:val="000000"/>
        </w:rPr>
      </w:pPr>
      <w:r w:rsidRPr="00681261">
        <w:rPr>
          <w:color w:val="000000"/>
        </w:rPr>
        <w:t xml:space="preserve">На основании оценки </w:t>
      </w:r>
      <w:r w:rsidRPr="00681261">
        <w:rPr>
          <w:i/>
          <w:color w:val="000000"/>
        </w:rPr>
        <w:t>in vitro</w:t>
      </w:r>
      <w:r w:rsidRPr="00681261">
        <w:rPr>
          <w:color w:val="000000"/>
        </w:rPr>
        <w:t xml:space="preserve"> было показано, что </w:t>
      </w:r>
      <w:r w:rsidR="00617F6B">
        <w:rPr>
          <w:color w:val="000000"/>
        </w:rPr>
        <w:t>велпатасвир</w:t>
      </w:r>
      <w:r w:rsidRPr="00681261">
        <w:rPr>
          <w:color w:val="000000"/>
        </w:rPr>
        <w:t xml:space="preserve"> обладает низким потенциалом вступления в лекарственные взаимодействия</w:t>
      </w:r>
      <w:r>
        <w:rPr>
          <w:color w:val="000000"/>
        </w:rPr>
        <w:t xml:space="preserve">. </w:t>
      </w:r>
      <w:r w:rsidRPr="00681261">
        <w:rPr>
          <w:color w:val="000000"/>
        </w:rPr>
        <w:t>В</w:t>
      </w:r>
      <w:r>
        <w:rPr>
          <w:color w:val="000000"/>
        </w:rPr>
        <w:t> </w:t>
      </w:r>
      <w:r w:rsidRPr="00681261">
        <w:rPr>
          <w:color w:val="000000"/>
        </w:rPr>
        <w:t xml:space="preserve">микросомах печени человека </w:t>
      </w:r>
      <w:r w:rsidR="00617F6B">
        <w:rPr>
          <w:color w:val="000000"/>
        </w:rPr>
        <w:t>велпатасвир</w:t>
      </w:r>
      <w:r w:rsidRPr="00681261">
        <w:rPr>
          <w:color w:val="000000"/>
        </w:rPr>
        <w:t xml:space="preserve"> не ингибировал ни одну из основных изоформ CYP (</w:t>
      </w:r>
      <w:r w:rsidR="00617F6B" w:rsidRPr="00D3445C">
        <w:rPr>
          <w:color w:val="000000"/>
        </w:rPr>
        <w:t>CYP1A2, 2B6, 2C8, 2C9, 2C19, 2D6 и 3A4</w:t>
      </w:r>
      <w:r w:rsidRPr="00681261">
        <w:rPr>
          <w:color w:val="000000"/>
        </w:rPr>
        <w:t xml:space="preserve">). </w:t>
      </w:r>
      <w:r w:rsidRPr="00617F6B">
        <w:rPr>
          <w:i/>
          <w:iCs/>
          <w:color w:val="000000"/>
        </w:rPr>
        <w:t>In vitro</w:t>
      </w:r>
      <w:r w:rsidRPr="00681261">
        <w:rPr>
          <w:color w:val="000000"/>
        </w:rPr>
        <w:t xml:space="preserve"> </w:t>
      </w:r>
      <w:r w:rsidR="00617F6B">
        <w:rPr>
          <w:color w:val="000000"/>
        </w:rPr>
        <w:t>велпатасвир</w:t>
      </w:r>
      <w:r w:rsidRPr="00681261">
        <w:rPr>
          <w:color w:val="000000"/>
        </w:rPr>
        <w:t xml:space="preserve"> </w:t>
      </w:r>
      <w:r w:rsidR="00617F6B" w:rsidRPr="00617F6B">
        <w:rPr>
          <w:color w:val="000000"/>
        </w:rPr>
        <w:t>оказывал ингибирующее действие на активность UGT1A1 человека (IC</w:t>
      </w:r>
      <w:r w:rsidR="00617F6B" w:rsidRPr="00692985">
        <w:rPr>
          <w:color w:val="000000"/>
          <w:vertAlign w:val="subscript"/>
        </w:rPr>
        <w:t>50</w:t>
      </w:r>
      <w:r w:rsidR="00617F6B" w:rsidRPr="00617F6B">
        <w:rPr>
          <w:color w:val="000000"/>
        </w:rPr>
        <w:t xml:space="preserve"> = 1,56 мкМ, AD-281-2016)</w:t>
      </w:r>
      <w:r w:rsidR="00617F6B">
        <w:rPr>
          <w:color w:val="000000"/>
        </w:rPr>
        <w:t xml:space="preserve">, </w:t>
      </w:r>
      <w:r w:rsidR="00617F6B" w:rsidRPr="008D4EDB">
        <w:rPr>
          <w:color w:val="000000"/>
        </w:rPr>
        <w:t>Таблица</w:t>
      </w:r>
      <w:r w:rsidR="008D4EDB" w:rsidRPr="008D4EDB">
        <w:rPr>
          <w:color w:val="000000"/>
        </w:rPr>
        <w:t xml:space="preserve"> 3-1</w:t>
      </w:r>
      <w:ins w:id="993" w:author="Абрамова Анна Андреевна" w:date="2024-05-17T15:22:00Z">
        <w:r w:rsidR="005E739A">
          <w:rPr>
            <w:color w:val="000000"/>
          </w:rPr>
          <w:t>4</w:t>
        </w:r>
      </w:ins>
      <w:del w:id="994" w:author="Абрамова Анна Андреевна" w:date="2024-05-17T15:22:00Z">
        <w:r w:rsidR="008D4EDB" w:rsidRPr="008D4EDB" w:rsidDel="005E739A">
          <w:rPr>
            <w:color w:val="000000"/>
          </w:rPr>
          <w:delText>3</w:delText>
        </w:r>
      </w:del>
      <w:r w:rsidR="006424E5" w:rsidRPr="008D4EDB">
        <w:rPr>
          <w:color w:val="000000"/>
        </w:rPr>
        <w:t xml:space="preserve"> [</w:t>
      </w:r>
      <w:r w:rsidR="008346C7" w:rsidRPr="008D4EDB">
        <w:rPr>
          <w:color w:val="000000"/>
        </w:rPr>
        <w:t>19</w:t>
      </w:r>
      <w:r w:rsidR="006424E5" w:rsidRPr="008D4EDB">
        <w:rPr>
          <w:color w:val="000000"/>
        </w:rPr>
        <w:t>].</w:t>
      </w:r>
    </w:p>
    <w:p w14:paraId="51B83F80" w14:textId="77777777" w:rsidR="00A91BD2" w:rsidRDefault="00A91BD2" w:rsidP="00A91BD2">
      <w:pPr>
        <w:spacing w:after="0" w:line="240" w:lineRule="auto"/>
        <w:ind w:firstLine="708"/>
        <w:rPr>
          <w:ins w:id="995" w:author="Абрамова Анна Андреевна" w:date="2024-05-15T00:12:00Z"/>
          <w:color w:val="000000"/>
        </w:rPr>
      </w:pPr>
    </w:p>
    <w:p w14:paraId="03F619A9" w14:textId="77777777" w:rsidR="00617F6B" w:rsidRDefault="00617F6B" w:rsidP="00A91BD2">
      <w:pPr>
        <w:spacing w:after="0" w:line="240" w:lineRule="auto"/>
        <w:ind w:firstLine="708"/>
        <w:rPr>
          <w:color w:val="000000"/>
        </w:rPr>
      </w:pPr>
    </w:p>
    <w:p w14:paraId="2068CC60" w14:textId="4CA1B887" w:rsidR="00DD444B" w:rsidRDefault="00DD444B" w:rsidP="00B41C86">
      <w:pPr>
        <w:spacing w:before="80" w:after="0" w:line="240" w:lineRule="auto"/>
        <w:rPr>
          <w:ins w:id="996" w:author="Абрамова Анна Андреевна" w:date="2024-05-17T00:51:00Z"/>
          <w:b/>
          <w:bCs/>
          <w:color w:val="000000"/>
        </w:rPr>
      </w:pPr>
    </w:p>
    <w:p w14:paraId="47768C6B" w14:textId="77777777" w:rsidR="00DD444B" w:rsidRDefault="00DD444B" w:rsidP="00B41C86">
      <w:pPr>
        <w:spacing w:before="80" w:after="0" w:line="240" w:lineRule="auto"/>
        <w:rPr>
          <w:ins w:id="997" w:author="Абрамова Анна Андреевна" w:date="2024-05-17T00:51:00Z"/>
          <w:b/>
          <w:bCs/>
          <w:color w:val="000000"/>
        </w:rPr>
      </w:pPr>
    </w:p>
    <w:p w14:paraId="755654F8" w14:textId="77777777" w:rsidR="00DD444B" w:rsidRDefault="00DD444B" w:rsidP="00B41C86">
      <w:pPr>
        <w:spacing w:before="80" w:after="0" w:line="240" w:lineRule="auto"/>
        <w:rPr>
          <w:ins w:id="998" w:author="Абрамова Анна Андреевна" w:date="2024-05-17T00:51:00Z"/>
          <w:b/>
          <w:bCs/>
          <w:color w:val="000000"/>
        </w:rPr>
      </w:pPr>
    </w:p>
    <w:p w14:paraId="02EDCC51" w14:textId="77777777" w:rsidR="00DD444B" w:rsidRDefault="00DD444B" w:rsidP="00B41C86">
      <w:pPr>
        <w:spacing w:before="80" w:after="0" w:line="240" w:lineRule="auto"/>
        <w:rPr>
          <w:ins w:id="999" w:author="Абрамова Анна Андреевна" w:date="2024-05-17T00:51:00Z"/>
          <w:b/>
          <w:bCs/>
          <w:color w:val="000000"/>
        </w:rPr>
      </w:pPr>
    </w:p>
    <w:p w14:paraId="545FCF45" w14:textId="77777777" w:rsidR="00DD444B" w:rsidRDefault="00DD444B" w:rsidP="00B41C86">
      <w:pPr>
        <w:spacing w:before="80" w:after="0" w:line="240" w:lineRule="auto"/>
        <w:rPr>
          <w:ins w:id="1000" w:author="Абрамова Анна Андреевна" w:date="2024-05-17T00:51:00Z"/>
          <w:b/>
          <w:bCs/>
          <w:color w:val="000000"/>
        </w:rPr>
      </w:pPr>
    </w:p>
    <w:p w14:paraId="23885922" w14:textId="2D178A64" w:rsidR="00617F6B" w:rsidRDefault="00617F6B" w:rsidP="00B41C86">
      <w:pPr>
        <w:spacing w:before="80" w:after="0" w:line="240" w:lineRule="auto"/>
        <w:rPr>
          <w:color w:val="000000"/>
        </w:rPr>
      </w:pPr>
      <w:r w:rsidRPr="00D3445C">
        <w:rPr>
          <w:b/>
          <w:bCs/>
          <w:color w:val="000000"/>
        </w:rPr>
        <w:lastRenderedPageBreak/>
        <w:t xml:space="preserve">Таблица </w:t>
      </w:r>
      <w:r w:rsidR="008D4EDB">
        <w:rPr>
          <w:b/>
          <w:bCs/>
          <w:color w:val="000000"/>
        </w:rPr>
        <w:t>3-1</w:t>
      </w:r>
      <w:ins w:id="1001" w:author="Абрамова Анна Андреевна" w:date="2024-05-17T15:22:00Z">
        <w:r w:rsidR="005E739A">
          <w:rPr>
            <w:b/>
            <w:bCs/>
            <w:color w:val="000000"/>
          </w:rPr>
          <w:t>4</w:t>
        </w:r>
      </w:ins>
      <w:del w:id="1002" w:author="Абрамова Анна Андреевна" w:date="2024-05-17T15:22:00Z">
        <w:r w:rsidR="008D4EDB" w:rsidDel="005E739A">
          <w:rPr>
            <w:b/>
            <w:bCs/>
            <w:color w:val="000000"/>
          </w:rPr>
          <w:delText>3</w:delText>
        </w:r>
      </w:del>
      <w:ins w:id="1003" w:author="Абрамова Анна Андреевна" w:date="2024-05-17T00:50:00Z">
        <w:r w:rsidR="00DD444B">
          <w:rPr>
            <w:b/>
            <w:bCs/>
            <w:color w:val="000000"/>
          </w:rPr>
          <w:t>.</w:t>
        </w:r>
      </w:ins>
      <w:del w:id="1004" w:author="Абрамова Анна Андреевна" w:date="2024-05-17T00:50:00Z">
        <w:r w:rsidRPr="00D3445C" w:rsidDel="00DD444B">
          <w:rPr>
            <w:b/>
            <w:bCs/>
            <w:color w:val="000000"/>
          </w:rPr>
          <w:delText>:</w:delText>
        </w:r>
      </w:del>
      <w:r w:rsidRPr="00D3445C">
        <w:rPr>
          <w:b/>
          <w:bCs/>
          <w:color w:val="000000"/>
        </w:rPr>
        <w:t xml:space="preserve"> </w:t>
      </w:r>
      <w:r w:rsidRPr="00617F6B">
        <w:rPr>
          <w:color w:val="000000"/>
        </w:rPr>
        <w:t>Способность велпатасвира ингибировать UGT1A1</w:t>
      </w:r>
      <w:ins w:id="1005" w:author="Абрамова Анна Андреевна" w:date="2024-05-16T00:16:00Z">
        <w:r w:rsidR="0073473E">
          <w:rPr>
            <w:color w:val="000000"/>
          </w:rPr>
          <w:t>.</w:t>
        </w:r>
      </w:ins>
    </w:p>
    <w:tbl>
      <w:tblPr>
        <w:tblW w:w="5005" w:type="pct"/>
        <w:tblInd w:w="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1140"/>
        <w:gridCol w:w="3782"/>
        <w:gridCol w:w="2551"/>
        <w:gridCol w:w="1871"/>
        <w:gridCol w:w="9"/>
      </w:tblGrid>
      <w:tr w:rsidR="00692985" w:rsidRPr="00D3445C" w14:paraId="22387CF3" w14:textId="77777777" w:rsidTr="00692985">
        <w:trPr>
          <w:gridAfter w:val="1"/>
          <w:wAfter w:w="9" w:type="dxa"/>
        </w:trPr>
        <w:tc>
          <w:tcPr>
            <w:tcW w:w="1140" w:type="dxa"/>
            <w:vMerge w:val="restart"/>
            <w:shd w:val="clear" w:color="auto" w:fill="D9D9D9" w:themeFill="background1" w:themeFillShade="D9"/>
          </w:tcPr>
          <w:p w14:paraId="7B6DFAA0" w14:textId="766DD308" w:rsidR="00692985" w:rsidRPr="00D3445C" w:rsidRDefault="00692985" w:rsidP="0073473E">
            <w:pPr>
              <w:spacing w:line="240" w:lineRule="auto"/>
              <w:jc w:val="center"/>
              <w:rPr>
                <w:b/>
              </w:rPr>
            </w:pPr>
            <w:r w:rsidRPr="00D3445C">
              <w:rPr>
                <w:b/>
              </w:rPr>
              <w:t>Фермент</w:t>
            </w:r>
          </w:p>
        </w:tc>
        <w:tc>
          <w:tcPr>
            <w:tcW w:w="3782" w:type="dxa"/>
            <w:vMerge w:val="restart"/>
            <w:shd w:val="clear" w:color="auto" w:fill="D9D9D9" w:themeFill="background1" w:themeFillShade="D9"/>
          </w:tcPr>
          <w:p w14:paraId="4534CD87" w14:textId="56FCA09B" w:rsidR="00692985" w:rsidRPr="00D3445C" w:rsidRDefault="00692985" w:rsidP="0073473E">
            <w:pPr>
              <w:spacing w:line="240" w:lineRule="auto"/>
              <w:jc w:val="center"/>
              <w:rPr>
                <w:b/>
              </w:rPr>
            </w:pPr>
            <w:r w:rsidRPr="00D3445C">
              <w:rPr>
                <w:b/>
              </w:rPr>
              <w:t>Активность</w:t>
            </w:r>
          </w:p>
        </w:tc>
        <w:tc>
          <w:tcPr>
            <w:tcW w:w="4422" w:type="dxa"/>
            <w:gridSpan w:val="2"/>
            <w:shd w:val="clear" w:color="auto" w:fill="D9D9D9" w:themeFill="background1" w:themeFillShade="D9"/>
          </w:tcPr>
          <w:p w14:paraId="15BD8232" w14:textId="77777777" w:rsidR="00692985" w:rsidRPr="00D3445C" w:rsidRDefault="00692985" w:rsidP="0073473E">
            <w:pPr>
              <w:spacing w:line="240" w:lineRule="auto"/>
              <w:jc w:val="center"/>
              <w:rPr>
                <w:b/>
              </w:rPr>
            </w:pPr>
            <w:r w:rsidRPr="00D3445C">
              <w:rPr>
                <w:b/>
              </w:rPr>
              <w:t>Рассчитанная IC</w:t>
            </w:r>
            <w:r w:rsidRPr="00692985">
              <w:rPr>
                <w:b/>
              </w:rPr>
              <w:t xml:space="preserve">50 </w:t>
            </w:r>
            <w:r w:rsidRPr="00D3445C">
              <w:rPr>
                <w:b/>
              </w:rPr>
              <w:t>(мкМ)</w:t>
            </w:r>
          </w:p>
        </w:tc>
      </w:tr>
      <w:tr w:rsidR="00692985" w:rsidRPr="00D3445C" w14:paraId="1C626B39" w14:textId="77777777" w:rsidTr="00692985">
        <w:tc>
          <w:tcPr>
            <w:tcW w:w="1140" w:type="dxa"/>
            <w:vMerge/>
            <w:shd w:val="clear" w:color="auto" w:fill="D9D9D9" w:themeFill="background1" w:themeFillShade="D9"/>
          </w:tcPr>
          <w:p w14:paraId="6C1E4660" w14:textId="580C999C" w:rsidR="00692985" w:rsidRPr="00D3445C" w:rsidRDefault="00692985" w:rsidP="0073473E">
            <w:pPr>
              <w:spacing w:line="240" w:lineRule="auto"/>
              <w:jc w:val="center"/>
              <w:rPr>
                <w:b/>
              </w:rPr>
            </w:pPr>
          </w:p>
        </w:tc>
        <w:tc>
          <w:tcPr>
            <w:tcW w:w="3782" w:type="dxa"/>
            <w:vMerge/>
            <w:shd w:val="clear" w:color="auto" w:fill="D9D9D9" w:themeFill="background1" w:themeFillShade="D9"/>
          </w:tcPr>
          <w:p w14:paraId="607EB162" w14:textId="18DFA654" w:rsidR="00692985" w:rsidRPr="00D3445C" w:rsidRDefault="00692985" w:rsidP="0073473E">
            <w:pPr>
              <w:spacing w:line="240" w:lineRule="auto"/>
              <w:jc w:val="center"/>
              <w:rPr>
                <w:b/>
              </w:rPr>
            </w:pPr>
          </w:p>
        </w:tc>
        <w:tc>
          <w:tcPr>
            <w:tcW w:w="2551" w:type="dxa"/>
            <w:shd w:val="clear" w:color="auto" w:fill="D9D9D9" w:themeFill="background1" w:themeFillShade="D9"/>
          </w:tcPr>
          <w:p w14:paraId="7767D4A4" w14:textId="30FB9C97" w:rsidR="00692985" w:rsidRPr="00D3445C" w:rsidRDefault="00692985" w:rsidP="0073473E">
            <w:pPr>
              <w:spacing w:line="240" w:lineRule="auto"/>
              <w:jc w:val="center"/>
              <w:rPr>
                <w:b/>
                <w:vertAlign w:val="superscript"/>
              </w:rPr>
            </w:pPr>
            <w:r w:rsidRPr="00D3445C">
              <w:rPr>
                <w:b/>
              </w:rPr>
              <w:t>Контрольный ингибитор</w:t>
            </w:r>
            <w:ins w:id="1006" w:author="Абрамова Анна Андреевна" w:date="2024-05-16T00:16:00Z">
              <w:r w:rsidR="0073473E">
                <w:rPr>
                  <w:b/>
                  <w:vertAlign w:val="superscript"/>
                </w:rPr>
                <w:t>*</w:t>
              </w:r>
            </w:ins>
            <w:del w:id="1007" w:author="Абрамова Анна Андреевна" w:date="2024-05-16T00:16:00Z">
              <w:r w:rsidRPr="00D3445C" w:rsidDel="0073473E">
                <w:rPr>
                  <w:b/>
                  <w:vertAlign w:val="superscript"/>
                </w:rPr>
                <w:delText>а</w:delText>
              </w:r>
            </w:del>
          </w:p>
        </w:tc>
        <w:tc>
          <w:tcPr>
            <w:tcW w:w="1880" w:type="dxa"/>
            <w:gridSpan w:val="2"/>
            <w:shd w:val="clear" w:color="auto" w:fill="D9D9D9" w:themeFill="background1" w:themeFillShade="D9"/>
          </w:tcPr>
          <w:p w14:paraId="655581D3" w14:textId="77777777" w:rsidR="00692985" w:rsidRPr="00D3445C" w:rsidRDefault="00692985" w:rsidP="0073473E">
            <w:pPr>
              <w:spacing w:line="240" w:lineRule="auto"/>
              <w:jc w:val="center"/>
              <w:rPr>
                <w:b/>
              </w:rPr>
            </w:pPr>
            <w:r w:rsidRPr="00D3445C">
              <w:rPr>
                <w:b/>
              </w:rPr>
              <w:t>VEL</w:t>
            </w:r>
          </w:p>
        </w:tc>
      </w:tr>
      <w:tr w:rsidR="00692985" w:rsidRPr="00D3445C" w14:paraId="78A96D85" w14:textId="77777777" w:rsidTr="00692985">
        <w:trPr>
          <w:trHeight w:val="615"/>
        </w:trPr>
        <w:tc>
          <w:tcPr>
            <w:tcW w:w="1140" w:type="dxa"/>
            <w:shd w:val="clear" w:color="auto" w:fill="FFFFFF"/>
            <w:vAlign w:val="center"/>
          </w:tcPr>
          <w:p w14:paraId="06B82EF2" w14:textId="77777777" w:rsidR="00692985" w:rsidRPr="00D3445C" w:rsidRDefault="00692985" w:rsidP="0073473E">
            <w:pPr>
              <w:spacing w:line="240" w:lineRule="auto"/>
              <w:jc w:val="center"/>
            </w:pPr>
            <w:r w:rsidRPr="00D3445C">
              <w:t>UGT1A1</w:t>
            </w:r>
          </w:p>
        </w:tc>
        <w:tc>
          <w:tcPr>
            <w:tcW w:w="3782" w:type="dxa"/>
            <w:shd w:val="clear" w:color="auto" w:fill="FFFFFF"/>
          </w:tcPr>
          <w:p w14:paraId="62EDA718" w14:textId="77777777" w:rsidR="00692985" w:rsidRPr="00D3445C" w:rsidRDefault="00692985" w:rsidP="0073473E">
            <w:pPr>
              <w:spacing w:line="240" w:lineRule="auto"/>
              <w:jc w:val="center"/>
            </w:pPr>
            <w:r w:rsidRPr="00D3445C">
              <w:t>Эстрадиол 3</w:t>
            </w:r>
            <w:r w:rsidRPr="00D3445C">
              <w:noBreakHyphen/>
              <w:t>глюкуронирование</w:t>
            </w:r>
          </w:p>
        </w:tc>
        <w:tc>
          <w:tcPr>
            <w:tcW w:w="2551" w:type="dxa"/>
            <w:shd w:val="clear" w:color="auto" w:fill="FFFFFF"/>
            <w:vAlign w:val="center"/>
          </w:tcPr>
          <w:p w14:paraId="523031DD" w14:textId="77777777" w:rsidR="00692985" w:rsidRPr="00D3445C" w:rsidRDefault="00692985" w:rsidP="0073473E">
            <w:pPr>
              <w:spacing w:line="240" w:lineRule="auto"/>
              <w:jc w:val="center"/>
            </w:pPr>
            <w:r w:rsidRPr="00D3445C">
              <w:t>1,99</w:t>
            </w:r>
          </w:p>
        </w:tc>
        <w:tc>
          <w:tcPr>
            <w:tcW w:w="1880" w:type="dxa"/>
            <w:gridSpan w:val="2"/>
            <w:shd w:val="clear" w:color="auto" w:fill="FFFFFF"/>
            <w:vAlign w:val="center"/>
          </w:tcPr>
          <w:p w14:paraId="1DF5C593" w14:textId="77777777" w:rsidR="00692985" w:rsidRPr="00D3445C" w:rsidRDefault="00692985" w:rsidP="0073473E">
            <w:pPr>
              <w:spacing w:line="240" w:lineRule="auto"/>
              <w:jc w:val="center"/>
            </w:pPr>
            <w:r w:rsidRPr="00D3445C">
              <w:t>1,56</w:t>
            </w:r>
          </w:p>
        </w:tc>
      </w:tr>
      <w:tr w:rsidR="00692985" w:rsidRPr="00D3445C" w14:paraId="56909C38" w14:textId="77777777" w:rsidTr="00692985">
        <w:trPr>
          <w:trHeight w:val="955"/>
        </w:trPr>
        <w:tc>
          <w:tcPr>
            <w:tcW w:w="9353" w:type="dxa"/>
            <w:gridSpan w:val="5"/>
            <w:shd w:val="clear" w:color="auto" w:fill="FFFFFF"/>
            <w:vAlign w:val="center"/>
          </w:tcPr>
          <w:p w14:paraId="49FB7930" w14:textId="77777777" w:rsidR="00692985" w:rsidRPr="00617F6B" w:rsidRDefault="00692985">
            <w:pPr>
              <w:spacing w:after="0" w:line="240" w:lineRule="auto"/>
              <w:rPr>
                <w:b/>
                <w:bCs/>
                <w:color w:val="000000"/>
                <w:sz w:val="20"/>
                <w:szCs w:val="20"/>
              </w:rPr>
              <w:pPrChange w:id="1008" w:author="Абрамова Анна Андреевна" w:date="2024-05-16T00:16:00Z">
                <w:pPr>
                  <w:spacing w:after="0" w:line="240" w:lineRule="atLeast"/>
                </w:pPr>
              </w:pPrChange>
            </w:pPr>
            <w:r w:rsidRPr="00617F6B">
              <w:rPr>
                <w:b/>
                <w:bCs/>
                <w:color w:val="000000"/>
                <w:sz w:val="20"/>
                <w:szCs w:val="20"/>
              </w:rPr>
              <w:t>Примечание:</w:t>
            </w:r>
          </w:p>
          <w:p w14:paraId="3C366B03" w14:textId="77777777" w:rsidR="00692985" w:rsidRDefault="00692985">
            <w:pPr>
              <w:spacing w:after="0" w:line="240" w:lineRule="auto"/>
              <w:rPr>
                <w:sz w:val="20"/>
                <w:szCs w:val="20"/>
              </w:rPr>
              <w:pPrChange w:id="1009" w:author="Абрамова Анна Андреевна" w:date="2024-05-16T00:16:00Z">
                <w:pPr>
                  <w:spacing w:after="0" w:line="240" w:lineRule="atLeast"/>
                </w:pPr>
              </w:pPrChange>
            </w:pPr>
            <w:r w:rsidRPr="00617F6B">
              <w:rPr>
                <w:sz w:val="20"/>
                <w:szCs w:val="20"/>
              </w:rPr>
              <w:t>ЖХ/МС/МС = высокоэффективная жидкостная хроматография с тандемной масс-спектрометрией; УДФ = 5'-дифосфат уридина; UGT = УДФ-глюкуронозилтрансфераза; VEL = велпатасвир (GS-5816)</w:t>
            </w:r>
          </w:p>
          <w:p w14:paraId="07D37733" w14:textId="390F1001" w:rsidR="00692985" w:rsidRPr="0073473E" w:rsidRDefault="0073473E">
            <w:pPr>
              <w:spacing w:line="240" w:lineRule="auto"/>
              <w:rPr>
                <w:sz w:val="20"/>
                <w:szCs w:val="20"/>
                <w:rPrChange w:id="1010" w:author="Абрамова Анна Андреевна" w:date="2024-05-16T00:16:00Z">
                  <w:rPr/>
                </w:rPrChange>
              </w:rPr>
              <w:pPrChange w:id="1011" w:author="Абрамова Анна Андреевна" w:date="2024-05-16T00:16:00Z">
                <w:pPr>
                  <w:spacing w:line="240" w:lineRule="atLeast"/>
                </w:pPr>
              </w:pPrChange>
            </w:pPr>
            <w:ins w:id="1012" w:author="Абрамова Анна Андреевна" w:date="2024-05-16T00:17:00Z">
              <w:r>
                <w:rPr>
                  <w:sz w:val="20"/>
                  <w:szCs w:val="20"/>
                </w:rPr>
                <w:t>*</w:t>
              </w:r>
            </w:ins>
            <w:del w:id="1013" w:author="Абрамова Анна Андреевна" w:date="2024-05-16T00:16:00Z">
              <w:r w:rsidR="00692985" w:rsidRPr="0073473E" w:rsidDel="0073473E">
                <w:rPr>
                  <w:sz w:val="20"/>
                  <w:szCs w:val="20"/>
                  <w:rPrChange w:id="1014" w:author="Абрамова Анна Андреевна" w:date="2024-05-16T00:16:00Z">
                    <w:rPr/>
                  </w:rPrChange>
                </w:rPr>
                <w:delText xml:space="preserve">а </w:delText>
              </w:r>
            </w:del>
            <w:r w:rsidR="00692985" w:rsidRPr="0073473E">
              <w:rPr>
                <w:sz w:val="20"/>
                <w:szCs w:val="20"/>
                <w:rPrChange w:id="1015" w:author="Абрамова Анна Андреевна" w:date="2024-05-16T00:16:00Z">
                  <w:rPr/>
                </w:rPrChange>
              </w:rPr>
              <w:t>Контрольный ингибитор: силибин (0-100 мкМ)</w:t>
            </w:r>
          </w:p>
        </w:tc>
      </w:tr>
    </w:tbl>
    <w:p w14:paraId="12F83003" w14:textId="77777777" w:rsidR="00617F6B" w:rsidDel="0073473E" w:rsidRDefault="00617F6B" w:rsidP="00617F6B">
      <w:pPr>
        <w:spacing w:after="0" w:line="240" w:lineRule="auto"/>
        <w:rPr>
          <w:del w:id="1016" w:author="Абрамова Анна Андреевна" w:date="2024-05-15T00:12:00Z"/>
          <w:b/>
          <w:bCs/>
          <w:color w:val="000000"/>
        </w:rPr>
      </w:pPr>
    </w:p>
    <w:p w14:paraId="3E9F6B82" w14:textId="77777777" w:rsidR="0073473E" w:rsidRPr="00A91BD2" w:rsidRDefault="0073473E" w:rsidP="00617F6B">
      <w:pPr>
        <w:spacing w:after="0" w:line="240" w:lineRule="auto"/>
        <w:rPr>
          <w:ins w:id="1017" w:author="Абрамова Анна Андреевна" w:date="2024-05-16T00:16:00Z"/>
          <w:b/>
          <w:bCs/>
          <w:color w:val="000000"/>
          <w:rPrChange w:id="1018" w:author="Абрамова Анна Андреевна" w:date="2024-05-15T00:12:00Z">
            <w:rPr>
              <w:ins w:id="1019" w:author="Абрамова Анна Андреевна" w:date="2024-05-16T00:16:00Z"/>
              <w:color w:val="000000"/>
            </w:rPr>
          </w:rPrChange>
        </w:rPr>
      </w:pPr>
    </w:p>
    <w:p w14:paraId="596FBD47" w14:textId="77777777" w:rsidR="00617F6B" w:rsidRPr="00A91BD2" w:rsidRDefault="00617F6B" w:rsidP="00617F6B">
      <w:pPr>
        <w:spacing w:after="0" w:line="240" w:lineRule="auto"/>
        <w:rPr>
          <w:b/>
          <w:bCs/>
          <w:i/>
          <w:iCs/>
          <w:color w:val="000000"/>
          <w:rPrChange w:id="1020" w:author="Абрамова Анна Андреевна" w:date="2024-05-15T00:12:00Z">
            <w:rPr>
              <w:i/>
              <w:iCs/>
              <w:color w:val="000000"/>
            </w:rPr>
          </w:rPrChange>
        </w:rPr>
      </w:pPr>
      <w:r w:rsidRPr="00A91BD2">
        <w:rPr>
          <w:b/>
          <w:bCs/>
          <w:i/>
          <w:iCs/>
          <w:color w:val="000000"/>
          <w:rPrChange w:id="1021" w:author="Абрамова Анна Андреевна" w:date="2024-05-15T00:12:00Z">
            <w:rPr>
              <w:i/>
              <w:iCs/>
              <w:color w:val="000000"/>
            </w:rPr>
          </w:rPrChange>
        </w:rPr>
        <w:t>Оценка способности к индукции</w:t>
      </w:r>
    </w:p>
    <w:p w14:paraId="7354447C" w14:textId="77777777" w:rsidR="006424E5" w:rsidRPr="00617F6B" w:rsidRDefault="006424E5" w:rsidP="00617F6B">
      <w:pPr>
        <w:spacing w:after="0" w:line="240" w:lineRule="auto"/>
        <w:rPr>
          <w:i/>
          <w:iCs/>
          <w:color w:val="000000"/>
        </w:rPr>
      </w:pPr>
    </w:p>
    <w:p w14:paraId="2EBD2117" w14:textId="4C465785" w:rsidR="00617F6B" w:rsidRDefault="00617F6B" w:rsidP="00BC5314">
      <w:pPr>
        <w:spacing w:after="0" w:line="240" w:lineRule="auto"/>
        <w:ind w:firstLine="708"/>
        <w:rPr>
          <w:color w:val="000000"/>
        </w:rPr>
      </w:pPr>
      <w:r w:rsidRPr="00617F6B">
        <w:rPr>
          <w:color w:val="000000"/>
        </w:rPr>
        <w:t>Велпатасвир практически не вызывал индукции мРНК или активности CYP при оценке в культурах гепатоцитах человека от 3 разных доноров (AD-281-2025). Небольшое повышение активности CYP2B6 и 3A4 и уровней мРНК, наблюдаемое при самой высокой изученной концентрации 10 мкМ, составило менее 20% от значений, которые были вызваны положительным контролем. Зависимого от концентрации увеличения уровня мРНК для CYP2C9, P</w:t>
      </w:r>
      <w:r w:rsidR="008D4EDB">
        <w:rPr>
          <w:color w:val="000000"/>
        </w:rPr>
        <w:t>-</w:t>
      </w:r>
      <w:r w:rsidRPr="00617F6B">
        <w:rPr>
          <w:color w:val="000000"/>
        </w:rPr>
        <w:t>gp или UGT1A1 не наблюдалось</w:t>
      </w:r>
      <w:r w:rsidR="008346C7">
        <w:rPr>
          <w:color w:val="000000"/>
        </w:rPr>
        <w:t xml:space="preserve"> </w:t>
      </w:r>
      <w:r w:rsidR="006424E5" w:rsidRPr="008346C7">
        <w:rPr>
          <w:color w:val="000000"/>
        </w:rPr>
        <w:t>[</w:t>
      </w:r>
      <w:r w:rsidR="008346C7" w:rsidRPr="008346C7">
        <w:rPr>
          <w:color w:val="000000"/>
        </w:rPr>
        <w:t>19</w:t>
      </w:r>
      <w:r w:rsidR="006424E5" w:rsidRPr="008346C7">
        <w:rPr>
          <w:color w:val="000000"/>
        </w:rPr>
        <w:t>]</w:t>
      </w:r>
      <w:r w:rsidRPr="008346C7">
        <w:rPr>
          <w:color w:val="000000"/>
        </w:rPr>
        <w:t>.</w:t>
      </w:r>
    </w:p>
    <w:p w14:paraId="01D9EE1B" w14:textId="77777777" w:rsidR="00617F6B" w:rsidRPr="00617F6B" w:rsidRDefault="00617F6B" w:rsidP="00617F6B">
      <w:pPr>
        <w:spacing w:after="0" w:line="240" w:lineRule="auto"/>
        <w:rPr>
          <w:color w:val="000000"/>
        </w:rPr>
      </w:pPr>
    </w:p>
    <w:p w14:paraId="28AB3018" w14:textId="77777777" w:rsidR="00617F6B" w:rsidRPr="00A91BD2" w:rsidRDefault="00617F6B" w:rsidP="00617F6B">
      <w:pPr>
        <w:spacing w:after="0" w:line="240" w:lineRule="auto"/>
        <w:rPr>
          <w:b/>
          <w:bCs/>
          <w:i/>
          <w:iCs/>
          <w:color w:val="000000"/>
          <w:rPrChange w:id="1022" w:author="Абрамова Анна Андреевна" w:date="2024-05-15T00:12:00Z">
            <w:rPr>
              <w:i/>
              <w:iCs/>
              <w:color w:val="000000"/>
            </w:rPr>
          </w:rPrChange>
        </w:rPr>
      </w:pPr>
      <w:r w:rsidRPr="00A91BD2">
        <w:rPr>
          <w:b/>
          <w:bCs/>
          <w:i/>
          <w:iCs/>
          <w:color w:val="000000"/>
          <w:rPrChange w:id="1023" w:author="Абрамова Анна Андреевна" w:date="2024-05-15T00:12:00Z">
            <w:rPr>
              <w:i/>
              <w:iCs/>
              <w:color w:val="000000"/>
            </w:rPr>
          </w:rPrChange>
        </w:rPr>
        <w:t>Взаимодействие с транспортерами</w:t>
      </w:r>
    </w:p>
    <w:p w14:paraId="5525A80A" w14:textId="77777777" w:rsidR="00617F6B" w:rsidRPr="00617F6B" w:rsidRDefault="00617F6B" w:rsidP="00617F6B">
      <w:pPr>
        <w:spacing w:after="0" w:line="240" w:lineRule="auto"/>
        <w:rPr>
          <w:color w:val="000000"/>
        </w:rPr>
      </w:pPr>
    </w:p>
    <w:p w14:paraId="4A60E029" w14:textId="5CD302B4" w:rsidR="00617F6B" w:rsidRPr="00617F6B" w:rsidRDefault="00617F6B" w:rsidP="00BC5314">
      <w:pPr>
        <w:spacing w:after="0" w:line="240" w:lineRule="auto"/>
        <w:ind w:firstLine="708"/>
        <w:rPr>
          <w:color w:val="000000"/>
        </w:rPr>
      </w:pPr>
      <w:r w:rsidRPr="00617F6B">
        <w:rPr>
          <w:color w:val="000000"/>
        </w:rPr>
        <w:t>Велпатасвир является субстратом P</w:t>
      </w:r>
      <w:r>
        <w:rPr>
          <w:color w:val="000000"/>
        </w:rPr>
        <w:t>-</w:t>
      </w:r>
      <w:r w:rsidRPr="00617F6B">
        <w:rPr>
          <w:color w:val="000000"/>
        </w:rPr>
        <w:t xml:space="preserve">gp и BCRP, и индукторы могут уменьшать его всасывание. Четких доказательств </w:t>
      </w:r>
      <w:r w:rsidRPr="00617F6B">
        <w:rPr>
          <w:i/>
          <w:iCs/>
          <w:color w:val="000000"/>
        </w:rPr>
        <w:t>in vitro</w:t>
      </w:r>
      <w:r w:rsidRPr="00617F6B">
        <w:rPr>
          <w:color w:val="000000"/>
        </w:rPr>
        <w:t xml:space="preserve">, подтверждающих, что </w:t>
      </w:r>
      <w:r>
        <w:rPr>
          <w:color w:val="000000"/>
        </w:rPr>
        <w:t>велпатасвир</w:t>
      </w:r>
      <w:r w:rsidRPr="00617F6B">
        <w:rPr>
          <w:color w:val="000000"/>
        </w:rPr>
        <w:t xml:space="preserve"> является субстратом OATP1B1, OATP1B3 или OCT1 (AD-281-2011, AD-281-2026), получено не было.</w:t>
      </w:r>
    </w:p>
    <w:p w14:paraId="01845DC3" w14:textId="532E4A59" w:rsidR="00617F6B" w:rsidRPr="00617F6B" w:rsidRDefault="00617F6B" w:rsidP="00617F6B">
      <w:pPr>
        <w:spacing w:after="0" w:line="240" w:lineRule="auto"/>
        <w:rPr>
          <w:color w:val="000000"/>
        </w:rPr>
      </w:pPr>
      <w:r w:rsidRPr="00617F6B">
        <w:rPr>
          <w:color w:val="000000"/>
        </w:rPr>
        <w:t>IC</w:t>
      </w:r>
      <w:r w:rsidRPr="00617F6B">
        <w:rPr>
          <w:color w:val="000000"/>
          <w:vertAlign w:val="subscript"/>
        </w:rPr>
        <w:t>50</w:t>
      </w:r>
      <w:r w:rsidRPr="00617F6B">
        <w:rPr>
          <w:color w:val="000000"/>
        </w:rPr>
        <w:t xml:space="preserve"> для </w:t>
      </w:r>
      <w:r>
        <w:rPr>
          <w:color w:val="000000"/>
        </w:rPr>
        <w:t>велпатасвира</w:t>
      </w:r>
      <w:r w:rsidRPr="00617F6B">
        <w:rPr>
          <w:color w:val="000000"/>
        </w:rPr>
        <w:t xml:space="preserve"> превышала C</w:t>
      </w:r>
      <w:r w:rsidRPr="00617F6B">
        <w:rPr>
          <w:color w:val="000000"/>
          <w:vertAlign w:val="subscript"/>
        </w:rPr>
        <w:t>max</w:t>
      </w:r>
      <w:r w:rsidRPr="00617F6B">
        <w:rPr>
          <w:color w:val="000000"/>
        </w:rPr>
        <w:t xml:space="preserve"> несвязанного с белками плазмы препарата (2,93 нМ) более чем в 500 раз для P</w:t>
      </w:r>
      <w:r>
        <w:rPr>
          <w:color w:val="000000"/>
        </w:rPr>
        <w:t>-</w:t>
      </w:r>
      <w:r w:rsidRPr="00617F6B">
        <w:rPr>
          <w:color w:val="000000"/>
        </w:rPr>
        <w:t>gp, MRP2, NTCP, OATP1B1, OATP1A2, OATP2B1, OCT1, OCT2, OAT1, OAT3 и MATE1, что указывает на отсутствие вероятности системных лекарственных взаимодействий, опосредованных этими переносчиками. IC</w:t>
      </w:r>
      <w:r w:rsidRPr="00617F6B">
        <w:rPr>
          <w:color w:val="000000"/>
          <w:vertAlign w:val="subscript"/>
        </w:rPr>
        <w:t>50</w:t>
      </w:r>
      <w:r w:rsidRPr="00617F6B">
        <w:rPr>
          <w:color w:val="000000"/>
        </w:rPr>
        <w:t xml:space="preserve"> для OATP1B1 (0,26 мкМ) и BCRP (0,30 мкМ) превышала C</w:t>
      </w:r>
      <w:r w:rsidRPr="00617F6B">
        <w:rPr>
          <w:color w:val="000000"/>
          <w:vertAlign w:val="subscript"/>
        </w:rPr>
        <w:t xml:space="preserve">max </w:t>
      </w:r>
      <w:r w:rsidRPr="00617F6B">
        <w:rPr>
          <w:color w:val="000000"/>
        </w:rPr>
        <w:t xml:space="preserve">несвязанного </w:t>
      </w:r>
      <w:r>
        <w:rPr>
          <w:color w:val="000000"/>
        </w:rPr>
        <w:t>велпатасвира</w:t>
      </w:r>
      <w:r w:rsidRPr="00617F6B">
        <w:rPr>
          <w:color w:val="000000"/>
        </w:rPr>
        <w:t xml:space="preserve"> более чем в 80 раз, что свидетельствует о минимальной вероятности системных взаимодействий между препаратами, опосредуемых этими переносчиками.</w:t>
      </w:r>
    </w:p>
    <w:p w14:paraId="0F17B904" w14:textId="4F6B8AEA" w:rsidR="00617F6B" w:rsidDel="0073473E" w:rsidRDefault="00617F6B" w:rsidP="00617F6B">
      <w:pPr>
        <w:spacing w:after="0" w:line="240" w:lineRule="auto"/>
        <w:rPr>
          <w:del w:id="1024" w:author="Абрамова Анна Андреевна" w:date="2024-05-16T00:17:00Z"/>
          <w:color w:val="000000"/>
        </w:rPr>
      </w:pPr>
      <w:r w:rsidRPr="00617F6B">
        <w:rPr>
          <w:color w:val="000000"/>
        </w:rPr>
        <w:t>Велпатасвир также продемонстрировал некоторый потенциал ингибирования транспортеров печеночного захвата OATP1B1 (IC</w:t>
      </w:r>
      <w:r w:rsidRPr="00617F6B">
        <w:rPr>
          <w:color w:val="000000"/>
          <w:vertAlign w:val="subscript"/>
        </w:rPr>
        <w:t>50</w:t>
      </w:r>
      <w:r w:rsidRPr="00617F6B">
        <w:rPr>
          <w:color w:val="000000"/>
        </w:rPr>
        <w:t xml:space="preserve"> = 1,5 мкМ) и OATP1B3 (IC</w:t>
      </w:r>
      <w:r w:rsidRPr="00617F6B">
        <w:rPr>
          <w:color w:val="000000"/>
          <w:vertAlign w:val="subscript"/>
        </w:rPr>
        <w:t>50</w:t>
      </w:r>
      <w:r w:rsidRPr="00617F6B">
        <w:rPr>
          <w:color w:val="000000"/>
        </w:rPr>
        <w:t xml:space="preserve"> = 0,26 мкМ) во время первого прохождения, исходя из расчетной концентрации несвязанного препарата у входа в печень, равной 0,305 мкМ (при условии, что связывание с белками плазмы крови составляет 1</w:t>
      </w:r>
      <w:r w:rsidRPr="008346C7">
        <w:rPr>
          <w:color w:val="000000"/>
        </w:rPr>
        <w:t>%)</w:t>
      </w:r>
      <w:r w:rsidR="006424E5" w:rsidRPr="008346C7">
        <w:rPr>
          <w:color w:val="000000"/>
        </w:rPr>
        <w:t xml:space="preserve"> [</w:t>
      </w:r>
      <w:r w:rsidR="008346C7" w:rsidRPr="008346C7">
        <w:rPr>
          <w:color w:val="000000"/>
        </w:rPr>
        <w:t>19</w:t>
      </w:r>
      <w:r w:rsidR="006424E5" w:rsidRPr="008346C7">
        <w:rPr>
          <w:color w:val="000000"/>
        </w:rPr>
        <w:t>]</w:t>
      </w:r>
      <w:r w:rsidRPr="008346C7">
        <w:rPr>
          <w:color w:val="000000"/>
        </w:rPr>
        <w:t>.</w:t>
      </w:r>
    </w:p>
    <w:p w14:paraId="047C5F40" w14:textId="77777777" w:rsidR="0073473E" w:rsidRDefault="0073473E" w:rsidP="00617F6B">
      <w:pPr>
        <w:spacing w:after="0" w:line="240" w:lineRule="auto"/>
        <w:rPr>
          <w:ins w:id="1025" w:author="Абрамова Анна Андреевна" w:date="2024-05-16T00:17:00Z"/>
          <w:color w:val="000000"/>
        </w:rPr>
      </w:pPr>
    </w:p>
    <w:p w14:paraId="79D2B9A6" w14:textId="77777777" w:rsidR="00617F6B" w:rsidRDefault="00617F6B" w:rsidP="00617F6B">
      <w:pPr>
        <w:spacing w:after="0" w:line="240" w:lineRule="auto"/>
        <w:rPr>
          <w:color w:val="000000"/>
        </w:rPr>
      </w:pPr>
    </w:p>
    <w:p w14:paraId="28C611F2" w14:textId="77777777" w:rsidR="00617F6B" w:rsidRPr="00D3445C" w:rsidRDefault="00617F6B" w:rsidP="00617F6B">
      <w:pPr>
        <w:spacing w:before="120"/>
      </w:pPr>
      <w:r w:rsidRPr="00D3445C">
        <w:rPr>
          <w:b/>
          <w:bCs/>
          <w:color w:val="000000"/>
        </w:rPr>
        <w:t>Софосбувир/велпатасвир</w:t>
      </w:r>
    </w:p>
    <w:p w14:paraId="2D768928" w14:textId="77777777" w:rsidR="00617F6B" w:rsidRPr="00A91BD2" w:rsidRDefault="00617F6B" w:rsidP="00617F6B">
      <w:pPr>
        <w:spacing w:after="0" w:line="240" w:lineRule="auto"/>
        <w:rPr>
          <w:b/>
          <w:bCs/>
          <w:i/>
          <w:iCs/>
          <w:color w:val="000000"/>
          <w:rPrChange w:id="1026" w:author="Абрамова Анна Андреевна" w:date="2024-05-15T00:12:00Z">
            <w:rPr>
              <w:i/>
              <w:iCs/>
              <w:color w:val="000000"/>
            </w:rPr>
          </w:rPrChange>
        </w:rPr>
      </w:pPr>
      <w:r w:rsidRPr="00A91BD2">
        <w:rPr>
          <w:b/>
          <w:bCs/>
          <w:i/>
          <w:iCs/>
          <w:color w:val="000000"/>
          <w:rPrChange w:id="1027" w:author="Абрамова Анна Андреевна" w:date="2024-05-15T00:12:00Z">
            <w:rPr>
              <w:i/>
              <w:iCs/>
              <w:color w:val="000000"/>
            </w:rPr>
          </w:rPrChange>
        </w:rPr>
        <w:t>Ингибирование цитохрома Р450 и UGT1A1</w:t>
      </w:r>
    </w:p>
    <w:p w14:paraId="53A9C803" w14:textId="77777777" w:rsidR="006424E5" w:rsidRPr="006424E5" w:rsidRDefault="006424E5" w:rsidP="00617F6B">
      <w:pPr>
        <w:spacing w:after="0" w:line="240" w:lineRule="auto"/>
        <w:rPr>
          <w:i/>
          <w:iCs/>
          <w:color w:val="000000"/>
        </w:rPr>
      </w:pPr>
    </w:p>
    <w:p w14:paraId="37788C4A" w14:textId="023E0B80" w:rsidR="00617F6B" w:rsidRDefault="00617F6B" w:rsidP="00BC5314">
      <w:pPr>
        <w:spacing w:after="0" w:line="240" w:lineRule="auto"/>
        <w:ind w:firstLine="708"/>
        <w:rPr>
          <w:color w:val="000000"/>
        </w:rPr>
      </w:pPr>
      <w:r w:rsidRPr="00617F6B">
        <w:rPr>
          <w:color w:val="000000"/>
        </w:rPr>
        <w:t xml:space="preserve">Велпатасвир подвергается окислительному метаболизму при участии CYP3A4, CYP2B6 и CYP2C8, в то время как признаков окислительного метаболизма </w:t>
      </w:r>
      <w:r w:rsidR="006424E5">
        <w:rPr>
          <w:color w:val="000000"/>
        </w:rPr>
        <w:t>софосбувира</w:t>
      </w:r>
      <w:r w:rsidRPr="00617F6B">
        <w:rPr>
          <w:color w:val="000000"/>
        </w:rPr>
        <w:t xml:space="preserve"> обнаружено не было. Экспозиция </w:t>
      </w:r>
      <w:r w:rsidR="006424E5">
        <w:rPr>
          <w:color w:val="000000"/>
        </w:rPr>
        <w:t>велпатасвира</w:t>
      </w:r>
      <w:r w:rsidRPr="00617F6B">
        <w:rPr>
          <w:color w:val="000000"/>
        </w:rPr>
        <w:t xml:space="preserve"> была снижена под влиянием индуктора CYP и увеличена под влиянием ингибиторов этих метаболизирующих ферментов в ходе </w:t>
      </w:r>
      <w:r w:rsidRPr="00617F6B">
        <w:rPr>
          <w:color w:val="000000"/>
        </w:rPr>
        <w:lastRenderedPageBreak/>
        <w:t xml:space="preserve">клинических исследований (GS-US-281-0115). В клиническом исследовании лекарственных взаимодействий долутегравир не оказывал влияния на субстрат UGT1A1 при одновременном применении с </w:t>
      </w:r>
      <w:r w:rsidR="006424E5">
        <w:rPr>
          <w:color w:val="000000"/>
        </w:rPr>
        <w:t>софосбувира+велпатасвира</w:t>
      </w:r>
      <w:r w:rsidRPr="00617F6B">
        <w:rPr>
          <w:color w:val="000000"/>
        </w:rPr>
        <w:t xml:space="preserve"> (GS-US-342-1167</w:t>
      </w:r>
      <w:r w:rsidRPr="008346C7">
        <w:rPr>
          <w:color w:val="000000"/>
        </w:rPr>
        <w:t>)</w:t>
      </w:r>
      <w:r w:rsidR="0071140D" w:rsidRPr="008346C7">
        <w:rPr>
          <w:color w:val="000000"/>
        </w:rPr>
        <w:t xml:space="preserve"> [</w:t>
      </w:r>
      <w:r w:rsidR="008346C7" w:rsidRPr="008346C7">
        <w:rPr>
          <w:color w:val="000000"/>
        </w:rPr>
        <w:t>19</w:t>
      </w:r>
      <w:r w:rsidR="0071140D" w:rsidRPr="008346C7">
        <w:rPr>
          <w:color w:val="000000"/>
        </w:rPr>
        <w:t>]</w:t>
      </w:r>
      <w:r w:rsidRPr="008346C7">
        <w:rPr>
          <w:color w:val="000000"/>
        </w:rPr>
        <w:t>.</w:t>
      </w:r>
    </w:p>
    <w:p w14:paraId="00735B4B" w14:textId="77777777" w:rsidR="006424E5" w:rsidRPr="00617F6B" w:rsidRDefault="006424E5" w:rsidP="00617F6B">
      <w:pPr>
        <w:spacing w:after="0" w:line="240" w:lineRule="auto"/>
        <w:rPr>
          <w:color w:val="000000"/>
        </w:rPr>
      </w:pPr>
    </w:p>
    <w:p w14:paraId="26AAB4AC" w14:textId="22DF74A7" w:rsidR="00617F6B" w:rsidRPr="00A91BD2" w:rsidRDefault="00617F6B" w:rsidP="00617F6B">
      <w:pPr>
        <w:spacing w:after="0" w:line="240" w:lineRule="auto"/>
        <w:rPr>
          <w:b/>
          <w:bCs/>
          <w:i/>
          <w:iCs/>
          <w:color w:val="000000"/>
          <w:rPrChange w:id="1028" w:author="Абрамова Анна Андреевна" w:date="2024-05-15T00:12:00Z">
            <w:rPr>
              <w:i/>
              <w:iCs/>
              <w:color w:val="000000"/>
            </w:rPr>
          </w:rPrChange>
        </w:rPr>
      </w:pPr>
      <w:r w:rsidRPr="00A91BD2">
        <w:rPr>
          <w:b/>
          <w:bCs/>
          <w:i/>
          <w:iCs/>
          <w:color w:val="000000"/>
          <w:rPrChange w:id="1029" w:author="Абрамова Анна Андреевна" w:date="2024-05-15T00:12:00Z">
            <w:rPr>
              <w:i/>
              <w:iCs/>
              <w:color w:val="000000"/>
            </w:rPr>
          </w:rPrChange>
        </w:rPr>
        <w:t>Внутриклеточная активация</w:t>
      </w:r>
    </w:p>
    <w:p w14:paraId="6A86EA84" w14:textId="77777777" w:rsidR="006424E5" w:rsidRPr="00617F6B" w:rsidRDefault="006424E5" w:rsidP="00617F6B">
      <w:pPr>
        <w:spacing w:after="0" w:line="240" w:lineRule="auto"/>
        <w:rPr>
          <w:color w:val="000000"/>
        </w:rPr>
      </w:pPr>
    </w:p>
    <w:p w14:paraId="7DE1F064" w14:textId="1F6E89CB" w:rsidR="00617F6B" w:rsidRPr="00617F6B" w:rsidRDefault="00617F6B" w:rsidP="00BC5314">
      <w:pPr>
        <w:spacing w:after="0" w:line="240" w:lineRule="auto"/>
        <w:ind w:firstLine="708"/>
        <w:rPr>
          <w:color w:val="000000"/>
        </w:rPr>
      </w:pPr>
      <w:r w:rsidRPr="00617F6B">
        <w:rPr>
          <w:color w:val="000000"/>
        </w:rPr>
        <w:t xml:space="preserve">Одновременное введение </w:t>
      </w:r>
      <w:r w:rsidR="006424E5">
        <w:rPr>
          <w:color w:val="000000"/>
        </w:rPr>
        <w:t xml:space="preserve">софосбувира+велпатасвира </w:t>
      </w:r>
      <w:r w:rsidRPr="00617F6B">
        <w:rPr>
          <w:color w:val="000000"/>
        </w:rPr>
        <w:t xml:space="preserve">с первичными гепатоцитами человека </w:t>
      </w:r>
      <w:r w:rsidRPr="006424E5">
        <w:rPr>
          <w:i/>
          <w:iCs/>
          <w:color w:val="000000"/>
        </w:rPr>
        <w:t>in vitro</w:t>
      </w:r>
      <w:r w:rsidRPr="00617F6B">
        <w:rPr>
          <w:color w:val="000000"/>
        </w:rPr>
        <w:t xml:space="preserve"> снижало образование фармакологически активного трифосфатного метаболита </w:t>
      </w:r>
      <w:r w:rsidR="006424E5">
        <w:rPr>
          <w:color w:val="000000"/>
        </w:rPr>
        <w:t>софосбувира</w:t>
      </w:r>
      <w:r w:rsidRPr="00617F6B">
        <w:rPr>
          <w:color w:val="000000"/>
        </w:rPr>
        <w:t>, GS-461203 (AD-334-2010).</w:t>
      </w:r>
    </w:p>
    <w:p w14:paraId="5FD01839" w14:textId="2979BD9C" w:rsidR="00617F6B" w:rsidRDefault="00617F6B" w:rsidP="00617F6B">
      <w:pPr>
        <w:spacing w:after="0" w:line="240" w:lineRule="auto"/>
        <w:rPr>
          <w:ins w:id="1030" w:author="Абрамова Анна Андреевна" w:date="2024-05-16T00:17:00Z"/>
          <w:color w:val="000000"/>
        </w:rPr>
      </w:pPr>
      <w:r w:rsidRPr="00617F6B">
        <w:rPr>
          <w:color w:val="000000"/>
        </w:rPr>
        <w:t xml:space="preserve">Активность, аддитивная к незначительной синергической противовирусной активности, наблюдалась для комбинации </w:t>
      </w:r>
      <w:r w:rsidR="006424E5">
        <w:rPr>
          <w:color w:val="000000"/>
        </w:rPr>
        <w:t>софосбувир+велпатасвир</w:t>
      </w:r>
      <w:r w:rsidRPr="00617F6B">
        <w:rPr>
          <w:color w:val="000000"/>
        </w:rPr>
        <w:t xml:space="preserve"> в системах репликонов ВГС генотипов 1a, 2a, 3a и 4a в первичных гепатоцитах человека (PC-334-2004 и PC-334-2014)</w:t>
      </w:r>
      <w:r w:rsidR="0071140D">
        <w:rPr>
          <w:color w:val="000000"/>
        </w:rPr>
        <w:t xml:space="preserve"> </w:t>
      </w:r>
      <w:r w:rsidR="008346C7" w:rsidRPr="008346C7">
        <w:rPr>
          <w:color w:val="000000"/>
        </w:rPr>
        <w:t>[19</w:t>
      </w:r>
      <w:r w:rsidR="0071140D" w:rsidRPr="008346C7">
        <w:rPr>
          <w:color w:val="000000"/>
        </w:rPr>
        <w:t>]</w:t>
      </w:r>
      <w:r w:rsidRPr="008346C7">
        <w:rPr>
          <w:color w:val="000000"/>
        </w:rPr>
        <w:t>.</w:t>
      </w:r>
    </w:p>
    <w:p w14:paraId="47D741E6" w14:textId="77777777" w:rsidR="0073473E" w:rsidRDefault="0073473E" w:rsidP="00617F6B">
      <w:pPr>
        <w:spacing w:after="0" w:line="240" w:lineRule="auto"/>
        <w:rPr>
          <w:color w:val="000000"/>
        </w:rPr>
      </w:pPr>
    </w:p>
    <w:p w14:paraId="15714C9C" w14:textId="77777777" w:rsidR="006424E5" w:rsidDel="00A91BD2" w:rsidRDefault="006424E5" w:rsidP="00617F6B">
      <w:pPr>
        <w:spacing w:after="0" w:line="240" w:lineRule="auto"/>
        <w:rPr>
          <w:del w:id="1031" w:author="Абрамова Анна Андреевна" w:date="2024-05-15T00:13:00Z"/>
          <w:color w:val="000000"/>
        </w:rPr>
      </w:pPr>
    </w:p>
    <w:p w14:paraId="4D3E3220" w14:textId="7C891005" w:rsidR="00617F6B" w:rsidRPr="00A91BD2" w:rsidRDefault="00617F6B" w:rsidP="00617F6B">
      <w:pPr>
        <w:spacing w:after="0" w:line="240" w:lineRule="auto"/>
        <w:rPr>
          <w:b/>
          <w:bCs/>
          <w:i/>
          <w:iCs/>
          <w:color w:val="000000"/>
          <w:rPrChange w:id="1032" w:author="Абрамова Анна Андреевна" w:date="2024-05-15T00:13:00Z">
            <w:rPr>
              <w:i/>
              <w:iCs/>
              <w:color w:val="000000"/>
            </w:rPr>
          </w:rPrChange>
        </w:rPr>
      </w:pPr>
      <w:r w:rsidRPr="00A91BD2">
        <w:rPr>
          <w:b/>
          <w:bCs/>
          <w:i/>
          <w:iCs/>
          <w:color w:val="000000"/>
          <w:rPrChange w:id="1033" w:author="Абрамова Анна Андреевна" w:date="2024-05-15T00:13:00Z">
            <w:rPr>
              <w:i/>
              <w:iCs/>
              <w:color w:val="000000"/>
            </w:rPr>
          </w:rPrChange>
        </w:rPr>
        <w:t>Взаимодействие с транспортерами</w:t>
      </w:r>
    </w:p>
    <w:p w14:paraId="7C0D8D3F" w14:textId="77777777" w:rsidR="00BC5314" w:rsidRPr="006424E5" w:rsidRDefault="00BC5314" w:rsidP="00617F6B">
      <w:pPr>
        <w:spacing w:after="0" w:line="240" w:lineRule="auto"/>
        <w:rPr>
          <w:i/>
          <w:iCs/>
          <w:color w:val="000000"/>
        </w:rPr>
      </w:pPr>
    </w:p>
    <w:p w14:paraId="529A3E41" w14:textId="24170D52" w:rsidR="00617F6B" w:rsidRDefault="00617F6B" w:rsidP="00BC5314">
      <w:pPr>
        <w:spacing w:after="0" w:line="240" w:lineRule="auto"/>
        <w:ind w:firstLine="708"/>
        <w:rPr>
          <w:color w:val="000000"/>
        </w:rPr>
      </w:pPr>
      <w:r w:rsidRPr="00617F6B">
        <w:rPr>
          <w:color w:val="000000"/>
        </w:rPr>
        <w:t xml:space="preserve">Софосбувир и </w:t>
      </w:r>
      <w:r w:rsidR="006424E5">
        <w:rPr>
          <w:color w:val="000000"/>
        </w:rPr>
        <w:t>велпатасвир</w:t>
      </w:r>
      <w:r w:rsidRPr="00617F6B">
        <w:rPr>
          <w:color w:val="000000"/>
        </w:rPr>
        <w:t xml:space="preserve"> являются субстратами кишечных эффлюксных переносчиков, и их всасывание в кишечнике может быть увеличено при одновременном применении ингибиторов кишечных эффлюксных переносчиков или снижено под влиянием индукторов. Софосбувир является субстратом, но не ингибитором P</w:t>
      </w:r>
      <w:r w:rsidR="006424E5">
        <w:rPr>
          <w:color w:val="000000"/>
        </w:rPr>
        <w:t>-</w:t>
      </w:r>
      <w:r w:rsidRPr="00617F6B">
        <w:rPr>
          <w:color w:val="000000"/>
        </w:rPr>
        <w:t xml:space="preserve">gp и BCRP. </w:t>
      </w:r>
      <w:r w:rsidR="006424E5">
        <w:rPr>
          <w:color w:val="000000"/>
        </w:rPr>
        <w:t>Велпатасвир</w:t>
      </w:r>
      <w:r w:rsidRPr="00617F6B">
        <w:rPr>
          <w:color w:val="000000"/>
        </w:rPr>
        <w:t xml:space="preserve"> является субстратом P</w:t>
      </w:r>
      <w:r w:rsidR="006424E5">
        <w:rPr>
          <w:color w:val="000000"/>
        </w:rPr>
        <w:t>-</w:t>
      </w:r>
      <w:r w:rsidRPr="00617F6B">
        <w:rPr>
          <w:color w:val="000000"/>
        </w:rPr>
        <w:t xml:space="preserve">gp и BCRP. </w:t>
      </w:r>
      <w:r w:rsidR="006424E5">
        <w:rPr>
          <w:color w:val="000000"/>
        </w:rPr>
        <w:t>Велпатасвир</w:t>
      </w:r>
      <w:r w:rsidRPr="00617F6B">
        <w:rPr>
          <w:color w:val="000000"/>
        </w:rPr>
        <w:t xml:space="preserve"> обладает способностью ингибировать кишечный P</w:t>
      </w:r>
      <w:r w:rsidR="006424E5">
        <w:rPr>
          <w:color w:val="000000"/>
        </w:rPr>
        <w:t>-</w:t>
      </w:r>
      <w:r w:rsidRPr="00617F6B">
        <w:rPr>
          <w:color w:val="000000"/>
        </w:rPr>
        <w:t xml:space="preserve">gp, BCRP и OATP2B1 в концентрациях, достижимых при всасывании. Проницаемость </w:t>
      </w:r>
      <w:r w:rsidR="006424E5">
        <w:rPr>
          <w:color w:val="000000"/>
        </w:rPr>
        <w:t>софосбувира</w:t>
      </w:r>
      <w:r w:rsidRPr="00617F6B">
        <w:rPr>
          <w:color w:val="000000"/>
        </w:rPr>
        <w:t xml:space="preserve"> через монослои клеток Caco-2 </w:t>
      </w:r>
      <w:r w:rsidRPr="006424E5">
        <w:rPr>
          <w:i/>
          <w:iCs/>
          <w:color w:val="000000"/>
        </w:rPr>
        <w:t>in vitro</w:t>
      </w:r>
      <w:r w:rsidRPr="00617F6B">
        <w:rPr>
          <w:color w:val="000000"/>
        </w:rPr>
        <w:t xml:space="preserve"> увеличивается в присутствии ингибиторов переноса, включая </w:t>
      </w:r>
      <w:r w:rsidR="006424E5">
        <w:rPr>
          <w:color w:val="000000"/>
        </w:rPr>
        <w:t>велпатасвир</w:t>
      </w:r>
      <w:r w:rsidRPr="00617F6B">
        <w:rPr>
          <w:color w:val="000000"/>
        </w:rPr>
        <w:t xml:space="preserve"> (AD-334-2002), что согласуется с увеличением экспозиции </w:t>
      </w:r>
      <w:r w:rsidR="006424E5">
        <w:rPr>
          <w:color w:val="000000"/>
        </w:rPr>
        <w:t>софосбувира</w:t>
      </w:r>
      <w:r w:rsidRPr="00617F6B">
        <w:rPr>
          <w:color w:val="000000"/>
        </w:rPr>
        <w:t xml:space="preserve"> в плазме крови, наблюдаемым после одновременного применения </w:t>
      </w:r>
      <w:r w:rsidR="006424E5">
        <w:rPr>
          <w:color w:val="000000"/>
        </w:rPr>
        <w:t>софосбувира+велпатасвира</w:t>
      </w:r>
      <w:r w:rsidRPr="00617F6B">
        <w:rPr>
          <w:color w:val="000000"/>
        </w:rPr>
        <w:t xml:space="preserve"> (GS-US-281-</w:t>
      </w:r>
      <w:r w:rsidRPr="008346C7">
        <w:rPr>
          <w:color w:val="000000"/>
        </w:rPr>
        <w:t>0101)</w:t>
      </w:r>
      <w:r w:rsidR="0071140D" w:rsidRPr="008346C7">
        <w:rPr>
          <w:color w:val="000000"/>
        </w:rPr>
        <w:t xml:space="preserve"> [</w:t>
      </w:r>
      <w:r w:rsidR="008346C7" w:rsidRPr="008346C7">
        <w:rPr>
          <w:color w:val="000000"/>
        </w:rPr>
        <w:t>19</w:t>
      </w:r>
      <w:r w:rsidR="0071140D" w:rsidRPr="008346C7">
        <w:rPr>
          <w:color w:val="000000"/>
        </w:rPr>
        <w:t>]</w:t>
      </w:r>
      <w:r w:rsidRPr="008346C7">
        <w:rPr>
          <w:color w:val="000000"/>
        </w:rPr>
        <w:t>.</w:t>
      </w:r>
    </w:p>
    <w:p w14:paraId="29A5A744" w14:textId="6F66B77E" w:rsidR="006148AF" w:rsidRPr="00617F6B" w:rsidRDefault="006148AF" w:rsidP="006424E5">
      <w:pPr>
        <w:pStyle w:val="Heading2"/>
        <w:rPr>
          <w:color w:val="000000" w:themeColor="text1"/>
        </w:rPr>
      </w:pPr>
      <w:bookmarkStart w:id="1034" w:name="_Toc164609958"/>
      <w:r w:rsidRPr="00617F6B">
        <w:rPr>
          <w:color w:val="000000" w:themeColor="text1"/>
        </w:rPr>
        <w:t>3.3. Токсикологические исследования</w:t>
      </w:r>
      <w:bookmarkEnd w:id="658"/>
      <w:bookmarkEnd w:id="1034"/>
    </w:p>
    <w:p w14:paraId="530EB34B" w14:textId="05F15E28" w:rsidR="00E30437" w:rsidRPr="002F2A7F" w:rsidRDefault="00E30437" w:rsidP="00A91BD2">
      <w:pPr>
        <w:pStyle w:val="Heading3"/>
        <w:spacing w:after="240" w:line="240" w:lineRule="auto"/>
        <w:contextualSpacing/>
        <w:rPr>
          <w:rFonts w:ascii="Times New Roman" w:hAnsi="Times New Roman"/>
          <w:color w:val="000000" w:themeColor="text1"/>
          <w:szCs w:val="24"/>
        </w:rPr>
      </w:pPr>
      <w:bookmarkStart w:id="1035" w:name="_Toc164609959"/>
      <w:r w:rsidRPr="002F2A7F">
        <w:rPr>
          <w:rFonts w:ascii="Times New Roman" w:hAnsi="Times New Roman"/>
          <w:color w:val="000000" w:themeColor="text1"/>
        </w:rPr>
        <w:t>3.3.1</w:t>
      </w:r>
      <w:r w:rsidR="00524D90" w:rsidRPr="002F2A7F">
        <w:rPr>
          <w:rFonts w:ascii="Times New Roman" w:hAnsi="Times New Roman"/>
          <w:color w:val="000000" w:themeColor="text1"/>
        </w:rPr>
        <w:t>.</w:t>
      </w:r>
      <w:r w:rsidR="0007201B" w:rsidRPr="002F2A7F">
        <w:rPr>
          <w:rFonts w:ascii="Times New Roman" w:hAnsi="Times New Roman"/>
          <w:color w:val="000000" w:themeColor="text1"/>
        </w:rPr>
        <w:t xml:space="preserve"> </w:t>
      </w:r>
      <w:r w:rsidR="002544AA" w:rsidRPr="002F2A7F">
        <w:rPr>
          <w:rFonts w:ascii="Times New Roman" w:hAnsi="Times New Roman"/>
          <w:color w:val="000000" w:themeColor="text1"/>
        </w:rPr>
        <w:t>Токсичность</w:t>
      </w:r>
      <w:r w:rsidRPr="002F2A7F">
        <w:rPr>
          <w:rFonts w:ascii="Times New Roman" w:hAnsi="Times New Roman"/>
          <w:color w:val="000000" w:themeColor="text1"/>
          <w:szCs w:val="24"/>
        </w:rPr>
        <w:t xml:space="preserve"> при однократном введении</w:t>
      </w:r>
      <w:bookmarkEnd w:id="1035"/>
    </w:p>
    <w:p w14:paraId="447DC4C8" w14:textId="5B0DA702" w:rsidR="006C7BAF" w:rsidRPr="00681261" w:rsidRDefault="008C2E10" w:rsidP="00A91BD2">
      <w:pPr>
        <w:spacing w:after="0" w:line="240" w:lineRule="auto"/>
      </w:pPr>
      <w:r>
        <w:rPr>
          <w:b/>
          <w:bCs/>
          <w:color w:val="000000"/>
        </w:rPr>
        <w:t>Софосбувир</w:t>
      </w:r>
    </w:p>
    <w:p w14:paraId="6869F203" w14:textId="77777777" w:rsidR="00A9260A" w:rsidRDefault="00A9260A" w:rsidP="00A91BD2">
      <w:pPr>
        <w:spacing w:after="0" w:line="240" w:lineRule="auto"/>
        <w:ind w:firstLine="708"/>
        <w:rPr>
          <w:color w:val="000000"/>
        </w:rPr>
      </w:pPr>
    </w:p>
    <w:p w14:paraId="71721057" w14:textId="7A817356" w:rsidR="00A9260A" w:rsidRPr="00BC5314" w:rsidRDefault="006C7BAF">
      <w:pPr>
        <w:spacing w:before="40" w:line="240" w:lineRule="auto"/>
        <w:ind w:firstLine="708"/>
        <w:pPrChange w:id="1036" w:author="Абрамова Анна Андреевна" w:date="2024-05-15T00:14:00Z">
          <w:pPr>
            <w:spacing w:before="40" w:line="240" w:lineRule="auto"/>
          </w:pPr>
        </w:pPrChange>
      </w:pPr>
      <w:r w:rsidRPr="00681261">
        <w:rPr>
          <w:color w:val="000000"/>
        </w:rPr>
        <w:t>Официальн</w:t>
      </w:r>
      <w:r w:rsidR="008C2E10">
        <w:rPr>
          <w:color w:val="000000"/>
        </w:rPr>
        <w:t>ое</w:t>
      </w:r>
      <w:r w:rsidRPr="00681261">
        <w:rPr>
          <w:color w:val="000000"/>
        </w:rPr>
        <w:t xml:space="preserve"> исследовани</w:t>
      </w:r>
      <w:r w:rsidR="008C2E10">
        <w:rPr>
          <w:color w:val="000000"/>
        </w:rPr>
        <w:t>е</w:t>
      </w:r>
      <w:r w:rsidRPr="00681261">
        <w:rPr>
          <w:color w:val="000000"/>
        </w:rPr>
        <w:t xml:space="preserve"> токсичности при однократном применении</w:t>
      </w:r>
      <w:r w:rsidR="008C2E10">
        <w:rPr>
          <w:color w:val="000000"/>
        </w:rPr>
        <w:t xml:space="preserve"> софосбувира</w:t>
      </w:r>
      <w:r w:rsidRPr="00681261">
        <w:rPr>
          <w:color w:val="000000"/>
        </w:rPr>
        <w:t xml:space="preserve"> проводилось</w:t>
      </w:r>
      <w:r w:rsidR="008C2E10">
        <w:rPr>
          <w:color w:val="000000"/>
        </w:rPr>
        <w:t xml:space="preserve"> на крысах </w:t>
      </w:r>
      <w:r w:rsidR="008C2E10">
        <w:rPr>
          <w:color w:val="000000"/>
          <w:lang w:val="en-US"/>
        </w:rPr>
        <w:t>SD</w:t>
      </w:r>
      <w:r w:rsidR="008C2E10" w:rsidRPr="008C2E10">
        <w:rPr>
          <w:color w:val="000000"/>
        </w:rPr>
        <w:t xml:space="preserve"> </w:t>
      </w:r>
      <w:r w:rsidR="008C2E10">
        <w:rPr>
          <w:color w:val="000000"/>
        </w:rPr>
        <w:t>в дозе 50, 300, 1800 мг/кг</w:t>
      </w:r>
      <w:r w:rsidRPr="00681261">
        <w:rPr>
          <w:color w:val="000000"/>
        </w:rPr>
        <w:t xml:space="preserve">. </w:t>
      </w:r>
      <w:r w:rsidR="008C2E10">
        <w:rPr>
          <w:color w:val="000000"/>
        </w:rPr>
        <w:t xml:space="preserve">По результатам исследования (идентификационный номер исследования </w:t>
      </w:r>
      <w:r w:rsidR="008C2E10" w:rsidRPr="00D3445C">
        <w:rPr>
          <w:color w:val="000000"/>
        </w:rPr>
        <w:t>SA-PSI-7851-09-0001</w:t>
      </w:r>
      <w:r w:rsidR="008C2E10">
        <w:rPr>
          <w:color w:val="000000"/>
        </w:rPr>
        <w:t>) с</w:t>
      </w:r>
      <w:r w:rsidR="008C2E10" w:rsidRPr="00D3445C">
        <w:rPr>
          <w:color w:val="000000"/>
        </w:rPr>
        <w:t xml:space="preserve">офосбувир (вводимый как GS-9851) обладает минимальной токсичностью после перорального введения крысам. </w:t>
      </w:r>
      <w:r w:rsidR="008C2E10">
        <w:rPr>
          <w:color w:val="000000"/>
        </w:rPr>
        <w:t>По результатм исследования л</w:t>
      </w:r>
      <w:r w:rsidR="008C2E10" w:rsidRPr="00D3445C">
        <w:rPr>
          <w:color w:val="000000"/>
        </w:rPr>
        <w:t>етальная доза</w:t>
      </w:r>
      <w:r w:rsidR="008C2E10">
        <w:rPr>
          <w:color w:val="000000"/>
        </w:rPr>
        <w:t xml:space="preserve"> софосбувира, вводимая как </w:t>
      </w:r>
      <w:r w:rsidR="008C2E10" w:rsidRPr="00D3445C">
        <w:rPr>
          <w:color w:val="000000"/>
        </w:rPr>
        <w:t>GS-331007</w:t>
      </w:r>
      <w:r w:rsidR="008C2E10">
        <w:rPr>
          <w:color w:val="000000"/>
        </w:rPr>
        <w:t>,</w:t>
      </w:r>
      <w:r w:rsidR="008C2E10" w:rsidRPr="00D3445C">
        <w:rPr>
          <w:color w:val="000000"/>
        </w:rPr>
        <w:t xml:space="preserve"> превышает 1800 мг/кг</w:t>
      </w:r>
      <w:r w:rsidR="008C2E10">
        <w:rPr>
          <w:color w:val="000000"/>
        </w:rPr>
        <w:t>, п</w:t>
      </w:r>
      <w:r w:rsidR="008C2E10" w:rsidRPr="00D3445C">
        <w:rPr>
          <w:color w:val="000000"/>
        </w:rPr>
        <w:t>ри дозе 1800 мг/кг средняя C</w:t>
      </w:r>
      <w:r w:rsidR="008C2E10" w:rsidRPr="00D3445C">
        <w:rPr>
          <w:color w:val="000000"/>
          <w:vertAlign w:val="subscript"/>
        </w:rPr>
        <w:t>max</w:t>
      </w:r>
      <w:r w:rsidR="008C2E10" w:rsidRPr="00D3445C">
        <w:rPr>
          <w:color w:val="000000"/>
        </w:rPr>
        <w:t xml:space="preserve"> GS-331007 </w:t>
      </w:r>
      <w:r w:rsidR="008C2E10">
        <w:rPr>
          <w:color w:val="000000"/>
        </w:rPr>
        <w:t>равна</w:t>
      </w:r>
      <w:r w:rsidR="008C2E10" w:rsidRPr="00D3445C">
        <w:rPr>
          <w:color w:val="000000"/>
        </w:rPr>
        <w:t xml:space="preserve"> 15,0 (у самцов) и 15,2 (у самок) мкг/мл, AUC</w:t>
      </w:r>
      <w:r w:rsidR="008C2E10" w:rsidRPr="008C2E10">
        <w:rPr>
          <w:color w:val="000000"/>
          <w:vertAlign w:val="subscript"/>
        </w:rPr>
        <w:t>last</w:t>
      </w:r>
      <w:r w:rsidR="008C2E10" w:rsidRPr="00D3445C">
        <w:rPr>
          <w:color w:val="000000"/>
        </w:rPr>
        <w:t xml:space="preserve"> </w:t>
      </w:r>
      <w:r w:rsidR="008C2E10">
        <w:rPr>
          <w:color w:val="000000"/>
        </w:rPr>
        <w:t>-</w:t>
      </w:r>
      <w:r w:rsidR="008C2E10" w:rsidRPr="00D3445C">
        <w:rPr>
          <w:color w:val="000000"/>
        </w:rPr>
        <w:t xml:space="preserve"> 205 (у самцов) и 176 (у самок) мкг•ч/мл</w:t>
      </w:r>
      <w:r w:rsidR="0023298E">
        <w:rPr>
          <w:color w:val="000000"/>
        </w:rPr>
        <w:t xml:space="preserve"> </w:t>
      </w:r>
      <w:r w:rsidR="0023298E" w:rsidRPr="008346C7">
        <w:rPr>
          <w:color w:val="000000"/>
        </w:rPr>
        <w:t>[</w:t>
      </w:r>
      <w:r w:rsidR="008346C7" w:rsidRPr="008346C7">
        <w:rPr>
          <w:color w:val="000000"/>
        </w:rPr>
        <w:t>20</w:t>
      </w:r>
      <w:r w:rsidR="0023298E" w:rsidRPr="008346C7">
        <w:rPr>
          <w:color w:val="000000"/>
        </w:rPr>
        <w:t>]</w:t>
      </w:r>
      <w:r w:rsidR="008346C7" w:rsidRPr="008346C7">
        <w:rPr>
          <w:color w:val="000000"/>
        </w:rPr>
        <w:t>.</w:t>
      </w:r>
    </w:p>
    <w:p w14:paraId="2F953B99" w14:textId="1B94A26A" w:rsidR="006C7BAF" w:rsidDel="00A91BD2" w:rsidRDefault="008C2E10" w:rsidP="00A91BD2">
      <w:pPr>
        <w:keepNext/>
        <w:spacing w:after="0" w:line="240" w:lineRule="auto"/>
        <w:rPr>
          <w:del w:id="1037" w:author="Абрамова Анна Андреевна" w:date="2024-05-15T00:14:00Z"/>
          <w:color w:val="000000"/>
        </w:rPr>
      </w:pPr>
      <w:r>
        <w:rPr>
          <w:b/>
          <w:bCs/>
          <w:color w:val="000000"/>
        </w:rPr>
        <w:t>Велпатасвир</w:t>
      </w:r>
    </w:p>
    <w:p w14:paraId="7D8F6426" w14:textId="77777777" w:rsidR="00A1451F" w:rsidRDefault="00A1451F" w:rsidP="00A91BD2">
      <w:pPr>
        <w:keepNext/>
        <w:spacing w:after="0" w:line="240" w:lineRule="auto"/>
        <w:rPr>
          <w:ins w:id="1038" w:author="Абрамова Анна Андреевна" w:date="2024-05-16T00:17:00Z"/>
        </w:rPr>
      </w:pPr>
    </w:p>
    <w:p w14:paraId="20F4B325" w14:textId="77777777" w:rsidR="0073473E" w:rsidRDefault="0073473E">
      <w:pPr>
        <w:keepNext/>
        <w:spacing w:after="0" w:line="240" w:lineRule="auto"/>
        <w:rPr>
          <w:color w:val="000000"/>
        </w:rPr>
        <w:pPrChange w:id="1039" w:author="Абрамова Анна Андреевна" w:date="2024-05-15T00:14:00Z">
          <w:pPr>
            <w:spacing w:after="0" w:line="240" w:lineRule="auto"/>
            <w:ind w:firstLine="708"/>
          </w:pPr>
        </w:pPrChange>
      </w:pPr>
    </w:p>
    <w:p w14:paraId="0B1C2052" w14:textId="2EDB4C08" w:rsidR="006C7BAF" w:rsidRDefault="008C2E10" w:rsidP="00A91BD2">
      <w:pPr>
        <w:spacing w:before="120" w:line="240" w:lineRule="auto"/>
        <w:ind w:firstLine="708"/>
        <w:rPr>
          <w:ins w:id="1040" w:author="Абрамова Анна Андреевна" w:date="2024-05-16T00:18:00Z"/>
          <w:color w:val="000000"/>
        </w:rPr>
      </w:pPr>
      <w:r w:rsidRPr="00D3445C">
        <w:rPr>
          <w:color w:val="000000"/>
        </w:rPr>
        <w:t xml:space="preserve">Официальных исследований токсичности при однократном введении </w:t>
      </w:r>
      <w:r>
        <w:rPr>
          <w:color w:val="000000"/>
        </w:rPr>
        <w:t>велпатасвира</w:t>
      </w:r>
      <w:r w:rsidRPr="00D3445C">
        <w:rPr>
          <w:color w:val="000000"/>
        </w:rPr>
        <w:t xml:space="preserve"> не проводили</w:t>
      </w:r>
      <w:r>
        <w:rPr>
          <w:color w:val="000000"/>
        </w:rPr>
        <w:t>сь</w:t>
      </w:r>
      <w:r w:rsidRPr="00D3445C">
        <w:rPr>
          <w:color w:val="000000"/>
        </w:rPr>
        <w:t>. Однократные дозы до 600 мг/кг у крыс и 200 мг/кг у собак хорошо переносились в ФК исследованиях (AD</w:t>
      </w:r>
      <w:r>
        <w:rPr>
          <w:color w:val="000000"/>
        </w:rPr>
        <w:t>-</w:t>
      </w:r>
      <w:r w:rsidRPr="00D3445C">
        <w:rPr>
          <w:color w:val="000000"/>
        </w:rPr>
        <w:t>281</w:t>
      </w:r>
      <w:r>
        <w:rPr>
          <w:color w:val="000000"/>
        </w:rPr>
        <w:t>-</w:t>
      </w:r>
      <w:r w:rsidRPr="00D3445C">
        <w:rPr>
          <w:color w:val="000000"/>
        </w:rPr>
        <w:t>2014 и AD-281-2013)</w:t>
      </w:r>
      <w:r w:rsidR="0023298E">
        <w:rPr>
          <w:color w:val="000000"/>
        </w:rPr>
        <w:t xml:space="preserve"> </w:t>
      </w:r>
      <w:r w:rsidR="0023298E" w:rsidRPr="008346C7">
        <w:rPr>
          <w:color w:val="000000"/>
        </w:rPr>
        <w:t>[</w:t>
      </w:r>
      <w:r w:rsidR="008346C7" w:rsidRPr="008346C7">
        <w:rPr>
          <w:color w:val="000000"/>
        </w:rPr>
        <w:t>20</w:t>
      </w:r>
      <w:r w:rsidR="0023298E" w:rsidRPr="008346C7">
        <w:rPr>
          <w:color w:val="000000"/>
        </w:rPr>
        <w:t>]</w:t>
      </w:r>
      <w:r w:rsidRPr="008346C7">
        <w:rPr>
          <w:color w:val="000000"/>
        </w:rPr>
        <w:t>.</w:t>
      </w:r>
    </w:p>
    <w:p w14:paraId="52F99717" w14:textId="77777777" w:rsidR="0073473E" w:rsidRDefault="0073473E" w:rsidP="00A91BD2">
      <w:pPr>
        <w:spacing w:before="120" w:line="240" w:lineRule="auto"/>
        <w:ind w:firstLine="708"/>
        <w:rPr>
          <w:ins w:id="1041" w:author="Абрамова Анна Андреевна" w:date="2024-05-16T00:18:00Z"/>
          <w:color w:val="000000"/>
        </w:rPr>
      </w:pPr>
    </w:p>
    <w:p w14:paraId="48267993" w14:textId="77777777" w:rsidR="0073473E" w:rsidRPr="00681261" w:rsidDel="00DD444B" w:rsidRDefault="0073473E">
      <w:pPr>
        <w:spacing w:before="120" w:line="240" w:lineRule="auto"/>
        <w:ind w:firstLine="708"/>
        <w:rPr>
          <w:del w:id="1042" w:author="Абрамова Анна Андреевна" w:date="2024-05-17T00:51:00Z"/>
        </w:rPr>
        <w:pPrChange w:id="1043" w:author="Абрамова Анна Андреевна" w:date="2024-05-15T00:14:00Z">
          <w:pPr>
            <w:spacing w:before="120" w:line="240" w:lineRule="auto"/>
          </w:pPr>
        </w:pPrChange>
      </w:pPr>
    </w:p>
    <w:p w14:paraId="35EAF94F" w14:textId="340196CE" w:rsidR="007E30E7" w:rsidRPr="00097400" w:rsidRDefault="007E30E7">
      <w:pPr>
        <w:pStyle w:val="Heading3"/>
        <w:spacing w:after="240" w:line="240" w:lineRule="auto"/>
        <w:contextualSpacing/>
        <w:rPr>
          <w:rFonts w:ascii="Times New Roman" w:hAnsi="Times New Roman"/>
          <w:color w:val="000000" w:themeColor="text1"/>
        </w:rPr>
      </w:pPr>
      <w:bookmarkStart w:id="1044" w:name="_Toc164609960"/>
      <w:r w:rsidRPr="00097400">
        <w:rPr>
          <w:rFonts w:ascii="Times New Roman" w:hAnsi="Times New Roman"/>
          <w:color w:val="000000" w:themeColor="text1"/>
        </w:rPr>
        <w:t>3.</w:t>
      </w:r>
      <w:r w:rsidR="006148AF" w:rsidRPr="00097400">
        <w:rPr>
          <w:rFonts w:ascii="Times New Roman" w:hAnsi="Times New Roman"/>
          <w:color w:val="000000" w:themeColor="text1"/>
        </w:rPr>
        <w:t>3.2</w:t>
      </w:r>
      <w:r w:rsidRPr="00097400">
        <w:rPr>
          <w:rFonts w:ascii="Times New Roman" w:hAnsi="Times New Roman"/>
          <w:color w:val="000000" w:themeColor="text1"/>
        </w:rPr>
        <w:t xml:space="preserve">. </w:t>
      </w:r>
      <w:r w:rsidR="009C3F3F" w:rsidRPr="00097400">
        <w:rPr>
          <w:rFonts w:ascii="Times New Roman" w:hAnsi="Times New Roman"/>
          <w:color w:val="000000" w:themeColor="text1"/>
        </w:rPr>
        <w:t>Токсичность</w:t>
      </w:r>
      <w:r w:rsidR="008008C5" w:rsidRPr="00097400">
        <w:rPr>
          <w:rFonts w:ascii="Times New Roman" w:hAnsi="Times New Roman"/>
          <w:color w:val="000000" w:themeColor="text1"/>
        </w:rPr>
        <w:t xml:space="preserve"> </w:t>
      </w:r>
      <w:r w:rsidRPr="00097400">
        <w:rPr>
          <w:rFonts w:ascii="Times New Roman" w:hAnsi="Times New Roman"/>
          <w:color w:val="000000" w:themeColor="text1"/>
        </w:rPr>
        <w:t xml:space="preserve">при </w:t>
      </w:r>
      <w:r w:rsidR="002B336C" w:rsidRPr="00097400">
        <w:rPr>
          <w:rFonts w:ascii="Times New Roman" w:hAnsi="Times New Roman"/>
          <w:color w:val="000000" w:themeColor="text1"/>
        </w:rPr>
        <w:t>многократном введении</w:t>
      </w:r>
      <w:bookmarkEnd w:id="1044"/>
    </w:p>
    <w:p w14:paraId="11B2B236" w14:textId="6C01AA37" w:rsidR="0086010D" w:rsidRPr="005E1A9C" w:rsidRDefault="008C2E10" w:rsidP="009D6C75">
      <w:pPr>
        <w:spacing w:before="120" w:line="240" w:lineRule="auto"/>
        <w:rPr>
          <w:b/>
          <w:color w:val="000000"/>
        </w:rPr>
      </w:pPr>
      <w:bookmarkStart w:id="1045" w:name="_Hlk521884142"/>
      <w:bookmarkEnd w:id="659"/>
      <w:r>
        <w:rPr>
          <w:b/>
          <w:color w:val="000000"/>
        </w:rPr>
        <w:t>Софосбувир</w:t>
      </w:r>
    </w:p>
    <w:p w14:paraId="50D8E186" w14:textId="77777777" w:rsidR="008D4EDB" w:rsidRDefault="00290D63" w:rsidP="008D4EDB">
      <w:pPr>
        <w:spacing w:after="0" w:line="240" w:lineRule="auto"/>
        <w:ind w:firstLine="709"/>
        <w:rPr>
          <w:color w:val="000000" w:themeColor="text1"/>
          <w:szCs w:val="28"/>
          <w:shd w:val="clear" w:color="auto" w:fill="FFFFFF"/>
        </w:rPr>
      </w:pPr>
      <w:bookmarkStart w:id="1046" w:name="_Hlk113015726"/>
      <w:r>
        <w:rPr>
          <w:color w:val="000000" w:themeColor="text1"/>
          <w:szCs w:val="28"/>
          <w:shd w:val="clear" w:color="auto" w:fill="FFFFFF"/>
        </w:rPr>
        <w:t>Т</w:t>
      </w:r>
      <w:r w:rsidRPr="00E0652D">
        <w:rPr>
          <w:color w:val="000000" w:themeColor="text1"/>
          <w:szCs w:val="28"/>
          <w:shd w:val="clear" w:color="auto" w:fill="FFFFFF"/>
        </w:rPr>
        <w:t xml:space="preserve">оксикологические исследования </w:t>
      </w:r>
      <w:r>
        <w:rPr>
          <w:color w:val="000000" w:themeColor="text1"/>
          <w:szCs w:val="28"/>
          <w:shd w:val="clear" w:color="auto" w:fill="FFFFFF"/>
        </w:rPr>
        <w:t xml:space="preserve">при пероральном введении софосбувира </w:t>
      </w:r>
      <w:r w:rsidRPr="00E0652D">
        <w:rPr>
          <w:color w:val="000000" w:themeColor="text1"/>
          <w:szCs w:val="28"/>
          <w:shd w:val="clear" w:color="auto" w:fill="FFFFFF"/>
        </w:rPr>
        <w:t xml:space="preserve">у </w:t>
      </w:r>
      <w:r>
        <w:rPr>
          <w:color w:val="000000" w:themeColor="text1"/>
          <w:szCs w:val="28"/>
          <w:shd w:val="clear" w:color="auto" w:fill="FFFFFF"/>
        </w:rPr>
        <w:t>мышей</w:t>
      </w:r>
      <w:r w:rsidRPr="00E0652D">
        <w:rPr>
          <w:color w:val="000000" w:themeColor="text1"/>
          <w:szCs w:val="28"/>
          <w:shd w:val="clear" w:color="auto" w:fill="FFFFFF"/>
        </w:rPr>
        <w:t xml:space="preserve">, </w:t>
      </w:r>
      <w:r>
        <w:rPr>
          <w:color w:val="000000" w:themeColor="text1"/>
          <w:szCs w:val="28"/>
          <w:shd w:val="clear" w:color="auto" w:fill="FFFFFF"/>
        </w:rPr>
        <w:t>крыс</w:t>
      </w:r>
      <w:r w:rsidRPr="00E0652D">
        <w:rPr>
          <w:color w:val="000000" w:themeColor="text1"/>
          <w:szCs w:val="28"/>
          <w:shd w:val="clear" w:color="auto" w:fill="FFFFFF"/>
        </w:rPr>
        <w:t xml:space="preserve"> и </w:t>
      </w:r>
      <w:r>
        <w:rPr>
          <w:color w:val="000000" w:themeColor="text1"/>
          <w:szCs w:val="28"/>
          <w:shd w:val="clear" w:color="auto" w:fill="FFFFFF"/>
        </w:rPr>
        <w:t>собак</w:t>
      </w:r>
      <w:r w:rsidRPr="00E0652D">
        <w:rPr>
          <w:color w:val="000000" w:themeColor="text1"/>
          <w:szCs w:val="28"/>
          <w:shd w:val="clear" w:color="auto" w:fill="FFFFFF"/>
        </w:rPr>
        <w:t xml:space="preserve"> выявили </w:t>
      </w:r>
      <w:r>
        <w:rPr>
          <w:color w:val="000000" w:themeColor="text1"/>
          <w:szCs w:val="28"/>
          <w:shd w:val="clear" w:color="auto" w:fill="FFFFFF"/>
        </w:rPr>
        <w:t xml:space="preserve">следующие ораны-мишени: </w:t>
      </w:r>
      <w:r w:rsidRPr="00E0652D">
        <w:rPr>
          <w:color w:val="000000" w:themeColor="text1"/>
          <w:szCs w:val="28"/>
          <w:shd w:val="clear" w:color="auto" w:fill="FFFFFF"/>
        </w:rPr>
        <w:t>сердце (</w:t>
      </w:r>
      <w:r w:rsidRPr="00290D63">
        <w:rPr>
          <w:color w:val="000000" w:themeColor="text1"/>
          <w:szCs w:val="28"/>
          <w:shd w:val="clear" w:color="auto" w:fill="FFFFFF"/>
        </w:rPr>
        <w:t>дегенерация сердечных мышечных волокон</w:t>
      </w:r>
      <w:r>
        <w:rPr>
          <w:color w:val="000000" w:themeColor="text1"/>
          <w:szCs w:val="28"/>
          <w:shd w:val="clear" w:color="auto" w:fill="FFFFFF"/>
        </w:rPr>
        <w:t xml:space="preserve">, </w:t>
      </w:r>
      <w:r w:rsidRPr="00290D63">
        <w:rPr>
          <w:color w:val="000000" w:themeColor="text1"/>
          <w:szCs w:val="28"/>
          <w:shd w:val="clear" w:color="auto" w:fill="FFFFFF"/>
        </w:rPr>
        <w:t>вакуолизация миокарда</w:t>
      </w:r>
      <w:r w:rsidRPr="00E0652D">
        <w:rPr>
          <w:color w:val="000000" w:themeColor="text1"/>
          <w:szCs w:val="28"/>
          <w:shd w:val="clear" w:color="auto" w:fill="FFFFFF"/>
        </w:rPr>
        <w:t>), ЖКТ (</w:t>
      </w:r>
      <w:r>
        <w:rPr>
          <w:color w:val="000000" w:themeColor="text1"/>
          <w:szCs w:val="28"/>
          <w:shd w:val="clear" w:color="auto" w:fill="FFFFFF"/>
        </w:rPr>
        <w:t xml:space="preserve">раздражение ЖКТ, </w:t>
      </w:r>
      <w:r w:rsidRPr="00E0652D">
        <w:rPr>
          <w:color w:val="000000" w:themeColor="text1"/>
          <w:szCs w:val="28"/>
          <w:shd w:val="clear" w:color="auto" w:fill="FFFFFF"/>
        </w:rPr>
        <w:t>диарея</w:t>
      </w:r>
      <w:r>
        <w:rPr>
          <w:color w:val="000000" w:themeColor="text1"/>
          <w:szCs w:val="28"/>
          <w:shd w:val="clear" w:color="auto" w:fill="FFFFFF"/>
        </w:rPr>
        <w:t>, рвота, изменение в ЖКТ по результатам вскрытия, увеличение массы селезенки</w:t>
      </w:r>
      <w:r w:rsidRPr="00E0652D">
        <w:rPr>
          <w:color w:val="000000" w:themeColor="text1"/>
          <w:szCs w:val="28"/>
          <w:shd w:val="clear" w:color="auto" w:fill="FFFFFF"/>
        </w:rPr>
        <w:t xml:space="preserve">), </w:t>
      </w:r>
      <w:r>
        <w:rPr>
          <w:color w:val="000000" w:themeColor="text1"/>
          <w:szCs w:val="28"/>
          <w:shd w:val="clear" w:color="auto" w:fill="FFFFFF"/>
        </w:rPr>
        <w:t>кровеносная система</w:t>
      </w:r>
      <w:r w:rsidRPr="00E0652D">
        <w:rPr>
          <w:color w:val="000000" w:themeColor="text1"/>
          <w:szCs w:val="28"/>
          <w:shd w:val="clear" w:color="auto" w:fill="FFFFFF"/>
        </w:rPr>
        <w:t xml:space="preserve"> (</w:t>
      </w:r>
      <w:r>
        <w:rPr>
          <w:color w:val="000000" w:themeColor="text1"/>
          <w:szCs w:val="28"/>
          <w:shd w:val="clear" w:color="auto" w:fill="FFFFFF"/>
        </w:rPr>
        <w:t xml:space="preserve">повышение уровня альбуминов, </w:t>
      </w:r>
      <w:r w:rsidRPr="00290D63">
        <w:rPr>
          <w:color w:val="000000" w:themeColor="text1"/>
          <w:szCs w:val="28"/>
          <w:shd w:val="clear" w:color="auto" w:fill="FFFFFF"/>
        </w:rPr>
        <w:t>увеличение числа нейтрофилов</w:t>
      </w:r>
      <w:r>
        <w:rPr>
          <w:color w:val="000000" w:themeColor="text1"/>
          <w:szCs w:val="28"/>
          <w:shd w:val="clear" w:color="auto" w:fill="FFFFFF"/>
        </w:rPr>
        <w:t xml:space="preserve">, повышение </w:t>
      </w:r>
      <w:r w:rsidRPr="00290D63">
        <w:rPr>
          <w:color w:val="000000" w:themeColor="text1"/>
          <w:szCs w:val="28"/>
          <w:shd w:val="clear" w:color="auto" w:fill="FFFFFF"/>
        </w:rPr>
        <w:t>уровен</w:t>
      </w:r>
      <w:r>
        <w:rPr>
          <w:color w:val="000000" w:themeColor="text1"/>
          <w:szCs w:val="28"/>
          <w:shd w:val="clear" w:color="auto" w:fill="FFFFFF"/>
        </w:rPr>
        <w:t>я</w:t>
      </w:r>
      <w:r w:rsidRPr="00290D63">
        <w:rPr>
          <w:color w:val="000000" w:themeColor="text1"/>
          <w:szCs w:val="28"/>
          <w:shd w:val="clear" w:color="auto" w:fill="FFFFFF"/>
        </w:rPr>
        <w:t xml:space="preserve"> ЩФ в сыворотке крови</w:t>
      </w:r>
      <w:r>
        <w:rPr>
          <w:color w:val="000000" w:themeColor="text1"/>
          <w:szCs w:val="28"/>
          <w:shd w:val="clear" w:color="auto" w:fill="FFFFFF"/>
        </w:rPr>
        <w:t>, нарушения эритропоэза</w:t>
      </w:r>
      <w:r w:rsidRPr="00E0652D">
        <w:rPr>
          <w:color w:val="000000" w:themeColor="text1"/>
          <w:szCs w:val="28"/>
          <w:shd w:val="clear" w:color="auto" w:fill="FFFFFF"/>
        </w:rPr>
        <w:t xml:space="preserve">), </w:t>
      </w:r>
      <w:r>
        <w:rPr>
          <w:color w:val="000000" w:themeColor="text1"/>
          <w:szCs w:val="28"/>
          <w:shd w:val="clear" w:color="auto" w:fill="FFFFFF"/>
        </w:rPr>
        <w:t>печень</w:t>
      </w:r>
      <w:r w:rsidRPr="00E0652D">
        <w:rPr>
          <w:color w:val="000000" w:themeColor="text1"/>
          <w:szCs w:val="28"/>
          <w:shd w:val="clear" w:color="auto" w:fill="FFFFFF"/>
        </w:rPr>
        <w:t xml:space="preserve"> (</w:t>
      </w:r>
      <w:r w:rsidRPr="008346C7">
        <w:rPr>
          <w:color w:val="000000" w:themeColor="text1"/>
          <w:szCs w:val="28"/>
          <w:shd w:val="clear" w:color="auto" w:fill="FFFFFF"/>
        </w:rPr>
        <w:t>повышение уровня холестерина, повышение АСТ и билирубина</w:t>
      </w:r>
      <w:r w:rsidR="00EE2BFD" w:rsidRPr="008346C7">
        <w:rPr>
          <w:color w:val="000000" w:themeColor="text1"/>
          <w:szCs w:val="28"/>
          <w:shd w:val="clear" w:color="auto" w:fill="FFFFFF"/>
        </w:rPr>
        <w:t>, увеличение массы печени</w:t>
      </w:r>
      <w:r w:rsidRPr="008346C7">
        <w:rPr>
          <w:color w:val="000000" w:themeColor="text1"/>
          <w:szCs w:val="28"/>
          <w:shd w:val="clear" w:color="auto" w:fill="FFFFFF"/>
        </w:rPr>
        <w:t>)</w:t>
      </w:r>
      <w:r w:rsidR="0023298E" w:rsidRPr="008346C7">
        <w:rPr>
          <w:color w:val="000000" w:themeColor="text1"/>
          <w:szCs w:val="28"/>
          <w:shd w:val="clear" w:color="auto" w:fill="FFFFFF"/>
        </w:rPr>
        <w:t xml:space="preserve"> </w:t>
      </w:r>
      <w:r w:rsidR="0023298E" w:rsidRPr="008346C7">
        <w:rPr>
          <w:color w:val="000000"/>
        </w:rPr>
        <w:t>[</w:t>
      </w:r>
      <w:r w:rsidR="008346C7" w:rsidRPr="008346C7">
        <w:rPr>
          <w:color w:val="000000"/>
        </w:rPr>
        <w:t>20</w:t>
      </w:r>
      <w:r w:rsidR="0023298E" w:rsidRPr="008346C7">
        <w:rPr>
          <w:color w:val="000000"/>
        </w:rPr>
        <w:t>]</w:t>
      </w:r>
      <w:r w:rsidR="00EE2BFD" w:rsidRPr="008346C7">
        <w:rPr>
          <w:color w:val="000000" w:themeColor="text1"/>
          <w:szCs w:val="28"/>
          <w:shd w:val="clear" w:color="auto" w:fill="FFFFFF"/>
        </w:rPr>
        <w:t>.</w:t>
      </w:r>
    </w:p>
    <w:p w14:paraId="578FDA61" w14:textId="2178D0D5" w:rsidR="008D4EDB" w:rsidRDefault="00290D63" w:rsidP="008D4EDB">
      <w:pPr>
        <w:spacing w:after="0" w:line="240" w:lineRule="auto"/>
        <w:ind w:firstLine="709"/>
        <w:rPr>
          <w:color w:val="000000" w:themeColor="text1"/>
          <w:szCs w:val="28"/>
          <w:shd w:val="clear" w:color="auto" w:fill="FFFFFF"/>
        </w:rPr>
      </w:pPr>
      <w:r w:rsidRPr="00707D60">
        <w:rPr>
          <w:color w:val="000000" w:themeColor="text1"/>
          <w:szCs w:val="28"/>
          <w:shd w:val="clear" w:color="auto" w:fill="FFFFFF"/>
        </w:rPr>
        <w:t xml:space="preserve">Исследования токсичности повторных доз проводились </w:t>
      </w:r>
      <w:r w:rsidR="00EE2BFD" w:rsidRPr="00681261">
        <w:rPr>
          <w:color w:val="000000"/>
        </w:rPr>
        <w:t>мышах</w:t>
      </w:r>
      <w:r w:rsidR="00EE2BFD">
        <w:rPr>
          <w:color w:val="000000"/>
        </w:rPr>
        <w:t xml:space="preserve"> до 3 месяцев</w:t>
      </w:r>
      <w:r w:rsidR="00EE2BFD" w:rsidRPr="00681261">
        <w:rPr>
          <w:color w:val="000000"/>
        </w:rPr>
        <w:t>, крысах</w:t>
      </w:r>
      <w:r w:rsidR="00EE2BFD">
        <w:rPr>
          <w:color w:val="000000"/>
        </w:rPr>
        <w:t xml:space="preserve"> до 6 месяцев</w:t>
      </w:r>
      <w:r w:rsidR="00EE2BFD" w:rsidRPr="00681261">
        <w:rPr>
          <w:color w:val="000000"/>
        </w:rPr>
        <w:t xml:space="preserve"> и собаках</w:t>
      </w:r>
      <w:r w:rsidR="00EE2BFD">
        <w:rPr>
          <w:color w:val="000000"/>
        </w:rPr>
        <w:t xml:space="preserve"> до 9 месяцев</w:t>
      </w:r>
      <w:r w:rsidRPr="00707D60">
        <w:rPr>
          <w:color w:val="000000" w:themeColor="text1"/>
          <w:szCs w:val="28"/>
          <w:shd w:val="clear" w:color="auto" w:fill="FFFFFF"/>
        </w:rPr>
        <w:t xml:space="preserve">. </w:t>
      </w:r>
      <w:bookmarkEnd w:id="1046"/>
      <w:r w:rsidRPr="00707D60">
        <w:rPr>
          <w:color w:val="000000" w:themeColor="text1"/>
          <w:szCs w:val="28"/>
          <w:shd w:val="clear" w:color="auto" w:fill="FFFFFF"/>
        </w:rPr>
        <w:t>Дизайн исследовани</w:t>
      </w:r>
      <w:r>
        <w:rPr>
          <w:color w:val="000000" w:themeColor="text1"/>
          <w:szCs w:val="28"/>
          <w:shd w:val="clear" w:color="auto" w:fill="FFFFFF"/>
        </w:rPr>
        <w:t>й</w:t>
      </w:r>
      <w:r w:rsidRPr="00707D60">
        <w:rPr>
          <w:color w:val="000000" w:themeColor="text1"/>
          <w:szCs w:val="28"/>
          <w:shd w:val="clear" w:color="auto" w:fill="FFFFFF"/>
        </w:rPr>
        <w:t xml:space="preserve"> повторной дозы и основные выводы </w:t>
      </w:r>
      <w:r>
        <w:rPr>
          <w:color w:val="000000" w:themeColor="text1"/>
          <w:szCs w:val="28"/>
          <w:shd w:val="clear" w:color="auto" w:fill="FFFFFF"/>
        </w:rPr>
        <w:t>относительно</w:t>
      </w:r>
      <w:r w:rsidRPr="00707D60">
        <w:rPr>
          <w:color w:val="000000" w:themeColor="text1"/>
          <w:szCs w:val="28"/>
          <w:shd w:val="clear" w:color="auto" w:fill="FFFFFF"/>
        </w:rPr>
        <w:t xml:space="preserve"> токсичности </w:t>
      </w:r>
      <w:r>
        <w:rPr>
          <w:color w:val="000000" w:themeColor="text1"/>
          <w:szCs w:val="28"/>
          <w:shd w:val="clear" w:color="auto" w:fill="FFFFFF"/>
        </w:rPr>
        <w:t>представлены</w:t>
      </w:r>
      <w:r w:rsidRPr="00707D60">
        <w:rPr>
          <w:color w:val="000000" w:themeColor="text1"/>
          <w:szCs w:val="28"/>
          <w:shd w:val="clear" w:color="auto" w:fill="FFFFFF"/>
        </w:rPr>
        <w:t xml:space="preserve"> </w:t>
      </w:r>
      <w:r w:rsidRPr="008D4EDB">
        <w:rPr>
          <w:color w:val="000000" w:themeColor="text1"/>
          <w:szCs w:val="28"/>
          <w:shd w:val="clear" w:color="auto" w:fill="FFFFFF"/>
        </w:rPr>
        <w:t>в таблице 3-1</w:t>
      </w:r>
      <w:r w:rsidR="008D4EDB" w:rsidRPr="008D4EDB">
        <w:rPr>
          <w:color w:val="000000" w:themeColor="text1"/>
          <w:szCs w:val="28"/>
          <w:shd w:val="clear" w:color="auto" w:fill="FFFFFF"/>
        </w:rPr>
        <w:t>4</w:t>
      </w:r>
      <w:r w:rsidR="0023298E" w:rsidRPr="008D4EDB">
        <w:rPr>
          <w:color w:val="000000" w:themeColor="text1"/>
          <w:szCs w:val="28"/>
          <w:shd w:val="clear" w:color="auto" w:fill="FFFFFF"/>
        </w:rPr>
        <w:t xml:space="preserve"> </w:t>
      </w:r>
      <w:r w:rsidR="0023298E" w:rsidRPr="008D4EDB">
        <w:rPr>
          <w:color w:val="000000"/>
        </w:rPr>
        <w:t>[</w:t>
      </w:r>
      <w:r w:rsidR="008346C7" w:rsidRPr="008346C7">
        <w:rPr>
          <w:color w:val="000000"/>
        </w:rPr>
        <w:t>20</w:t>
      </w:r>
      <w:r w:rsidR="0023298E" w:rsidRPr="008346C7">
        <w:rPr>
          <w:color w:val="000000"/>
        </w:rPr>
        <w:t>]</w:t>
      </w:r>
      <w:r w:rsidR="0023298E" w:rsidRPr="008346C7">
        <w:rPr>
          <w:color w:val="000000" w:themeColor="text1"/>
          <w:szCs w:val="28"/>
          <w:shd w:val="clear" w:color="auto" w:fill="FFFFFF"/>
        </w:rPr>
        <w:t>.</w:t>
      </w:r>
    </w:p>
    <w:p w14:paraId="39598AE6" w14:textId="3701D94F" w:rsidR="0073473E" w:rsidRPr="008D4EDB" w:rsidRDefault="00C21919" w:rsidP="0073473E">
      <w:pPr>
        <w:spacing w:after="0" w:line="240" w:lineRule="auto"/>
        <w:ind w:firstLine="709"/>
        <w:rPr>
          <w:color w:val="000000" w:themeColor="text1"/>
          <w:szCs w:val="28"/>
          <w:shd w:val="clear" w:color="auto" w:fill="FFFFFF"/>
        </w:rPr>
      </w:pPr>
      <w:r w:rsidRPr="00681261">
        <w:rPr>
          <w:color w:val="000000"/>
        </w:rPr>
        <w:t xml:space="preserve">Системная экспозиция в плазме крови </w:t>
      </w:r>
      <w:r w:rsidR="00B16CC6" w:rsidRPr="00B16CC6">
        <w:rPr>
          <w:szCs w:val="28"/>
          <w:lang w:eastAsia="ru-RU" w:bidi="ru-RU"/>
        </w:rPr>
        <w:t xml:space="preserve">при дозах NOAEL в наиболее длительных исследованиях, была приблизительно в 2 и 12 раз (мыши; самцы и самки, соответственно), в 5 раз (крысы, оба пола вместе взятые) и в 6 раз (собаки, оба пола вместе взятые) выше, чем системная экспозиция у участников, получавших </w:t>
      </w:r>
      <w:commentRangeStart w:id="1047"/>
      <w:ins w:id="1048" w:author="Belolipetskaya, Elena" w:date="2024-05-06T17:34:00Z">
        <w:r w:rsidR="00372853">
          <w:rPr>
            <w:szCs w:val="28"/>
            <w:lang w:eastAsia="ru-RU" w:bidi="ru-RU"/>
          </w:rPr>
          <w:t xml:space="preserve">комбинацию фиксированных доз </w:t>
        </w:r>
      </w:ins>
      <w:commentRangeEnd w:id="1047"/>
      <w:ins w:id="1049" w:author="Belolipetskaya, Elena" w:date="2024-05-06T17:37:00Z">
        <w:r w:rsidR="00372853">
          <w:rPr>
            <w:rStyle w:val="CommentReference"/>
          </w:rPr>
          <w:commentReference w:id="1047"/>
        </w:r>
      </w:ins>
      <w:ins w:id="1050" w:author="Belolipetskaya, Elena" w:date="2024-05-06T17:34:00Z">
        <w:r w:rsidR="00372853">
          <w:rPr>
            <w:szCs w:val="28"/>
            <w:lang w:eastAsia="ru-RU" w:bidi="ru-RU"/>
          </w:rPr>
          <w:t>(</w:t>
        </w:r>
      </w:ins>
      <w:r w:rsidR="00B16CC6" w:rsidRPr="00B16CC6">
        <w:rPr>
          <w:szCs w:val="28"/>
          <w:lang w:eastAsia="ru-RU" w:bidi="ru-RU"/>
        </w:rPr>
        <w:t>КФД</w:t>
      </w:r>
      <w:ins w:id="1051" w:author="Belolipetskaya, Elena" w:date="2024-05-06T17:34:00Z">
        <w:r w:rsidR="00372853">
          <w:rPr>
            <w:szCs w:val="28"/>
            <w:lang w:eastAsia="ru-RU" w:bidi="ru-RU"/>
          </w:rPr>
          <w:t>)</w:t>
        </w:r>
      </w:ins>
      <w:r w:rsidR="00B16CC6" w:rsidRPr="00B16CC6">
        <w:rPr>
          <w:szCs w:val="28"/>
          <w:lang w:eastAsia="ru-RU" w:bidi="ru-RU"/>
        </w:rPr>
        <w:t xml:space="preserve"> </w:t>
      </w:r>
      <w:r w:rsidR="00B16CC6">
        <w:rPr>
          <w:szCs w:val="28"/>
          <w:lang w:eastAsia="ru-RU" w:bidi="ru-RU"/>
        </w:rPr>
        <w:t>софосбувир+велпатасвир</w:t>
      </w:r>
      <w:r w:rsidR="00B16CC6" w:rsidRPr="00B16CC6">
        <w:rPr>
          <w:szCs w:val="28"/>
          <w:lang w:eastAsia="ru-RU" w:bidi="ru-RU"/>
        </w:rPr>
        <w:t xml:space="preserve"> один раз в </w:t>
      </w:r>
      <w:r w:rsidR="00B16CC6" w:rsidRPr="008346C7">
        <w:rPr>
          <w:szCs w:val="28"/>
          <w:lang w:eastAsia="ru-RU" w:bidi="ru-RU"/>
        </w:rPr>
        <w:t>сутки</w:t>
      </w:r>
      <w:r w:rsidR="0023298E" w:rsidRPr="008346C7">
        <w:rPr>
          <w:szCs w:val="28"/>
          <w:lang w:eastAsia="ru-RU" w:bidi="ru-RU"/>
        </w:rPr>
        <w:t xml:space="preserve"> </w:t>
      </w:r>
      <w:r w:rsidR="0023298E" w:rsidRPr="008346C7">
        <w:rPr>
          <w:color w:val="000000"/>
        </w:rPr>
        <w:t>[</w:t>
      </w:r>
      <w:r w:rsidR="008346C7" w:rsidRPr="008346C7">
        <w:rPr>
          <w:color w:val="000000"/>
        </w:rPr>
        <w:t>20</w:t>
      </w:r>
      <w:r w:rsidR="0023298E" w:rsidRPr="008346C7">
        <w:rPr>
          <w:color w:val="000000"/>
        </w:rPr>
        <w:t>]</w:t>
      </w:r>
      <w:r w:rsidR="0023298E" w:rsidRPr="008346C7">
        <w:rPr>
          <w:color w:val="000000" w:themeColor="text1"/>
          <w:szCs w:val="28"/>
          <w:shd w:val="clear" w:color="auto" w:fill="FFFFFF"/>
        </w:rPr>
        <w:t>.</w:t>
      </w:r>
    </w:p>
    <w:p w14:paraId="3234C4CD" w14:textId="5DFA936A" w:rsidR="00F901F2" w:rsidRPr="00EE2BFD" w:rsidRDefault="00BD32E4" w:rsidP="00B41C86">
      <w:pPr>
        <w:spacing w:before="120" w:after="0" w:line="240" w:lineRule="auto"/>
        <w:rPr>
          <w:szCs w:val="28"/>
          <w:lang w:eastAsia="ru-RU" w:bidi="ru-RU"/>
        </w:rPr>
      </w:pPr>
      <w:r w:rsidRPr="008D4EDB">
        <w:rPr>
          <w:b/>
          <w:szCs w:val="28"/>
          <w:lang w:eastAsia="ru-RU" w:bidi="ru-RU"/>
        </w:rPr>
        <w:t>Таблица 3-1</w:t>
      </w:r>
      <w:ins w:id="1052" w:author="Абрамова Анна Андреевна" w:date="2024-05-17T15:22:00Z">
        <w:r w:rsidR="005E739A">
          <w:rPr>
            <w:b/>
            <w:szCs w:val="28"/>
            <w:lang w:eastAsia="ru-RU" w:bidi="ru-RU"/>
          </w:rPr>
          <w:t>5</w:t>
        </w:r>
      </w:ins>
      <w:del w:id="1053" w:author="Абрамова Анна Андреевна" w:date="2024-05-17T15:22:00Z">
        <w:r w:rsidR="008D4EDB" w:rsidRPr="008D4EDB" w:rsidDel="005E739A">
          <w:rPr>
            <w:b/>
            <w:szCs w:val="28"/>
            <w:lang w:eastAsia="ru-RU" w:bidi="ru-RU"/>
          </w:rPr>
          <w:delText>4</w:delText>
        </w:r>
      </w:del>
      <w:r w:rsidRPr="008D4EDB">
        <w:rPr>
          <w:b/>
          <w:szCs w:val="28"/>
          <w:lang w:eastAsia="ru-RU" w:bidi="ru-RU"/>
        </w:rPr>
        <w:t>.</w:t>
      </w:r>
      <w:r w:rsidRPr="008D4EDB">
        <w:rPr>
          <w:b/>
          <w:lang w:eastAsia="ru-RU"/>
        </w:rPr>
        <w:t xml:space="preserve"> </w:t>
      </w:r>
      <w:r w:rsidR="00B16CC6" w:rsidRPr="008D4EDB">
        <w:rPr>
          <w:color w:val="000000"/>
        </w:rPr>
        <w:t>Токсичность</w:t>
      </w:r>
      <w:r w:rsidR="00B16CC6">
        <w:rPr>
          <w:color w:val="000000"/>
        </w:rPr>
        <w:t xml:space="preserve"> многократных доз</w:t>
      </w:r>
      <w:r w:rsidR="0023298E">
        <w:rPr>
          <w:color w:val="000000"/>
        </w:rPr>
        <w:t xml:space="preserve"> </w:t>
      </w:r>
      <w:r w:rsidR="008346C7" w:rsidRPr="008346C7">
        <w:rPr>
          <w:color w:val="000000"/>
          <w:lang w:val="en-US"/>
        </w:rPr>
        <w:t>[</w:t>
      </w:r>
      <w:r w:rsidR="008346C7" w:rsidRPr="008346C7">
        <w:rPr>
          <w:color w:val="000000"/>
        </w:rPr>
        <w:t>20</w:t>
      </w:r>
      <w:r w:rsidR="0023298E" w:rsidRPr="008346C7">
        <w:rPr>
          <w:color w:val="000000"/>
        </w:rPr>
        <w:t>]</w:t>
      </w:r>
      <w:r w:rsidR="0023298E" w:rsidRPr="008346C7">
        <w:rPr>
          <w:color w:val="000000" w:themeColor="text1"/>
          <w:szCs w:val="28"/>
          <w:shd w:val="clear" w:color="auto" w:fill="FFFFFF"/>
        </w:rPr>
        <w:t>.</w:t>
      </w:r>
    </w:p>
    <w:tbl>
      <w:tblPr>
        <w:tblStyle w:val="TableGrid"/>
        <w:tblW w:w="9467" w:type="dxa"/>
        <w:tblLayout w:type="fixed"/>
        <w:tblLook w:val="04A0" w:firstRow="1" w:lastRow="0" w:firstColumn="1" w:lastColumn="0" w:noHBand="0" w:noVBand="1"/>
      </w:tblPr>
      <w:tblGrid>
        <w:gridCol w:w="1413"/>
        <w:gridCol w:w="992"/>
        <w:gridCol w:w="997"/>
        <w:gridCol w:w="988"/>
        <w:gridCol w:w="1701"/>
        <w:gridCol w:w="3376"/>
      </w:tblGrid>
      <w:tr w:rsidR="00B16CC6" w:rsidRPr="00BC5314" w14:paraId="1042CD99" w14:textId="77777777" w:rsidTr="00BC5314">
        <w:trPr>
          <w:cantSplit/>
          <w:trHeight w:val="691"/>
          <w:tblHeader/>
        </w:trPr>
        <w:tc>
          <w:tcPr>
            <w:tcW w:w="1413" w:type="dxa"/>
            <w:shd w:val="clear" w:color="auto" w:fill="D9D9D9" w:themeFill="background1" w:themeFillShade="D9"/>
            <w:vAlign w:val="center"/>
          </w:tcPr>
          <w:p w14:paraId="7C4037D9" w14:textId="77777777" w:rsidR="00B16CC6" w:rsidRPr="00BC5314" w:rsidRDefault="00B16CC6" w:rsidP="00DD444B">
            <w:pPr>
              <w:jc w:val="center"/>
              <w:rPr>
                <w:b/>
                <w:color w:val="000000" w:themeColor="text1"/>
              </w:rPr>
            </w:pPr>
            <w:r w:rsidRPr="00BC5314">
              <w:rPr>
                <w:b/>
                <w:color w:val="000000" w:themeColor="text1"/>
              </w:rPr>
              <w:t>Вид животного</w:t>
            </w:r>
          </w:p>
        </w:tc>
        <w:tc>
          <w:tcPr>
            <w:tcW w:w="992" w:type="dxa"/>
            <w:shd w:val="clear" w:color="auto" w:fill="D9D9D9" w:themeFill="background1" w:themeFillShade="D9"/>
            <w:vAlign w:val="center"/>
          </w:tcPr>
          <w:p w14:paraId="46AB85BB" w14:textId="77777777" w:rsidR="00B16CC6" w:rsidRPr="00BC5314" w:rsidRDefault="00B16CC6" w:rsidP="00DD444B">
            <w:pPr>
              <w:jc w:val="center"/>
              <w:rPr>
                <w:b/>
                <w:color w:val="000000" w:themeColor="text1"/>
              </w:rPr>
            </w:pPr>
            <w:r w:rsidRPr="00BC5314">
              <w:rPr>
                <w:b/>
                <w:color w:val="000000" w:themeColor="text1"/>
              </w:rPr>
              <w:t>Длительность терапии</w:t>
            </w:r>
          </w:p>
        </w:tc>
        <w:tc>
          <w:tcPr>
            <w:tcW w:w="997" w:type="dxa"/>
            <w:shd w:val="clear" w:color="auto" w:fill="D9D9D9" w:themeFill="background1" w:themeFillShade="D9"/>
            <w:vAlign w:val="center"/>
          </w:tcPr>
          <w:p w14:paraId="3D362130" w14:textId="77777777" w:rsidR="00B16CC6" w:rsidRPr="00BC5314" w:rsidRDefault="00B16CC6" w:rsidP="00DD444B">
            <w:pPr>
              <w:jc w:val="center"/>
              <w:rPr>
                <w:b/>
                <w:color w:val="000000" w:themeColor="text1"/>
              </w:rPr>
            </w:pPr>
            <w:r w:rsidRPr="00BC5314">
              <w:rPr>
                <w:b/>
                <w:color w:val="000000" w:themeColor="text1"/>
              </w:rPr>
              <w:t>Путь введения</w:t>
            </w:r>
          </w:p>
        </w:tc>
        <w:tc>
          <w:tcPr>
            <w:tcW w:w="988" w:type="dxa"/>
            <w:shd w:val="clear" w:color="auto" w:fill="D9D9D9" w:themeFill="background1" w:themeFillShade="D9"/>
            <w:vAlign w:val="center"/>
          </w:tcPr>
          <w:p w14:paraId="60A40880" w14:textId="77777777" w:rsidR="00B16CC6" w:rsidRPr="00BC5314" w:rsidRDefault="00B16CC6" w:rsidP="00DD444B">
            <w:pPr>
              <w:jc w:val="center"/>
              <w:rPr>
                <w:b/>
                <w:color w:val="000000" w:themeColor="text1"/>
              </w:rPr>
            </w:pPr>
            <w:r w:rsidRPr="00BC5314">
              <w:rPr>
                <w:b/>
                <w:color w:val="000000" w:themeColor="text1"/>
              </w:rPr>
              <w:t>Количество животных</w:t>
            </w:r>
          </w:p>
        </w:tc>
        <w:tc>
          <w:tcPr>
            <w:tcW w:w="1701" w:type="dxa"/>
            <w:shd w:val="clear" w:color="auto" w:fill="D9D9D9" w:themeFill="background1" w:themeFillShade="D9"/>
            <w:vAlign w:val="center"/>
          </w:tcPr>
          <w:p w14:paraId="0FE6FD15" w14:textId="308A60A2" w:rsidR="00B16CC6" w:rsidRPr="00BC5314" w:rsidRDefault="00B16CC6" w:rsidP="00DD444B">
            <w:pPr>
              <w:jc w:val="center"/>
              <w:rPr>
                <w:b/>
                <w:color w:val="000000" w:themeColor="text1"/>
              </w:rPr>
            </w:pPr>
            <w:r w:rsidRPr="00BC5314">
              <w:rPr>
                <w:b/>
                <w:color w:val="000000" w:themeColor="text1"/>
              </w:rPr>
              <w:t>Дозировка (</w:t>
            </w:r>
            <w:r w:rsidR="00EE2BFD" w:rsidRPr="00BC5314">
              <w:rPr>
                <w:b/>
                <w:bCs/>
                <w:color w:val="000000"/>
              </w:rPr>
              <w:t>мг/кг/сут</w:t>
            </w:r>
            <w:r w:rsidRPr="00BC5314">
              <w:rPr>
                <w:b/>
                <w:color w:val="000000" w:themeColor="text1"/>
              </w:rPr>
              <w:t>)</w:t>
            </w:r>
          </w:p>
        </w:tc>
        <w:tc>
          <w:tcPr>
            <w:tcW w:w="3376" w:type="dxa"/>
            <w:shd w:val="clear" w:color="auto" w:fill="D9D9D9" w:themeFill="background1" w:themeFillShade="D9"/>
            <w:vAlign w:val="center"/>
          </w:tcPr>
          <w:p w14:paraId="2B87B54B" w14:textId="77777777" w:rsidR="00B16CC6" w:rsidRPr="00BC5314" w:rsidRDefault="00B16CC6" w:rsidP="00DD444B">
            <w:pPr>
              <w:jc w:val="center"/>
              <w:rPr>
                <w:b/>
                <w:color w:val="000000" w:themeColor="text1"/>
              </w:rPr>
            </w:pPr>
            <w:r w:rsidRPr="00BC5314">
              <w:rPr>
                <w:b/>
                <w:color w:val="000000" w:themeColor="text1"/>
              </w:rPr>
              <w:t>Основные результаты</w:t>
            </w:r>
          </w:p>
        </w:tc>
      </w:tr>
      <w:tr w:rsidR="00B16CC6" w:rsidRPr="00BC5314" w14:paraId="0067720F" w14:textId="77777777" w:rsidTr="00BC5314">
        <w:tc>
          <w:tcPr>
            <w:tcW w:w="1413" w:type="dxa"/>
          </w:tcPr>
          <w:p w14:paraId="6DD627C4" w14:textId="1DA061B5" w:rsidR="00B16CC6" w:rsidRPr="00BC5314" w:rsidRDefault="00EE2BFD" w:rsidP="00DD444B">
            <w:pPr>
              <w:rPr>
                <w:color w:val="000000" w:themeColor="text1"/>
              </w:rPr>
            </w:pPr>
            <w:r w:rsidRPr="00BC5314">
              <w:rPr>
                <w:color w:val="000000"/>
              </w:rPr>
              <w:t>Мыши CD-1</w:t>
            </w:r>
          </w:p>
        </w:tc>
        <w:tc>
          <w:tcPr>
            <w:tcW w:w="992" w:type="dxa"/>
          </w:tcPr>
          <w:p w14:paraId="4BC08B74" w14:textId="77777777" w:rsidR="00B16CC6" w:rsidRPr="00BC5314" w:rsidRDefault="00B16CC6" w:rsidP="00DD444B">
            <w:pPr>
              <w:rPr>
                <w:color w:val="000000" w:themeColor="text1"/>
              </w:rPr>
            </w:pPr>
            <w:r w:rsidRPr="00BC5314">
              <w:rPr>
                <w:color w:val="000000" w:themeColor="text1"/>
              </w:rPr>
              <w:t>13 недель</w:t>
            </w:r>
          </w:p>
        </w:tc>
        <w:tc>
          <w:tcPr>
            <w:tcW w:w="997" w:type="dxa"/>
          </w:tcPr>
          <w:p w14:paraId="34B2C7B8" w14:textId="2BF604F4" w:rsidR="00B16CC6" w:rsidRPr="00BC5314" w:rsidRDefault="005E37EB" w:rsidP="00DD444B">
            <w:pPr>
              <w:rPr>
                <w:color w:val="000000" w:themeColor="text1"/>
              </w:rPr>
            </w:pPr>
            <w:r w:rsidRPr="00BC5314">
              <w:rPr>
                <w:color w:val="000000" w:themeColor="text1"/>
              </w:rPr>
              <w:t>П</w:t>
            </w:r>
            <w:r w:rsidR="00B16CC6" w:rsidRPr="00BC5314">
              <w:rPr>
                <w:color w:val="000000" w:themeColor="text1"/>
              </w:rPr>
              <w:t>ероральный</w:t>
            </w:r>
          </w:p>
        </w:tc>
        <w:tc>
          <w:tcPr>
            <w:tcW w:w="988" w:type="dxa"/>
          </w:tcPr>
          <w:p w14:paraId="49A4AADF" w14:textId="404CA3D7" w:rsidR="00B16CC6" w:rsidRPr="00BC5314" w:rsidRDefault="00EE2BFD" w:rsidP="00DD444B">
            <w:pPr>
              <w:rPr>
                <w:color w:val="000000" w:themeColor="text1"/>
              </w:rPr>
            </w:pPr>
            <w:r w:rsidRPr="00BC5314">
              <w:rPr>
                <w:color w:val="000000" w:themeColor="text1"/>
              </w:rPr>
              <w:t>42</w:t>
            </w:r>
          </w:p>
        </w:tc>
        <w:tc>
          <w:tcPr>
            <w:tcW w:w="1701" w:type="dxa"/>
          </w:tcPr>
          <w:p w14:paraId="4D3BFC5C" w14:textId="0C235A96" w:rsidR="00B16CC6" w:rsidRPr="00BC5314" w:rsidRDefault="00EE2BFD" w:rsidP="00DD444B">
            <w:pPr>
              <w:rPr>
                <w:color w:val="000000" w:themeColor="text1"/>
              </w:rPr>
            </w:pPr>
            <w:r w:rsidRPr="00BC5314">
              <w:rPr>
                <w:color w:val="000000"/>
              </w:rPr>
              <w:t>0, 100, 300, 1000</w:t>
            </w:r>
            <w:r w:rsidR="005E37EB" w:rsidRPr="00BC5314">
              <w:rPr>
                <w:color w:val="000000"/>
              </w:rPr>
              <w:t xml:space="preserve"> (софосбувир)</w:t>
            </w:r>
          </w:p>
        </w:tc>
        <w:tc>
          <w:tcPr>
            <w:tcW w:w="3376" w:type="dxa"/>
          </w:tcPr>
          <w:p w14:paraId="2C0FD86D" w14:textId="77777777" w:rsidR="00EE2BFD" w:rsidRPr="00BC5314" w:rsidRDefault="00EE2BFD" w:rsidP="00DD444B">
            <w:r w:rsidRPr="00BC5314">
              <w:rPr>
                <w:color w:val="000000"/>
              </w:rPr>
              <w:t>Смертность</w:t>
            </w:r>
          </w:p>
          <w:p w14:paraId="76EE9334" w14:textId="77777777" w:rsidR="00EE2BFD" w:rsidRPr="00BC5314" w:rsidRDefault="00EE2BFD" w:rsidP="00DD444B">
            <w:r w:rsidRPr="00BC5314">
              <w:rPr>
                <w:color w:val="000000"/>
              </w:rPr>
              <w:t>0: 2M,</w:t>
            </w:r>
          </w:p>
          <w:p w14:paraId="39922847" w14:textId="77777777" w:rsidR="00EE2BFD" w:rsidRPr="00BC5314" w:rsidRDefault="00EE2BFD" w:rsidP="00DD444B">
            <w:r w:rsidRPr="00BC5314">
              <w:rPr>
                <w:color w:val="000000"/>
              </w:rPr>
              <w:t>100: 5M 2F,</w:t>
            </w:r>
          </w:p>
          <w:p w14:paraId="37200555" w14:textId="77777777" w:rsidR="00EE2BFD" w:rsidRPr="00BC5314" w:rsidRDefault="00EE2BFD" w:rsidP="00DD444B">
            <w:r w:rsidRPr="00BC5314">
              <w:rPr>
                <w:color w:val="000000"/>
              </w:rPr>
              <w:t>300: 4M 1F</w:t>
            </w:r>
          </w:p>
          <w:p w14:paraId="267FAF8C" w14:textId="77777777" w:rsidR="00EE2BFD" w:rsidRPr="00BC5314" w:rsidRDefault="00EE2BFD" w:rsidP="00DD444B">
            <w:pPr>
              <w:rPr>
                <w:color w:val="000000"/>
              </w:rPr>
            </w:pPr>
            <w:r w:rsidRPr="00BC5314">
              <w:rPr>
                <w:color w:val="000000"/>
              </w:rPr>
              <w:t>1000: 3F, ↓ изменение массы тела (M)</w:t>
            </w:r>
          </w:p>
          <w:p w14:paraId="7429BDE8" w14:textId="2E36F882" w:rsidR="00B16CC6" w:rsidRPr="00BC5314" w:rsidRDefault="00EE2BFD" w:rsidP="00DD444B">
            <w:pPr>
              <w:rPr>
                <w:color w:val="000000" w:themeColor="text1"/>
                <w:shd w:val="clear" w:color="auto" w:fill="FFFFFF"/>
              </w:rPr>
            </w:pPr>
            <w:r w:rsidRPr="00BC5314">
              <w:rPr>
                <w:b/>
                <w:bCs/>
                <w:color w:val="000000" w:themeColor="text1"/>
                <w:shd w:val="clear" w:color="auto" w:fill="FFFFFF"/>
              </w:rPr>
              <w:t>NOAEL</w:t>
            </w:r>
            <w:r w:rsidRPr="00BC5314">
              <w:rPr>
                <w:color w:val="000000" w:themeColor="text1"/>
                <w:shd w:val="clear" w:color="auto" w:fill="FFFFFF"/>
              </w:rPr>
              <w:t xml:space="preserve"> </w:t>
            </w:r>
            <w:r w:rsidR="00B16CC6" w:rsidRPr="00BC5314">
              <w:rPr>
                <w:color w:val="000000" w:themeColor="text1"/>
                <w:shd w:val="clear" w:color="auto" w:fill="FFFFFF"/>
              </w:rPr>
              <w:t>=</w:t>
            </w:r>
            <w:r w:rsidR="005E37EB" w:rsidRPr="00BC5314">
              <w:rPr>
                <w:color w:val="000000" w:themeColor="text1"/>
                <w:shd w:val="clear" w:color="auto" w:fill="FFFFFF"/>
              </w:rPr>
              <w:t>100</w:t>
            </w:r>
            <w:r w:rsidR="00B16CC6" w:rsidRPr="00BC5314">
              <w:rPr>
                <w:color w:val="000000" w:themeColor="text1"/>
                <w:shd w:val="clear" w:color="auto" w:fill="FFFFFF"/>
              </w:rPr>
              <w:t xml:space="preserve"> (</w:t>
            </w:r>
            <w:r w:rsidRPr="00BC5314">
              <w:rPr>
                <w:color w:val="000000" w:themeColor="text1"/>
                <w:shd w:val="clear" w:color="auto" w:fill="FFFFFF"/>
              </w:rPr>
              <w:t>М</w:t>
            </w:r>
            <w:r w:rsidR="00B16CC6" w:rsidRPr="00BC5314">
              <w:rPr>
                <w:color w:val="000000" w:themeColor="text1"/>
                <w:shd w:val="clear" w:color="auto" w:fill="FFFFFF"/>
              </w:rPr>
              <w:t xml:space="preserve">) и </w:t>
            </w:r>
            <w:r w:rsidR="005E37EB" w:rsidRPr="00BC5314">
              <w:rPr>
                <w:color w:val="000000" w:themeColor="text1"/>
                <w:shd w:val="clear" w:color="auto" w:fill="FFFFFF"/>
              </w:rPr>
              <w:t>300</w:t>
            </w:r>
            <w:r w:rsidR="00B16CC6" w:rsidRPr="00BC5314">
              <w:rPr>
                <w:color w:val="000000" w:themeColor="text1"/>
                <w:shd w:val="clear" w:color="auto" w:fill="FFFFFF"/>
              </w:rPr>
              <w:t xml:space="preserve"> (</w:t>
            </w:r>
            <w:r w:rsidRPr="00BC5314">
              <w:rPr>
                <w:color w:val="000000" w:themeColor="text1"/>
                <w:shd w:val="clear" w:color="auto" w:fill="FFFFFF"/>
              </w:rPr>
              <w:t>F</w:t>
            </w:r>
            <w:r w:rsidR="00B16CC6" w:rsidRPr="00BC5314">
              <w:rPr>
                <w:color w:val="000000" w:themeColor="text1"/>
                <w:shd w:val="clear" w:color="auto" w:fill="FFFFFF"/>
              </w:rPr>
              <w:t>)</w:t>
            </w:r>
            <w:r w:rsidR="005E37EB" w:rsidRPr="00BC5314">
              <w:rPr>
                <w:color w:val="000000" w:themeColor="text1"/>
                <w:shd w:val="clear" w:color="auto" w:fill="FFFFFF"/>
              </w:rPr>
              <w:t xml:space="preserve"> мг/кг/сут</w:t>
            </w:r>
          </w:p>
        </w:tc>
      </w:tr>
      <w:tr w:rsidR="00B16CC6" w:rsidRPr="00BC5314" w14:paraId="7C99CD4E" w14:textId="77777777" w:rsidTr="00BC5314">
        <w:tc>
          <w:tcPr>
            <w:tcW w:w="1413" w:type="dxa"/>
          </w:tcPr>
          <w:p w14:paraId="1B8F57D5" w14:textId="1730DD2E" w:rsidR="00B16CC6" w:rsidRPr="00BC5314" w:rsidRDefault="005E37EB" w:rsidP="00DD444B">
            <w:pPr>
              <w:rPr>
                <w:color w:val="000000" w:themeColor="text1"/>
              </w:rPr>
            </w:pPr>
            <w:r w:rsidRPr="00BC5314">
              <w:rPr>
                <w:color w:val="000000"/>
              </w:rPr>
              <w:t>Крысы CD IGS</w:t>
            </w:r>
          </w:p>
        </w:tc>
        <w:tc>
          <w:tcPr>
            <w:tcW w:w="992" w:type="dxa"/>
          </w:tcPr>
          <w:p w14:paraId="4B767CA5" w14:textId="77777777" w:rsidR="00B16CC6" w:rsidRPr="00BC5314" w:rsidRDefault="005E37EB" w:rsidP="00DD444B">
            <w:pPr>
              <w:rPr>
                <w:color w:val="000000" w:themeColor="text1"/>
              </w:rPr>
            </w:pPr>
            <w:r w:rsidRPr="00BC5314">
              <w:rPr>
                <w:color w:val="000000" w:themeColor="text1"/>
              </w:rPr>
              <w:t>7 дней</w:t>
            </w:r>
          </w:p>
          <w:p w14:paraId="65294A90" w14:textId="1B98A2A1" w:rsidR="005E37EB" w:rsidRPr="00BC5314" w:rsidRDefault="005E37EB" w:rsidP="00DD444B">
            <w:pPr>
              <w:rPr>
                <w:color w:val="000000" w:themeColor="text1"/>
              </w:rPr>
            </w:pPr>
            <w:r w:rsidRPr="00BC5314">
              <w:rPr>
                <w:color w:val="000000" w:themeColor="text1"/>
              </w:rPr>
              <w:t>(восстановление)</w:t>
            </w:r>
          </w:p>
        </w:tc>
        <w:tc>
          <w:tcPr>
            <w:tcW w:w="997" w:type="dxa"/>
          </w:tcPr>
          <w:p w14:paraId="7C1E69C6" w14:textId="77777777" w:rsidR="00B16CC6" w:rsidRPr="00BC5314" w:rsidRDefault="00B16CC6" w:rsidP="00DD444B">
            <w:pPr>
              <w:rPr>
                <w:color w:val="000000" w:themeColor="text1"/>
              </w:rPr>
            </w:pPr>
            <w:r w:rsidRPr="00BC5314">
              <w:rPr>
                <w:color w:val="000000" w:themeColor="text1"/>
              </w:rPr>
              <w:t>Пероральный</w:t>
            </w:r>
          </w:p>
        </w:tc>
        <w:tc>
          <w:tcPr>
            <w:tcW w:w="988" w:type="dxa"/>
          </w:tcPr>
          <w:p w14:paraId="35CCCD9C" w14:textId="6EC1EFFE" w:rsidR="00B16CC6" w:rsidRPr="00BC5314" w:rsidRDefault="00B16CC6" w:rsidP="00DD444B">
            <w:pPr>
              <w:rPr>
                <w:color w:val="000000" w:themeColor="text1"/>
              </w:rPr>
            </w:pPr>
            <w:r w:rsidRPr="00BC5314">
              <w:rPr>
                <w:color w:val="000000" w:themeColor="text1"/>
              </w:rPr>
              <w:t xml:space="preserve"> </w:t>
            </w:r>
            <w:r w:rsidR="005E37EB" w:rsidRPr="00BC5314">
              <w:rPr>
                <w:color w:val="000000" w:themeColor="text1"/>
              </w:rPr>
              <w:t>10, дополнительно 3 период восстановления</w:t>
            </w:r>
          </w:p>
        </w:tc>
        <w:tc>
          <w:tcPr>
            <w:tcW w:w="1701" w:type="dxa"/>
          </w:tcPr>
          <w:p w14:paraId="0CF8BD1B" w14:textId="1CCDFDDE" w:rsidR="00B16CC6" w:rsidRPr="00BC5314" w:rsidRDefault="005E37EB" w:rsidP="00DD444B">
            <w:pPr>
              <w:rPr>
                <w:color w:val="000000" w:themeColor="text1"/>
              </w:rPr>
            </w:pPr>
            <w:r w:rsidRPr="00BC5314">
              <w:rPr>
                <w:color w:val="000000"/>
              </w:rPr>
              <w:t xml:space="preserve">0, 30, 250, 2000 </w:t>
            </w:r>
            <w:r w:rsidR="00B16CC6" w:rsidRPr="00BC5314">
              <w:rPr>
                <w:color w:val="000000" w:themeColor="text1"/>
              </w:rPr>
              <w:t>(</w:t>
            </w:r>
            <w:r w:rsidRPr="00BC5314">
              <w:rPr>
                <w:color w:val="000000"/>
              </w:rPr>
              <w:t>GS-9851</w:t>
            </w:r>
            <w:r w:rsidR="00B16CC6" w:rsidRPr="00BC5314">
              <w:rPr>
                <w:color w:val="000000" w:themeColor="text1"/>
              </w:rPr>
              <w:t>)</w:t>
            </w:r>
          </w:p>
        </w:tc>
        <w:tc>
          <w:tcPr>
            <w:tcW w:w="3376" w:type="dxa"/>
          </w:tcPr>
          <w:p w14:paraId="07DEDC40" w14:textId="61088732" w:rsidR="005E37EB" w:rsidRPr="00BC5314" w:rsidRDefault="005E37EB" w:rsidP="00DD444B">
            <w:pPr>
              <w:rPr>
                <w:color w:val="000000"/>
              </w:rPr>
            </w:pPr>
            <w:r w:rsidRPr="00BC5314">
              <w:rPr>
                <w:color w:val="000000"/>
              </w:rPr>
              <w:t>Смертность 2000: 3M 6F. Многоочаговая дегенерация сердечных мышечных волокон (М/F), водянистая диарея (М/F)</w:t>
            </w:r>
          </w:p>
          <w:p w14:paraId="11E440E2" w14:textId="303139DD" w:rsidR="00B16CC6" w:rsidRPr="00BC5314" w:rsidRDefault="005E37EB" w:rsidP="00DD4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rPr>
            </w:pPr>
            <w:r w:rsidRPr="00BC5314">
              <w:rPr>
                <w:b/>
                <w:bCs/>
                <w:color w:val="000000"/>
              </w:rPr>
              <w:t xml:space="preserve">NOAEL </w:t>
            </w:r>
            <w:r w:rsidRPr="00BC5314">
              <w:rPr>
                <w:color w:val="000000"/>
              </w:rPr>
              <w:t>= 250 мг/кг/сут</w:t>
            </w:r>
          </w:p>
        </w:tc>
      </w:tr>
      <w:tr w:rsidR="00B16CC6" w:rsidRPr="00BC5314" w14:paraId="76994B21" w14:textId="77777777" w:rsidTr="00BC5314">
        <w:tc>
          <w:tcPr>
            <w:tcW w:w="1413" w:type="dxa"/>
          </w:tcPr>
          <w:p w14:paraId="336613CF" w14:textId="617AA5B0" w:rsidR="00B16CC6" w:rsidRPr="00BC5314" w:rsidRDefault="005E37EB" w:rsidP="00DD444B">
            <w:pPr>
              <w:rPr>
                <w:color w:val="000000" w:themeColor="text1"/>
              </w:rPr>
            </w:pPr>
            <w:r w:rsidRPr="00BC5314">
              <w:rPr>
                <w:color w:val="000000"/>
              </w:rPr>
              <w:t>Крысы CD IGS</w:t>
            </w:r>
          </w:p>
        </w:tc>
        <w:tc>
          <w:tcPr>
            <w:tcW w:w="992" w:type="dxa"/>
          </w:tcPr>
          <w:p w14:paraId="6E12CA62" w14:textId="722A1D85" w:rsidR="00B16CC6" w:rsidRPr="00BC5314" w:rsidRDefault="005E37EB" w:rsidP="00DD444B">
            <w:pPr>
              <w:rPr>
                <w:color w:val="000000" w:themeColor="text1"/>
              </w:rPr>
            </w:pPr>
            <w:r w:rsidRPr="00BC5314">
              <w:rPr>
                <w:color w:val="000000" w:themeColor="text1"/>
              </w:rPr>
              <w:t>28 дней</w:t>
            </w:r>
            <w:r w:rsidR="00B16CC6" w:rsidRPr="00BC5314">
              <w:rPr>
                <w:color w:val="000000" w:themeColor="text1"/>
              </w:rPr>
              <w:t xml:space="preserve"> (восстановлени</w:t>
            </w:r>
            <w:r w:rsidRPr="00BC5314">
              <w:rPr>
                <w:color w:val="000000" w:themeColor="text1"/>
              </w:rPr>
              <w:t>е</w:t>
            </w:r>
            <w:r w:rsidR="00B16CC6" w:rsidRPr="00BC5314">
              <w:rPr>
                <w:color w:val="000000" w:themeColor="text1"/>
              </w:rPr>
              <w:t>)</w:t>
            </w:r>
          </w:p>
        </w:tc>
        <w:tc>
          <w:tcPr>
            <w:tcW w:w="997" w:type="dxa"/>
          </w:tcPr>
          <w:p w14:paraId="61EAF7CD" w14:textId="77777777" w:rsidR="00B16CC6" w:rsidRPr="00BC5314" w:rsidRDefault="00B16CC6" w:rsidP="00DD444B">
            <w:pPr>
              <w:rPr>
                <w:color w:val="000000" w:themeColor="text1"/>
              </w:rPr>
            </w:pPr>
            <w:r w:rsidRPr="00BC5314">
              <w:rPr>
                <w:color w:val="000000" w:themeColor="text1"/>
              </w:rPr>
              <w:t>Пероральный</w:t>
            </w:r>
          </w:p>
        </w:tc>
        <w:tc>
          <w:tcPr>
            <w:tcW w:w="988" w:type="dxa"/>
          </w:tcPr>
          <w:p w14:paraId="0E316A63" w14:textId="4BC69E62" w:rsidR="00B16CC6" w:rsidRPr="00BC5314" w:rsidRDefault="005E37EB" w:rsidP="00DD444B">
            <w:pPr>
              <w:rPr>
                <w:color w:val="000000" w:themeColor="text1"/>
              </w:rPr>
            </w:pPr>
            <w:r w:rsidRPr="00BC5314">
              <w:rPr>
                <w:color w:val="000000" w:themeColor="text1"/>
              </w:rPr>
              <w:t>10, дополнительно 5</w:t>
            </w:r>
            <w:r w:rsidR="00B16CC6" w:rsidRPr="00BC5314">
              <w:rPr>
                <w:color w:val="000000" w:themeColor="text1"/>
              </w:rPr>
              <w:t xml:space="preserve"> период восста</w:t>
            </w:r>
            <w:r w:rsidR="00B16CC6" w:rsidRPr="00BC5314">
              <w:rPr>
                <w:color w:val="000000" w:themeColor="text1"/>
              </w:rPr>
              <w:lastRenderedPageBreak/>
              <w:t>новления</w:t>
            </w:r>
          </w:p>
        </w:tc>
        <w:tc>
          <w:tcPr>
            <w:tcW w:w="1701" w:type="dxa"/>
          </w:tcPr>
          <w:p w14:paraId="18CB158F" w14:textId="11DB4F2F" w:rsidR="00B16CC6" w:rsidRPr="00BC5314" w:rsidRDefault="005E37EB" w:rsidP="00DD444B">
            <w:pPr>
              <w:rPr>
                <w:color w:val="000000" w:themeColor="text1"/>
              </w:rPr>
            </w:pPr>
            <w:r w:rsidRPr="00BC5314">
              <w:rPr>
                <w:color w:val="000000"/>
              </w:rPr>
              <w:lastRenderedPageBreak/>
              <w:t xml:space="preserve">0, 20, 100, 500 </w:t>
            </w:r>
            <w:r w:rsidRPr="00BC5314">
              <w:rPr>
                <w:color w:val="000000" w:themeColor="text1"/>
              </w:rPr>
              <w:t>(</w:t>
            </w:r>
            <w:r w:rsidRPr="00BC5314">
              <w:rPr>
                <w:color w:val="000000"/>
              </w:rPr>
              <w:t>GS-9851</w:t>
            </w:r>
            <w:r w:rsidRPr="00BC5314">
              <w:rPr>
                <w:color w:val="000000" w:themeColor="text1"/>
              </w:rPr>
              <w:t>)</w:t>
            </w:r>
          </w:p>
        </w:tc>
        <w:tc>
          <w:tcPr>
            <w:tcW w:w="3376" w:type="dxa"/>
          </w:tcPr>
          <w:p w14:paraId="4FA4A211" w14:textId="77777777" w:rsidR="005E37EB" w:rsidRPr="00BC5314" w:rsidRDefault="005E37EB" w:rsidP="00DD444B">
            <w:r w:rsidRPr="00BC5314">
              <w:rPr>
                <w:color w:val="000000"/>
              </w:rPr>
              <w:t xml:space="preserve">Масса тела </w:t>
            </w:r>
            <w:r w:rsidRPr="00BC5314">
              <w:rPr>
                <w:b/>
                <w:bCs/>
                <w:color w:val="000000"/>
              </w:rPr>
              <w:t xml:space="preserve">↓ </w:t>
            </w:r>
            <w:r w:rsidRPr="00BC5314">
              <w:rPr>
                <w:color w:val="000000"/>
              </w:rPr>
              <w:t>100: M,</w:t>
            </w:r>
          </w:p>
          <w:p w14:paraId="79EA3C91" w14:textId="77777777" w:rsidR="005E37EB" w:rsidRPr="00BC5314" w:rsidRDefault="005E37EB" w:rsidP="00DD444B">
            <w:r w:rsidRPr="00BC5314">
              <w:rPr>
                <w:color w:val="000000"/>
              </w:rPr>
              <w:t>500: M/ F.</w:t>
            </w:r>
          </w:p>
          <w:p w14:paraId="2A227113" w14:textId="77777777" w:rsidR="005E37EB" w:rsidRPr="00BC5314" w:rsidRDefault="005E37EB" w:rsidP="00DD444B">
            <w:r w:rsidRPr="00BC5314">
              <w:rPr>
                <w:color w:val="000000"/>
              </w:rPr>
              <w:t xml:space="preserve">Альбумин </w:t>
            </w:r>
            <w:r w:rsidRPr="00BC5314">
              <w:rPr>
                <w:b/>
                <w:bCs/>
                <w:color w:val="000000"/>
              </w:rPr>
              <w:t xml:space="preserve">↑ </w:t>
            </w:r>
            <w:r w:rsidRPr="00BC5314">
              <w:rPr>
                <w:color w:val="000000"/>
              </w:rPr>
              <w:t>F 100 и 500,</w:t>
            </w:r>
          </w:p>
          <w:p w14:paraId="04761CA8" w14:textId="77777777" w:rsidR="00B16CC6" w:rsidRPr="00BC5314" w:rsidRDefault="005E37EB" w:rsidP="00DD4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BC5314">
              <w:rPr>
                <w:color w:val="000000"/>
              </w:rPr>
              <w:t xml:space="preserve">Холестерин </w:t>
            </w:r>
            <w:r w:rsidRPr="00BC5314">
              <w:rPr>
                <w:b/>
                <w:bCs/>
                <w:color w:val="000000"/>
              </w:rPr>
              <w:t xml:space="preserve">↑ </w:t>
            </w:r>
            <w:r w:rsidRPr="00BC5314">
              <w:rPr>
                <w:color w:val="000000"/>
              </w:rPr>
              <w:t>F 100 и 500</w:t>
            </w:r>
          </w:p>
          <w:p w14:paraId="1377D0FE" w14:textId="59171F1E" w:rsidR="005E37EB" w:rsidRPr="00BC5314" w:rsidRDefault="005E37EB" w:rsidP="00DD4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rPr>
            </w:pPr>
            <w:r w:rsidRPr="00BC5314">
              <w:rPr>
                <w:b/>
                <w:bCs/>
                <w:color w:val="000000"/>
              </w:rPr>
              <w:t xml:space="preserve">NOAEL </w:t>
            </w:r>
            <w:r w:rsidRPr="00BC5314">
              <w:rPr>
                <w:color w:val="000000"/>
              </w:rPr>
              <w:t>= 500 мг/кг/сут</w:t>
            </w:r>
          </w:p>
        </w:tc>
      </w:tr>
      <w:tr w:rsidR="00B16CC6" w:rsidRPr="00BC5314" w14:paraId="77AA1C08" w14:textId="77777777" w:rsidTr="00BC5314">
        <w:tc>
          <w:tcPr>
            <w:tcW w:w="1413" w:type="dxa"/>
          </w:tcPr>
          <w:p w14:paraId="71E42D4B" w14:textId="66815FB1" w:rsidR="00B16CC6" w:rsidRPr="00BC5314" w:rsidRDefault="005E37EB" w:rsidP="00DD444B">
            <w:pPr>
              <w:rPr>
                <w:color w:val="000000" w:themeColor="text1"/>
              </w:rPr>
            </w:pPr>
            <w:r w:rsidRPr="00BC5314">
              <w:rPr>
                <w:color w:val="000000"/>
              </w:rPr>
              <w:t>Крысы SD</w:t>
            </w:r>
          </w:p>
        </w:tc>
        <w:tc>
          <w:tcPr>
            <w:tcW w:w="992" w:type="dxa"/>
          </w:tcPr>
          <w:p w14:paraId="59AA7D45" w14:textId="0DE9B152" w:rsidR="00B16CC6" w:rsidRPr="00BC5314" w:rsidRDefault="005E37EB" w:rsidP="00DD444B">
            <w:pPr>
              <w:rPr>
                <w:color w:val="000000" w:themeColor="text1"/>
              </w:rPr>
            </w:pPr>
            <w:r w:rsidRPr="00BC5314">
              <w:rPr>
                <w:color w:val="000000"/>
              </w:rPr>
              <w:t>90 дней + 4</w:t>
            </w:r>
            <w:r w:rsidRPr="00BC5314">
              <w:rPr>
                <w:color w:val="000000"/>
              </w:rPr>
              <w:noBreakHyphen/>
              <w:t>недельный период восстановления</w:t>
            </w:r>
          </w:p>
        </w:tc>
        <w:tc>
          <w:tcPr>
            <w:tcW w:w="997" w:type="dxa"/>
          </w:tcPr>
          <w:p w14:paraId="7C94B6F9" w14:textId="77777777" w:rsidR="00B16CC6" w:rsidRPr="00BC5314" w:rsidRDefault="00B16CC6" w:rsidP="00DD444B">
            <w:pPr>
              <w:rPr>
                <w:color w:val="000000" w:themeColor="text1"/>
              </w:rPr>
            </w:pPr>
            <w:r w:rsidRPr="00BC5314">
              <w:rPr>
                <w:color w:val="000000" w:themeColor="text1"/>
              </w:rPr>
              <w:t>Пероральный</w:t>
            </w:r>
          </w:p>
        </w:tc>
        <w:tc>
          <w:tcPr>
            <w:tcW w:w="988" w:type="dxa"/>
          </w:tcPr>
          <w:p w14:paraId="703C78C6" w14:textId="7A794163" w:rsidR="00B16CC6" w:rsidRPr="00BC5314" w:rsidRDefault="005E37EB" w:rsidP="00DD444B">
            <w:pPr>
              <w:rPr>
                <w:color w:val="000000" w:themeColor="text1"/>
              </w:rPr>
            </w:pPr>
            <w:r w:rsidRPr="00BC5314">
              <w:rPr>
                <w:color w:val="000000" w:themeColor="text1"/>
              </w:rPr>
              <w:t>9, дополниьельно 5</w:t>
            </w:r>
            <w:r w:rsidR="00B16CC6" w:rsidRPr="00BC5314">
              <w:rPr>
                <w:color w:val="000000" w:themeColor="text1"/>
              </w:rPr>
              <w:t xml:space="preserve"> в период восстановления</w:t>
            </w:r>
          </w:p>
        </w:tc>
        <w:tc>
          <w:tcPr>
            <w:tcW w:w="1701" w:type="dxa"/>
          </w:tcPr>
          <w:p w14:paraId="5AF2299B" w14:textId="32EDC9C3" w:rsidR="00B16CC6" w:rsidRPr="00BC5314" w:rsidRDefault="005E37EB" w:rsidP="00DD444B">
            <w:pPr>
              <w:rPr>
                <w:color w:val="000000" w:themeColor="text1"/>
              </w:rPr>
            </w:pPr>
            <w:r w:rsidRPr="00BC5314">
              <w:rPr>
                <w:color w:val="000000"/>
              </w:rPr>
              <w:t>0, 20, 100, 500 (софосбувир)</w:t>
            </w:r>
          </w:p>
        </w:tc>
        <w:tc>
          <w:tcPr>
            <w:tcW w:w="3376" w:type="dxa"/>
          </w:tcPr>
          <w:p w14:paraId="7EF63D85" w14:textId="77777777" w:rsidR="005E37EB" w:rsidRPr="00BC5314" w:rsidRDefault="005E37EB" w:rsidP="00DD4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BC5314">
              <w:rPr>
                <w:color w:val="000000"/>
              </w:rPr>
              <w:t>Заслуживающие внимания результаты отсутствуют.</w:t>
            </w:r>
          </w:p>
          <w:p w14:paraId="00E8A261" w14:textId="683762F2" w:rsidR="00B16CC6" w:rsidRPr="00BC5314" w:rsidRDefault="005E37EB" w:rsidP="00DD4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rPr>
            </w:pPr>
            <w:r w:rsidRPr="00BC5314">
              <w:rPr>
                <w:b/>
                <w:bCs/>
                <w:color w:val="000000"/>
              </w:rPr>
              <w:t xml:space="preserve">NOAEL </w:t>
            </w:r>
            <w:r w:rsidRPr="00BC5314">
              <w:rPr>
                <w:color w:val="000000"/>
              </w:rPr>
              <w:t>= 500 мг/кг/сут</w:t>
            </w:r>
          </w:p>
        </w:tc>
      </w:tr>
      <w:tr w:rsidR="00B16CC6" w:rsidRPr="00BC5314" w14:paraId="5FD253D5" w14:textId="77777777" w:rsidTr="00BC5314">
        <w:tc>
          <w:tcPr>
            <w:tcW w:w="1413" w:type="dxa"/>
          </w:tcPr>
          <w:p w14:paraId="540252F8" w14:textId="71BF9416" w:rsidR="00B16CC6" w:rsidRPr="00BC5314" w:rsidRDefault="005E37EB" w:rsidP="00DD444B">
            <w:pPr>
              <w:rPr>
                <w:color w:val="000000" w:themeColor="text1"/>
              </w:rPr>
            </w:pPr>
            <w:r w:rsidRPr="00BC5314">
              <w:rPr>
                <w:color w:val="000000"/>
              </w:rPr>
              <w:t>Крысы</w:t>
            </w:r>
          </w:p>
        </w:tc>
        <w:tc>
          <w:tcPr>
            <w:tcW w:w="992" w:type="dxa"/>
          </w:tcPr>
          <w:p w14:paraId="7835E741" w14:textId="574DE51D" w:rsidR="00B16CC6" w:rsidRPr="00BC5314" w:rsidRDefault="005E37EB" w:rsidP="00DD444B">
            <w:pPr>
              <w:rPr>
                <w:color w:val="000000" w:themeColor="text1"/>
              </w:rPr>
            </w:pPr>
            <w:r w:rsidRPr="00BC5314">
              <w:rPr>
                <w:color w:val="000000"/>
              </w:rPr>
              <w:t>6 месяцев + 4</w:t>
            </w:r>
            <w:r w:rsidRPr="00BC5314">
              <w:rPr>
                <w:color w:val="000000"/>
              </w:rPr>
              <w:noBreakHyphen/>
              <w:t>недельный период восстановления</w:t>
            </w:r>
          </w:p>
        </w:tc>
        <w:tc>
          <w:tcPr>
            <w:tcW w:w="997" w:type="dxa"/>
          </w:tcPr>
          <w:p w14:paraId="46F5AFC9" w14:textId="77777777" w:rsidR="00B16CC6" w:rsidRPr="00BC5314" w:rsidRDefault="00B16CC6" w:rsidP="00DD444B">
            <w:pPr>
              <w:rPr>
                <w:color w:val="000000" w:themeColor="text1"/>
              </w:rPr>
            </w:pPr>
            <w:r w:rsidRPr="00BC5314">
              <w:rPr>
                <w:color w:val="000000" w:themeColor="text1"/>
              </w:rPr>
              <w:t>Пероральный</w:t>
            </w:r>
          </w:p>
        </w:tc>
        <w:tc>
          <w:tcPr>
            <w:tcW w:w="988" w:type="dxa"/>
          </w:tcPr>
          <w:p w14:paraId="5A657F92" w14:textId="790432FD" w:rsidR="00B16CC6" w:rsidRPr="00BC5314" w:rsidRDefault="00DB7EAB" w:rsidP="00DD444B">
            <w:pPr>
              <w:rPr>
                <w:color w:val="000000" w:themeColor="text1"/>
              </w:rPr>
            </w:pPr>
            <w:r w:rsidRPr="00BC5314">
              <w:rPr>
                <w:color w:val="000000" w:themeColor="text1"/>
              </w:rPr>
              <w:t>15, дополнит ельно 5</w:t>
            </w:r>
            <w:r w:rsidR="00B16CC6" w:rsidRPr="00BC5314">
              <w:rPr>
                <w:color w:val="000000" w:themeColor="text1"/>
              </w:rPr>
              <w:t xml:space="preserve"> в период восстановления</w:t>
            </w:r>
          </w:p>
        </w:tc>
        <w:tc>
          <w:tcPr>
            <w:tcW w:w="1701" w:type="dxa"/>
          </w:tcPr>
          <w:p w14:paraId="02DBDDCF" w14:textId="0F3361B3" w:rsidR="00B16CC6" w:rsidRPr="00BC5314" w:rsidRDefault="00DB7EAB" w:rsidP="00DD444B">
            <w:pPr>
              <w:rPr>
                <w:color w:val="000000" w:themeColor="text1"/>
              </w:rPr>
            </w:pPr>
            <w:r w:rsidRPr="00BC5314">
              <w:rPr>
                <w:color w:val="000000"/>
              </w:rPr>
              <w:t>0, 20, 100, 500 (софосбувир)</w:t>
            </w:r>
          </w:p>
        </w:tc>
        <w:tc>
          <w:tcPr>
            <w:tcW w:w="3376" w:type="dxa"/>
          </w:tcPr>
          <w:p w14:paraId="472D313D" w14:textId="77777777" w:rsidR="005E37EB" w:rsidRPr="00BC5314" w:rsidRDefault="005E37EB" w:rsidP="00DD444B">
            <w:r w:rsidRPr="00BC5314">
              <w:rPr>
                <w:color w:val="000000"/>
              </w:rPr>
              <w:t>Смертность</w:t>
            </w:r>
          </w:p>
          <w:p w14:paraId="2BC6DBB6" w14:textId="77777777" w:rsidR="005E37EB" w:rsidRPr="00BC5314" w:rsidRDefault="005E37EB" w:rsidP="00DD444B">
            <w:r w:rsidRPr="00BC5314">
              <w:rPr>
                <w:color w:val="000000"/>
              </w:rPr>
              <w:t>0: 2M, 20: 2F,</w:t>
            </w:r>
          </w:p>
          <w:p w14:paraId="06E793D6" w14:textId="77777777" w:rsidR="005E37EB" w:rsidRPr="00BC5314" w:rsidRDefault="005E37EB" w:rsidP="00DD444B">
            <w:r w:rsidRPr="00BC5314">
              <w:rPr>
                <w:color w:val="000000"/>
              </w:rPr>
              <w:t>100: 2M 1F, 500: 1M.</w:t>
            </w:r>
          </w:p>
          <w:p w14:paraId="7D1F2D7D" w14:textId="77777777" w:rsidR="005E37EB" w:rsidRPr="00BC5314" w:rsidRDefault="005E37EB" w:rsidP="00DD444B">
            <w:r w:rsidRPr="00BC5314">
              <w:rPr>
                <w:color w:val="000000"/>
              </w:rPr>
              <w:t xml:space="preserve">Глюкоза </w:t>
            </w:r>
            <w:r w:rsidRPr="00BC5314">
              <w:rPr>
                <w:b/>
                <w:bCs/>
                <w:color w:val="000000"/>
              </w:rPr>
              <w:t xml:space="preserve">↑ </w:t>
            </w:r>
            <w:r w:rsidRPr="00BC5314">
              <w:rPr>
                <w:color w:val="000000"/>
              </w:rPr>
              <w:t>500: F</w:t>
            </w:r>
          </w:p>
          <w:p w14:paraId="7110BE66" w14:textId="77777777" w:rsidR="00B16CC6" w:rsidRPr="00BC5314" w:rsidRDefault="005E37EB" w:rsidP="00DD4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BC5314">
              <w:rPr>
                <w:color w:val="000000"/>
              </w:rPr>
              <w:t>ТСГ ↓ 100: M</w:t>
            </w:r>
          </w:p>
          <w:p w14:paraId="2D8B9B52" w14:textId="2A653183" w:rsidR="005E37EB" w:rsidRPr="00BC5314" w:rsidRDefault="005E37EB" w:rsidP="00DD4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rPr>
            </w:pPr>
            <w:r w:rsidRPr="00BC5314">
              <w:rPr>
                <w:b/>
                <w:bCs/>
                <w:color w:val="000000"/>
              </w:rPr>
              <w:t xml:space="preserve">NOAEL </w:t>
            </w:r>
            <w:r w:rsidRPr="00BC5314">
              <w:rPr>
                <w:color w:val="000000"/>
              </w:rPr>
              <w:t>= 500 мг/кг/сут</w:t>
            </w:r>
          </w:p>
        </w:tc>
      </w:tr>
      <w:tr w:rsidR="00B16CC6" w:rsidRPr="00BC5314" w14:paraId="1279DA19" w14:textId="77777777" w:rsidTr="00BC5314">
        <w:tc>
          <w:tcPr>
            <w:tcW w:w="1413" w:type="dxa"/>
          </w:tcPr>
          <w:p w14:paraId="22E6F151" w14:textId="104D67CC" w:rsidR="00B16CC6" w:rsidRPr="00BC5314" w:rsidRDefault="00DB7EAB" w:rsidP="00DD444B">
            <w:pPr>
              <w:rPr>
                <w:color w:val="000000" w:themeColor="text1"/>
              </w:rPr>
            </w:pPr>
            <w:r w:rsidRPr="00BC5314">
              <w:rPr>
                <w:color w:val="000000"/>
              </w:rPr>
              <w:t>Собаки породы бигль</w:t>
            </w:r>
          </w:p>
        </w:tc>
        <w:tc>
          <w:tcPr>
            <w:tcW w:w="992" w:type="dxa"/>
          </w:tcPr>
          <w:p w14:paraId="1CC3AEE0" w14:textId="77777777" w:rsidR="00DB7EAB" w:rsidRPr="00BC5314" w:rsidRDefault="00B16CC6" w:rsidP="00DD444B">
            <w:pPr>
              <w:jc w:val="center"/>
            </w:pPr>
            <w:r w:rsidRPr="00BC5314">
              <w:rPr>
                <w:color w:val="000000" w:themeColor="text1"/>
              </w:rPr>
              <w:t xml:space="preserve"> </w:t>
            </w:r>
            <w:r w:rsidR="00DB7EAB" w:rsidRPr="00BC5314">
              <w:rPr>
                <w:color w:val="000000"/>
              </w:rPr>
              <w:t>7 дней</w:t>
            </w:r>
          </w:p>
          <w:p w14:paraId="10C4693A" w14:textId="1A1879CE" w:rsidR="00B16CC6" w:rsidRPr="00BC5314" w:rsidRDefault="00DB7EAB" w:rsidP="00DD444B">
            <w:pPr>
              <w:rPr>
                <w:color w:val="000000" w:themeColor="text1"/>
              </w:rPr>
            </w:pPr>
            <w:r w:rsidRPr="00BC5314">
              <w:rPr>
                <w:color w:val="000000"/>
              </w:rPr>
              <w:t>+ 14</w:t>
            </w:r>
            <w:r w:rsidRPr="00BC5314">
              <w:rPr>
                <w:color w:val="000000"/>
              </w:rPr>
              <w:noBreakHyphen/>
              <w:t>дневный период восстановления</w:t>
            </w:r>
          </w:p>
        </w:tc>
        <w:tc>
          <w:tcPr>
            <w:tcW w:w="997" w:type="dxa"/>
          </w:tcPr>
          <w:p w14:paraId="5A057D68" w14:textId="77777777" w:rsidR="00B16CC6" w:rsidRPr="00BC5314" w:rsidRDefault="00B16CC6" w:rsidP="00DD444B">
            <w:pPr>
              <w:rPr>
                <w:color w:val="000000" w:themeColor="text1"/>
              </w:rPr>
            </w:pPr>
            <w:r w:rsidRPr="00BC5314">
              <w:rPr>
                <w:color w:val="000000" w:themeColor="text1"/>
              </w:rPr>
              <w:t>Пероральный</w:t>
            </w:r>
          </w:p>
        </w:tc>
        <w:tc>
          <w:tcPr>
            <w:tcW w:w="988" w:type="dxa"/>
          </w:tcPr>
          <w:p w14:paraId="1FA8E67C" w14:textId="46190F40" w:rsidR="00B16CC6" w:rsidRPr="00BC5314" w:rsidRDefault="00DB7EAB" w:rsidP="00DD444B">
            <w:pPr>
              <w:rPr>
                <w:color w:val="000000" w:themeColor="text1"/>
              </w:rPr>
            </w:pPr>
            <w:r w:rsidRPr="00BC5314">
              <w:rPr>
                <w:color w:val="000000" w:themeColor="text1"/>
              </w:rPr>
              <w:t>4, дополнит ельно 1 в период восстановления</w:t>
            </w:r>
          </w:p>
        </w:tc>
        <w:tc>
          <w:tcPr>
            <w:tcW w:w="1701" w:type="dxa"/>
          </w:tcPr>
          <w:p w14:paraId="2D9EE582" w14:textId="42EEF52D" w:rsidR="00DB7EAB" w:rsidRPr="00BC5314" w:rsidRDefault="00DB7EAB" w:rsidP="00DD444B">
            <w:pPr>
              <w:rPr>
                <w:color w:val="000000"/>
              </w:rPr>
            </w:pPr>
            <w:r w:rsidRPr="00BC5314">
              <w:rPr>
                <w:color w:val="000000"/>
              </w:rPr>
              <w:t>0, 30, 150, 1500</w:t>
            </w:r>
          </w:p>
          <w:p w14:paraId="3B0AE943" w14:textId="6F504919" w:rsidR="00DB7EAB" w:rsidRPr="00BC5314" w:rsidRDefault="00DB7EAB" w:rsidP="00DD444B">
            <w:r w:rsidRPr="00BC5314">
              <w:rPr>
                <w:color w:val="000000" w:themeColor="text1"/>
              </w:rPr>
              <w:t>(</w:t>
            </w:r>
            <w:r w:rsidRPr="00BC5314">
              <w:rPr>
                <w:color w:val="000000"/>
              </w:rPr>
              <w:t>GS-9851</w:t>
            </w:r>
            <w:r w:rsidRPr="00BC5314">
              <w:t>)</w:t>
            </w:r>
          </w:p>
          <w:p w14:paraId="43D78A7D" w14:textId="479A2708" w:rsidR="00B16CC6" w:rsidRPr="00BC5314" w:rsidRDefault="00B16CC6" w:rsidP="00DD444B">
            <w:pPr>
              <w:rPr>
                <w:color w:val="000000" w:themeColor="text1"/>
              </w:rPr>
            </w:pPr>
          </w:p>
        </w:tc>
        <w:tc>
          <w:tcPr>
            <w:tcW w:w="3376" w:type="dxa"/>
          </w:tcPr>
          <w:p w14:paraId="348C9EA7" w14:textId="77777777" w:rsidR="00B16CC6" w:rsidRPr="00BC5314" w:rsidRDefault="00DB7EAB" w:rsidP="00DD444B">
            <w:pPr>
              <w:rPr>
                <w:color w:val="000000"/>
              </w:rPr>
            </w:pPr>
            <w:r w:rsidRPr="00BC5314">
              <w:rPr>
                <w:color w:val="000000"/>
              </w:rPr>
              <w:t>1500: Изменение массы тела ↓ (М/F), раздражение ЖКТ, увеличение числа нейтрофилов (М), уровень ЩФ в сыворотке крови ↑(М/F), АСТ и билирубин ↑ (М), интервал QTc ↑ М, масса печени ↑ (М/F)</w:t>
            </w:r>
          </w:p>
          <w:p w14:paraId="23EB3C6D" w14:textId="7010C7B2" w:rsidR="00DB7EAB" w:rsidRPr="00BC5314" w:rsidRDefault="00DB7EAB" w:rsidP="00DD444B">
            <w:pPr>
              <w:rPr>
                <w:color w:val="000000"/>
              </w:rPr>
            </w:pPr>
            <w:r w:rsidRPr="00BC5314">
              <w:rPr>
                <w:b/>
                <w:bCs/>
                <w:color w:val="000000"/>
              </w:rPr>
              <w:t xml:space="preserve">NOAEL </w:t>
            </w:r>
            <w:r w:rsidRPr="00BC5314">
              <w:rPr>
                <w:color w:val="000000"/>
              </w:rPr>
              <w:t>= 150 мг/кг/сут</w:t>
            </w:r>
          </w:p>
        </w:tc>
      </w:tr>
      <w:tr w:rsidR="00B16CC6" w:rsidRPr="00BC5314" w14:paraId="661C6DB6" w14:textId="77777777" w:rsidTr="00BC5314">
        <w:tc>
          <w:tcPr>
            <w:tcW w:w="1413" w:type="dxa"/>
          </w:tcPr>
          <w:p w14:paraId="67B0A2E8" w14:textId="22015B3B" w:rsidR="00B16CC6" w:rsidRPr="00BC5314" w:rsidRDefault="00DB7EAB" w:rsidP="00DD444B">
            <w:pPr>
              <w:rPr>
                <w:color w:val="000000" w:themeColor="text1"/>
              </w:rPr>
            </w:pPr>
            <w:r w:rsidRPr="00BC5314">
              <w:rPr>
                <w:color w:val="000000"/>
              </w:rPr>
              <w:t>Собаки породы бигль</w:t>
            </w:r>
          </w:p>
        </w:tc>
        <w:tc>
          <w:tcPr>
            <w:tcW w:w="992" w:type="dxa"/>
          </w:tcPr>
          <w:p w14:paraId="7E669676" w14:textId="3476398F" w:rsidR="00B16CC6" w:rsidRPr="00BC5314" w:rsidRDefault="00B16CC6" w:rsidP="00DD444B">
            <w:pPr>
              <w:rPr>
                <w:color w:val="000000" w:themeColor="text1"/>
              </w:rPr>
            </w:pPr>
            <w:r w:rsidRPr="00BC5314">
              <w:rPr>
                <w:color w:val="000000" w:themeColor="text1"/>
              </w:rPr>
              <w:t xml:space="preserve"> </w:t>
            </w:r>
            <w:r w:rsidR="00DB7EAB" w:rsidRPr="00BC5314">
              <w:rPr>
                <w:color w:val="000000"/>
              </w:rPr>
              <w:t>28 дней + 14</w:t>
            </w:r>
            <w:r w:rsidR="00DB7EAB" w:rsidRPr="00BC5314">
              <w:rPr>
                <w:color w:val="000000"/>
              </w:rPr>
              <w:noBreakHyphen/>
              <w:t>дневный период восстановления</w:t>
            </w:r>
          </w:p>
        </w:tc>
        <w:tc>
          <w:tcPr>
            <w:tcW w:w="997" w:type="dxa"/>
          </w:tcPr>
          <w:p w14:paraId="40A73A8F" w14:textId="77777777" w:rsidR="00B16CC6" w:rsidRPr="00BC5314" w:rsidRDefault="00B16CC6" w:rsidP="00DD444B">
            <w:pPr>
              <w:rPr>
                <w:color w:val="000000" w:themeColor="text1"/>
              </w:rPr>
            </w:pPr>
            <w:r w:rsidRPr="00BC5314">
              <w:rPr>
                <w:color w:val="000000" w:themeColor="text1"/>
              </w:rPr>
              <w:t>Пероральный</w:t>
            </w:r>
          </w:p>
        </w:tc>
        <w:tc>
          <w:tcPr>
            <w:tcW w:w="988" w:type="dxa"/>
          </w:tcPr>
          <w:p w14:paraId="6A7E4601" w14:textId="42ABC2CB" w:rsidR="00B16CC6" w:rsidRPr="00BC5314" w:rsidRDefault="00DB7EAB" w:rsidP="00DD444B">
            <w:pPr>
              <w:rPr>
                <w:color w:val="000000" w:themeColor="text1"/>
              </w:rPr>
            </w:pPr>
            <w:r w:rsidRPr="00BC5314">
              <w:rPr>
                <w:color w:val="000000" w:themeColor="text1"/>
              </w:rPr>
              <w:t>3, дополнит ельно 2 в период восстановления</w:t>
            </w:r>
          </w:p>
        </w:tc>
        <w:tc>
          <w:tcPr>
            <w:tcW w:w="1701" w:type="dxa"/>
          </w:tcPr>
          <w:p w14:paraId="640080C3" w14:textId="77777777" w:rsidR="00B16CC6" w:rsidRPr="00BC5314" w:rsidRDefault="00DB7EAB" w:rsidP="00DD444B">
            <w:pPr>
              <w:rPr>
                <w:color w:val="000000"/>
              </w:rPr>
            </w:pPr>
            <w:r w:rsidRPr="00BC5314">
              <w:rPr>
                <w:color w:val="000000"/>
              </w:rPr>
              <w:t>0, 20, 100, 500</w:t>
            </w:r>
          </w:p>
          <w:p w14:paraId="09508E33" w14:textId="5FA2D2D3" w:rsidR="00DB7EAB" w:rsidRPr="00BC5314" w:rsidRDefault="00DB7EAB" w:rsidP="00DD444B">
            <w:pPr>
              <w:rPr>
                <w:color w:val="000000" w:themeColor="text1"/>
              </w:rPr>
            </w:pPr>
            <w:r w:rsidRPr="00BC5314">
              <w:rPr>
                <w:color w:val="000000"/>
              </w:rPr>
              <w:t>(GS-9851)</w:t>
            </w:r>
          </w:p>
        </w:tc>
        <w:tc>
          <w:tcPr>
            <w:tcW w:w="3376" w:type="dxa"/>
          </w:tcPr>
          <w:p w14:paraId="0FA17219" w14:textId="77777777" w:rsidR="00DB7EAB" w:rsidRPr="00BC5314" w:rsidRDefault="00DB7EAB" w:rsidP="00DD4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BC5314">
              <w:rPr>
                <w:color w:val="000000"/>
              </w:rPr>
              <w:t>500 М/С: раздражение ЖКТ, эритроцитарные показатели (эритропоэз) и масса тела ↓</w:t>
            </w:r>
          </w:p>
          <w:p w14:paraId="1FFDC933" w14:textId="666B2601" w:rsidR="00DB7EAB" w:rsidRPr="00BC5314" w:rsidRDefault="00DB7EAB" w:rsidP="00DD4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BC5314">
              <w:rPr>
                <w:b/>
                <w:bCs/>
                <w:color w:val="000000"/>
              </w:rPr>
              <w:t xml:space="preserve">NOAEL </w:t>
            </w:r>
            <w:r w:rsidRPr="00BC5314">
              <w:rPr>
                <w:color w:val="000000"/>
              </w:rPr>
              <w:t>= 100 мг/кг/сут</w:t>
            </w:r>
          </w:p>
        </w:tc>
      </w:tr>
      <w:tr w:rsidR="00B16CC6" w:rsidRPr="00BC5314" w14:paraId="576E8A2B" w14:textId="77777777" w:rsidTr="00BC5314">
        <w:tc>
          <w:tcPr>
            <w:tcW w:w="1413" w:type="dxa"/>
          </w:tcPr>
          <w:p w14:paraId="6BA9C431" w14:textId="651640A3" w:rsidR="00B16CC6" w:rsidRPr="00BC5314" w:rsidRDefault="00DB7EAB" w:rsidP="00DD444B">
            <w:pPr>
              <w:rPr>
                <w:color w:val="000000" w:themeColor="text1"/>
              </w:rPr>
            </w:pPr>
            <w:r w:rsidRPr="00BC5314">
              <w:rPr>
                <w:color w:val="000000"/>
              </w:rPr>
              <w:t>Собаки породы бигль</w:t>
            </w:r>
          </w:p>
        </w:tc>
        <w:tc>
          <w:tcPr>
            <w:tcW w:w="992" w:type="dxa"/>
          </w:tcPr>
          <w:p w14:paraId="6AD88D46" w14:textId="0D0991B5" w:rsidR="00B16CC6" w:rsidRPr="00BC5314" w:rsidRDefault="00B16CC6" w:rsidP="00DD444B">
            <w:pPr>
              <w:rPr>
                <w:color w:val="000000" w:themeColor="text1"/>
              </w:rPr>
            </w:pPr>
            <w:r w:rsidRPr="00BC5314">
              <w:rPr>
                <w:color w:val="000000" w:themeColor="text1"/>
              </w:rPr>
              <w:t xml:space="preserve"> </w:t>
            </w:r>
            <w:r w:rsidR="00DB7EAB" w:rsidRPr="00BC5314">
              <w:rPr>
                <w:color w:val="000000"/>
              </w:rPr>
              <w:t>90 дней + 4</w:t>
            </w:r>
            <w:r w:rsidR="00DB7EAB" w:rsidRPr="00BC5314">
              <w:rPr>
                <w:color w:val="000000"/>
              </w:rPr>
              <w:noBreakHyphen/>
              <w:t xml:space="preserve">недельный период </w:t>
            </w:r>
            <w:r w:rsidR="00DB7EAB" w:rsidRPr="00BC5314">
              <w:rPr>
                <w:color w:val="000000"/>
              </w:rPr>
              <w:lastRenderedPageBreak/>
              <w:t>восстановления</w:t>
            </w:r>
          </w:p>
        </w:tc>
        <w:tc>
          <w:tcPr>
            <w:tcW w:w="997" w:type="dxa"/>
          </w:tcPr>
          <w:p w14:paraId="10B0B1D7" w14:textId="77777777" w:rsidR="00B16CC6" w:rsidRPr="00BC5314" w:rsidRDefault="00B16CC6" w:rsidP="00DD444B">
            <w:pPr>
              <w:rPr>
                <w:color w:val="000000" w:themeColor="text1"/>
              </w:rPr>
            </w:pPr>
            <w:r w:rsidRPr="00BC5314">
              <w:rPr>
                <w:color w:val="000000" w:themeColor="text1"/>
              </w:rPr>
              <w:lastRenderedPageBreak/>
              <w:t>Пероральный</w:t>
            </w:r>
          </w:p>
        </w:tc>
        <w:tc>
          <w:tcPr>
            <w:tcW w:w="988" w:type="dxa"/>
          </w:tcPr>
          <w:p w14:paraId="65A33EE0" w14:textId="55863C7A" w:rsidR="00B16CC6" w:rsidRPr="00BC5314" w:rsidRDefault="00DB7EAB" w:rsidP="00DD444B">
            <w:pPr>
              <w:rPr>
                <w:color w:val="000000" w:themeColor="text1"/>
              </w:rPr>
            </w:pPr>
            <w:r w:rsidRPr="00BC5314">
              <w:rPr>
                <w:color w:val="000000" w:themeColor="text1"/>
              </w:rPr>
              <w:t xml:space="preserve">6, дополнит ельно 2 в период </w:t>
            </w:r>
            <w:r w:rsidRPr="00BC5314">
              <w:rPr>
                <w:color w:val="000000" w:themeColor="text1"/>
              </w:rPr>
              <w:lastRenderedPageBreak/>
              <w:t>восстановления</w:t>
            </w:r>
          </w:p>
        </w:tc>
        <w:tc>
          <w:tcPr>
            <w:tcW w:w="1701" w:type="dxa"/>
          </w:tcPr>
          <w:p w14:paraId="42AFF2F0" w14:textId="3B11C70B" w:rsidR="00B16CC6" w:rsidRPr="00BC5314" w:rsidRDefault="00DB7EAB" w:rsidP="00DD444B">
            <w:pPr>
              <w:rPr>
                <w:color w:val="000000" w:themeColor="text1"/>
              </w:rPr>
            </w:pPr>
            <w:r w:rsidRPr="00BC5314">
              <w:rPr>
                <w:color w:val="000000"/>
              </w:rPr>
              <w:lastRenderedPageBreak/>
              <w:t>0, 20, 100, 500 (софосбувир)</w:t>
            </w:r>
          </w:p>
        </w:tc>
        <w:tc>
          <w:tcPr>
            <w:tcW w:w="3376" w:type="dxa"/>
          </w:tcPr>
          <w:p w14:paraId="749EF241" w14:textId="77777777" w:rsidR="00B16CC6" w:rsidRPr="00BC5314" w:rsidRDefault="00DB7EAB" w:rsidP="00DD4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BC5314">
              <w:rPr>
                <w:color w:val="000000"/>
              </w:rPr>
              <w:t xml:space="preserve">500: ↓ масса тела у 2 М; ↓ эритроидные предшественники при цитологии костного мозга; незначительное повышение массы щитовидной и </w:t>
            </w:r>
            <w:r w:rsidRPr="00BC5314">
              <w:rPr>
                <w:color w:val="000000"/>
              </w:rPr>
              <w:lastRenderedPageBreak/>
              <w:t>паращитовидных желез (М); черные очаги на слизистой оболочке желудка у 1 М</w:t>
            </w:r>
          </w:p>
          <w:p w14:paraId="3AF4ABC5" w14:textId="737A221D" w:rsidR="00DB7EAB" w:rsidRPr="00BC5314" w:rsidRDefault="00DB7EAB" w:rsidP="00DD4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rPr>
            </w:pPr>
            <w:r w:rsidRPr="00BC5314">
              <w:rPr>
                <w:b/>
                <w:bCs/>
                <w:color w:val="000000"/>
              </w:rPr>
              <w:t xml:space="preserve">NOAEL </w:t>
            </w:r>
            <w:r w:rsidRPr="00BC5314">
              <w:rPr>
                <w:color w:val="000000"/>
              </w:rPr>
              <w:t>= 100 мг/кг/сут</w:t>
            </w:r>
          </w:p>
        </w:tc>
      </w:tr>
      <w:tr w:rsidR="00B16CC6" w:rsidRPr="00BC5314" w14:paraId="155694E7" w14:textId="77777777" w:rsidTr="00BC5314">
        <w:tc>
          <w:tcPr>
            <w:tcW w:w="1413" w:type="dxa"/>
          </w:tcPr>
          <w:p w14:paraId="46B77926" w14:textId="1464C5BA" w:rsidR="00B16CC6" w:rsidRPr="00BC5314" w:rsidRDefault="00DB7EAB" w:rsidP="00DD444B">
            <w:pPr>
              <w:rPr>
                <w:color w:val="000000" w:themeColor="text1"/>
              </w:rPr>
            </w:pPr>
            <w:r w:rsidRPr="00BC5314">
              <w:rPr>
                <w:color w:val="000000"/>
              </w:rPr>
              <w:lastRenderedPageBreak/>
              <w:t>Собаки породы бигль</w:t>
            </w:r>
          </w:p>
        </w:tc>
        <w:tc>
          <w:tcPr>
            <w:tcW w:w="992" w:type="dxa"/>
          </w:tcPr>
          <w:p w14:paraId="07AF855E" w14:textId="45885A76" w:rsidR="00B16CC6" w:rsidRPr="00BC5314" w:rsidRDefault="00DB7EAB" w:rsidP="00DD444B">
            <w:pPr>
              <w:rPr>
                <w:color w:val="000000" w:themeColor="text1"/>
              </w:rPr>
            </w:pPr>
            <w:r w:rsidRPr="00BC5314">
              <w:rPr>
                <w:color w:val="000000"/>
              </w:rPr>
              <w:t>39 недель + 4</w:t>
            </w:r>
            <w:r w:rsidRPr="00BC5314">
              <w:rPr>
                <w:color w:val="000000"/>
              </w:rPr>
              <w:noBreakHyphen/>
              <w:t>недельный период восстановления</w:t>
            </w:r>
          </w:p>
        </w:tc>
        <w:tc>
          <w:tcPr>
            <w:tcW w:w="997" w:type="dxa"/>
          </w:tcPr>
          <w:p w14:paraId="739C2377" w14:textId="77777777" w:rsidR="00B16CC6" w:rsidRPr="00BC5314" w:rsidRDefault="00B16CC6" w:rsidP="00DD444B">
            <w:pPr>
              <w:rPr>
                <w:color w:val="000000" w:themeColor="text1"/>
              </w:rPr>
            </w:pPr>
            <w:r w:rsidRPr="00BC5314">
              <w:rPr>
                <w:color w:val="000000" w:themeColor="text1"/>
              </w:rPr>
              <w:t>Пероральный</w:t>
            </w:r>
          </w:p>
        </w:tc>
        <w:tc>
          <w:tcPr>
            <w:tcW w:w="988" w:type="dxa"/>
          </w:tcPr>
          <w:p w14:paraId="7B501893" w14:textId="77777777" w:rsidR="00B16CC6" w:rsidRPr="00BC5314" w:rsidRDefault="00DB7EAB" w:rsidP="00DD444B">
            <w:pPr>
              <w:rPr>
                <w:color w:val="000000" w:themeColor="text1"/>
              </w:rPr>
            </w:pPr>
            <w:r w:rsidRPr="00BC5314">
              <w:rPr>
                <w:color w:val="000000" w:themeColor="text1"/>
              </w:rPr>
              <w:t>6</w:t>
            </w:r>
          </w:p>
          <w:p w14:paraId="48096E89" w14:textId="026632CF" w:rsidR="00DB7EAB" w:rsidRPr="00BC5314" w:rsidRDefault="00DB7EAB" w:rsidP="00DD444B">
            <w:pPr>
              <w:rPr>
                <w:color w:val="000000" w:themeColor="text1"/>
              </w:rPr>
            </w:pPr>
          </w:p>
        </w:tc>
        <w:tc>
          <w:tcPr>
            <w:tcW w:w="1701" w:type="dxa"/>
          </w:tcPr>
          <w:p w14:paraId="0413B8A8" w14:textId="6B026ACB" w:rsidR="00B16CC6" w:rsidRPr="00BC5314" w:rsidRDefault="00DB7EAB" w:rsidP="00DD444B">
            <w:pPr>
              <w:rPr>
                <w:color w:val="000000" w:themeColor="text1"/>
              </w:rPr>
            </w:pPr>
            <w:r w:rsidRPr="00BC5314">
              <w:rPr>
                <w:color w:val="000000"/>
              </w:rPr>
              <w:t>0, 20, 100, 500 (софосбувир)</w:t>
            </w:r>
          </w:p>
        </w:tc>
        <w:tc>
          <w:tcPr>
            <w:tcW w:w="3376" w:type="dxa"/>
          </w:tcPr>
          <w:p w14:paraId="47E0EB89" w14:textId="7E0A9D12" w:rsidR="00DB7EAB" w:rsidRPr="00BC5314" w:rsidRDefault="00DB7EAB" w:rsidP="00DD4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hd w:val="clear" w:color="auto" w:fill="FFFFFF"/>
              </w:rPr>
            </w:pPr>
            <w:r w:rsidRPr="00BC5314">
              <w:rPr>
                <w:color w:val="000000"/>
              </w:rPr>
              <w:t xml:space="preserve">500: Умерщвлен в состоянии агонии, 1 М, ЩФ </w:t>
            </w:r>
            <w:r w:rsidRPr="00BC5314">
              <w:rPr>
                <w:b/>
                <w:bCs/>
                <w:color w:val="000000"/>
              </w:rPr>
              <w:t>↑</w:t>
            </w:r>
            <w:r w:rsidRPr="00BC5314">
              <w:rPr>
                <w:color w:val="000000"/>
              </w:rPr>
              <w:t xml:space="preserve"> F, абс. масса селезенки </w:t>
            </w:r>
            <w:r w:rsidRPr="00BC5314">
              <w:rPr>
                <w:b/>
                <w:bCs/>
                <w:color w:val="000000"/>
              </w:rPr>
              <w:t>↑</w:t>
            </w:r>
            <w:r w:rsidRPr="00BC5314">
              <w:rPr>
                <w:color w:val="000000"/>
              </w:rPr>
              <w:t xml:space="preserve"> M. ↑ мягкий стул, рвота M/F. Вскрытие: гиперемированная слизистая оболочка кишечника, желеобразное красное содержимое кишечника. Микроскопическое исследование: кровоизлияние в слизистую оболочку тощей кишки, свернувшаяся кровь поверх слизистой оболочки дистального отдела кишечного тракта и умеренная вакуолизация миокарда.</w:t>
            </w:r>
          </w:p>
          <w:p w14:paraId="36206F32" w14:textId="4FC15B85" w:rsidR="00B16CC6" w:rsidRPr="00BC5314" w:rsidRDefault="00DB7EAB" w:rsidP="00DD4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rPr>
            </w:pPr>
            <w:r w:rsidRPr="00BC5314">
              <w:rPr>
                <w:b/>
                <w:bCs/>
                <w:color w:val="000000"/>
              </w:rPr>
              <w:t xml:space="preserve">NOAEL </w:t>
            </w:r>
            <w:r w:rsidRPr="00BC5314">
              <w:rPr>
                <w:color w:val="000000"/>
              </w:rPr>
              <w:t>= 100 мг/кг/сут</w:t>
            </w:r>
          </w:p>
        </w:tc>
      </w:tr>
      <w:tr w:rsidR="00B16CC6" w:rsidRPr="00040076" w14:paraId="2759EECE" w14:textId="77777777" w:rsidTr="000B382D">
        <w:tc>
          <w:tcPr>
            <w:tcW w:w="9467" w:type="dxa"/>
            <w:gridSpan w:val="6"/>
          </w:tcPr>
          <w:p w14:paraId="359B1D30" w14:textId="77777777" w:rsidR="00B16CC6" w:rsidRPr="00BC5314" w:rsidRDefault="00B16CC6" w:rsidP="00DD4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themeColor="text1"/>
                <w:sz w:val="20"/>
                <w:szCs w:val="20"/>
                <w:shd w:val="clear" w:color="auto" w:fill="FFFFFF"/>
              </w:rPr>
            </w:pPr>
            <w:r w:rsidRPr="00BC5314">
              <w:rPr>
                <w:b/>
                <w:color w:val="000000" w:themeColor="text1"/>
                <w:sz w:val="20"/>
                <w:szCs w:val="20"/>
                <w:shd w:val="clear" w:color="auto" w:fill="FFFFFF"/>
              </w:rPr>
              <w:t>Примечание:</w:t>
            </w:r>
          </w:p>
          <w:p w14:paraId="4610F8E6" w14:textId="77777777" w:rsidR="008D4EDB" w:rsidRDefault="00B16CC6" w:rsidP="00DD4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eastAsia="ru-RU"/>
              </w:rPr>
            </w:pPr>
            <w:r w:rsidRPr="00BC5314">
              <w:rPr>
                <w:sz w:val="20"/>
                <w:szCs w:val="20"/>
                <w:lang w:val="en-US" w:eastAsia="ru-RU"/>
              </w:rPr>
              <w:t>NOAEL</w:t>
            </w:r>
            <w:r w:rsidRPr="00BC5314">
              <w:rPr>
                <w:sz w:val="20"/>
                <w:szCs w:val="20"/>
                <w:lang w:eastAsia="ru-RU"/>
              </w:rPr>
              <w:t xml:space="preserve"> - </w:t>
            </w:r>
            <w:r w:rsidRPr="00BC5314">
              <w:rPr>
                <w:sz w:val="20"/>
                <w:szCs w:val="20"/>
                <w:lang w:val="en-US" w:eastAsia="ru-RU"/>
              </w:rPr>
              <w:t>no</w:t>
            </w:r>
            <w:r w:rsidRPr="00BC5314">
              <w:rPr>
                <w:sz w:val="20"/>
                <w:szCs w:val="20"/>
                <w:lang w:eastAsia="ru-RU"/>
              </w:rPr>
              <w:t xml:space="preserve"> </w:t>
            </w:r>
            <w:r w:rsidRPr="00BC5314">
              <w:rPr>
                <w:sz w:val="20"/>
                <w:szCs w:val="20"/>
                <w:lang w:val="en-US" w:eastAsia="ru-RU"/>
              </w:rPr>
              <w:t>observed</w:t>
            </w:r>
            <w:r w:rsidRPr="00BC5314">
              <w:rPr>
                <w:sz w:val="20"/>
                <w:szCs w:val="20"/>
                <w:lang w:eastAsia="ru-RU"/>
              </w:rPr>
              <w:t xml:space="preserve"> </w:t>
            </w:r>
            <w:r w:rsidRPr="00BC5314">
              <w:rPr>
                <w:sz w:val="20"/>
                <w:szCs w:val="20"/>
                <w:lang w:val="en-US" w:eastAsia="ru-RU"/>
              </w:rPr>
              <w:t>adverse</w:t>
            </w:r>
            <w:r w:rsidRPr="00BC5314">
              <w:rPr>
                <w:sz w:val="20"/>
                <w:szCs w:val="20"/>
                <w:lang w:eastAsia="ru-RU"/>
              </w:rPr>
              <w:t xml:space="preserve"> </w:t>
            </w:r>
            <w:r w:rsidRPr="00BC5314">
              <w:rPr>
                <w:sz w:val="20"/>
                <w:szCs w:val="20"/>
                <w:lang w:val="en-US" w:eastAsia="ru-RU"/>
              </w:rPr>
              <w:t>effect</w:t>
            </w:r>
            <w:r w:rsidRPr="00BC5314">
              <w:rPr>
                <w:sz w:val="20"/>
                <w:szCs w:val="20"/>
                <w:lang w:eastAsia="ru-RU"/>
              </w:rPr>
              <w:t xml:space="preserve"> </w:t>
            </w:r>
            <w:r w:rsidRPr="00BC5314">
              <w:rPr>
                <w:sz w:val="20"/>
                <w:szCs w:val="20"/>
                <w:lang w:val="en-US" w:eastAsia="ru-RU"/>
              </w:rPr>
              <w:t>level</w:t>
            </w:r>
            <w:r w:rsidRPr="00BC5314">
              <w:rPr>
                <w:sz w:val="20"/>
                <w:szCs w:val="20"/>
                <w:lang w:eastAsia="ru-RU"/>
              </w:rPr>
              <w:t xml:space="preserve">, </w:t>
            </w:r>
            <w:r w:rsidRPr="00BC5314">
              <w:rPr>
                <w:rFonts w:eastAsia="Calibri"/>
                <w:iCs/>
                <w:sz w:val="20"/>
                <w:szCs w:val="20"/>
                <w:shd w:val="clear" w:color="auto" w:fill="FFFFFF"/>
              </w:rPr>
              <w:t>максимальная доза препарата, не приводящая к развитию наблюдаемых нежелательных эффектов</w:t>
            </w:r>
            <w:r w:rsidRPr="00BC5314">
              <w:rPr>
                <w:sz w:val="20"/>
                <w:szCs w:val="20"/>
                <w:lang w:eastAsia="ru-RU"/>
              </w:rPr>
              <w:t xml:space="preserve">; </w:t>
            </w:r>
          </w:p>
          <w:p w14:paraId="14809092" w14:textId="77777777" w:rsidR="008D4EDB" w:rsidRDefault="00DB7EAB" w:rsidP="00DD4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lang w:val="en-US" w:eastAsia="ru-RU"/>
              </w:rPr>
            </w:pPr>
            <w:r w:rsidRPr="00BC5314">
              <w:rPr>
                <w:sz w:val="20"/>
                <w:szCs w:val="20"/>
                <w:lang w:eastAsia="ru-RU"/>
              </w:rPr>
              <w:t>М</w:t>
            </w:r>
            <w:r w:rsidR="00B16CC6" w:rsidRPr="008D4EDB">
              <w:rPr>
                <w:sz w:val="20"/>
                <w:szCs w:val="20"/>
                <w:lang w:val="en-US" w:eastAsia="ru-RU"/>
              </w:rPr>
              <w:t xml:space="preserve"> - </w:t>
            </w:r>
            <w:r w:rsidR="00B16CC6" w:rsidRPr="00BC5314">
              <w:rPr>
                <w:sz w:val="20"/>
                <w:szCs w:val="20"/>
                <w:lang w:val="en-US" w:eastAsia="ru-RU"/>
              </w:rPr>
              <w:t>males</w:t>
            </w:r>
            <w:r w:rsidR="00B16CC6" w:rsidRPr="008D4EDB">
              <w:rPr>
                <w:sz w:val="20"/>
                <w:szCs w:val="20"/>
                <w:lang w:val="en-US" w:eastAsia="ru-RU"/>
              </w:rPr>
              <w:t xml:space="preserve"> (</w:t>
            </w:r>
            <w:r w:rsidR="00B16CC6" w:rsidRPr="00BC5314">
              <w:rPr>
                <w:sz w:val="20"/>
                <w:szCs w:val="20"/>
                <w:lang w:eastAsia="ru-RU"/>
              </w:rPr>
              <w:t>самцы</w:t>
            </w:r>
            <w:r w:rsidR="00B16CC6" w:rsidRPr="008D4EDB">
              <w:rPr>
                <w:sz w:val="20"/>
                <w:szCs w:val="20"/>
                <w:lang w:val="en-US" w:eastAsia="ru-RU"/>
              </w:rPr>
              <w:t xml:space="preserve">); </w:t>
            </w:r>
          </w:p>
          <w:p w14:paraId="1ABB87EA" w14:textId="14296E7E" w:rsidR="00B16CC6" w:rsidRPr="008D4EDB" w:rsidRDefault="00DB7EAB" w:rsidP="00DD4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z w:val="20"/>
                <w:szCs w:val="20"/>
                <w:shd w:val="clear" w:color="auto" w:fill="FFFFFF"/>
                <w:lang w:val="en-US"/>
              </w:rPr>
            </w:pPr>
            <w:r w:rsidRPr="008D4EDB">
              <w:rPr>
                <w:sz w:val="20"/>
                <w:szCs w:val="20"/>
                <w:lang w:val="en-US" w:eastAsia="ru-RU"/>
              </w:rPr>
              <w:t>F</w:t>
            </w:r>
            <w:r w:rsidR="00B16CC6" w:rsidRPr="008D4EDB">
              <w:rPr>
                <w:sz w:val="20"/>
                <w:szCs w:val="20"/>
                <w:lang w:val="en-US" w:eastAsia="ru-RU"/>
              </w:rPr>
              <w:t xml:space="preserve"> - </w:t>
            </w:r>
            <w:r w:rsidR="00B16CC6" w:rsidRPr="00BC5314">
              <w:rPr>
                <w:sz w:val="20"/>
                <w:szCs w:val="20"/>
                <w:lang w:val="en-US" w:eastAsia="ru-RU"/>
              </w:rPr>
              <w:t>females</w:t>
            </w:r>
            <w:r w:rsidR="00B16CC6" w:rsidRPr="008D4EDB">
              <w:rPr>
                <w:sz w:val="20"/>
                <w:szCs w:val="20"/>
                <w:lang w:val="en-US" w:eastAsia="ru-RU"/>
              </w:rPr>
              <w:t xml:space="preserve"> (</w:t>
            </w:r>
            <w:r w:rsidR="00B16CC6" w:rsidRPr="00BC5314">
              <w:rPr>
                <w:sz w:val="20"/>
                <w:szCs w:val="20"/>
                <w:lang w:eastAsia="ru-RU"/>
              </w:rPr>
              <w:t>самки</w:t>
            </w:r>
            <w:r w:rsidR="00B16CC6" w:rsidRPr="008D4EDB">
              <w:rPr>
                <w:sz w:val="20"/>
                <w:szCs w:val="20"/>
                <w:lang w:val="en-US" w:eastAsia="ru-RU"/>
              </w:rPr>
              <w:t>)</w:t>
            </w:r>
          </w:p>
        </w:tc>
      </w:tr>
    </w:tbl>
    <w:p w14:paraId="637E3787" w14:textId="77777777" w:rsidR="00A9260A" w:rsidRPr="008D4EDB" w:rsidRDefault="00A9260A" w:rsidP="00A9260A">
      <w:pPr>
        <w:spacing w:after="0" w:line="240" w:lineRule="auto"/>
        <w:rPr>
          <w:lang w:val="en-US"/>
        </w:rPr>
      </w:pPr>
    </w:p>
    <w:p w14:paraId="4F113EC3" w14:textId="41582AF4" w:rsidR="00904D83" w:rsidRPr="00681261" w:rsidRDefault="00DB7EAB" w:rsidP="00A9260A">
      <w:pPr>
        <w:spacing w:after="0" w:line="240" w:lineRule="auto"/>
      </w:pPr>
      <w:r>
        <w:rPr>
          <w:b/>
          <w:bCs/>
          <w:color w:val="000000"/>
        </w:rPr>
        <w:t>Велпатасвир</w:t>
      </w:r>
    </w:p>
    <w:p w14:paraId="0D6B0BC8" w14:textId="77777777" w:rsidR="009D6C75" w:rsidRDefault="009D6C75" w:rsidP="00A9260A">
      <w:pPr>
        <w:spacing w:after="0" w:line="240" w:lineRule="auto"/>
        <w:ind w:firstLine="708"/>
        <w:rPr>
          <w:color w:val="000000"/>
        </w:rPr>
      </w:pPr>
    </w:p>
    <w:p w14:paraId="7C4AF127" w14:textId="1C536C8F" w:rsidR="00DB7EAB" w:rsidRDefault="00DB7EAB" w:rsidP="001A2CB8">
      <w:pPr>
        <w:spacing w:after="0" w:line="240" w:lineRule="auto"/>
        <w:ind w:firstLine="709"/>
        <w:rPr>
          <w:color w:val="000000" w:themeColor="text1"/>
          <w:szCs w:val="28"/>
          <w:shd w:val="clear" w:color="auto" w:fill="FFFFFF"/>
        </w:rPr>
      </w:pPr>
      <w:r>
        <w:rPr>
          <w:color w:val="000000"/>
        </w:rPr>
        <w:t>Велпатасвир</w:t>
      </w:r>
      <w:r w:rsidR="00904D83" w:rsidRPr="00681261">
        <w:rPr>
          <w:color w:val="000000"/>
        </w:rPr>
        <w:t xml:space="preserve"> был изучен в ряде исследований токсичности при многократном введении на </w:t>
      </w:r>
      <w:r>
        <w:rPr>
          <w:color w:val="000000"/>
        </w:rPr>
        <w:t xml:space="preserve">мышах до 4 недель, </w:t>
      </w:r>
      <w:r w:rsidR="00904D83" w:rsidRPr="00681261">
        <w:rPr>
          <w:color w:val="000000"/>
        </w:rPr>
        <w:t>крысах</w:t>
      </w:r>
      <w:r>
        <w:rPr>
          <w:color w:val="000000"/>
        </w:rPr>
        <w:t xml:space="preserve"> до 2 недель (1-недельный период восстановления)</w:t>
      </w:r>
      <w:r w:rsidR="00904D83" w:rsidRPr="00681261">
        <w:rPr>
          <w:color w:val="000000"/>
        </w:rPr>
        <w:t xml:space="preserve"> и собаках</w:t>
      </w:r>
      <w:r>
        <w:rPr>
          <w:color w:val="000000"/>
        </w:rPr>
        <w:t xml:space="preserve"> до 13 недель (</w:t>
      </w:r>
      <w:r w:rsidR="008D4EDB" w:rsidRPr="00DB7EAB">
        <w:rPr>
          <w:color w:val="000000"/>
        </w:rPr>
        <w:t>4-недельный</w:t>
      </w:r>
      <w:r w:rsidRPr="00DB7EAB">
        <w:rPr>
          <w:color w:val="000000"/>
        </w:rPr>
        <w:t xml:space="preserve"> период восстановления</w:t>
      </w:r>
      <w:r>
        <w:rPr>
          <w:color w:val="000000"/>
        </w:rPr>
        <w:t xml:space="preserve">). </w:t>
      </w:r>
      <w:r w:rsidRPr="00D3445C">
        <w:rPr>
          <w:color w:val="000000"/>
        </w:rPr>
        <w:t xml:space="preserve">Экспозиция, основанная на значениях </w:t>
      </w:r>
      <w:r>
        <w:rPr>
          <w:color w:val="000000"/>
        </w:rPr>
        <w:t>велпатасвира</w:t>
      </w:r>
      <w:r w:rsidRPr="00D3445C">
        <w:rPr>
          <w:color w:val="000000"/>
        </w:rPr>
        <w:t xml:space="preserve"> в плазме крови при дозах NOAEL в наиболее длительных исследованиях, была приблизительно в 74 раза (мыши), в 5 раз (крысы) и в 10 раз (собаки) выше, чем системная экспозиция у участников, получавших КФД </w:t>
      </w:r>
      <w:r w:rsidR="002F271C">
        <w:rPr>
          <w:color w:val="000000"/>
        </w:rPr>
        <w:t>софосбувир+велпатасвир</w:t>
      </w:r>
      <w:r w:rsidRPr="00D3445C">
        <w:rPr>
          <w:color w:val="000000"/>
        </w:rPr>
        <w:t xml:space="preserve"> один раз в сутки.</w:t>
      </w:r>
      <w:r w:rsidR="001A2CB8">
        <w:rPr>
          <w:color w:val="000000"/>
        </w:rPr>
        <w:t xml:space="preserve"> </w:t>
      </w:r>
      <w:r w:rsidR="001A2CB8" w:rsidRPr="00707D60">
        <w:rPr>
          <w:color w:val="000000" w:themeColor="text1"/>
          <w:szCs w:val="28"/>
          <w:shd w:val="clear" w:color="auto" w:fill="FFFFFF"/>
        </w:rPr>
        <w:t>Дизайн исследовани</w:t>
      </w:r>
      <w:r w:rsidR="001A2CB8">
        <w:rPr>
          <w:color w:val="000000" w:themeColor="text1"/>
          <w:szCs w:val="28"/>
          <w:shd w:val="clear" w:color="auto" w:fill="FFFFFF"/>
        </w:rPr>
        <w:t>й</w:t>
      </w:r>
      <w:r w:rsidR="001A2CB8" w:rsidRPr="00707D60">
        <w:rPr>
          <w:color w:val="000000" w:themeColor="text1"/>
          <w:szCs w:val="28"/>
          <w:shd w:val="clear" w:color="auto" w:fill="FFFFFF"/>
        </w:rPr>
        <w:t xml:space="preserve"> повторной дозы и основные выводы </w:t>
      </w:r>
      <w:r w:rsidR="001A2CB8">
        <w:rPr>
          <w:color w:val="000000" w:themeColor="text1"/>
          <w:szCs w:val="28"/>
          <w:shd w:val="clear" w:color="auto" w:fill="FFFFFF"/>
        </w:rPr>
        <w:t>относительно</w:t>
      </w:r>
      <w:r w:rsidR="001A2CB8" w:rsidRPr="00707D60">
        <w:rPr>
          <w:color w:val="000000" w:themeColor="text1"/>
          <w:szCs w:val="28"/>
          <w:shd w:val="clear" w:color="auto" w:fill="FFFFFF"/>
        </w:rPr>
        <w:t xml:space="preserve"> токсичности </w:t>
      </w:r>
      <w:r w:rsidR="001A2CB8">
        <w:rPr>
          <w:color w:val="000000" w:themeColor="text1"/>
          <w:szCs w:val="28"/>
          <w:shd w:val="clear" w:color="auto" w:fill="FFFFFF"/>
        </w:rPr>
        <w:t>представлены</w:t>
      </w:r>
      <w:r w:rsidR="001A2CB8" w:rsidRPr="00707D60">
        <w:rPr>
          <w:color w:val="000000" w:themeColor="text1"/>
          <w:szCs w:val="28"/>
          <w:shd w:val="clear" w:color="auto" w:fill="FFFFFF"/>
        </w:rPr>
        <w:t xml:space="preserve"> </w:t>
      </w:r>
      <w:r w:rsidR="001A2CB8" w:rsidRPr="008D4EDB">
        <w:rPr>
          <w:color w:val="000000" w:themeColor="text1"/>
          <w:szCs w:val="28"/>
          <w:shd w:val="clear" w:color="auto" w:fill="FFFFFF"/>
        </w:rPr>
        <w:t>в таблице 3-1</w:t>
      </w:r>
      <w:r w:rsidR="008D4EDB" w:rsidRPr="008D4EDB">
        <w:rPr>
          <w:color w:val="000000" w:themeColor="text1"/>
          <w:szCs w:val="28"/>
          <w:shd w:val="clear" w:color="auto" w:fill="FFFFFF"/>
        </w:rPr>
        <w:t>5</w:t>
      </w:r>
      <w:r w:rsidR="0023298E" w:rsidRPr="008D4EDB">
        <w:rPr>
          <w:color w:val="000000" w:themeColor="text1"/>
          <w:szCs w:val="28"/>
          <w:shd w:val="clear" w:color="auto" w:fill="FFFFFF"/>
        </w:rPr>
        <w:t xml:space="preserve"> </w:t>
      </w:r>
      <w:r w:rsidR="0023298E" w:rsidRPr="008D4EDB">
        <w:rPr>
          <w:color w:val="000000"/>
        </w:rPr>
        <w:t>[</w:t>
      </w:r>
      <w:r w:rsidR="008346C7" w:rsidRPr="008D4EDB">
        <w:rPr>
          <w:color w:val="000000"/>
        </w:rPr>
        <w:t>20</w:t>
      </w:r>
      <w:r w:rsidR="0023298E" w:rsidRPr="008D4EDB">
        <w:rPr>
          <w:color w:val="000000"/>
        </w:rPr>
        <w:t>]</w:t>
      </w:r>
      <w:r w:rsidR="0023298E" w:rsidRPr="008D4EDB">
        <w:rPr>
          <w:color w:val="000000" w:themeColor="text1"/>
          <w:szCs w:val="28"/>
          <w:shd w:val="clear" w:color="auto" w:fill="FFFFFF"/>
        </w:rPr>
        <w:t>.</w:t>
      </w:r>
    </w:p>
    <w:p w14:paraId="2351E6CB" w14:textId="5FA00BF9" w:rsidR="00960677" w:rsidRPr="001A2CB8" w:rsidRDefault="00960677" w:rsidP="001A2CB8">
      <w:pPr>
        <w:spacing w:after="0" w:line="240" w:lineRule="auto"/>
        <w:ind w:firstLine="709"/>
        <w:rPr>
          <w:color w:val="000000" w:themeColor="text1"/>
          <w:szCs w:val="28"/>
          <w:shd w:val="clear" w:color="auto" w:fill="FFFFFF"/>
        </w:rPr>
      </w:pPr>
      <w:r>
        <w:rPr>
          <w:color w:val="000000" w:themeColor="text1"/>
          <w:szCs w:val="28"/>
          <w:shd w:val="clear" w:color="auto" w:fill="FFFFFF"/>
        </w:rPr>
        <w:t>Т</w:t>
      </w:r>
      <w:r w:rsidRPr="00E0652D">
        <w:rPr>
          <w:color w:val="000000" w:themeColor="text1"/>
          <w:szCs w:val="28"/>
          <w:shd w:val="clear" w:color="auto" w:fill="FFFFFF"/>
        </w:rPr>
        <w:t xml:space="preserve">оксикологические исследования </w:t>
      </w:r>
      <w:r>
        <w:rPr>
          <w:color w:val="000000" w:themeColor="text1"/>
          <w:szCs w:val="28"/>
          <w:shd w:val="clear" w:color="auto" w:fill="FFFFFF"/>
        </w:rPr>
        <w:t>при пероральном введении велпатасвира у мышей</w:t>
      </w:r>
      <w:r w:rsidRPr="00E0652D">
        <w:rPr>
          <w:color w:val="000000" w:themeColor="text1"/>
          <w:szCs w:val="28"/>
          <w:shd w:val="clear" w:color="auto" w:fill="FFFFFF"/>
        </w:rPr>
        <w:t xml:space="preserve"> </w:t>
      </w:r>
      <w:r>
        <w:rPr>
          <w:color w:val="000000" w:themeColor="text1"/>
          <w:szCs w:val="28"/>
          <w:shd w:val="clear" w:color="auto" w:fill="FFFFFF"/>
        </w:rPr>
        <w:t>крыс</w:t>
      </w:r>
      <w:r w:rsidRPr="00E0652D">
        <w:rPr>
          <w:color w:val="000000" w:themeColor="text1"/>
          <w:szCs w:val="28"/>
          <w:shd w:val="clear" w:color="auto" w:fill="FFFFFF"/>
        </w:rPr>
        <w:t xml:space="preserve"> и </w:t>
      </w:r>
      <w:r>
        <w:rPr>
          <w:color w:val="000000" w:themeColor="text1"/>
          <w:szCs w:val="28"/>
          <w:shd w:val="clear" w:color="auto" w:fill="FFFFFF"/>
        </w:rPr>
        <w:t>собак</w:t>
      </w:r>
      <w:r w:rsidRPr="00E0652D">
        <w:rPr>
          <w:color w:val="000000" w:themeColor="text1"/>
          <w:szCs w:val="28"/>
          <w:shd w:val="clear" w:color="auto" w:fill="FFFFFF"/>
        </w:rPr>
        <w:t xml:space="preserve"> выявили </w:t>
      </w:r>
      <w:r>
        <w:rPr>
          <w:color w:val="000000" w:themeColor="text1"/>
          <w:szCs w:val="28"/>
          <w:shd w:val="clear" w:color="auto" w:fill="FFFFFF"/>
        </w:rPr>
        <w:t xml:space="preserve">следующие значимые изменения: снижение количества лейкоцитов, абсолютного числа нейтрофилов и лимфоцитов, снижение концентрации фибриногена и глобулинов, повышение уровня альбуминов, в равной степени соотношений полов проявление приступов </w:t>
      </w:r>
      <w:r w:rsidRPr="008346C7">
        <w:rPr>
          <w:color w:val="000000" w:themeColor="text1"/>
          <w:szCs w:val="28"/>
          <w:shd w:val="clear" w:color="auto" w:fill="FFFFFF"/>
        </w:rPr>
        <w:t>рвоты</w:t>
      </w:r>
      <w:r w:rsidR="0023298E" w:rsidRPr="008346C7">
        <w:rPr>
          <w:color w:val="000000" w:themeColor="text1"/>
          <w:szCs w:val="28"/>
          <w:shd w:val="clear" w:color="auto" w:fill="FFFFFF"/>
        </w:rPr>
        <w:t xml:space="preserve"> </w:t>
      </w:r>
      <w:r w:rsidR="0023298E" w:rsidRPr="008346C7">
        <w:rPr>
          <w:color w:val="000000"/>
        </w:rPr>
        <w:t>[</w:t>
      </w:r>
      <w:r w:rsidR="008346C7" w:rsidRPr="008346C7">
        <w:rPr>
          <w:color w:val="000000"/>
        </w:rPr>
        <w:t>20</w:t>
      </w:r>
      <w:r w:rsidR="0023298E" w:rsidRPr="008346C7">
        <w:rPr>
          <w:color w:val="000000"/>
        </w:rPr>
        <w:t>]</w:t>
      </w:r>
      <w:r w:rsidR="0023298E" w:rsidRPr="008346C7">
        <w:rPr>
          <w:color w:val="000000" w:themeColor="text1"/>
          <w:szCs w:val="28"/>
          <w:shd w:val="clear" w:color="auto" w:fill="FFFFFF"/>
        </w:rPr>
        <w:t>.</w:t>
      </w:r>
    </w:p>
    <w:p w14:paraId="05513DB5" w14:textId="77777777" w:rsidR="009D6C75" w:rsidRDefault="009D6C75" w:rsidP="009D6C75">
      <w:pPr>
        <w:spacing w:after="0" w:line="240" w:lineRule="auto"/>
        <w:ind w:firstLine="708"/>
        <w:rPr>
          <w:color w:val="000000"/>
        </w:rPr>
      </w:pPr>
    </w:p>
    <w:p w14:paraId="50BBCD77" w14:textId="7150C591" w:rsidR="00974DB8" w:rsidRDefault="0036618F" w:rsidP="009D6C75">
      <w:pPr>
        <w:spacing w:after="0" w:line="240" w:lineRule="auto"/>
        <w:rPr>
          <w:bCs/>
          <w:color w:val="000000"/>
        </w:rPr>
      </w:pPr>
      <w:r w:rsidRPr="008D4EDB">
        <w:rPr>
          <w:b/>
          <w:bCs/>
          <w:color w:val="000000"/>
        </w:rPr>
        <w:lastRenderedPageBreak/>
        <w:t>Таблица 3-</w:t>
      </w:r>
      <w:r w:rsidR="008D4EDB" w:rsidRPr="008D4EDB">
        <w:rPr>
          <w:b/>
          <w:bCs/>
          <w:color w:val="000000"/>
        </w:rPr>
        <w:t>1</w:t>
      </w:r>
      <w:ins w:id="1054" w:author="Абрамова Анна Андреевна" w:date="2024-05-17T15:22:00Z">
        <w:r w:rsidR="005E739A">
          <w:rPr>
            <w:b/>
            <w:bCs/>
            <w:color w:val="000000"/>
          </w:rPr>
          <w:t>6</w:t>
        </w:r>
      </w:ins>
      <w:del w:id="1055" w:author="Абрамова Анна Андреевна" w:date="2024-05-17T15:22:00Z">
        <w:r w:rsidR="008D4EDB" w:rsidRPr="008D4EDB" w:rsidDel="005E739A">
          <w:rPr>
            <w:b/>
            <w:bCs/>
            <w:color w:val="000000"/>
          </w:rPr>
          <w:delText>5</w:delText>
        </w:r>
      </w:del>
      <w:r w:rsidR="0061642E" w:rsidRPr="008D4EDB">
        <w:rPr>
          <w:b/>
          <w:bCs/>
          <w:color w:val="000000"/>
        </w:rPr>
        <w:t>.</w:t>
      </w:r>
      <w:r w:rsidR="005D0903">
        <w:rPr>
          <w:b/>
          <w:bCs/>
          <w:color w:val="000000"/>
        </w:rPr>
        <w:t xml:space="preserve"> </w:t>
      </w:r>
      <w:r w:rsidR="001A2CB8">
        <w:rPr>
          <w:bCs/>
          <w:color w:val="000000"/>
        </w:rPr>
        <w:t xml:space="preserve">Токсичность многократных доз </w:t>
      </w:r>
      <w:r w:rsidR="0023298E" w:rsidRPr="008346C7">
        <w:rPr>
          <w:color w:val="000000"/>
        </w:rPr>
        <w:t>[</w:t>
      </w:r>
      <w:r w:rsidR="008346C7" w:rsidRPr="008346C7">
        <w:rPr>
          <w:color w:val="000000"/>
          <w:lang w:val="en-US"/>
        </w:rPr>
        <w:t>20</w:t>
      </w:r>
      <w:r w:rsidR="0023298E" w:rsidRPr="008346C7">
        <w:rPr>
          <w:color w:val="000000"/>
        </w:rPr>
        <w:t>]</w:t>
      </w:r>
      <w:r w:rsidR="0023298E" w:rsidRPr="008346C7">
        <w:rPr>
          <w:color w:val="000000" w:themeColor="text1"/>
          <w:szCs w:val="28"/>
          <w:shd w:val="clear" w:color="auto" w:fill="FFFFFF"/>
        </w:rPr>
        <w:t>.</w:t>
      </w:r>
    </w:p>
    <w:tbl>
      <w:tblPr>
        <w:tblStyle w:val="TableGrid"/>
        <w:tblW w:w="9351" w:type="dxa"/>
        <w:tblLayout w:type="fixed"/>
        <w:tblLook w:val="04A0" w:firstRow="1" w:lastRow="0" w:firstColumn="1" w:lastColumn="0" w:noHBand="0" w:noVBand="1"/>
      </w:tblPr>
      <w:tblGrid>
        <w:gridCol w:w="1413"/>
        <w:gridCol w:w="1134"/>
        <w:gridCol w:w="992"/>
        <w:gridCol w:w="1276"/>
        <w:gridCol w:w="1417"/>
        <w:gridCol w:w="3119"/>
      </w:tblGrid>
      <w:tr w:rsidR="00960677" w:rsidRPr="00BC5314" w14:paraId="4F5EB92D" w14:textId="77777777" w:rsidTr="008D4EDB">
        <w:trPr>
          <w:cantSplit/>
          <w:trHeight w:val="691"/>
          <w:tblHeader/>
        </w:trPr>
        <w:tc>
          <w:tcPr>
            <w:tcW w:w="1413" w:type="dxa"/>
            <w:shd w:val="clear" w:color="auto" w:fill="D9D9D9" w:themeFill="background1" w:themeFillShade="D9"/>
            <w:vAlign w:val="center"/>
          </w:tcPr>
          <w:p w14:paraId="5B8507B6" w14:textId="77777777" w:rsidR="00960677" w:rsidRPr="00BC5314" w:rsidRDefault="00960677" w:rsidP="0073473E">
            <w:pPr>
              <w:jc w:val="center"/>
              <w:rPr>
                <w:b/>
                <w:color w:val="000000" w:themeColor="text1"/>
              </w:rPr>
            </w:pPr>
            <w:r w:rsidRPr="00BC5314">
              <w:rPr>
                <w:b/>
                <w:color w:val="000000" w:themeColor="text1"/>
              </w:rPr>
              <w:t>Вид животного</w:t>
            </w:r>
          </w:p>
        </w:tc>
        <w:tc>
          <w:tcPr>
            <w:tcW w:w="1134" w:type="dxa"/>
            <w:shd w:val="clear" w:color="auto" w:fill="D9D9D9" w:themeFill="background1" w:themeFillShade="D9"/>
            <w:vAlign w:val="center"/>
          </w:tcPr>
          <w:p w14:paraId="1985C782" w14:textId="77777777" w:rsidR="00960677" w:rsidRPr="00BC5314" w:rsidRDefault="00960677" w:rsidP="0073473E">
            <w:pPr>
              <w:jc w:val="center"/>
              <w:rPr>
                <w:b/>
                <w:color w:val="000000" w:themeColor="text1"/>
              </w:rPr>
            </w:pPr>
            <w:r w:rsidRPr="00BC5314">
              <w:rPr>
                <w:b/>
                <w:color w:val="000000" w:themeColor="text1"/>
              </w:rPr>
              <w:t>Длительность терапии</w:t>
            </w:r>
          </w:p>
        </w:tc>
        <w:tc>
          <w:tcPr>
            <w:tcW w:w="992" w:type="dxa"/>
            <w:shd w:val="clear" w:color="auto" w:fill="D9D9D9" w:themeFill="background1" w:themeFillShade="D9"/>
            <w:vAlign w:val="center"/>
          </w:tcPr>
          <w:p w14:paraId="3C437967" w14:textId="77777777" w:rsidR="00960677" w:rsidRPr="00BC5314" w:rsidRDefault="00960677" w:rsidP="0073473E">
            <w:pPr>
              <w:jc w:val="center"/>
              <w:rPr>
                <w:b/>
                <w:color w:val="000000" w:themeColor="text1"/>
              </w:rPr>
            </w:pPr>
            <w:r w:rsidRPr="00BC5314">
              <w:rPr>
                <w:b/>
                <w:color w:val="000000" w:themeColor="text1"/>
              </w:rPr>
              <w:t>Путь введения</w:t>
            </w:r>
          </w:p>
        </w:tc>
        <w:tc>
          <w:tcPr>
            <w:tcW w:w="1276" w:type="dxa"/>
            <w:shd w:val="clear" w:color="auto" w:fill="D9D9D9" w:themeFill="background1" w:themeFillShade="D9"/>
            <w:vAlign w:val="center"/>
          </w:tcPr>
          <w:p w14:paraId="03954095" w14:textId="77777777" w:rsidR="00960677" w:rsidRPr="00BC5314" w:rsidRDefault="00960677" w:rsidP="0073473E">
            <w:pPr>
              <w:jc w:val="center"/>
              <w:rPr>
                <w:b/>
                <w:color w:val="000000" w:themeColor="text1"/>
              </w:rPr>
            </w:pPr>
            <w:r w:rsidRPr="00BC5314">
              <w:rPr>
                <w:b/>
                <w:color w:val="000000" w:themeColor="text1"/>
              </w:rPr>
              <w:t>Количество животных</w:t>
            </w:r>
          </w:p>
        </w:tc>
        <w:tc>
          <w:tcPr>
            <w:tcW w:w="1417" w:type="dxa"/>
            <w:shd w:val="clear" w:color="auto" w:fill="D9D9D9" w:themeFill="background1" w:themeFillShade="D9"/>
            <w:vAlign w:val="center"/>
          </w:tcPr>
          <w:p w14:paraId="0FDB57A4" w14:textId="77777777" w:rsidR="00960677" w:rsidRPr="00BC5314" w:rsidRDefault="00960677" w:rsidP="0073473E">
            <w:pPr>
              <w:jc w:val="center"/>
              <w:rPr>
                <w:b/>
                <w:color w:val="000000" w:themeColor="text1"/>
              </w:rPr>
            </w:pPr>
            <w:r w:rsidRPr="00BC5314">
              <w:rPr>
                <w:b/>
                <w:color w:val="000000" w:themeColor="text1"/>
              </w:rPr>
              <w:t>Дозировка (</w:t>
            </w:r>
            <w:r w:rsidRPr="00BC5314">
              <w:rPr>
                <w:b/>
                <w:bCs/>
                <w:color w:val="000000"/>
              </w:rPr>
              <w:t>мг/кг/сут</w:t>
            </w:r>
            <w:r w:rsidRPr="00BC5314">
              <w:rPr>
                <w:b/>
                <w:color w:val="000000" w:themeColor="text1"/>
              </w:rPr>
              <w:t>)</w:t>
            </w:r>
          </w:p>
        </w:tc>
        <w:tc>
          <w:tcPr>
            <w:tcW w:w="3119" w:type="dxa"/>
            <w:shd w:val="clear" w:color="auto" w:fill="D9D9D9" w:themeFill="background1" w:themeFillShade="D9"/>
            <w:vAlign w:val="center"/>
          </w:tcPr>
          <w:p w14:paraId="6CBDFB4D" w14:textId="77777777" w:rsidR="00960677" w:rsidRPr="00BC5314" w:rsidRDefault="00960677" w:rsidP="0073473E">
            <w:pPr>
              <w:jc w:val="center"/>
              <w:rPr>
                <w:b/>
                <w:color w:val="000000" w:themeColor="text1"/>
              </w:rPr>
            </w:pPr>
            <w:r w:rsidRPr="00BC5314">
              <w:rPr>
                <w:b/>
                <w:color w:val="000000" w:themeColor="text1"/>
              </w:rPr>
              <w:t>Основные результаты</w:t>
            </w:r>
          </w:p>
        </w:tc>
      </w:tr>
      <w:tr w:rsidR="00960677" w:rsidRPr="00BC5314" w14:paraId="38FEB9B6" w14:textId="77777777" w:rsidTr="008D4EDB">
        <w:tc>
          <w:tcPr>
            <w:tcW w:w="1413" w:type="dxa"/>
          </w:tcPr>
          <w:p w14:paraId="7FF2C517" w14:textId="77777777" w:rsidR="00960677" w:rsidRPr="00BC5314" w:rsidRDefault="00960677" w:rsidP="0073473E">
            <w:pPr>
              <w:rPr>
                <w:color w:val="000000" w:themeColor="text1"/>
              </w:rPr>
            </w:pPr>
            <w:r w:rsidRPr="00BC5314">
              <w:rPr>
                <w:color w:val="000000"/>
              </w:rPr>
              <w:t>Мыши CD-1</w:t>
            </w:r>
          </w:p>
        </w:tc>
        <w:tc>
          <w:tcPr>
            <w:tcW w:w="1134" w:type="dxa"/>
          </w:tcPr>
          <w:p w14:paraId="1F800A14" w14:textId="77777777" w:rsidR="00960677" w:rsidRPr="00BC5314" w:rsidRDefault="00960677" w:rsidP="0073473E">
            <w:pPr>
              <w:rPr>
                <w:color w:val="000000" w:themeColor="text1"/>
              </w:rPr>
            </w:pPr>
            <w:r w:rsidRPr="00BC5314">
              <w:rPr>
                <w:color w:val="000000" w:themeColor="text1"/>
              </w:rPr>
              <w:t>13 недель</w:t>
            </w:r>
          </w:p>
        </w:tc>
        <w:tc>
          <w:tcPr>
            <w:tcW w:w="992" w:type="dxa"/>
          </w:tcPr>
          <w:p w14:paraId="0E0F6B60" w14:textId="77777777" w:rsidR="00960677" w:rsidRPr="00BC5314" w:rsidRDefault="00960677" w:rsidP="0073473E">
            <w:pPr>
              <w:rPr>
                <w:color w:val="000000" w:themeColor="text1"/>
              </w:rPr>
            </w:pPr>
            <w:r w:rsidRPr="00BC5314">
              <w:rPr>
                <w:color w:val="000000" w:themeColor="text1"/>
              </w:rPr>
              <w:t>Пероральный</w:t>
            </w:r>
          </w:p>
        </w:tc>
        <w:tc>
          <w:tcPr>
            <w:tcW w:w="1276" w:type="dxa"/>
          </w:tcPr>
          <w:p w14:paraId="0096E7A5" w14:textId="77777777" w:rsidR="00960677" w:rsidRPr="00BC5314" w:rsidRDefault="00960677" w:rsidP="0073473E">
            <w:pPr>
              <w:rPr>
                <w:color w:val="000000" w:themeColor="text1"/>
              </w:rPr>
            </w:pPr>
            <w:r w:rsidRPr="00BC5314">
              <w:rPr>
                <w:color w:val="000000" w:themeColor="text1"/>
              </w:rPr>
              <w:t>42</w:t>
            </w:r>
          </w:p>
        </w:tc>
        <w:tc>
          <w:tcPr>
            <w:tcW w:w="1417" w:type="dxa"/>
          </w:tcPr>
          <w:p w14:paraId="38414709" w14:textId="77777777" w:rsidR="00960677" w:rsidRPr="00BC5314" w:rsidRDefault="00960677" w:rsidP="0073473E">
            <w:pPr>
              <w:rPr>
                <w:color w:val="000000" w:themeColor="text1"/>
              </w:rPr>
            </w:pPr>
            <w:r w:rsidRPr="00BC5314">
              <w:rPr>
                <w:color w:val="000000"/>
              </w:rPr>
              <w:t>0, 100, 300, 1000 (софосбувир)</w:t>
            </w:r>
          </w:p>
        </w:tc>
        <w:tc>
          <w:tcPr>
            <w:tcW w:w="3119" w:type="dxa"/>
          </w:tcPr>
          <w:p w14:paraId="3B4EF08C" w14:textId="77777777" w:rsidR="00960677" w:rsidRPr="00BC5314" w:rsidRDefault="00960677" w:rsidP="0073473E">
            <w:r w:rsidRPr="00BC5314">
              <w:rPr>
                <w:color w:val="000000"/>
              </w:rPr>
              <w:t>Смертность</w:t>
            </w:r>
          </w:p>
          <w:p w14:paraId="5E6F0CB7" w14:textId="77777777" w:rsidR="00960677" w:rsidRPr="00BC5314" w:rsidRDefault="00960677" w:rsidP="0073473E">
            <w:r w:rsidRPr="00BC5314">
              <w:rPr>
                <w:color w:val="000000"/>
              </w:rPr>
              <w:t>0: 2M,</w:t>
            </w:r>
          </w:p>
          <w:p w14:paraId="6547AADC" w14:textId="77777777" w:rsidR="00960677" w:rsidRPr="00BC5314" w:rsidRDefault="00960677" w:rsidP="0073473E">
            <w:r w:rsidRPr="00BC5314">
              <w:rPr>
                <w:color w:val="000000"/>
              </w:rPr>
              <w:t>100: 5M 2F,</w:t>
            </w:r>
          </w:p>
          <w:p w14:paraId="0972A6B9" w14:textId="77777777" w:rsidR="00960677" w:rsidRPr="00BC5314" w:rsidRDefault="00960677" w:rsidP="0073473E">
            <w:r w:rsidRPr="00BC5314">
              <w:rPr>
                <w:color w:val="000000"/>
              </w:rPr>
              <w:t>300: 4M 1F</w:t>
            </w:r>
          </w:p>
          <w:p w14:paraId="0E72B0CC" w14:textId="77777777" w:rsidR="00960677" w:rsidRPr="00BC5314" w:rsidRDefault="00960677" w:rsidP="0073473E">
            <w:pPr>
              <w:rPr>
                <w:color w:val="000000"/>
              </w:rPr>
            </w:pPr>
            <w:r w:rsidRPr="00BC5314">
              <w:rPr>
                <w:color w:val="000000"/>
              </w:rPr>
              <w:t>1000: 3F, ↓ изменение массы тела (M)</w:t>
            </w:r>
          </w:p>
          <w:p w14:paraId="60F52E51" w14:textId="77777777" w:rsidR="00960677" w:rsidRPr="00BC5314" w:rsidRDefault="00960677" w:rsidP="0073473E">
            <w:pPr>
              <w:rPr>
                <w:color w:val="000000" w:themeColor="text1"/>
                <w:shd w:val="clear" w:color="auto" w:fill="FFFFFF"/>
              </w:rPr>
            </w:pPr>
            <w:r w:rsidRPr="00BC5314">
              <w:rPr>
                <w:b/>
                <w:bCs/>
                <w:color w:val="000000" w:themeColor="text1"/>
                <w:shd w:val="clear" w:color="auto" w:fill="FFFFFF"/>
              </w:rPr>
              <w:t>NOAEL</w:t>
            </w:r>
            <w:r w:rsidRPr="00BC5314">
              <w:rPr>
                <w:color w:val="000000" w:themeColor="text1"/>
                <w:shd w:val="clear" w:color="auto" w:fill="FFFFFF"/>
              </w:rPr>
              <w:t xml:space="preserve"> =100 (М) и 300 (F) мг/кг/сут</w:t>
            </w:r>
          </w:p>
        </w:tc>
      </w:tr>
      <w:tr w:rsidR="00960677" w:rsidRPr="00BC5314" w14:paraId="1A4FC523" w14:textId="77777777" w:rsidTr="008D4EDB">
        <w:tc>
          <w:tcPr>
            <w:tcW w:w="1413" w:type="dxa"/>
          </w:tcPr>
          <w:p w14:paraId="1F273E41" w14:textId="77777777" w:rsidR="00960677" w:rsidRPr="00BC5314" w:rsidRDefault="00960677" w:rsidP="0073473E">
            <w:pPr>
              <w:rPr>
                <w:color w:val="000000" w:themeColor="text1"/>
              </w:rPr>
            </w:pPr>
            <w:r w:rsidRPr="00BC5314">
              <w:rPr>
                <w:color w:val="000000"/>
              </w:rPr>
              <w:t>Крысы CD IGS</w:t>
            </w:r>
          </w:p>
        </w:tc>
        <w:tc>
          <w:tcPr>
            <w:tcW w:w="1134" w:type="dxa"/>
          </w:tcPr>
          <w:p w14:paraId="3F8C13DD" w14:textId="77777777" w:rsidR="00960677" w:rsidRPr="00BC5314" w:rsidRDefault="00960677" w:rsidP="0073473E">
            <w:pPr>
              <w:rPr>
                <w:color w:val="000000" w:themeColor="text1"/>
              </w:rPr>
            </w:pPr>
            <w:r w:rsidRPr="00BC5314">
              <w:rPr>
                <w:color w:val="000000" w:themeColor="text1"/>
              </w:rPr>
              <w:t>7 дней</w:t>
            </w:r>
          </w:p>
          <w:p w14:paraId="7BE2CD5D" w14:textId="77777777" w:rsidR="00960677" w:rsidRPr="00BC5314" w:rsidRDefault="00960677" w:rsidP="0073473E">
            <w:pPr>
              <w:rPr>
                <w:color w:val="000000" w:themeColor="text1"/>
              </w:rPr>
            </w:pPr>
            <w:r w:rsidRPr="00BC5314">
              <w:rPr>
                <w:color w:val="000000" w:themeColor="text1"/>
              </w:rPr>
              <w:t>(восстановление)</w:t>
            </w:r>
          </w:p>
        </w:tc>
        <w:tc>
          <w:tcPr>
            <w:tcW w:w="992" w:type="dxa"/>
          </w:tcPr>
          <w:p w14:paraId="46ED5EF2" w14:textId="77777777" w:rsidR="00960677" w:rsidRPr="00BC5314" w:rsidRDefault="00960677" w:rsidP="0073473E">
            <w:pPr>
              <w:rPr>
                <w:color w:val="000000" w:themeColor="text1"/>
              </w:rPr>
            </w:pPr>
            <w:r w:rsidRPr="00BC5314">
              <w:rPr>
                <w:color w:val="000000" w:themeColor="text1"/>
              </w:rPr>
              <w:t>Пероральный</w:t>
            </w:r>
          </w:p>
        </w:tc>
        <w:tc>
          <w:tcPr>
            <w:tcW w:w="1276" w:type="dxa"/>
          </w:tcPr>
          <w:p w14:paraId="1B6054FD" w14:textId="77777777" w:rsidR="00960677" w:rsidRPr="00BC5314" w:rsidRDefault="00960677" w:rsidP="0073473E">
            <w:pPr>
              <w:rPr>
                <w:color w:val="000000" w:themeColor="text1"/>
              </w:rPr>
            </w:pPr>
            <w:r w:rsidRPr="00BC5314">
              <w:rPr>
                <w:color w:val="000000" w:themeColor="text1"/>
              </w:rPr>
              <w:t xml:space="preserve"> 10, дополнительно 3 период восстановления</w:t>
            </w:r>
          </w:p>
        </w:tc>
        <w:tc>
          <w:tcPr>
            <w:tcW w:w="1417" w:type="dxa"/>
          </w:tcPr>
          <w:p w14:paraId="59A9370A" w14:textId="77777777" w:rsidR="00960677" w:rsidRPr="00BC5314" w:rsidRDefault="00960677" w:rsidP="0073473E">
            <w:pPr>
              <w:rPr>
                <w:color w:val="000000" w:themeColor="text1"/>
              </w:rPr>
            </w:pPr>
            <w:r w:rsidRPr="00BC5314">
              <w:rPr>
                <w:color w:val="000000"/>
              </w:rPr>
              <w:t xml:space="preserve">0, 30, 250, 2000 </w:t>
            </w:r>
            <w:r w:rsidRPr="00BC5314">
              <w:rPr>
                <w:color w:val="000000" w:themeColor="text1"/>
              </w:rPr>
              <w:t>(</w:t>
            </w:r>
            <w:r w:rsidRPr="00BC5314">
              <w:rPr>
                <w:color w:val="000000"/>
              </w:rPr>
              <w:t>GS-9851</w:t>
            </w:r>
            <w:r w:rsidRPr="00BC5314">
              <w:rPr>
                <w:color w:val="000000" w:themeColor="text1"/>
              </w:rPr>
              <w:t>)</w:t>
            </w:r>
          </w:p>
        </w:tc>
        <w:tc>
          <w:tcPr>
            <w:tcW w:w="3119" w:type="dxa"/>
          </w:tcPr>
          <w:p w14:paraId="4BB15F43" w14:textId="77777777" w:rsidR="00960677" w:rsidRPr="00BC5314" w:rsidRDefault="00960677" w:rsidP="0073473E">
            <w:pPr>
              <w:rPr>
                <w:color w:val="000000"/>
              </w:rPr>
            </w:pPr>
            <w:r w:rsidRPr="00BC5314">
              <w:rPr>
                <w:color w:val="000000"/>
              </w:rPr>
              <w:t>Смертность 2000: 3M 6F. Многоочаговая дегенерация сердечных мышечных волокон (М/F), водянистая диарея (М/F)</w:t>
            </w:r>
          </w:p>
          <w:p w14:paraId="6EA06501" w14:textId="77777777" w:rsidR="00960677" w:rsidRPr="00BC5314" w:rsidRDefault="00960677" w:rsidP="007347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rPr>
            </w:pPr>
            <w:r w:rsidRPr="00BC5314">
              <w:rPr>
                <w:b/>
                <w:bCs/>
                <w:color w:val="000000"/>
              </w:rPr>
              <w:t xml:space="preserve">NOAEL </w:t>
            </w:r>
            <w:r w:rsidRPr="00BC5314">
              <w:rPr>
                <w:color w:val="000000"/>
              </w:rPr>
              <w:t>= 250 мг/кг/сут</w:t>
            </w:r>
          </w:p>
        </w:tc>
      </w:tr>
      <w:tr w:rsidR="00960677" w:rsidRPr="00BC5314" w14:paraId="4F1AD2E9" w14:textId="77777777" w:rsidTr="008D4EDB">
        <w:tc>
          <w:tcPr>
            <w:tcW w:w="1413" w:type="dxa"/>
          </w:tcPr>
          <w:p w14:paraId="28494F48" w14:textId="77777777" w:rsidR="00960677" w:rsidRPr="00BC5314" w:rsidRDefault="00960677" w:rsidP="0073473E">
            <w:pPr>
              <w:jc w:val="center"/>
            </w:pPr>
            <w:r w:rsidRPr="00BC5314">
              <w:rPr>
                <w:color w:val="000000"/>
              </w:rPr>
              <w:t>CByB6F1-Tg(HRAS)</w:t>
            </w:r>
          </w:p>
          <w:p w14:paraId="014A873E" w14:textId="1F7337E7" w:rsidR="00960677" w:rsidRPr="00BC5314" w:rsidRDefault="00960677" w:rsidP="0073473E">
            <w:pPr>
              <w:rPr>
                <w:color w:val="000000" w:themeColor="text1"/>
              </w:rPr>
            </w:pPr>
            <w:r w:rsidRPr="00BC5314">
              <w:rPr>
                <w:color w:val="000000"/>
              </w:rPr>
              <w:t>Мыши 2Jic</w:t>
            </w:r>
          </w:p>
        </w:tc>
        <w:tc>
          <w:tcPr>
            <w:tcW w:w="1134" w:type="dxa"/>
          </w:tcPr>
          <w:p w14:paraId="2332F97E" w14:textId="45285FC0" w:rsidR="00960677" w:rsidRPr="00BC5314" w:rsidRDefault="00960677" w:rsidP="0073473E">
            <w:pPr>
              <w:rPr>
                <w:color w:val="000000" w:themeColor="text1"/>
              </w:rPr>
            </w:pPr>
            <w:r w:rsidRPr="00BC5314">
              <w:rPr>
                <w:color w:val="000000"/>
              </w:rPr>
              <w:t>4 недели</w:t>
            </w:r>
          </w:p>
        </w:tc>
        <w:tc>
          <w:tcPr>
            <w:tcW w:w="992" w:type="dxa"/>
          </w:tcPr>
          <w:p w14:paraId="759A1171" w14:textId="77777777" w:rsidR="00960677" w:rsidRPr="00BC5314" w:rsidRDefault="00960677" w:rsidP="0073473E">
            <w:pPr>
              <w:rPr>
                <w:color w:val="000000" w:themeColor="text1"/>
              </w:rPr>
            </w:pPr>
            <w:r w:rsidRPr="00BC5314">
              <w:rPr>
                <w:color w:val="000000" w:themeColor="text1"/>
              </w:rPr>
              <w:t>Пероральный</w:t>
            </w:r>
          </w:p>
        </w:tc>
        <w:tc>
          <w:tcPr>
            <w:tcW w:w="1276" w:type="dxa"/>
          </w:tcPr>
          <w:p w14:paraId="329C0A02" w14:textId="65AAE581" w:rsidR="00960677" w:rsidRPr="00BC5314" w:rsidRDefault="00960677" w:rsidP="0073473E">
            <w:pPr>
              <w:rPr>
                <w:color w:val="000000" w:themeColor="text1"/>
              </w:rPr>
            </w:pPr>
            <w:r w:rsidRPr="00BC5314">
              <w:rPr>
                <w:color w:val="000000" w:themeColor="text1"/>
              </w:rPr>
              <w:t>36</w:t>
            </w:r>
          </w:p>
        </w:tc>
        <w:tc>
          <w:tcPr>
            <w:tcW w:w="1417" w:type="dxa"/>
          </w:tcPr>
          <w:p w14:paraId="2738CAD1" w14:textId="10AA4EA2" w:rsidR="00960677" w:rsidRPr="00BC5314" w:rsidRDefault="00960677" w:rsidP="0073473E">
            <w:pPr>
              <w:rPr>
                <w:color w:val="000000" w:themeColor="text1"/>
              </w:rPr>
            </w:pPr>
            <w:r w:rsidRPr="00BC5314">
              <w:rPr>
                <w:color w:val="000000"/>
              </w:rPr>
              <w:t>0, 100, 300, 1500</w:t>
            </w:r>
            <w:r w:rsidRPr="00BC5314">
              <w:rPr>
                <w:color w:val="000000" w:themeColor="text1"/>
              </w:rPr>
              <w:t xml:space="preserve"> (</w:t>
            </w:r>
            <w:r w:rsidRPr="00BC5314">
              <w:rPr>
                <w:color w:val="000000"/>
              </w:rPr>
              <w:t>велпатасвир</w:t>
            </w:r>
            <w:r w:rsidRPr="00BC5314">
              <w:rPr>
                <w:color w:val="000000" w:themeColor="text1"/>
              </w:rPr>
              <w:t>)</w:t>
            </w:r>
          </w:p>
        </w:tc>
        <w:tc>
          <w:tcPr>
            <w:tcW w:w="3119" w:type="dxa"/>
          </w:tcPr>
          <w:p w14:paraId="15936C0A" w14:textId="77777777" w:rsidR="00960677" w:rsidRPr="00BC5314" w:rsidRDefault="00960677" w:rsidP="007347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color w:val="000000"/>
              </w:rPr>
            </w:pPr>
            <w:r w:rsidRPr="00BC5314">
              <w:rPr>
                <w:color w:val="000000"/>
              </w:rPr>
              <w:t xml:space="preserve">1500: </w:t>
            </w:r>
            <w:r w:rsidRPr="00BC5314">
              <w:rPr>
                <w:b/>
                <w:bCs/>
                <w:color w:val="000000"/>
              </w:rPr>
              <w:t>↓</w:t>
            </w:r>
            <w:r w:rsidRPr="00BC5314">
              <w:rPr>
                <w:color w:val="000000"/>
              </w:rPr>
              <w:t xml:space="preserve"> лейкоциты, абс. нейтрофилы и абс. число лимфоцитов</w:t>
            </w:r>
            <w:r w:rsidRPr="00BC5314">
              <w:rPr>
                <w:b/>
                <w:bCs/>
                <w:color w:val="000000"/>
              </w:rPr>
              <w:t xml:space="preserve"> </w:t>
            </w:r>
          </w:p>
          <w:p w14:paraId="7FC1F682" w14:textId="53A47254" w:rsidR="00960677" w:rsidRPr="00BC5314" w:rsidRDefault="00960677" w:rsidP="007347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rPr>
            </w:pPr>
            <w:r w:rsidRPr="00BC5314">
              <w:rPr>
                <w:b/>
                <w:bCs/>
                <w:color w:val="000000"/>
              </w:rPr>
              <w:t xml:space="preserve">NOAEL </w:t>
            </w:r>
            <w:r w:rsidRPr="00BC5314">
              <w:rPr>
                <w:color w:val="000000"/>
              </w:rPr>
              <w:t>= 1500 мг/кг/сут</w:t>
            </w:r>
          </w:p>
        </w:tc>
      </w:tr>
      <w:tr w:rsidR="00960677" w:rsidRPr="00BC5314" w14:paraId="655783F4" w14:textId="77777777" w:rsidTr="008D4EDB">
        <w:tc>
          <w:tcPr>
            <w:tcW w:w="1413" w:type="dxa"/>
          </w:tcPr>
          <w:p w14:paraId="531A0DE2" w14:textId="77777777" w:rsidR="00960677" w:rsidRPr="00BC5314" w:rsidRDefault="00960677" w:rsidP="0073473E">
            <w:pPr>
              <w:rPr>
                <w:color w:val="000000" w:themeColor="text1"/>
              </w:rPr>
            </w:pPr>
            <w:r w:rsidRPr="00BC5314">
              <w:rPr>
                <w:color w:val="000000"/>
              </w:rPr>
              <w:t>Крысы SD</w:t>
            </w:r>
          </w:p>
        </w:tc>
        <w:tc>
          <w:tcPr>
            <w:tcW w:w="1134" w:type="dxa"/>
          </w:tcPr>
          <w:p w14:paraId="29937DC1" w14:textId="71D01BBA" w:rsidR="00960677" w:rsidRPr="00BC5314" w:rsidRDefault="00960677" w:rsidP="0073473E">
            <w:pPr>
              <w:rPr>
                <w:color w:val="000000" w:themeColor="text1"/>
              </w:rPr>
            </w:pPr>
            <w:r w:rsidRPr="00BC5314">
              <w:rPr>
                <w:color w:val="000000"/>
              </w:rPr>
              <w:t>2 недели, 1</w:t>
            </w:r>
            <w:r w:rsidRPr="00BC5314">
              <w:rPr>
                <w:color w:val="000000"/>
              </w:rPr>
              <w:noBreakHyphen/>
              <w:t>недельный период восстановления</w:t>
            </w:r>
          </w:p>
        </w:tc>
        <w:tc>
          <w:tcPr>
            <w:tcW w:w="992" w:type="dxa"/>
          </w:tcPr>
          <w:p w14:paraId="1A4C291C" w14:textId="77777777" w:rsidR="00960677" w:rsidRPr="00BC5314" w:rsidRDefault="00960677" w:rsidP="0073473E">
            <w:pPr>
              <w:rPr>
                <w:color w:val="000000" w:themeColor="text1"/>
              </w:rPr>
            </w:pPr>
            <w:r w:rsidRPr="00BC5314">
              <w:rPr>
                <w:color w:val="000000" w:themeColor="text1"/>
              </w:rPr>
              <w:t>Пероральный</w:t>
            </w:r>
          </w:p>
        </w:tc>
        <w:tc>
          <w:tcPr>
            <w:tcW w:w="1276" w:type="dxa"/>
          </w:tcPr>
          <w:p w14:paraId="76D1E266" w14:textId="77777777" w:rsidR="00960677" w:rsidRPr="00BC5314" w:rsidRDefault="00960677" w:rsidP="0073473E">
            <w:pPr>
              <w:rPr>
                <w:color w:val="000000" w:themeColor="text1"/>
              </w:rPr>
            </w:pPr>
            <w:r w:rsidRPr="00BC5314">
              <w:rPr>
                <w:color w:val="000000" w:themeColor="text1"/>
              </w:rPr>
              <w:t>9, дополниьельно 5 в период восстановления</w:t>
            </w:r>
          </w:p>
        </w:tc>
        <w:tc>
          <w:tcPr>
            <w:tcW w:w="1417" w:type="dxa"/>
          </w:tcPr>
          <w:p w14:paraId="6CE74AFA" w14:textId="0516449C" w:rsidR="00960677" w:rsidRPr="00BC5314" w:rsidRDefault="00960677" w:rsidP="0073473E">
            <w:pPr>
              <w:rPr>
                <w:color w:val="000000" w:themeColor="text1"/>
              </w:rPr>
            </w:pPr>
            <w:r w:rsidRPr="00BC5314">
              <w:rPr>
                <w:color w:val="000000"/>
              </w:rPr>
              <w:t>0, 20, 60, 200 (велпатасвир)</w:t>
            </w:r>
          </w:p>
        </w:tc>
        <w:tc>
          <w:tcPr>
            <w:tcW w:w="3119" w:type="dxa"/>
          </w:tcPr>
          <w:p w14:paraId="003456A1" w14:textId="77777777" w:rsidR="00960677" w:rsidRPr="00BC5314" w:rsidRDefault="00960677" w:rsidP="007347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BC5314">
              <w:rPr>
                <w:color w:val="000000"/>
              </w:rPr>
              <w:t>Заслуживающие внимания результаты отсутствуют.</w:t>
            </w:r>
          </w:p>
          <w:p w14:paraId="72EC1110" w14:textId="40CB756D" w:rsidR="00960677" w:rsidRPr="00BC5314" w:rsidRDefault="00960677" w:rsidP="007347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rPr>
            </w:pPr>
            <w:r w:rsidRPr="00BC5314">
              <w:rPr>
                <w:b/>
                <w:bCs/>
                <w:color w:val="000000"/>
              </w:rPr>
              <w:t xml:space="preserve">NOAEL </w:t>
            </w:r>
            <w:r w:rsidRPr="00BC5314">
              <w:rPr>
                <w:color w:val="000000"/>
              </w:rPr>
              <w:t>= 200 мг/кг/сут</w:t>
            </w:r>
          </w:p>
        </w:tc>
      </w:tr>
      <w:tr w:rsidR="00960677" w:rsidRPr="00BC5314" w14:paraId="3F9FEA77" w14:textId="77777777" w:rsidTr="008D4EDB">
        <w:tc>
          <w:tcPr>
            <w:tcW w:w="1413" w:type="dxa"/>
          </w:tcPr>
          <w:p w14:paraId="696E1A81" w14:textId="20BDD703" w:rsidR="00960677" w:rsidRPr="00BC5314" w:rsidRDefault="00960677" w:rsidP="0073473E">
            <w:pPr>
              <w:rPr>
                <w:color w:val="000000" w:themeColor="text1"/>
              </w:rPr>
            </w:pPr>
            <w:r w:rsidRPr="00BC5314">
              <w:rPr>
                <w:color w:val="000000"/>
              </w:rPr>
              <w:t>Собаки породы бигль</w:t>
            </w:r>
          </w:p>
        </w:tc>
        <w:tc>
          <w:tcPr>
            <w:tcW w:w="1134" w:type="dxa"/>
          </w:tcPr>
          <w:p w14:paraId="3FFBB229" w14:textId="2CED4E13" w:rsidR="00960677" w:rsidRPr="00BC5314" w:rsidRDefault="00960677" w:rsidP="0073473E">
            <w:pPr>
              <w:rPr>
                <w:color w:val="000000" w:themeColor="text1"/>
              </w:rPr>
            </w:pPr>
            <w:r w:rsidRPr="00BC5314">
              <w:rPr>
                <w:color w:val="000000"/>
              </w:rPr>
              <w:t>13 недель, 4</w:t>
            </w:r>
            <w:r w:rsidRPr="00BC5314">
              <w:rPr>
                <w:color w:val="000000"/>
              </w:rPr>
              <w:noBreakHyphen/>
              <w:t>недельный период восстановления</w:t>
            </w:r>
          </w:p>
        </w:tc>
        <w:tc>
          <w:tcPr>
            <w:tcW w:w="992" w:type="dxa"/>
          </w:tcPr>
          <w:p w14:paraId="35EEACEE" w14:textId="77777777" w:rsidR="00960677" w:rsidRPr="00BC5314" w:rsidRDefault="00960677" w:rsidP="0073473E">
            <w:pPr>
              <w:rPr>
                <w:color w:val="000000" w:themeColor="text1"/>
              </w:rPr>
            </w:pPr>
            <w:r w:rsidRPr="00BC5314">
              <w:rPr>
                <w:color w:val="000000" w:themeColor="text1"/>
              </w:rPr>
              <w:t>Пероральный</w:t>
            </w:r>
          </w:p>
        </w:tc>
        <w:tc>
          <w:tcPr>
            <w:tcW w:w="1276" w:type="dxa"/>
          </w:tcPr>
          <w:p w14:paraId="206CFEBB" w14:textId="478E7A62" w:rsidR="00960677" w:rsidRPr="00BC5314" w:rsidRDefault="00960677" w:rsidP="0073473E">
            <w:pPr>
              <w:rPr>
                <w:color w:val="000000" w:themeColor="text1"/>
              </w:rPr>
            </w:pPr>
            <w:r w:rsidRPr="00BC5314">
              <w:rPr>
                <w:color w:val="000000" w:themeColor="text1"/>
              </w:rPr>
              <w:t>9, дополнит ельно 5 в период восстановления</w:t>
            </w:r>
          </w:p>
        </w:tc>
        <w:tc>
          <w:tcPr>
            <w:tcW w:w="1417" w:type="dxa"/>
          </w:tcPr>
          <w:p w14:paraId="1074FE5D" w14:textId="7E6AB4C7" w:rsidR="00960677" w:rsidRPr="00BC5314" w:rsidRDefault="00960677" w:rsidP="0073473E">
            <w:pPr>
              <w:rPr>
                <w:color w:val="000000" w:themeColor="text1"/>
              </w:rPr>
            </w:pPr>
            <w:r w:rsidRPr="00BC5314">
              <w:rPr>
                <w:color w:val="000000"/>
              </w:rPr>
              <w:t>0, 5, 20, 100 (велпатасвир)</w:t>
            </w:r>
          </w:p>
        </w:tc>
        <w:tc>
          <w:tcPr>
            <w:tcW w:w="3119" w:type="dxa"/>
          </w:tcPr>
          <w:p w14:paraId="0118DB05" w14:textId="77777777" w:rsidR="00960677" w:rsidRPr="00BC5314" w:rsidRDefault="00960677" w:rsidP="007347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BC5314">
              <w:rPr>
                <w:color w:val="000000"/>
              </w:rPr>
              <w:t xml:space="preserve">Смертность 100: 1 М; концентрация фибриногена и глобулинов </w:t>
            </w:r>
            <w:r w:rsidRPr="00BC5314">
              <w:rPr>
                <w:b/>
                <w:bCs/>
                <w:color w:val="000000"/>
              </w:rPr>
              <w:t>↓</w:t>
            </w:r>
            <w:r w:rsidRPr="00BC5314">
              <w:rPr>
                <w:color w:val="000000"/>
              </w:rPr>
              <w:t>, альбумин ↑ (F), рвота (M/F)</w:t>
            </w:r>
          </w:p>
          <w:p w14:paraId="7C7C1789" w14:textId="0BACACFD" w:rsidR="00960677" w:rsidRPr="00BC5314" w:rsidRDefault="00960677" w:rsidP="007347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rPr>
            </w:pPr>
            <w:r w:rsidRPr="00BC5314">
              <w:rPr>
                <w:b/>
                <w:bCs/>
                <w:color w:val="000000"/>
              </w:rPr>
              <w:t xml:space="preserve">NOAEL </w:t>
            </w:r>
            <w:r w:rsidRPr="00BC5314">
              <w:rPr>
                <w:color w:val="000000"/>
              </w:rPr>
              <w:t>= 100 мг/кг/сут</w:t>
            </w:r>
          </w:p>
        </w:tc>
      </w:tr>
      <w:tr w:rsidR="00960677" w:rsidRPr="00BC5314" w14:paraId="265EC40C" w14:textId="77777777" w:rsidTr="008346C7">
        <w:tc>
          <w:tcPr>
            <w:tcW w:w="9351" w:type="dxa"/>
            <w:gridSpan w:val="6"/>
          </w:tcPr>
          <w:p w14:paraId="1A36BE46" w14:textId="77777777" w:rsidR="00960677" w:rsidRPr="00BC5314" w:rsidRDefault="00960677" w:rsidP="007347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000000" w:themeColor="text1"/>
                <w:sz w:val="20"/>
                <w:szCs w:val="20"/>
                <w:shd w:val="clear" w:color="auto" w:fill="FFFFFF"/>
              </w:rPr>
            </w:pPr>
            <w:r w:rsidRPr="00BC5314">
              <w:rPr>
                <w:b/>
                <w:color w:val="000000" w:themeColor="text1"/>
                <w:sz w:val="20"/>
                <w:szCs w:val="20"/>
                <w:shd w:val="clear" w:color="auto" w:fill="FFFFFF"/>
              </w:rPr>
              <w:t>Примечание:</w:t>
            </w:r>
          </w:p>
          <w:p w14:paraId="412E401F" w14:textId="77777777" w:rsidR="00960677" w:rsidRPr="00BC5314" w:rsidRDefault="00960677" w:rsidP="007347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shd w:val="clear" w:color="auto" w:fill="FFFFFF"/>
              </w:rPr>
            </w:pPr>
            <w:r w:rsidRPr="00BC5314">
              <w:rPr>
                <w:sz w:val="20"/>
                <w:szCs w:val="20"/>
                <w:lang w:val="en-US" w:eastAsia="ru-RU"/>
              </w:rPr>
              <w:t>NOAEL</w:t>
            </w:r>
            <w:r w:rsidRPr="00BC5314">
              <w:rPr>
                <w:sz w:val="20"/>
                <w:szCs w:val="20"/>
                <w:lang w:eastAsia="ru-RU"/>
              </w:rPr>
              <w:t xml:space="preserve"> - </w:t>
            </w:r>
            <w:r w:rsidRPr="00BC5314">
              <w:rPr>
                <w:sz w:val="20"/>
                <w:szCs w:val="20"/>
                <w:lang w:val="en-US" w:eastAsia="ru-RU"/>
              </w:rPr>
              <w:t>no</w:t>
            </w:r>
            <w:r w:rsidRPr="00BC5314">
              <w:rPr>
                <w:sz w:val="20"/>
                <w:szCs w:val="20"/>
                <w:lang w:eastAsia="ru-RU"/>
              </w:rPr>
              <w:t xml:space="preserve"> </w:t>
            </w:r>
            <w:r w:rsidRPr="00BC5314">
              <w:rPr>
                <w:sz w:val="20"/>
                <w:szCs w:val="20"/>
                <w:lang w:val="en-US" w:eastAsia="ru-RU"/>
              </w:rPr>
              <w:t>observed</w:t>
            </w:r>
            <w:r w:rsidRPr="00BC5314">
              <w:rPr>
                <w:sz w:val="20"/>
                <w:szCs w:val="20"/>
                <w:lang w:eastAsia="ru-RU"/>
              </w:rPr>
              <w:t xml:space="preserve"> </w:t>
            </w:r>
            <w:r w:rsidRPr="00BC5314">
              <w:rPr>
                <w:sz w:val="20"/>
                <w:szCs w:val="20"/>
                <w:lang w:val="en-US" w:eastAsia="ru-RU"/>
              </w:rPr>
              <w:t>adverse</w:t>
            </w:r>
            <w:r w:rsidRPr="00BC5314">
              <w:rPr>
                <w:sz w:val="20"/>
                <w:szCs w:val="20"/>
                <w:lang w:eastAsia="ru-RU"/>
              </w:rPr>
              <w:t xml:space="preserve"> </w:t>
            </w:r>
            <w:r w:rsidRPr="00BC5314">
              <w:rPr>
                <w:sz w:val="20"/>
                <w:szCs w:val="20"/>
                <w:lang w:val="en-US" w:eastAsia="ru-RU"/>
              </w:rPr>
              <w:t>effect</w:t>
            </w:r>
            <w:r w:rsidRPr="00BC5314">
              <w:rPr>
                <w:sz w:val="20"/>
                <w:szCs w:val="20"/>
                <w:lang w:eastAsia="ru-RU"/>
              </w:rPr>
              <w:t xml:space="preserve"> </w:t>
            </w:r>
            <w:r w:rsidRPr="00BC5314">
              <w:rPr>
                <w:sz w:val="20"/>
                <w:szCs w:val="20"/>
                <w:lang w:val="en-US" w:eastAsia="ru-RU"/>
              </w:rPr>
              <w:t>level</w:t>
            </w:r>
            <w:r w:rsidRPr="00BC5314">
              <w:rPr>
                <w:sz w:val="20"/>
                <w:szCs w:val="20"/>
                <w:lang w:eastAsia="ru-RU"/>
              </w:rPr>
              <w:t xml:space="preserve">, </w:t>
            </w:r>
            <w:r w:rsidRPr="00BC5314">
              <w:rPr>
                <w:rFonts w:eastAsia="Calibri"/>
                <w:iCs/>
                <w:sz w:val="20"/>
                <w:szCs w:val="20"/>
                <w:shd w:val="clear" w:color="auto" w:fill="FFFFFF"/>
              </w:rPr>
              <w:t>максимальная доза препарата, не приводящая к развитию наблюдаемых нежелательных эффектов</w:t>
            </w:r>
            <w:r w:rsidRPr="00BC5314">
              <w:rPr>
                <w:sz w:val="20"/>
                <w:szCs w:val="20"/>
                <w:lang w:eastAsia="ru-RU"/>
              </w:rPr>
              <w:t xml:space="preserve">; М - </w:t>
            </w:r>
            <w:r w:rsidRPr="00BC5314">
              <w:rPr>
                <w:sz w:val="20"/>
                <w:szCs w:val="20"/>
                <w:lang w:val="en-US" w:eastAsia="ru-RU"/>
              </w:rPr>
              <w:t>males</w:t>
            </w:r>
            <w:r w:rsidRPr="00BC5314">
              <w:rPr>
                <w:sz w:val="20"/>
                <w:szCs w:val="20"/>
                <w:lang w:eastAsia="ru-RU"/>
              </w:rPr>
              <w:t xml:space="preserve"> (самцы); F - </w:t>
            </w:r>
            <w:r w:rsidRPr="00BC5314">
              <w:rPr>
                <w:sz w:val="20"/>
                <w:szCs w:val="20"/>
                <w:lang w:val="en-US" w:eastAsia="ru-RU"/>
              </w:rPr>
              <w:t>females</w:t>
            </w:r>
            <w:r w:rsidRPr="00BC5314">
              <w:rPr>
                <w:sz w:val="20"/>
                <w:szCs w:val="20"/>
                <w:lang w:eastAsia="ru-RU"/>
              </w:rPr>
              <w:t xml:space="preserve"> (самки)</w:t>
            </w:r>
          </w:p>
        </w:tc>
      </w:tr>
    </w:tbl>
    <w:p w14:paraId="1A43B3DA" w14:textId="77777777" w:rsidR="009D6C75" w:rsidRDefault="009D6C75" w:rsidP="00A91BD2">
      <w:pPr>
        <w:spacing w:after="0" w:line="240" w:lineRule="auto"/>
        <w:rPr>
          <w:b/>
          <w:bCs/>
          <w:i/>
          <w:color w:val="000000"/>
        </w:rPr>
      </w:pPr>
    </w:p>
    <w:p w14:paraId="2443EF41" w14:textId="2C6125AA" w:rsidR="00A91BD2" w:rsidRPr="00A91BD2" w:rsidRDefault="00960677">
      <w:pPr>
        <w:spacing w:line="240" w:lineRule="auto"/>
        <w:rPr>
          <w:b/>
          <w:bCs/>
          <w:color w:val="000000"/>
          <w:rPrChange w:id="1056" w:author="Абрамова Анна Андреевна" w:date="2024-05-15T00:16:00Z">
            <w:rPr/>
          </w:rPrChange>
        </w:rPr>
        <w:pPrChange w:id="1057" w:author="Абрамова Анна Андреевна" w:date="2024-05-17T00:52:00Z">
          <w:pPr>
            <w:spacing w:before="120" w:line="240" w:lineRule="auto"/>
          </w:pPr>
        </w:pPrChange>
      </w:pPr>
      <w:r w:rsidRPr="00D3445C">
        <w:rPr>
          <w:b/>
          <w:bCs/>
          <w:color w:val="000000"/>
        </w:rPr>
        <w:t>Софосбувир/велпатасвир</w:t>
      </w:r>
    </w:p>
    <w:p w14:paraId="79D8C702" w14:textId="12321D63" w:rsidR="00960677" w:rsidRPr="00960677" w:rsidRDefault="00960677">
      <w:pPr>
        <w:spacing w:before="120" w:line="240" w:lineRule="auto"/>
        <w:ind w:firstLine="708"/>
        <w:pPrChange w:id="1058" w:author="Абрамова Анна Андреевна" w:date="2024-05-15T00:16:00Z">
          <w:pPr>
            <w:spacing w:before="120"/>
          </w:pPr>
        </w:pPrChange>
      </w:pPr>
      <w:r w:rsidRPr="00D3445C">
        <w:rPr>
          <w:color w:val="000000"/>
        </w:rPr>
        <w:t xml:space="preserve">Исследований при многократном введении </w:t>
      </w:r>
      <w:r>
        <w:rPr>
          <w:color w:val="000000"/>
        </w:rPr>
        <w:t>комбинации софосбувир+велпатасвир</w:t>
      </w:r>
      <w:r w:rsidRPr="00D3445C">
        <w:rPr>
          <w:color w:val="000000"/>
        </w:rPr>
        <w:t xml:space="preserve"> не проводили</w:t>
      </w:r>
      <w:r w:rsidR="0023298E">
        <w:rPr>
          <w:color w:val="000000"/>
        </w:rPr>
        <w:t xml:space="preserve"> </w:t>
      </w:r>
      <w:r w:rsidR="0023298E" w:rsidRPr="008346C7">
        <w:rPr>
          <w:color w:val="000000"/>
        </w:rPr>
        <w:t>[</w:t>
      </w:r>
      <w:r w:rsidR="008346C7" w:rsidRPr="008346C7">
        <w:rPr>
          <w:color w:val="000000"/>
        </w:rPr>
        <w:t>20</w:t>
      </w:r>
      <w:r w:rsidR="0023298E" w:rsidRPr="008346C7">
        <w:rPr>
          <w:color w:val="000000"/>
        </w:rPr>
        <w:t>]</w:t>
      </w:r>
      <w:r w:rsidR="0023298E" w:rsidRPr="008346C7">
        <w:rPr>
          <w:color w:val="000000" w:themeColor="text1"/>
          <w:szCs w:val="28"/>
          <w:shd w:val="clear" w:color="auto" w:fill="FFFFFF"/>
        </w:rPr>
        <w:t>.</w:t>
      </w:r>
    </w:p>
    <w:p w14:paraId="6C361CC8" w14:textId="77777777" w:rsidR="006764EC" w:rsidRDefault="006764EC" w:rsidP="006764EC">
      <w:pPr>
        <w:pStyle w:val="Heading3"/>
        <w:spacing w:before="0" w:after="240" w:line="240" w:lineRule="auto"/>
        <w:contextualSpacing/>
        <w:rPr>
          <w:ins w:id="1059" w:author="Абрамова Анна Андреевна" w:date="2024-05-17T00:52:00Z"/>
          <w:rFonts w:ascii="Times New Roman" w:hAnsi="Times New Roman"/>
          <w:color w:val="000000" w:themeColor="text1"/>
          <w:szCs w:val="24"/>
        </w:rPr>
      </w:pPr>
      <w:bookmarkStart w:id="1060" w:name="_Toc164609961"/>
      <w:bookmarkEnd w:id="1045"/>
    </w:p>
    <w:p w14:paraId="5C57435F" w14:textId="735DB001" w:rsidR="007E7E52" w:rsidRPr="00097400" w:rsidRDefault="002544AA">
      <w:pPr>
        <w:pStyle w:val="Heading3"/>
        <w:spacing w:before="0" w:after="240" w:line="240" w:lineRule="auto"/>
        <w:contextualSpacing/>
        <w:rPr>
          <w:rStyle w:val="apple-converted-space"/>
          <w:rFonts w:ascii="Times New Roman" w:eastAsia="Calibri" w:hAnsi="Times New Roman"/>
          <w:b w:val="0"/>
          <w:bCs w:val="0"/>
          <w:color w:val="000000" w:themeColor="text1"/>
          <w:szCs w:val="24"/>
          <w:shd w:val="clear" w:color="auto" w:fill="FFFFFF"/>
        </w:rPr>
        <w:pPrChange w:id="1061" w:author="Абрамова Анна Андреевна" w:date="2024-05-17T00:52:00Z">
          <w:pPr>
            <w:pStyle w:val="Heading3"/>
            <w:spacing w:after="240" w:line="240" w:lineRule="auto"/>
            <w:contextualSpacing/>
          </w:pPr>
        </w:pPrChange>
      </w:pPr>
      <w:r w:rsidRPr="00097400">
        <w:rPr>
          <w:rFonts w:ascii="Times New Roman" w:hAnsi="Times New Roman"/>
          <w:color w:val="000000" w:themeColor="text1"/>
          <w:szCs w:val="24"/>
        </w:rPr>
        <w:t>3.3.</w:t>
      </w:r>
      <w:r w:rsidR="00374F32" w:rsidRPr="00097400">
        <w:rPr>
          <w:rFonts w:ascii="Times New Roman" w:hAnsi="Times New Roman"/>
          <w:color w:val="000000" w:themeColor="text1"/>
          <w:szCs w:val="24"/>
        </w:rPr>
        <w:t>3</w:t>
      </w:r>
      <w:r w:rsidR="009C0BC6" w:rsidRPr="00097400">
        <w:rPr>
          <w:rFonts w:ascii="Times New Roman" w:hAnsi="Times New Roman"/>
          <w:color w:val="000000" w:themeColor="text1"/>
          <w:szCs w:val="24"/>
        </w:rPr>
        <w:t>.</w:t>
      </w:r>
      <w:bookmarkStart w:id="1062" w:name="_Toc477355751"/>
      <w:r w:rsidR="009E6D84" w:rsidRPr="00097400">
        <w:rPr>
          <w:rFonts w:ascii="Times New Roman" w:hAnsi="Times New Roman"/>
          <w:color w:val="000000" w:themeColor="text1"/>
          <w:szCs w:val="24"/>
        </w:rPr>
        <w:t xml:space="preserve"> </w:t>
      </w:r>
      <w:r w:rsidR="007E7E52" w:rsidRPr="00097400">
        <w:rPr>
          <w:rStyle w:val="apple-converted-space"/>
          <w:rFonts w:ascii="Times New Roman" w:eastAsia="Calibri" w:hAnsi="Times New Roman"/>
          <w:bCs w:val="0"/>
          <w:color w:val="000000" w:themeColor="text1"/>
          <w:shd w:val="clear" w:color="auto" w:fill="FFFFFF"/>
        </w:rPr>
        <w:t>Генотоксичность</w:t>
      </w:r>
      <w:bookmarkEnd w:id="1060"/>
      <w:bookmarkEnd w:id="1062"/>
    </w:p>
    <w:p w14:paraId="414652CA" w14:textId="36330A71" w:rsidR="0041117E" w:rsidRPr="00681261" w:rsidRDefault="00467DA2" w:rsidP="00A91BD2">
      <w:pPr>
        <w:spacing w:after="0" w:line="240" w:lineRule="auto"/>
      </w:pPr>
      <w:bookmarkStart w:id="1063" w:name="_Toc477355752"/>
      <w:r>
        <w:rPr>
          <w:b/>
          <w:bCs/>
          <w:color w:val="000000"/>
        </w:rPr>
        <w:t>Софосбувир</w:t>
      </w:r>
    </w:p>
    <w:p w14:paraId="04669DD9" w14:textId="77777777" w:rsidR="009D6C75" w:rsidRDefault="009D6C75" w:rsidP="00A91BD2">
      <w:pPr>
        <w:spacing w:after="0" w:line="240" w:lineRule="auto"/>
        <w:ind w:firstLine="708"/>
        <w:rPr>
          <w:color w:val="000000"/>
        </w:rPr>
      </w:pPr>
    </w:p>
    <w:p w14:paraId="41E2F237" w14:textId="20F97404" w:rsidR="0041117E" w:rsidRPr="00681261" w:rsidRDefault="00467DA2" w:rsidP="00A91BD2">
      <w:pPr>
        <w:spacing w:after="0" w:line="240" w:lineRule="auto"/>
        <w:ind w:firstLine="708"/>
      </w:pPr>
      <w:r>
        <w:rPr>
          <w:color w:val="000000"/>
        </w:rPr>
        <w:t>Софосбувир</w:t>
      </w:r>
      <w:r w:rsidR="0041117E" w:rsidRPr="00681261">
        <w:rPr>
          <w:color w:val="000000"/>
        </w:rPr>
        <w:t xml:space="preserve"> </w:t>
      </w:r>
      <w:r>
        <w:rPr>
          <w:color w:val="000000"/>
        </w:rPr>
        <w:t xml:space="preserve">давал </w:t>
      </w:r>
      <w:r w:rsidR="0041117E" w:rsidRPr="00681261">
        <w:rPr>
          <w:color w:val="000000"/>
        </w:rPr>
        <w:t xml:space="preserve">отрицательный результат в анализе на хромосомные аберрации в клетках </w:t>
      </w:r>
      <w:r>
        <w:rPr>
          <w:color w:val="000000"/>
        </w:rPr>
        <w:t xml:space="preserve">лимфоцитов периферческой крови человека, </w:t>
      </w:r>
      <w:r w:rsidR="00357820">
        <w:rPr>
          <w:color w:val="000000"/>
        </w:rPr>
        <w:t>а также в микроядерном</w:t>
      </w:r>
      <w:r w:rsidR="00357820" w:rsidRPr="00357820">
        <w:rPr>
          <w:color w:val="000000"/>
        </w:rPr>
        <w:t xml:space="preserve"> ан</w:t>
      </w:r>
      <w:r w:rsidR="00357820">
        <w:rPr>
          <w:color w:val="000000"/>
        </w:rPr>
        <w:t xml:space="preserve">ализе </w:t>
      </w:r>
      <w:r w:rsidR="00357820" w:rsidRPr="00681261">
        <w:rPr>
          <w:i/>
          <w:iCs/>
          <w:color w:val="000000"/>
        </w:rPr>
        <w:t>in vivo</w:t>
      </w:r>
      <w:r w:rsidR="00357820" w:rsidRPr="00681261">
        <w:rPr>
          <w:color w:val="000000"/>
        </w:rPr>
        <w:t xml:space="preserve"> у крыс</w:t>
      </w:r>
      <w:r w:rsidR="00357820">
        <w:rPr>
          <w:color w:val="000000"/>
        </w:rPr>
        <w:t>.</w:t>
      </w:r>
    </w:p>
    <w:p w14:paraId="3A72F1DC" w14:textId="4563286D" w:rsidR="0041117E" w:rsidRDefault="00357820" w:rsidP="00A91BD2">
      <w:pPr>
        <w:spacing w:after="0" w:line="240" w:lineRule="auto"/>
        <w:rPr>
          <w:ins w:id="1064" w:author="Абрамова Анна Андреевна" w:date="2024-05-15T00:16:00Z"/>
          <w:color w:val="000000" w:themeColor="text1"/>
          <w:szCs w:val="28"/>
          <w:shd w:val="clear" w:color="auto" w:fill="FFFFFF"/>
        </w:rPr>
      </w:pPr>
      <w:r>
        <w:rPr>
          <w:color w:val="000000"/>
        </w:rPr>
        <w:t>Софосбуир</w:t>
      </w:r>
      <w:r w:rsidR="0041117E" w:rsidRPr="00681261">
        <w:rPr>
          <w:color w:val="000000"/>
        </w:rPr>
        <w:t xml:space="preserve"> </w:t>
      </w:r>
      <w:r>
        <w:rPr>
          <w:color w:val="000000"/>
        </w:rPr>
        <w:t xml:space="preserve">продемонстрировал отсутствие генотоксичности по результатам теста Эймса </w:t>
      </w:r>
      <w:r>
        <w:rPr>
          <w:color w:val="000000"/>
          <w:lang w:val="en-US"/>
        </w:rPr>
        <w:t>i</w:t>
      </w:r>
      <w:r w:rsidRPr="008D4EDB">
        <w:rPr>
          <w:i/>
          <w:iCs/>
          <w:color w:val="000000"/>
          <w:lang w:val="en-US"/>
        </w:rPr>
        <w:t>n</w:t>
      </w:r>
      <w:r w:rsidRPr="008D4EDB">
        <w:rPr>
          <w:i/>
          <w:iCs/>
          <w:color w:val="000000"/>
        </w:rPr>
        <w:t xml:space="preserve"> </w:t>
      </w:r>
      <w:r w:rsidRPr="008D4EDB">
        <w:rPr>
          <w:i/>
          <w:iCs/>
          <w:color w:val="000000"/>
          <w:lang w:val="en-US"/>
        </w:rPr>
        <w:t>vitro</w:t>
      </w:r>
      <w:r w:rsidRPr="00357820">
        <w:rPr>
          <w:color w:val="000000"/>
        </w:rPr>
        <w:t xml:space="preserve"> с использованием бактерий вида </w:t>
      </w:r>
      <w:r w:rsidRPr="00357820">
        <w:rPr>
          <w:i/>
          <w:iCs/>
          <w:color w:val="000000"/>
        </w:rPr>
        <w:t xml:space="preserve">S. </w:t>
      </w:r>
      <w:r>
        <w:rPr>
          <w:i/>
          <w:iCs/>
          <w:color w:val="000000"/>
          <w:lang w:val="en-US"/>
        </w:rPr>
        <w:t>t</w:t>
      </w:r>
      <w:r w:rsidRPr="00357820">
        <w:rPr>
          <w:i/>
          <w:iCs/>
          <w:color w:val="000000"/>
        </w:rPr>
        <w:t xml:space="preserve">yphimurium </w:t>
      </w:r>
      <w:r>
        <w:rPr>
          <w:color w:val="000000"/>
        </w:rPr>
        <w:t xml:space="preserve">и </w:t>
      </w:r>
      <w:r w:rsidRPr="00D3445C">
        <w:rPr>
          <w:i/>
          <w:iCs/>
          <w:color w:val="000000"/>
          <w:lang w:val="en-US"/>
        </w:rPr>
        <w:t>E</w:t>
      </w:r>
      <w:r w:rsidRPr="00357820">
        <w:rPr>
          <w:i/>
          <w:iCs/>
          <w:color w:val="000000"/>
        </w:rPr>
        <w:t>.</w:t>
      </w:r>
      <w:r w:rsidRPr="00D3445C">
        <w:rPr>
          <w:i/>
          <w:iCs/>
          <w:color w:val="000000"/>
          <w:lang w:val="en-US"/>
        </w:rPr>
        <w:t> coli</w:t>
      </w:r>
      <w:r w:rsidRPr="00357820">
        <w:rPr>
          <w:color w:val="000000"/>
        </w:rPr>
        <w:t xml:space="preserve"> в качестве тест-объекта</w:t>
      </w:r>
      <w:r w:rsidR="0023298E">
        <w:rPr>
          <w:color w:val="000000"/>
        </w:rPr>
        <w:t xml:space="preserve"> </w:t>
      </w:r>
      <w:r w:rsidR="0023298E" w:rsidRPr="00064ED0">
        <w:rPr>
          <w:color w:val="000000"/>
        </w:rPr>
        <w:t>[</w:t>
      </w:r>
      <w:r w:rsidR="00064ED0" w:rsidRPr="00064ED0">
        <w:rPr>
          <w:color w:val="000000"/>
        </w:rPr>
        <w:t>20</w:t>
      </w:r>
      <w:r w:rsidR="0023298E" w:rsidRPr="00064ED0">
        <w:rPr>
          <w:color w:val="000000"/>
        </w:rPr>
        <w:t>]</w:t>
      </w:r>
      <w:r w:rsidR="0023298E" w:rsidRPr="00064ED0">
        <w:rPr>
          <w:color w:val="000000" w:themeColor="text1"/>
          <w:szCs w:val="28"/>
          <w:shd w:val="clear" w:color="auto" w:fill="FFFFFF"/>
        </w:rPr>
        <w:t>.</w:t>
      </w:r>
    </w:p>
    <w:p w14:paraId="3A2C232C" w14:textId="77777777" w:rsidR="00A91BD2" w:rsidRPr="00357820" w:rsidDel="0073473E" w:rsidRDefault="00A91BD2" w:rsidP="00A91BD2">
      <w:pPr>
        <w:spacing w:after="0" w:line="240" w:lineRule="auto"/>
        <w:rPr>
          <w:del w:id="1065" w:author="Абрамова Анна Андреевна" w:date="2024-05-16T00:19:00Z"/>
        </w:rPr>
      </w:pPr>
    </w:p>
    <w:p w14:paraId="6AAF825D" w14:textId="77777777" w:rsidR="009D6C75" w:rsidRDefault="009D6C75" w:rsidP="00A91BD2">
      <w:pPr>
        <w:spacing w:after="0" w:line="240" w:lineRule="auto"/>
        <w:rPr>
          <w:b/>
          <w:bCs/>
          <w:color w:val="000000"/>
        </w:rPr>
      </w:pPr>
    </w:p>
    <w:p w14:paraId="66B56281" w14:textId="128493E8" w:rsidR="0041117E" w:rsidRPr="00357820" w:rsidRDefault="00357820" w:rsidP="00A91BD2">
      <w:pPr>
        <w:spacing w:after="0" w:line="240" w:lineRule="auto"/>
      </w:pPr>
      <w:r>
        <w:rPr>
          <w:b/>
          <w:bCs/>
          <w:color w:val="000000"/>
        </w:rPr>
        <w:t>Велпатасвир</w:t>
      </w:r>
    </w:p>
    <w:p w14:paraId="06D0FCBB" w14:textId="77777777" w:rsidR="009D6C75" w:rsidRDefault="009D6C75" w:rsidP="00A91BD2">
      <w:pPr>
        <w:spacing w:after="0" w:line="240" w:lineRule="auto"/>
        <w:ind w:firstLine="708"/>
        <w:rPr>
          <w:color w:val="000000"/>
        </w:rPr>
      </w:pPr>
    </w:p>
    <w:p w14:paraId="6D6F9983" w14:textId="5595BBB2" w:rsidR="0041117E" w:rsidRPr="00357820" w:rsidRDefault="00357820" w:rsidP="00A91BD2">
      <w:pPr>
        <w:spacing w:after="0" w:line="240" w:lineRule="auto"/>
        <w:ind w:firstLine="708"/>
      </w:pPr>
      <w:r>
        <w:rPr>
          <w:color w:val="000000"/>
        </w:rPr>
        <w:t>Велпатасвир</w:t>
      </w:r>
      <w:r w:rsidR="0041117E" w:rsidRPr="00681261">
        <w:rPr>
          <w:color w:val="000000"/>
        </w:rPr>
        <w:t xml:space="preserve"> не обладал генотоксическим потенциалом в анализе на хромосомные аберрации в клетках </w:t>
      </w:r>
      <w:r>
        <w:rPr>
          <w:color w:val="000000"/>
        </w:rPr>
        <w:t>л</w:t>
      </w:r>
      <w:r w:rsidRPr="00357820">
        <w:rPr>
          <w:color w:val="000000"/>
        </w:rPr>
        <w:t>имфоцит</w:t>
      </w:r>
      <w:r>
        <w:rPr>
          <w:color w:val="000000"/>
        </w:rPr>
        <w:t>ов</w:t>
      </w:r>
      <w:r w:rsidRPr="00357820">
        <w:rPr>
          <w:color w:val="000000"/>
        </w:rPr>
        <w:t xml:space="preserve"> периферической крови человека</w:t>
      </w:r>
      <w:r>
        <w:rPr>
          <w:color w:val="000000"/>
        </w:rPr>
        <w:t xml:space="preserve"> и в тесте Эймса </w:t>
      </w:r>
      <w:r w:rsidRPr="00357820">
        <w:rPr>
          <w:color w:val="000000"/>
        </w:rPr>
        <w:t xml:space="preserve">с использованием бактерий вида </w:t>
      </w:r>
      <w:r w:rsidRPr="00357820">
        <w:rPr>
          <w:i/>
          <w:iCs/>
          <w:color w:val="000000"/>
        </w:rPr>
        <w:t xml:space="preserve">S. </w:t>
      </w:r>
      <w:r>
        <w:rPr>
          <w:i/>
          <w:iCs/>
          <w:color w:val="000000"/>
          <w:lang w:val="en-US"/>
        </w:rPr>
        <w:t>t</w:t>
      </w:r>
      <w:r w:rsidRPr="00357820">
        <w:rPr>
          <w:i/>
          <w:iCs/>
          <w:color w:val="000000"/>
        </w:rPr>
        <w:t xml:space="preserve">yphimurium </w:t>
      </w:r>
      <w:r>
        <w:rPr>
          <w:color w:val="000000"/>
        </w:rPr>
        <w:t xml:space="preserve">и </w:t>
      </w:r>
      <w:r w:rsidRPr="00D3445C">
        <w:rPr>
          <w:i/>
          <w:iCs/>
          <w:color w:val="000000"/>
          <w:lang w:val="en-US"/>
        </w:rPr>
        <w:t>E</w:t>
      </w:r>
      <w:r w:rsidRPr="00357820">
        <w:rPr>
          <w:i/>
          <w:iCs/>
          <w:color w:val="000000"/>
        </w:rPr>
        <w:t>.</w:t>
      </w:r>
      <w:r w:rsidRPr="00D3445C">
        <w:rPr>
          <w:i/>
          <w:iCs/>
          <w:color w:val="000000"/>
          <w:lang w:val="en-US"/>
        </w:rPr>
        <w:t> coli</w:t>
      </w:r>
      <w:r w:rsidRPr="00357820">
        <w:rPr>
          <w:color w:val="000000"/>
        </w:rPr>
        <w:t xml:space="preserve"> в качестве тест-объекта. </w:t>
      </w:r>
      <w:r>
        <w:rPr>
          <w:color w:val="000000"/>
        </w:rPr>
        <w:t>Велпатасвир</w:t>
      </w:r>
      <w:r w:rsidR="0041117E" w:rsidRPr="00681261">
        <w:rPr>
          <w:color w:val="000000"/>
        </w:rPr>
        <w:t xml:space="preserve"> давал отрицательный результат в микроядерном анализе </w:t>
      </w:r>
      <w:r w:rsidR="0041117E" w:rsidRPr="00681261">
        <w:rPr>
          <w:i/>
          <w:iCs/>
          <w:color w:val="000000"/>
        </w:rPr>
        <w:t>in vivo</w:t>
      </w:r>
      <w:r w:rsidR="0041117E" w:rsidRPr="00681261">
        <w:rPr>
          <w:color w:val="000000"/>
        </w:rPr>
        <w:t xml:space="preserve"> у крыс </w:t>
      </w:r>
      <w:r w:rsidRPr="00D3445C">
        <w:rPr>
          <w:color w:val="000000"/>
        </w:rPr>
        <w:t>SD</w:t>
      </w:r>
      <w:r w:rsidRPr="00681261">
        <w:rPr>
          <w:color w:val="000000"/>
        </w:rPr>
        <w:t xml:space="preserve"> </w:t>
      </w:r>
      <w:r w:rsidR="0041117E" w:rsidRPr="00681261">
        <w:rPr>
          <w:color w:val="000000"/>
        </w:rPr>
        <w:t xml:space="preserve">в дозе до </w:t>
      </w:r>
      <w:r>
        <w:rPr>
          <w:color w:val="000000"/>
        </w:rPr>
        <w:t>500</w:t>
      </w:r>
      <w:r w:rsidR="0041117E">
        <w:rPr>
          <w:color w:val="000000"/>
        </w:rPr>
        <w:t> </w:t>
      </w:r>
      <w:r w:rsidR="0041117E" w:rsidRPr="00681261">
        <w:rPr>
          <w:color w:val="000000"/>
        </w:rPr>
        <w:t>мг/кг</w:t>
      </w:r>
      <w:r w:rsidR="0023298E">
        <w:rPr>
          <w:color w:val="000000"/>
        </w:rPr>
        <w:t xml:space="preserve"> </w:t>
      </w:r>
      <w:r w:rsidR="0023298E" w:rsidRPr="00064ED0">
        <w:rPr>
          <w:color w:val="000000"/>
        </w:rPr>
        <w:t>[</w:t>
      </w:r>
      <w:r w:rsidR="00064ED0" w:rsidRPr="00064ED0">
        <w:rPr>
          <w:color w:val="000000"/>
        </w:rPr>
        <w:t>20</w:t>
      </w:r>
      <w:r w:rsidR="0023298E" w:rsidRPr="00064ED0">
        <w:rPr>
          <w:color w:val="000000"/>
        </w:rPr>
        <w:t>]</w:t>
      </w:r>
      <w:r w:rsidRPr="00064ED0">
        <w:rPr>
          <w:color w:val="000000"/>
        </w:rPr>
        <w:t>.</w:t>
      </w:r>
      <w:r>
        <w:rPr>
          <w:color w:val="000000"/>
        </w:rPr>
        <w:t xml:space="preserve"> </w:t>
      </w:r>
    </w:p>
    <w:p w14:paraId="08CDE967" w14:textId="77777777" w:rsidR="009D6C75" w:rsidRPr="00681261" w:rsidRDefault="009D6C75" w:rsidP="009D6C75">
      <w:pPr>
        <w:spacing w:after="0" w:line="240" w:lineRule="auto"/>
      </w:pPr>
    </w:p>
    <w:p w14:paraId="4E18948B" w14:textId="7B4B1687" w:rsidR="007E7E52" w:rsidRPr="00050403" w:rsidRDefault="006148AF" w:rsidP="009D6C75">
      <w:pPr>
        <w:pStyle w:val="Heading3"/>
        <w:spacing w:before="0" w:after="240" w:line="240" w:lineRule="auto"/>
        <w:contextualSpacing/>
        <w:rPr>
          <w:rFonts w:ascii="Times New Roman" w:hAnsi="Times New Roman"/>
          <w:color w:val="000000" w:themeColor="text1"/>
          <w:szCs w:val="24"/>
          <w:highlight w:val="yellow"/>
        </w:rPr>
      </w:pPr>
      <w:bookmarkStart w:id="1066" w:name="_Toc164609962"/>
      <w:r w:rsidRPr="00097400">
        <w:rPr>
          <w:rFonts w:ascii="Times New Roman" w:hAnsi="Times New Roman"/>
          <w:color w:val="000000" w:themeColor="text1"/>
          <w:szCs w:val="24"/>
        </w:rPr>
        <w:t>3.3.</w:t>
      </w:r>
      <w:r w:rsidR="00374F32" w:rsidRPr="00097400">
        <w:rPr>
          <w:rFonts w:ascii="Times New Roman" w:hAnsi="Times New Roman"/>
          <w:color w:val="000000" w:themeColor="text1"/>
          <w:szCs w:val="24"/>
        </w:rPr>
        <w:t>4</w:t>
      </w:r>
      <w:r w:rsidRPr="00097400">
        <w:rPr>
          <w:rFonts w:ascii="Times New Roman" w:hAnsi="Times New Roman"/>
          <w:color w:val="000000" w:themeColor="text1"/>
          <w:szCs w:val="24"/>
        </w:rPr>
        <w:t>.</w:t>
      </w:r>
      <w:r w:rsidR="008B4F00" w:rsidRPr="00097400">
        <w:rPr>
          <w:rFonts w:ascii="Times New Roman" w:hAnsi="Times New Roman"/>
          <w:color w:val="000000" w:themeColor="text1"/>
          <w:szCs w:val="24"/>
        </w:rPr>
        <w:t xml:space="preserve"> </w:t>
      </w:r>
      <w:r w:rsidR="007E7E52" w:rsidRPr="00097400">
        <w:rPr>
          <w:rFonts w:ascii="Times New Roman" w:hAnsi="Times New Roman"/>
          <w:color w:val="000000" w:themeColor="text1"/>
          <w:szCs w:val="24"/>
        </w:rPr>
        <w:t>Канцерогенность</w:t>
      </w:r>
      <w:bookmarkEnd w:id="1063"/>
      <w:bookmarkEnd w:id="1066"/>
    </w:p>
    <w:p w14:paraId="6428C334" w14:textId="77777777" w:rsidR="00357820" w:rsidRPr="006764EC" w:rsidRDefault="00357820" w:rsidP="00357820">
      <w:pPr>
        <w:spacing w:after="0" w:line="240" w:lineRule="auto"/>
        <w:rPr>
          <w:b/>
          <w:bCs/>
          <w:rPrChange w:id="1067" w:author="Абрамова Анна Андреевна" w:date="2024-05-17T00:52:00Z">
            <w:rPr>
              <w:i/>
              <w:iCs/>
            </w:rPr>
          </w:rPrChange>
        </w:rPr>
      </w:pPr>
      <w:bookmarkStart w:id="1068" w:name="_Toc477355753"/>
      <w:r w:rsidRPr="006764EC">
        <w:rPr>
          <w:b/>
          <w:bCs/>
          <w:rPrChange w:id="1069" w:author="Абрамова Анна Андреевна" w:date="2024-05-17T00:52:00Z">
            <w:rPr>
              <w:i/>
              <w:iCs/>
            </w:rPr>
          </w:rPrChange>
        </w:rPr>
        <w:t>Долгосрочные исследования</w:t>
      </w:r>
    </w:p>
    <w:p w14:paraId="3BC64E61" w14:textId="77777777" w:rsidR="00357820" w:rsidRPr="00357820" w:rsidRDefault="00357820" w:rsidP="00357820">
      <w:pPr>
        <w:spacing w:after="0" w:line="240" w:lineRule="auto"/>
        <w:rPr>
          <w:i/>
          <w:iCs/>
        </w:rPr>
      </w:pPr>
    </w:p>
    <w:p w14:paraId="0AD595F5" w14:textId="77777777" w:rsidR="00357820" w:rsidRPr="006764EC" w:rsidRDefault="00357820" w:rsidP="00A91BD2">
      <w:pPr>
        <w:spacing w:after="0" w:line="240" w:lineRule="auto"/>
        <w:rPr>
          <w:b/>
          <w:bCs/>
          <w:i/>
          <w:iCs/>
          <w:rPrChange w:id="1070" w:author="Абрамова Анна Андреевна" w:date="2024-05-17T00:52:00Z">
            <w:rPr>
              <w:b/>
              <w:bCs/>
            </w:rPr>
          </w:rPrChange>
        </w:rPr>
      </w:pPr>
      <w:r w:rsidRPr="006764EC">
        <w:rPr>
          <w:b/>
          <w:bCs/>
          <w:i/>
          <w:iCs/>
          <w:rPrChange w:id="1071" w:author="Абрамова Анна Андреевна" w:date="2024-05-17T00:52:00Z">
            <w:rPr>
              <w:b/>
              <w:bCs/>
            </w:rPr>
          </w:rPrChange>
        </w:rPr>
        <w:t>Софосбувир</w:t>
      </w:r>
    </w:p>
    <w:p w14:paraId="0E9073D6" w14:textId="77777777" w:rsidR="00357820" w:rsidRPr="00357820" w:rsidRDefault="00357820" w:rsidP="00A91BD2">
      <w:pPr>
        <w:spacing w:after="0" w:line="240" w:lineRule="auto"/>
        <w:rPr>
          <w:b/>
          <w:bCs/>
        </w:rPr>
      </w:pPr>
    </w:p>
    <w:p w14:paraId="3EE69957" w14:textId="33D969FE" w:rsidR="00357820" w:rsidRDefault="00357820" w:rsidP="00A91BD2">
      <w:pPr>
        <w:spacing w:after="0" w:line="240" w:lineRule="auto"/>
        <w:ind w:firstLine="708"/>
      </w:pPr>
      <w:r>
        <w:t>Потенциал канцерогенности софосбувира оценивали в ходе 2-летних исследований канцерогенности на мышах (TX-334-2002) и крысах (TX-334-2001). Софосбувир не считался канцерогенным при дозах до</w:t>
      </w:r>
      <w:r w:rsidR="001E2F01">
        <w:t xml:space="preserve"> 200</w:t>
      </w:r>
      <w:r>
        <w:t xml:space="preserve"> </w:t>
      </w:r>
      <w:r w:rsidR="001E2F01">
        <w:t xml:space="preserve">мг/кг/сут у самцов и 600 мг/кг/сут у самок </w:t>
      </w:r>
      <w:r>
        <w:t>у мышей и</w:t>
      </w:r>
      <w:r w:rsidR="001E2F01">
        <w:t xml:space="preserve"> в дозах до</w:t>
      </w:r>
      <w:r>
        <w:t xml:space="preserve"> 750 мг/кг/сут у крыс. Пределы экспозиции </w:t>
      </w:r>
      <w:r w:rsidR="001E2F01">
        <w:t xml:space="preserve">основного циркулирующего метаболита </w:t>
      </w:r>
      <w:r>
        <w:t>GS-331007 при этих дозах были в 3</w:t>
      </w:r>
      <w:r w:rsidR="001E2F01">
        <w:t xml:space="preserve"> и </w:t>
      </w:r>
      <w:r>
        <w:t>15 (</w:t>
      </w:r>
      <w:r w:rsidR="001E2F01">
        <w:t>у мышей</w:t>
      </w:r>
      <w:r>
        <w:t xml:space="preserve">) и в </w:t>
      </w:r>
      <w:r w:rsidR="001E2F01">
        <w:t>7 и 9</w:t>
      </w:r>
      <w:r>
        <w:t xml:space="preserve"> раз (</w:t>
      </w:r>
      <w:r w:rsidR="001E2F01">
        <w:t xml:space="preserve">у </w:t>
      </w:r>
      <w:r>
        <w:t>крыс</w:t>
      </w:r>
      <w:r w:rsidR="001E2F01">
        <w:t>) выше воздействие на человека при рекомендуемой дозе для человека</w:t>
      </w:r>
      <w:r w:rsidR="000F3071">
        <w:t xml:space="preserve"> </w:t>
      </w:r>
      <w:r w:rsidR="000F3071" w:rsidRPr="000F3071">
        <w:t>[21]</w:t>
      </w:r>
      <w:r w:rsidR="001E2F01">
        <w:t>.</w:t>
      </w:r>
    </w:p>
    <w:p w14:paraId="4988CD2E" w14:textId="77777777" w:rsidR="00357820" w:rsidRDefault="00357820" w:rsidP="00A91BD2">
      <w:pPr>
        <w:spacing w:after="0" w:line="240" w:lineRule="auto"/>
      </w:pPr>
    </w:p>
    <w:p w14:paraId="2F95876E" w14:textId="20431BA8" w:rsidR="00357820" w:rsidRPr="006764EC" w:rsidRDefault="00357820" w:rsidP="00A91BD2">
      <w:pPr>
        <w:spacing w:after="0" w:line="240" w:lineRule="auto"/>
        <w:rPr>
          <w:b/>
          <w:bCs/>
          <w:i/>
          <w:iCs/>
          <w:rPrChange w:id="1072" w:author="Абрамова Анна Андреевна" w:date="2024-05-17T00:52:00Z">
            <w:rPr>
              <w:b/>
              <w:bCs/>
            </w:rPr>
          </w:rPrChange>
        </w:rPr>
      </w:pPr>
      <w:r w:rsidRPr="006764EC">
        <w:rPr>
          <w:b/>
          <w:bCs/>
          <w:i/>
          <w:iCs/>
          <w:rPrChange w:id="1073" w:author="Абрамова Анна Андреевна" w:date="2024-05-17T00:52:00Z">
            <w:rPr>
              <w:b/>
              <w:bCs/>
            </w:rPr>
          </w:rPrChange>
        </w:rPr>
        <w:t>Велпатасвир</w:t>
      </w:r>
    </w:p>
    <w:p w14:paraId="0CA320A6" w14:textId="77777777" w:rsidR="00357820" w:rsidRDefault="00357820" w:rsidP="00A91BD2">
      <w:pPr>
        <w:spacing w:after="0" w:line="240" w:lineRule="auto"/>
      </w:pPr>
    </w:p>
    <w:p w14:paraId="149EC90F" w14:textId="3E8380BD" w:rsidR="0023298E" w:rsidRPr="001E2F01" w:rsidRDefault="001E2F01" w:rsidP="00A91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Fonts w:eastAsia="Times New Roman"/>
          <w:color w:val="000000" w:themeColor="text1"/>
          <w:szCs w:val="28"/>
          <w:lang w:eastAsia="ru-RU"/>
        </w:rPr>
      </w:pPr>
      <w:r>
        <w:rPr>
          <w:rFonts w:eastAsia="Times New Roman"/>
          <w:color w:val="000000" w:themeColor="text1"/>
          <w:szCs w:val="28"/>
          <w:lang w:eastAsia="ru-RU"/>
        </w:rPr>
        <w:t>Канцерогенность в</w:t>
      </w:r>
      <w:r w:rsidRPr="001E2F01">
        <w:rPr>
          <w:rFonts w:eastAsia="Times New Roman"/>
          <w:color w:val="000000" w:themeColor="text1"/>
          <w:szCs w:val="28"/>
          <w:lang w:eastAsia="ru-RU"/>
        </w:rPr>
        <w:t>елпатасвир</w:t>
      </w:r>
      <w:r>
        <w:rPr>
          <w:rFonts w:eastAsia="Times New Roman"/>
          <w:color w:val="000000" w:themeColor="text1"/>
          <w:szCs w:val="28"/>
          <w:lang w:eastAsia="ru-RU"/>
        </w:rPr>
        <w:t>а</w:t>
      </w:r>
      <w:r w:rsidRPr="001E2F01">
        <w:rPr>
          <w:rFonts w:eastAsia="Times New Roman"/>
          <w:color w:val="000000" w:themeColor="text1"/>
          <w:szCs w:val="28"/>
          <w:lang w:eastAsia="ru-RU"/>
        </w:rPr>
        <w:t xml:space="preserve"> не был</w:t>
      </w:r>
      <w:r>
        <w:rPr>
          <w:rFonts w:eastAsia="Times New Roman"/>
          <w:color w:val="000000" w:themeColor="text1"/>
          <w:szCs w:val="28"/>
          <w:lang w:eastAsia="ru-RU"/>
        </w:rPr>
        <w:t>а</w:t>
      </w:r>
      <w:r w:rsidRPr="001E2F01">
        <w:rPr>
          <w:rFonts w:eastAsia="Times New Roman"/>
          <w:color w:val="000000" w:themeColor="text1"/>
          <w:szCs w:val="28"/>
          <w:lang w:eastAsia="ru-RU"/>
        </w:rPr>
        <w:t xml:space="preserve"> </w:t>
      </w:r>
      <w:r>
        <w:rPr>
          <w:rFonts w:eastAsia="Times New Roman"/>
          <w:color w:val="000000" w:themeColor="text1"/>
          <w:szCs w:val="28"/>
          <w:lang w:eastAsia="ru-RU"/>
        </w:rPr>
        <w:t xml:space="preserve">обнаружена </w:t>
      </w:r>
      <w:r w:rsidRPr="001E2F01">
        <w:rPr>
          <w:rFonts w:eastAsia="Times New Roman"/>
          <w:color w:val="000000" w:themeColor="text1"/>
          <w:szCs w:val="28"/>
          <w:lang w:eastAsia="ru-RU"/>
        </w:rPr>
        <w:t>в ходе 6-месячного исследования на трансгенных мышах rasH2 (до</w:t>
      </w:r>
      <w:r>
        <w:rPr>
          <w:rFonts w:eastAsia="Times New Roman"/>
          <w:color w:val="000000" w:themeColor="text1"/>
          <w:szCs w:val="28"/>
          <w:lang w:eastAsia="ru-RU"/>
        </w:rPr>
        <w:t xml:space="preserve"> </w:t>
      </w:r>
      <w:r w:rsidRPr="001E2F01">
        <w:rPr>
          <w:rFonts w:eastAsia="Times New Roman"/>
          <w:color w:val="000000" w:themeColor="text1"/>
          <w:szCs w:val="28"/>
          <w:lang w:eastAsia="ru-RU"/>
        </w:rPr>
        <w:t xml:space="preserve">1000 мг/кг/сут) и 2-летнего исследования канцерогенности на крысах (до 200 мг/кг/сут). Воздействие </w:t>
      </w:r>
      <w:r>
        <w:rPr>
          <w:rFonts w:eastAsia="Times New Roman"/>
          <w:color w:val="000000" w:themeColor="text1"/>
          <w:szCs w:val="28"/>
          <w:lang w:eastAsia="ru-RU"/>
        </w:rPr>
        <w:t>велпатасвира</w:t>
      </w:r>
      <w:r w:rsidRPr="001E2F01">
        <w:rPr>
          <w:rFonts w:eastAsia="Times New Roman"/>
          <w:color w:val="000000" w:themeColor="text1"/>
          <w:szCs w:val="28"/>
          <w:lang w:eastAsia="ru-RU"/>
        </w:rPr>
        <w:t xml:space="preserve"> в ходе 2-летнего исследования на крысах было примерно в 6 раз</w:t>
      </w:r>
      <w:r>
        <w:rPr>
          <w:rFonts w:eastAsia="Times New Roman"/>
          <w:color w:val="000000" w:themeColor="text1"/>
          <w:szCs w:val="28"/>
          <w:lang w:eastAsia="ru-RU"/>
        </w:rPr>
        <w:t xml:space="preserve"> </w:t>
      </w:r>
      <w:r w:rsidRPr="001E2F01">
        <w:rPr>
          <w:rFonts w:eastAsia="Times New Roman"/>
          <w:color w:val="000000" w:themeColor="text1"/>
          <w:szCs w:val="28"/>
          <w:lang w:eastAsia="ru-RU"/>
        </w:rPr>
        <w:t xml:space="preserve">выше, чем </w:t>
      </w:r>
      <w:r>
        <w:rPr>
          <w:rFonts w:eastAsia="Times New Roman"/>
          <w:color w:val="000000" w:themeColor="text1"/>
          <w:szCs w:val="28"/>
          <w:lang w:eastAsia="ru-RU"/>
        </w:rPr>
        <w:t>рекомендуемая доза у</w:t>
      </w:r>
      <w:r w:rsidRPr="001E2F01">
        <w:rPr>
          <w:rFonts w:eastAsia="Times New Roman"/>
          <w:color w:val="000000" w:themeColor="text1"/>
          <w:szCs w:val="28"/>
          <w:lang w:eastAsia="ru-RU"/>
        </w:rPr>
        <w:t xml:space="preserve"> людей</w:t>
      </w:r>
      <w:r w:rsidR="000F3071" w:rsidRPr="000F3071">
        <w:rPr>
          <w:rFonts w:eastAsia="Times New Roman"/>
          <w:color w:val="000000" w:themeColor="text1"/>
          <w:szCs w:val="28"/>
          <w:lang w:eastAsia="ru-RU"/>
        </w:rPr>
        <w:t xml:space="preserve"> [</w:t>
      </w:r>
      <w:r w:rsidR="000F3071" w:rsidRPr="00977DD9">
        <w:rPr>
          <w:rFonts w:eastAsia="Times New Roman"/>
          <w:color w:val="000000" w:themeColor="text1"/>
          <w:szCs w:val="28"/>
          <w:lang w:eastAsia="ru-RU"/>
        </w:rPr>
        <w:t>21</w:t>
      </w:r>
      <w:r w:rsidR="000F3071" w:rsidRPr="000F3071">
        <w:rPr>
          <w:rFonts w:eastAsia="Times New Roman"/>
          <w:color w:val="000000" w:themeColor="text1"/>
          <w:szCs w:val="28"/>
          <w:lang w:eastAsia="ru-RU"/>
        </w:rPr>
        <w:t>]</w:t>
      </w:r>
      <w:r>
        <w:rPr>
          <w:rFonts w:eastAsia="Times New Roman"/>
          <w:color w:val="000000" w:themeColor="text1"/>
          <w:szCs w:val="28"/>
          <w:lang w:eastAsia="ru-RU"/>
        </w:rPr>
        <w:t>.</w:t>
      </w:r>
    </w:p>
    <w:p w14:paraId="6908689A" w14:textId="280DD02E" w:rsidR="00357820" w:rsidRPr="0023298E" w:rsidRDefault="0023298E">
      <w:pPr>
        <w:pStyle w:val="Heading3"/>
        <w:spacing w:line="240" w:lineRule="auto"/>
        <w:rPr>
          <w:rFonts w:ascii="Times New Roman" w:hAnsi="Times New Roman"/>
        </w:rPr>
        <w:pPrChange w:id="1074" w:author="Абрамова Анна Андреевна" w:date="2024-05-15T00:16:00Z">
          <w:pPr>
            <w:pStyle w:val="Heading3"/>
          </w:pPr>
        </w:pPrChange>
      </w:pPr>
      <w:bookmarkStart w:id="1075" w:name="_Toc164609963"/>
      <w:r w:rsidRPr="0023298E">
        <w:rPr>
          <w:rFonts w:ascii="Times New Roman" w:hAnsi="Times New Roman"/>
        </w:rPr>
        <w:t xml:space="preserve">3.3.5.1. </w:t>
      </w:r>
      <w:r w:rsidRPr="0023298E">
        <w:rPr>
          <w:rFonts w:ascii="Times New Roman" w:hAnsi="Times New Roman"/>
          <w:color w:val="000000" w:themeColor="text1"/>
          <w:szCs w:val="24"/>
        </w:rPr>
        <w:t>Влияние на фертильность и ранняя эмбриональная токсичность</w:t>
      </w:r>
      <w:bookmarkEnd w:id="1075"/>
    </w:p>
    <w:p w14:paraId="38A01D0E" w14:textId="558E644C" w:rsidR="00597632" w:rsidRDefault="00597632" w:rsidP="00597632">
      <w:pPr>
        <w:spacing w:after="0" w:line="240" w:lineRule="auto"/>
      </w:pPr>
    </w:p>
    <w:p w14:paraId="520038F7" w14:textId="2E063255" w:rsidR="00597632" w:rsidRPr="00597632" w:rsidRDefault="00597632" w:rsidP="00597632">
      <w:pPr>
        <w:spacing w:after="0" w:line="240" w:lineRule="auto"/>
        <w:rPr>
          <w:b/>
          <w:bCs/>
        </w:rPr>
      </w:pPr>
      <w:r w:rsidRPr="00597632">
        <w:rPr>
          <w:b/>
          <w:bCs/>
        </w:rPr>
        <w:t>Софосбувир</w:t>
      </w:r>
    </w:p>
    <w:p w14:paraId="2B9EF452" w14:textId="77777777" w:rsidR="00597632" w:rsidRDefault="00597632" w:rsidP="00597632">
      <w:pPr>
        <w:spacing w:after="0" w:line="240" w:lineRule="auto"/>
        <w:ind w:firstLine="708"/>
      </w:pPr>
    </w:p>
    <w:p w14:paraId="418A189B" w14:textId="671E3B02" w:rsidR="00597632" w:rsidRDefault="00597632" w:rsidP="00597632">
      <w:pPr>
        <w:spacing w:after="0" w:line="240" w:lineRule="auto"/>
        <w:ind w:firstLine="708"/>
      </w:pPr>
      <w:r>
        <w:t xml:space="preserve">Экспозиция, основанная на значениях AUC GS-331007 в плазме крови при дозах NOEL в исследованиях фертильности и эмбриофетального развития крыс, была примерно в 4 раза выше (для животных обоего пола на основе AUC на 24 й день из 28 дневного исследования при многократном введении на крысах [SA-PSI-7851-09-0003 ]), и 5 раз выше, </w:t>
      </w:r>
      <w:r>
        <w:lastRenderedPageBreak/>
        <w:t>соответственно, чем AUC у пациентов, получавших софосбувир в дозе 400 мг один раз в сутки</w:t>
      </w:r>
      <w:r w:rsidR="002F4B0B">
        <w:t xml:space="preserve"> </w:t>
      </w:r>
      <w:r w:rsidR="002F4B0B" w:rsidRPr="00064ED0">
        <w:t>[</w:t>
      </w:r>
      <w:r w:rsidR="00064ED0" w:rsidRPr="00064ED0">
        <w:t>21</w:t>
      </w:r>
      <w:r w:rsidR="002F4B0B" w:rsidRPr="00064ED0">
        <w:t>]</w:t>
      </w:r>
      <w:r w:rsidRPr="00064ED0">
        <w:t>.</w:t>
      </w:r>
    </w:p>
    <w:p w14:paraId="771C0EDD" w14:textId="77777777" w:rsidR="00BC5314" w:rsidRDefault="00BC5314" w:rsidP="00597632">
      <w:pPr>
        <w:spacing w:after="0" w:line="240" w:lineRule="auto"/>
        <w:ind w:firstLine="708"/>
      </w:pPr>
    </w:p>
    <w:p w14:paraId="2E9B4815" w14:textId="315B63C1" w:rsidR="00597632" w:rsidRPr="00597632" w:rsidRDefault="00597632" w:rsidP="00597632">
      <w:pPr>
        <w:spacing w:after="0" w:line="240" w:lineRule="auto"/>
        <w:rPr>
          <w:b/>
          <w:bCs/>
        </w:rPr>
      </w:pPr>
      <w:r w:rsidRPr="00597632">
        <w:rPr>
          <w:b/>
          <w:bCs/>
        </w:rPr>
        <w:t xml:space="preserve">Велпатасвир </w:t>
      </w:r>
    </w:p>
    <w:p w14:paraId="5548AEC4" w14:textId="77777777" w:rsidR="00597632" w:rsidRDefault="00597632" w:rsidP="00597632">
      <w:pPr>
        <w:spacing w:after="0" w:line="240" w:lineRule="auto"/>
        <w:ind w:firstLine="708"/>
      </w:pPr>
    </w:p>
    <w:p w14:paraId="0C46D52D" w14:textId="536D5C83" w:rsidR="00597632" w:rsidRDefault="00597632" w:rsidP="00064ED0">
      <w:pPr>
        <w:spacing w:after="0" w:line="240" w:lineRule="auto"/>
        <w:ind w:firstLine="708"/>
      </w:pPr>
      <w:r w:rsidRPr="00597632">
        <w:t xml:space="preserve">NOEL для фертильности и раннего эмбрионального развития у крыс составляет 200 мг/кг/сут. По сравнению со средним значением AUC после введения КФД </w:t>
      </w:r>
      <w:r>
        <w:t>софосбувира+велпатасвира</w:t>
      </w:r>
      <w:r w:rsidRPr="00597632">
        <w:t xml:space="preserve">, предел экспозиции </w:t>
      </w:r>
      <w:r>
        <w:t>велпатасвира</w:t>
      </w:r>
      <w:r w:rsidRPr="00597632">
        <w:t xml:space="preserve"> при NOEL является примерно 6 кратным (для животных обоего пола вместе взятых; на основании экспозиции </w:t>
      </w:r>
      <w:r>
        <w:t>велпатасвира</w:t>
      </w:r>
      <w:r w:rsidRPr="00597632">
        <w:t xml:space="preserve"> на 14 й день </w:t>
      </w:r>
      <w:r w:rsidR="008D4EDB" w:rsidRPr="00597632">
        <w:t>2-недельного</w:t>
      </w:r>
      <w:r w:rsidRPr="00597632">
        <w:t xml:space="preserve"> исследования на крысах</w:t>
      </w:r>
      <w:r w:rsidRPr="00064ED0">
        <w:t>)</w:t>
      </w:r>
      <w:r w:rsidR="002F4B0B" w:rsidRPr="00064ED0">
        <w:t xml:space="preserve"> [</w:t>
      </w:r>
      <w:r w:rsidR="00064ED0" w:rsidRPr="00064ED0">
        <w:t>21</w:t>
      </w:r>
      <w:r w:rsidR="002F4B0B" w:rsidRPr="00064ED0">
        <w:t>].</w:t>
      </w:r>
    </w:p>
    <w:p w14:paraId="78B85BAE" w14:textId="77777777" w:rsidR="00064ED0" w:rsidRPr="00064ED0" w:rsidRDefault="00064ED0" w:rsidP="00064ED0">
      <w:pPr>
        <w:spacing w:after="0" w:line="240" w:lineRule="auto"/>
        <w:ind w:firstLine="708"/>
      </w:pPr>
    </w:p>
    <w:p w14:paraId="5824A5A3" w14:textId="5318934D" w:rsidR="007E7E52" w:rsidRDefault="006148AF" w:rsidP="009D6C75">
      <w:pPr>
        <w:pStyle w:val="Heading3"/>
        <w:spacing w:before="0" w:after="0" w:line="240" w:lineRule="auto"/>
        <w:contextualSpacing/>
        <w:rPr>
          <w:rFonts w:ascii="Times New Roman" w:hAnsi="Times New Roman"/>
          <w:color w:val="000000" w:themeColor="text1"/>
          <w:szCs w:val="24"/>
        </w:rPr>
      </w:pPr>
      <w:bookmarkStart w:id="1076" w:name="_Toc164609964"/>
      <w:r w:rsidRPr="009A34D0">
        <w:rPr>
          <w:rFonts w:ascii="Times New Roman" w:hAnsi="Times New Roman"/>
          <w:color w:val="000000" w:themeColor="text1"/>
          <w:szCs w:val="24"/>
        </w:rPr>
        <w:t>3.3.</w:t>
      </w:r>
      <w:r w:rsidR="00374F32" w:rsidRPr="009A34D0">
        <w:rPr>
          <w:rFonts w:ascii="Times New Roman" w:hAnsi="Times New Roman"/>
          <w:color w:val="000000" w:themeColor="text1"/>
          <w:szCs w:val="24"/>
        </w:rPr>
        <w:t>5</w:t>
      </w:r>
      <w:r w:rsidRPr="009A34D0">
        <w:rPr>
          <w:rFonts w:ascii="Times New Roman" w:hAnsi="Times New Roman"/>
          <w:color w:val="000000" w:themeColor="text1"/>
          <w:szCs w:val="24"/>
        </w:rPr>
        <w:t xml:space="preserve">. </w:t>
      </w:r>
      <w:r w:rsidR="007E7E52" w:rsidRPr="009A34D0">
        <w:rPr>
          <w:rFonts w:ascii="Times New Roman" w:hAnsi="Times New Roman"/>
          <w:color w:val="000000" w:themeColor="text1"/>
          <w:szCs w:val="24"/>
        </w:rPr>
        <w:t>Репродуктивная и онтогенетическая токсичность</w:t>
      </w:r>
      <w:bookmarkEnd w:id="1068"/>
      <w:bookmarkEnd w:id="1076"/>
    </w:p>
    <w:p w14:paraId="799DC131" w14:textId="77777777" w:rsidR="009D6C75" w:rsidRDefault="009D6C75" w:rsidP="009D6C75">
      <w:pPr>
        <w:spacing w:after="0" w:line="240" w:lineRule="auto"/>
      </w:pPr>
    </w:p>
    <w:p w14:paraId="22F7433B" w14:textId="1447C010" w:rsidR="00597632" w:rsidRDefault="00597632" w:rsidP="009D6C75">
      <w:pPr>
        <w:spacing w:after="0" w:line="240" w:lineRule="auto"/>
        <w:rPr>
          <w:b/>
          <w:bCs/>
        </w:rPr>
      </w:pPr>
      <w:r w:rsidRPr="00597632">
        <w:rPr>
          <w:b/>
          <w:bCs/>
        </w:rPr>
        <w:t>Софосбувир</w:t>
      </w:r>
    </w:p>
    <w:p w14:paraId="550BDEC6" w14:textId="77777777" w:rsidR="00597632" w:rsidRDefault="00597632" w:rsidP="009D6C75">
      <w:pPr>
        <w:spacing w:after="0" w:line="240" w:lineRule="auto"/>
        <w:rPr>
          <w:b/>
          <w:bCs/>
        </w:rPr>
      </w:pPr>
    </w:p>
    <w:p w14:paraId="55F98779" w14:textId="4C90B79C" w:rsidR="00597632" w:rsidRDefault="00597632" w:rsidP="00597632">
      <w:pPr>
        <w:spacing w:after="0" w:line="240" w:lineRule="auto"/>
        <w:ind w:firstLine="708"/>
      </w:pPr>
      <w:r>
        <w:t xml:space="preserve">В исследовании мужской фертильности у крыс были отмечены следующие отклонения при введении софйосбувира в дозе </w:t>
      </w:r>
      <w:r w:rsidRPr="00597632">
        <w:t>≥ 100 мг/кг/сут</w:t>
      </w:r>
      <w:r>
        <w:t>: с</w:t>
      </w:r>
      <w:r w:rsidRPr="00597632">
        <w:t>окращен</w:t>
      </w:r>
      <w:r>
        <w:t>ие</w:t>
      </w:r>
      <w:r w:rsidRPr="00597632">
        <w:t xml:space="preserve"> средн</w:t>
      </w:r>
      <w:r>
        <w:t>его</w:t>
      </w:r>
      <w:r w:rsidRPr="00597632">
        <w:t xml:space="preserve"> предкоитальный период</w:t>
      </w:r>
      <w:r>
        <w:t xml:space="preserve">а. </w:t>
      </w:r>
      <w:r w:rsidRPr="00597632">
        <w:t>NOEL</w:t>
      </w:r>
      <w:r>
        <w:t xml:space="preserve"> была равной 500 </w:t>
      </w:r>
      <w:r w:rsidRPr="00597632">
        <w:t>мг/кг/сут</w:t>
      </w:r>
      <w:r w:rsidR="002F4B0B">
        <w:t xml:space="preserve"> </w:t>
      </w:r>
      <w:r w:rsidR="002F4B0B" w:rsidRPr="00064ED0">
        <w:t>[</w:t>
      </w:r>
      <w:r w:rsidR="00064ED0" w:rsidRPr="00064ED0">
        <w:t>21</w:t>
      </w:r>
      <w:r w:rsidR="002F4B0B" w:rsidRPr="00064ED0">
        <w:t>]</w:t>
      </w:r>
      <w:r w:rsidRPr="00064ED0">
        <w:t>.</w:t>
      </w:r>
      <w:r>
        <w:t xml:space="preserve"> </w:t>
      </w:r>
    </w:p>
    <w:p w14:paraId="4865AA2E" w14:textId="77777777" w:rsidR="00597632" w:rsidRDefault="00597632" w:rsidP="00597632">
      <w:pPr>
        <w:spacing w:after="0" w:line="240" w:lineRule="auto"/>
      </w:pPr>
    </w:p>
    <w:p w14:paraId="7432DC71" w14:textId="061E02FF" w:rsidR="00597632" w:rsidRPr="00597632" w:rsidRDefault="00597632" w:rsidP="00597632">
      <w:pPr>
        <w:spacing w:after="0" w:line="240" w:lineRule="auto"/>
        <w:rPr>
          <w:b/>
          <w:bCs/>
        </w:rPr>
      </w:pPr>
      <w:r w:rsidRPr="00597632">
        <w:rPr>
          <w:b/>
          <w:bCs/>
        </w:rPr>
        <w:t>Велпатасвир</w:t>
      </w:r>
    </w:p>
    <w:p w14:paraId="2014C8FA" w14:textId="77777777" w:rsidR="00597632" w:rsidRDefault="00597632" w:rsidP="00597632">
      <w:pPr>
        <w:spacing w:after="0" w:line="240" w:lineRule="auto"/>
        <w:ind w:firstLine="708"/>
      </w:pPr>
    </w:p>
    <w:p w14:paraId="32769180" w14:textId="32B215A2" w:rsidR="00597632" w:rsidRDefault="00597632" w:rsidP="00597632">
      <w:pPr>
        <w:spacing w:after="0" w:line="240" w:lineRule="auto"/>
        <w:ind w:firstLine="708"/>
      </w:pPr>
      <w:r w:rsidRPr="00597632">
        <w:t xml:space="preserve">При NOAEL для онтогенетической токсичности экспозиция </w:t>
      </w:r>
      <w:r>
        <w:t>велпатасвира</w:t>
      </w:r>
      <w:r w:rsidRPr="00597632">
        <w:t xml:space="preserve"> у мышей, крыс и кроликов была примерно в 31, 6 и 0,7 раза выше по сравнению с клиническим экспозицией после применения КФД </w:t>
      </w:r>
      <w:r>
        <w:t>софосбувира+велпатасвира</w:t>
      </w:r>
      <w:r w:rsidR="002F4B0B">
        <w:t xml:space="preserve"> </w:t>
      </w:r>
      <w:r w:rsidR="002F4B0B" w:rsidRPr="00064ED0">
        <w:t>[</w:t>
      </w:r>
      <w:r w:rsidR="00064ED0" w:rsidRPr="00064ED0">
        <w:t>21</w:t>
      </w:r>
      <w:r w:rsidR="002F4B0B" w:rsidRPr="00064ED0">
        <w:t>]</w:t>
      </w:r>
      <w:r w:rsidRPr="00064ED0">
        <w:t>.</w:t>
      </w:r>
    </w:p>
    <w:p w14:paraId="532AE444" w14:textId="77777777" w:rsidR="002F4B0B" w:rsidRDefault="002F4B0B" w:rsidP="00597632">
      <w:pPr>
        <w:spacing w:after="0" w:line="240" w:lineRule="auto"/>
        <w:ind w:firstLine="708"/>
      </w:pPr>
    </w:p>
    <w:p w14:paraId="43215E01" w14:textId="77777777" w:rsidR="002F4B0B" w:rsidRDefault="002F4B0B" w:rsidP="002F4B0B">
      <w:pPr>
        <w:spacing w:after="0" w:line="240" w:lineRule="auto"/>
        <w:rPr>
          <w:b/>
          <w:bCs/>
        </w:rPr>
      </w:pPr>
      <w:r w:rsidRPr="002F4B0B">
        <w:rPr>
          <w:b/>
          <w:bCs/>
        </w:rPr>
        <w:t>Софосбувир/велпатасвир</w:t>
      </w:r>
    </w:p>
    <w:p w14:paraId="28577F58" w14:textId="77777777" w:rsidR="002F4B0B" w:rsidRPr="002F4B0B" w:rsidRDefault="002F4B0B" w:rsidP="002F4B0B">
      <w:pPr>
        <w:spacing w:after="0" w:line="240" w:lineRule="auto"/>
        <w:rPr>
          <w:b/>
          <w:bCs/>
        </w:rPr>
      </w:pPr>
    </w:p>
    <w:p w14:paraId="6FE95895" w14:textId="3ADC2AF1" w:rsidR="002F4B0B" w:rsidRDefault="002F4B0B" w:rsidP="002F4B0B">
      <w:pPr>
        <w:spacing w:after="0" w:line="240" w:lineRule="auto"/>
        <w:ind w:firstLine="708"/>
      </w:pPr>
      <w:r>
        <w:t xml:space="preserve">Исследования репродуктивной и онтогенетической токсичности КФД софосбувира+велпатасвира отсутствуют </w:t>
      </w:r>
      <w:r w:rsidRPr="00366553">
        <w:t>[</w:t>
      </w:r>
      <w:r w:rsidR="00366553" w:rsidRPr="00366553">
        <w:t>21</w:t>
      </w:r>
      <w:r w:rsidRPr="00366553">
        <w:t>].</w:t>
      </w:r>
    </w:p>
    <w:p w14:paraId="727D81B8" w14:textId="77777777" w:rsidR="002211BA" w:rsidRPr="00097400" w:rsidRDefault="002211BA">
      <w:pPr>
        <w:pStyle w:val="Heading4"/>
        <w:spacing w:after="240" w:line="240" w:lineRule="auto"/>
        <w:contextualSpacing/>
        <w:rPr>
          <w:color w:val="000000" w:themeColor="text1"/>
        </w:rPr>
      </w:pPr>
      <w:bookmarkStart w:id="1077" w:name="_Toc164609965"/>
      <w:r w:rsidRPr="00097400">
        <w:rPr>
          <w:rFonts w:ascii="Times New Roman" w:hAnsi="Times New Roman"/>
          <w:color w:val="000000" w:themeColor="text1"/>
          <w:sz w:val="24"/>
          <w:szCs w:val="24"/>
        </w:rPr>
        <w:t>3.3.5.2. Эмбрио-фетальная токсичность</w:t>
      </w:r>
      <w:bookmarkEnd w:id="1077"/>
    </w:p>
    <w:p w14:paraId="52743248" w14:textId="77777777" w:rsidR="00597632" w:rsidRDefault="00597632" w:rsidP="00597632">
      <w:pPr>
        <w:spacing w:after="0" w:line="240" w:lineRule="auto"/>
        <w:rPr>
          <w:b/>
          <w:bCs/>
        </w:rPr>
      </w:pPr>
      <w:bookmarkStart w:id="1078" w:name="bookmark174"/>
      <w:bookmarkEnd w:id="1078"/>
      <w:r w:rsidRPr="00597632">
        <w:rPr>
          <w:b/>
          <w:bCs/>
        </w:rPr>
        <w:t>Софосбувир</w:t>
      </w:r>
    </w:p>
    <w:p w14:paraId="20CF797B" w14:textId="77777777" w:rsidR="00597632" w:rsidRDefault="00597632" w:rsidP="00597632">
      <w:pPr>
        <w:spacing w:after="0" w:line="240" w:lineRule="auto"/>
        <w:ind w:firstLine="708"/>
      </w:pPr>
    </w:p>
    <w:p w14:paraId="2E694D04" w14:textId="01B3B9C6" w:rsidR="00597632" w:rsidRDefault="00597632" w:rsidP="00597632">
      <w:pPr>
        <w:spacing w:after="0" w:line="240" w:lineRule="auto"/>
        <w:ind w:firstLine="708"/>
      </w:pPr>
      <w:r>
        <w:t>В исследовании эмбриофетального развития на кроликах значения AUC софосбувира и GS-331007 в плазме крови при NOEL были в 7 и 14 раз выше, соответственно, чем AUC у участников, получавших софосбувир+велпатасвир один раз в сутки</w:t>
      </w:r>
      <w:r w:rsidR="002F4B0B">
        <w:t xml:space="preserve"> </w:t>
      </w:r>
      <w:r w:rsidR="002F4B0B" w:rsidRPr="00366553">
        <w:t>[</w:t>
      </w:r>
      <w:r w:rsidR="00366553" w:rsidRPr="00366553">
        <w:t>21</w:t>
      </w:r>
      <w:r w:rsidR="002F4B0B" w:rsidRPr="00366553">
        <w:t>]</w:t>
      </w:r>
      <w:r w:rsidRPr="00366553">
        <w:t>.</w:t>
      </w:r>
      <w:r>
        <w:t xml:space="preserve"> </w:t>
      </w:r>
    </w:p>
    <w:p w14:paraId="319C1D9C" w14:textId="77777777" w:rsidR="0023298E" w:rsidRPr="0023298E" w:rsidRDefault="0023298E" w:rsidP="00757BF2">
      <w:pPr>
        <w:spacing w:after="0" w:line="240" w:lineRule="auto"/>
        <w:ind w:firstLine="708"/>
      </w:pPr>
    </w:p>
    <w:p w14:paraId="47EA0AC3" w14:textId="3047F2D3" w:rsidR="002211BA" w:rsidRPr="009A34D0" w:rsidRDefault="002211BA" w:rsidP="005E1A9C">
      <w:pPr>
        <w:pStyle w:val="Heading4"/>
        <w:spacing w:before="0" w:after="240" w:line="240" w:lineRule="auto"/>
        <w:contextualSpacing/>
        <w:rPr>
          <w:color w:val="000000" w:themeColor="text1"/>
        </w:rPr>
      </w:pPr>
      <w:bookmarkStart w:id="1079" w:name="_Toc164609966"/>
      <w:r w:rsidRPr="009A34D0">
        <w:rPr>
          <w:rFonts w:ascii="Times New Roman" w:hAnsi="Times New Roman"/>
          <w:color w:val="000000" w:themeColor="text1"/>
          <w:sz w:val="24"/>
          <w:szCs w:val="24"/>
        </w:rPr>
        <w:t>3.3.5.3. Влияние на пренатальное и постнатальное развитие</w:t>
      </w:r>
      <w:bookmarkEnd w:id="1079"/>
    </w:p>
    <w:p w14:paraId="513E20CD" w14:textId="77777777" w:rsidR="00597632" w:rsidRDefault="00597632" w:rsidP="00597632">
      <w:pPr>
        <w:spacing w:after="0" w:line="240" w:lineRule="auto"/>
        <w:rPr>
          <w:b/>
          <w:bCs/>
        </w:rPr>
      </w:pPr>
      <w:r w:rsidRPr="00597632">
        <w:rPr>
          <w:b/>
          <w:bCs/>
        </w:rPr>
        <w:t>Софосбувир</w:t>
      </w:r>
    </w:p>
    <w:p w14:paraId="4C3CBD7C" w14:textId="77777777" w:rsidR="00597632" w:rsidRDefault="00597632" w:rsidP="00597632">
      <w:pPr>
        <w:spacing w:after="0" w:line="240" w:lineRule="auto"/>
        <w:ind w:firstLine="708"/>
      </w:pPr>
    </w:p>
    <w:p w14:paraId="3C7BEEF6" w14:textId="52519B70" w:rsidR="00597632" w:rsidRDefault="00597632" w:rsidP="00597632">
      <w:pPr>
        <w:spacing w:after="0" w:line="240" w:lineRule="auto"/>
        <w:ind w:firstLine="708"/>
      </w:pPr>
      <w:r>
        <w:t>В пре</w:t>
      </w:r>
      <w:r w:rsidR="00BC5314">
        <w:t xml:space="preserve">- и </w:t>
      </w:r>
      <w:r>
        <w:t>послеродовом исследовании NOAEL для общей токсичности для материнской особи и NOAEL для репродуктивной токсичности, жизнеспособности и роста потомства составляла 500 мг/кг/сут (экспозиция GS-331007 на 10 й день лактации была примерно в 6 раз выше, чем средняя экспозиция у человека при дозе 400 мг</w:t>
      </w:r>
      <w:r w:rsidRPr="00366553">
        <w:t>)</w:t>
      </w:r>
      <w:r w:rsidR="002F4B0B" w:rsidRPr="00366553">
        <w:t xml:space="preserve"> [</w:t>
      </w:r>
      <w:r w:rsidR="00366553" w:rsidRPr="00366553">
        <w:t>21</w:t>
      </w:r>
      <w:r w:rsidR="002F4B0B" w:rsidRPr="00366553">
        <w:t>]</w:t>
      </w:r>
      <w:r w:rsidRPr="00366553">
        <w:t>.</w:t>
      </w:r>
    </w:p>
    <w:p w14:paraId="16A69B4F" w14:textId="77777777" w:rsidR="002F4B0B" w:rsidRDefault="002F4B0B" w:rsidP="002F4B0B">
      <w:pPr>
        <w:spacing w:after="0" w:line="240" w:lineRule="auto"/>
      </w:pPr>
    </w:p>
    <w:p w14:paraId="6AF3A128" w14:textId="77777777" w:rsidR="0073473E" w:rsidRDefault="0073473E" w:rsidP="002F4B0B">
      <w:pPr>
        <w:spacing w:after="0" w:line="240" w:lineRule="auto"/>
        <w:rPr>
          <w:ins w:id="1080" w:author="Абрамова Анна Андреевна" w:date="2024-05-16T00:19:00Z"/>
          <w:b/>
          <w:bCs/>
        </w:rPr>
      </w:pPr>
    </w:p>
    <w:p w14:paraId="097879D4" w14:textId="480B0CB7" w:rsidR="002F4B0B" w:rsidRPr="002F4B0B" w:rsidRDefault="002F4B0B" w:rsidP="002F4B0B">
      <w:pPr>
        <w:spacing w:after="0" w:line="240" w:lineRule="auto"/>
        <w:rPr>
          <w:b/>
          <w:bCs/>
        </w:rPr>
      </w:pPr>
      <w:r w:rsidRPr="002F4B0B">
        <w:rPr>
          <w:b/>
          <w:bCs/>
        </w:rPr>
        <w:lastRenderedPageBreak/>
        <w:t>Велпатасвир</w:t>
      </w:r>
    </w:p>
    <w:p w14:paraId="123E7774" w14:textId="77777777" w:rsidR="002F4B0B" w:rsidRDefault="002F4B0B" w:rsidP="002F4B0B">
      <w:pPr>
        <w:spacing w:after="0" w:line="240" w:lineRule="auto"/>
      </w:pPr>
    </w:p>
    <w:p w14:paraId="2A2364A3" w14:textId="47D9C458" w:rsidR="002F4B0B" w:rsidRPr="002F4B0B" w:rsidRDefault="002F4B0B" w:rsidP="002F4B0B">
      <w:pPr>
        <w:spacing w:after="0" w:line="240" w:lineRule="auto"/>
        <w:ind w:firstLine="708"/>
      </w:pPr>
      <w:r w:rsidRPr="002F4B0B">
        <w:t xml:space="preserve">В пре- и послеродовом исследовании на крысах </w:t>
      </w:r>
      <w:r>
        <w:t>велпатасвир</w:t>
      </w:r>
      <w:r w:rsidRPr="002F4B0B">
        <w:t xml:space="preserve"> в дозах до 200 мг/кг/сут не оказывал влияния на материнскую особь и на поведение, репродуктивную функцию или развитие потомства. Экспозиция велпатасвира у материнской особи (AUC</w:t>
      </w:r>
      <w:r w:rsidRPr="002F4B0B">
        <w:rPr>
          <w:vertAlign w:val="subscript"/>
        </w:rPr>
        <w:t>last</w:t>
      </w:r>
      <w:r w:rsidRPr="002F4B0B">
        <w:t xml:space="preserve"> в ДЛ 10 13,9 мкг</w:t>
      </w:r>
      <w:r w:rsidRPr="002F4B0B">
        <w:rPr>
          <w:b/>
          <w:bCs/>
        </w:rPr>
        <w:t>·</w:t>
      </w:r>
      <w:r w:rsidRPr="002F4B0B">
        <w:t>ч/мл) при NOAEL для материнской особи и потомства F</w:t>
      </w:r>
      <w:r w:rsidRPr="002F4B0B">
        <w:rPr>
          <w:vertAlign w:val="subscript"/>
        </w:rPr>
        <w:t>1</w:t>
      </w:r>
      <w:r w:rsidRPr="002F4B0B">
        <w:t xml:space="preserve"> в исследовании до- и послеродового развития была примерно в 5 раз выше, чем средняя клиническая экспозиция при применении КФД </w:t>
      </w:r>
      <w:r>
        <w:t xml:space="preserve">софосбувира+велпатасвира </w:t>
      </w:r>
      <w:r w:rsidR="00366553" w:rsidRPr="00366553">
        <w:t xml:space="preserve"> [21].</w:t>
      </w:r>
    </w:p>
    <w:p w14:paraId="74736CA1" w14:textId="77777777" w:rsidR="0023298E" w:rsidRPr="00F54B50" w:rsidRDefault="0023298E" w:rsidP="002F4B0B">
      <w:pPr>
        <w:spacing w:after="0" w:line="240" w:lineRule="auto"/>
        <w:contextualSpacing/>
        <w:rPr>
          <w:highlight w:val="yellow"/>
        </w:rPr>
      </w:pPr>
    </w:p>
    <w:p w14:paraId="6EC662CD" w14:textId="77777777" w:rsidR="00F57B6B" w:rsidRPr="009A34D0" w:rsidRDefault="00F57B6B" w:rsidP="005E1A9C">
      <w:pPr>
        <w:pStyle w:val="Heading4"/>
        <w:spacing w:before="0" w:after="0" w:line="240" w:lineRule="auto"/>
        <w:contextualSpacing/>
        <w:rPr>
          <w:rFonts w:ascii="Times New Roman" w:hAnsi="Times New Roman"/>
          <w:color w:val="000000" w:themeColor="text1"/>
          <w:sz w:val="24"/>
          <w:szCs w:val="24"/>
        </w:rPr>
      </w:pPr>
      <w:bookmarkStart w:id="1081" w:name="_Toc164609967"/>
      <w:r w:rsidRPr="009A34D0">
        <w:rPr>
          <w:rFonts w:ascii="Times New Roman" w:hAnsi="Times New Roman"/>
          <w:color w:val="000000" w:themeColor="text1"/>
          <w:sz w:val="24"/>
          <w:szCs w:val="24"/>
        </w:rPr>
        <w:t>3.</w:t>
      </w:r>
      <w:r w:rsidR="002211BA" w:rsidRPr="009A34D0">
        <w:rPr>
          <w:rFonts w:ascii="Times New Roman" w:hAnsi="Times New Roman"/>
          <w:color w:val="000000" w:themeColor="text1"/>
          <w:sz w:val="24"/>
          <w:szCs w:val="24"/>
        </w:rPr>
        <w:t>3.5.4</w:t>
      </w:r>
      <w:r w:rsidRPr="009A34D0">
        <w:rPr>
          <w:rFonts w:ascii="Times New Roman" w:hAnsi="Times New Roman"/>
          <w:color w:val="000000" w:themeColor="text1"/>
          <w:sz w:val="24"/>
          <w:szCs w:val="24"/>
        </w:rPr>
        <w:t xml:space="preserve">. </w:t>
      </w:r>
      <w:r w:rsidR="00781AE0" w:rsidRPr="009A34D0">
        <w:rPr>
          <w:rFonts w:ascii="Times New Roman" w:hAnsi="Times New Roman"/>
          <w:color w:val="000000" w:themeColor="text1"/>
          <w:sz w:val="24"/>
          <w:szCs w:val="24"/>
        </w:rPr>
        <w:t>Ювенильная токсичность</w:t>
      </w:r>
      <w:bookmarkEnd w:id="1081"/>
    </w:p>
    <w:p w14:paraId="4F27C03B" w14:textId="77777777" w:rsidR="00956506" w:rsidRDefault="00956506">
      <w:pPr>
        <w:spacing w:after="0" w:line="240" w:lineRule="auto"/>
        <w:ind w:firstLine="709"/>
        <w:contextualSpacing/>
        <w:rPr>
          <w:bCs/>
          <w:iCs/>
          <w:lang w:eastAsia="en-US"/>
        </w:rPr>
      </w:pPr>
    </w:p>
    <w:p w14:paraId="4BC9506D" w14:textId="30127538" w:rsidR="002211BA" w:rsidRPr="009A34D0" w:rsidRDefault="00362664">
      <w:pPr>
        <w:spacing w:after="0" w:line="240" w:lineRule="auto"/>
        <w:ind w:firstLine="709"/>
        <w:contextualSpacing/>
        <w:rPr>
          <w:bCs/>
          <w:iCs/>
          <w:lang w:eastAsia="en-US"/>
        </w:rPr>
      </w:pPr>
      <w:r w:rsidRPr="009A34D0">
        <w:rPr>
          <w:bCs/>
          <w:iCs/>
          <w:lang w:eastAsia="en-US"/>
        </w:rPr>
        <w:t>Нет данных</w:t>
      </w:r>
      <w:r w:rsidR="00B936E6" w:rsidRPr="009A34D0">
        <w:rPr>
          <w:bCs/>
          <w:iCs/>
          <w:lang w:eastAsia="en-US"/>
        </w:rPr>
        <w:t>.</w:t>
      </w:r>
    </w:p>
    <w:p w14:paraId="051F4C7A" w14:textId="77777777" w:rsidR="00257761" w:rsidRPr="009A34D0" w:rsidRDefault="002211BA">
      <w:pPr>
        <w:pStyle w:val="Heading3"/>
        <w:spacing w:after="240" w:line="240" w:lineRule="auto"/>
        <w:contextualSpacing/>
        <w:rPr>
          <w:rFonts w:ascii="Times New Roman" w:hAnsi="Times New Roman"/>
          <w:color w:val="000000" w:themeColor="text1"/>
          <w:szCs w:val="24"/>
        </w:rPr>
      </w:pPr>
      <w:bookmarkStart w:id="1082" w:name="_Toc164609968"/>
      <w:r w:rsidRPr="009A34D0">
        <w:rPr>
          <w:rFonts w:ascii="Times New Roman" w:hAnsi="Times New Roman"/>
          <w:color w:val="000000" w:themeColor="text1"/>
          <w:szCs w:val="24"/>
        </w:rPr>
        <w:t>3.3.6</w:t>
      </w:r>
      <w:r w:rsidR="00257761" w:rsidRPr="009A34D0">
        <w:rPr>
          <w:rFonts w:ascii="Times New Roman" w:hAnsi="Times New Roman"/>
          <w:color w:val="000000" w:themeColor="text1"/>
          <w:szCs w:val="24"/>
        </w:rPr>
        <w:t xml:space="preserve">. </w:t>
      </w:r>
      <w:r w:rsidR="00781AE0" w:rsidRPr="009A34D0">
        <w:rPr>
          <w:rFonts w:ascii="Times New Roman" w:hAnsi="Times New Roman"/>
          <w:color w:val="000000" w:themeColor="text1"/>
          <w:szCs w:val="24"/>
        </w:rPr>
        <w:t>Местная переносимость</w:t>
      </w:r>
      <w:bookmarkEnd w:id="1082"/>
    </w:p>
    <w:p w14:paraId="194A7A37" w14:textId="77777777" w:rsidR="002F4B0B" w:rsidRDefault="002F4B0B" w:rsidP="002F4B0B">
      <w:pPr>
        <w:spacing w:after="0" w:line="240" w:lineRule="auto"/>
        <w:contextualSpacing/>
        <w:rPr>
          <w:b/>
          <w:bCs/>
        </w:rPr>
      </w:pPr>
      <w:r w:rsidRPr="002F4B0B">
        <w:rPr>
          <w:b/>
          <w:bCs/>
        </w:rPr>
        <w:t>Софосбувир</w:t>
      </w:r>
    </w:p>
    <w:p w14:paraId="6BFB71A1" w14:textId="77777777" w:rsidR="002F4B0B" w:rsidRPr="002F4B0B" w:rsidRDefault="002F4B0B" w:rsidP="002F4B0B">
      <w:pPr>
        <w:spacing w:after="0" w:line="240" w:lineRule="auto"/>
        <w:ind w:firstLine="709"/>
        <w:contextualSpacing/>
        <w:rPr>
          <w:b/>
          <w:bCs/>
        </w:rPr>
      </w:pPr>
    </w:p>
    <w:p w14:paraId="593F488D" w14:textId="60B6B76C" w:rsidR="002F4B0B" w:rsidRDefault="002F4B0B" w:rsidP="002F4B0B">
      <w:pPr>
        <w:spacing w:after="0" w:line="240" w:lineRule="auto"/>
        <w:ind w:firstLine="709"/>
        <w:contextualSpacing/>
      </w:pPr>
      <w:r>
        <w:t>Местную желудочно-кишечную переносимость оценивали во время исследований токсичности при многократном пероральном введении софосбувира. В исследованиях на собаках рвота и мягкий стул/диарея, обусловленные софосбувиром, чаще наблюдались при дозах ≥ 100 мг/кг/сут по сравнению с контрольной группой. Мягкий стул также наблюдался в исследованиях на крысах. Эти эффекты могут частично быть обусловлены введенной основой, поскольку сходные результаты наблюдались у контрольных животных.</w:t>
      </w:r>
    </w:p>
    <w:p w14:paraId="6BCF2861" w14:textId="6750F9D5" w:rsidR="002F4B0B" w:rsidRDefault="002F4B0B" w:rsidP="002F4B0B">
      <w:pPr>
        <w:spacing w:after="0" w:line="240" w:lineRule="auto"/>
        <w:ind w:firstLine="709"/>
        <w:contextualSpacing/>
      </w:pPr>
      <w:r>
        <w:t>Софосбувир был классифицирован как вещество, не вызывающее раздражения кожи (TX-334-2009), и, согласно прогнозам, он не вызывает тяжелого раздражения глаз (TX-334-2008). В количественном исследовании рентгенографии всего тела с использованием пигментированных и непигментированных крыс кумуляция софосбувира и его основных метаболитов в тканях кожи или глаз не отмечалась (SA-PSI-7977-09-0005)</w:t>
      </w:r>
      <w:r w:rsidR="00042947">
        <w:t xml:space="preserve"> </w:t>
      </w:r>
      <w:r w:rsidR="00366553" w:rsidRPr="00366553">
        <w:t>[22</w:t>
      </w:r>
      <w:r w:rsidR="00042947" w:rsidRPr="00366553">
        <w:t>]</w:t>
      </w:r>
      <w:r w:rsidRPr="00366553">
        <w:t>.</w:t>
      </w:r>
    </w:p>
    <w:p w14:paraId="054D054E" w14:textId="77777777" w:rsidR="002F4B0B" w:rsidRDefault="002F4B0B" w:rsidP="002F4B0B">
      <w:pPr>
        <w:spacing w:after="0" w:line="240" w:lineRule="auto"/>
        <w:ind w:firstLine="709"/>
        <w:contextualSpacing/>
      </w:pPr>
      <w:r>
        <w:t> </w:t>
      </w:r>
    </w:p>
    <w:p w14:paraId="76D142BF" w14:textId="77777777" w:rsidR="002F4B0B" w:rsidRDefault="002F4B0B" w:rsidP="002F4B0B">
      <w:pPr>
        <w:spacing w:after="0" w:line="240" w:lineRule="auto"/>
        <w:contextualSpacing/>
        <w:rPr>
          <w:b/>
          <w:bCs/>
        </w:rPr>
      </w:pPr>
      <w:r w:rsidRPr="002F4B0B">
        <w:rPr>
          <w:b/>
          <w:bCs/>
        </w:rPr>
        <w:t>Велпатасвир</w:t>
      </w:r>
    </w:p>
    <w:p w14:paraId="09F7AD6C" w14:textId="77777777" w:rsidR="002F4B0B" w:rsidRPr="002F4B0B" w:rsidRDefault="002F4B0B" w:rsidP="002F4B0B">
      <w:pPr>
        <w:spacing w:after="0" w:line="240" w:lineRule="auto"/>
        <w:contextualSpacing/>
        <w:rPr>
          <w:b/>
          <w:bCs/>
        </w:rPr>
      </w:pPr>
    </w:p>
    <w:p w14:paraId="54FA892E" w14:textId="77777777" w:rsidR="002F4B0B" w:rsidRDefault="002F4B0B" w:rsidP="002F4B0B">
      <w:pPr>
        <w:spacing w:after="0" w:line="240" w:lineRule="auto"/>
        <w:ind w:firstLine="709"/>
        <w:contextualSpacing/>
      </w:pPr>
      <w:r>
        <w:t>Оценка местной переносимости в желудочно-кишечном тракте, проведенная во время долгосрочных исследований при многократном пероральном введении на крысах и собаках, не выявила заметного воздействия на желудочно-кишечный тракт.</w:t>
      </w:r>
    </w:p>
    <w:p w14:paraId="2A6D83DA" w14:textId="2C2A2FBF" w:rsidR="002F4B0B" w:rsidRDefault="002F4B0B" w:rsidP="002F4B0B">
      <w:pPr>
        <w:spacing w:after="0" w:line="240" w:lineRule="auto"/>
        <w:ind w:firstLine="709"/>
        <w:contextualSpacing/>
      </w:pPr>
      <w:r>
        <w:t>Велпатасвир был классифицирован как вещество, не вызывающее раздражения кожи (TX-281-2040), и считался не вызывающим тяжелого раздражения глаз (TX-281-2039)</w:t>
      </w:r>
      <w:r w:rsidR="00042947">
        <w:t xml:space="preserve"> </w:t>
      </w:r>
      <w:r w:rsidR="00366553" w:rsidRPr="00366553">
        <w:t>[22].</w:t>
      </w:r>
    </w:p>
    <w:p w14:paraId="074ABAF4" w14:textId="77777777" w:rsidR="002F4B0B" w:rsidRDefault="002F4B0B" w:rsidP="002F4B0B">
      <w:pPr>
        <w:spacing w:after="0" w:line="240" w:lineRule="auto"/>
        <w:contextualSpacing/>
      </w:pPr>
    </w:p>
    <w:p w14:paraId="46680961" w14:textId="3D8A8CDC" w:rsidR="002F4B0B" w:rsidRPr="002F4B0B" w:rsidRDefault="002F4B0B" w:rsidP="002F4B0B">
      <w:pPr>
        <w:spacing w:after="0" w:line="240" w:lineRule="auto"/>
        <w:contextualSpacing/>
        <w:rPr>
          <w:b/>
          <w:bCs/>
        </w:rPr>
      </w:pPr>
      <w:r w:rsidRPr="002F4B0B">
        <w:rPr>
          <w:b/>
          <w:bCs/>
        </w:rPr>
        <w:t>Софосбувир/велпатасвир</w:t>
      </w:r>
    </w:p>
    <w:p w14:paraId="75A5BEBC" w14:textId="77777777" w:rsidR="002F4B0B" w:rsidRDefault="002F4B0B" w:rsidP="002F4B0B">
      <w:pPr>
        <w:spacing w:after="0" w:line="240" w:lineRule="auto"/>
        <w:contextualSpacing/>
      </w:pPr>
    </w:p>
    <w:p w14:paraId="582860B5" w14:textId="50E2FD0A" w:rsidR="0073473E" w:rsidDel="006764EC" w:rsidRDefault="002F4B0B">
      <w:pPr>
        <w:pStyle w:val="Heading3"/>
        <w:spacing w:before="0" w:after="0" w:line="240" w:lineRule="auto"/>
        <w:ind w:firstLine="709"/>
        <w:contextualSpacing/>
        <w:rPr>
          <w:del w:id="1083" w:author="Абрамова Анна Андреевна" w:date="2024-05-17T00:53:00Z"/>
        </w:rPr>
        <w:pPrChange w:id="1084" w:author="Абрамова Анна Андреевна" w:date="2024-05-17T00:53:00Z">
          <w:pPr>
            <w:pStyle w:val="Heading3"/>
            <w:spacing w:before="0" w:after="0" w:line="240" w:lineRule="auto"/>
            <w:contextualSpacing/>
          </w:pPr>
        </w:pPrChange>
      </w:pPr>
      <w:r>
        <w:t>Исследований местной переносимости КФД софосбувира+велпатасвира не проводили</w:t>
      </w:r>
      <w:r w:rsidR="00042947">
        <w:t xml:space="preserve"> </w:t>
      </w:r>
      <w:r w:rsidR="00366553" w:rsidRPr="00366553">
        <w:t>[22].</w:t>
      </w:r>
    </w:p>
    <w:p w14:paraId="0A1F5BD6" w14:textId="77777777" w:rsidR="006764EC" w:rsidRPr="006764EC" w:rsidRDefault="006764EC">
      <w:pPr>
        <w:rPr>
          <w:ins w:id="1085" w:author="Абрамова Анна Андреевна" w:date="2024-05-17T00:53:00Z"/>
        </w:rPr>
        <w:pPrChange w:id="1086" w:author="Абрамова Анна Андреевна" w:date="2024-05-17T00:53:00Z">
          <w:pPr>
            <w:spacing w:after="0" w:line="240" w:lineRule="auto"/>
            <w:ind w:firstLine="709"/>
            <w:contextualSpacing/>
          </w:pPr>
        </w:pPrChange>
      </w:pPr>
    </w:p>
    <w:p w14:paraId="21785678" w14:textId="77777777" w:rsidR="00366553" w:rsidRPr="00D103BD" w:rsidDel="006764EC" w:rsidRDefault="00366553" w:rsidP="00366553">
      <w:pPr>
        <w:spacing w:after="0" w:line="240" w:lineRule="auto"/>
        <w:ind w:firstLine="709"/>
        <w:contextualSpacing/>
        <w:rPr>
          <w:del w:id="1087" w:author="Абрамова Анна Андреевна" w:date="2024-05-17T00:53:00Z"/>
          <w:color w:val="FF0000"/>
          <w:szCs w:val="28"/>
          <w:lang w:eastAsia="ru-RU" w:bidi="ru-RU"/>
        </w:rPr>
      </w:pPr>
    </w:p>
    <w:p w14:paraId="20877C12" w14:textId="77777777" w:rsidR="00F42555" w:rsidRPr="00FC4071" w:rsidRDefault="00F42555" w:rsidP="005E1A9C">
      <w:pPr>
        <w:pStyle w:val="Heading3"/>
        <w:spacing w:before="0" w:after="0" w:line="240" w:lineRule="auto"/>
        <w:contextualSpacing/>
        <w:rPr>
          <w:rFonts w:ascii="Times New Roman" w:hAnsi="Times New Roman"/>
          <w:szCs w:val="24"/>
        </w:rPr>
      </w:pPr>
      <w:bookmarkStart w:id="1088" w:name="_Toc164609969"/>
      <w:r w:rsidRPr="00FC4071">
        <w:rPr>
          <w:rFonts w:ascii="Times New Roman" w:hAnsi="Times New Roman"/>
          <w:szCs w:val="24"/>
        </w:rPr>
        <w:t>3.3.7. Токсикокинетика</w:t>
      </w:r>
      <w:bookmarkEnd w:id="1088"/>
    </w:p>
    <w:p w14:paraId="4D84E5DA" w14:textId="77777777" w:rsidR="00956506" w:rsidRDefault="00956506">
      <w:pPr>
        <w:spacing w:after="0" w:line="240" w:lineRule="auto"/>
        <w:ind w:firstLine="708"/>
        <w:contextualSpacing/>
        <w:rPr>
          <w:rStyle w:val="rynqvb"/>
          <w:rFonts w:ascii="Arial" w:hAnsi="Arial"/>
          <w:b/>
          <w:bCs/>
          <w:szCs w:val="26"/>
        </w:rPr>
      </w:pPr>
    </w:p>
    <w:p w14:paraId="1FB387F9" w14:textId="15371DE3" w:rsidR="004708C5" w:rsidRDefault="004708C5" w:rsidP="004708C5">
      <w:pPr>
        <w:spacing w:after="0" w:line="240" w:lineRule="auto"/>
        <w:contextualSpacing/>
        <w:rPr>
          <w:rStyle w:val="rynqvb"/>
          <w:b/>
          <w:bCs/>
        </w:rPr>
      </w:pPr>
      <w:r w:rsidRPr="004708C5">
        <w:rPr>
          <w:rStyle w:val="rynqvb"/>
          <w:b/>
          <w:bCs/>
        </w:rPr>
        <w:t>Софосбувир</w:t>
      </w:r>
    </w:p>
    <w:p w14:paraId="66E54501" w14:textId="77777777" w:rsidR="004708C5" w:rsidRPr="004708C5" w:rsidRDefault="004708C5" w:rsidP="004708C5">
      <w:pPr>
        <w:spacing w:after="0" w:line="240" w:lineRule="auto"/>
        <w:contextualSpacing/>
        <w:rPr>
          <w:rStyle w:val="rynqvb"/>
          <w:b/>
          <w:bCs/>
        </w:rPr>
      </w:pPr>
    </w:p>
    <w:p w14:paraId="1BBBA3C6" w14:textId="689809F5" w:rsidR="0073473E" w:rsidRDefault="004708C5" w:rsidP="0073473E">
      <w:pPr>
        <w:spacing w:after="0" w:line="240" w:lineRule="auto"/>
        <w:ind w:firstLine="708"/>
        <w:contextualSpacing/>
        <w:rPr>
          <w:rStyle w:val="rynqvb"/>
        </w:rPr>
      </w:pPr>
      <w:r>
        <w:rPr>
          <w:rStyle w:val="rynqvb"/>
        </w:rPr>
        <w:t>Базовые токсикокинетические исследования софосбувира были проведены на мышах, крысах и собаках породы бигль</w:t>
      </w:r>
      <w:r w:rsidR="00042947">
        <w:rPr>
          <w:rStyle w:val="rynqvb"/>
        </w:rPr>
        <w:t xml:space="preserve"> </w:t>
      </w:r>
      <w:r w:rsidR="00366553" w:rsidRPr="00366553">
        <w:t>[22].</w:t>
      </w:r>
      <w:r w:rsidR="008D4EDB">
        <w:t xml:space="preserve"> Основные результаты представлены в Таблицах 3-1</w:t>
      </w:r>
      <w:ins w:id="1089" w:author="Абрамова Анна Андреевна" w:date="2024-05-17T15:22:00Z">
        <w:r w:rsidR="005E739A">
          <w:t>7</w:t>
        </w:r>
      </w:ins>
      <w:del w:id="1090" w:author="Абрамова Анна Андреевна" w:date="2024-05-17T15:22:00Z">
        <w:r w:rsidR="008D4EDB" w:rsidDel="005E739A">
          <w:delText>6</w:delText>
        </w:r>
      </w:del>
      <w:r w:rsidR="008D4EDB">
        <w:t>, 3-1</w:t>
      </w:r>
      <w:ins w:id="1091" w:author="Абрамова Анна Андреевна" w:date="2024-05-17T15:22:00Z">
        <w:r w:rsidR="005E739A">
          <w:t>8</w:t>
        </w:r>
      </w:ins>
      <w:del w:id="1092" w:author="Абрамова Анна Андреевна" w:date="2024-05-17T15:22:00Z">
        <w:r w:rsidR="008D4EDB" w:rsidDel="005E739A">
          <w:delText>7</w:delText>
        </w:r>
      </w:del>
      <w:r w:rsidR="008D4EDB">
        <w:t>.</w:t>
      </w:r>
    </w:p>
    <w:p w14:paraId="5C5445C2" w14:textId="3B09996D" w:rsidR="004708C5" w:rsidRDefault="004708C5" w:rsidP="006764EC">
      <w:pPr>
        <w:spacing w:before="120" w:after="0" w:line="240" w:lineRule="auto"/>
        <w:rPr>
          <w:rStyle w:val="rynqvb"/>
        </w:rPr>
      </w:pPr>
      <w:r w:rsidRPr="00D3445C">
        <w:rPr>
          <w:b/>
          <w:bCs/>
          <w:color w:val="000000"/>
        </w:rPr>
        <w:lastRenderedPageBreak/>
        <w:t xml:space="preserve">Таблица </w:t>
      </w:r>
      <w:r w:rsidR="008D4EDB">
        <w:rPr>
          <w:b/>
          <w:bCs/>
          <w:color w:val="000000"/>
        </w:rPr>
        <w:t>3-1</w:t>
      </w:r>
      <w:ins w:id="1093" w:author="Абрамова Анна Андреевна" w:date="2024-05-17T15:22:00Z">
        <w:r w:rsidR="005E739A">
          <w:rPr>
            <w:b/>
            <w:bCs/>
            <w:color w:val="000000"/>
          </w:rPr>
          <w:t>7</w:t>
        </w:r>
      </w:ins>
      <w:del w:id="1094" w:author="Абрамова Анна Андреевна" w:date="2024-05-17T15:22:00Z">
        <w:r w:rsidR="008D4EDB" w:rsidDel="005E739A">
          <w:rPr>
            <w:b/>
            <w:bCs/>
            <w:color w:val="000000"/>
          </w:rPr>
          <w:delText>6</w:delText>
        </w:r>
      </w:del>
      <w:ins w:id="1095" w:author="Абрамова Анна Андреевна" w:date="2024-05-17T00:54:00Z">
        <w:r w:rsidR="006764EC">
          <w:rPr>
            <w:b/>
            <w:bCs/>
            <w:color w:val="000000"/>
          </w:rPr>
          <w:t>.</w:t>
        </w:r>
      </w:ins>
      <w:del w:id="1096" w:author="Абрамова Анна Андреевна" w:date="2024-05-17T00:54:00Z">
        <w:r w:rsidRPr="00D3445C" w:rsidDel="006764EC">
          <w:rPr>
            <w:b/>
            <w:bCs/>
            <w:color w:val="000000"/>
          </w:rPr>
          <w:delText>:</w:delText>
        </w:r>
      </w:del>
      <w:r w:rsidRPr="00D3445C">
        <w:rPr>
          <w:b/>
          <w:bCs/>
          <w:color w:val="000000"/>
        </w:rPr>
        <w:t xml:space="preserve"> </w:t>
      </w:r>
      <w:r w:rsidRPr="008D4EDB">
        <w:rPr>
          <w:color w:val="000000"/>
        </w:rPr>
        <w:t>Базовые токсикокинетические исследования на мышах и крысах</w:t>
      </w:r>
      <w:ins w:id="1097" w:author="Абрамова Анна Андреевна" w:date="2024-05-15T00:17:00Z">
        <w:r w:rsidR="00A91BD2">
          <w:rPr>
            <w:color w:val="000000"/>
          </w:rPr>
          <w:t>.</w:t>
        </w:r>
      </w:ins>
    </w:p>
    <w:tbl>
      <w:tblPr>
        <w:tblW w:w="5000" w:type="pct"/>
        <w:tblCellMar>
          <w:left w:w="40" w:type="dxa"/>
          <w:right w:w="40" w:type="dxa"/>
        </w:tblCellMar>
        <w:tblLook w:val="0000" w:firstRow="0" w:lastRow="0" w:firstColumn="0" w:lastColumn="0" w:noHBand="0" w:noVBand="0"/>
      </w:tblPr>
      <w:tblGrid>
        <w:gridCol w:w="2451"/>
        <w:gridCol w:w="1531"/>
        <w:gridCol w:w="1268"/>
        <w:gridCol w:w="1358"/>
        <w:gridCol w:w="1393"/>
        <w:gridCol w:w="1337"/>
      </w:tblGrid>
      <w:tr w:rsidR="004708C5" w:rsidRPr="00D3445C" w14:paraId="53CFAEF0" w14:textId="77777777" w:rsidTr="008141CD">
        <w:trPr>
          <w:cantSplit/>
          <w:tblHeader/>
        </w:trPr>
        <w:tc>
          <w:tcPr>
            <w:tcW w:w="1312"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5E8B3D" w14:textId="77777777" w:rsidR="004708C5" w:rsidRPr="00D3445C" w:rsidRDefault="004708C5" w:rsidP="006764EC">
            <w:pPr>
              <w:spacing w:line="240" w:lineRule="auto"/>
              <w:jc w:val="center"/>
            </w:pPr>
            <w:r w:rsidRPr="00D3445C">
              <w:rPr>
                <w:b/>
                <w:bCs/>
                <w:color w:val="000000"/>
              </w:rPr>
              <w:t>Идентификационный номер исследования</w:t>
            </w:r>
          </w:p>
        </w:tc>
        <w:tc>
          <w:tcPr>
            <w:tcW w:w="820"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A1062A0" w14:textId="77777777" w:rsidR="004708C5" w:rsidRPr="00D3445C" w:rsidRDefault="004708C5" w:rsidP="006764EC">
            <w:pPr>
              <w:spacing w:line="240" w:lineRule="auto"/>
              <w:jc w:val="center"/>
            </w:pPr>
            <w:r w:rsidRPr="00D3445C">
              <w:rPr>
                <w:b/>
                <w:bCs/>
                <w:color w:val="000000"/>
              </w:rPr>
              <w:t>Суточная доза (мг/кг/сут)</w:t>
            </w:r>
          </w:p>
        </w:tc>
        <w:tc>
          <w:tcPr>
            <w:tcW w:w="1406" w:type="pct"/>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1A46832" w14:textId="77777777" w:rsidR="004708C5" w:rsidRPr="00D3445C" w:rsidRDefault="004708C5" w:rsidP="006764EC">
            <w:pPr>
              <w:spacing w:line="240" w:lineRule="auto"/>
              <w:jc w:val="center"/>
            </w:pPr>
            <w:r w:rsidRPr="00D3445C">
              <w:rPr>
                <w:b/>
                <w:bCs/>
                <w:color w:val="000000"/>
              </w:rPr>
              <w:t>GS-331007</w:t>
            </w:r>
          </w:p>
          <w:p w14:paraId="2B3E185D" w14:textId="77777777" w:rsidR="004708C5" w:rsidRPr="00D3445C" w:rsidRDefault="004708C5" w:rsidP="006764EC">
            <w:pPr>
              <w:spacing w:line="240" w:lineRule="auto"/>
              <w:jc w:val="center"/>
            </w:pPr>
            <w:r w:rsidRPr="00D3445C">
              <w:rPr>
                <w:b/>
                <w:bCs/>
                <w:color w:val="000000"/>
              </w:rPr>
              <w:t>AUClast (нг•ч/мл) при NOAEL</w:t>
            </w:r>
          </w:p>
        </w:tc>
        <w:tc>
          <w:tcPr>
            <w:tcW w:w="1461" w:type="pct"/>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839653B" w14:textId="17EAFA7B" w:rsidR="004708C5" w:rsidRPr="00D3445C" w:rsidRDefault="008D4EDB" w:rsidP="006764EC">
            <w:pPr>
              <w:spacing w:line="240" w:lineRule="auto"/>
              <w:jc w:val="center"/>
            </w:pPr>
            <w:r>
              <w:rPr>
                <w:b/>
                <w:bCs/>
                <w:color w:val="000000"/>
              </w:rPr>
              <w:t>Человек</w:t>
            </w:r>
          </w:p>
          <w:p w14:paraId="1CED39D0" w14:textId="77777777" w:rsidR="004708C5" w:rsidRPr="00D3445C" w:rsidRDefault="004708C5" w:rsidP="006764EC">
            <w:pPr>
              <w:spacing w:line="240" w:lineRule="auto"/>
              <w:jc w:val="center"/>
            </w:pPr>
            <w:r w:rsidRPr="00D3445C">
              <w:rPr>
                <w:b/>
                <w:bCs/>
                <w:color w:val="000000"/>
              </w:rPr>
              <w:t>AUC GS-331007 при NOAEL</w:t>
            </w:r>
          </w:p>
        </w:tc>
      </w:tr>
      <w:tr w:rsidR="004708C5" w:rsidRPr="00D3445C" w14:paraId="2AA1E79F" w14:textId="77777777" w:rsidTr="008141CD">
        <w:trPr>
          <w:cantSplit/>
          <w:tblHeader/>
        </w:trPr>
        <w:tc>
          <w:tcPr>
            <w:tcW w:w="1312" w:type="pct"/>
            <w:tcBorders>
              <w:top w:val="single" w:sz="6" w:space="0" w:color="auto"/>
              <w:left w:val="single" w:sz="6" w:space="0" w:color="auto"/>
              <w:bottom w:val="single" w:sz="6" w:space="0" w:color="auto"/>
              <w:right w:val="single" w:sz="6" w:space="0" w:color="auto"/>
            </w:tcBorders>
            <w:shd w:val="clear" w:color="auto" w:fill="FFFFFF"/>
          </w:tcPr>
          <w:p w14:paraId="617706E0" w14:textId="77777777" w:rsidR="004708C5" w:rsidRPr="00D3445C" w:rsidRDefault="004708C5" w:rsidP="00B41C86">
            <w:pPr>
              <w:spacing w:line="240" w:lineRule="auto"/>
              <w:jc w:val="center"/>
            </w:pPr>
          </w:p>
        </w:tc>
        <w:tc>
          <w:tcPr>
            <w:tcW w:w="820" w:type="pct"/>
            <w:tcBorders>
              <w:top w:val="single" w:sz="6" w:space="0" w:color="auto"/>
              <w:left w:val="single" w:sz="6" w:space="0" w:color="auto"/>
              <w:bottom w:val="single" w:sz="6" w:space="0" w:color="auto"/>
              <w:right w:val="single" w:sz="6" w:space="0" w:color="auto"/>
            </w:tcBorders>
            <w:shd w:val="clear" w:color="auto" w:fill="FFFFFF"/>
          </w:tcPr>
          <w:p w14:paraId="2E4FA97A" w14:textId="77777777" w:rsidR="004708C5" w:rsidRPr="00D3445C" w:rsidRDefault="004708C5" w:rsidP="00B41C86">
            <w:pPr>
              <w:spacing w:line="240" w:lineRule="auto"/>
              <w:jc w:val="center"/>
            </w:pPr>
          </w:p>
        </w:tc>
        <w:tc>
          <w:tcPr>
            <w:tcW w:w="679" w:type="pct"/>
            <w:tcBorders>
              <w:top w:val="single" w:sz="6" w:space="0" w:color="auto"/>
              <w:left w:val="single" w:sz="6" w:space="0" w:color="auto"/>
              <w:bottom w:val="single" w:sz="6" w:space="0" w:color="auto"/>
              <w:right w:val="single" w:sz="6" w:space="0" w:color="auto"/>
            </w:tcBorders>
            <w:shd w:val="clear" w:color="auto" w:fill="FFFFFF"/>
          </w:tcPr>
          <w:p w14:paraId="41256897" w14:textId="77777777" w:rsidR="004708C5" w:rsidRPr="00D3445C" w:rsidRDefault="004708C5" w:rsidP="00B41C86">
            <w:pPr>
              <w:spacing w:line="240" w:lineRule="auto"/>
              <w:jc w:val="center"/>
            </w:pPr>
            <w:r w:rsidRPr="00D3445C">
              <w:t>♂</w:t>
            </w:r>
          </w:p>
        </w:tc>
        <w:tc>
          <w:tcPr>
            <w:tcW w:w="727" w:type="pct"/>
            <w:tcBorders>
              <w:top w:val="single" w:sz="6" w:space="0" w:color="auto"/>
              <w:left w:val="single" w:sz="6" w:space="0" w:color="auto"/>
              <w:bottom w:val="single" w:sz="6" w:space="0" w:color="auto"/>
              <w:right w:val="single" w:sz="6" w:space="0" w:color="auto"/>
            </w:tcBorders>
            <w:shd w:val="clear" w:color="auto" w:fill="FFFFFF"/>
          </w:tcPr>
          <w:p w14:paraId="532A3655" w14:textId="77777777" w:rsidR="004708C5" w:rsidRPr="00D3445C" w:rsidRDefault="004708C5" w:rsidP="00B41C86">
            <w:pPr>
              <w:spacing w:line="240" w:lineRule="auto"/>
              <w:jc w:val="center"/>
            </w:pPr>
            <w:r w:rsidRPr="00D3445C">
              <w:t>♀</w:t>
            </w:r>
          </w:p>
        </w:tc>
        <w:tc>
          <w:tcPr>
            <w:tcW w:w="746" w:type="pct"/>
            <w:tcBorders>
              <w:top w:val="single" w:sz="6" w:space="0" w:color="auto"/>
              <w:left w:val="single" w:sz="6" w:space="0" w:color="auto"/>
              <w:bottom w:val="single" w:sz="6" w:space="0" w:color="auto"/>
              <w:right w:val="single" w:sz="6" w:space="0" w:color="auto"/>
            </w:tcBorders>
            <w:shd w:val="clear" w:color="auto" w:fill="FFFFFF"/>
          </w:tcPr>
          <w:p w14:paraId="15732DAD" w14:textId="77777777" w:rsidR="004708C5" w:rsidRPr="00D3445C" w:rsidRDefault="004708C5" w:rsidP="00B41C86">
            <w:pPr>
              <w:spacing w:line="240" w:lineRule="auto"/>
              <w:jc w:val="center"/>
            </w:pPr>
            <w:r w:rsidRPr="00D3445C">
              <w:t>♂</w:t>
            </w:r>
          </w:p>
        </w:tc>
        <w:tc>
          <w:tcPr>
            <w:tcW w:w="716" w:type="pct"/>
            <w:tcBorders>
              <w:top w:val="single" w:sz="6" w:space="0" w:color="auto"/>
              <w:left w:val="single" w:sz="6" w:space="0" w:color="auto"/>
              <w:bottom w:val="single" w:sz="6" w:space="0" w:color="auto"/>
              <w:right w:val="single" w:sz="6" w:space="0" w:color="auto"/>
            </w:tcBorders>
            <w:shd w:val="clear" w:color="auto" w:fill="FFFFFF"/>
          </w:tcPr>
          <w:p w14:paraId="7EAC14AB" w14:textId="77777777" w:rsidR="004708C5" w:rsidRPr="00D3445C" w:rsidRDefault="004708C5" w:rsidP="00B41C86">
            <w:pPr>
              <w:spacing w:line="240" w:lineRule="auto"/>
              <w:jc w:val="center"/>
            </w:pPr>
            <w:r w:rsidRPr="00D3445C">
              <w:t>♀</w:t>
            </w:r>
          </w:p>
        </w:tc>
      </w:tr>
      <w:tr w:rsidR="004708C5" w:rsidRPr="00D3445C" w14:paraId="3F6390A7" w14:textId="77777777" w:rsidTr="008141CD">
        <w:trPr>
          <w:cantSplit/>
          <w:tblHeader/>
        </w:trPr>
        <w:tc>
          <w:tcPr>
            <w:tcW w:w="1312" w:type="pct"/>
            <w:tcBorders>
              <w:top w:val="single" w:sz="6" w:space="0" w:color="auto"/>
              <w:left w:val="single" w:sz="6" w:space="0" w:color="auto"/>
              <w:bottom w:val="nil"/>
              <w:right w:val="single" w:sz="6" w:space="0" w:color="auto"/>
            </w:tcBorders>
            <w:shd w:val="clear" w:color="auto" w:fill="FFFFFF"/>
          </w:tcPr>
          <w:p w14:paraId="203F9036" w14:textId="77777777" w:rsidR="004708C5" w:rsidRPr="00D3445C" w:rsidRDefault="004708C5" w:rsidP="00B41C86">
            <w:pPr>
              <w:spacing w:line="240" w:lineRule="auto"/>
              <w:jc w:val="center"/>
            </w:pPr>
            <w:r w:rsidRPr="00D3445C">
              <w:rPr>
                <w:color w:val="000000"/>
              </w:rPr>
              <w:t>SA-PSI-7977-09-0 008</w:t>
            </w:r>
          </w:p>
        </w:tc>
        <w:tc>
          <w:tcPr>
            <w:tcW w:w="820" w:type="pct"/>
            <w:tcBorders>
              <w:top w:val="single" w:sz="6" w:space="0" w:color="auto"/>
              <w:left w:val="single" w:sz="6" w:space="0" w:color="auto"/>
              <w:bottom w:val="nil"/>
              <w:right w:val="single" w:sz="6" w:space="0" w:color="auto"/>
            </w:tcBorders>
            <w:shd w:val="clear" w:color="auto" w:fill="FFFFFF"/>
          </w:tcPr>
          <w:p w14:paraId="418C2C1A" w14:textId="77777777" w:rsidR="004708C5" w:rsidRPr="00D3445C" w:rsidRDefault="004708C5" w:rsidP="00B41C86">
            <w:pPr>
              <w:spacing w:line="240" w:lineRule="auto"/>
              <w:jc w:val="center"/>
              <w:rPr>
                <w:rFonts w:eastAsia="Times New Roman"/>
                <w:color w:val="000000"/>
              </w:rPr>
            </w:pPr>
            <w:r w:rsidRPr="00D3445C">
              <w:rPr>
                <w:color w:val="000000"/>
              </w:rPr>
              <w:t>SOF – 100 (M), 300 (F);</w:t>
            </w:r>
          </w:p>
          <w:p w14:paraId="3984BC09" w14:textId="77777777" w:rsidR="004708C5" w:rsidRPr="00D3445C" w:rsidRDefault="004708C5" w:rsidP="00B41C86">
            <w:pPr>
              <w:spacing w:line="240" w:lineRule="auto"/>
              <w:jc w:val="center"/>
            </w:pPr>
            <w:r w:rsidRPr="00D3445C">
              <w:rPr>
                <w:rFonts w:eastAsia="Times New Roman"/>
                <w:color w:val="000000"/>
              </w:rPr>
              <w:t>Перорально через желудочный зонд</w:t>
            </w:r>
          </w:p>
        </w:tc>
        <w:tc>
          <w:tcPr>
            <w:tcW w:w="679" w:type="pct"/>
            <w:tcBorders>
              <w:top w:val="single" w:sz="6" w:space="0" w:color="auto"/>
              <w:left w:val="single" w:sz="6" w:space="0" w:color="auto"/>
              <w:bottom w:val="nil"/>
              <w:right w:val="single" w:sz="6" w:space="0" w:color="auto"/>
            </w:tcBorders>
            <w:shd w:val="clear" w:color="auto" w:fill="FFFFFF"/>
          </w:tcPr>
          <w:p w14:paraId="342E6FE6" w14:textId="77777777" w:rsidR="004708C5" w:rsidRPr="00D3445C" w:rsidRDefault="004708C5" w:rsidP="00B41C86">
            <w:pPr>
              <w:spacing w:line="240" w:lineRule="auto"/>
              <w:jc w:val="center"/>
            </w:pPr>
            <w:r w:rsidRPr="00D3445C">
              <w:rPr>
                <w:color w:val="000000"/>
              </w:rPr>
              <w:t>23,7</w:t>
            </w:r>
          </w:p>
        </w:tc>
        <w:tc>
          <w:tcPr>
            <w:tcW w:w="727" w:type="pct"/>
            <w:tcBorders>
              <w:top w:val="single" w:sz="6" w:space="0" w:color="auto"/>
              <w:left w:val="single" w:sz="6" w:space="0" w:color="auto"/>
              <w:bottom w:val="nil"/>
              <w:right w:val="single" w:sz="6" w:space="0" w:color="auto"/>
            </w:tcBorders>
            <w:shd w:val="clear" w:color="auto" w:fill="FFFFFF"/>
          </w:tcPr>
          <w:p w14:paraId="7487A118" w14:textId="77777777" w:rsidR="004708C5" w:rsidRPr="00D3445C" w:rsidRDefault="004708C5" w:rsidP="00B41C86">
            <w:pPr>
              <w:spacing w:line="240" w:lineRule="auto"/>
              <w:jc w:val="center"/>
            </w:pPr>
            <w:r w:rsidRPr="00D3445C">
              <w:rPr>
                <w:color w:val="000000"/>
              </w:rPr>
              <w:t>161</w:t>
            </w:r>
          </w:p>
        </w:tc>
        <w:tc>
          <w:tcPr>
            <w:tcW w:w="746" w:type="pct"/>
            <w:tcBorders>
              <w:top w:val="single" w:sz="6" w:space="0" w:color="auto"/>
              <w:left w:val="single" w:sz="6" w:space="0" w:color="auto"/>
              <w:bottom w:val="nil"/>
              <w:right w:val="single" w:sz="6" w:space="0" w:color="auto"/>
            </w:tcBorders>
            <w:shd w:val="clear" w:color="auto" w:fill="FFFFFF"/>
          </w:tcPr>
          <w:p w14:paraId="123C0E0F" w14:textId="77777777" w:rsidR="004708C5" w:rsidRPr="00D3445C" w:rsidRDefault="004708C5" w:rsidP="00B41C86">
            <w:pPr>
              <w:spacing w:line="240" w:lineRule="auto"/>
              <w:jc w:val="center"/>
            </w:pPr>
            <w:r w:rsidRPr="00D3445C">
              <w:rPr>
                <w:color w:val="000000"/>
              </w:rPr>
              <w:t>3</w:t>
            </w:r>
          </w:p>
        </w:tc>
        <w:tc>
          <w:tcPr>
            <w:tcW w:w="716" w:type="pct"/>
            <w:tcBorders>
              <w:top w:val="single" w:sz="6" w:space="0" w:color="auto"/>
              <w:left w:val="single" w:sz="6" w:space="0" w:color="auto"/>
              <w:bottom w:val="nil"/>
              <w:right w:val="single" w:sz="6" w:space="0" w:color="auto"/>
            </w:tcBorders>
            <w:shd w:val="clear" w:color="auto" w:fill="FFFFFF"/>
          </w:tcPr>
          <w:p w14:paraId="24F3FDFD" w14:textId="77777777" w:rsidR="004708C5" w:rsidRPr="00D3445C" w:rsidRDefault="004708C5" w:rsidP="00B41C86">
            <w:pPr>
              <w:spacing w:line="240" w:lineRule="auto"/>
              <w:jc w:val="center"/>
            </w:pPr>
            <w:r w:rsidRPr="00D3445C">
              <w:rPr>
                <w:color w:val="000000"/>
              </w:rPr>
              <w:t>22</w:t>
            </w:r>
          </w:p>
        </w:tc>
      </w:tr>
      <w:tr w:rsidR="004708C5" w:rsidRPr="00D3445C" w14:paraId="0427CAFE" w14:textId="77777777" w:rsidTr="008141CD">
        <w:trPr>
          <w:cantSplit/>
          <w:tblHeader/>
        </w:trPr>
        <w:tc>
          <w:tcPr>
            <w:tcW w:w="1312" w:type="pct"/>
            <w:tcBorders>
              <w:top w:val="nil"/>
              <w:left w:val="single" w:sz="6" w:space="0" w:color="auto"/>
              <w:bottom w:val="nil"/>
              <w:right w:val="single" w:sz="6" w:space="0" w:color="auto"/>
            </w:tcBorders>
            <w:shd w:val="clear" w:color="auto" w:fill="FFFFFF"/>
          </w:tcPr>
          <w:p w14:paraId="69B123EB" w14:textId="77777777" w:rsidR="004708C5" w:rsidRPr="00D3445C" w:rsidRDefault="004708C5" w:rsidP="00B41C86">
            <w:pPr>
              <w:spacing w:line="240" w:lineRule="auto"/>
              <w:jc w:val="center"/>
            </w:pPr>
            <w:r w:rsidRPr="00D3445C">
              <w:rPr>
                <w:color w:val="000000"/>
              </w:rPr>
              <w:t>SA-PSI-7851-08-0 01</w:t>
            </w:r>
          </w:p>
        </w:tc>
        <w:tc>
          <w:tcPr>
            <w:tcW w:w="820" w:type="pct"/>
            <w:tcBorders>
              <w:top w:val="nil"/>
              <w:left w:val="single" w:sz="6" w:space="0" w:color="auto"/>
              <w:bottom w:val="nil"/>
              <w:right w:val="single" w:sz="6" w:space="0" w:color="auto"/>
            </w:tcBorders>
            <w:shd w:val="clear" w:color="auto" w:fill="FFFFFF"/>
          </w:tcPr>
          <w:p w14:paraId="4BBBD2A0" w14:textId="77777777" w:rsidR="004708C5" w:rsidRPr="00D3445C" w:rsidRDefault="004708C5" w:rsidP="00B41C86">
            <w:pPr>
              <w:spacing w:line="240" w:lineRule="auto"/>
              <w:jc w:val="center"/>
            </w:pPr>
            <w:r w:rsidRPr="00D3445C">
              <w:rPr>
                <w:color w:val="000000"/>
              </w:rPr>
              <w:t>GS-9851 - 250;</w:t>
            </w:r>
          </w:p>
          <w:p w14:paraId="7F8C1F4F" w14:textId="77777777" w:rsidR="004708C5" w:rsidRPr="00D3445C" w:rsidRDefault="004708C5" w:rsidP="00B41C86">
            <w:pPr>
              <w:spacing w:line="240" w:lineRule="auto"/>
              <w:jc w:val="center"/>
            </w:pPr>
            <w:r w:rsidRPr="00D3445C">
              <w:rPr>
                <w:color w:val="000000"/>
              </w:rPr>
              <w:t>Перорально через желудочный зонд</w:t>
            </w:r>
          </w:p>
        </w:tc>
        <w:tc>
          <w:tcPr>
            <w:tcW w:w="679" w:type="pct"/>
            <w:tcBorders>
              <w:top w:val="nil"/>
              <w:left w:val="single" w:sz="6" w:space="0" w:color="auto"/>
              <w:bottom w:val="nil"/>
              <w:right w:val="single" w:sz="6" w:space="0" w:color="auto"/>
            </w:tcBorders>
            <w:shd w:val="clear" w:color="auto" w:fill="FFFFFF"/>
          </w:tcPr>
          <w:p w14:paraId="3D9A1C13" w14:textId="77777777" w:rsidR="004708C5" w:rsidRPr="00D3445C" w:rsidRDefault="004708C5" w:rsidP="00B41C86">
            <w:pPr>
              <w:spacing w:line="240" w:lineRule="auto"/>
              <w:jc w:val="center"/>
            </w:pPr>
            <w:r w:rsidRPr="00D3445C">
              <w:rPr>
                <w:color w:val="000000"/>
              </w:rPr>
              <w:t>41,4</w:t>
            </w:r>
          </w:p>
        </w:tc>
        <w:tc>
          <w:tcPr>
            <w:tcW w:w="727" w:type="pct"/>
            <w:tcBorders>
              <w:top w:val="nil"/>
              <w:left w:val="single" w:sz="6" w:space="0" w:color="auto"/>
              <w:bottom w:val="nil"/>
              <w:right w:val="single" w:sz="6" w:space="0" w:color="auto"/>
            </w:tcBorders>
            <w:shd w:val="clear" w:color="auto" w:fill="FFFFFF"/>
          </w:tcPr>
          <w:p w14:paraId="5C33E0D7" w14:textId="77777777" w:rsidR="004708C5" w:rsidRPr="00D3445C" w:rsidRDefault="004708C5" w:rsidP="00B41C86">
            <w:pPr>
              <w:spacing w:line="240" w:lineRule="auto"/>
              <w:jc w:val="center"/>
            </w:pPr>
            <w:r w:rsidRPr="00D3445C">
              <w:rPr>
                <w:color w:val="000000"/>
              </w:rPr>
              <w:t>20,9</w:t>
            </w:r>
          </w:p>
        </w:tc>
        <w:tc>
          <w:tcPr>
            <w:tcW w:w="746" w:type="pct"/>
            <w:tcBorders>
              <w:top w:val="nil"/>
              <w:left w:val="single" w:sz="6" w:space="0" w:color="auto"/>
              <w:bottom w:val="nil"/>
              <w:right w:val="single" w:sz="6" w:space="0" w:color="auto"/>
            </w:tcBorders>
            <w:shd w:val="clear" w:color="auto" w:fill="FFFFFF"/>
          </w:tcPr>
          <w:p w14:paraId="4D456D13" w14:textId="77777777" w:rsidR="004708C5" w:rsidRPr="00D3445C" w:rsidRDefault="004708C5" w:rsidP="00B41C86">
            <w:pPr>
              <w:spacing w:line="240" w:lineRule="auto"/>
              <w:jc w:val="center"/>
            </w:pPr>
            <w:r w:rsidRPr="00D3445C">
              <w:rPr>
                <w:color w:val="000000"/>
              </w:rPr>
              <w:t>6</w:t>
            </w:r>
          </w:p>
        </w:tc>
        <w:tc>
          <w:tcPr>
            <w:tcW w:w="716" w:type="pct"/>
            <w:tcBorders>
              <w:top w:val="nil"/>
              <w:left w:val="single" w:sz="6" w:space="0" w:color="auto"/>
              <w:bottom w:val="nil"/>
              <w:right w:val="single" w:sz="6" w:space="0" w:color="auto"/>
            </w:tcBorders>
            <w:shd w:val="clear" w:color="auto" w:fill="FFFFFF"/>
          </w:tcPr>
          <w:p w14:paraId="7B764AFD" w14:textId="77777777" w:rsidR="004708C5" w:rsidRPr="00D3445C" w:rsidRDefault="004708C5" w:rsidP="00B41C86">
            <w:pPr>
              <w:spacing w:line="240" w:lineRule="auto"/>
              <w:jc w:val="center"/>
            </w:pPr>
            <w:r w:rsidRPr="00D3445C">
              <w:rPr>
                <w:color w:val="000000"/>
              </w:rPr>
              <w:t>3</w:t>
            </w:r>
          </w:p>
        </w:tc>
      </w:tr>
      <w:tr w:rsidR="004708C5" w:rsidRPr="00D3445C" w14:paraId="19348D97" w14:textId="77777777" w:rsidTr="008141CD">
        <w:trPr>
          <w:cantSplit/>
          <w:tblHeader/>
        </w:trPr>
        <w:tc>
          <w:tcPr>
            <w:tcW w:w="1312" w:type="pct"/>
            <w:tcBorders>
              <w:top w:val="nil"/>
              <w:left w:val="single" w:sz="6" w:space="0" w:color="auto"/>
              <w:bottom w:val="single" w:sz="6" w:space="0" w:color="auto"/>
              <w:right w:val="single" w:sz="6" w:space="0" w:color="auto"/>
            </w:tcBorders>
            <w:shd w:val="clear" w:color="auto" w:fill="FFFFFF"/>
          </w:tcPr>
          <w:p w14:paraId="05A32827" w14:textId="77777777" w:rsidR="004708C5" w:rsidRPr="00D3445C" w:rsidRDefault="004708C5" w:rsidP="00B41C86">
            <w:pPr>
              <w:spacing w:line="240" w:lineRule="auto"/>
              <w:jc w:val="center"/>
            </w:pPr>
            <w:r w:rsidRPr="00D3445C">
              <w:rPr>
                <w:color w:val="000000"/>
              </w:rPr>
              <w:t>SA-PSI-7977-10-0 004</w:t>
            </w:r>
          </w:p>
        </w:tc>
        <w:tc>
          <w:tcPr>
            <w:tcW w:w="820" w:type="pct"/>
            <w:tcBorders>
              <w:top w:val="nil"/>
              <w:left w:val="single" w:sz="6" w:space="0" w:color="auto"/>
              <w:bottom w:val="single" w:sz="6" w:space="0" w:color="auto"/>
              <w:right w:val="single" w:sz="6" w:space="0" w:color="auto"/>
            </w:tcBorders>
            <w:shd w:val="clear" w:color="auto" w:fill="FFFFFF"/>
          </w:tcPr>
          <w:p w14:paraId="5F480448" w14:textId="77777777" w:rsidR="004708C5" w:rsidRPr="00D3445C" w:rsidRDefault="004708C5" w:rsidP="00B41C86">
            <w:pPr>
              <w:spacing w:line="240" w:lineRule="auto"/>
              <w:jc w:val="center"/>
              <w:rPr>
                <w:color w:val="000000"/>
              </w:rPr>
            </w:pPr>
            <w:r w:rsidRPr="00D3445C">
              <w:rPr>
                <w:color w:val="000000"/>
              </w:rPr>
              <w:t>SOF - 500;</w:t>
            </w:r>
          </w:p>
          <w:p w14:paraId="68D92D1F" w14:textId="77777777" w:rsidR="004708C5" w:rsidRPr="00D3445C" w:rsidRDefault="004708C5" w:rsidP="00B41C86">
            <w:pPr>
              <w:spacing w:line="240" w:lineRule="auto"/>
              <w:jc w:val="center"/>
            </w:pPr>
            <w:r w:rsidRPr="00D3445C">
              <w:rPr>
                <w:color w:val="000000"/>
              </w:rPr>
              <w:t>Перорально через желудочный зонд</w:t>
            </w:r>
          </w:p>
        </w:tc>
        <w:tc>
          <w:tcPr>
            <w:tcW w:w="679" w:type="pct"/>
            <w:tcBorders>
              <w:top w:val="nil"/>
              <w:left w:val="single" w:sz="6" w:space="0" w:color="auto"/>
              <w:bottom w:val="single" w:sz="6" w:space="0" w:color="auto"/>
              <w:right w:val="single" w:sz="6" w:space="0" w:color="auto"/>
            </w:tcBorders>
            <w:shd w:val="clear" w:color="auto" w:fill="FFFFFF"/>
          </w:tcPr>
          <w:p w14:paraId="6EA4FED6" w14:textId="77777777" w:rsidR="004708C5" w:rsidRPr="00D3445C" w:rsidRDefault="004708C5" w:rsidP="00B41C86">
            <w:pPr>
              <w:spacing w:line="240" w:lineRule="auto"/>
              <w:jc w:val="center"/>
            </w:pPr>
            <w:r w:rsidRPr="00D3445C">
              <w:rPr>
                <w:color w:val="000000"/>
              </w:rPr>
              <w:t>66,5</w:t>
            </w:r>
          </w:p>
        </w:tc>
        <w:tc>
          <w:tcPr>
            <w:tcW w:w="727" w:type="pct"/>
            <w:tcBorders>
              <w:top w:val="nil"/>
              <w:left w:val="single" w:sz="6" w:space="0" w:color="auto"/>
              <w:bottom w:val="single" w:sz="6" w:space="0" w:color="auto"/>
              <w:right w:val="single" w:sz="6" w:space="0" w:color="auto"/>
            </w:tcBorders>
            <w:shd w:val="clear" w:color="auto" w:fill="FFFFFF"/>
          </w:tcPr>
          <w:p w14:paraId="4AD14C41" w14:textId="77777777" w:rsidR="004708C5" w:rsidRPr="00D3445C" w:rsidRDefault="004708C5" w:rsidP="00B41C86">
            <w:pPr>
              <w:spacing w:line="240" w:lineRule="auto"/>
              <w:jc w:val="center"/>
            </w:pPr>
            <w:r w:rsidRPr="00D3445C">
              <w:rPr>
                <w:color w:val="000000"/>
              </w:rPr>
              <w:t>65,5</w:t>
            </w:r>
          </w:p>
        </w:tc>
        <w:tc>
          <w:tcPr>
            <w:tcW w:w="746" w:type="pct"/>
            <w:tcBorders>
              <w:top w:val="nil"/>
              <w:left w:val="single" w:sz="6" w:space="0" w:color="auto"/>
              <w:bottom w:val="single" w:sz="6" w:space="0" w:color="auto"/>
              <w:right w:val="single" w:sz="6" w:space="0" w:color="auto"/>
            </w:tcBorders>
            <w:shd w:val="clear" w:color="auto" w:fill="FFFFFF"/>
          </w:tcPr>
          <w:p w14:paraId="5A6744D6" w14:textId="77777777" w:rsidR="004708C5" w:rsidRPr="00D3445C" w:rsidRDefault="004708C5" w:rsidP="00B41C86">
            <w:pPr>
              <w:spacing w:line="240" w:lineRule="auto"/>
              <w:jc w:val="center"/>
            </w:pPr>
            <w:r w:rsidRPr="00D3445C">
              <w:rPr>
                <w:color w:val="000000"/>
              </w:rPr>
              <w:t>9</w:t>
            </w:r>
          </w:p>
        </w:tc>
        <w:tc>
          <w:tcPr>
            <w:tcW w:w="716" w:type="pct"/>
            <w:tcBorders>
              <w:top w:val="nil"/>
              <w:left w:val="single" w:sz="6" w:space="0" w:color="auto"/>
              <w:bottom w:val="single" w:sz="6" w:space="0" w:color="auto"/>
              <w:right w:val="single" w:sz="6" w:space="0" w:color="auto"/>
            </w:tcBorders>
            <w:shd w:val="clear" w:color="auto" w:fill="FFFFFF"/>
          </w:tcPr>
          <w:p w14:paraId="46C89CCF" w14:textId="77777777" w:rsidR="004708C5" w:rsidRPr="00D3445C" w:rsidRDefault="004708C5" w:rsidP="00B41C86">
            <w:pPr>
              <w:spacing w:line="240" w:lineRule="auto"/>
              <w:jc w:val="center"/>
            </w:pPr>
            <w:r w:rsidRPr="00D3445C">
              <w:rPr>
                <w:color w:val="000000"/>
              </w:rPr>
              <w:t>9</w:t>
            </w:r>
          </w:p>
        </w:tc>
      </w:tr>
    </w:tbl>
    <w:p w14:paraId="670F5A38" w14:textId="77777777" w:rsidR="008D4EDB" w:rsidDel="006764EC" w:rsidRDefault="008D4EDB" w:rsidP="00B41C86">
      <w:pPr>
        <w:spacing w:before="120" w:after="0" w:line="240" w:lineRule="auto"/>
        <w:rPr>
          <w:del w:id="1098" w:author="Абрамова Анна Андреевна" w:date="2024-05-17T00:53:00Z"/>
          <w:b/>
          <w:bCs/>
          <w:color w:val="000000"/>
        </w:rPr>
      </w:pPr>
    </w:p>
    <w:p w14:paraId="03675FBF" w14:textId="77777777" w:rsidR="008D4EDB" w:rsidDel="006764EC" w:rsidRDefault="008D4EDB" w:rsidP="006764EC">
      <w:pPr>
        <w:spacing w:after="0" w:line="240" w:lineRule="auto"/>
        <w:rPr>
          <w:del w:id="1099" w:author="Абрамова Анна Андреевна" w:date="2024-05-17T00:53:00Z"/>
          <w:b/>
          <w:bCs/>
          <w:color w:val="000000"/>
        </w:rPr>
      </w:pPr>
    </w:p>
    <w:p w14:paraId="7764AB14" w14:textId="77777777" w:rsidR="008D4EDB" w:rsidDel="006764EC" w:rsidRDefault="008D4EDB" w:rsidP="006764EC">
      <w:pPr>
        <w:spacing w:after="0" w:line="240" w:lineRule="auto"/>
        <w:rPr>
          <w:del w:id="1100" w:author="Абрамова Анна Андреевна" w:date="2024-05-17T00:53:00Z"/>
          <w:b/>
          <w:bCs/>
          <w:color w:val="000000"/>
        </w:rPr>
      </w:pPr>
    </w:p>
    <w:p w14:paraId="2ABA248C" w14:textId="77777777" w:rsidR="006764EC" w:rsidRDefault="006764EC">
      <w:pPr>
        <w:spacing w:after="0" w:line="240" w:lineRule="auto"/>
        <w:rPr>
          <w:ins w:id="1101" w:author="Абрамова Анна Андреевна" w:date="2024-05-17T00:54:00Z"/>
          <w:b/>
          <w:bCs/>
          <w:color w:val="000000"/>
        </w:rPr>
        <w:pPrChange w:id="1102" w:author="Елена Белолипецкая" w:date="2024-05-25T22:21:00Z">
          <w:pPr>
            <w:spacing w:before="120"/>
          </w:pPr>
        </w:pPrChange>
      </w:pPr>
    </w:p>
    <w:p w14:paraId="7345C808" w14:textId="77777777" w:rsidR="008D4EDB" w:rsidDel="006764EC" w:rsidRDefault="008D4EDB">
      <w:pPr>
        <w:spacing w:after="0" w:line="240" w:lineRule="auto"/>
        <w:rPr>
          <w:del w:id="1103" w:author="Абрамова Анна Андреевна" w:date="2024-05-17T00:53:00Z"/>
          <w:b/>
          <w:bCs/>
          <w:color w:val="000000"/>
        </w:rPr>
        <w:pPrChange w:id="1104" w:author="Елена Белолипецкая" w:date="2024-05-25T22:21:00Z">
          <w:pPr>
            <w:spacing w:before="120"/>
          </w:pPr>
        </w:pPrChange>
      </w:pPr>
    </w:p>
    <w:p w14:paraId="458EBD56" w14:textId="77777777" w:rsidR="008D4EDB" w:rsidDel="006764EC" w:rsidRDefault="008D4EDB">
      <w:pPr>
        <w:spacing w:after="0" w:line="240" w:lineRule="auto"/>
        <w:rPr>
          <w:del w:id="1105" w:author="Абрамова Анна Андреевна" w:date="2024-05-17T00:53:00Z"/>
          <w:b/>
          <w:bCs/>
          <w:color w:val="000000"/>
        </w:rPr>
        <w:pPrChange w:id="1106" w:author="Елена Белолипецкая" w:date="2024-05-25T22:21:00Z">
          <w:pPr>
            <w:spacing w:before="120"/>
          </w:pPr>
        </w:pPrChange>
      </w:pPr>
    </w:p>
    <w:p w14:paraId="49660A88" w14:textId="77777777" w:rsidR="008D4EDB" w:rsidDel="0073473E" w:rsidRDefault="008D4EDB">
      <w:pPr>
        <w:spacing w:after="0" w:line="240" w:lineRule="auto"/>
        <w:rPr>
          <w:del w:id="1107" w:author="Абрамова Анна Андреевна" w:date="2024-05-16T00:20:00Z"/>
          <w:b/>
          <w:bCs/>
          <w:color w:val="000000"/>
        </w:rPr>
        <w:pPrChange w:id="1108" w:author="Елена Белолипецкая" w:date="2024-05-25T22:21:00Z">
          <w:pPr>
            <w:spacing w:before="120"/>
          </w:pPr>
        </w:pPrChange>
      </w:pPr>
    </w:p>
    <w:p w14:paraId="4FFD7BFB" w14:textId="77777777" w:rsidR="008D4EDB" w:rsidDel="0073473E" w:rsidRDefault="008D4EDB">
      <w:pPr>
        <w:spacing w:after="0" w:line="240" w:lineRule="auto"/>
        <w:rPr>
          <w:del w:id="1109" w:author="Абрамова Анна Андреевна" w:date="2024-05-16T00:20:00Z"/>
          <w:b/>
          <w:bCs/>
          <w:color w:val="000000"/>
        </w:rPr>
        <w:pPrChange w:id="1110" w:author="Елена Белолипецкая" w:date="2024-05-25T22:21:00Z">
          <w:pPr>
            <w:spacing w:before="120"/>
          </w:pPr>
        </w:pPrChange>
      </w:pPr>
    </w:p>
    <w:p w14:paraId="2FD7AD97" w14:textId="77777777" w:rsidR="00A91BD2" w:rsidDel="0073473E" w:rsidRDefault="00A91BD2">
      <w:pPr>
        <w:spacing w:after="0" w:line="240" w:lineRule="auto"/>
        <w:rPr>
          <w:del w:id="1111" w:author="Абрамова Анна Андреевна" w:date="2024-05-16T00:20:00Z"/>
          <w:b/>
          <w:bCs/>
          <w:color w:val="000000"/>
        </w:rPr>
        <w:pPrChange w:id="1112" w:author="Елена Белолипецкая" w:date="2024-05-25T22:21:00Z">
          <w:pPr>
            <w:spacing w:before="120"/>
          </w:pPr>
        </w:pPrChange>
      </w:pPr>
    </w:p>
    <w:p w14:paraId="00CFDB37" w14:textId="77777777" w:rsidR="008D4EDB" w:rsidDel="006764EC" w:rsidRDefault="008D4EDB">
      <w:pPr>
        <w:spacing w:after="0" w:line="240" w:lineRule="auto"/>
        <w:rPr>
          <w:del w:id="1113" w:author="Абрамова Анна Андреевна" w:date="2024-05-17T00:53:00Z"/>
          <w:b/>
          <w:bCs/>
          <w:color w:val="000000"/>
        </w:rPr>
        <w:pPrChange w:id="1114" w:author="Елена Белолипецкая" w:date="2024-05-25T22:21:00Z">
          <w:pPr>
            <w:spacing w:before="120"/>
          </w:pPr>
        </w:pPrChange>
      </w:pPr>
    </w:p>
    <w:p w14:paraId="49A57447" w14:textId="581A2497" w:rsidR="004708C5" w:rsidRPr="00D3445C" w:rsidRDefault="004708C5">
      <w:pPr>
        <w:spacing w:after="0" w:line="240" w:lineRule="auto"/>
        <w:pPrChange w:id="1115" w:author="Елена Белолипецкая" w:date="2024-05-25T22:21:00Z">
          <w:pPr>
            <w:spacing w:before="120" w:after="0" w:line="240" w:lineRule="auto"/>
          </w:pPr>
        </w:pPrChange>
      </w:pPr>
      <w:r w:rsidRPr="00D3445C">
        <w:rPr>
          <w:b/>
          <w:bCs/>
          <w:color w:val="000000"/>
        </w:rPr>
        <w:t xml:space="preserve">Таблица </w:t>
      </w:r>
      <w:r w:rsidR="008D4EDB">
        <w:rPr>
          <w:b/>
          <w:bCs/>
          <w:color w:val="000000"/>
        </w:rPr>
        <w:t>3-1</w:t>
      </w:r>
      <w:ins w:id="1116" w:author="Абрамова Анна Андреевна" w:date="2024-05-17T15:22:00Z">
        <w:r w:rsidR="005E739A">
          <w:rPr>
            <w:b/>
            <w:bCs/>
            <w:color w:val="000000"/>
          </w:rPr>
          <w:t xml:space="preserve">8. </w:t>
        </w:r>
      </w:ins>
      <w:del w:id="1117" w:author="Абрамова Анна Андреевна" w:date="2024-05-17T15:22:00Z">
        <w:r w:rsidR="008D4EDB" w:rsidDel="005E739A">
          <w:rPr>
            <w:b/>
            <w:bCs/>
            <w:color w:val="000000"/>
          </w:rPr>
          <w:delText>7:</w:delText>
        </w:r>
        <w:r w:rsidRPr="00D3445C" w:rsidDel="005E739A">
          <w:rPr>
            <w:b/>
            <w:bCs/>
            <w:color w:val="000000"/>
          </w:rPr>
          <w:delText xml:space="preserve"> </w:delText>
        </w:r>
      </w:del>
      <w:r w:rsidRPr="00BC5314">
        <w:rPr>
          <w:color w:val="000000"/>
        </w:rPr>
        <w:t>Базовые токсикокинетические исследования на собаках породы бигль</w:t>
      </w:r>
      <w:r w:rsidR="00366553">
        <w:rPr>
          <w:color w:val="000000"/>
        </w:rPr>
        <w:t xml:space="preserve"> </w:t>
      </w:r>
      <w:r w:rsidR="00366553" w:rsidRPr="00366553">
        <w:t>[22].</w:t>
      </w:r>
    </w:p>
    <w:tbl>
      <w:tblPr>
        <w:tblW w:w="5000" w:type="pct"/>
        <w:tblCellMar>
          <w:left w:w="40" w:type="dxa"/>
          <w:right w:w="40" w:type="dxa"/>
        </w:tblCellMar>
        <w:tblLook w:val="0000" w:firstRow="0" w:lastRow="0" w:firstColumn="0" w:lastColumn="0" w:noHBand="0" w:noVBand="0"/>
      </w:tblPr>
      <w:tblGrid>
        <w:gridCol w:w="2451"/>
        <w:gridCol w:w="1527"/>
        <w:gridCol w:w="1325"/>
        <w:gridCol w:w="1346"/>
        <w:gridCol w:w="1326"/>
        <w:gridCol w:w="1363"/>
      </w:tblGrid>
      <w:tr w:rsidR="004708C5" w:rsidRPr="00D3445C" w14:paraId="67710070" w14:textId="77777777" w:rsidTr="008141CD">
        <w:trPr>
          <w:cantSplit/>
          <w:tblHeader/>
        </w:trPr>
        <w:tc>
          <w:tcPr>
            <w:tcW w:w="86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4F1268E" w14:textId="77777777" w:rsidR="004708C5" w:rsidRPr="00D3445C" w:rsidRDefault="004708C5" w:rsidP="00B41C86">
            <w:pPr>
              <w:spacing w:line="240" w:lineRule="auto"/>
              <w:jc w:val="center"/>
            </w:pPr>
            <w:r w:rsidRPr="00D3445C">
              <w:rPr>
                <w:b/>
                <w:bCs/>
                <w:color w:val="000000"/>
              </w:rPr>
              <w:t>Идентификационный номер исследования</w:t>
            </w:r>
          </w:p>
        </w:tc>
        <w:tc>
          <w:tcPr>
            <w:tcW w:w="908"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260D5BB" w14:textId="77777777" w:rsidR="004708C5" w:rsidRPr="00D3445C" w:rsidRDefault="004708C5" w:rsidP="00B41C86">
            <w:pPr>
              <w:spacing w:line="240" w:lineRule="auto"/>
              <w:jc w:val="center"/>
            </w:pPr>
            <w:r w:rsidRPr="00D3445C">
              <w:rPr>
                <w:b/>
                <w:bCs/>
                <w:color w:val="000000"/>
              </w:rPr>
              <w:t>Суточная доза (мг/кг/сут)</w:t>
            </w:r>
          </w:p>
        </w:tc>
        <w:tc>
          <w:tcPr>
            <w:tcW w:w="1611" w:type="pct"/>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7F406A1" w14:textId="77777777" w:rsidR="004708C5" w:rsidRPr="00D3445C" w:rsidRDefault="004708C5" w:rsidP="00B41C86">
            <w:pPr>
              <w:spacing w:line="240" w:lineRule="auto"/>
              <w:jc w:val="center"/>
            </w:pPr>
            <w:r w:rsidRPr="00D3445C">
              <w:rPr>
                <w:b/>
                <w:bCs/>
                <w:color w:val="000000"/>
              </w:rPr>
              <w:t>GS-331007</w:t>
            </w:r>
          </w:p>
          <w:p w14:paraId="47AF21F6" w14:textId="77777777" w:rsidR="004708C5" w:rsidRPr="00D3445C" w:rsidRDefault="004708C5" w:rsidP="00B41C86">
            <w:pPr>
              <w:spacing w:line="240" w:lineRule="auto"/>
              <w:jc w:val="center"/>
            </w:pPr>
            <w:r w:rsidRPr="00D3445C">
              <w:rPr>
                <w:b/>
                <w:bCs/>
                <w:color w:val="000000"/>
              </w:rPr>
              <w:t>AUC (нг•ч/мл) при NOAEL</w:t>
            </w:r>
          </w:p>
        </w:tc>
        <w:tc>
          <w:tcPr>
            <w:tcW w:w="1621" w:type="pct"/>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4B6B22F" w14:textId="77777777" w:rsidR="004708C5" w:rsidRPr="00D3445C" w:rsidRDefault="004708C5" w:rsidP="00B41C86">
            <w:pPr>
              <w:spacing w:line="240" w:lineRule="auto"/>
              <w:jc w:val="center"/>
            </w:pPr>
            <w:r w:rsidRPr="00D3445C">
              <w:rPr>
                <w:b/>
                <w:bCs/>
                <w:color w:val="000000"/>
              </w:rPr>
              <w:t>Животное:человек</w:t>
            </w:r>
          </w:p>
          <w:p w14:paraId="0FDE8A6C" w14:textId="77777777" w:rsidR="004708C5" w:rsidRPr="00D3445C" w:rsidRDefault="004708C5" w:rsidP="00B41C86">
            <w:pPr>
              <w:spacing w:line="240" w:lineRule="auto"/>
              <w:jc w:val="center"/>
            </w:pPr>
            <w:r w:rsidRPr="00D3445C">
              <w:rPr>
                <w:b/>
                <w:bCs/>
                <w:color w:val="000000"/>
              </w:rPr>
              <w:t>AUC GS-331007 при NOAEL</w:t>
            </w:r>
          </w:p>
        </w:tc>
      </w:tr>
      <w:tr w:rsidR="004708C5" w:rsidRPr="00D3445C" w14:paraId="3F9D363A" w14:textId="77777777" w:rsidTr="008141CD">
        <w:trPr>
          <w:cantSplit/>
          <w:tblHeader/>
        </w:trPr>
        <w:tc>
          <w:tcPr>
            <w:tcW w:w="861" w:type="pct"/>
            <w:tcBorders>
              <w:top w:val="single" w:sz="6" w:space="0" w:color="auto"/>
              <w:left w:val="single" w:sz="6" w:space="0" w:color="auto"/>
              <w:bottom w:val="single" w:sz="6" w:space="0" w:color="auto"/>
              <w:right w:val="single" w:sz="6" w:space="0" w:color="auto"/>
            </w:tcBorders>
            <w:shd w:val="clear" w:color="auto" w:fill="FFFFFF"/>
          </w:tcPr>
          <w:p w14:paraId="752AB328" w14:textId="77777777" w:rsidR="004708C5" w:rsidRPr="00D3445C" w:rsidRDefault="004708C5" w:rsidP="00B41C86">
            <w:pPr>
              <w:spacing w:line="240" w:lineRule="auto"/>
              <w:jc w:val="center"/>
            </w:pPr>
          </w:p>
        </w:tc>
        <w:tc>
          <w:tcPr>
            <w:tcW w:w="908" w:type="pct"/>
            <w:tcBorders>
              <w:top w:val="single" w:sz="6" w:space="0" w:color="auto"/>
              <w:left w:val="single" w:sz="6" w:space="0" w:color="auto"/>
              <w:bottom w:val="single" w:sz="6" w:space="0" w:color="auto"/>
              <w:right w:val="single" w:sz="6" w:space="0" w:color="auto"/>
            </w:tcBorders>
            <w:shd w:val="clear" w:color="auto" w:fill="FFFFFF"/>
          </w:tcPr>
          <w:p w14:paraId="02280A02" w14:textId="77777777" w:rsidR="004708C5" w:rsidRPr="00D3445C" w:rsidRDefault="004708C5" w:rsidP="00B41C86">
            <w:pPr>
              <w:spacing w:line="240" w:lineRule="auto"/>
              <w:jc w:val="center"/>
            </w:pPr>
          </w:p>
        </w:tc>
        <w:tc>
          <w:tcPr>
            <w:tcW w:w="800" w:type="pct"/>
            <w:tcBorders>
              <w:top w:val="single" w:sz="6" w:space="0" w:color="auto"/>
              <w:left w:val="single" w:sz="6" w:space="0" w:color="auto"/>
              <w:bottom w:val="single" w:sz="6" w:space="0" w:color="auto"/>
              <w:right w:val="single" w:sz="6" w:space="0" w:color="auto"/>
            </w:tcBorders>
            <w:shd w:val="clear" w:color="auto" w:fill="FFFFFF"/>
          </w:tcPr>
          <w:p w14:paraId="5514A799" w14:textId="77777777" w:rsidR="004708C5" w:rsidRPr="00D3445C" w:rsidRDefault="004708C5" w:rsidP="00B41C86">
            <w:pPr>
              <w:spacing w:line="240" w:lineRule="auto"/>
              <w:jc w:val="center"/>
            </w:pPr>
            <w:r w:rsidRPr="00D3445C">
              <w:t>♂</w:t>
            </w:r>
          </w:p>
        </w:tc>
        <w:tc>
          <w:tcPr>
            <w:tcW w:w="811" w:type="pct"/>
            <w:tcBorders>
              <w:top w:val="single" w:sz="6" w:space="0" w:color="auto"/>
              <w:left w:val="single" w:sz="6" w:space="0" w:color="auto"/>
              <w:bottom w:val="single" w:sz="6" w:space="0" w:color="auto"/>
              <w:right w:val="single" w:sz="6" w:space="0" w:color="auto"/>
            </w:tcBorders>
            <w:shd w:val="clear" w:color="auto" w:fill="FFFFFF"/>
          </w:tcPr>
          <w:p w14:paraId="146E6D42" w14:textId="77777777" w:rsidR="004708C5" w:rsidRPr="00D3445C" w:rsidRDefault="004708C5" w:rsidP="00B41C86">
            <w:pPr>
              <w:spacing w:line="240" w:lineRule="auto"/>
              <w:jc w:val="center"/>
            </w:pPr>
            <w:r w:rsidRPr="00D3445C">
              <w:t>♀</w:t>
            </w:r>
          </w:p>
        </w:tc>
        <w:tc>
          <w:tcPr>
            <w:tcW w:w="800" w:type="pct"/>
            <w:tcBorders>
              <w:top w:val="single" w:sz="6" w:space="0" w:color="auto"/>
              <w:left w:val="single" w:sz="6" w:space="0" w:color="auto"/>
              <w:bottom w:val="single" w:sz="6" w:space="0" w:color="auto"/>
              <w:right w:val="single" w:sz="6" w:space="0" w:color="auto"/>
            </w:tcBorders>
            <w:shd w:val="clear" w:color="auto" w:fill="FFFFFF"/>
          </w:tcPr>
          <w:p w14:paraId="6B622AD5" w14:textId="77777777" w:rsidR="004708C5" w:rsidRPr="00D3445C" w:rsidRDefault="004708C5" w:rsidP="00B41C86">
            <w:pPr>
              <w:spacing w:line="240" w:lineRule="auto"/>
              <w:jc w:val="center"/>
            </w:pPr>
            <w:r w:rsidRPr="00D3445C">
              <w:t>♂</w:t>
            </w:r>
          </w:p>
        </w:tc>
        <w:tc>
          <w:tcPr>
            <w:tcW w:w="821" w:type="pct"/>
            <w:tcBorders>
              <w:top w:val="single" w:sz="6" w:space="0" w:color="auto"/>
              <w:left w:val="single" w:sz="6" w:space="0" w:color="auto"/>
              <w:bottom w:val="single" w:sz="6" w:space="0" w:color="auto"/>
              <w:right w:val="single" w:sz="6" w:space="0" w:color="auto"/>
            </w:tcBorders>
            <w:shd w:val="clear" w:color="auto" w:fill="FFFFFF"/>
          </w:tcPr>
          <w:p w14:paraId="30120D83" w14:textId="77777777" w:rsidR="004708C5" w:rsidRPr="00D3445C" w:rsidRDefault="004708C5" w:rsidP="00B41C86">
            <w:pPr>
              <w:spacing w:line="240" w:lineRule="auto"/>
              <w:jc w:val="center"/>
            </w:pPr>
            <w:r w:rsidRPr="00D3445C">
              <w:t>♀</w:t>
            </w:r>
          </w:p>
        </w:tc>
      </w:tr>
      <w:tr w:rsidR="004708C5" w:rsidRPr="00D3445C" w14:paraId="737BA295" w14:textId="77777777" w:rsidTr="008141CD">
        <w:trPr>
          <w:cantSplit/>
          <w:tblHeader/>
        </w:trPr>
        <w:tc>
          <w:tcPr>
            <w:tcW w:w="861" w:type="pct"/>
            <w:tcBorders>
              <w:top w:val="single" w:sz="6" w:space="0" w:color="auto"/>
              <w:left w:val="single" w:sz="6" w:space="0" w:color="auto"/>
              <w:bottom w:val="nil"/>
              <w:right w:val="single" w:sz="6" w:space="0" w:color="auto"/>
            </w:tcBorders>
            <w:shd w:val="clear" w:color="auto" w:fill="FFFFFF"/>
          </w:tcPr>
          <w:p w14:paraId="0D362E88" w14:textId="77777777" w:rsidR="004708C5" w:rsidRPr="00D3445C" w:rsidRDefault="004708C5" w:rsidP="00B41C86">
            <w:pPr>
              <w:spacing w:line="240" w:lineRule="auto"/>
              <w:jc w:val="center"/>
            </w:pPr>
            <w:r w:rsidRPr="00D3445C">
              <w:rPr>
                <w:color w:val="000000"/>
              </w:rPr>
              <w:t>SA-PSI-7851-08-0 02</w:t>
            </w:r>
          </w:p>
        </w:tc>
        <w:tc>
          <w:tcPr>
            <w:tcW w:w="908" w:type="pct"/>
            <w:tcBorders>
              <w:top w:val="single" w:sz="6" w:space="0" w:color="auto"/>
              <w:left w:val="single" w:sz="6" w:space="0" w:color="auto"/>
              <w:bottom w:val="nil"/>
              <w:right w:val="single" w:sz="6" w:space="0" w:color="auto"/>
            </w:tcBorders>
            <w:shd w:val="clear" w:color="auto" w:fill="FFFFFF"/>
          </w:tcPr>
          <w:p w14:paraId="72A3DA9D" w14:textId="77777777" w:rsidR="004708C5" w:rsidRPr="00D3445C" w:rsidRDefault="004708C5" w:rsidP="00B41C86">
            <w:pPr>
              <w:spacing w:line="240" w:lineRule="auto"/>
              <w:jc w:val="center"/>
            </w:pPr>
            <w:r w:rsidRPr="00D3445C">
              <w:rPr>
                <w:color w:val="000000"/>
              </w:rPr>
              <w:t>GS-9851 - 150; перорально в виде капсул</w:t>
            </w:r>
          </w:p>
        </w:tc>
        <w:tc>
          <w:tcPr>
            <w:tcW w:w="800" w:type="pct"/>
            <w:tcBorders>
              <w:top w:val="single" w:sz="6" w:space="0" w:color="auto"/>
              <w:left w:val="single" w:sz="6" w:space="0" w:color="auto"/>
              <w:bottom w:val="nil"/>
              <w:right w:val="single" w:sz="6" w:space="0" w:color="auto"/>
            </w:tcBorders>
            <w:shd w:val="clear" w:color="auto" w:fill="FFFFFF"/>
          </w:tcPr>
          <w:p w14:paraId="1306B69E" w14:textId="77777777" w:rsidR="004708C5" w:rsidRPr="00D3445C" w:rsidRDefault="004708C5" w:rsidP="00B41C86">
            <w:pPr>
              <w:spacing w:line="240" w:lineRule="auto"/>
              <w:jc w:val="center"/>
            </w:pPr>
            <w:r w:rsidRPr="00D3445C">
              <w:rPr>
                <w:color w:val="000000"/>
              </w:rPr>
              <w:t>120</w:t>
            </w:r>
          </w:p>
        </w:tc>
        <w:tc>
          <w:tcPr>
            <w:tcW w:w="811" w:type="pct"/>
            <w:tcBorders>
              <w:top w:val="single" w:sz="6" w:space="0" w:color="auto"/>
              <w:left w:val="single" w:sz="6" w:space="0" w:color="auto"/>
              <w:bottom w:val="nil"/>
              <w:right w:val="single" w:sz="6" w:space="0" w:color="auto"/>
            </w:tcBorders>
            <w:shd w:val="clear" w:color="auto" w:fill="FFFFFF"/>
          </w:tcPr>
          <w:p w14:paraId="03988F5D" w14:textId="77777777" w:rsidR="004708C5" w:rsidRPr="00D3445C" w:rsidRDefault="004708C5" w:rsidP="00B41C86">
            <w:pPr>
              <w:spacing w:line="240" w:lineRule="auto"/>
              <w:jc w:val="center"/>
            </w:pPr>
            <w:r w:rsidRPr="00D3445C">
              <w:rPr>
                <w:color w:val="000000"/>
              </w:rPr>
              <w:t>91,6</w:t>
            </w:r>
          </w:p>
        </w:tc>
        <w:tc>
          <w:tcPr>
            <w:tcW w:w="800" w:type="pct"/>
            <w:tcBorders>
              <w:top w:val="single" w:sz="6" w:space="0" w:color="auto"/>
              <w:left w:val="single" w:sz="6" w:space="0" w:color="auto"/>
              <w:bottom w:val="nil"/>
              <w:right w:val="single" w:sz="6" w:space="0" w:color="auto"/>
            </w:tcBorders>
            <w:shd w:val="clear" w:color="auto" w:fill="FFFFFF"/>
          </w:tcPr>
          <w:p w14:paraId="0EC08C99" w14:textId="77777777" w:rsidR="004708C5" w:rsidRPr="00D3445C" w:rsidRDefault="004708C5" w:rsidP="00B41C86">
            <w:pPr>
              <w:spacing w:line="240" w:lineRule="auto"/>
              <w:jc w:val="center"/>
            </w:pPr>
            <w:r w:rsidRPr="00D3445C">
              <w:rPr>
                <w:color w:val="000000"/>
              </w:rPr>
              <w:t>17</w:t>
            </w:r>
          </w:p>
        </w:tc>
        <w:tc>
          <w:tcPr>
            <w:tcW w:w="821" w:type="pct"/>
            <w:tcBorders>
              <w:top w:val="single" w:sz="6" w:space="0" w:color="auto"/>
              <w:left w:val="single" w:sz="6" w:space="0" w:color="auto"/>
              <w:bottom w:val="nil"/>
              <w:right w:val="single" w:sz="6" w:space="0" w:color="auto"/>
            </w:tcBorders>
            <w:shd w:val="clear" w:color="auto" w:fill="FFFFFF"/>
          </w:tcPr>
          <w:p w14:paraId="0BDE8AB3" w14:textId="77777777" w:rsidR="004708C5" w:rsidRPr="00D3445C" w:rsidRDefault="004708C5" w:rsidP="00B41C86">
            <w:pPr>
              <w:spacing w:line="240" w:lineRule="auto"/>
              <w:jc w:val="center"/>
            </w:pPr>
            <w:r w:rsidRPr="00D3445C">
              <w:rPr>
                <w:color w:val="000000"/>
              </w:rPr>
              <w:t>13</w:t>
            </w:r>
          </w:p>
        </w:tc>
      </w:tr>
      <w:tr w:rsidR="004708C5" w:rsidRPr="00D3445C" w14:paraId="42989146" w14:textId="77777777" w:rsidTr="008141CD">
        <w:trPr>
          <w:cantSplit/>
          <w:tblHeader/>
        </w:trPr>
        <w:tc>
          <w:tcPr>
            <w:tcW w:w="861" w:type="pct"/>
            <w:tcBorders>
              <w:top w:val="nil"/>
              <w:left w:val="single" w:sz="6" w:space="0" w:color="auto"/>
              <w:bottom w:val="single" w:sz="6" w:space="0" w:color="auto"/>
              <w:right w:val="single" w:sz="6" w:space="0" w:color="auto"/>
            </w:tcBorders>
            <w:shd w:val="clear" w:color="auto" w:fill="FFFFFF"/>
          </w:tcPr>
          <w:p w14:paraId="691918C0" w14:textId="77777777" w:rsidR="004708C5" w:rsidRPr="00D3445C" w:rsidRDefault="004708C5" w:rsidP="00B41C86">
            <w:pPr>
              <w:spacing w:line="240" w:lineRule="auto"/>
              <w:jc w:val="center"/>
            </w:pPr>
            <w:r w:rsidRPr="00D3445C">
              <w:rPr>
                <w:color w:val="000000"/>
              </w:rPr>
              <w:t>SA-PSI-7977-10-0 003</w:t>
            </w:r>
          </w:p>
        </w:tc>
        <w:tc>
          <w:tcPr>
            <w:tcW w:w="908" w:type="pct"/>
            <w:tcBorders>
              <w:top w:val="nil"/>
              <w:left w:val="single" w:sz="6" w:space="0" w:color="auto"/>
              <w:bottom w:val="single" w:sz="6" w:space="0" w:color="auto"/>
              <w:right w:val="single" w:sz="6" w:space="0" w:color="auto"/>
            </w:tcBorders>
            <w:shd w:val="clear" w:color="auto" w:fill="FFFFFF"/>
          </w:tcPr>
          <w:p w14:paraId="02D769E0" w14:textId="77777777" w:rsidR="004708C5" w:rsidRPr="00D3445C" w:rsidRDefault="004708C5" w:rsidP="00B41C86">
            <w:pPr>
              <w:spacing w:line="240" w:lineRule="auto"/>
              <w:jc w:val="center"/>
            </w:pPr>
            <w:r w:rsidRPr="00D3445C">
              <w:rPr>
                <w:color w:val="000000"/>
              </w:rPr>
              <w:t>SOF 100; перорально в виде капсул</w:t>
            </w:r>
          </w:p>
        </w:tc>
        <w:tc>
          <w:tcPr>
            <w:tcW w:w="800" w:type="pct"/>
            <w:tcBorders>
              <w:top w:val="nil"/>
              <w:left w:val="single" w:sz="6" w:space="0" w:color="auto"/>
              <w:bottom w:val="single" w:sz="6" w:space="0" w:color="auto"/>
              <w:right w:val="single" w:sz="6" w:space="0" w:color="auto"/>
            </w:tcBorders>
            <w:shd w:val="clear" w:color="auto" w:fill="FFFFFF"/>
          </w:tcPr>
          <w:p w14:paraId="1D056DF9" w14:textId="77777777" w:rsidR="004708C5" w:rsidRPr="00D3445C" w:rsidRDefault="004708C5" w:rsidP="00B41C86">
            <w:pPr>
              <w:spacing w:line="240" w:lineRule="auto"/>
              <w:jc w:val="center"/>
            </w:pPr>
            <w:r w:rsidRPr="00D3445C">
              <w:rPr>
                <w:color w:val="000000"/>
              </w:rPr>
              <w:t>76,3</w:t>
            </w:r>
          </w:p>
        </w:tc>
        <w:tc>
          <w:tcPr>
            <w:tcW w:w="811" w:type="pct"/>
            <w:tcBorders>
              <w:top w:val="nil"/>
              <w:left w:val="single" w:sz="6" w:space="0" w:color="auto"/>
              <w:bottom w:val="single" w:sz="6" w:space="0" w:color="auto"/>
              <w:right w:val="single" w:sz="6" w:space="0" w:color="auto"/>
            </w:tcBorders>
            <w:shd w:val="clear" w:color="auto" w:fill="FFFFFF"/>
          </w:tcPr>
          <w:p w14:paraId="7458BAC1" w14:textId="77777777" w:rsidR="004708C5" w:rsidRPr="00D3445C" w:rsidRDefault="004708C5" w:rsidP="00B41C86">
            <w:pPr>
              <w:spacing w:line="240" w:lineRule="auto"/>
              <w:jc w:val="center"/>
            </w:pPr>
            <w:r w:rsidRPr="00D3445C">
              <w:rPr>
                <w:color w:val="000000"/>
              </w:rPr>
              <w:t>104</w:t>
            </w:r>
          </w:p>
        </w:tc>
        <w:tc>
          <w:tcPr>
            <w:tcW w:w="800" w:type="pct"/>
            <w:tcBorders>
              <w:top w:val="nil"/>
              <w:left w:val="single" w:sz="6" w:space="0" w:color="auto"/>
              <w:bottom w:val="single" w:sz="6" w:space="0" w:color="auto"/>
              <w:right w:val="single" w:sz="6" w:space="0" w:color="auto"/>
            </w:tcBorders>
            <w:shd w:val="clear" w:color="auto" w:fill="FFFFFF"/>
          </w:tcPr>
          <w:p w14:paraId="0B017208" w14:textId="77777777" w:rsidR="004708C5" w:rsidRPr="00D3445C" w:rsidRDefault="004708C5" w:rsidP="00B41C86">
            <w:pPr>
              <w:spacing w:line="240" w:lineRule="auto"/>
              <w:jc w:val="center"/>
            </w:pPr>
            <w:r w:rsidRPr="00D3445C">
              <w:rPr>
                <w:color w:val="000000"/>
              </w:rPr>
              <w:t>11</w:t>
            </w:r>
          </w:p>
        </w:tc>
        <w:tc>
          <w:tcPr>
            <w:tcW w:w="821" w:type="pct"/>
            <w:tcBorders>
              <w:top w:val="nil"/>
              <w:left w:val="single" w:sz="6" w:space="0" w:color="auto"/>
              <w:bottom w:val="single" w:sz="6" w:space="0" w:color="auto"/>
              <w:right w:val="single" w:sz="6" w:space="0" w:color="auto"/>
            </w:tcBorders>
            <w:shd w:val="clear" w:color="auto" w:fill="FFFFFF"/>
          </w:tcPr>
          <w:p w14:paraId="51805062" w14:textId="77777777" w:rsidR="004708C5" w:rsidRPr="00D3445C" w:rsidRDefault="004708C5" w:rsidP="00B41C86">
            <w:pPr>
              <w:spacing w:line="240" w:lineRule="auto"/>
              <w:jc w:val="center"/>
            </w:pPr>
            <w:r w:rsidRPr="00D3445C">
              <w:rPr>
                <w:color w:val="000000"/>
              </w:rPr>
              <w:t>14</w:t>
            </w:r>
          </w:p>
        </w:tc>
      </w:tr>
    </w:tbl>
    <w:p w14:paraId="3895DE44" w14:textId="77777777" w:rsidR="004708C5" w:rsidRDefault="004708C5" w:rsidP="004708C5">
      <w:pPr>
        <w:spacing w:after="0" w:line="240" w:lineRule="auto"/>
        <w:contextualSpacing/>
        <w:rPr>
          <w:rStyle w:val="rynqvb"/>
        </w:rPr>
      </w:pPr>
    </w:p>
    <w:p w14:paraId="6F6AF114" w14:textId="09B26B8C" w:rsidR="004708C5" w:rsidRPr="006710FD" w:rsidRDefault="006710FD" w:rsidP="006710FD">
      <w:pPr>
        <w:spacing w:after="0" w:line="240" w:lineRule="auto"/>
        <w:contextualSpacing/>
        <w:rPr>
          <w:rStyle w:val="rynqvb"/>
          <w:b/>
          <w:bCs/>
        </w:rPr>
      </w:pPr>
      <w:r w:rsidRPr="006710FD">
        <w:rPr>
          <w:rStyle w:val="rynqvb"/>
          <w:b/>
          <w:bCs/>
        </w:rPr>
        <w:t>Велпатасвир</w:t>
      </w:r>
    </w:p>
    <w:p w14:paraId="1E61B7DD" w14:textId="77777777" w:rsidR="004708C5" w:rsidRDefault="004708C5" w:rsidP="006710FD">
      <w:pPr>
        <w:spacing w:after="0" w:line="240" w:lineRule="auto"/>
        <w:contextualSpacing/>
        <w:rPr>
          <w:rStyle w:val="rynqvb"/>
        </w:rPr>
      </w:pPr>
    </w:p>
    <w:p w14:paraId="64F442AE" w14:textId="41197FDB" w:rsidR="0043256E" w:rsidRDefault="0043256E">
      <w:pPr>
        <w:spacing w:after="0" w:line="240" w:lineRule="auto"/>
        <w:ind w:firstLine="708"/>
        <w:contextualSpacing/>
        <w:rPr>
          <w:rStyle w:val="rynqvb"/>
        </w:rPr>
      </w:pPr>
      <w:r>
        <w:rPr>
          <w:rStyle w:val="rynqvb"/>
        </w:rPr>
        <w:t>Т</w:t>
      </w:r>
      <w:r w:rsidR="00AE1F95">
        <w:rPr>
          <w:rStyle w:val="rynqvb"/>
        </w:rPr>
        <w:t xml:space="preserve">оксикокинетические </w:t>
      </w:r>
      <w:r>
        <w:rPr>
          <w:rStyle w:val="rynqvb"/>
        </w:rPr>
        <w:t xml:space="preserve">4-недельные </w:t>
      </w:r>
      <w:r w:rsidR="00AE1F95">
        <w:rPr>
          <w:rStyle w:val="rynqvb"/>
        </w:rPr>
        <w:t>исследования</w:t>
      </w:r>
      <w:r>
        <w:rPr>
          <w:rStyle w:val="rynqvb"/>
        </w:rPr>
        <w:t xml:space="preserve"> введения перорально</w:t>
      </w:r>
      <w:r w:rsidR="00AE1F95">
        <w:rPr>
          <w:rStyle w:val="rynqvb"/>
        </w:rPr>
        <w:t xml:space="preserve"> </w:t>
      </w:r>
      <w:r>
        <w:rPr>
          <w:rStyle w:val="rynqvb"/>
        </w:rPr>
        <w:t>велпатасвира мышам через желудочный зонд в дозах 100, 300, 1500 мг/кг/сут продемонстрировали увеличение э</w:t>
      </w:r>
      <w:r w:rsidRPr="0043256E">
        <w:rPr>
          <w:rStyle w:val="rynqvb"/>
        </w:rPr>
        <w:t>кспозици</w:t>
      </w:r>
      <w:r>
        <w:rPr>
          <w:rStyle w:val="rynqvb"/>
        </w:rPr>
        <w:t>и</w:t>
      </w:r>
      <w:r w:rsidRPr="0043256E">
        <w:rPr>
          <w:rStyle w:val="rynqvb"/>
        </w:rPr>
        <w:t xml:space="preserve"> </w:t>
      </w:r>
      <w:r>
        <w:rPr>
          <w:rStyle w:val="rynqvb"/>
        </w:rPr>
        <w:t xml:space="preserve">велпатасвира </w:t>
      </w:r>
      <w:r w:rsidRPr="0043256E">
        <w:rPr>
          <w:rStyle w:val="rynqvb"/>
        </w:rPr>
        <w:t>по мере повышения уровня дозы со 100 до 1500 мг/кг/сут. Увеличение максимальной концентрации C</w:t>
      </w:r>
      <w:r w:rsidRPr="0043256E">
        <w:rPr>
          <w:rStyle w:val="rynqvb"/>
          <w:vertAlign w:val="subscript"/>
        </w:rPr>
        <w:t>max</w:t>
      </w:r>
      <w:r w:rsidRPr="0043256E">
        <w:rPr>
          <w:rStyle w:val="rynqvb"/>
        </w:rPr>
        <w:t xml:space="preserve"> и AUC</w:t>
      </w:r>
      <w:r w:rsidRPr="0043256E">
        <w:rPr>
          <w:rStyle w:val="rynqvb"/>
          <w:vertAlign w:val="subscript"/>
        </w:rPr>
        <w:t xml:space="preserve">0-24 </w:t>
      </w:r>
      <w:r w:rsidRPr="0043256E">
        <w:rPr>
          <w:rStyle w:val="rynqvb"/>
        </w:rPr>
        <w:t>было менее, чем пропорциональным дозе в диапазоне от 100 до 1500 мг/кг/сут. Гендерные различия в значениях C</w:t>
      </w:r>
      <w:r w:rsidRPr="0043256E">
        <w:rPr>
          <w:rStyle w:val="rynqvb"/>
          <w:vertAlign w:val="subscript"/>
        </w:rPr>
        <w:t>max</w:t>
      </w:r>
      <w:r w:rsidRPr="0043256E">
        <w:rPr>
          <w:rStyle w:val="rynqvb"/>
        </w:rPr>
        <w:t xml:space="preserve"> и AUC</w:t>
      </w:r>
      <w:r w:rsidRPr="0043256E">
        <w:rPr>
          <w:rStyle w:val="rynqvb"/>
          <w:vertAlign w:val="subscript"/>
        </w:rPr>
        <w:t>0-24</w:t>
      </w:r>
      <w:r w:rsidRPr="0043256E">
        <w:rPr>
          <w:rStyle w:val="rynqvb"/>
        </w:rPr>
        <w:t xml:space="preserve"> </w:t>
      </w:r>
      <w:r>
        <w:rPr>
          <w:rStyle w:val="rynqvb"/>
        </w:rPr>
        <w:t>велпатасвира</w:t>
      </w:r>
      <w:r w:rsidRPr="0043256E">
        <w:rPr>
          <w:rStyle w:val="rynqvb"/>
        </w:rPr>
        <w:t xml:space="preserve"> </w:t>
      </w:r>
      <w:r w:rsidR="00C74009" w:rsidRPr="0043256E">
        <w:rPr>
          <w:rStyle w:val="rynqvb"/>
        </w:rPr>
        <w:t>различались менее, чем вдвое</w:t>
      </w:r>
      <w:r w:rsidRPr="0043256E">
        <w:rPr>
          <w:rStyle w:val="rynqvb"/>
        </w:rPr>
        <w:t xml:space="preserve">. После многократного введения препарата мышам наблюдалась кумуляция </w:t>
      </w:r>
      <w:r>
        <w:rPr>
          <w:rStyle w:val="rynqvb"/>
        </w:rPr>
        <w:t>велпатасвира</w:t>
      </w:r>
      <w:r w:rsidR="00042947">
        <w:rPr>
          <w:rStyle w:val="rynqvb"/>
        </w:rPr>
        <w:t xml:space="preserve"> </w:t>
      </w:r>
      <w:r w:rsidR="00366553" w:rsidRPr="00366553">
        <w:t>[22].</w:t>
      </w:r>
    </w:p>
    <w:p w14:paraId="5B3B9404" w14:textId="0A4ADB37" w:rsidR="0043256E" w:rsidRDefault="0043256E">
      <w:pPr>
        <w:spacing w:after="0" w:line="240" w:lineRule="auto"/>
        <w:ind w:firstLine="708"/>
        <w:contextualSpacing/>
        <w:rPr>
          <w:rStyle w:val="rynqvb"/>
        </w:rPr>
      </w:pPr>
      <w:r w:rsidRPr="0043256E">
        <w:rPr>
          <w:rStyle w:val="rynqvb"/>
        </w:rPr>
        <w:t xml:space="preserve">Экспозиция </w:t>
      </w:r>
      <w:r>
        <w:rPr>
          <w:rStyle w:val="rynqvb"/>
        </w:rPr>
        <w:t>велпатасвира</w:t>
      </w:r>
      <w:r w:rsidRPr="0043256E">
        <w:rPr>
          <w:rStyle w:val="rynqvb"/>
        </w:rPr>
        <w:t xml:space="preserve"> увеличивалась по мере повышения уровня дозы с 20 до 200 мг/кг/сут</w:t>
      </w:r>
      <w:r>
        <w:rPr>
          <w:rStyle w:val="rynqvb"/>
        </w:rPr>
        <w:t xml:space="preserve"> в ходе 2-недельного исследования введения препарата крысам через желудочный зонд</w:t>
      </w:r>
      <w:r w:rsidRPr="0043256E">
        <w:rPr>
          <w:rStyle w:val="rynqvb"/>
        </w:rPr>
        <w:t>. Увеличение C</w:t>
      </w:r>
      <w:r w:rsidRPr="0043256E">
        <w:rPr>
          <w:rStyle w:val="rynqvb"/>
          <w:vertAlign w:val="subscript"/>
        </w:rPr>
        <w:t xml:space="preserve">max </w:t>
      </w:r>
      <w:r w:rsidRPr="0043256E">
        <w:rPr>
          <w:rStyle w:val="rynqvb"/>
        </w:rPr>
        <w:t>и AUC</w:t>
      </w:r>
      <w:r w:rsidRPr="0043256E">
        <w:rPr>
          <w:rStyle w:val="rynqvb"/>
          <w:vertAlign w:val="subscript"/>
        </w:rPr>
        <w:t xml:space="preserve">0-t </w:t>
      </w:r>
      <w:r w:rsidRPr="0043256E">
        <w:rPr>
          <w:rStyle w:val="rynqvb"/>
        </w:rPr>
        <w:t>было меньше, чем пропорционально дозе в диапазоне от 20 до 200 мг/кг/сут. Значения C</w:t>
      </w:r>
      <w:r w:rsidRPr="0043256E">
        <w:rPr>
          <w:rStyle w:val="rynqvb"/>
          <w:vertAlign w:val="subscript"/>
        </w:rPr>
        <w:t>max</w:t>
      </w:r>
      <w:r w:rsidRPr="0043256E">
        <w:rPr>
          <w:rStyle w:val="rynqvb"/>
        </w:rPr>
        <w:t xml:space="preserve"> и AUC</w:t>
      </w:r>
      <w:r w:rsidRPr="0043256E">
        <w:rPr>
          <w:rStyle w:val="rynqvb"/>
          <w:vertAlign w:val="subscript"/>
        </w:rPr>
        <w:t xml:space="preserve">0-t </w:t>
      </w:r>
      <w:r>
        <w:rPr>
          <w:rStyle w:val="rynqvb"/>
        </w:rPr>
        <w:t>велпатасвира</w:t>
      </w:r>
      <w:r w:rsidRPr="0043256E">
        <w:rPr>
          <w:rStyle w:val="rynqvb"/>
        </w:rPr>
        <w:t xml:space="preserve"> в зависимости от пола различались менее, чем вдвое. После введения крысам один раз в сутки в течение 2 недель заметной кумуляции </w:t>
      </w:r>
      <w:r>
        <w:rPr>
          <w:rStyle w:val="rynqvb"/>
        </w:rPr>
        <w:t>велпатасвира</w:t>
      </w:r>
      <w:r w:rsidRPr="0043256E">
        <w:rPr>
          <w:rStyle w:val="rynqvb"/>
        </w:rPr>
        <w:t xml:space="preserve"> не происходило</w:t>
      </w:r>
      <w:r w:rsidR="00042947">
        <w:rPr>
          <w:rStyle w:val="rynqvb"/>
        </w:rPr>
        <w:t xml:space="preserve"> </w:t>
      </w:r>
      <w:r w:rsidR="00366553" w:rsidRPr="00366553">
        <w:t>[22].</w:t>
      </w:r>
    </w:p>
    <w:p w14:paraId="09989600" w14:textId="2C48FC60" w:rsidR="00C74009" w:rsidRDefault="0043256E">
      <w:pPr>
        <w:spacing w:after="0" w:line="240" w:lineRule="auto"/>
        <w:ind w:firstLine="708"/>
        <w:contextualSpacing/>
        <w:rPr>
          <w:rStyle w:val="rynqvb"/>
        </w:rPr>
      </w:pPr>
      <w:r w:rsidRPr="0043256E">
        <w:rPr>
          <w:rStyle w:val="rynqvb"/>
        </w:rPr>
        <w:t xml:space="preserve">Экспозиция </w:t>
      </w:r>
      <w:r>
        <w:rPr>
          <w:rStyle w:val="rynqvb"/>
        </w:rPr>
        <w:t>велпатасвира</w:t>
      </w:r>
      <w:r w:rsidRPr="0043256E">
        <w:rPr>
          <w:rStyle w:val="rynqvb"/>
        </w:rPr>
        <w:t xml:space="preserve"> увеличивалась по мере повышения уровня дозы со 5 до 100 мг/кг/сут</w:t>
      </w:r>
      <w:r>
        <w:rPr>
          <w:rStyle w:val="rynqvb"/>
        </w:rPr>
        <w:t xml:space="preserve"> в ходе 39-недельного исследования введения препарата собакам через желудочный зонд</w:t>
      </w:r>
      <w:r w:rsidRPr="0043256E">
        <w:rPr>
          <w:rStyle w:val="rynqvb"/>
        </w:rPr>
        <w:t>. Увеличение C</w:t>
      </w:r>
      <w:r w:rsidRPr="00C74009">
        <w:rPr>
          <w:rStyle w:val="rynqvb"/>
          <w:vertAlign w:val="subscript"/>
        </w:rPr>
        <w:t>max</w:t>
      </w:r>
      <w:r w:rsidRPr="0043256E">
        <w:rPr>
          <w:rStyle w:val="rynqvb"/>
        </w:rPr>
        <w:t xml:space="preserve"> и AUC</w:t>
      </w:r>
      <w:r w:rsidRPr="00C74009">
        <w:rPr>
          <w:rStyle w:val="rynqvb"/>
          <w:vertAlign w:val="subscript"/>
        </w:rPr>
        <w:t>0-t</w:t>
      </w:r>
      <w:r w:rsidRPr="0043256E">
        <w:rPr>
          <w:rStyle w:val="rynqvb"/>
        </w:rPr>
        <w:t>, как правило, происходило пропорционально дозе в диапазоне от 5 до 20 мг/кг/сут и менее, чем пропорционально дозе, в диапазоне от 20 до 100 мг/кг/сут. Гендерные различия в значениях средних C</w:t>
      </w:r>
      <w:r w:rsidRPr="00C74009">
        <w:rPr>
          <w:rStyle w:val="rynqvb"/>
          <w:vertAlign w:val="subscript"/>
        </w:rPr>
        <w:t>max</w:t>
      </w:r>
      <w:r w:rsidRPr="0043256E">
        <w:rPr>
          <w:rStyle w:val="rynqvb"/>
        </w:rPr>
        <w:t xml:space="preserve"> и AUC</w:t>
      </w:r>
      <w:r w:rsidRPr="00C74009">
        <w:rPr>
          <w:rStyle w:val="rynqvb"/>
          <w:vertAlign w:val="subscript"/>
        </w:rPr>
        <w:t xml:space="preserve">0-t </w:t>
      </w:r>
      <w:r w:rsidR="00C74009">
        <w:rPr>
          <w:rStyle w:val="rynqvb"/>
        </w:rPr>
        <w:t>велпатасвира</w:t>
      </w:r>
      <w:r w:rsidRPr="0043256E">
        <w:rPr>
          <w:rStyle w:val="rynqvb"/>
        </w:rPr>
        <w:t xml:space="preserve"> </w:t>
      </w:r>
      <w:r w:rsidR="00C74009" w:rsidRPr="0043256E">
        <w:rPr>
          <w:rStyle w:val="rynqvb"/>
        </w:rPr>
        <w:t>различались менее, чем вдвое</w:t>
      </w:r>
      <w:r w:rsidRPr="0043256E">
        <w:rPr>
          <w:rStyle w:val="rynqvb"/>
        </w:rPr>
        <w:t xml:space="preserve">. После многократного введения препарата наблюдалась кумуляция </w:t>
      </w:r>
      <w:r w:rsidR="00C74009">
        <w:rPr>
          <w:rStyle w:val="rynqvb"/>
        </w:rPr>
        <w:t>велпатасвира</w:t>
      </w:r>
      <w:r w:rsidR="00042947">
        <w:rPr>
          <w:rStyle w:val="rynqvb"/>
        </w:rPr>
        <w:t xml:space="preserve"> </w:t>
      </w:r>
      <w:r w:rsidR="00366553" w:rsidRPr="00366553">
        <w:t>[22].</w:t>
      </w:r>
    </w:p>
    <w:p w14:paraId="5179493E" w14:textId="69635AE4" w:rsidR="00AE1F95" w:rsidRDefault="00A61E38">
      <w:pPr>
        <w:spacing w:after="0" w:line="240" w:lineRule="auto"/>
        <w:ind w:firstLine="708"/>
        <w:contextualSpacing/>
        <w:rPr>
          <w:color w:val="FF0000"/>
        </w:rPr>
      </w:pPr>
      <w:r w:rsidRPr="008D4EDB">
        <w:rPr>
          <w:rStyle w:val="rynqvb"/>
        </w:rPr>
        <w:t>В таблиц</w:t>
      </w:r>
      <w:r w:rsidR="008D4EDB" w:rsidRPr="008D4EDB">
        <w:rPr>
          <w:rStyle w:val="rynqvb"/>
        </w:rPr>
        <w:t>ах 3-1</w:t>
      </w:r>
      <w:ins w:id="1118" w:author="Абрамова Анна Андреевна" w:date="2024-05-17T15:23:00Z">
        <w:r w:rsidR="005E739A">
          <w:rPr>
            <w:rStyle w:val="rynqvb"/>
          </w:rPr>
          <w:t>9</w:t>
        </w:r>
      </w:ins>
      <w:del w:id="1119" w:author="Абрамова Анна Андреевна" w:date="2024-05-17T15:23:00Z">
        <w:r w:rsidR="008D4EDB" w:rsidRPr="008D4EDB" w:rsidDel="005E739A">
          <w:rPr>
            <w:rStyle w:val="rynqvb"/>
          </w:rPr>
          <w:delText>8</w:delText>
        </w:r>
      </w:del>
      <w:r w:rsidR="008D4EDB">
        <w:rPr>
          <w:rStyle w:val="rynqvb"/>
        </w:rPr>
        <w:t>, 3-</w:t>
      </w:r>
      <w:ins w:id="1120" w:author="Абрамова Анна Андреевна" w:date="2024-05-17T15:23:00Z">
        <w:r w:rsidR="005E739A">
          <w:rPr>
            <w:rStyle w:val="rynqvb"/>
          </w:rPr>
          <w:t>20</w:t>
        </w:r>
      </w:ins>
      <w:del w:id="1121" w:author="Абрамова Анна Андреевна" w:date="2024-05-17T15:23:00Z">
        <w:r w:rsidR="008D4EDB" w:rsidDel="005E739A">
          <w:rPr>
            <w:rStyle w:val="rynqvb"/>
          </w:rPr>
          <w:delText>19</w:delText>
        </w:r>
      </w:del>
      <w:r w:rsidR="008D4EDB">
        <w:rPr>
          <w:rStyle w:val="rynqvb"/>
        </w:rPr>
        <w:t>, 3-2</w:t>
      </w:r>
      <w:ins w:id="1122" w:author="Абрамова Анна Андреевна" w:date="2024-05-17T15:23:00Z">
        <w:r w:rsidR="005E739A">
          <w:rPr>
            <w:rStyle w:val="rynqvb"/>
          </w:rPr>
          <w:t>1</w:t>
        </w:r>
      </w:ins>
      <w:del w:id="1123" w:author="Абрамова Анна Андреевна" w:date="2024-05-17T15:23:00Z">
        <w:r w:rsidR="008D4EDB" w:rsidDel="005E739A">
          <w:rPr>
            <w:rStyle w:val="rynqvb"/>
          </w:rPr>
          <w:delText>0</w:delText>
        </w:r>
      </w:del>
      <w:r>
        <w:rPr>
          <w:rStyle w:val="rynqvb"/>
        </w:rPr>
        <w:t xml:space="preserve"> предст</w:t>
      </w:r>
      <w:r w:rsidR="00A35A0F">
        <w:rPr>
          <w:rStyle w:val="rynqvb"/>
        </w:rPr>
        <w:t>а</w:t>
      </w:r>
      <w:r>
        <w:rPr>
          <w:rStyle w:val="rynqvb"/>
        </w:rPr>
        <w:t>влены средние токсикокинетические параметра в плазме у самок</w:t>
      </w:r>
      <w:r w:rsidR="00C74009">
        <w:rPr>
          <w:rStyle w:val="rynqvb"/>
        </w:rPr>
        <w:t xml:space="preserve"> и самцов мышей, крыс и собак</w:t>
      </w:r>
      <w:r>
        <w:rPr>
          <w:rStyle w:val="rynqvb"/>
        </w:rPr>
        <w:t>.</w:t>
      </w:r>
    </w:p>
    <w:p w14:paraId="62D38755" w14:textId="77777777" w:rsidR="00956506" w:rsidRPr="00FC4071" w:rsidRDefault="00956506" w:rsidP="005E1A9C">
      <w:pPr>
        <w:spacing w:after="0" w:line="240" w:lineRule="auto"/>
        <w:contextualSpacing/>
        <w:rPr>
          <w:b/>
          <w:color w:val="FF0000"/>
        </w:rPr>
      </w:pPr>
    </w:p>
    <w:p w14:paraId="62DD6317" w14:textId="148E7960" w:rsidR="00D5301E" w:rsidDel="00A91BD2" w:rsidRDefault="00D5301E" w:rsidP="00A91BD2">
      <w:pPr>
        <w:spacing w:after="0" w:line="240" w:lineRule="auto"/>
        <w:contextualSpacing/>
        <w:rPr>
          <w:del w:id="1124" w:author="Абрамова Анна Андреевна" w:date="2024-05-15T00:18:00Z"/>
          <w:rStyle w:val="rynqvb"/>
        </w:rPr>
      </w:pPr>
      <w:r w:rsidRPr="008D4EDB">
        <w:rPr>
          <w:rStyle w:val="rynqvb"/>
          <w:b/>
        </w:rPr>
        <w:t xml:space="preserve">Таблица </w:t>
      </w:r>
      <w:r w:rsidR="00FC4071" w:rsidRPr="008D4EDB">
        <w:rPr>
          <w:rStyle w:val="rynqvb"/>
          <w:b/>
        </w:rPr>
        <w:t>3-</w:t>
      </w:r>
      <w:r w:rsidR="008D4EDB" w:rsidRPr="008D4EDB">
        <w:rPr>
          <w:rStyle w:val="rynqvb"/>
          <w:b/>
        </w:rPr>
        <w:t>1</w:t>
      </w:r>
      <w:ins w:id="1125" w:author="Абрамова Анна Андреевна" w:date="2024-05-17T15:23:00Z">
        <w:r w:rsidR="005E739A">
          <w:rPr>
            <w:rStyle w:val="rynqvb"/>
            <w:b/>
          </w:rPr>
          <w:t>9</w:t>
        </w:r>
      </w:ins>
      <w:del w:id="1126" w:author="Абрамова Анна Андреевна" w:date="2024-05-17T15:23:00Z">
        <w:r w:rsidR="008D4EDB" w:rsidRPr="008D4EDB" w:rsidDel="005E739A">
          <w:rPr>
            <w:rStyle w:val="rynqvb"/>
            <w:b/>
          </w:rPr>
          <w:delText>8</w:delText>
        </w:r>
      </w:del>
      <w:r w:rsidR="00FC4071" w:rsidRPr="008D4EDB">
        <w:rPr>
          <w:rStyle w:val="rynqvb"/>
          <w:b/>
        </w:rPr>
        <w:t>.</w:t>
      </w:r>
      <w:r w:rsidRPr="00FC4071">
        <w:rPr>
          <w:rStyle w:val="rynqvb"/>
        </w:rPr>
        <w:t xml:space="preserve"> Средние</w:t>
      </w:r>
      <w:r w:rsidR="00343D9A">
        <w:rPr>
          <w:rStyle w:val="rynqvb"/>
        </w:rPr>
        <w:t xml:space="preserve"> токси</w:t>
      </w:r>
      <w:r w:rsidR="00A35A0F">
        <w:rPr>
          <w:rStyle w:val="rynqvb"/>
        </w:rPr>
        <w:t>ко</w:t>
      </w:r>
      <w:r w:rsidR="00343D9A">
        <w:rPr>
          <w:rStyle w:val="rynqvb"/>
        </w:rPr>
        <w:t>кинетические</w:t>
      </w:r>
      <w:r w:rsidRPr="00FC4071">
        <w:rPr>
          <w:rStyle w:val="rynqvb"/>
        </w:rPr>
        <w:t xml:space="preserve"> </w:t>
      </w:r>
      <w:r w:rsidR="00343D9A">
        <w:rPr>
          <w:rStyle w:val="rynqvb"/>
        </w:rPr>
        <w:t xml:space="preserve">параметры </w:t>
      </w:r>
      <w:r w:rsidR="00C74009" w:rsidRPr="00C74009">
        <w:rPr>
          <w:rStyle w:val="rynqvb"/>
        </w:rPr>
        <w:t>велпатасвира в ходе 4</w:t>
      </w:r>
      <w:r w:rsidR="007E6153">
        <w:rPr>
          <w:rStyle w:val="rynqvb"/>
        </w:rPr>
        <w:t>-</w:t>
      </w:r>
      <w:r w:rsidR="00C74009" w:rsidRPr="00C74009">
        <w:rPr>
          <w:rStyle w:val="rynqvb"/>
        </w:rPr>
        <w:t>недельного исследования введения препарата мышам через желудочный зонд</w:t>
      </w:r>
      <w:r w:rsidR="00366553">
        <w:t xml:space="preserve"> </w:t>
      </w:r>
      <w:r w:rsidR="00366553" w:rsidRPr="00366553">
        <w:t>[22].</w:t>
      </w:r>
    </w:p>
    <w:p w14:paraId="231661DE" w14:textId="77777777" w:rsidR="00C74009" w:rsidRDefault="00C74009" w:rsidP="00A91BD2">
      <w:pPr>
        <w:spacing w:after="0" w:line="240" w:lineRule="auto"/>
        <w:contextualSpacing/>
        <w:rPr>
          <w:rStyle w:val="rynqvb"/>
        </w:rPr>
      </w:pPr>
    </w:p>
    <w:tbl>
      <w:tblPr>
        <w:tblStyle w:val="TableGrid"/>
        <w:tblW w:w="9351" w:type="dxa"/>
        <w:tblLook w:val="04A0" w:firstRow="1" w:lastRow="0" w:firstColumn="1" w:lastColumn="0" w:noHBand="0" w:noVBand="1"/>
        <w:tblPrChange w:id="1127" w:author="Абрамова Анна Андреевна" w:date="2024-05-15T00:18:00Z">
          <w:tblPr>
            <w:tblStyle w:val="TableGrid"/>
            <w:tblW w:w="9351" w:type="dxa"/>
            <w:tblLook w:val="04A0" w:firstRow="1" w:lastRow="0" w:firstColumn="1" w:lastColumn="0" w:noHBand="0" w:noVBand="1"/>
          </w:tblPr>
        </w:tblPrChange>
      </w:tblPr>
      <w:tblGrid>
        <w:gridCol w:w="1413"/>
        <w:gridCol w:w="709"/>
        <w:gridCol w:w="1842"/>
        <w:gridCol w:w="1701"/>
        <w:gridCol w:w="1843"/>
        <w:gridCol w:w="1843"/>
        <w:tblGridChange w:id="1128">
          <w:tblGrid>
            <w:gridCol w:w="1413"/>
            <w:gridCol w:w="709"/>
            <w:gridCol w:w="1842"/>
            <w:gridCol w:w="1701"/>
            <w:gridCol w:w="1843"/>
            <w:gridCol w:w="1843"/>
          </w:tblGrid>
        </w:tblGridChange>
      </w:tblGrid>
      <w:tr w:rsidR="00226AD8" w:rsidRPr="00226AD8" w14:paraId="651726E9" w14:textId="77777777" w:rsidTr="00A91BD2">
        <w:trPr>
          <w:trHeight w:val="215"/>
          <w:tblHeader/>
          <w:trPrChange w:id="1129" w:author="Абрамова Анна Андреевна" w:date="2024-05-15T00:18:00Z">
            <w:trPr>
              <w:trHeight w:val="215"/>
            </w:trPr>
          </w:trPrChange>
        </w:trPr>
        <w:tc>
          <w:tcPr>
            <w:tcW w:w="1413" w:type="dxa"/>
            <w:vMerge w:val="restart"/>
            <w:shd w:val="clear" w:color="auto" w:fill="D9D9D9" w:themeFill="background1" w:themeFillShade="D9"/>
            <w:vAlign w:val="center"/>
            <w:tcPrChange w:id="1130" w:author="Абрамова Анна Андреевна" w:date="2024-05-15T00:18:00Z">
              <w:tcPr>
                <w:tcW w:w="1413" w:type="dxa"/>
                <w:vMerge w:val="restart"/>
                <w:shd w:val="clear" w:color="auto" w:fill="D9D9D9" w:themeFill="background1" w:themeFillShade="D9"/>
                <w:vAlign w:val="center"/>
              </w:tcPr>
            </w:tcPrChange>
          </w:tcPr>
          <w:p w14:paraId="6469DAFB" w14:textId="77777777" w:rsidR="007E6153" w:rsidRPr="00226AD8" w:rsidRDefault="007E6153" w:rsidP="00757BF2">
            <w:pPr>
              <w:jc w:val="center"/>
              <w:rPr>
                <w:b/>
              </w:rPr>
            </w:pPr>
            <w:r w:rsidRPr="00226AD8">
              <w:rPr>
                <w:b/>
              </w:rPr>
              <w:t>Доза (мг/кг)</w:t>
            </w:r>
          </w:p>
        </w:tc>
        <w:tc>
          <w:tcPr>
            <w:tcW w:w="709" w:type="dxa"/>
            <w:vMerge w:val="restart"/>
            <w:shd w:val="clear" w:color="auto" w:fill="D9D9D9" w:themeFill="background1" w:themeFillShade="D9"/>
            <w:tcPrChange w:id="1131" w:author="Абрамова Анна Андреевна" w:date="2024-05-15T00:18:00Z">
              <w:tcPr>
                <w:tcW w:w="709" w:type="dxa"/>
                <w:vMerge w:val="restart"/>
                <w:shd w:val="clear" w:color="auto" w:fill="D9D9D9" w:themeFill="background1" w:themeFillShade="D9"/>
              </w:tcPr>
            </w:tcPrChange>
          </w:tcPr>
          <w:p w14:paraId="7B041BDB" w14:textId="6B62E280" w:rsidR="007E6153" w:rsidRPr="00226AD8" w:rsidRDefault="007E6153" w:rsidP="00757BF2">
            <w:pPr>
              <w:jc w:val="center"/>
              <w:rPr>
                <w:b/>
                <w:color w:val="000000"/>
              </w:rPr>
            </w:pPr>
            <w:r w:rsidRPr="00226AD8">
              <w:rPr>
                <w:b/>
                <w:color w:val="000000"/>
              </w:rPr>
              <w:t>Пол</w:t>
            </w:r>
          </w:p>
        </w:tc>
        <w:tc>
          <w:tcPr>
            <w:tcW w:w="3543" w:type="dxa"/>
            <w:gridSpan w:val="2"/>
            <w:shd w:val="clear" w:color="auto" w:fill="D9D9D9" w:themeFill="background1" w:themeFillShade="D9"/>
            <w:vAlign w:val="center"/>
            <w:tcPrChange w:id="1132" w:author="Абрамова Анна Андреевна" w:date="2024-05-15T00:18:00Z">
              <w:tcPr>
                <w:tcW w:w="3543" w:type="dxa"/>
                <w:gridSpan w:val="2"/>
                <w:shd w:val="clear" w:color="auto" w:fill="D9D9D9" w:themeFill="background1" w:themeFillShade="D9"/>
                <w:vAlign w:val="center"/>
              </w:tcPr>
            </w:tcPrChange>
          </w:tcPr>
          <w:p w14:paraId="4C02AE44" w14:textId="3633FFC0" w:rsidR="007E6153" w:rsidRPr="00226AD8" w:rsidRDefault="007E6153" w:rsidP="00757BF2">
            <w:pPr>
              <w:jc w:val="center"/>
              <w:rPr>
                <w:b/>
              </w:rPr>
            </w:pPr>
            <w:r w:rsidRPr="00226AD8">
              <w:rPr>
                <w:b/>
                <w:color w:val="000000"/>
              </w:rPr>
              <w:t>AUC</w:t>
            </w:r>
            <w:r w:rsidRPr="00226AD8">
              <w:rPr>
                <w:b/>
                <w:color w:val="000000"/>
                <w:vertAlign w:val="subscript"/>
              </w:rPr>
              <w:t>(0-24)</w:t>
            </w:r>
            <w:r w:rsidR="00226AD8" w:rsidRPr="00226AD8">
              <w:rPr>
                <w:b/>
                <w:color w:val="000000"/>
                <w:vertAlign w:val="subscript"/>
              </w:rPr>
              <w:t xml:space="preserve"> </w:t>
            </w:r>
            <w:r w:rsidR="00226AD8" w:rsidRPr="00226AD8">
              <w:rPr>
                <w:b/>
              </w:rPr>
              <w:t>(нг•ч/мл)</w:t>
            </w:r>
          </w:p>
        </w:tc>
        <w:tc>
          <w:tcPr>
            <w:tcW w:w="3686" w:type="dxa"/>
            <w:gridSpan w:val="2"/>
            <w:shd w:val="clear" w:color="auto" w:fill="D9D9D9" w:themeFill="background1" w:themeFillShade="D9"/>
            <w:vAlign w:val="center"/>
            <w:tcPrChange w:id="1133" w:author="Абрамова Анна Андреевна" w:date="2024-05-15T00:18:00Z">
              <w:tcPr>
                <w:tcW w:w="3686" w:type="dxa"/>
                <w:gridSpan w:val="2"/>
                <w:shd w:val="clear" w:color="auto" w:fill="D9D9D9" w:themeFill="background1" w:themeFillShade="D9"/>
                <w:vAlign w:val="center"/>
              </w:tcPr>
            </w:tcPrChange>
          </w:tcPr>
          <w:p w14:paraId="1DE453CD" w14:textId="626B8012" w:rsidR="007E6153" w:rsidRPr="00226AD8" w:rsidRDefault="007E6153" w:rsidP="00757BF2">
            <w:pPr>
              <w:jc w:val="center"/>
              <w:rPr>
                <w:b/>
              </w:rPr>
            </w:pPr>
            <w:r w:rsidRPr="00226AD8">
              <w:rPr>
                <w:b/>
              </w:rPr>
              <w:t>С</w:t>
            </w:r>
            <w:r w:rsidRPr="00226AD8">
              <w:rPr>
                <w:b/>
                <w:vertAlign w:val="subscript"/>
                <w:lang w:val="en-US"/>
              </w:rPr>
              <w:t>max</w:t>
            </w:r>
            <w:r w:rsidR="00226AD8" w:rsidRPr="00226AD8">
              <w:rPr>
                <w:b/>
                <w:vertAlign w:val="subscript"/>
              </w:rPr>
              <w:t xml:space="preserve"> </w:t>
            </w:r>
            <w:r w:rsidR="00226AD8" w:rsidRPr="00226AD8">
              <w:rPr>
                <w:b/>
              </w:rPr>
              <w:t>(нг/мл)</w:t>
            </w:r>
          </w:p>
        </w:tc>
      </w:tr>
      <w:tr w:rsidR="00226AD8" w:rsidRPr="00226AD8" w14:paraId="724CB148" w14:textId="77777777" w:rsidTr="00A91BD2">
        <w:trPr>
          <w:trHeight w:val="214"/>
          <w:tblHeader/>
          <w:trPrChange w:id="1134" w:author="Абрамова Анна Андреевна" w:date="2024-05-15T00:18:00Z">
            <w:trPr>
              <w:trHeight w:val="214"/>
            </w:trPr>
          </w:trPrChange>
        </w:trPr>
        <w:tc>
          <w:tcPr>
            <w:tcW w:w="1413" w:type="dxa"/>
            <w:vMerge/>
            <w:shd w:val="clear" w:color="auto" w:fill="D9D9D9" w:themeFill="background1" w:themeFillShade="D9"/>
            <w:vAlign w:val="center"/>
            <w:tcPrChange w:id="1135" w:author="Абрамова Анна Андреевна" w:date="2024-05-15T00:18:00Z">
              <w:tcPr>
                <w:tcW w:w="1413" w:type="dxa"/>
                <w:vMerge/>
                <w:shd w:val="clear" w:color="auto" w:fill="D9D9D9" w:themeFill="background1" w:themeFillShade="D9"/>
                <w:vAlign w:val="center"/>
              </w:tcPr>
            </w:tcPrChange>
          </w:tcPr>
          <w:p w14:paraId="10402DC6" w14:textId="77777777" w:rsidR="00226AD8" w:rsidRPr="00226AD8" w:rsidRDefault="00226AD8" w:rsidP="00757BF2">
            <w:pPr>
              <w:jc w:val="center"/>
              <w:rPr>
                <w:b/>
              </w:rPr>
            </w:pPr>
          </w:p>
        </w:tc>
        <w:tc>
          <w:tcPr>
            <w:tcW w:w="709" w:type="dxa"/>
            <w:vMerge/>
            <w:shd w:val="clear" w:color="auto" w:fill="D9D9D9" w:themeFill="background1" w:themeFillShade="D9"/>
            <w:tcPrChange w:id="1136" w:author="Абрамова Анна Андреевна" w:date="2024-05-15T00:18:00Z">
              <w:tcPr>
                <w:tcW w:w="709" w:type="dxa"/>
                <w:vMerge/>
                <w:shd w:val="clear" w:color="auto" w:fill="D9D9D9" w:themeFill="background1" w:themeFillShade="D9"/>
              </w:tcPr>
            </w:tcPrChange>
          </w:tcPr>
          <w:p w14:paraId="0928C299" w14:textId="77777777" w:rsidR="00226AD8" w:rsidRPr="00226AD8" w:rsidRDefault="00226AD8" w:rsidP="00757BF2">
            <w:pPr>
              <w:jc w:val="center"/>
              <w:rPr>
                <w:b/>
                <w:color w:val="000000"/>
              </w:rPr>
            </w:pPr>
          </w:p>
        </w:tc>
        <w:tc>
          <w:tcPr>
            <w:tcW w:w="1842" w:type="dxa"/>
            <w:shd w:val="clear" w:color="auto" w:fill="D9D9D9" w:themeFill="background1" w:themeFillShade="D9"/>
            <w:vAlign w:val="center"/>
            <w:tcPrChange w:id="1137" w:author="Абрамова Анна Андреевна" w:date="2024-05-15T00:18:00Z">
              <w:tcPr>
                <w:tcW w:w="1842" w:type="dxa"/>
                <w:shd w:val="clear" w:color="auto" w:fill="D9D9D9" w:themeFill="background1" w:themeFillShade="D9"/>
                <w:vAlign w:val="center"/>
              </w:tcPr>
            </w:tcPrChange>
          </w:tcPr>
          <w:p w14:paraId="41E89D3B" w14:textId="58954295" w:rsidR="00226AD8" w:rsidRPr="00226AD8" w:rsidRDefault="00226AD8" w:rsidP="00757BF2">
            <w:pPr>
              <w:jc w:val="center"/>
              <w:rPr>
                <w:b/>
                <w:color w:val="000000"/>
              </w:rPr>
            </w:pPr>
            <w:r w:rsidRPr="00226AD8">
              <w:rPr>
                <w:b/>
                <w:color w:val="000000"/>
                <w:lang w:val="en-US"/>
              </w:rPr>
              <w:t>Д</w:t>
            </w:r>
            <w:r w:rsidRPr="00226AD8">
              <w:rPr>
                <w:b/>
                <w:color w:val="000000"/>
              </w:rPr>
              <w:t>ень 1</w:t>
            </w:r>
          </w:p>
        </w:tc>
        <w:tc>
          <w:tcPr>
            <w:tcW w:w="1701" w:type="dxa"/>
            <w:shd w:val="clear" w:color="auto" w:fill="D9D9D9" w:themeFill="background1" w:themeFillShade="D9"/>
            <w:vAlign w:val="center"/>
            <w:tcPrChange w:id="1138" w:author="Абрамова Анна Андреевна" w:date="2024-05-15T00:18:00Z">
              <w:tcPr>
                <w:tcW w:w="1701" w:type="dxa"/>
                <w:shd w:val="clear" w:color="auto" w:fill="D9D9D9" w:themeFill="background1" w:themeFillShade="D9"/>
                <w:vAlign w:val="center"/>
              </w:tcPr>
            </w:tcPrChange>
          </w:tcPr>
          <w:p w14:paraId="7BBE2DDD" w14:textId="20691085" w:rsidR="00226AD8" w:rsidRPr="00226AD8" w:rsidRDefault="00226AD8" w:rsidP="00757BF2">
            <w:pPr>
              <w:jc w:val="center"/>
              <w:rPr>
                <w:b/>
                <w:color w:val="000000"/>
              </w:rPr>
            </w:pPr>
            <w:r w:rsidRPr="00226AD8">
              <w:rPr>
                <w:b/>
                <w:color w:val="000000"/>
              </w:rPr>
              <w:t>День 26</w:t>
            </w:r>
          </w:p>
        </w:tc>
        <w:tc>
          <w:tcPr>
            <w:tcW w:w="1843" w:type="dxa"/>
            <w:shd w:val="clear" w:color="auto" w:fill="D9D9D9" w:themeFill="background1" w:themeFillShade="D9"/>
            <w:vAlign w:val="center"/>
            <w:tcPrChange w:id="1139" w:author="Абрамова Анна Андреевна" w:date="2024-05-15T00:18:00Z">
              <w:tcPr>
                <w:tcW w:w="1843" w:type="dxa"/>
                <w:shd w:val="clear" w:color="auto" w:fill="D9D9D9" w:themeFill="background1" w:themeFillShade="D9"/>
                <w:vAlign w:val="center"/>
              </w:tcPr>
            </w:tcPrChange>
          </w:tcPr>
          <w:p w14:paraId="571DA2E1" w14:textId="498B288C" w:rsidR="00226AD8" w:rsidRPr="00226AD8" w:rsidRDefault="00226AD8" w:rsidP="00757BF2">
            <w:pPr>
              <w:jc w:val="center"/>
              <w:rPr>
                <w:b/>
              </w:rPr>
            </w:pPr>
            <w:r w:rsidRPr="00226AD8">
              <w:rPr>
                <w:b/>
              </w:rPr>
              <w:t>День 1</w:t>
            </w:r>
          </w:p>
        </w:tc>
        <w:tc>
          <w:tcPr>
            <w:tcW w:w="1843" w:type="dxa"/>
            <w:shd w:val="clear" w:color="auto" w:fill="D9D9D9" w:themeFill="background1" w:themeFillShade="D9"/>
            <w:vAlign w:val="center"/>
            <w:tcPrChange w:id="1140" w:author="Абрамова Анна Андреевна" w:date="2024-05-15T00:18:00Z">
              <w:tcPr>
                <w:tcW w:w="1843" w:type="dxa"/>
                <w:shd w:val="clear" w:color="auto" w:fill="D9D9D9" w:themeFill="background1" w:themeFillShade="D9"/>
                <w:vAlign w:val="center"/>
              </w:tcPr>
            </w:tcPrChange>
          </w:tcPr>
          <w:p w14:paraId="49F25FA9" w14:textId="5A220A5C" w:rsidR="00226AD8" w:rsidRPr="00226AD8" w:rsidRDefault="00226AD8" w:rsidP="00757BF2">
            <w:pPr>
              <w:jc w:val="center"/>
              <w:rPr>
                <w:b/>
              </w:rPr>
            </w:pPr>
            <w:r w:rsidRPr="00226AD8">
              <w:rPr>
                <w:b/>
              </w:rPr>
              <w:t>День 26</w:t>
            </w:r>
          </w:p>
        </w:tc>
      </w:tr>
      <w:tr w:rsidR="00226AD8" w:rsidRPr="00226AD8" w14:paraId="20D0F70D" w14:textId="77777777" w:rsidTr="00226AD8">
        <w:tc>
          <w:tcPr>
            <w:tcW w:w="1413" w:type="dxa"/>
          </w:tcPr>
          <w:p w14:paraId="443C9A6D" w14:textId="56428CEC" w:rsidR="00226AD8" w:rsidRPr="00226AD8" w:rsidRDefault="00226AD8" w:rsidP="00757BF2">
            <w:pPr>
              <w:jc w:val="center"/>
            </w:pPr>
            <w:r w:rsidRPr="00226AD8">
              <w:t>100</w:t>
            </w:r>
          </w:p>
        </w:tc>
        <w:tc>
          <w:tcPr>
            <w:tcW w:w="709" w:type="dxa"/>
          </w:tcPr>
          <w:p w14:paraId="0A92CF4D" w14:textId="50C30F2E" w:rsidR="00226AD8" w:rsidRPr="00226AD8" w:rsidRDefault="00226AD8" w:rsidP="00757BF2">
            <w:pPr>
              <w:jc w:val="center"/>
              <w:rPr>
                <w:lang w:val="en-US"/>
              </w:rPr>
            </w:pPr>
            <w:r w:rsidRPr="00226AD8">
              <w:rPr>
                <w:lang w:val="en-US"/>
              </w:rPr>
              <w:t>M</w:t>
            </w:r>
          </w:p>
        </w:tc>
        <w:tc>
          <w:tcPr>
            <w:tcW w:w="1842" w:type="dxa"/>
          </w:tcPr>
          <w:p w14:paraId="7A0A756A" w14:textId="4B2B9A98" w:rsidR="00226AD8" w:rsidRPr="00226AD8" w:rsidRDefault="00226AD8" w:rsidP="00757BF2">
            <w:pPr>
              <w:jc w:val="center"/>
            </w:pPr>
            <w:r w:rsidRPr="00D3445C">
              <w:rPr>
                <w:iCs/>
              </w:rPr>
              <w:t>69200</w:t>
            </w:r>
          </w:p>
        </w:tc>
        <w:tc>
          <w:tcPr>
            <w:tcW w:w="1701" w:type="dxa"/>
          </w:tcPr>
          <w:p w14:paraId="63FD2302" w14:textId="698DC188" w:rsidR="00226AD8" w:rsidRPr="00226AD8" w:rsidRDefault="00226AD8" w:rsidP="00757BF2">
            <w:pPr>
              <w:jc w:val="center"/>
            </w:pPr>
            <w:r w:rsidRPr="00D3445C">
              <w:t>83300</w:t>
            </w:r>
          </w:p>
        </w:tc>
        <w:tc>
          <w:tcPr>
            <w:tcW w:w="1843" w:type="dxa"/>
          </w:tcPr>
          <w:p w14:paraId="79A5EE40" w14:textId="5EE1B2BF" w:rsidR="00226AD8" w:rsidRPr="00226AD8" w:rsidRDefault="00226AD8" w:rsidP="00757BF2">
            <w:pPr>
              <w:jc w:val="center"/>
            </w:pPr>
            <w:r w:rsidRPr="00D3445C">
              <w:t>8240</w:t>
            </w:r>
          </w:p>
        </w:tc>
        <w:tc>
          <w:tcPr>
            <w:tcW w:w="1843" w:type="dxa"/>
          </w:tcPr>
          <w:p w14:paraId="0134F4A6" w14:textId="529D4810" w:rsidR="00226AD8" w:rsidRPr="00226AD8" w:rsidRDefault="00226AD8" w:rsidP="00757BF2">
            <w:pPr>
              <w:jc w:val="center"/>
            </w:pPr>
            <w:r w:rsidRPr="00D3445C">
              <w:t>8560</w:t>
            </w:r>
          </w:p>
        </w:tc>
      </w:tr>
      <w:tr w:rsidR="00226AD8" w:rsidRPr="00226AD8" w14:paraId="0A25BCF2" w14:textId="77777777" w:rsidTr="00226AD8">
        <w:tc>
          <w:tcPr>
            <w:tcW w:w="1413" w:type="dxa"/>
          </w:tcPr>
          <w:p w14:paraId="0BA2615A" w14:textId="52250C3B" w:rsidR="00226AD8" w:rsidRPr="00226AD8" w:rsidRDefault="00226AD8" w:rsidP="00757BF2">
            <w:pPr>
              <w:jc w:val="center"/>
            </w:pPr>
          </w:p>
        </w:tc>
        <w:tc>
          <w:tcPr>
            <w:tcW w:w="709" w:type="dxa"/>
          </w:tcPr>
          <w:p w14:paraId="2CDB1FE8" w14:textId="1BB92F4B" w:rsidR="00226AD8" w:rsidRPr="00226AD8" w:rsidRDefault="00226AD8" w:rsidP="00757BF2">
            <w:pPr>
              <w:jc w:val="center"/>
              <w:rPr>
                <w:lang w:val="en-US"/>
              </w:rPr>
            </w:pPr>
            <w:r w:rsidRPr="00226AD8">
              <w:rPr>
                <w:lang w:val="en-US"/>
              </w:rPr>
              <w:t>F</w:t>
            </w:r>
          </w:p>
        </w:tc>
        <w:tc>
          <w:tcPr>
            <w:tcW w:w="1842" w:type="dxa"/>
          </w:tcPr>
          <w:p w14:paraId="7117D402" w14:textId="1EFCA997" w:rsidR="00226AD8" w:rsidRPr="00226AD8" w:rsidRDefault="00226AD8" w:rsidP="00757BF2">
            <w:pPr>
              <w:jc w:val="center"/>
            </w:pPr>
            <w:r w:rsidRPr="00D3445C">
              <w:t>79500</w:t>
            </w:r>
          </w:p>
        </w:tc>
        <w:tc>
          <w:tcPr>
            <w:tcW w:w="1701" w:type="dxa"/>
          </w:tcPr>
          <w:p w14:paraId="6F7D72F0" w14:textId="75D9D9C4" w:rsidR="00226AD8" w:rsidRPr="00226AD8" w:rsidRDefault="00226AD8" w:rsidP="00757BF2">
            <w:pPr>
              <w:jc w:val="center"/>
            </w:pPr>
            <w:r w:rsidRPr="00D3445C">
              <w:t>64900</w:t>
            </w:r>
          </w:p>
        </w:tc>
        <w:tc>
          <w:tcPr>
            <w:tcW w:w="1843" w:type="dxa"/>
            <w:vAlign w:val="center"/>
          </w:tcPr>
          <w:p w14:paraId="018D8948" w14:textId="4D941D1D" w:rsidR="00226AD8" w:rsidRPr="00226AD8" w:rsidRDefault="00226AD8" w:rsidP="00226AD8">
            <w:pPr>
              <w:jc w:val="center"/>
            </w:pPr>
            <w:r w:rsidRPr="00D3445C">
              <w:t>10800</w:t>
            </w:r>
          </w:p>
        </w:tc>
        <w:tc>
          <w:tcPr>
            <w:tcW w:w="1843" w:type="dxa"/>
          </w:tcPr>
          <w:p w14:paraId="3AAF58B3" w14:textId="1F8089A5" w:rsidR="00226AD8" w:rsidRPr="00226AD8" w:rsidRDefault="00226AD8" w:rsidP="00226AD8">
            <w:pPr>
              <w:jc w:val="center"/>
            </w:pPr>
            <w:r w:rsidRPr="00D3445C">
              <w:t>8020</w:t>
            </w:r>
          </w:p>
        </w:tc>
      </w:tr>
      <w:tr w:rsidR="00226AD8" w:rsidRPr="00226AD8" w14:paraId="4D398F26" w14:textId="77777777" w:rsidTr="00226AD8">
        <w:tc>
          <w:tcPr>
            <w:tcW w:w="1413" w:type="dxa"/>
          </w:tcPr>
          <w:p w14:paraId="6A6FD55C" w14:textId="2B23C1AD" w:rsidR="00226AD8" w:rsidRPr="00226AD8" w:rsidRDefault="00226AD8" w:rsidP="00757BF2">
            <w:pPr>
              <w:jc w:val="center"/>
            </w:pPr>
            <w:r w:rsidRPr="00226AD8">
              <w:t>300</w:t>
            </w:r>
          </w:p>
        </w:tc>
        <w:tc>
          <w:tcPr>
            <w:tcW w:w="709" w:type="dxa"/>
          </w:tcPr>
          <w:p w14:paraId="5F592C1F" w14:textId="662A3CB6" w:rsidR="00226AD8" w:rsidRPr="00226AD8" w:rsidRDefault="00226AD8" w:rsidP="00757BF2">
            <w:pPr>
              <w:jc w:val="center"/>
              <w:rPr>
                <w:lang w:val="en-US"/>
              </w:rPr>
            </w:pPr>
            <w:r w:rsidRPr="00226AD8">
              <w:rPr>
                <w:lang w:val="en-US"/>
              </w:rPr>
              <w:t>M</w:t>
            </w:r>
          </w:p>
        </w:tc>
        <w:tc>
          <w:tcPr>
            <w:tcW w:w="1842" w:type="dxa"/>
          </w:tcPr>
          <w:p w14:paraId="7AFE8B35" w14:textId="44B473D1" w:rsidR="00226AD8" w:rsidRPr="00226AD8" w:rsidRDefault="00226AD8" w:rsidP="00757BF2">
            <w:pPr>
              <w:jc w:val="center"/>
            </w:pPr>
            <w:r w:rsidRPr="00D3445C">
              <w:t>122000</w:t>
            </w:r>
          </w:p>
        </w:tc>
        <w:tc>
          <w:tcPr>
            <w:tcW w:w="1701" w:type="dxa"/>
          </w:tcPr>
          <w:p w14:paraId="122F6A51" w14:textId="1023280B" w:rsidR="00226AD8" w:rsidRPr="00226AD8" w:rsidRDefault="00226AD8" w:rsidP="00757BF2">
            <w:pPr>
              <w:jc w:val="center"/>
            </w:pPr>
            <w:r w:rsidRPr="00D3445C">
              <w:t>86700</w:t>
            </w:r>
          </w:p>
        </w:tc>
        <w:tc>
          <w:tcPr>
            <w:tcW w:w="1843" w:type="dxa"/>
          </w:tcPr>
          <w:p w14:paraId="400E54DB" w14:textId="0E11CA83" w:rsidR="00226AD8" w:rsidRPr="00226AD8" w:rsidRDefault="00226AD8" w:rsidP="00226AD8">
            <w:pPr>
              <w:jc w:val="center"/>
            </w:pPr>
            <w:r w:rsidRPr="00D3445C">
              <w:t>12300</w:t>
            </w:r>
          </w:p>
        </w:tc>
        <w:tc>
          <w:tcPr>
            <w:tcW w:w="1843" w:type="dxa"/>
          </w:tcPr>
          <w:p w14:paraId="00DA2E94" w14:textId="073F3F20" w:rsidR="00226AD8" w:rsidRPr="00226AD8" w:rsidRDefault="00226AD8" w:rsidP="00226AD8">
            <w:pPr>
              <w:jc w:val="center"/>
            </w:pPr>
            <w:r w:rsidRPr="00D3445C">
              <w:t>7720</w:t>
            </w:r>
          </w:p>
        </w:tc>
      </w:tr>
      <w:tr w:rsidR="00226AD8" w:rsidRPr="00226AD8" w14:paraId="4DD12528" w14:textId="77777777" w:rsidTr="00226AD8">
        <w:tc>
          <w:tcPr>
            <w:tcW w:w="1413" w:type="dxa"/>
          </w:tcPr>
          <w:p w14:paraId="1CD6C07C" w14:textId="77777777" w:rsidR="00226AD8" w:rsidRPr="00226AD8" w:rsidRDefault="00226AD8" w:rsidP="00757BF2">
            <w:pPr>
              <w:jc w:val="center"/>
            </w:pPr>
          </w:p>
        </w:tc>
        <w:tc>
          <w:tcPr>
            <w:tcW w:w="709" w:type="dxa"/>
          </w:tcPr>
          <w:p w14:paraId="75A317E1" w14:textId="2A580991" w:rsidR="00226AD8" w:rsidRPr="00226AD8" w:rsidRDefault="00226AD8" w:rsidP="00757BF2">
            <w:pPr>
              <w:jc w:val="center"/>
              <w:rPr>
                <w:lang w:val="en-US"/>
              </w:rPr>
            </w:pPr>
            <w:r w:rsidRPr="00226AD8">
              <w:rPr>
                <w:lang w:val="en-US"/>
              </w:rPr>
              <w:t>F</w:t>
            </w:r>
          </w:p>
        </w:tc>
        <w:tc>
          <w:tcPr>
            <w:tcW w:w="1842" w:type="dxa"/>
          </w:tcPr>
          <w:p w14:paraId="0CD813D8" w14:textId="17B844E2" w:rsidR="00226AD8" w:rsidRPr="00226AD8" w:rsidRDefault="00226AD8" w:rsidP="00757BF2">
            <w:pPr>
              <w:jc w:val="center"/>
            </w:pPr>
            <w:r w:rsidRPr="00D3445C">
              <w:t>105000</w:t>
            </w:r>
          </w:p>
        </w:tc>
        <w:tc>
          <w:tcPr>
            <w:tcW w:w="1701" w:type="dxa"/>
          </w:tcPr>
          <w:p w14:paraId="587DF7BF" w14:textId="6D5499A5" w:rsidR="00226AD8" w:rsidRPr="00226AD8" w:rsidRDefault="00226AD8" w:rsidP="00757BF2">
            <w:pPr>
              <w:jc w:val="center"/>
            </w:pPr>
            <w:r w:rsidRPr="00D3445C">
              <w:t>82300</w:t>
            </w:r>
          </w:p>
        </w:tc>
        <w:tc>
          <w:tcPr>
            <w:tcW w:w="1843" w:type="dxa"/>
          </w:tcPr>
          <w:p w14:paraId="73962FA7" w14:textId="263A40FB" w:rsidR="00226AD8" w:rsidRPr="00226AD8" w:rsidRDefault="00226AD8" w:rsidP="00226AD8">
            <w:pPr>
              <w:jc w:val="center"/>
            </w:pPr>
            <w:r w:rsidRPr="00D3445C">
              <w:t>11800</w:t>
            </w:r>
          </w:p>
        </w:tc>
        <w:tc>
          <w:tcPr>
            <w:tcW w:w="1843" w:type="dxa"/>
          </w:tcPr>
          <w:p w14:paraId="63AF0EA1" w14:textId="2C1B11D6" w:rsidR="00226AD8" w:rsidRPr="00226AD8" w:rsidRDefault="00226AD8" w:rsidP="00226AD8">
            <w:pPr>
              <w:jc w:val="center"/>
            </w:pPr>
            <w:r w:rsidRPr="00D3445C">
              <w:t>11700</w:t>
            </w:r>
          </w:p>
        </w:tc>
      </w:tr>
      <w:tr w:rsidR="00226AD8" w:rsidRPr="00226AD8" w14:paraId="36BFA839" w14:textId="77777777" w:rsidTr="00226AD8">
        <w:tc>
          <w:tcPr>
            <w:tcW w:w="1413" w:type="dxa"/>
          </w:tcPr>
          <w:p w14:paraId="67C71049" w14:textId="2A721AA6" w:rsidR="00226AD8" w:rsidRPr="00226AD8" w:rsidRDefault="00226AD8" w:rsidP="00757BF2">
            <w:pPr>
              <w:jc w:val="center"/>
            </w:pPr>
            <w:r w:rsidRPr="00226AD8">
              <w:t>1500</w:t>
            </w:r>
          </w:p>
        </w:tc>
        <w:tc>
          <w:tcPr>
            <w:tcW w:w="709" w:type="dxa"/>
          </w:tcPr>
          <w:p w14:paraId="5AC8B7F4" w14:textId="7D680C9F" w:rsidR="00226AD8" w:rsidRPr="00226AD8" w:rsidRDefault="00226AD8" w:rsidP="00757BF2">
            <w:pPr>
              <w:jc w:val="center"/>
              <w:rPr>
                <w:lang w:val="en-US"/>
              </w:rPr>
            </w:pPr>
            <w:r w:rsidRPr="00226AD8">
              <w:rPr>
                <w:lang w:val="en-US"/>
              </w:rPr>
              <w:t>M</w:t>
            </w:r>
          </w:p>
        </w:tc>
        <w:tc>
          <w:tcPr>
            <w:tcW w:w="1842" w:type="dxa"/>
          </w:tcPr>
          <w:p w14:paraId="6145FA02" w14:textId="6744375E" w:rsidR="00226AD8" w:rsidRPr="00226AD8" w:rsidRDefault="00226AD8" w:rsidP="00757BF2">
            <w:pPr>
              <w:jc w:val="center"/>
            </w:pPr>
            <w:r w:rsidRPr="00D3445C">
              <w:t>146000</w:t>
            </w:r>
          </w:p>
        </w:tc>
        <w:tc>
          <w:tcPr>
            <w:tcW w:w="1701" w:type="dxa"/>
          </w:tcPr>
          <w:p w14:paraId="54950DEB" w14:textId="743144B4" w:rsidR="00226AD8" w:rsidRPr="00226AD8" w:rsidRDefault="00226AD8" w:rsidP="00757BF2">
            <w:pPr>
              <w:jc w:val="center"/>
            </w:pPr>
            <w:r w:rsidRPr="00D3445C">
              <w:t>170000</w:t>
            </w:r>
          </w:p>
        </w:tc>
        <w:tc>
          <w:tcPr>
            <w:tcW w:w="1843" w:type="dxa"/>
          </w:tcPr>
          <w:p w14:paraId="7543DF7D" w14:textId="0D501C08" w:rsidR="00226AD8" w:rsidRPr="00226AD8" w:rsidRDefault="00226AD8" w:rsidP="00226AD8">
            <w:pPr>
              <w:jc w:val="center"/>
            </w:pPr>
            <w:r w:rsidRPr="00D3445C">
              <w:t>13400</w:t>
            </w:r>
          </w:p>
        </w:tc>
        <w:tc>
          <w:tcPr>
            <w:tcW w:w="1843" w:type="dxa"/>
          </w:tcPr>
          <w:p w14:paraId="47E1A68F" w14:textId="01562735" w:rsidR="00226AD8" w:rsidRPr="00226AD8" w:rsidRDefault="00226AD8" w:rsidP="00226AD8">
            <w:pPr>
              <w:jc w:val="center"/>
            </w:pPr>
            <w:r w:rsidRPr="00D3445C">
              <w:t>14200</w:t>
            </w:r>
          </w:p>
        </w:tc>
      </w:tr>
      <w:tr w:rsidR="00226AD8" w:rsidRPr="00226AD8" w14:paraId="07A10236" w14:textId="77777777" w:rsidTr="00226AD8">
        <w:tc>
          <w:tcPr>
            <w:tcW w:w="1413" w:type="dxa"/>
          </w:tcPr>
          <w:p w14:paraId="60DE1FA1" w14:textId="77777777" w:rsidR="00226AD8" w:rsidRPr="00226AD8" w:rsidRDefault="00226AD8" w:rsidP="00757BF2">
            <w:pPr>
              <w:jc w:val="center"/>
            </w:pPr>
          </w:p>
        </w:tc>
        <w:tc>
          <w:tcPr>
            <w:tcW w:w="709" w:type="dxa"/>
          </w:tcPr>
          <w:p w14:paraId="44705501" w14:textId="0E73D7CB" w:rsidR="00226AD8" w:rsidRPr="00226AD8" w:rsidRDefault="00226AD8" w:rsidP="00757BF2">
            <w:pPr>
              <w:jc w:val="center"/>
              <w:rPr>
                <w:lang w:val="en-US"/>
              </w:rPr>
            </w:pPr>
            <w:r w:rsidRPr="00226AD8">
              <w:rPr>
                <w:lang w:val="en-US"/>
              </w:rPr>
              <w:t>F</w:t>
            </w:r>
          </w:p>
        </w:tc>
        <w:tc>
          <w:tcPr>
            <w:tcW w:w="1842" w:type="dxa"/>
          </w:tcPr>
          <w:p w14:paraId="2479E853" w14:textId="03B461A4" w:rsidR="00226AD8" w:rsidRPr="00226AD8" w:rsidRDefault="00226AD8" w:rsidP="00757BF2">
            <w:pPr>
              <w:jc w:val="center"/>
            </w:pPr>
            <w:r w:rsidRPr="00D3445C">
              <w:t>261000</w:t>
            </w:r>
          </w:p>
        </w:tc>
        <w:tc>
          <w:tcPr>
            <w:tcW w:w="1701" w:type="dxa"/>
          </w:tcPr>
          <w:p w14:paraId="73D26D46" w14:textId="40DE304C" w:rsidR="00226AD8" w:rsidRPr="00226AD8" w:rsidRDefault="00226AD8" w:rsidP="00757BF2">
            <w:pPr>
              <w:jc w:val="center"/>
            </w:pPr>
            <w:r w:rsidRPr="00D3445C">
              <w:t>269000</w:t>
            </w:r>
          </w:p>
        </w:tc>
        <w:tc>
          <w:tcPr>
            <w:tcW w:w="1843" w:type="dxa"/>
          </w:tcPr>
          <w:p w14:paraId="6AB70E50" w14:textId="53ADCA67" w:rsidR="00226AD8" w:rsidRPr="00226AD8" w:rsidRDefault="00226AD8" w:rsidP="00226AD8">
            <w:pPr>
              <w:jc w:val="center"/>
            </w:pPr>
            <w:r w:rsidRPr="00D3445C">
              <w:t>18300</w:t>
            </w:r>
          </w:p>
        </w:tc>
        <w:tc>
          <w:tcPr>
            <w:tcW w:w="1843" w:type="dxa"/>
          </w:tcPr>
          <w:p w14:paraId="0BAD04E2" w14:textId="3200C6E9" w:rsidR="00226AD8" w:rsidRPr="00226AD8" w:rsidRDefault="00226AD8" w:rsidP="00226AD8">
            <w:pPr>
              <w:jc w:val="center"/>
            </w:pPr>
            <w:r w:rsidRPr="00D3445C">
              <w:t>18300</w:t>
            </w:r>
          </w:p>
        </w:tc>
      </w:tr>
      <w:tr w:rsidR="00226AD8" w:rsidRPr="00226AD8" w14:paraId="5FEBBF3E" w14:textId="77777777" w:rsidTr="00226AD8">
        <w:tc>
          <w:tcPr>
            <w:tcW w:w="9351" w:type="dxa"/>
            <w:gridSpan w:val="6"/>
          </w:tcPr>
          <w:p w14:paraId="59B48876" w14:textId="77777777" w:rsidR="00226AD8" w:rsidRPr="00A91BD2" w:rsidRDefault="00226AD8" w:rsidP="00226AD8">
            <w:pPr>
              <w:jc w:val="left"/>
              <w:rPr>
                <w:b/>
                <w:bCs/>
                <w:sz w:val="20"/>
                <w:szCs w:val="20"/>
                <w:rPrChange w:id="1141" w:author="Абрамова Анна Андреевна" w:date="2024-05-15T00:18:00Z">
                  <w:rPr>
                    <w:sz w:val="20"/>
                    <w:szCs w:val="20"/>
                  </w:rPr>
                </w:rPrChange>
              </w:rPr>
            </w:pPr>
            <w:commentRangeStart w:id="1142"/>
            <w:commentRangeStart w:id="1143"/>
            <w:r w:rsidRPr="00A91BD2">
              <w:rPr>
                <w:b/>
                <w:bCs/>
                <w:sz w:val="20"/>
                <w:szCs w:val="20"/>
                <w:rPrChange w:id="1144" w:author="Абрамова Анна Андреевна" w:date="2024-05-15T00:18:00Z">
                  <w:rPr>
                    <w:sz w:val="20"/>
                    <w:szCs w:val="20"/>
                  </w:rPr>
                </w:rPrChange>
              </w:rPr>
              <w:t>Примечание:</w:t>
            </w:r>
            <w:commentRangeEnd w:id="1142"/>
            <w:r w:rsidR="008F40DB" w:rsidRPr="00A91BD2">
              <w:rPr>
                <w:rStyle w:val="CommentReference"/>
                <w:b/>
                <w:bCs/>
                <w:rPrChange w:id="1145" w:author="Абрамова Анна Андреевна" w:date="2024-05-15T00:18:00Z">
                  <w:rPr>
                    <w:rStyle w:val="CommentReference"/>
                  </w:rPr>
                </w:rPrChange>
              </w:rPr>
              <w:commentReference w:id="1142"/>
            </w:r>
            <w:commentRangeEnd w:id="1143"/>
            <w:r w:rsidR="00A91BD2">
              <w:rPr>
                <w:rStyle w:val="CommentReference"/>
                <w:rFonts w:eastAsia="MS Mincho"/>
              </w:rPr>
              <w:commentReference w:id="1143"/>
            </w:r>
          </w:p>
          <w:p w14:paraId="54FF8B5C" w14:textId="21AA792E" w:rsidR="00226AD8" w:rsidRPr="00BC5314" w:rsidRDefault="00226AD8" w:rsidP="00226AD8">
            <w:pPr>
              <w:jc w:val="left"/>
              <w:rPr>
                <w:sz w:val="20"/>
                <w:szCs w:val="20"/>
              </w:rPr>
            </w:pPr>
            <w:r w:rsidRPr="00BC5314">
              <w:rPr>
                <w:sz w:val="20"/>
                <w:szCs w:val="20"/>
              </w:rPr>
              <w:t>М – самцы</w:t>
            </w:r>
          </w:p>
          <w:p w14:paraId="29CAB0C2" w14:textId="62882748" w:rsidR="00226AD8" w:rsidRPr="00226AD8" w:rsidRDefault="00226AD8" w:rsidP="00226AD8">
            <w:pPr>
              <w:jc w:val="left"/>
            </w:pPr>
            <w:r w:rsidRPr="00BC5314">
              <w:rPr>
                <w:sz w:val="20"/>
                <w:szCs w:val="20"/>
              </w:rPr>
              <w:t>F - самки</w:t>
            </w:r>
          </w:p>
        </w:tc>
      </w:tr>
    </w:tbl>
    <w:p w14:paraId="6C66698D" w14:textId="77777777" w:rsidR="00B82750" w:rsidRPr="003F28EB" w:rsidRDefault="00B82750">
      <w:pPr>
        <w:spacing w:after="0" w:line="240" w:lineRule="auto"/>
        <w:contextualSpacing/>
        <w:rPr>
          <w:sz w:val="20"/>
          <w:szCs w:val="20"/>
        </w:rPr>
      </w:pPr>
    </w:p>
    <w:p w14:paraId="2F25A58B" w14:textId="15959584" w:rsidR="00D5301E" w:rsidRPr="008D4EDB" w:rsidRDefault="00343D9A" w:rsidP="008D4EDB">
      <w:pPr>
        <w:spacing w:after="0" w:line="240" w:lineRule="auto"/>
        <w:contextualSpacing/>
      </w:pPr>
      <w:r w:rsidRPr="008D4EDB">
        <w:rPr>
          <w:rStyle w:val="rynqvb"/>
          <w:b/>
        </w:rPr>
        <w:t>Таблица 3-</w:t>
      </w:r>
      <w:ins w:id="1146" w:author="Абрамова Анна Андреевна" w:date="2024-05-17T15:23:00Z">
        <w:r w:rsidR="005E739A">
          <w:rPr>
            <w:rStyle w:val="rynqvb"/>
            <w:b/>
          </w:rPr>
          <w:t>20</w:t>
        </w:r>
      </w:ins>
      <w:del w:id="1147" w:author="Абрамова Анна Андреевна" w:date="2024-05-17T15:23:00Z">
        <w:r w:rsidR="008D4EDB" w:rsidRPr="008D4EDB" w:rsidDel="005E739A">
          <w:rPr>
            <w:rStyle w:val="rynqvb"/>
            <w:b/>
          </w:rPr>
          <w:delText>19</w:delText>
        </w:r>
      </w:del>
      <w:r w:rsidRPr="008D4EDB">
        <w:rPr>
          <w:rStyle w:val="rynqvb"/>
          <w:b/>
        </w:rPr>
        <w:t>.</w:t>
      </w:r>
      <w:r w:rsidRPr="008D4EDB">
        <w:rPr>
          <w:rStyle w:val="rynqvb"/>
        </w:rPr>
        <w:t xml:space="preserve"> </w:t>
      </w:r>
      <w:r w:rsidR="00226AD8" w:rsidRPr="008D4EDB">
        <w:rPr>
          <w:rStyle w:val="rynqvb"/>
        </w:rPr>
        <w:t>Средние</w:t>
      </w:r>
      <w:r w:rsidR="00226AD8" w:rsidRPr="00226AD8">
        <w:rPr>
          <w:rStyle w:val="rynqvb"/>
        </w:rPr>
        <w:t xml:space="preserve"> токсикокинетические параметры велпатасвира в ходе 2</w:t>
      </w:r>
      <w:r w:rsidR="00226AD8">
        <w:rPr>
          <w:rStyle w:val="rynqvb"/>
        </w:rPr>
        <w:t>-</w:t>
      </w:r>
      <w:r w:rsidR="00226AD8" w:rsidRPr="00226AD8">
        <w:rPr>
          <w:rStyle w:val="rynqvb"/>
        </w:rPr>
        <w:t>недельного исследования введения препарата крысам через желудочный зонд</w:t>
      </w:r>
      <w:r w:rsidR="00042947">
        <w:rPr>
          <w:rStyle w:val="rynqvb"/>
        </w:rPr>
        <w:t xml:space="preserve"> </w:t>
      </w:r>
      <w:r w:rsidR="00366553" w:rsidRPr="00366553">
        <w:t>[22].</w:t>
      </w:r>
    </w:p>
    <w:tbl>
      <w:tblPr>
        <w:tblStyle w:val="TableGrid"/>
        <w:tblW w:w="9351" w:type="dxa"/>
        <w:tblLook w:val="04A0" w:firstRow="1" w:lastRow="0" w:firstColumn="1" w:lastColumn="0" w:noHBand="0" w:noVBand="1"/>
        <w:tblPrChange w:id="1148" w:author="Абрамова Анна Андреевна" w:date="2024-05-17T00:55:00Z">
          <w:tblPr>
            <w:tblStyle w:val="TableGrid"/>
            <w:tblW w:w="9351" w:type="dxa"/>
            <w:tblLook w:val="04A0" w:firstRow="1" w:lastRow="0" w:firstColumn="1" w:lastColumn="0" w:noHBand="0" w:noVBand="1"/>
          </w:tblPr>
        </w:tblPrChange>
      </w:tblPr>
      <w:tblGrid>
        <w:gridCol w:w="1413"/>
        <w:gridCol w:w="709"/>
        <w:gridCol w:w="1842"/>
        <w:gridCol w:w="1701"/>
        <w:gridCol w:w="1843"/>
        <w:gridCol w:w="1843"/>
        <w:tblGridChange w:id="1149">
          <w:tblGrid>
            <w:gridCol w:w="1413"/>
            <w:gridCol w:w="709"/>
            <w:gridCol w:w="1842"/>
            <w:gridCol w:w="1701"/>
            <w:gridCol w:w="1843"/>
            <w:gridCol w:w="1843"/>
          </w:tblGrid>
        </w:tblGridChange>
      </w:tblGrid>
      <w:tr w:rsidR="00226AD8" w:rsidRPr="00226AD8" w14:paraId="7D1AA3CE" w14:textId="77777777" w:rsidTr="006764EC">
        <w:trPr>
          <w:trHeight w:val="215"/>
          <w:tblHeader/>
          <w:trPrChange w:id="1150" w:author="Абрамова Анна Андреевна" w:date="2024-05-17T00:55:00Z">
            <w:trPr>
              <w:trHeight w:val="215"/>
            </w:trPr>
          </w:trPrChange>
        </w:trPr>
        <w:tc>
          <w:tcPr>
            <w:tcW w:w="1413" w:type="dxa"/>
            <w:vMerge w:val="restart"/>
            <w:shd w:val="clear" w:color="auto" w:fill="D9D9D9" w:themeFill="background1" w:themeFillShade="D9"/>
            <w:vAlign w:val="center"/>
            <w:tcPrChange w:id="1151" w:author="Абрамова Анна Андреевна" w:date="2024-05-17T00:55:00Z">
              <w:tcPr>
                <w:tcW w:w="1413" w:type="dxa"/>
                <w:vMerge w:val="restart"/>
                <w:shd w:val="clear" w:color="auto" w:fill="D9D9D9" w:themeFill="background1" w:themeFillShade="D9"/>
                <w:vAlign w:val="center"/>
              </w:tcPr>
            </w:tcPrChange>
          </w:tcPr>
          <w:p w14:paraId="3DA3625B" w14:textId="77777777" w:rsidR="00226AD8" w:rsidRPr="00226AD8" w:rsidRDefault="00226AD8" w:rsidP="00A91BD2">
            <w:pPr>
              <w:jc w:val="center"/>
              <w:rPr>
                <w:b/>
              </w:rPr>
            </w:pPr>
            <w:r w:rsidRPr="00226AD8">
              <w:rPr>
                <w:b/>
              </w:rPr>
              <w:t>Доза (мг/кг)</w:t>
            </w:r>
          </w:p>
        </w:tc>
        <w:tc>
          <w:tcPr>
            <w:tcW w:w="709" w:type="dxa"/>
            <w:vMerge w:val="restart"/>
            <w:shd w:val="clear" w:color="auto" w:fill="D9D9D9" w:themeFill="background1" w:themeFillShade="D9"/>
            <w:tcPrChange w:id="1152" w:author="Абрамова Анна Андреевна" w:date="2024-05-17T00:55:00Z">
              <w:tcPr>
                <w:tcW w:w="709" w:type="dxa"/>
                <w:vMerge w:val="restart"/>
                <w:shd w:val="clear" w:color="auto" w:fill="D9D9D9" w:themeFill="background1" w:themeFillShade="D9"/>
              </w:tcPr>
            </w:tcPrChange>
          </w:tcPr>
          <w:p w14:paraId="400124D6" w14:textId="77777777" w:rsidR="00226AD8" w:rsidRPr="00226AD8" w:rsidRDefault="00226AD8" w:rsidP="00A91BD2">
            <w:pPr>
              <w:jc w:val="center"/>
              <w:rPr>
                <w:b/>
                <w:color w:val="000000"/>
              </w:rPr>
            </w:pPr>
            <w:r w:rsidRPr="00226AD8">
              <w:rPr>
                <w:b/>
                <w:color w:val="000000"/>
              </w:rPr>
              <w:t>Пол</w:t>
            </w:r>
          </w:p>
        </w:tc>
        <w:tc>
          <w:tcPr>
            <w:tcW w:w="3543" w:type="dxa"/>
            <w:gridSpan w:val="2"/>
            <w:shd w:val="clear" w:color="auto" w:fill="D9D9D9" w:themeFill="background1" w:themeFillShade="D9"/>
            <w:vAlign w:val="center"/>
            <w:tcPrChange w:id="1153" w:author="Абрамова Анна Андреевна" w:date="2024-05-17T00:55:00Z">
              <w:tcPr>
                <w:tcW w:w="3543" w:type="dxa"/>
                <w:gridSpan w:val="2"/>
                <w:shd w:val="clear" w:color="auto" w:fill="D9D9D9" w:themeFill="background1" w:themeFillShade="D9"/>
                <w:vAlign w:val="center"/>
              </w:tcPr>
            </w:tcPrChange>
          </w:tcPr>
          <w:p w14:paraId="06EEEF2D" w14:textId="79150C7E" w:rsidR="00226AD8" w:rsidRPr="00987EC4" w:rsidRDefault="00226AD8" w:rsidP="00A91BD2">
            <w:pPr>
              <w:jc w:val="center"/>
              <w:rPr>
                <w:b/>
                <w:lang w:val="en-US"/>
              </w:rPr>
            </w:pPr>
            <w:proofErr w:type="gramStart"/>
            <w:r w:rsidRPr="00987EC4">
              <w:rPr>
                <w:b/>
                <w:color w:val="000000"/>
                <w:lang w:val="en-US"/>
              </w:rPr>
              <w:t>AUC</w:t>
            </w:r>
            <w:r w:rsidRPr="00987EC4">
              <w:rPr>
                <w:b/>
                <w:color w:val="000000"/>
                <w:vertAlign w:val="subscript"/>
                <w:lang w:val="en-US"/>
              </w:rPr>
              <w:t>(</w:t>
            </w:r>
            <w:proofErr w:type="gramEnd"/>
            <w:r w:rsidRPr="00987EC4">
              <w:rPr>
                <w:b/>
                <w:color w:val="000000"/>
                <w:vertAlign w:val="subscript"/>
                <w:lang w:val="en-US"/>
              </w:rPr>
              <w:t>0-</w:t>
            </w:r>
            <w:r w:rsidR="00987EC4" w:rsidRPr="00D3445C">
              <w:rPr>
                <w:b/>
                <w:vertAlign w:val="subscript"/>
                <w:lang w:val="en-US"/>
              </w:rPr>
              <w:t xml:space="preserve"> t</w:t>
            </w:r>
            <w:r w:rsidRPr="00987EC4">
              <w:rPr>
                <w:b/>
                <w:color w:val="000000"/>
                <w:vertAlign w:val="subscript"/>
                <w:lang w:val="en-US"/>
              </w:rPr>
              <w:t xml:space="preserve">) </w:t>
            </w:r>
            <w:r w:rsidRPr="00987EC4">
              <w:rPr>
                <w:b/>
                <w:lang w:val="en-US"/>
              </w:rPr>
              <w:t>(</w:t>
            </w:r>
            <w:r w:rsidRPr="00226AD8">
              <w:rPr>
                <w:b/>
              </w:rPr>
              <w:t>нг</w:t>
            </w:r>
            <w:r w:rsidRPr="00987EC4">
              <w:rPr>
                <w:b/>
                <w:lang w:val="en-US"/>
              </w:rPr>
              <w:t>•</w:t>
            </w:r>
            <w:r w:rsidRPr="00226AD8">
              <w:rPr>
                <w:b/>
              </w:rPr>
              <w:t>ч</w:t>
            </w:r>
            <w:r w:rsidRPr="00987EC4">
              <w:rPr>
                <w:b/>
                <w:lang w:val="en-US"/>
              </w:rPr>
              <w:t>/</w:t>
            </w:r>
            <w:r w:rsidRPr="00226AD8">
              <w:rPr>
                <w:b/>
              </w:rPr>
              <w:t>мл</w:t>
            </w:r>
            <w:r w:rsidRPr="00987EC4">
              <w:rPr>
                <w:b/>
                <w:lang w:val="en-US"/>
              </w:rPr>
              <w:t>)</w:t>
            </w:r>
            <w:ins w:id="1154" w:author="Абрамова Анна Андреевна" w:date="2024-05-16T00:21:00Z">
              <w:r w:rsidR="0073473E">
                <w:rPr>
                  <w:b/>
                  <w:vertAlign w:val="superscript"/>
                </w:rPr>
                <w:t>*</w:t>
              </w:r>
            </w:ins>
            <w:del w:id="1155" w:author="Абрамова Анна Андреевна" w:date="2024-05-16T00:21:00Z">
              <w:r w:rsidR="00987EC4" w:rsidRPr="00D3445C" w:rsidDel="0073473E">
                <w:rPr>
                  <w:b/>
                  <w:vertAlign w:val="superscript"/>
                  <w:lang w:val="en-US"/>
                </w:rPr>
                <w:delText>a</w:delText>
              </w:r>
            </w:del>
          </w:p>
        </w:tc>
        <w:tc>
          <w:tcPr>
            <w:tcW w:w="3686" w:type="dxa"/>
            <w:gridSpan w:val="2"/>
            <w:shd w:val="clear" w:color="auto" w:fill="D9D9D9" w:themeFill="background1" w:themeFillShade="D9"/>
            <w:vAlign w:val="center"/>
            <w:tcPrChange w:id="1156" w:author="Абрамова Анна Андреевна" w:date="2024-05-17T00:55:00Z">
              <w:tcPr>
                <w:tcW w:w="3686" w:type="dxa"/>
                <w:gridSpan w:val="2"/>
                <w:shd w:val="clear" w:color="auto" w:fill="D9D9D9" w:themeFill="background1" w:themeFillShade="D9"/>
                <w:vAlign w:val="center"/>
              </w:tcPr>
            </w:tcPrChange>
          </w:tcPr>
          <w:p w14:paraId="175A4520" w14:textId="77777777" w:rsidR="00226AD8" w:rsidRPr="00226AD8" w:rsidRDefault="00226AD8" w:rsidP="00A91BD2">
            <w:pPr>
              <w:jc w:val="center"/>
              <w:rPr>
                <w:b/>
              </w:rPr>
            </w:pPr>
            <w:r w:rsidRPr="00226AD8">
              <w:rPr>
                <w:b/>
              </w:rPr>
              <w:t>С</w:t>
            </w:r>
            <w:r w:rsidRPr="00226AD8">
              <w:rPr>
                <w:b/>
                <w:vertAlign w:val="subscript"/>
                <w:lang w:val="en-US"/>
              </w:rPr>
              <w:t>max</w:t>
            </w:r>
            <w:r w:rsidRPr="00226AD8">
              <w:rPr>
                <w:b/>
                <w:vertAlign w:val="subscript"/>
              </w:rPr>
              <w:t xml:space="preserve"> </w:t>
            </w:r>
            <w:r w:rsidRPr="00226AD8">
              <w:rPr>
                <w:b/>
              </w:rPr>
              <w:t>(нг/мл)</w:t>
            </w:r>
          </w:p>
        </w:tc>
      </w:tr>
      <w:tr w:rsidR="00226AD8" w:rsidRPr="00226AD8" w14:paraId="5D4ECD44" w14:textId="77777777" w:rsidTr="006764EC">
        <w:trPr>
          <w:trHeight w:val="214"/>
          <w:tblHeader/>
          <w:trPrChange w:id="1157" w:author="Абрамова Анна Андреевна" w:date="2024-05-17T00:55:00Z">
            <w:trPr>
              <w:trHeight w:val="214"/>
            </w:trPr>
          </w:trPrChange>
        </w:trPr>
        <w:tc>
          <w:tcPr>
            <w:tcW w:w="1413" w:type="dxa"/>
            <w:vMerge/>
            <w:shd w:val="clear" w:color="auto" w:fill="D9D9D9" w:themeFill="background1" w:themeFillShade="D9"/>
            <w:vAlign w:val="center"/>
            <w:tcPrChange w:id="1158" w:author="Абрамова Анна Андреевна" w:date="2024-05-17T00:55:00Z">
              <w:tcPr>
                <w:tcW w:w="1413" w:type="dxa"/>
                <w:vMerge/>
                <w:shd w:val="clear" w:color="auto" w:fill="D9D9D9" w:themeFill="background1" w:themeFillShade="D9"/>
                <w:vAlign w:val="center"/>
              </w:tcPr>
            </w:tcPrChange>
          </w:tcPr>
          <w:p w14:paraId="020B051C" w14:textId="77777777" w:rsidR="00226AD8" w:rsidRPr="00226AD8" w:rsidRDefault="00226AD8" w:rsidP="00A91BD2">
            <w:pPr>
              <w:jc w:val="center"/>
              <w:rPr>
                <w:b/>
              </w:rPr>
            </w:pPr>
          </w:p>
        </w:tc>
        <w:tc>
          <w:tcPr>
            <w:tcW w:w="709" w:type="dxa"/>
            <w:vMerge/>
            <w:shd w:val="clear" w:color="auto" w:fill="D9D9D9" w:themeFill="background1" w:themeFillShade="D9"/>
            <w:tcPrChange w:id="1159" w:author="Абрамова Анна Андреевна" w:date="2024-05-17T00:55:00Z">
              <w:tcPr>
                <w:tcW w:w="709" w:type="dxa"/>
                <w:vMerge/>
                <w:shd w:val="clear" w:color="auto" w:fill="D9D9D9" w:themeFill="background1" w:themeFillShade="D9"/>
              </w:tcPr>
            </w:tcPrChange>
          </w:tcPr>
          <w:p w14:paraId="7BCFAC9B" w14:textId="77777777" w:rsidR="00226AD8" w:rsidRPr="00226AD8" w:rsidRDefault="00226AD8" w:rsidP="00A91BD2">
            <w:pPr>
              <w:jc w:val="center"/>
              <w:rPr>
                <w:b/>
                <w:color w:val="000000"/>
              </w:rPr>
            </w:pPr>
          </w:p>
        </w:tc>
        <w:tc>
          <w:tcPr>
            <w:tcW w:w="1842" w:type="dxa"/>
            <w:shd w:val="clear" w:color="auto" w:fill="D9D9D9" w:themeFill="background1" w:themeFillShade="D9"/>
            <w:vAlign w:val="center"/>
            <w:tcPrChange w:id="1160" w:author="Абрамова Анна Андреевна" w:date="2024-05-17T00:55:00Z">
              <w:tcPr>
                <w:tcW w:w="1842" w:type="dxa"/>
                <w:shd w:val="clear" w:color="auto" w:fill="D9D9D9" w:themeFill="background1" w:themeFillShade="D9"/>
                <w:vAlign w:val="center"/>
              </w:tcPr>
            </w:tcPrChange>
          </w:tcPr>
          <w:p w14:paraId="691DA14E" w14:textId="77777777" w:rsidR="00226AD8" w:rsidRPr="00226AD8" w:rsidRDefault="00226AD8" w:rsidP="00A91BD2">
            <w:pPr>
              <w:jc w:val="center"/>
              <w:rPr>
                <w:b/>
                <w:color w:val="000000"/>
              </w:rPr>
            </w:pPr>
            <w:r w:rsidRPr="00226AD8">
              <w:rPr>
                <w:b/>
                <w:color w:val="000000"/>
                <w:lang w:val="en-US"/>
              </w:rPr>
              <w:t>Д</w:t>
            </w:r>
            <w:r w:rsidRPr="00226AD8">
              <w:rPr>
                <w:b/>
                <w:color w:val="000000"/>
              </w:rPr>
              <w:t>ень 1</w:t>
            </w:r>
          </w:p>
        </w:tc>
        <w:tc>
          <w:tcPr>
            <w:tcW w:w="1701" w:type="dxa"/>
            <w:shd w:val="clear" w:color="auto" w:fill="D9D9D9" w:themeFill="background1" w:themeFillShade="D9"/>
            <w:vAlign w:val="center"/>
            <w:tcPrChange w:id="1161" w:author="Абрамова Анна Андреевна" w:date="2024-05-17T00:55:00Z">
              <w:tcPr>
                <w:tcW w:w="1701" w:type="dxa"/>
                <w:shd w:val="clear" w:color="auto" w:fill="D9D9D9" w:themeFill="background1" w:themeFillShade="D9"/>
                <w:vAlign w:val="center"/>
              </w:tcPr>
            </w:tcPrChange>
          </w:tcPr>
          <w:p w14:paraId="30C22CCA" w14:textId="17FE228F" w:rsidR="00226AD8" w:rsidRPr="00226AD8" w:rsidRDefault="00226AD8" w:rsidP="00A91BD2">
            <w:pPr>
              <w:jc w:val="center"/>
              <w:rPr>
                <w:b/>
                <w:color w:val="000000"/>
              </w:rPr>
            </w:pPr>
            <w:r w:rsidRPr="00226AD8">
              <w:rPr>
                <w:b/>
                <w:color w:val="000000"/>
              </w:rPr>
              <w:t xml:space="preserve">День </w:t>
            </w:r>
            <w:r w:rsidR="00987EC4">
              <w:rPr>
                <w:b/>
                <w:color w:val="000000"/>
              </w:rPr>
              <w:t>14</w:t>
            </w:r>
          </w:p>
        </w:tc>
        <w:tc>
          <w:tcPr>
            <w:tcW w:w="1843" w:type="dxa"/>
            <w:shd w:val="clear" w:color="auto" w:fill="D9D9D9" w:themeFill="background1" w:themeFillShade="D9"/>
            <w:vAlign w:val="center"/>
            <w:tcPrChange w:id="1162" w:author="Абрамова Анна Андреевна" w:date="2024-05-17T00:55:00Z">
              <w:tcPr>
                <w:tcW w:w="1843" w:type="dxa"/>
                <w:shd w:val="clear" w:color="auto" w:fill="D9D9D9" w:themeFill="background1" w:themeFillShade="D9"/>
                <w:vAlign w:val="center"/>
              </w:tcPr>
            </w:tcPrChange>
          </w:tcPr>
          <w:p w14:paraId="243D1A1A" w14:textId="77777777" w:rsidR="00226AD8" w:rsidRPr="00226AD8" w:rsidRDefault="00226AD8" w:rsidP="00A91BD2">
            <w:pPr>
              <w:jc w:val="center"/>
              <w:rPr>
                <w:b/>
              </w:rPr>
            </w:pPr>
            <w:r w:rsidRPr="00226AD8">
              <w:rPr>
                <w:b/>
              </w:rPr>
              <w:t>День 1</w:t>
            </w:r>
          </w:p>
        </w:tc>
        <w:tc>
          <w:tcPr>
            <w:tcW w:w="1843" w:type="dxa"/>
            <w:shd w:val="clear" w:color="auto" w:fill="D9D9D9" w:themeFill="background1" w:themeFillShade="D9"/>
            <w:vAlign w:val="center"/>
            <w:tcPrChange w:id="1163" w:author="Абрамова Анна Андреевна" w:date="2024-05-17T00:55:00Z">
              <w:tcPr>
                <w:tcW w:w="1843" w:type="dxa"/>
                <w:shd w:val="clear" w:color="auto" w:fill="D9D9D9" w:themeFill="background1" w:themeFillShade="D9"/>
                <w:vAlign w:val="center"/>
              </w:tcPr>
            </w:tcPrChange>
          </w:tcPr>
          <w:p w14:paraId="571F0D51" w14:textId="0ACAB883" w:rsidR="00226AD8" w:rsidRPr="00226AD8" w:rsidRDefault="00226AD8" w:rsidP="00A91BD2">
            <w:pPr>
              <w:jc w:val="center"/>
              <w:rPr>
                <w:b/>
              </w:rPr>
            </w:pPr>
            <w:r w:rsidRPr="00226AD8">
              <w:rPr>
                <w:b/>
              </w:rPr>
              <w:t xml:space="preserve">День </w:t>
            </w:r>
            <w:r w:rsidR="00987EC4">
              <w:rPr>
                <w:b/>
              </w:rPr>
              <w:t>14</w:t>
            </w:r>
          </w:p>
        </w:tc>
      </w:tr>
      <w:tr w:rsidR="00226AD8" w:rsidRPr="00226AD8" w14:paraId="55707C60" w14:textId="77777777" w:rsidTr="000B382D">
        <w:tc>
          <w:tcPr>
            <w:tcW w:w="1413" w:type="dxa"/>
          </w:tcPr>
          <w:p w14:paraId="332598AC" w14:textId="32DCFD2F" w:rsidR="00226AD8" w:rsidRPr="00226AD8" w:rsidRDefault="00987EC4" w:rsidP="00A91BD2">
            <w:pPr>
              <w:jc w:val="center"/>
            </w:pPr>
            <w:r>
              <w:t>20</w:t>
            </w:r>
          </w:p>
        </w:tc>
        <w:tc>
          <w:tcPr>
            <w:tcW w:w="709" w:type="dxa"/>
          </w:tcPr>
          <w:p w14:paraId="445ED8B3" w14:textId="77777777" w:rsidR="00226AD8" w:rsidRPr="00226AD8" w:rsidRDefault="00226AD8" w:rsidP="00A91BD2">
            <w:pPr>
              <w:jc w:val="center"/>
              <w:rPr>
                <w:lang w:val="en-US"/>
              </w:rPr>
            </w:pPr>
            <w:r w:rsidRPr="00226AD8">
              <w:rPr>
                <w:lang w:val="en-US"/>
              </w:rPr>
              <w:t>M</w:t>
            </w:r>
          </w:p>
        </w:tc>
        <w:tc>
          <w:tcPr>
            <w:tcW w:w="1842" w:type="dxa"/>
          </w:tcPr>
          <w:p w14:paraId="05AC192E" w14:textId="6DA9B523" w:rsidR="00226AD8" w:rsidRPr="00226AD8" w:rsidRDefault="00987EC4" w:rsidP="00A91BD2">
            <w:pPr>
              <w:jc w:val="center"/>
            </w:pPr>
            <w:r w:rsidRPr="00D3445C">
              <w:t>5263</w:t>
            </w:r>
          </w:p>
        </w:tc>
        <w:tc>
          <w:tcPr>
            <w:tcW w:w="1701" w:type="dxa"/>
          </w:tcPr>
          <w:p w14:paraId="364EBE7F" w14:textId="4BC0CB04" w:rsidR="00226AD8" w:rsidRPr="00226AD8" w:rsidRDefault="00987EC4" w:rsidP="00A91BD2">
            <w:pPr>
              <w:jc w:val="center"/>
            </w:pPr>
            <w:r w:rsidRPr="00D3445C">
              <w:t>5569</w:t>
            </w:r>
          </w:p>
        </w:tc>
        <w:tc>
          <w:tcPr>
            <w:tcW w:w="1843" w:type="dxa"/>
          </w:tcPr>
          <w:p w14:paraId="05EEDE3D" w14:textId="162E34EF" w:rsidR="00226AD8" w:rsidRPr="00226AD8" w:rsidRDefault="00987EC4" w:rsidP="00A91BD2">
            <w:pPr>
              <w:jc w:val="center"/>
            </w:pPr>
            <w:r w:rsidRPr="00D3445C">
              <w:t>597</w:t>
            </w:r>
          </w:p>
        </w:tc>
        <w:tc>
          <w:tcPr>
            <w:tcW w:w="1843" w:type="dxa"/>
          </w:tcPr>
          <w:p w14:paraId="37D0844E" w14:textId="44EBC5A7" w:rsidR="00226AD8" w:rsidRPr="00226AD8" w:rsidRDefault="00987EC4" w:rsidP="00A91BD2">
            <w:pPr>
              <w:jc w:val="center"/>
            </w:pPr>
            <w:r w:rsidRPr="00D3445C">
              <w:t>800</w:t>
            </w:r>
          </w:p>
        </w:tc>
      </w:tr>
      <w:tr w:rsidR="00226AD8" w:rsidRPr="00226AD8" w14:paraId="55223404" w14:textId="77777777" w:rsidTr="000B382D">
        <w:tc>
          <w:tcPr>
            <w:tcW w:w="1413" w:type="dxa"/>
          </w:tcPr>
          <w:p w14:paraId="5760591F" w14:textId="77777777" w:rsidR="00226AD8" w:rsidRPr="00226AD8" w:rsidRDefault="00226AD8" w:rsidP="00A91BD2">
            <w:pPr>
              <w:jc w:val="center"/>
            </w:pPr>
          </w:p>
        </w:tc>
        <w:tc>
          <w:tcPr>
            <w:tcW w:w="709" w:type="dxa"/>
          </w:tcPr>
          <w:p w14:paraId="2647E9D5" w14:textId="77777777" w:rsidR="00226AD8" w:rsidRPr="00226AD8" w:rsidRDefault="00226AD8" w:rsidP="00A91BD2">
            <w:pPr>
              <w:jc w:val="center"/>
              <w:rPr>
                <w:lang w:val="en-US"/>
              </w:rPr>
            </w:pPr>
            <w:r w:rsidRPr="00226AD8">
              <w:rPr>
                <w:lang w:val="en-US"/>
              </w:rPr>
              <w:t>F</w:t>
            </w:r>
          </w:p>
        </w:tc>
        <w:tc>
          <w:tcPr>
            <w:tcW w:w="1842" w:type="dxa"/>
          </w:tcPr>
          <w:p w14:paraId="2FE2559D" w14:textId="0A4D0F7E" w:rsidR="00226AD8" w:rsidRPr="00226AD8" w:rsidRDefault="00987EC4" w:rsidP="00A91BD2">
            <w:pPr>
              <w:jc w:val="center"/>
            </w:pPr>
            <w:r w:rsidRPr="00D3445C">
              <w:t>4522</w:t>
            </w:r>
          </w:p>
        </w:tc>
        <w:tc>
          <w:tcPr>
            <w:tcW w:w="1701" w:type="dxa"/>
          </w:tcPr>
          <w:p w14:paraId="18FB3B95" w14:textId="4B8F8812" w:rsidR="00226AD8" w:rsidRPr="00226AD8" w:rsidRDefault="00987EC4" w:rsidP="00A91BD2">
            <w:pPr>
              <w:jc w:val="center"/>
            </w:pPr>
            <w:r w:rsidRPr="00D3445C">
              <w:t>3193</w:t>
            </w:r>
            <w:ins w:id="1164" w:author="Абрамова Анна Андреевна" w:date="2024-05-16T00:21:00Z">
              <w:r w:rsidR="0073473E">
                <w:rPr>
                  <w:vertAlign w:val="superscript"/>
                </w:rPr>
                <w:t>**</w:t>
              </w:r>
            </w:ins>
            <w:del w:id="1165" w:author="Абрамова Анна Андреевна" w:date="2024-05-16T00:21:00Z">
              <w:r w:rsidRPr="00D3445C" w:rsidDel="0073473E">
                <w:rPr>
                  <w:vertAlign w:val="superscript"/>
                </w:rPr>
                <w:delText>b</w:delText>
              </w:r>
            </w:del>
          </w:p>
        </w:tc>
        <w:tc>
          <w:tcPr>
            <w:tcW w:w="1843" w:type="dxa"/>
            <w:vAlign w:val="center"/>
          </w:tcPr>
          <w:p w14:paraId="79298AE8" w14:textId="595D1196" w:rsidR="00226AD8" w:rsidRPr="00226AD8" w:rsidRDefault="00987EC4" w:rsidP="00A91BD2">
            <w:pPr>
              <w:jc w:val="center"/>
            </w:pPr>
            <w:r w:rsidRPr="00D3445C">
              <w:t>608</w:t>
            </w:r>
          </w:p>
        </w:tc>
        <w:tc>
          <w:tcPr>
            <w:tcW w:w="1843" w:type="dxa"/>
          </w:tcPr>
          <w:p w14:paraId="49C2E6EF" w14:textId="6F4B885C" w:rsidR="00226AD8" w:rsidRPr="00226AD8" w:rsidRDefault="00987EC4" w:rsidP="00A91BD2">
            <w:pPr>
              <w:jc w:val="center"/>
            </w:pPr>
            <w:r w:rsidRPr="00D3445C">
              <w:t>578</w:t>
            </w:r>
          </w:p>
        </w:tc>
      </w:tr>
      <w:tr w:rsidR="00226AD8" w:rsidRPr="00226AD8" w14:paraId="466F6832" w14:textId="77777777" w:rsidTr="000B382D">
        <w:tc>
          <w:tcPr>
            <w:tcW w:w="1413" w:type="dxa"/>
          </w:tcPr>
          <w:p w14:paraId="1C326B73" w14:textId="43907F4D" w:rsidR="00226AD8" w:rsidRPr="00226AD8" w:rsidRDefault="00987EC4" w:rsidP="00A91BD2">
            <w:pPr>
              <w:jc w:val="center"/>
            </w:pPr>
            <w:r>
              <w:t>60</w:t>
            </w:r>
          </w:p>
        </w:tc>
        <w:tc>
          <w:tcPr>
            <w:tcW w:w="709" w:type="dxa"/>
          </w:tcPr>
          <w:p w14:paraId="5550E721" w14:textId="77777777" w:rsidR="00226AD8" w:rsidRPr="00226AD8" w:rsidRDefault="00226AD8" w:rsidP="00A91BD2">
            <w:pPr>
              <w:jc w:val="center"/>
              <w:rPr>
                <w:lang w:val="en-US"/>
              </w:rPr>
            </w:pPr>
            <w:r w:rsidRPr="00226AD8">
              <w:rPr>
                <w:lang w:val="en-US"/>
              </w:rPr>
              <w:t>M</w:t>
            </w:r>
          </w:p>
        </w:tc>
        <w:tc>
          <w:tcPr>
            <w:tcW w:w="1842" w:type="dxa"/>
          </w:tcPr>
          <w:p w14:paraId="1BBFBA5A" w14:textId="0323B496" w:rsidR="00226AD8" w:rsidRPr="00226AD8" w:rsidRDefault="00987EC4" w:rsidP="00A91BD2">
            <w:pPr>
              <w:jc w:val="center"/>
            </w:pPr>
            <w:r w:rsidRPr="00D3445C">
              <w:t>10371</w:t>
            </w:r>
          </w:p>
        </w:tc>
        <w:tc>
          <w:tcPr>
            <w:tcW w:w="1701" w:type="dxa"/>
          </w:tcPr>
          <w:p w14:paraId="255CCE9C" w14:textId="65682854" w:rsidR="00226AD8" w:rsidRPr="00226AD8" w:rsidRDefault="00987EC4" w:rsidP="00A91BD2">
            <w:pPr>
              <w:jc w:val="center"/>
            </w:pPr>
            <w:r w:rsidRPr="00D3445C">
              <w:t>14525</w:t>
            </w:r>
          </w:p>
        </w:tc>
        <w:tc>
          <w:tcPr>
            <w:tcW w:w="1843" w:type="dxa"/>
          </w:tcPr>
          <w:p w14:paraId="746F0E2F" w14:textId="64C018A5" w:rsidR="00226AD8" w:rsidRPr="00226AD8" w:rsidRDefault="00987EC4" w:rsidP="00A91BD2">
            <w:pPr>
              <w:jc w:val="center"/>
            </w:pPr>
            <w:r w:rsidRPr="00D3445C">
              <w:t>914</w:t>
            </w:r>
          </w:p>
        </w:tc>
        <w:tc>
          <w:tcPr>
            <w:tcW w:w="1843" w:type="dxa"/>
          </w:tcPr>
          <w:p w14:paraId="63802745" w14:textId="23FCBE23" w:rsidR="00226AD8" w:rsidRPr="00226AD8" w:rsidRDefault="00987EC4" w:rsidP="00A91BD2">
            <w:pPr>
              <w:jc w:val="center"/>
            </w:pPr>
            <w:r w:rsidRPr="00D3445C">
              <w:t>1323</w:t>
            </w:r>
          </w:p>
        </w:tc>
      </w:tr>
      <w:tr w:rsidR="00226AD8" w:rsidRPr="00226AD8" w14:paraId="1EC080B8" w14:textId="77777777" w:rsidTr="000B382D">
        <w:tc>
          <w:tcPr>
            <w:tcW w:w="1413" w:type="dxa"/>
          </w:tcPr>
          <w:p w14:paraId="3AFD0FBF" w14:textId="77777777" w:rsidR="00226AD8" w:rsidRPr="00226AD8" w:rsidRDefault="00226AD8" w:rsidP="00A91BD2">
            <w:pPr>
              <w:jc w:val="center"/>
            </w:pPr>
          </w:p>
        </w:tc>
        <w:tc>
          <w:tcPr>
            <w:tcW w:w="709" w:type="dxa"/>
          </w:tcPr>
          <w:p w14:paraId="1951D41A" w14:textId="77777777" w:rsidR="00226AD8" w:rsidRPr="00226AD8" w:rsidRDefault="00226AD8" w:rsidP="00A91BD2">
            <w:pPr>
              <w:jc w:val="center"/>
              <w:rPr>
                <w:lang w:val="en-US"/>
              </w:rPr>
            </w:pPr>
            <w:r w:rsidRPr="00226AD8">
              <w:rPr>
                <w:lang w:val="en-US"/>
              </w:rPr>
              <w:t>F</w:t>
            </w:r>
          </w:p>
        </w:tc>
        <w:tc>
          <w:tcPr>
            <w:tcW w:w="1842" w:type="dxa"/>
          </w:tcPr>
          <w:p w14:paraId="7342A862" w14:textId="3272358D" w:rsidR="00226AD8" w:rsidRPr="00226AD8" w:rsidRDefault="00987EC4" w:rsidP="00A91BD2">
            <w:pPr>
              <w:jc w:val="center"/>
            </w:pPr>
            <w:r w:rsidRPr="00D3445C">
              <w:t>9770</w:t>
            </w:r>
          </w:p>
        </w:tc>
        <w:tc>
          <w:tcPr>
            <w:tcW w:w="1701" w:type="dxa"/>
          </w:tcPr>
          <w:p w14:paraId="5F42A79E" w14:textId="55FA6A85" w:rsidR="00226AD8" w:rsidRPr="00226AD8" w:rsidRDefault="00987EC4" w:rsidP="00A91BD2">
            <w:pPr>
              <w:jc w:val="center"/>
            </w:pPr>
            <w:r w:rsidRPr="00D3445C">
              <w:t>8364</w:t>
            </w:r>
          </w:p>
        </w:tc>
        <w:tc>
          <w:tcPr>
            <w:tcW w:w="1843" w:type="dxa"/>
          </w:tcPr>
          <w:p w14:paraId="1B254785" w14:textId="63CA1B1B" w:rsidR="00226AD8" w:rsidRPr="00226AD8" w:rsidRDefault="00987EC4" w:rsidP="00A91BD2">
            <w:pPr>
              <w:jc w:val="center"/>
            </w:pPr>
            <w:r w:rsidRPr="00D3445C">
              <w:t>967</w:t>
            </w:r>
          </w:p>
        </w:tc>
        <w:tc>
          <w:tcPr>
            <w:tcW w:w="1843" w:type="dxa"/>
          </w:tcPr>
          <w:p w14:paraId="00357B1C" w14:textId="3E30B230" w:rsidR="00226AD8" w:rsidRPr="00226AD8" w:rsidRDefault="00987EC4" w:rsidP="00A91BD2">
            <w:pPr>
              <w:jc w:val="center"/>
            </w:pPr>
            <w:r w:rsidRPr="00D3445C">
              <w:t>1018</w:t>
            </w:r>
          </w:p>
        </w:tc>
      </w:tr>
      <w:tr w:rsidR="00226AD8" w:rsidRPr="00226AD8" w14:paraId="05042505" w14:textId="77777777" w:rsidTr="000B382D">
        <w:tc>
          <w:tcPr>
            <w:tcW w:w="1413" w:type="dxa"/>
          </w:tcPr>
          <w:p w14:paraId="5A16D861" w14:textId="66291593" w:rsidR="00226AD8" w:rsidRPr="00226AD8" w:rsidRDefault="00987EC4" w:rsidP="00A91BD2">
            <w:pPr>
              <w:jc w:val="center"/>
            </w:pPr>
            <w:r>
              <w:t>200</w:t>
            </w:r>
          </w:p>
        </w:tc>
        <w:tc>
          <w:tcPr>
            <w:tcW w:w="709" w:type="dxa"/>
          </w:tcPr>
          <w:p w14:paraId="3977D8AE" w14:textId="77777777" w:rsidR="00226AD8" w:rsidRPr="00226AD8" w:rsidRDefault="00226AD8" w:rsidP="00A91BD2">
            <w:pPr>
              <w:jc w:val="center"/>
              <w:rPr>
                <w:lang w:val="en-US"/>
              </w:rPr>
            </w:pPr>
            <w:r w:rsidRPr="00226AD8">
              <w:rPr>
                <w:lang w:val="en-US"/>
              </w:rPr>
              <w:t>M</w:t>
            </w:r>
          </w:p>
        </w:tc>
        <w:tc>
          <w:tcPr>
            <w:tcW w:w="1842" w:type="dxa"/>
          </w:tcPr>
          <w:p w14:paraId="45C06413" w14:textId="3B5ECEA5" w:rsidR="00226AD8" w:rsidRPr="00226AD8" w:rsidRDefault="00987EC4" w:rsidP="00A91BD2">
            <w:pPr>
              <w:jc w:val="center"/>
            </w:pPr>
            <w:r w:rsidRPr="00D3445C">
              <w:t>17285</w:t>
            </w:r>
          </w:p>
        </w:tc>
        <w:tc>
          <w:tcPr>
            <w:tcW w:w="1701" w:type="dxa"/>
          </w:tcPr>
          <w:p w14:paraId="00CC1714" w14:textId="1B41074D" w:rsidR="00226AD8" w:rsidRPr="00226AD8" w:rsidRDefault="00987EC4" w:rsidP="00A91BD2">
            <w:pPr>
              <w:jc w:val="center"/>
            </w:pPr>
            <w:r w:rsidRPr="00D3445C">
              <w:t>21396</w:t>
            </w:r>
          </w:p>
        </w:tc>
        <w:tc>
          <w:tcPr>
            <w:tcW w:w="1843" w:type="dxa"/>
          </w:tcPr>
          <w:p w14:paraId="309E1C81" w14:textId="209E3C96" w:rsidR="00226AD8" w:rsidRPr="00226AD8" w:rsidRDefault="00987EC4" w:rsidP="00A91BD2">
            <w:pPr>
              <w:jc w:val="center"/>
            </w:pPr>
            <w:r w:rsidRPr="00D3445C">
              <w:t>1167</w:t>
            </w:r>
          </w:p>
        </w:tc>
        <w:tc>
          <w:tcPr>
            <w:tcW w:w="1843" w:type="dxa"/>
          </w:tcPr>
          <w:p w14:paraId="3CB84A38" w14:textId="0B5BB7C2" w:rsidR="00226AD8" w:rsidRPr="00226AD8" w:rsidRDefault="00987EC4" w:rsidP="00A91BD2">
            <w:pPr>
              <w:jc w:val="center"/>
            </w:pPr>
            <w:r w:rsidRPr="00D3445C">
              <w:t>1607</w:t>
            </w:r>
          </w:p>
        </w:tc>
      </w:tr>
      <w:tr w:rsidR="00226AD8" w:rsidRPr="00226AD8" w14:paraId="0EB2C3E2" w14:textId="77777777" w:rsidTr="000B382D">
        <w:tc>
          <w:tcPr>
            <w:tcW w:w="1413" w:type="dxa"/>
          </w:tcPr>
          <w:p w14:paraId="0B0CE472" w14:textId="77777777" w:rsidR="00226AD8" w:rsidRPr="00226AD8" w:rsidRDefault="00226AD8" w:rsidP="00A91BD2">
            <w:pPr>
              <w:jc w:val="center"/>
            </w:pPr>
          </w:p>
        </w:tc>
        <w:tc>
          <w:tcPr>
            <w:tcW w:w="709" w:type="dxa"/>
          </w:tcPr>
          <w:p w14:paraId="08A4A2AA" w14:textId="77777777" w:rsidR="00226AD8" w:rsidRPr="00226AD8" w:rsidRDefault="00226AD8" w:rsidP="00A91BD2">
            <w:pPr>
              <w:jc w:val="center"/>
              <w:rPr>
                <w:lang w:val="en-US"/>
              </w:rPr>
            </w:pPr>
            <w:r w:rsidRPr="00226AD8">
              <w:rPr>
                <w:lang w:val="en-US"/>
              </w:rPr>
              <w:t>F</w:t>
            </w:r>
          </w:p>
        </w:tc>
        <w:tc>
          <w:tcPr>
            <w:tcW w:w="1842" w:type="dxa"/>
          </w:tcPr>
          <w:p w14:paraId="2F00FE8B" w14:textId="4207A221" w:rsidR="00226AD8" w:rsidRPr="00226AD8" w:rsidRDefault="00987EC4" w:rsidP="00A91BD2">
            <w:pPr>
              <w:jc w:val="center"/>
            </w:pPr>
            <w:r w:rsidRPr="00D3445C">
              <w:t>15852</w:t>
            </w:r>
          </w:p>
        </w:tc>
        <w:tc>
          <w:tcPr>
            <w:tcW w:w="1701" w:type="dxa"/>
          </w:tcPr>
          <w:p w14:paraId="5431E978" w14:textId="5118D161" w:rsidR="00226AD8" w:rsidRPr="00226AD8" w:rsidRDefault="00987EC4" w:rsidP="00A91BD2">
            <w:pPr>
              <w:jc w:val="center"/>
            </w:pPr>
            <w:r w:rsidRPr="00D3445C">
              <w:t>12865</w:t>
            </w:r>
          </w:p>
        </w:tc>
        <w:tc>
          <w:tcPr>
            <w:tcW w:w="1843" w:type="dxa"/>
          </w:tcPr>
          <w:p w14:paraId="19D68BAB" w14:textId="37882CAC" w:rsidR="00226AD8" w:rsidRPr="00226AD8" w:rsidRDefault="00987EC4" w:rsidP="00A91BD2">
            <w:pPr>
              <w:jc w:val="center"/>
            </w:pPr>
            <w:r w:rsidRPr="00D3445C">
              <w:t>1154</w:t>
            </w:r>
          </w:p>
        </w:tc>
        <w:tc>
          <w:tcPr>
            <w:tcW w:w="1843" w:type="dxa"/>
          </w:tcPr>
          <w:p w14:paraId="56B8E840" w14:textId="72AA52E8" w:rsidR="00226AD8" w:rsidRPr="00226AD8" w:rsidRDefault="00987EC4" w:rsidP="00A91BD2">
            <w:pPr>
              <w:jc w:val="center"/>
            </w:pPr>
            <w:r w:rsidRPr="00D3445C">
              <w:t>1041</w:t>
            </w:r>
          </w:p>
        </w:tc>
      </w:tr>
      <w:tr w:rsidR="00226AD8" w:rsidRPr="00226AD8" w14:paraId="1991B07C" w14:textId="77777777" w:rsidTr="000B382D">
        <w:tc>
          <w:tcPr>
            <w:tcW w:w="9351" w:type="dxa"/>
            <w:gridSpan w:val="6"/>
          </w:tcPr>
          <w:p w14:paraId="7B116667" w14:textId="77777777" w:rsidR="00226AD8" w:rsidRPr="00A91BD2" w:rsidRDefault="00226AD8" w:rsidP="00A91BD2">
            <w:pPr>
              <w:jc w:val="left"/>
              <w:rPr>
                <w:b/>
                <w:bCs/>
                <w:sz w:val="20"/>
                <w:szCs w:val="20"/>
                <w:rPrChange w:id="1166" w:author="Абрамова Анна Андреевна" w:date="2024-05-15T00:19:00Z">
                  <w:rPr>
                    <w:sz w:val="20"/>
                    <w:szCs w:val="20"/>
                  </w:rPr>
                </w:rPrChange>
              </w:rPr>
            </w:pPr>
            <w:r w:rsidRPr="00A91BD2">
              <w:rPr>
                <w:b/>
                <w:bCs/>
                <w:sz w:val="20"/>
                <w:szCs w:val="20"/>
                <w:rPrChange w:id="1167" w:author="Абрамова Анна Андреевна" w:date="2024-05-15T00:19:00Z">
                  <w:rPr>
                    <w:sz w:val="20"/>
                    <w:szCs w:val="20"/>
                  </w:rPr>
                </w:rPrChange>
              </w:rPr>
              <w:lastRenderedPageBreak/>
              <w:t>Примечание:</w:t>
            </w:r>
          </w:p>
          <w:p w14:paraId="65926B30" w14:textId="77777777" w:rsidR="00226AD8" w:rsidRPr="00BC5314" w:rsidRDefault="00226AD8" w:rsidP="00A91BD2">
            <w:pPr>
              <w:jc w:val="left"/>
              <w:rPr>
                <w:sz w:val="20"/>
                <w:szCs w:val="20"/>
              </w:rPr>
            </w:pPr>
            <w:r w:rsidRPr="00BC5314">
              <w:rPr>
                <w:sz w:val="20"/>
                <w:szCs w:val="20"/>
              </w:rPr>
              <w:t>М – самцы</w:t>
            </w:r>
          </w:p>
          <w:p w14:paraId="29C94FA8" w14:textId="79B22F4C" w:rsidR="00226AD8" w:rsidRPr="00BC5314" w:rsidRDefault="00226AD8" w:rsidP="00A91BD2">
            <w:pPr>
              <w:jc w:val="left"/>
              <w:rPr>
                <w:sz w:val="20"/>
                <w:szCs w:val="20"/>
              </w:rPr>
            </w:pPr>
            <w:r w:rsidRPr="00BC5314">
              <w:rPr>
                <w:sz w:val="20"/>
                <w:szCs w:val="20"/>
              </w:rPr>
              <w:t xml:space="preserve">F </w:t>
            </w:r>
            <w:r w:rsidR="00987EC4" w:rsidRPr="00BC5314">
              <w:rPr>
                <w:sz w:val="20"/>
                <w:szCs w:val="20"/>
              </w:rPr>
              <w:t>–</w:t>
            </w:r>
            <w:r w:rsidRPr="00BC5314">
              <w:rPr>
                <w:sz w:val="20"/>
                <w:szCs w:val="20"/>
              </w:rPr>
              <w:t xml:space="preserve"> самки</w:t>
            </w:r>
          </w:p>
          <w:p w14:paraId="43CD6700" w14:textId="53598B0E" w:rsidR="00987EC4" w:rsidRPr="00BC5314" w:rsidRDefault="0073473E" w:rsidP="00A91BD2">
            <w:pPr>
              <w:rPr>
                <w:sz w:val="20"/>
                <w:szCs w:val="20"/>
              </w:rPr>
            </w:pPr>
            <w:ins w:id="1168" w:author="Абрамова Анна Андреевна" w:date="2024-05-16T00:21:00Z">
              <w:r>
                <w:rPr>
                  <w:sz w:val="20"/>
                  <w:szCs w:val="20"/>
                </w:rPr>
                <w:t>*</w:t>
              </w:r>
            </w:ins>
            <w:del w:id="1169" w:author="Абрамова Анна Андреевна" w:date="2024-05-16T00:21:00Z">
              <w:r w:rsidR="00987EC4" w:rsidRPr="00BC5314" w:rsidDel="0073473E">
                <w:rPr>
                  <w:sz w:val="20"/>
                  <w:szCs w:val="20"/>
                </w:rPr>
                <w:delText>a</w:delText>
              </w:r>
            </w:del>
            <w:r w:rsidR="00987EC4" w:rsidRPr="00BC5314">
              <w:rPr>
                <w:sz w:val="20"/>
                <w:szCs w:val="20"/>
              </w:rPr>
              <w:t xml:space="preserve"> последняя временная точка = 24 ч</w:t>
            </w:r>
          </w:p>
          <w:p w14:paraId="3D26EE53" w14:textId="50F400E6" w:rsidR="00987EC4" w:rsidRPr="00226AD8" w:rsidRDefault="0073473E" w:rsidP="00A91BD2">
            <w:ins w:id="1170" w:author="Абрамова Анна Андреевна" w:date="2024-05-16T00:21:00Z">
              <w:r>
                <w:rPr>
                  <w:sz w:val="20"/>
                  <w:szCs w:val="20"/>
                </w:rPr>
                <w:t>**</w:t>
              </w:r>
            </w:ins>
            <w:del w:id="1171" w:author="Абрамова Анна Андреевна" w:date="2024-05-16T00:21:00Z">
              <w:r w:rsidR="00987EC4" w:rsidRPr="00BC5314" w:rsidDel="0073473E">
                <w:rPr>
                  <w:sz w:val="20"/>
                  <w:szCs w:val="20"/>
                </w:rPr>
                <w:delText>b</w:delText>
              </w:r>
            </w:del>
            <w:r w:rsidR="00987EC4" w:rsidRPr="00BC5314">
              <w:rPr>
                <w:sz w:val="20"/>
                <w:szCs w:val="20"/>
              </w:rPr>
              <w:t xml:space="preserve"> последняя временная точка = 12 ч</w:t>
            </w:r>
          </w:p>
        </w:tc>
      </w:tr>
    </w:tbl>
    <w:p w14:paraId="5B433DB6" w14:textId="77777777" w:rsidR="00226AD8" w:rsidDel="006764EC" w:rsidRDefault="00226AD8" w:rsidP="00B41C86">
      <w:pPr>
        <w:spacing w:before="120" w:after="0" w:line="240" w:lineRule="auto"/>
        <w:rPr>
          <w:del w:id="1172" w:author="Абрамова Анна Андреевна" w:date="2024-05-17T00:55:00Z"/>
          <w:b/>
          <w:bCs/>
          <w:color w:val="000000"/>
        </w:rPr>
      </w:pPr>
    </w:p>
    <w:p w14:paraId="2CDD5801" w14:textId="77777777" w:rsidR="006764EC" w:rsidRDefault="006764EC" w:rsidP="00226AD8">
      <w:pPr>
        <w:spacing w:after="0" w:line="240" w:lineRule="auto"/>
        <w:contextualSpacing/>
        <w:rPr>
          <w:ins w:id="1173" w:author="Абрамова Анна Андреевна" w:date="2024-05-17T00:55:00Z"/>
          <w:color w:val="FF0000"/>
        </w:rPr>
      </w:pPr>
    </w:p>
    <w:p w14:paraId="3E6AE54D" w14:textId="2729E830" w:rsidR="00226AD8" w:rsidRPr="00D3445C" w:rsidRDefault="00226AD8" w:rsidP="00B41C86">
      <w:pPr>
        <w:spacing w:before="120" w:after="0" w:line="240" w:lineRule="auto"/>
      </w:pPr>
      <w:r w:rsidRPr="008D4EDB">
        <w:rPr>
          <w:b/>
          <w:bCs/>
          <w:color w:val="000000"/>
        </w:rPr>
        <w:t>Таблица</w:t>
      </w:r>
      <w:r w:rsidR="008D4EDB">
        <w:rPr>
          <w:b/>
          <w:bCs/>
          <w:color w:val="000000"/>
        </w:rPr>
        <w:t xml:space="preserve"> </w:t>
      </w:r>
      <w:r w:rsidR="008D4EDB" w:rsidRPr="008D4EDB">
        <w:rPr>
          <w:b/>
          <w:bCs/>
          <w:color w:val="000000"/>
        </w:rPr>
        <w:t>3-2</w:t>
      </w:r>
      <w:ins w:id="1174" w:author="Абрамова Анна Андреевна" w:date="2024-05-17T15:23:00Z">
        <w:r w:rsidR="005E739A">
          <w:rPr>
            <w:b/>
            <w:bCs/>
            <w:color w:val="000000"/>
          </w:rPr>
          <w:t>1</w:t>
        </w:r>
      </w:ins>
      <w:del w:id="1175" w:author="Абрамова Анна Андреевна" w:date="2024-05-17T15:23:00Z">
        <w:r w:rsidR="008D4EDB" w:rsidRPr="008D4EDB" w:rsidDel="005E739A">
          <w:rPr>
            <w:b/>
            <w:bCs/>
            <w:color w:val="000000"/>
          </w:rPr>
          <w:delText>0</w:delText>
        </w:r>
      </w:del>
      <w:ins w:id="1176" w:author="Абрамова Анна Андреевна" w:date="2024-05-15T00:19:00Z">
        <w:r w:rsidR="00A91BD2">
          <w:rPr>
            <w:b/>
            <w:bCs/>
            <w:color w:val="000000"/>
          </w:rPr>
          <w:t xml:space="preserve">. </w:t>
        </w:r>
      </w:ins>
      <w:del w:id="1177" w:author="Абрамова Анна Андреевна" w:date="2024-05-15T00:19:00Z">
        <w:r w:rsidRPr="008D4EDB" w:rsidDel="00A91BD2">
          <w:rPr>
            <w:b/>
            <w:bCs/>
            <w:color w:val="000000"/>
          </w:rPr>
          <w:delText>:</w:delText>
        </w:r>
        <w:r w:rsidRPr="00D3445C" w:rsidDel="00A91BD2">
          <w:rPr>
            <w:b/>
            <w:bCs/>
            <w:color w:val="000000"/>
          </w:rPr>
          <w:delText xml:space="preserve"> </w:delText>
        </w:r>
      </w:del>
      <w:r w:rsidRPr="00226AD8">
        <w:rPr>
          <w:color w:val="000000"/>
        </w:rPr>
        <w:t>Средние токсикокинетические параметры велпатасвира в ходе 39</w:t>
      </w:r>
      <w:r w:rsidRPr="00226AD8">
        <w:rPr>
          <w:color w:val="000000"/>
        </w:rPr>
        <w:noBreakHyphen/>
        <w:t>недельного исследования введения препарата собакам через желудочный зонд</w:t>
      </w:r>
      <w:r w:rsidR="00042947">
        <w:rPr>
          <w:color w:val="000000"/>
        </w:rPr>
        <w:t xml:space="preserve"> </w:t>
      </w:r>
      <w:r w:rsidR="00366553" w:rsidRPr="00366553">
        <w:t>[22].</w:t>
      </w:r>
    </w:p>
    <w:tbl>
      <w:tblPr>
        <w:tblStyle w:val="TableGrid"/>
        <w:tblW w:w="9351" w:type="dxa"/>
        <w:tblLook w:val="04A0" w:firstRow="1" w:lastRow="0" w:firstColumn="1" w:lastColumn="0" w:noHBand="0" w:noVBand="1"/>
      </w:tblPr>
      <w:tblGrid>
        <w:gridCol w:w="964"/>
        <w:gridCol w:w="813"/>
        <w:gridCol w:w="1349"/>
        <w:gridCol w:w="1110"/>
        <w:gridCol w:w="1288"/>
        <w:gridCol w:w="1269"/>
        <w:gridCol w:w="1282"/>
        <w:gridCol w:w="1276"/>
      </w:tblGrid>
      <w:tr w:rsidR="00987EC4" w:rsidRPr="00226AD8" w14:paraId="2E531D74" w14:textId="77777777" w:rsidTr="00987EC4">
        <w:trPr>
          <w:trHeight w:val="215"/>
        </w:trPr>
        <w:tc>
          <w:tcPr>
            <w:tcW w:w="964" w:type="dxa"/>
            <w:vMerge w:val="restart"/>
            <w:shd w:val="clear" w:color="auto" w:fill="D9D9D9" w:themeFill="background1" w:themeFillShade="D9"/>
            <w:vAlign w:val="center"/>
          </w:tcPr>
          <w:p w14:paraId="6F212E52" w14:textId="77777777" w:rsidR="00987EC4" w:rsidRPr="00226AD8" w:rsidRDefault="00987EC4" w:rsidP="00A91BD2">
            <w:pPr>
              <w:jc w:val="center"/>
              <w:rPr>
                <w:b/>
              </w:rPr>
            </w:pPr>
            <w:r w:rsidRPr="00226AD8">
              <w:rPr>
                <w:b/>
              </w:rPr>
              <w:t>Доза (мг/кг)</w:t>
            </w:r>
          </w:p>
        </w:tc>
        <w:tc>
          <w:tcPr>
            <w:tcW w:w="813" w:type="dxa"/>
            <w:vMerge w:val="restart"/>
            <w:shd w:val="clear" w:color="auto" w:fill="D9D9D9" w:themeFill="background1" w:themeFillShade="D9"/>
          </w:tcPr>
          <w:p w14:paraId="66FADF78" w14:textId="77777777" w:rsidR="00987EC4" w:rsidRPr="00226AD8" w:rsidRDefault="00987EC4" w:rsidP="00A91BD2">
            <w:pPr>
              <w:jc w:val="center"/>
              <w:rPr>
                <w:b/>
                <w:color w:val="000000"/>
              </w:rPr>
            </w:pPr>
            <w:r w:rsidRPr="00226AD8">
              <w:rPr>
                <w:b/>
                <w:color w:val="000000"/>
              </w:rPr>
              <w:t>Пол</w:t>
            </w:r>
          </w:p>
        </w:tc>
        <w:tc>
          <w:tcPr>
            <w:tcW w:w="3747" w:type="dxa"/>
            <w:gridSpan w:val="3"/>
            <w:shd w:val="clear" w:color="auto" w:fill="D9D9D9" w:themeFill="background1" w:themeFillShade="D9"/>
          </w:tcPr>
          <w:p w14:paraId="415BFD26" w14:textId="2ADABF0C" w:rsidR="00987EC4" w:rsidRPr="00987EC4" w:rsidRDefault="00987EC4" w:rsidP="00A91BD2">
            <w:pPr>
              <w:jc w:val="center"/>
              <w:rPr>
                <w:b/>
                <w:lang w:val="en-US"/>
              </w:rPr>
            </w:pPr>
            <w:proofErr w:type="gramStart"/>
            <w:r w:rsidRPr="00987EC4">
              <w:rPr>
                <w:b/>
                <w:color w:val="000000"/>
                <w:lang w:val="en-US"/>
              </w:rPr>
              <w:t>AUC</w:t>
            </w:r>
            <w:r w:rsidRPr="00987EC4">
              <w:rPr>
                <w:b/>
                <w:color w:val="000000"/>
                <w:vertAlign w:val="subscript"/>
                <w:lang w:val="en-US"/>
              </w:rPr>
              <w:t>(</w:t>
            </w:r>
            <w:proofErr w:type="gramEnd"/>
            <w:r w:rsidRPr="00987EC4">
              <w:rPr>
                <w:b/>
                <w:color w:val="000000"/>
                <w:vertAlign w:val="subscript"/>
                <w:lang w:val="en-US"/>
              </w:rPr>
              <w:t>0-</w:t>
            </w:r>
            <w:r w:rsidRPr="00D3445C">
              <w:rPr>
                <w:b/>
                <w:vertAlign w:val="subscript"/>
                <w:lang w:val="en-US"/>
              </w:rPr>
              <w:t xml:space="preserve"> t</w:t>
            </w:r>
            <w:r w:rsidRPr="00987EC4">
              <w:rPr>
                <w:b/>
                <w:color w:val="000000"/>
                <w:vertAlign w:val="subscript"/>
                <w:lang w:val="en-US"/>
              </w:rPr>
              <w:t xml:space="preserve">) </w:t>
            </w:r>
            <w:r w:rsidRPr="00987EC4">
              <w:rPr>
                <w:b/>
                <w:lang w:val="en-US"/>
              </w:rPr>
              <w:t>(</w:t>
            </w:r>
            <w:r w:rsidRPr="00226AD8">
              <w:rPr>
                <w:b/>
              </w:rPr>
              <w:t>нг</w:t>
            </w:r>
            <w:r w:rsidRPr="00987EC4">
              <w:rPr>
                <w:b/>
                <w:lang w:val="en-US"/>
              </w:rPr>
              <w:t>•</w:t>
            </w:r>
            <w:r w:rsidRPr="00226AD8">
              <w:rPr>
                <w:b/>
              </w:rPr>
              <w:t>ч</w:t>
            </w:r>
            <w:r w:rsidRPr="00987EC4">
              <w:rPr>
                <w:b/>
                <w:lang w:val="en-US"/>
              </w:rPr>
              <w:t>/</w:t>
            </w:r>
            <w:r w:rsidRPr="00226AD8">
              <w:rPr>
                <w:b/>
              </w:rPr>
              <w:t>мл</w:t>
            </w:r>
            <w:r w:rsidRPr="00987EC4">
              <w:rPr>
                <w:b/>
                <w:lang w:val="en-US"/>
              </w:rPr>
              <w:t>)</w:t>
            </w:r>
            <w:ins w:id="1178" w:author="Абрамова Анна Андреевна" w:date="2024-05-16T00:21:00Z">
              <w:r w:rsidR="0073473E">
                <w:rPr>
                  <w:b/>
                  <w:vertAlign w:val="superscript"/>
                </w:rPr>
                <w:t>*</w:t>
              </w:r>
            </w:ins>
            <w:del w:id="1179" w:author="Абрамова Анна Андреевна" w:date="2024-05-16T00:21:00Z">
              <w:r w:rsidRPr="00D3445C" w:rsidDel="0073473E">
                <w:rPr>
                  <w:b/>
                  <w:vertAlign w:val="superscript"/>
                  <w:lang w:val="en-US"/>
                </w:rPr>
                <w:delText>a</w:delText>
              </w:r>
            </w:del>
          </w:p>
        </w:tc>
        <w:tc>
          <w:tcPr>
            <w:tcW w:w="3827" w:type="dxa"/>
            <w:gridSpan w:val="3"/>
            <w:shd w:val="clear" w:color="auto" w:fill="D9D9D9" w:themeFill="background1" w:themeFillShade="D9"/>
          </w:tcPr>
          <w:p w14:paraId="010B6CA1" w14:textId="314621A8" w:rsidR="00987EC4" w:rsidRPr="00226AD8" w:rsidRDefault="00987EC4" w:rsidP="00A91BD2">
            <w:pPr>
              <w:jc w:val="center"/>
              <w:rPr>
                <w:b/>
              </w:rPr>
            </w:pPr>
            <w:r w:rsidRPr="00226AD8">
              <w:rPr>
                <w:b/>
              </w:rPr>
              <w:t>С</w:t>
            </w:r>
            <w:r w:rsidRPr="00226AD8">
              <w:rPr>
                <w:b/>
                <w:vertAlign w:val="subscript"/>
                <w:lang w:val="en-US"/>
              </w:rPr>
              <w:t>max</w:t>
            </w:r>
            <w:r w:rsidRPr="00226AD8">
              <w:rPr>
                <w:b/>
                <w:vertAlign w:val="subscript"/>
              </w:rPr>
              <w:t xml:space="preserve"> </w:t>
            </w:r>
            <w:r w:rsidRPr="00226AD8">
              <w:rPr>
                <w:b/>
              </w:rPr>
              <w:t>(нг/мл)</w:t>
            </w:r>
          </w:p>
        </w:tc>
      </w:tr>
      <w:tr w:rsidR="00987EC4" w:rsidRPr="00226AD8" w14:paraId="06D4D5A7" w14:textId="77777777" w:rsidTr="00987EC4">
        <w:trPr>
          <w:trHeight w:val="214"/>
        </w:trPr>
        <w:tc>
          <w:tcPr>
            <w:tcW w:w="964" w:type="dxa"/>
            <w:vMerge/>
            <w:shd w:val="clear" w:color="auto" w:fill="D9D9D9" w:themeFill="background1" w:themeFillShade="D9"/>
            <w:vAlign w:val="center"/>
          </w:tcPr>
          <w:p w14:paraId="459DB120" w14:textId="77777777" w:rsidR="00987EC4" w:rsidRPr="00226AD8" w:rsidRDefault="00987EC4" w:rsidP="00A91BD2">
            <w:pPr>
              <w:jc w:val="center"/>
              <w:rPr>
                <w:b/>
              </w:rPr>
            </w:pPr>
          </w:p>
        </w:tc>
        <w:tc>
          <w:tcPr>
            <w:tcW w:w="813" w:type="dxa"/>
            <w:vMerge/>
            <w:shd w:val="clear" w:color="auto" w:fill="D9D9D9" w:themeFill="background1" w:themeFillShade="D9"/>
          </w:tcPr>
          <w:p w14:paraId="4DA0F0A1" w14:textId="77777777" w:rsidR="00987EC4" w:rsidRPr="00226AD8" w:rsidRDefault="00987EC4" w:rsidP="00A91BD2">
            <w:pPr>
              <w:jc w:val="center"/>
              <w:rPr>
                <w:b/>
                <w:color w:val="000000"/>
              </w:rPr>
            </w:pPr>
          </w:p>
        </w:tc>
        <w:tc>
          <w:tcPr>
            <w:tcW w:w="1349" w:type="dxa"/>
            <w:shd w:val="clear" w:color="auto" w:fill="D9D9D9" w:themeFill="background1" w:themeFillShade="D9"/>
            <w:vAlign w:val="center"/>
          </w:tcPr>
          <w:p w14:paraId="323C241C" w14:textId="77777777" w:rsidR="00987EC4" w:rsidRPr="00226AD8" w:rsidRDefault="00987EC4" w:rsidP="00A91BD2">
            <w:pPr>
              <w:jc w:val="center"/>
              <w:rPr>
                <w:b/>
                <w:color w:val="000000"/>
              </w:rPr>
            </w:pPr>
            <w:r w:rsidRPr="00226AD8">
              <w:rPr>
                <w:b/>
                <w:color w:val="000000"/>
                <w:lang w:val="en-US"/>
              </w:rPr>
              <w:t>Д</w:t>
            </w:r>
            <w:r w:rsidRPr="00226AD8">
              <w:rPr>
                <w:b/>
                <w:color w:val="000000"/>
              </w:rPr>
              <w:t>ень 1</w:t>
            </w:r>
          </w:p>
        </w:tc>
        <w:tc>
          <w:tcPr>
            <w:tcW w:w="1110" w:type="dxa"/>
            <w:shd w:val="clear" w:color="auto" w:fill="D9D9D9" w:themeFill="background1" w:themeFillShade="D9"/>
          </w:tcPr>
          <w:p w14:paraId="2934B2B0" w14:textId="53BB640C" w:rsidR="00987EC4" w:rsidRPr="00226AD8" w:rsidRDefault="00987EC4" w:rsidP="00A91BD2">
            <w:pPr>
              <w:jc w:val="center"/>
              <w:rPr>
                <w:b/>
                <w:color w:val="000000"/>
              </w:rPr>
            </w:pPr>
            <w:r>
              <w:rPr>
                <w:b/>
                <w:color w:val="000000"/>
              </w:rPr>
              <w:t>Неделя 13</w:t>
            </w:r>
          </w:p>
        </w:tc>
        <w:tc>
          <w:tcPr>
            <w:tcW w:w="1288" w:type="dxa"/>
            <w:shd w:val="clear" w:color="auto" w:fill="D9D9D9" w:themeFill="background1" w:themeFillShade="D9"/>
            <w:vAlign w:val="center"/>
          </w:tcPr>
          <w:p w14:paraId="484214EC" w14:textId="34597B59" w:rsidR="00987EC4" w:rsidRPr="00226AD8" w:rsidRDefault="00987EC4" w:rsidP="00A91BD2">
            <w:pPr>
              <w:jc w:val="center"/>
              <w:rPr>
                <w:b/>
                <w:color w:val="000000"/>
              </w:rPr>
            </w:pPr>
            <w:r>
              <w:rPr>
                <w:b/>
                <w:color w:val="000000"/>
              </w:rPr>
              <w:t>Неделя 39</w:t>
            </w:r>
          </w:p>
        </w:tc>
        <w:tc>
          <w:tcPr>
            <w:tcW w:w="1269" w:type="dxa"/>
            <w:shd w:val="clear" w:color="auto" w:fill="D9D9D9" w:themeFill="background1" w:themeFillShade="D9"/>
            <w:vAlign w:val="center"/>
          </w:tcPr>
          <w:p w14:paraId="2A2977E7" w14:textId="77777777" w:rsidR="00987EC4" w:rsidRPr="00226AD8" w:rsidRDefault="00987EC4" w:rsidP="00A91BD2">
            <w:pPr>
              <w:jc w:val="center"/>
              <w:rPr>
                <w:b/>
              </w:rPr>
            </w:pPr>
            <w:r w:rsidRPr="00226AD8">
              <w:rPr>
                <w:b/>
              </w:rPr>
              <w:t>День 1</w:t>
            </w:r>
          </w:p>
        </w:tc>
        <w:tc>
          <w:tcPr>
            <w:tcW w:w="1282" w:type="dxa"/>
            <w:shd w:val="clear" w:color="auto" w:fill="D9D9D9" w:themeFill="background1" w:themeFillShade="D9"/>
          </w:tcPr>
          <w:p w14:paraId="172C3564" w14:textId="5299C78C" w:rsidR="00987EC4" w:rsidRPr="00226AD8" w:rsidRDefault="00987EC4" w:rsidP="00A91BD2">
            <w:pPr>
              <w:jc w:val="center"/>
              <w:rPr>
                <w:b/>
              </w:rPr>
            </w:pPr>
            <w:r>
              <w:rPr>
                <w:b/>
              </w:rPr>
              <w:t xml:space="preserve">Неделя 13 </w:t>
            </w:r>
          </w:p>
        </w:tc>
        <w:tc>
          <w:tcPr>
            <w:tcW w:w="1276" w:type="dxa"/>
            <w:shd w:val="clear" w:color="auto" w:fill="D9D9D9" w:themeFill="background1" w:themeFillShade="D9"/>
            <w:vAlign w:val="center"/>
          </w:tcPr>
          <w:p w14:paraId="13E9AE6A" w14:textId="57EA6E85" w:rsidR="00987EC4" w:rsidRPr="00226AD8" w:rsidRDefault="00987EC4" w:rsidP="00A91BD2">
            <w:pPr>
              <w:jc w:val="center"/>
              <w:rPr>
                <w:b/>
              </w:rPr>
            </w:pPr>
            <w:r>
              <w:rPr>
                <w:b/>
              </w:rPr>
              <w:t>Неделя 39</w:t>
            </w:r>
          </w:p>
        </w:tc>
      </w:tr>
      <w:tr w:rsidR="00987EC4" w:rsidRPr="00226AD8" w14:paraId="448A205C" w14:textId="77777777" w:rsidTr="00987EC4">
        <w:tc>
          <w:tcPr>
            <w:tcW w:w="964" w:type="dxa"/>
          </w:tcPr>
          <w:p w14:paraId="2E152389" w14:textId="2B9C3D36" w:rsidR="00987EC4" w:rsidRPr="00226AD8" w:rsidRDefault="00987EC4" w:rsidP="00A91BD2">
            <w:pPr>
              <w:jc w:val="center"/>
            </w:pPr>
            <w:r>
              <w:t>5</w:t>
            </w:r>
          </w:p>
        </w:tc>
        <w:tc>
          <w:tcPr>
            <w:tcW w:w="813" w:type="dxa"/>
          </w:tcPr>
          <w:p w14:paraId="7C011DA0" w14:textId="77777777" w:rsidR="00987EC4" w:rsidRPr="00226AD8" w:rsidRDefault="00987EC4" w:rsidP="00A91BD2">
            <w:pPr>
              <w:jc w:val="center"/>
              <w:rPr>
                <w:lang w:val="en-US"/>
              </w:rPr>
            </w:pPr>
            <w:r w:rsidRPr="00226AD8">
              <w:rPr>
                <w:lang w:val="en-US"/>
              </w:rPr>
              <w:t>M</w:t>
            </w:r>
          </w:p>
        </w:tc>
        <w:tc>
          <w:tcPr>
            <w:tcW w:w="1349" w:type="dxa"/>
          </w:tcPr>
          <w:p w14:paraId="51DA81AE" w14:textId="2ADDA8C1" w:rsidR="00987EC4" w:rsidRPr="00226AD8" w:rsidRDefault="00D3588B" w:rsidP="00A91BD2">
            <w:pPr>
              <w:jc w:val="center"/>
            </w:pPr>
            <w:r w:rsidRPr="00D3445C">
              <w:t>1880</w:t>
            </w:r>
            <w:ins w:id="1180" w:author="Абрамова Анна Андреевна" w:date="2024-05-16T00:21:00Z">
              <w:r w:rsidR="0073473E">
                <w:rPr>
                  <w:vertAlign w:val="superscript"/>
                </w:rPr>
                <w:t>**</w:t>
              </w:r>
            </w:ins>
            <w:del w:id="1181" w:author="Абрамова Анна Андреевна" w:date="2024-05-16T00:21:00Z">
              <w:r w:rsidRPr="00D3445C" w:rsidDel="0073473E">
                <w:rPr>
                  <w:vertAlign w:val="superscript"/>
                </w:rPr>
                <w:delText>b</w:delText>
              </w:r>
            </w:del>
          </w:p>
        </w:tc>
        <w:tc>
          <w:tcPr>
            <w:tcW w:w="1110" w:type="dxa"/>
          </w:tcPr>
          <w:p w14:paraId="590C2D96" w14:textId="6935AA33" w:rsidR="00987EC4" w:rsidRPr="00D3445C" w:rsidRDefault="00D3588B" w:rsidP="00A91BD2">
            <w:pPr>
              <w:jc w:val="center"/>
            </w:pPr>
            <w:r w:rsidRPr="00D3445C">
              <w:t>1500</w:t>
            </w:r>
            <w:ins w:id="1182" w:author="Абрамова Анна Андреевна" w:date="2024-05-16T00:21:00Z">
              <w:r w:rsidR="0073473E">
                <w:rPr>
                  <w:vertAlign w:val="superscript"/>
                </w:rPr>
                <w:t>**</w:t>
              </w:r>
            </w:ins>
            <w:del w:id="1183" w:author="Абрамова Анна Андреевна" w:date="2024-05-16T00:21:00Z">
              <w:r w:rsidRPr="00D3445C" w:rsidDel="0073473E">
                <w:rPr>
                  <w:vertAlign w:val="superscript"/>
                </w:rPr>
                <w:delText>b</w:delText>
              </w:r>
            </w:del>
          </w:p>
        </w:tc>
        <w:tc>
          <w:tcPr>
            <w:tcW w:w="1288" w:type="dxa"/>
          </w:tcPr>
          <w:p w14:paraId="46ADC21C" w14:textId="5BAC0F82" w:rsidR="00987EC4" w:rsidRPr="00226AD8" w:rsidRDefault="00D3588B" w:rsidP="00A91BD2">
            <w:pPr>
              <w:jc w:val="center"/>
            </w:pPr>
            <w:r w:rsidRPr="00D3445C">
              <w:t>1500</w:t>
            </w:r>
          </w:p>
        </w:tc>
        <w:tc>
          <w:tcPr>
            <w:tcW w:w="1269" w:type="dxa"/>
          </w:tcPr>
          <w:p w14:paraId="12FC741B" w14:textId="37902AFB" w:rsidR="00987EC4" w:rsidRPr="00226AD8" w:rsidRDefault="00D3588B" w:rsidP="00A91BD2">
            <w:pPr>
              <w:jc w:val="center"/>
            </w:pPr>
            <w:r w:rsidRPr="00D3445C">
              <w:t>335</w:t>
            </w:r>
          </w:p>
        </w:tc>
        <w:tc>
          <w:tcPr>
            <w:tcW w:w="1282" w:type="dxa"/>
          </w:tcPr>
          <w:p w14:paraId="731B9D33" w14:textId="102BC777" w:rsidR="00987EC4" w:rsidRPr="00D3445C" w:rsidRDefault="00D3588B" w:rsidP="00A91BD2">
            <w:pPr>
              <w:jc w:val="center"/>
            </w:pPr>
            <w:r w:rsidRPr="00D3445C">
              <w:t>303</w:t>
            </w:r>
          </w:p>
        </w:tc>
        <w:tc>
          <w:tcPr>
            <w:tcW w:w="1276" w:type="dxa"/>
          </w:tcPr>
          <w:p w14:paraId="79FEF1AB" w14:textId="5C8976F5" w:rsidR="00987EC4" w:rsidRPr="00226AD8" w:rsidRDefault="00D3588B" w:rsidP="00A91BD2">
            <w:pPr>
              <w:jc w:val="center"/>
            </w:pPr>
            <w:r w:rsidRPr="00D3445C">
              <w:t>273</w:t>
            </w:r>
          </w:p>
        </w:tc>
      </w:tr>
      <w:tr w:rsidR="00987EC4" w:rsidRPr="00226AD8" w14:paraId="4CAED4C4" w14:textId="77777777" w:rsidTr="00987EC4">
        <w:tc>
          <w:tcPr>
            <w:tcW w:w="964" w:type="dxa"/>
          </w:tcPr>
          <w:p w14:paraId="02085134" w14:textId="77777777" w:rsidR="00987EC4" w:rsidRPr="00226AD8" w:rsidRDefault="00987EC4" w:rsidP="00A91BD2">
            <w:pPr>
              <w:jc w:val="center"/>
            </w:pPr>
          </w:p>
        </w:tc>
        <w:tc>
          <w:tcPr>
            <w:tcW w:w="813" w:type="dxa"/>
          </w:tcPr>
          <w:p w14:paraId="141FDAF6" w14:textId="77777777" w:rsidR="00987EC4" w:rsidRPr="00226AD8" w:rsidRDefault="00987EC4" w:rsidP="00A91BD2">
            <w:pPr>
              <w:jc w:val="center"/>
              <w:rPr>
                <w:lang w:val="en-US"/>
              </w:rPr>
            </w:pPr>
            <w:r w:rsidRPr="00226AD8">
              <w:rPr>
                <w:lang w:val="en-US"/>
              </w:rPr>
              <w:t>F</w:t>
            </w:r>
          </w:p>
        </w:tc>
        <w:tc>
          <w:tcPr>
            <w:tcW w:w="1349" w:type="dxa"/>
          </w:tcPr>
          <w:p w14:paraId="251FC326" w14:textId="391BD929" w:rsidR="00987EC4" w:rsidRPr="00226AD8" w:rsidRDefault="00D3588B" w:rsidP="00A91BD2">
            <w:pPr>
              <w:jc w:val="center"/>
            </w:pPr>
            <w:r w:rsidRPr="00D3445C">
              <w:t>1250</w:t>
            </w:r>
            <w:ins w:id="1184" w:author="Абрамова Анна Андреевна" w:date="2024-05-16T00:21:00Z">
              <w:r w:rsidR="0073473E">
                <w:rPr>
                  <w:vertAlign w:val="superscript"/>
                </w:rPr>
                <w:t>***</w:t>
              </w:r>
            </w:ins>
            <w:del w:id="1185" w:author="Абрамова Анна Андреевна" w:date="2024-05-16T00:21:00Z">
              <w:r w:rsidRPr="00D3445C" w:rsidDel="0073473E">
                <w:rPr>
                  <w:vertAlign w:val="superscript"/>
                </w:rPr>
                <w:delText>c</w:delText>
              </w:r>
            </w:del>
          </w:p>
        </w:tc>
        <w:tc>
          <w:tcPr>
            <w:tcW w:w="1110" w:type="dxa"/>
          </w:tcPr>
          <w:p w14:paraId="32D0094A" w14:textId="2EAD89CE" w:rsidR="00987EC4" w:rsidRPr="00D3445C" w:rsidRDefault="00D3588B" w:rsidP="00A91BD2">
            <w:pPr>
              <w:jc w:val="center"/>
            </w:pPr>
            <w:r w:rsidRPr="00D3445C">
              <w:t>1720</w:t>
            </w:r>
          </w:p>
        </w:tc>
        <w:tc>
          <w:tcPr>
            <w:tcW w:w="1288" w:type="dxa"/>
          </w:tcPr>
          <w:p w14:paraId="4E8E40A0" w14:textId="485FB195" w:rsidR="00987EC4" w:rsidRPr="00226AD8" w:rsidRDefault="00D3588B" w:rsidP="00A91BD2">
            <w:pPr>
              <w:jc w:val="center"/>
            </w:pPr>
            <w:r w:rsidRPr="00D3445C">
              <w:t>1950</w:t>
            </w:r>
          </w:p>
        </w:tc>
        <w:tc>
          <w:tcPr>
            <w:tcW w:w="1269" w:type="dxa"/>
            <w:vAlign w:val="center"/>
          </w:tcPr>
          <w:p w14:paraId="42522054" w14:textId="1A303F29" w:rsidR="00987EC4" w:rsidRPr="00226AD8" w:rsidRDefault="00D3588B" w:rsidP="00A91BD2">
            <w:pPr>
              <w:jc w:val="center"/>
            </w:pPr>
            <w:r w:rsidRPr="00D3445C">
              <w:t>231</w:t>
            </w:r>
          </w:p>
        </w:tc>
        <w:tc>
          <w:tcPr>
            <w:tcW w:w="1282" w:type="dxa"/>
          </w:tcPr>
          <w:p w14:paraId="66A666FA" w14:textId="1FA7EDD6" w:rsidR="00987EC4" w:rsidRPr="00D3445C" w:rsidRDefault="00D3588B" w:rsidP="00A91BD2">
            <w:pPr>
              <w:jc w:val="center"/>
            </w:pPr>
            <w:r w:rsidRPr="00D3445C">
              <w:t>326</w:t>
            </w:r>
          </w:p>
        </w:tc>
        <w:tc>
          <w:tcPr>
            <w:tcW w:w="1276" w:type="dxa"/>
          </w:tcPr>
          <w:p w14:paraId="63AF0710" w14:textId="276897AB" w:rsidR="00987EC4" w:rsidRPr="00226AD8" w:rsidRDefault="00D3588B" w:rsidP="00A91BD2">
            <w:pPr>
              <w:jc w:val="center"/>
            </w:pPr>
            <w:r w:rsidRPr="00D3445C">
              <w:t>356</w:t>
            </w:r>
          </w:p>
        </w:tc>
      </w:tr>
      <w:tr w:rsidR="00987EC4" w:rsidRPr="00226AD8" w14:paraId="3C9486B9" w14:textId="77777777" w:rsidTr="00987EC4">
        <w:tc>
          <w:tcPr>
            <w:tcW w:w="964" w:type="dxa"/>
          </w:tcPr>
          <w:p w14:paraId="6A2548E1" w14:textId="7EC64B11" w:rsidR="00987EC4" w:rsidRPr="00226AD8" w:rsidRDefault="00987EC4" w:rsidP="00A91BD2">
            <w:pPr>
              <w:jc w:val="center"/>
            </w:pPr>
            <w:r>
              <w:t>20</w:t>
            </w:r>
          </w:p>
        </w:tc>
        <w:tc>
          <w:tcPr>
            <w:tcW w:w="813" w:type="dxa"/>
          </w:tcPr>
          <w:p w14:paraId="3369CC3C" w14:textId="77777777" w:rsidR="00987EC4" w:rsidRPr="00226AD8" w:rsidRDefault="00987EC4" w:rsidP="00A91BD2">
            <w:pPr>
              <w:jc w:val="center"/>
              <w:rPr>
                <w:lang w:val="en-US"/>
              </w:rPr>
            </w:pPr>
            <w:r w:rsidRPr="00226AD8">
              <w:rPr>
                <w:lang w:val="en-US"/>
              </w:rPr>
              <w:t>M</w:t>
            </w:r>
          </w:p>
        </w:tc>
        <w:tc>
          <w:tcPr>
            <w:tcW w:w="1349" w:type="dxa"/>
          </w:tcPr>
          <w:p w14:paraId="7CCCF43B" w14:textId="05564986" w:rsidR="00987EC4" w:rsidRPr="00226AD8" w:rsidRDefault="00D3588B" w:rsidP="00A91BD2">
            <w:pPr>
              <w:jc w:val="center"/>
            </w:pPr>
            <w:r w:rsidRPr="00D3445C">
              <w:t>8610</w:t>
            </w:r>
          </w:p>
        </w:tc>
        <w:tc>
          <w:tcPr>
            <w:tcW w:w="1110" w:type="dxa"/>
          </w:tcPr>
          <w:p w14:paraId="329C55B5" w14:textId="7B5BDBD6" w:rsidR="00987EC4" w:rsidRPr="00D3445C" w:rsidRDefault="00D3588B" w:rsidP="00A91BD2">
            <w:pPr>
              <w:jc w:val="center"/>
            </w:pPr>
            <w:r w:rsidRPr="00D3445C">
              <w:t>8700</w:t>
            </w:r>
          </w:p>
        </w:tc>
        <w:tc>
          <w:tcPr>
            <w:tcW w:w="1288" w:type="dxa"/>
          </w:tcPr>
          <w:p w14:paraId="5DC284DA" w14:textId="39B4736D" w:rsidR="00987EC4" w:rsidRPr="00226AD8" w:rsidRDefault="00D3588B" w:rsidP="00A91BD2">
            <w:pPr>
              <w:jc w:val="center"/>
            </w:pPr>
            <w:r w:rsidRPr="00D3445C">
              <w:t>6380</w:t>
            </w:r>
          </w:p>
        </w:tc>
        <w:tc>
          <w:tcPr>
            <w:tcW w:w="1269" w:type="dxa"/>
          </w:tcPr>
          <w:p w14:paraId="0A6F7DFC" w14:textId="43EE095D" w:rsidR="00987EC4" w:rsidRPr="00226AD8" w:rsidRDefault="00D3588B" w:rsidP="00A91BD2">
            <w:pPr>
              <w:jc w:val="center"/>
            </w:pPr>
            <w:r>
              <w:t>946</w:t>
            </w:r>
          </w:p>
        </w:tc>
        <w:tc>
          <w:tcPr>
            <w:tcW w:w="1282" w:type="dxa"/>
          </w:tcPr>
          <w:p w14:paraId="038B852E" w14:textId="7C116DD5" w:rsidR="00987EC4" w:rsidRPr="00D3445C" w:rsidRDefault="00D3588B" w:rsidP="00A91BD2">
            <w:pPr>
              <w:jc w:val="center"/>
            </w:pPr>
            <w:r w:rsidRPr="00D3445C">
              <w:t>929</w:t>
            </w:r>
          </w:p>
        </w:tc>
        <w:tc>
          <w:tcPr>
            <w:tcW w:w="1276" w:type="dxa"/>
          </w:tcPr>
          <w:p w14:paraId="7240D767" w14:textId="7E7D63CC" w:rsidR="00987EC4" w:rsidRPr="00226AD8" w:rsidRDefault="00D3588B" w:rsidP="00A91BD2">
            <w:pPr>
              <w:jc w:val="center"/>
            </w:pPr>
            <w:r w:rsidRPr="00D3445C">
              <w:t>859</w:t>
            </w:r>
          </w:p>
        </w:tc>
      </w:tr>
      <w:tr w:rsidR="00987EC4" w:rsidRPr="00226AD8" w14:paraId="2B4C3D9A" w14:textId="77777777" w:rsidTr="00987EC4">
        <w:tc>
          <w:tcPr>
            <w:tcW w:w="964" w:type="dxa"/>
          </w:tcPr>
          <w:p w14:paraId="29014E3C" w14:textId="77777777" w:rsidR="00987EC4" w:rsidRPr="00226AD8" w:rsidRDefault="00987EC4" w:rsidP="00A91BD2">
            <w:pPr>
              <w:jc w:val="center"/>
            </w:pPr>
          </w:p>
        </w:tc>
        <w:tc>
          <w:tcPr>
            <w:tcW w:w="813" w:type="dxa"/>
          </w:tcPr>
          <w:p w14:paraId="32232445" w14:textId="77777777" w:rsidR="00987EC4" w:rsidRPr="00226AD8" w:rsidRDefault="00987EC4" w:rsidP="00A91BD2">
            <w:pPr>
              <w:jc w:val="center"/>
              <w:rPr>
                <w:lang w:val="en-US"/>
              </w:rPr>
            </w:pPr>
            <w:r w:rsidRPr="00226AD8">
              <w:rPr>
                <w:lang w:val="en-US"/>
              </w:rPr>
              <w:t>F</w:t>
            </w:r>
          </w:p>
        </w:tc>
        <w:tc>
          <w:tcPr>
            <w:tcW w:w="1349" w:type="dxa"/>
          </w:tcPr>
          <w:p w14:paraId="0933480E" w14:textId="64A31DEB" w:rsidR="00987EC4" w:rsidRPr="00226AD8" w:rsidRDefault="00D3588B" w:rsidP="00A91BD2">
            <w:pPr>
              <w:jc w:val="center"/>
            </w:pPr>
            <w:r w:rsidRPr="00D3445C">
              <w:t>10900</w:t>
            </w:r>
          </w:p>
        </w:tc>
        <w:tc>
          <w:tcPr>
            <w:tcW w:w="1110" w:type="dxa"/>
          </w:tcPr>
          <w:p w14:paraId="7AFF00CD" w14:textId="2A120C56" w:rsidR="00987EC4" w:rsidRPr="00D3445C" w:rsidRDefault="00D3588B" w:rsidP="00A91BD2">
            <w:pPr>
              <w:jc w:val="center"/>
            </w:pPr>
            <w:r w:rsidRPr="00D3445C">
              <w:t>10500</w:t>
            </w:r>
          </w:p>
        </w:tc>
        <w:tc>
          <w:tcPr>
            <w:tcW w:w="1288" w:type="dxa"/>
          </w:tcPr>
          <w:p w14:paraId="0F600486" w14:textId="754ABC6D" w:rsidR="00987EC4" w:rsidRPr="00226AD8" w:rsidRDefault="00D3588B" w:rsidP="00A91BD2">
            <w:pPr>
              <w:jc w:val="center"/>
            </w:pPr>
            <w:r w:rsidRPr="00D3445C">
              <w:t>7030</w:t>
            </w:r>
          </w:p>
        </w:tc>
        <w:tc>
          <w:tcPr>
            <w:tcW w:w="1269" w:type="dxa"/>
          </w:tcPr>
          <w:p w14:paraId="719A4E6F" w14:textId="60888D8E" w:rsidR="00987EC4" w:rsidRPr="00226AD8" w:rsidRDefault="00D3588B" w:rsidP="00A91BD2">
            <w:pPr>
              <w:jc w:val="center"/>
            </w:pPr>
            <w:r>
              <w:t>1170</w:t>
            </w:r>
          </w:p>
        </w:tc>
        <w:tc>
          <w:tcPr>
            <w:tcW w:w="1282" w:type="dxa"/>
          </w:tcPr>
          <w:p w14:paraId="5BB2E84F" w14:textId="56AB4CD0" w:rsidR="00987EC4" w:rsidRPr="00D3445C" w:rsidRDefault="00D3588B" w:rsidP="00A91BD2">
            <w:pPr>
              <w:jc w:val="center"/>
            </w:pPr>
            <w:r w:rsidRPr="00D3445C">
              <w:t>1050</w:t>
            </w:r>
          </w:p>
        </w:tc>
        <w:tc>
          <w:tcPr>
            <w:tcW w:w="1276" w:type="dxa"/>
          </w:tcPr>
          <w:p w14:paraId="47BFFCA6" w14:textId="20B00F0F" w:rsidR="00987EC4" w:rsidRPr="00226AD8" w:rsidRDefault="00D3588B" w:rsidP="00A91BD2">
            <w:pPr>
              <w:jc w:val="center"/>
            </w:pPr>
            <w:r w:rsidRPr="00D3445C">
              <w:t>1050</w:t>
            </w:r>
          </w:p>
        </w:tc>
      </w:tr>
      <w:tr w:rsidR="00987EC4" w:rsidRPr="00226AD8" w14:paraId="035C5836" w14:textId="77777777" w:rsidTr="00987EC4">
        <w:tc>
          <w:tcPr>
            <w:tcW w:w="964" w:type="dxa"/>
          </w:tcPr>
          <w:p w14:paraId="26E419DC" w14:textId="4C9A6BC5" w:rsidR="00987EC4" w:rsidRPr="00226AD8" w:rsidRDefault="00D3588B" w:rsidP="00A91BD2">
            <w:pPr>
              <w:jc w:val="center"/>
            </w:pPr>
            <w:r>
              <w:t>100</w:t>
            </w:r>
          </w:p>
        </w:tc>
        <w:tc>
          <w:tcPr>
            <w:tcW w:w="813" w:type="dxa"/>
          </w:tcPr>
          <w:p w14:paraId="17C0C964" w14:textId="77777777" w:rsidR="00987EC4" w:rsidRPr="00226AD8" w:rsidRDefault="00987EC4" w:rsidP="00A91BD2">
            <w:pPr>
              <w:jc w:val="center"/>
              <w:rPr>
                <w:lang w:val="en-US"/>
              </w:rPr>
            </w:pPr>
            <w:r w:rsidRPr="00226AD8">
              <w:rPr>
                <w:lang w:val="en-US"/>
              </w:rPr>
              <w:t>M</w:t>
            </w:r>
          </w:p>
        </w:tc>
        <w:tc>
          <w:tcPr>
            <w:tcW w:w="1349" w:type="dxa"/>
          </w:tcPr>
          <w:p w14:paraId="59FACB35" w14:textId="1190EF0E" w:rsidR="00987EC4" w:rsidRPr="00226AD8" w:rsidRDefault="00D3588B" w:rsidP="00A91BD2">
            <w:pPr>
              <w:jc w:val="center"/>
            </w:pPr>
            <w:r w:rsidRPr="00D3445C">
              <w:t>32800</w:t>
            </w:r>
          </w:p>
        </w:tc>
        <w:tc>
          <w:tcPr>
            <w:tcW w:w="1110" w:type="dxa"/>
          </w:tcPr>
          <w:p w14:paraId="4A50B076" w14:textId="3B7DD912" w:rsidR="00987EC4" w:rsidRPr="00D3445C" w:rsidRDefault="00D3588B" w:rsidP="00A91BD2">
            <w:pPr>
              <w:jc w:val="center"/>
            </w:pPr>
            <w:r w:rsidRPr="00D3445C">
              <w:t>28600</w:t>
            </w:r>
          </w:p>
        </w:tc>
        <w:tc>
          <w:tcPr>
            <w:tcW w:w="1288" w:type="dxa"/>
          </w:tcPr>
          <w:p w14:paraId="05528DD8" w14:textId="730795D8" w:rsidR="00987EC4" w:rsidRPr="00226AD8" w:rsidRDefault="00D3588B" w:rsidP="00A91BD2">
            <w:pPr>
              <w:jc w:val="center"/>
            </w:pPr>
            <w:r w:rsidRPr="00D3445C">
              <w:t>25500</w:t>
            </w:r>
          </w:p>
        </w:tc>
        <w:tc>
          <w:tcPr>
            <w:tcW w:w="1269" w:type="dxa"/>
          </w:tcPr>
          <w:p w14:paraId="4B1845ED" w14:textId="18B4887B" w:rsidR="00987EC4" w:rsidRPr="00226AD8" w:rsidRDefault="00D3588B" w:rsidP="00A91BD2">
            <w:pPr>
              <w:jc w:val="center"/>
            </w:pPr>
            <w:r w:rsidRPr="00D3445C">
              <w:t>2370</w:t>
            </w:r>
          </w:p>
        </w:tc>
        <w:tc>
          <w:tcPr>
            <w:tcW w:w="1282" w:type="dxa"/>
          </w:tcPr>
          <w:p w14:paraId="4E35470C" w14:textId="6E488837" w:rsidR="00987EC4" w:rsidRPr="00D3445C" w:rsidRDefault="00D3588B" w:rsidP="00A91BD2">
            <w:pPr>
              <w:jc w:val="center"/>
            </w:pPr>
            <w:r w:rsidRPr="00D3445C">
              <w:t>2090</w:t>
            </w:r>
          </w:p>
        </w:tc>
        <w:tc>
          <w:tcPr>
            <w:tcW w:w="1276" w:type="dxa"/>
          </w:tcPr>
          <w:p w14:paraId="7D3F603F" w14:textId="42A71A2C" w:rsidR="00987EC4" w:rsidRPr="00226AD8" w:rsidRDefault="00D3588B" w:rsidP="00A91BD2">
            <w:pPr>
              <w:jc w:val="center"/>
            </w:pPr>
            <w:r w:rsidRPr="00D3445C">
              <w:t>1940</w:t>
            </w:r>
          </w:p>
        </w:tc>
      </w:tr>
      <w:tr w:rsidR="00987EC4" w:rsidRPr="00226AD8" w14:paraId="52140724" w14:textId="77777777" w:rsidTr="00987EC4">
        <w:tc>
          <w:tcPr>
            <w:tcW w:w="964" w:type="dxa"/>
          </w:tcPr>
          <w:p w14:paraId="08B0C4BF" w14:textId="77777777" w:rsidR="00987EC4" w:rsidRPr="00226AD8" w:rsidRDefault="00987EC4" w:rsidP="00A91BD2">
            <w:pPr>
              <w:jc w:val="center"/>
            </w:pPr>
          </w:p>
        </w:tc>
        <w:tc>
          <w:tcPr>
            <w:tcW w:w="813" w:type="dxa"/>
          </w:tcPr>
          <w:p w14:paraId="00787E8D" w14:textId="77777777" w:rsidR="00987EC4" w:rsidRPr="00226AD8" w:rsidRDefault="00987EC4" w:rsidP="00A91BD2">
            <w:pPr>
              <w:jc w:val="center"/>
              <w:rPr>
                <w:lang w:val="en-US"/>
              </w:rPr>
            </w:pPr>
            <w:r w:rsidRPr="00226AD8">
              <w:rPr>
                <w:lang w:val="en-US"/>
              </w:rPr>
              <w:t>F</w:t>
            </w:r>
          </w:p>
        </w:tc>
        <w:tc>
          <w:tcPr>
            <w:tcW w:w="1349" w:type="dxa"/>
          </w:tcPr>
          <w:p w14:paraId="299B8C50" w14:textId="14E645C8" w:rsidR="00987EC4" w:rsidRPr="00226AD8" w:rsidRDefault="00D3588B" w:rsidP="00A91BD2">
            <w:pPr>
              <w:jc w:val="center"/>
            </w:pPr>
            <w:r w:rsidRPr="00D3445C">
              <w:t>25300</w:t>
            </w:r>
          </w:p>
        </w:tc>
        <w:tc>
          <w:tcPr>
            <w:tcW w:w="1110" w:type="dxa"/>
          </w:tcPr>
          <w:p w14:paraId="36BCC051" w14:textId="7E56F918" w:rsidR="00987EC4" w:rsidRPr="00D3445C" w:rsidRDefault="00D3588B" w:rsidP="00A91BD2">
            <w:pPr>
              <w:jc w:val="center"/>
            </w:pPr>
            <w:r w:rsidRPr="00D3445C">
              <w:t>31100</w:t>
            </w:r>
          </w:p>
        </w:tc>
        <w:tc>
          <w:tcPr>
            <w:tcW w:w="1288" w:type="dxa"/>
          </w:tcPr>
          <w:p w14:paraId="4F62AF88" w14:textId="2AB34428" w:rsidR="00987EC4" w:rsidRPr="00226AD8" w:rsidRDefault="00D3588B" w:rsidP="00A91BD2">
            <w:pPr>
              <w:jc w:val="center"/>
            </w:pPr>
            <w:r w:rsidRPr="00D3445C">
              <w:t>29800</w:t>
            </w:r>
          </w:p>
        </w:tc>
        <w:tc>
          <w:tcPr>
            <w:tcW w:w="1269" w:type="dxa"/>
          </w:tcPr>
          <w:p w14:paraId="17F4CAEA" w14:textId="5C2F59D4" w:rsidR="00987EC4" w:rsidRPr="00226AD8" w:rsidRDefault="00D3588B" w:rsidP="00A91BD2">
            <w:pPr>
              <w:jc w:val="center"/>
            </w:pPr>
            <w:r w:rsidRPr="00D3445C">
              <w:t>2040</w:t>
            </w:r>
          </w:p>
        </w:tc>
        <w:tc>
          <w:tcPr>
            <w:tcW w:w="1282" w:type="dxa"/>
          </w:tcPr>
          <w:p w14:paraId="551EE29C" w14:textId="048EDCC9" w:rsidR="00987EC4" w:rsidRPr="00D3445C" w:rsidRDefault="00D3588B" w:rsidP="00A91BD2">
            <w:pPr>
              <w:jc w:val="center"/>
            </w:pPr>
            <w:r w:rsidRPr="00D3445C">
              <w:t>2060</w:t>
            </w:r>
          </w:p>
        </w:tc>
        <w:tc>
          <w:tcPr>
            <w:tcW w:w="1276" w:type="dxa"/>
          </w:tcPr>
          <w:p w14:paraId="25192E5A" w14:textId="6E27395B" w:rsidR="00987EC4" w:rsidRPr="00226AD8" w:rsidRDefault="00D3588B" w:rsidP="00A91BD2">
            <w:pPr>
              <w:jc w:val="center"/>
            </w:pPr>
            <w:r w:rsidRPr="00D3445C">
              <w:t>2170</w:t>
            </w:r>
          </w:p>
        </w:tc>
      </w:tr>
      <w:tr w:rsidR="00987EC4" w:rsidRPr="00226AD8" w14:paraId="042116FB" w14:textId="77777777" w:rsidTr="00987EC4">
        <w:tc>
          <w:tcPr>
            <w:tcW w:w="9351" w:type="dxa"/>
            <w:gridSpan w:val="8"/>
          </w:tcPr>
          <w:p w14:paraId="6562BEC0" w14:textId="1CE8515E" w:rsidR="00987EC4" w:rsidRPr="00A91BD2" w:rsidRDefault="00987EC4" w:rsidP="00A91BD2">
            <w:pPr>
              <w:jc w:val="left"/>
              <w:rPr>
                <w:b/>
                <w:bCs/>
                <w:sz w:val="20"/>
                <w:szCs w:val="20"/>
                <w:rPrChange w:id="1186" w:author="Абрамова Анна Андреевна" w:date="2024-05-15T00:19:00Z">
                  <w:rPr>
                    <w:sz w:val="20"/>
                    <w:szCs w:val="20"/>
                  </w:rPr>
                </w:rPrChange>
              </w:rPr>
            </w:pPr>
            <w:r w:rsidRPr="00A91BD2">
              <w:rPr>
                <w:b/>
                <w:bCs/>
                <w:sz w:val="20"/>
                <w:szCs w:val="20"/>
                <w:rPrChange w:id="1187" w:author="Абрамова Анна Андреевна" w:date="2024-05-15T00:19:00Z">
                  <w:rPr>
                    <w:sz w:val="20"/>
                    <w:szCs w:val="20"/>
                  </w:rPr>
                </w:rPrChange>
              </w:rPr>
              <w:t>Примечание:</w:t>
            </w:r>
          </w:p>
          <w:p w14:paraId="183CC151" w14:textId="77777777" w:rsidR="00987EC4" w:rsidRPr="00BC5314" w:rsidRDefault="00987EC4" w:rsidP="00A91BD2">
            <w:pPr>
              <w:jc w:val="left"/>
              <w:rPr>
                <w:sz w:val="20"/>
                <w:szCs w:val="20"/>
              </w:rPr>
            </w:pPr>
            <w:r w:rsidRPr="00BC5314">
              <w:rPr>
                <w:sz w:val="20"/>
                <w:szCs w:val="20"/>
              </w:rPr>
              <w:t>М – самцы</w:t>
            </w:r>
          </w:p>
          <w:p w14:paraId="7557AA90" w14:textId="456CC0D3" w:rsidR="00987EC4" w:rsidRPr="00BC5314" w:rsidRDefault="00987EC4" w:rsidP="00A91BD2">
            <w:pPr>
              <w:jc w:val="left"/>
              <w:rPr>
                <w:sz w:val="20"/>
                <w:szCs w:val="20"/>
              </w:rPr>
            </w:pPr>
            <w:r w:rsidRPr="00BC5314">
              <w:rPr>
                <w:sz w:val="20"/>
                <w:szCs w:val="20"/>
              </w:rPr>
              <w:t>F – самки</w:t>
            </w:r>
          </w:p>
          <w:p w14:paraId="5E345D8B" w14:textId="3A6D2A50" w:rsidR="00987EC4" w:rsidRPr="00BC5314" w:rsidRDefault="0073473E" w:rsidP="00A91BD2">
            <w:pPr>
              <w:rPr>
                <w:sz w:val="20"/>
                <w:szCs w:val="20"/>
              </w:rPr>
            </w:pPr>
            <w:ins w:id="1188" w:author="Абрамова Анна Андреевна" w:date="2024-05-16T00:21:00Z">
              <w:r>
                <w:rPr>
                  <w:sz w:val="20"/>
                  <w:szCs w:val="20"/>
                </w:rPr>
                <w:t>*</w:t>
              </w:r>
            </w:ins>
            <w:del w:id="1189" w:author="Абрамова Анна Андреевна" w:date="2024-05-16T00:21:00Z">
              <w:r w:rsidR="00987EC4" w:rsidRPr="00BC5314" w:rsidDel="0073473E">
                <w:rPr>
                  <w:sz w:val="20"/>
                  <w:szCs w:val="20"/>
                </w:rPr>
                <w:delText>a</w:delText>
              </w:r>
            </w:del>
            <w:r w:rsidR="00987EC4" w:rsidRPr="00BC5314">
              <w:rPr>
                <w:sz w:val="20"/>
                <w:szCs w:val="20"/>
              </w:rPr>
              <w:t xml:space="preserve"> последняя временная точка = 24 ч</w:t>
            </w:r>
          </w:p>
          <w:p w14:paraId="19F5746A" w14:textId="20700BD6" w:rsidR="00987EC4" w:rsidRPr="00BC5314" w:rsidRDefault="0073473E" w:rsidP="00A91BD2">
            <w:pPr>
              <w:rPr>
                <w:sz w:val="20"/>
                <w:szCs w:val="20"/>
              </w:rPr>
            </w:pPr>
            <w:ins w:id="1190" w:author="Абрамова Анна Андреевна" w:date="2024-05-16T00:21:00Z">
              <w:r>
                <w:rPr>
                  <w:sz w:val="20"/>
                  <w:szCs w:val="20"/>
                </w:rPr>
                <w:t>**</w:t>
              </w:r>
            </w:ins>
            <w:del w:id="1191" w:author="Абрамова Анна Андреевна" w:date="2024-05-16T00:21:00Z">
              <w:r w:rsidR="00987EC4" w:rsidRPr="00BC5314" w:rsidDel="0073473E">
                <w:rPr>
                  <w:sz w:val="20"/>
                  <w:szCs w:val="20"/>
                </w:rPr>
                <w:delText>b</w:delText>
              </w:r>
            </w:del>
            <w:r w:rsidR="00987EC4" w:rsidRPr="00BC5314">
              <w:rPr>
                <w:sz w:val="20"/>
                <w:szCs w:val="20"/>
              </w:rPr>
              <w:t xml:space="preserve"> последняя временная точка = 22,3 ч</w:t>
            </w:r>
          </w:p>
          <w:p w14:paraId="6DD0F3AD" w14:textId="775061C2" w:rsidR="00987EC4" w:rsidRPr="00226AD8" w:rsidRDefault="0073473E" w:rsidP="00A91BD2">
            <w:ins w:id="1192" w:author="Абрамова Анна Андреевна" w:date="2024-05-16T00:21:00Z">
              <w:r>
                <w:rPr>
                  <w:sz w:val="20"/>
                  <w:szCs w:val="20"/>
                </w:rPr>
                <w:t>***</w:t>
              </w:r>
            </w:ins>
            <w:del w:id="1193" w:author="Абрамова Анна Андреевна" w:date="2024-05-16T00:21:00Z">
              <w:r w:rsidR="00987EC4" w:rsidRPr="00BC5314" w:rsidDel="0073473E">
                <w:rPr>
                  <w:sz w:val="20"/>
                  <w:szCs w:val="20"/>
                </w:rPr>
                <w:delText>c</w:delText>
              </w:r>
            </w:del>
            <w:r w:rsidR="00987EC4" w:rsidRPr="00BC5314">
              <w:rPr>
                <w:sz w:val="20"/>
                <w:szCs w:val="20"/>
              </w:rPr>
              <w:t xml:space="preserve"> последняя временная точка = 17,1 ч</w:t>
            </w:r>
          </w:p>
        </w:tc>
      </w:tr>
    </w:tbl>
    <w:p w14:paraId="259DAA3D" w14:textId="71969BF9" w:rsidR="005E5D58" w:rsidRPr="009A1819" w:rsidRDefault="00F42555" w:rsidP="00A91BD2">
      <w:pPr>
        <w:pStyle w:val="Heading3"/>
        <w:spacing w:after="240" w:line="240" w:lineRule="auto"/>
        <w:contextualSpacing/>
        <w:rPr>
          <w:rFonts w:ascii="Times New Roman" w:hAnsi="Times New Roman"/>
          <w:szCs w:val="24"/>
        </w:rPr>
      </w:pPr>
      <w:bookmarkStart w:id="1194" w:name="_Toc164609970"/>
      <w:r w:rsidRPr="009A1819">
        <w:rPr>
          <w:rFonts w:ascii="Times New Roman" w:hAnsi="Times New Roman"/>
          <w:szCs w:val="24"/>
        </w:rPr>
        <w:t>3.3.8</w:t>
      </w:r>
      <w:r w:rsidR="00902DE4" w:rsidRPr="009A1819">
        <w:rPr>
          <w:rFonts w:ascii="Times New Roman" w:hAnsi="Times New Roman"/>
          <w:szCs w:val="24"/>
        </w:rPr>
        <w:t xml:space="preserve">. </w:t>
      </w:r>
      <w:r w:rsidR="00781AE0" w:rsidRPr="009A1819">
        <w:rPr>
          <w:rFonts w:ascii="Times New Roman" w:hAnsi="Times New Roman"/>
          <w:szCs w:val="24"/>
        </w:rPr>
        <w:t>Прочие исследования</w:t>
      </w:r>
      <w:bookmarkEnd w:id="1194"/>
    </w:p>
    <w:p w14:paraId="04F1908C" w14:textId="77777777" w:rsidR="005E5D58" w:rsidRPr="00681261" w:rsidRDefault="005E5D58" w:rsidP="00A91BD2">
      <w:pPr>
        <w:spacing w:after="0" w:line="240" w:lineRule="auto"/>
      </w:pPr>
      <w:r w:rsidRPr="00681261">
        <w:rPr>
          <w:b/>
          <w:bCs/>
          <w:color w:val="000000"/>
        </w:rPr>
        <w:t>Антигенность</w:t>
      </w:r>
    </w:p>
    <w:p w14:paraId="026F9DC2" w14:textId="77777777" w:rsidR="00757BF2" w:rsidRDefault="00757BF2" w:rsidP="00A91BD2">
      <w:pPr>
        <w:spacing w:after="0" w:line="240" w:lineRule="auto"/>
        <w:rPr>
          <w:color w:val="000000"/>
        </w:rPr>
      </w:pPr>
    </w:p>
    <w:p w14:paraId="4D2EFFE7" w14:textId="22B097E3" w:rsidR="002F4B0B" w:rsidRPr="00EE124A" w:rsidRDefault="002F4B0B" w:rsidP="00A91BD2">
      <w:pPr>
        <w:spacing w:after="0" w:line="240" w:lineRule="auto"/>
        <w:ind w:firstLine="708"/>
        <w:rPr>
          <w:color w:val="000000"/>
        </w:rPr>
      </w:pPr>
      <w:r w:rsidRPr="002F4B0B">
        <w:rPr>
          <w:color w:val="000000"/>
        </w:rPr>
        <w:t xml:space="preserve">Исследования антигенности </w:t>
      </w:r>
      <w:r w:rsidR="007342DD">
        <w:rPr>
          <w:color w:val="000000"/>
        </w:rPr>
        <w:t>софосбувира</w:t>
      </w:r>
      <w:r w:rsidRPr="002F4B0B">
        <w:rPr>
          <w:color w:val="000000"/>
        </w:rPr>
        <w:t xml:space="preserve"> или </w:t>
      </w:r>
      <w:r w:rsidR="007342DD">
        <w:rPr>
          <w:color w:val="000000"/>
        </w:rPr>
        <w:t>велпатасвира</w:t>
      </w:r>
      <w:r w:rsidRPr="002F4B0B">
        <w:rPr>
          <w:color w:val="000000"/>
        </w:rPr>
        <w:t xml:space="preserve"> не проводились из-за отсутствия у них антигенных свойств. Софосбувир (TX-334-2010) и </w:t>
      </w:r>
      <w:r w:rsidR="007573F4">
        <w:rPr>
          <w:color w:val="000000"/>
        </w:rPr>
        <w:t>велтапасвир</w:t>
      </w:r>
      <w:r w:rsidRPr="002F4B0B">
        <w:rPr>
          <w:color w:val="000000"/>
        </w:rPr>
        <w:t xml:space="preserve"> (TX-281-2041) не продемонстрировали потенциальной сенсибилизации в анализе реакции регионарных лимфоузлов</w:t>
      </w:r>
      <w:r w:rsidR="00042947">
        <w:rPr>
          <w:color w:val="000000"/>
        </w:rPr>
        <w:t xml:space="preserve"> </w:t>
      </w:r>
      <w:r w:rsidR="00366553" w:rsidRPr="00366553">
        <w:rPr>
          <w:color w:val="000000"/>
        </w:rPr>
        <w:t>[23]</w:t>
      </w:r>
      <w:r w:rsidR="00EE124A" w:rsidRPr="00EE124A">
        <w:rPr>
          <w:color w:val="000000"/>
        </w:rPr>
        <w:t>.</w:t>
      </w:r>
    </w:p>
    <w:p w14:paraId="1EA5809B" w14:textId="1F1C1092" w:rsidR="005E5D58" w:rsidRDefault="005E5D58" w:rsidP="00A91BD2">
      <w:pPr>
        <w:spacing w:after="0" w:line="240" w:lineRule="auto"/>
        <w:ind w:firstLine="708"/>
      </w:pPr>
    </w:p>
    <w:p w14:paraId="672BD017" w14:textId="18CE0EC3" w:rsidR="007342DD" w:rsidRDefault="007342DD" w:rsidP="00A91BD2">
      <w:pPr>
        <w:spacing w:after="0" w:line="240" w:lineRule="auto"/>
        <w:rPr>
          <w:ins w:id="1195" w:author="Абрамова Анна Андреевна" w:date="2024-05-15T00:19:00Z"/>
          <w:b/>
          <w:bCs/>
        </w:rPr>
      </w:pPr>
      <w:r w:rsidRPr="007342DD">
        <w:rPr>
          <w:b/>
          <w:bCs/>
        </w:rPr>
        <w:t>Иммунотоксичность</w:t>
      </w:r>
    </w:p>
    <w:p w14:paraId="5DB9111F" w14:textId="77777777" w:rsidR="00A91BD2" w:rsidRDefault="00A91BD2" w:rsidP="00A91BD2">
      <w:pPr>
        <w:spacing w:after="0" w:line="240" w:lineRule="auto"/>
        <w:rPr>
          <w:b/>
          <w:bCs/>
        </w:rPr>
      </w:pPr>
    </w:p>
    <w:p w14:paraId="64C8D8F9" w14:textId="47635C94" w:rsidR="0070539C" w:rsidRDefault="007342DD" w:rsidP="00A91BD2">
      <w:pPr>
        <w:spacing w:after="0" w:line="240" w:lineRule="auto"/>
        <w:ind w:firstLine="708"/>
        <w:rPr>
          <w:color w:val="000000"/>
        </w:rPr>
      </w:pPr>
      <w:r w:rsidRPr="00D3445C">
        <w:rPr>
          <w:color w:val="000000"/>
        </w:rPr>
        <w:t xml:space="preserve">Специфических исследований иммунотоксичности </w:t>
      </w:r>
      <w:r>
        <w:rPr>
          <w:color w:val="000000"/>
        </w:rPr>
        <w:t>софосбувира</w:t>
      </w:r>
      <w:r w:rsidRPr="00D3445C">
        <w:rPr>
          <w:color w:val="000000"/>
        </w:rPr>
        <w:t xml:space="preserve"> или </w:t>
      </w:r>
      <w:r>
        <w:rPr>
          <w:color w:val="000000"/>
        </w:rPr>
        <w:t>велпатасвира</w:t>
      </w:r>
      <w:r w:rsidRPr="00D3445C">
        <w:rPr>
          <w:color w:val="000000"/>
        </w:rPr>
        <w:t xml:space="preserve"> не проводилось</w:t>
      </w:r>
      <w:r w:rsidR="00042947">
        <w:rPr>
          <w:color w:val="000000"/>
        </w:rPr>
        <w:t xml:space="preserve"> </w:t>
      </w:r>
      <w:r w:rsidR="00EE124A" w:rsidRPr="00366553">
        <w:rPr>
          <w:color w:val="000000"/>
        </w:rPr>
        <w:t>[23]</w:t>
      </w:r>
      <w:r w:rsidR="00EE124A" w:rsidRPr="00EE124A">
        <w:rPr>
          <w:color w:val="000000"/>
        </w:rPr>
        <w:t>.</w:t>
      </w:r>
    </w:p>
    <w:p w14:paraId="33614F4E" w14:textId="77777777" w:rsidR="00EE124A" w:rsidRPr="00EE124A" w:rsidRDefault="00EE124A" w:rsidP="00A91BD2">
      <w:pPr>
        <w:spacing w:after="0" w:line="240" w:lineRule="auto"/>
        <w:ind w:firstLine="708"/>
        <w:rPr>
          <w:color w:val="000000"/>
        </w:rPr>
      </w:pPr>
    </w:p>
    <w:p w14:paraId="2B0912BD" w14:textId="0F23A049" w:rsidR="005E5D58" w:rsidRPr="00681261" w:rsidRDefault="005E5D58" w:rsidP="00757BF2">
      <w:pPr>
        <w:spacing w:after="0" w:line="240" w:lineRule="auto"/>
      </w:pPr>
      <w:r w:rsidRPr="00681261">
        <w:rPr>
          <w:b/>
          <w:bCs/>
          <w:color w:val="000000"/>
        </w:rPr>
        <w:t>Зависимость</w:t>
      </w:r>
    </w:p>
    <w:p w14:paraId="14B9B597" w14:textId="77777777" w:rsidR="0070539C" w:rsidRDefault="0070539C" w:rsidP="00757BF2">
      <w:pPr>
        <w:spacing w:after="0" w:line="240" w:lineRule="auto"/>
        <w:ind w:firstLine="708"/>
        <w:rPr>
          <w:color w:val="000000"/>
        </w:rPr>
      </w:pPr>
    </w:p>
    <w:p w14:paraId="1620B7DA" w14:textId="045C8FF7" w:rsidR="005E5D58" w:rsidRPr="00EE124A" w:rsidRDefault="005E5D58" w:rsidP="00EE124A">
      <w:pPr>
        <w:spacing w:after="0" w:line="240" w:lineRule="auto"/>
        <w:ind w:firstLine="708"/>
        <w:rPr>
          <w:color w:val="000000"/>
        </w:rPr>
      </w:pPr>
      <w:r w:rsidRPr="00681261">
        <w:rPr>
          <w:color w:val="000000"/>
        </w:rPr>
        <w:t xml:space="preserve">Результаты </w:t>
      </w:r>
      <w:r w:rsidR="007342DD">
        <w:rPr>
          <w:color w:val="000000"/>
        </w:rPr>
        <w:t xml:space="preserve">исследований </w:t>
      </w:r>
      <w:r w:rsidR="007342DD" w:rsidRPr="007342DD">
        <w:rPr>
          <w:color w:val="000000"/>
        </w:rPr>
        <w:t xml:space="preserve">распределения в тканях с использованием радиоактивно меченного </w:t>
      </w:r>
      <w:r w:rsidR="007342DD">
        <w:rPr>
          <w:color w:val="000000"/>
        </w:rPr>
        <w:t>софосбувира</w:t>
      </w:r>
      <w:r w:rsidR="007342DD" w:rsidRPr="007342DD">
        <w:rPr>
          <w:color w:val="000000"/>
        </w:rPr>
        <w:t xml:space="preserve"> у крыс и собак или </w:t>
      </w:r>
      <w:r w:rsidR="007342DD">
        <w:rPr>
          <w:color w:val="000000"/>
        </w:rPr>
        <w:t>велпатасвира</w:t>
      </w:r>
      <w:r w:rsidR="007342DD" w:rsidRPr="007342DD">
        <w:rPr>
          <w:color w:val="000000"/>
        </w:rPr>
        <w:t xml:space="preserve"> у мышей и крыс показали, что в ЦНС при C</w:t>
      </w:r>
      <w:r w:rsidR="007342DD" w:rsidRPr="007342DD">
        <w:rPr>
          <w:color w:val="000000"/>
          <w:vertAlign w:val="subscript"/>
        </w:rPr>
        <w:t>max</w:t>
      </w:r>
      <w:r w:rsidR="007342DD" w:rsidRPr="007342DD">
        <w:rPr>
          <w:color w:val="000000"/>
        </w:rPr>
        <w:t xml:space="preserve"> наблюдались очень низкие концентрации радиоактивности.</w:t>
      </w:r>
      <w:r w:rsidR="007342DD">
        <w:rPr>
          <w:color w:val="000000"/>
        </w:rPr>
        <w:t xml:space="preserve"> </w:t>
      </w:r>
      <w:r w:rsidRPr="00681261">
        <w:rPr>
          <w:color w:val="000000"/>
        </w:rPr>
        <w:t>Таким образом, исследований потенциального злоупотребления на животных проведено не было</w:t>
      </w:r>
      <w:r w:rsidR="00EE124A" w:rsidRPr="00EE124A">
        <w:t xml:space="preserve"> </w:t>
      </w:r>
      <w:r w:rsidR="00EE124A" w:rsidRPr="00366553">
        <w:rPr>
          <w:color w:val="000000"/>
        </w:rPr>
        <w:t>[23]</w:t>
      </w:r>
      <w:r w:rsidR="00EE124A" w:rsidRPr="00EE124A">
        <w:rPr>
          <w:color w:val="000000"/>
        </w:rPr>
        <w:t>.</w:t>
      </w:r>
    </w:p>
    <w:p w14:paraId="3B90A314" w14:textId="77777777" w:rsidR="007342DD" w:rsidRDefault="007342DD" w:rsidP="007342DD">
      <w:pPr>
        <w:spacing w:after="0" w:line="240" w:lineRule="auto"/>
        <w:rPr>
          <w:color w:val="000000"/>
        </w:rPr>
      </w:pPr>
    </w:p>
    <w:p w14:paraId="6A800899" w14:textId="77777777" w:rsidR="006764EC" w:rsidRDefault="006764EC" w:rsidP="007342DD">
      <w:pPr>
        <w:spacing w:after="0" w:line="240" w:lineRule="auto"/>
        <w:rPr>
          <w:ins w:id="1196" w:author="Абрамова Анна Андреевна" w:date="2024-05-17T00:55:00Z"/>
          <w:b/>
          <w:bCs/>
          <w:color w:val="000000"/>
        </w:rPr>
      </w:pPr>
    </w:p>
    <w:p w14:paraId="73B63010" w14:textId="53AB3794" w:rsidR="007342DD" w:rsidRPr="007342DD" w:rsidRDefault="007342DD" w:rsidP="007342DD">
      <w:pPr>
        <w:spacing w:after="0" w:line="240" w:lineRule="auto"/>
        <w:rPr>
          <w:b/>
          <w:bCs/>
          <w:color w:val="000000"/>
        </w:rPr>
      </w:pPr>
      <w:r w:rsidRPr="007342DD">
        <w:rPr>
          <w:b/>
          <w:bCs/>
          <w:color w:val="000000"/>
        </w:rPr>
        <w:t>Метаболиты</w:t>
      </w:r>
    </w:p>
    <w:p w14:paraId="32529011" w14:textId="77777777" w:rsidR="007342DD" w:rsidRDefault="007342DD" w:rsidP="007342DD">
      <w:pPr>
        <w:spacing w:after="0" w:line="240" w:lineRule="auto"/>
        <w:rPr>
          <w:color w:val="000000"/>
        </w:rPr>
      </w:pPr>
    </w:p>
    <w:p w14:paraId="208D81E3" w14:textId="0D3C597A" w:rsidR="007342DD" w:rsidRDefault="007342DD" w:rsidP="00EE124A">
      <w:pPr>
        <w:spacing w:after="0" w:line="240" w:lineRule="auto"/>
        <w:ind w:firstLine="708"/>
        <w:rPr>
          <w:color w:val="000000"/>
        </w:rPr>
      </w:pPr>
      <w:r w:rsidRPr="007342DD">
        <w:rPr>
          <w:color w:val="000000"/>
        </w:rPr>
        <w:t xml:space="preserve">Специальных исследований метаболитов </w:t>
      </w:r>
      <w:r>
        <w:rPr>
          <w:color w:val="000000"/>
        </w:rPr>
        <w:t>софосбувира</w:t>
      </w:r>
      <w:r w:rsidRPr="007342DD">
        <w:rPr>
          <w:color w:val="000000"/>
        </w:rPr>
        <w:t xml:space="preserve"> не проводилось. Уникальных метаболитов </w:t>
      </w:r>
      <w:r>
        <w:rPr>
          <w:color w:val="000000"/>
        </w:rPr>
        <w:t>софосбувира</w:t>
      </w:r>
      <w:r w:rsidRPr="007342DD">
        <w:rPr>
          <w:color w:val="000000"/>
        </w:rPr>
        <w:t xml:space="preserve"> у человека обнаружено не было, и основные метаболиты были одинаковыми у разных видов. Преобладающи</w:t>
      </w:r>
      <w:r>
        <w:rPr>
          <w:color w:val="000000"/>
        </w:rPr>
        <w:t>е метаболиты софосбувира</w:t>
      </w:r>
      <w:r w:rsidRPr="007342DD">
        <w:rPr>
          <w:color w:val="000000"/>
        </w:rPr>
        <w:t xml:space="preserve">, GS-566500 и GS-331007, были в достаточной степени оценены в исследованиях при многократном введении на мышах, крысах и собаках; в исследованиях эмбриофетотоксичности; а также в исследовании пре- и постнатального развития. Основных или уникальных метаболитов </w:t>
      </w:r>
      <w:r>
        <w:rPr>
          <w:color w:val="000000"/>
        </w:rPr>
        <w:t>велпатасвира</w:t>
      </w:r>
      <w:r w:rsidRPr="007342DD">
        <w:rPr>
          <w:color w:val="000000"/>
        </w:rPr>
        <w:t xml:space="preserve"> для человека обнаружено не было. Велпатасвир в основном выводится в виде исходного соединения с желчью у всех видов</w:t>
      </w:r>
      <w:r w:rsidR="00042947">
        <w:rPr>
          <w:color w:val="000000"/>
        </w:rPr>
        <w:t xml:space="preserve"> </w:t>
      </w:r>
      <w:r w:rsidR="00EE124A" w:rsidRPr="00366553">
        <w:rPr>
          <w:color w:val="000000"/>
        </w:rPr>
        <w:t>[23]</w:t>
      </w:r>
      <w:r w:rsidR="00EE124A" w:rsidRPr="00EE124A">
        <w:rPr>
          <w:color w:val="000000"/>
        </w:rPr>
        <w:t>.</w:t>
      </w:r>
    </w:p>
    <w:p w14:paraId="276FBCF5" w14:textId="77777777" w:rsidR="0070539C" w:rsidRPr="00681261" w:rsidRDefault="0070539C" w:rsidP="00757BF2">
      <w:pPr>
        <w:spacing w:after="0" w:line="240" w:lineRule="auto"/>
        <w:ind w:firstLine="708"/>
      </w:pPr>
    </w:p>
    <w:p w14:paraId="2CD1C985" w14:textId="77777777" w:rsidR="005E5D58" w:rsidRPr="00681261" w:rsidRDefault="005E5D58" w:rsidP="00757BF2">
      <w:pPr>
        <w:spacing w:after="0" w:line="240" w:lineRule="auto"/>
      </w:pPr>
      <w:r w:rsidRPr="00681261">
        <w:rPr>
          <w:b/>
          <w:bCs/>
          <w:color w:val="000000"/>
        </w:rPr>
        <w:t>Исследования токсичности комбинации</w:t>
      </w:r>
    </w:p>
    <w:p w14:paraId="4CD31FB8" w14:textId="77777777" w:rsidR="004708C5" w:rsidRDefault="004708C5" w:rsidP="004708C5">
      <w:pPr>
        <w:spacing w:after="0" w:line="240" w:lineRule="auto"/>
        <w:rPr>
          <w:color w:val="000000"/>
        </w:rPr>
      </w:pPr>
    </w:p>
    <w:p w14:paraId="777DE529" w14:textId="05F2C097" w:rsidR="004708C5" w:rsidRPr="00A91BD2" w:rsidRDefault="004708C5" w:rsidP="004708C5">
      <w:pPr>
        <w:spacing w:after="0" w:line="240" w:lineRule="auto"/>
        <w:rPr>
          <w:b/>
          <w:bCs/>
          <w:i/>
          <w:iCs/>
          <w:color w:val="000000"/>
          <w:rPrChange w:id="1197" w:author="Абрамова Анна Андреевна" w:date="2024-05-15T00:20:00Z">
            <w:rPr>
              <w:b/>
              <w:bCs/>
              <w:color w:val="000000"/>
            </w:rPr>
          </w:rPrChange>
        </w:rPr>
      </w:pPr>
      <w:r w:rsidRPr="00A91BD2">
        <w:rPr>
          <w:b/>
          <w:bCs/>
          <w:i/>
          <w:iCs/>
          <w:color w:val="000000"/>
          <w:rPrChange w:id="1198" w:author="Абрамова Анна Андреевна" w:date="2024-05-15T00:20:00Z">
            <w:rPr>
              <w:b/>
              <w:bCs/>
              <w:color w:val="000000"/>
            </w:rPr>
          </w:rPrChange>
        </w:rPr>
        <w:t>Софосбувир</w:t>
      </w:r>
    </w:p>
    <w:p w14:paraId="5ADA5B70" w14:textId="77777777" w:rsidR="004708C5" w:rsidRDefault="004708C5" w:rsidP="004708C5">
      <w:pPr>
        <w:spacing w:after="0" w:line="240" w:lineRule="auto"/>
        <w:ind w:firstLine="708"/>
        <w:rPr>
          <w:color w:val="000000"/>
        </w:rPr>
      </w:pPr>
    </w:p>
    <w:p w14:paraId="15A6791E" w14:textId="2E15056D" w:rsidR="004708C5" w:rsidRPr="004708C5" w:rsidRDefault="004708C5" w:rsidP="004708C5">
      <w:pPr>
        <w:spacing w:after="0" w:line="240" w:lineRule="auto"/>
        <w:ind w:firstLine="708"/>
        <w:rPr>
          <w:color w:val="000000"/>
        </w:rPr>
      </w:pPr>
      <w:r w:rsidRPr="004708C5">
        <w:rPr>
          <w:color w:val="000000"/>
        </w:rPr>
        <w:t>Софосбувир и GS-9851 не вызывали признаки митохондриальной токсичности (PC-334-2012, PC-PSI-7977-09-0007, PC-PSI-7851-08-0009, PC-334-2015).</w:t>
      </w:r>
    </w:p>
    <w:p w14:paraId="7EDEE144" w14:textId="6BBFB6AE" w:rsidR="007342DD" w:rsidRDefault="004708C5" w:rsidP="007573F4">
      <w:pPr>
        <w:spacing w:after="0" w:line="240" w:lineRule="auto"/>
        <w:ind w:firstLine="708"/>
        <w:rPr>
          <w:ins w:id="1199" w:author="Абрамова Анна Андреевна" w:date="2024-05-16T00:22:00Z"/>
          <w:color w:val="000000"/>
        </w:rPr>
      </w:pPr>
      <w:r w:rsidRPr="004708C5">
        <w:rPr>
          <w:color w:val="000000"/>
        </w:rPr>
        <w:t xml:space="preserve">Четырнадцатидневные объединяющие исследования токсичности при пероральном введении, в которых </w:t>
      </w:r>
      <w:r>
        <w:rPr>
          <w:color w:val="000000"/>
        </w:rPr>
        <w:t>софосбувир</w:t>
      </w:r>
      <w:r w:rsidRPr="004708C5">
        <w:rPr>
          <w:color w:val="000000"/>
        </w:rPr>
        <w:t xml:space="preserve"> сравнивали со смесью диастереомеров GS-9851 в дозе 500 мг/кг/сут у крыс (SA-PSI-7977-09-0001) и собак (SA-PSI-7977-09-0002), не выявили различий в токсичности или экспозиции между 2 соединениями</w:t>
      </w:r>
      <w:r w:rsidR="00042947">
        <w:rPr>
          <w:color w:val="000000"/>
        </w:rPr>
        <w:t xml:space="preserve"> </w:t>
      </w:r>
      <w:r w:rsidR="00EE124A" w:rsidRPr="00366553">
        <w:rPr>
          <w:color w:val="000000"/>
        </w:rPr>
        <w:t>[23]</w:t>
      </w:r>
      <w:r w:rsidR="00EE124A" w:rsidRPr="00EE124A">
        <w:rPr>
          <w:color w:val="000000"/>
        </w:rPr>
        <w:t>.</w:t>
      </w:r>
    </w:p>
    <w:p w14:paraId="6A2B6ABB" w14:textId="77777777" w:rsidR="0073473E" w:rsidRPr="007573F4" w:rsidDel="006764EC" w:rsidRDefault="0073473E" w:rsidP="007573F4">
      <w:pPr>
        <w:spacing w:after="0" w:line="240" w:lineRule="auto"/>
        <w:ind w:firstLine="708"/>
        <w:rPr>
          <w:del w:id="1200" w:author="Абрамова Анна Андреевна" w:date="2024-05-17T00:55:00Z"/>
          <w:color w:val="000000"/>
        </w:rPr>
      </w:pPr>
    </w:p>
    <w:p w14:paraId="42C7CBBA" w14:textId="7D5961E5" w:rsidR="00A91BD2" w:rsidRDefault="00F42555">
      <w:pPr>
        <w:pStyle w:val="Heading3"/>
        <w:spacing w:after="0"/>
        <w:rPr>
          <w:ins w:id="1201" w:author="Абрамова Анна Андреевна" w:date="2024-05-15T00:23:00Z"/>
          <w:rFonts w:ascii="Times New Roman" w:hAnsi="Times New Roman"/>
        </w:rPr>
        <w:pPrChange w:id="1202" w:author="Абрамова Анна Андреевна" w:date="2024-05-15T00:23:00Z">
          <w:pPr>
            <w:pStyle w:val="Heading3"/>
          </w:pPr>
        </w:pPrChange>
      </w:pPr>
      <w:bookmarkStart w:id="1203" w:name="_Toc164609971"/>
      <w:r w:rsidRPr="00EE124A">
        <w:rPr>
          <w:rFonts w:ascii="Times New Roman" w:hAnsi="Times New Roman"/>
        </w:rPr>
        <w:t>3.3.8</w:t>
      </w:r>
      <w:r w:rsidR="002E7351" w:rsidRPr="00EE124A">
        <w:rPr>
          <w:rFonts w:ascii="Times New Roman" w:hAnsi="Times New Roman"/>
        </w:rPr>
        <w:t>.1.</w:t>
      </w:r>
      <w:r w:rsidR="009443EF" w:rsidRPr="00EE124A">
        <w:rPr>
          <w:rFonts w:ascii="Times New Roman" w:hAnsi="Times New Roman"/>
        </w:rPr>
        <w:t xml:space="preserve"> </w:t>
      </w:r>
      <w:r w:rsidR="002E7351" w:rsidRPr="00EE124A">
        <w:rPr>
          <w:rFonts w:ascii="Times New Roman" w:hAnsi="Times New Roman"/>
        </w:rPr>
        <w:t>Фототоксичность</w:t>
      </w:r>
      <w:bookmarkEnd w:id="1203"/>
    </w:p>
    <w:p w14:paraId="651CBEF4" w14:textId="77777777" w:rsidR="00A91BD2" w:rsidRPr="00A91BD2" w:rsidRDefault="00A91BD2">
      <w:pPr>
        <w:spacing w:after="0"/>
        <w:pPrChange w:id="1204" w:author="Абрамова Анна Андреевна" w:date="2024-05-15T00:23:00Z">
          <w:pPr>
            <w:pStyle w:val="Heading3"/>
          </w:pPr>
        </w:pPrChange>
      </w:pPr>
    </w:p>
    <w:p w14:paraId="475290AB" w14:textId="4DE72A16" w:rsidR="004708C5" w:rsidRPr="004708C5" w:rsidRDefault="004708C5" w:rsidP="004708C5">
      <w:pPr>
        <w:rPr>
          <w:b/>
          <w:bCs/>
        </w:rPr>
      </w:pPr>
      <w:r w:rsidRPr="004708C5">
        <w:rPr>
          <w:b/>
          <w:bCs/>
        </w:rPr>
        <w:t>Софосбувир</w:t>
      </w:r>
    </w:p>
    <w:p w14:paraId="04DBFD92" w14:textId="7CF2F599" w:rsidR="004708C5" w:rsidRDefault="004708C5" w:rsidP="00A91BD2">
      <w:pPr>
        <w:spacing w:after="0" w:line="240" w:lineRule="auto"/>
        <w:ind w:firstLine="708"/>
        <w:rPr>
          <w:color w:val="000000"/>
        </w:rPr>
      </w:pPr>
      <w:r w:rsidRPr="004708C5">
        <w:t>Софосбувир не поглощает свет в диапазоне от 290 до 700 нм, и нет доклинических или клинических данных, указывающих на фототоксичность софосбувира, получено не было</w:t>
      </w:r>
      <w:r w:rsidR="00042947">
        <w:t xml:space="preserve"> </w:t>
      </w:r>
      <w:r w:rsidR="00EE124A" w:rsidRPr="00366553">
        <w:rPr>
          <w:color w:val="000000"/>
        </w:rPr>
        <w:t>[23]</w:t>
      </w:r>
      <w:r w:rsidR="00EE124A" w:rsidRPr="00EE124A">
        <w:rPr>
          <w:color w:val="000000"/>
        </w:rPr>
        <w:t>.</w:t>
      </w:r>
    </w:p>
    <w:p w14:paraId="111D85CA" w14:textId="77777777" w:rsidR="00EE124A" w:rsidRPr="00EE124A" w:rsidRDefault="00EE124A" w:rsidP="00A91BD2">
      <w:pPr>
        <w:spacing w:after="0" w:line="240" w:lineRule="auto"/>
        <w:ind w:firstLine="708"/>
        <w:rPr>
          <w:color w:val="000000"/>
        </w:rPr>
      </w:pPr>
    </w:p>
    <w:p w14:paraId="4C952C18" w14:textId="5F0C856E" w:rsidR="004708C5" w:rsidRPr="004708C5" w:rsidRDefault="004708C5" w:rsidP="00B41C86">
      <w:pPr>
        <w:spacing w:line="240" w:lineRule="auto"/>
        <w:rPr>
          <w:b/>
          <w:bCs/>
        </w:rPr>
      </w:pPr>
      <w:r w:rsidRPr="004708C5">
        <w:rPr>
          <w:b/>
          <w:bCs/>
        </w:rPr>
        <w:t>Велпатасвир</w:t>
      </w:r>
    </w:p>
    <w:p w14:paraId="6BCCBD3E" w14:textId="2EBD2705" w:rsidR="004708C5" w:rsidRPr="007573F4" w:rsidRDefault="004708C5" w:rsidP="00A91BD2">
      <w:pPr>
        <w:spacing w:line="240" w:lineRule="auto"/>
        <w:ind w:firstLine="708"/>
      </w:pPr>
      <w:r>
        <w:t>Велпатасвир показал положительный результат в анализе фототоксичности методом связывания нейтрального красного в Balb/c 3T3 (TX-281-2015).</w:t>
      </w:r>
      <w:r w:rsidR="007573F4">
        <w:t xml:space="preserve"> </w:t>
      </w:r>
      <w:r>
        <w:t>Велпатасвир в дозах до 200 мг/кг/сут (5 кратный предел экспозиции по сравнению с клинической C</w:t>
      </w:r>
      <w:r w:rsidRPr="004708C5">
        <w:rPr>
          <w:vertAlign w:val="subscript"/>
        </w:rPr>
        <w:t>max</w:t>
      </w:r>
      <w:r>
        <w:t>) не вызывал реакций, указывающих на фототоксичность (TX-281-2016)</w:t>
      </w:r>
      <w:r w:rsidR="00042947">
        <w:t xml:space="preserve"> </w:t>
      </w:r>
      <w:r w:rsidR="00EE124A" w:rsidRPr="00366553">
        <w:rPr>
          <w:color w:val="000000"/>
        </w:rPr>
        <w:t>[23]</w:t>
      </w:r>
      <w:r w:rsidR="00EE124A" w:rsidRPr="00EE124A">
        <w:rPr>
          <w:color w:val="000000"/>
        </w:rPr>
        <w:t>.</w:t>
      </w:r>
    </w:p>
    <w:p w14:paraId="1E0E5FDA" w14:textId="09429C04" w:rsidR="00A91BD2" w:rsidRDefault="002E7351">
      <w:pPr>
        <w:pStyle w:val="Heading3"/>
        <w:spacing w:line="240" w:lineRule="auto"/>
        <w:rPr>
          <w:ins w:id="1205" w:author="Абрамова Анна Андреевна" w:date="2024-05-15T00:24:00Z"/>
          <w:rFonts w:ascii="Times New Roman" w:hAnsi="Times New Roman"/>
        </w:rPr>
        <w:pPrChange w:id="1206" w:author="Абрамова Анна Андреевна" w:date="2024-05-15T00:25:00Z">
          <w:pPr>
            <w:pStyle w:val="Heading3"/>
          </w:pPr>
        </w:pPrChange>
      </w:pPr>
      <w:bookmarkStart w:id="1207" w:name="_Toc164609972"/>
      <w:r w:rsidRPr="00EE124A">
        <w:rPr>
          <w:rFonts w:ascii="Times New Roman" w:hAnsi="Times New Roman"/>
        </w:rPr>
        <w:t>3</w:t>
      </w:r>
      <w:r w:rsidR="00F42555" w:rsidRPr="00EE124A">
        <w:rPr>
          <w:rFonts w:ascii="Times New Roman" w:hAnsi="Times New Roman"/>
        </w:rPr>
        <w:t>.3.8</w:t>
      </w:r>
      <w:r w:rsidRPr="00EE124A">
        <w:rPr>
          <w:rFonts w:ascii="Times New Roman" w:hAnsi="Times New Roman"/>
        </w:rPr>
        <w:t>.2. Иммунотоксичность</w:t>
      </w:r>
      <w:bookmarkEnd w:id="1207"/>
    </w:p>
    <w:p w14:paraId="651DFEDE" w14:textId="77777777" w:rsidR="00A91BD2" w:rsidRPr="00A91BD2" w:rsidRDefault="00A91BD2">
      <w:pPr>
        <w:spacing w:after="0" w:line="240" w:lineRule="auto"/>
        <w:pPrChange w:id="1208" w:author="Абрамова Анна Андреевна" w:date="2024-05-15T00:25:00Z">
          <w:pPr>
            <w:pStyle w:val="Heading3"/>
          </w:pPr>
        </w:pPrChange>
      </w:pPr>
    </w:p>
    <w:p w14:paraId="2C221A8A" w14:textId="79D03FE7" w:rsidR="007F7345" w:rsidRPr="00EE124A" w:rsidRDefault="007F7345" w:rsidP="00A91BD2">
      <w:pPr>
        <w:spacing w:after="0" w:line="240" w:lineRule="auto"/>
        <w:ind w:firstLine="708"/>
        <w:rPr>
          <w:color w:val="000000"/>
        </w:rPr>
      </w:pPr>
      <w:r w:rsidRPr="00D3445C">
        <w:rPr>
          <w:color w:val="000000"/>
        </w:rPr>
        <w:t xml:space="preserve">Специфических исследований иммунотоксичности </w:t>
      </w:r>
      <w:r>
        <w:rPr>
          <w:color w:val="000000"/>
        </w:rPr>
        <w:t>софосбувира</w:t>
      </w:r>
      <w:r w:rsidRPr="00D3445C">
        <w:rPr>
          <w:color w:val="000000"/>
        </w:rPr>
        <w:t xml:space="preserve"> или </w:t>
      </w:r>
      <w:r>
        <w:rPr>
          <w:color w:val="000000"/>
        </w:rPr>
        <w:t>велпатасвира</w:t>
      </w:r>
      <w:r w:rsidRPr="00D3445C">
        <w:rPr>
          <w:color w:val="000000"/>
        </w:rPr>
        <w:t xml:space="preserve"> не проводилось</w:t>
      </w:r>
      <w:r w:rsidR="00042947">
        <w:rPr>
          <w:color w:val="000000"/>
        </w:rPr>
        <w:t xml:space="preserve"> </w:t>
      </w:r>
      <w:r w:rsidR="00EE124A" w:rsidRPr="00366553">
        <w:rPr>
          <w:color w:val="000000"/>
        </w:rPr>
        <w:t>[23]</w:t>
      </w:r>
      <w:r w:rsidR="00EE124A" w:rsidRPr="00EE124A">
        <w:rPr>
          <w:color w:val="000000"/>
        </w:rPr>
        <w:t>.</w:t>
      </w:r>
    </w:p>
    <w:p w14:paraId="363B3940" w14:textId="33326BEA" w:rsidR="00A91BD2" w:rsidRDefault="002E7351" w:rsidP="00A91BD2">
      <w:pPr>
        <w:pStyle w:val="Heading3"/>
        <w:spacing w:line="240" w:lineRule="auto"/>
        <w:rPr>
          <w:ins w:id="1209" w:author="Абрамова Анна Андреевна" w:date="2024-05-15T00:25:00Z"/>
          <w:rFonts w:ascii="Times New Roman" w:hAnsi="Times New Roman"/>
        </w:rPr>
      </w:pPr>
      <w:bookmarkStart w:id="1210" w:name="_Toc164609973"/>
      <w:r w:rsidRPr="00EE124A">
        <w:rPr>
          <w:rFonts w:ascii="Times New Roman" w:hAnsi="Times New Roman"/>
        </w:rPr>
        <w:t>3</w:t>
      </w:r>
      <w:r w:rsidR="00F42555" w:rsidRPr="00EE124A">
        <w:rPr>
          <w:rFonts w:ascii="Times New Roman" w:hAnsi="Times New Roman"/>
        </w:rPr>
        <w:t>.3.8</w:t>
      </w:r>
      <w:r w:rsidRPr="00EE124A">
        <w:rPr>
          <w:rFonts w:ascii="Times New Roman" w:hAnsi="Times New Roman"/>
        </w:rPr>
        <w:t>.3. Токсичность метаболитов</w:t>
      </w:r>
      <w:bookmarkEnd w:id="1210"/>
    </w:p>
    <w:p w14:paraId="42EBCD5B" w14:textId="77777777" w:rsidR="00A91BD2" w:rsidRPr="00A91BD2" w:rsidRDefault="00A91BD2">
      <w:pPr>
        <w:spacing w:after="0"/>
        <w:pPrChange w:id="1211" w:author="Абрамова Анна Андреевна" w:date="2024-05-15T00:25:00Z">
          <w:pPr>
            <w:pStyle w:val="Heading3"/>
          </w:pPr>
        </w:pPrChange>
      </w:pPr>
    </w:p>
    <w:p w14:paraId="7A472EFB" w14:textId="1564E48A" w:rsidR="00757BF2" w:rsidRDefault="007F7345" w:rsidP="00A91BD2">
      <w:pPr>
        <w:spacing w:after="0" w:line="240" w:lineRule="auto"/>
        <w:ind w:firstLine="708"/>
        <w:rPr>
          <w:color w:val="000000"/>
        </w:rPr>
      </w:pPr>
      <w:r>
        <w:rPr>
          <w:color w:val="000000"/>
        </w:rPr>
        <w:t>Нет данных.</w:t>
      </w:r>
    </w:p>
    <w:p w14:paraId="0C6446A5" w14:textId="77777777" w:rsidR="001767AC" w:rsidRDefault="001767AC" w:rsidP="00A91BD2">
      <w:pPr>
        <w:pStyle w:val="Heading3"/>
        <w:spacing w:line="240" w:lineRule="auto"/>
        <w:rPr>
          <w:ins w:id="1212" w:author="Абрамова Анна Андреевна" w:date="2024-05-17T00:55:00Z"/>
          <w:rFonts w:ascii="Times New Roman" w:hAnsi="Times New Roman"/>
        </w:rPr>
      </w:pPr>
      <w:bookmarkStart w:id="1213" w:name="_Toc164609974"/>
    </w:p>
    <w:p w14:paraId="4DA7DF34" w14:textId="6DA5CADC" w:rsidR="002E7351" w:rsidRPr="00EE124A" w:rsidRDefault="002E7351">
      <w:pPr>
        <w:pStyle w:val="Heading3"/>
        <w:spacing w:line="240" w:lineRule="auto"/>
        <w:rPr>
          <w:rFonts w:ascii="Times New Roman" w:hAnsi="Times New Roman"/>
        </w:rPr>
        <w:pPrChange w:id="1214" w:author="Абрамова Анна Андреевна" w:date="2024-05-15T00:25:00Z">
          <w:pPr>
            <w:pStyle w:val="Heading3"/>
          </w:pPr>
        </w:pPrChange>
      </w:pPr>
      <w:r w:rsidRPr="00EE124A">
        <w:rPr>
          <w:rFonts w:ascii="Times New Roman" w:hAnsi="Times New Roman"/>
        </w:rPr>
        <w:t>3</w:t>
      </w:r>
      <w:r w:rsidR="00F42555" w:rsidRPr="00EE124A">
        <w:rPr>
          <w:rFonts w:ascii="Times New Roman" w:hAnsi="Times New Roman"/>
        </w:rPr>
        <w:t>.3.8</w:t>
      </w:r>
      <w:r w:rsidRPr="00EE124A">
        <w:rPr>
          <w:rFonts w:ascii="Times New Roman" w:hAnsi="Times New Roman"/>
        </w:rPr>
        <w:t>.4. Токсичность примесей</w:t>
      </w:r>
      <w:bookmarkEnd w:id="1213"/>
    </w:p>
    <w:p w14:paraId="04C17811" w14:textId="77777777" w:rsidR="00A91BD2" w:rsidRDefault="00A91BD2" w:rsidP="00A91BD2">
      <w:pPr>
        <w:spacing w:after="0" w:line="240" w:lineRule="auto"/>
        <w:ind w:firstLine="708"/>
        <w:rPr>
          <w:ins w:id="1215" w:author="Абрамова Анна Андреевна" w:date="2024-05-15T00:25:00Z"/>
        </w:rPr>
      </w:pPr>
    </w:p>
    <w:p w14:paraId="423A263F" w14:textId="2A0B0B69" w:rsidR="007342DD" w:rsidRDefault="007342DD" w:rsidP="00A91BD2">
      <w:pPr>
        <w:spacing w:after="0" w:line="240" w:lineRule="auto"/>
        <w:ind w:firstLine="708"/>
        <w:rPr>
          <w:color w:val="000000"/>
        </w:rPr>
      </w:pPr>
      <w:r w:rsidRPr="007342DD">
        <w:t xml:space="preserve">Примеси и продукты распада, относящиеся к </w:t>
      </w:r>
      <w:r>
        <w:t>софосбувиру</w:t>
      </w:r>
      <w:r w:rsidRPr="007342DD">
        <w:t xml:space="preserve"> и </w:t>
      </w:r>
      <w:r>
        <w:t>велпатасвиру</w:t>
      </w:r>
      <w:r w:rsidRPr="007342DD">
        <w:t xml:space="preserve">, были обнаружены в сериях активной фармацевтической субстанции (АФС) или лекарственного препарата. С учетом исходных материалов КФД </w:t>
      </w:r>
      <w:r>
        <w:t>софосбувира+велпатасвира</w:t>
      </w:r>
      <w:r w:rsidRPr="007342DD">
        <w:t xml:space="preserve">, промежуточных продуктов процесса и фактических и потенциальных примесей была описана прогнозируемая потенциальная мутагенность для 1 исходного материала </w:t>
      </w:r>
      <w:r>
        <w:t>велпатасвир</w:t>
      </w:r>
      <w:r w:rsidRPr="007342DD">
        <w:t>, 3 примесей исходного материала, 1 промежуточного продукта процесса и 3 технологических примесей. Испытание во время разработки и валидации процесса показало контроль содержания этих примесей до уровней ниже порога токсикологической угрозы</w:t>
      </w:r>
      <w:r w:rsidR="00042947">
        <w:t xml:space="preserve"> </w:t>
      </w:r>
      <w:r w:rsidR="00EE124A" w:rsidRPr="00366553">
        <w:rPr>
          <w:color w:val="000000"/>
        </w:rPr>
        <w:t>[23]</w:t>
      </w:r>
      <w:r w:rsidR="00EE124A" w:rsidRPr="00EE124A">
        <w:rPr>
          <w:color w:val="000000"/>
        </w:rPr>
        <w:t>.</w:t>
      </w:r>
    </w:p>
    <w:p w14:paraId="3C884CC7" w14:textId="77777777" w:rsidR="00EE124A" w:rsidRPr="00EE124A" w:rsidRDefault="00EE124A" w:rsidP="00EE124A">
      <w:pPr>
        <w:spacing w:after="0" w:line="240" w:lineRule="auto"/>
        <w:ind w:firstLine="708"/>
        <w:rPr>
          <w:color w:val="000000"/>
        </w:rPr>
      </w:pPr>
    </w:p>
    <w:p w14:paraId="3C06DE36" w14:textId="77777777" w:rsidR="007342DD" w:rsidRPr="007342DD" w:rsidRDefault="007342DD" w:rsidP="007342DD">
      <w:pPr>
        <w:rPr>
          <w:b/>
          <w:bCs/>
        </w:rPr>
      </w:pPr>
      <w:r w:rsidRPr="007342DD">
        <w:rPr>
          <w:b/>
          <w:bCs/>
        </w:rPr>
        <w:t>Софосбувир</w:t>
      </w:r>
    </w:p>
    <w:p w14:paraId="6E878698" w14:textId="4C21A26C" w:rsidR="007342DD" w:rsidRDefault="007342DD" w:rsidP="00EE124A">
      <w:pPr>
        <w:spacing w:after="0" w:line="240" w:lineRule="auto"/>
        <w:ind w:firstLine="708"/>
        <w:rPr>
          <w:color w:val="000000"/>
        </w:rPr>
      </w:pPr>
      <w:r>
        <w:t xml:space="preserve">Были проведены два исследования при многократном введении на крысах, чтобы определить наличие непредвиденных токсических эффектов технологических примесей, связанных с </w:t>
      </w:r>
      <w:r w:rsidR="007F7345">
        <w:t>софосбувиром</w:t>
      </w:r>
      <w:r>
        <w:t xml:space="preserve"> (SA-PSI-7977-11-0003 [14 дней] и TX-334-2007 [28 дней]). Нежелательных эффектов, связанных с терапией, не было, равно как и различий в наблюдениях у животных, получавших партии, содержащие технологические примеси, связанные с софосбувиром, по сравнению с теми, которые наблюдались в предыдущих исследованиях, или с партией сравнения</w:t>
      </w:r>
      <w:r w:rsidR="00042947">
        <w:t xml:space="preserve"> </w:t>
      </w:r>
      <w:r w:rsidR="00EE124A" w:rsidRPr="00366553">
        <w:rPr>
          <w:color w:val="000000"/>
        </w:rPr>
        <w:t>[23]</w:t>
      </w:r>
      <w:r w:rsidR="00EE124A" w:rsidRPr="00EE124A">
        <w:rPr>
          <w:color w:val="000000"/>
        </w:rPr>
        <w:t>.</w:t>
      </w:r>
    </w:p>
    <w:p w14:paraId="3B4AB4B7" w14:textId="77777777" w:rsidR="00EE124A" w:rsidRPr="00EE124A" w:rsidRDefault="00EE124A" w:rsidP="00EE124A">
      <w:pPr>
        <w:spacing w:after="0" w:line="240" w:lineRule="auto"/>
        <w:ind w:firstLine="708"/>
        <w:rPr>
          <w:color w:val="000000"/>
        </w:rPr>
      </w:pPr>
    </w:p>
    <w:p w14:paraId="60437246" w14:textId="2869FE35" w:rsidR="007342DD" w:rsidRPr="007342DD" w:rsidRDefault="007342DD" w:rsidP="007342DD">
      <w:pPr>
        <w:rPr>
          <w:b/>
          <w:bCs/>
        </w:rPr>
      </w:pPr>
      <w:r w:rsidRPr="007342DD">
        <w:rPr>
          <w:b/>
          <w:bCs/>
        </w:rPr>
        <w:t>Велпатасвир</w:t>
      </w:r>
    </w:p>
    <w:p w14:paraId="5885FB22" w14:textId="4844F4B1" w:rsidR="007342DD" w:rsidRPr="007573F4" w:rsidRDefault="007342DD">
      <w:pPr>
        <w:spacing w:after="0" w:line="240" w:lineRule="auto"/>
        <w:ind w:firstLine="708"/>
        <w:pPrChange w:id="1216" w:author="Абрамова Анна Андреевна" w:date="2024-05-15T00:23:00Z">
          <w:pPr>
            <w:spacing w:line="240" w:lineRule="auto"/>
          </w:pPr>
        </w:pPrChange>
      </w:pPr>
      <w:r>
        <w:t>GS-604527, исходный материал в процессе производства велпатасвира, содержал TA98 и TA100 при отсутствии и в присутствии фракции S9 в анализе обратных мутаций у бактерий (TX-281-2033).</w:t>
      </w:r>
      <w:r w:rsidR="007573F4">
        <w:t xml:space="preserve"> </w:t>
      </w:r>
      <w:r>
        <w:t>2-недельное исследование токсичности с введением крысам перорально через зонд было проведено с целью определения потенциальной токсичности технологических примесей, связанных с велпатамвиром (TX-281-2042). Нежелательных эффектов, связанных с терапией, не было, равно как и различий в наблюдениях у животных, получавших партии, содержащие технологические примеси, связанные с велпатасвиром, по сравнению с теми, которые наблюдались в предыдущих исследованиях, или с партией сравнения</w:t>
      </w:r>
      <w:r w:rsidR="00EE124A" w:rsidRPr="00EE124A">
        <w:t xml:space="preserve"> </w:t>
      </w:r>
      <w:r w:rsidR="00EE124A" w:rsidRPr="00366553">
        <w:rPr>
          <w:color w:val="000000"/>
        </w:rPr>
        <w:t>[23]</w:t>
      </w:r>
      <w:r w:rsidR="00EE124A" w:rsidRPr="00EE124A">
        <w:rPr>
          <w:color w:val="000000"/>
        </w:rPr>
        <w:t>.</w:t>
      </w:r>
    </w:p>
    <w:p w14:paraId="37E01DF6" w14:textId="77777777" w:rsidR="00EE124A" w:rsidRPr="00EE124A" w:rsidRDefault="00EE124A">
      <w:pPr>
        <w:spacing w:after="0" w:line="240" w:lineRule="auto"/>
        <w:rPr>
          <w:color w:val="000000"/>
        </w:rPr>
        <w:pPrChange w:id="1217" w:author="Абрамова Анна Андреевна" w:date="2024-05-15T00:23:00Z">
          <w:pPr>
            <w:spacing w:after="0" w:line="240" w:lineRule="auto"/>
            <w:ind w:firstLine="708"/>
          </w:pPr>
        </w:pPrChange>
      </w:pPr>
    </w:p>
    <w:p w14:paraId="27002816" w14:textId="77777777" w:rsidR="007342DD" w:rsidRDefault="007342DD" w:rsidP="00A91BD2">
      <w:pPr>
        <w:spacing w:after="0" w:line="240" w:lineRule="auto"/>
        <w:rPr>
          <w:ins w:id="1218" w:author="Абрамова Анна Андреевна" w:date="2024-05-15T00:25:00Z"/>
          <w:b/>
          <w:bCs/>
        </w:rPr>
      </w:pPr>
      <w:r w:rsidRPr="007342DD">
        <w:rPr>
          <w:b/>
          <w:bCs/>
        </w:rPr>
        <w:t>Софосбувир/велпатасвир</w:t>
      </w:r>
    </w:p>
    <w:p w14:paraId="37CD9C15" w14:textId="77777777" w:rsidR="00A91BD2" w:rsidRPr="007342DD" w:rsidRDefault="00A91BD2" w:rsidP="00B41C86">
      <w:pPr>
        <w:spacing w:after="0" w:line="240" w:lineRule="auto"/>
        <w:rPr>
          <w:b/>
          <w:bCs/>
        </w:rPr>
      </w:pPr>
    </w:p>
    <w:p w14:paraId="67239F8C" w14:textId="1D5E0076" w:rsidR="007342DD" w:rsidRPr="00EE124A" w:rsidRDefault="007342DD" w:rsidP="00A91BD2">
      <w:pPr>
        <w:spacing w:after="0" w:line="240" w:lineRule="auto"/>
        <w:ind w:firstLine="708"/>
        <w:rPr>
          <w:color w:val="000000"/>
        </w:rPr>
      </w:pPr>
      <w:r>
        <w:t>Комбинация софосбувира+велпатасвира в КФД не приводила к появлению новых примесей или продуктов распада. Исследования токсичности с использованием отдельных препаратов были сочтены достаточными для квалификации наблюдаемых примесей и продуктов распада, и дополнительных квалификационных исследований не требовалось</w:t>
      </w:r>
      <w:r w:rsidR="00EE124A" w:rsidRPr="00EE124A">
        <w:t xml:space="preserve"> </w:t>
      </w:r>
      <w:r w:rsidR="00EE124A" w:rsidRPr="00366553">
        <w:rPr>
          <w:color w:val="000000"/>
        </w:rPr>
        <w:t>[23]</w:t>
      </w:r>
      <w:r w:rsidR="00EE124A" w:rsidRPr="00EE124A">
        <w:rPr>
          <w:color w:val="000000"/>
        </w:rPr>
        <w:t>.</w:t>
      </w:r>
    </w:p>
    <w:p w14:paraId="2A934FD0" w14:textId="0BEED1D7" w:rsidR="00AD64DD" w:rsidRPr="00D53E19" w:rsidRDefault="00F76EAC" w:rsidP="005E1A9C">
      <w:pPr>
        <w:pStyle w:val="Heading3"/>
        <w:rPr>
          <w:rFonts w:ascii="Times New Roman" w:hAnsi="Times New Roman"/>
          <w:lang w:eastAsia="en-US"/>
        </w:rPr>
      </w:pPr>
      <w:bookmarkStart w:id="1219" w:name="_Toc164609975"/>
      <w:r w:rsidRPr="00D53E19">
        <w:rPr>
          <w:rFonts w:ascii="Times New Roman" w:hAnsi="Times New Roman"/>
        </w:rPr>
        <w:t>Список литературы</w:t>
      </w:r>
      <w:bookmarkEnd w:id="1219"/>
      <w:r w:rsidR="00C61515" w:rsidRPr="00D53E19">
        <w:rPr>
          <w:rFonts w:ascii="Times New Roman" w:hAnsi="Times New Roman"/>
        </w:rPr>
        <w:t xml:space="preserve"> </w:t>
      </w:r>
    </w:p>
    <w:p w14:paraId="49E2261B" w14:textId="77777777" w:rsidR="00CC13E7" w:rsidRPr="00C121D3" w:rsidRDefault="00CC13E7" w:rsidP="007573F4">
      <w:pPr>
        <w:pStyle w:val="ListParagraph"/>
        <w:numPr>
          <w:ilvl w:val="0"/>
          <w:numId w:val="36"/>
        </w:numPr>
        <w:spacing w:line="240" w:lineRule="auto"/>
        <w:ind w:left="426" w:hanging="349"/>
        <w:rPr>
          <w:lang w:val="en-US"/>
        </w:rPr>
      </w:pPr>
      <w:r w:rsidRPr="00C121D3">
        <w:rPr>
          <w:lang w:val="en-US"/>
        </w:rPr>
        <w:t xml:space="preserve">Zopf S, Kremer AE, </w:t>
      </w:r>
      <w:proofErr w:type="spellStart"/>
      <w:r w:rsidRPr="00C121D3">
        <w:rPr>
          <w:lang w:val="en-US"/>
        </w:rPr>
        <w:t>Neurath</w:t>
      </w:r>
      <w:proofErr w:type="spellEnd"/>
      <w:r w:rsidRPr="00C121D3">
        <w:rPr>
          <w:lang w:val="en-US"/>
        </w:rPr>
        <w:t xml:space="preserve"> MF, </w:t>
      </w:r>
      <w:proofErr w:type="spellStart"/>
      <w:r w:rsidRPr="00C121D3">
        <w:rPr>
          <w:lang w:val="en-US"/>
        </w:rPr>
        <w:t>Siebler</w:t>
      </w:r>
      <w:proofErr w:type="spellEnd"/>
      <w:r w:rsidRPr="00C121D3">
        <w:rPr>
          <w:lang w:val="en-US"/>
        </w:rPr>
        <w:t xml:space="preserve"> J. Advances in hepatitis C therapy: What is the current state - what come’s next? World J Hepatol 2016; 8: 139-147 [PMID: 26839638 DOI: 10.4254/</w:t>
      </w:r>
      <w:proofErr w:type="spellStart"/>
      <w:r w:rsidRPr="00C121D3">
        <w:rPr>
          <w:lang w:val="en-US"/>
        </w:rPr>
        <w:t>wjh</w:t>
      </w:r>
      <w:proofErr w:type="spellEnd"/>
      <w:r w:rsidRPr="00C121D3">
        <w:rPr>
          <w:lang w:val="en-US"/>
        </w:rPr>
        <w:t>. v8.i3.139</w:t>
      </w:r>
    </w:p>
    <w:p w14:paraId="03DCC137" w14:textId="77777777" w:rsidR="00CC13E7" w:rsidRPr="00C121D3" w:rsidRDefault="00CC13E7" w:rsidP="007573F4">
      <w:pPr>
        <w:pStyle w:val="ListParagraph"/>
        <w:numPr>
          <w:ilvl w:val="0"/>
          <w:numId w:val="36"/>
        </w:numPr>
        <w:spacing w:line="240" w:lineRule="auto"/>
        <w:ind w:left="426"/>
        <w:rPr>
          <w:lang w:val="en-US"/>
        </w:rPr>
      </w:pPr>
      <w:proofErr w:type="spellStart"/>
      <w:r w:rsidRPr="00C121D3">
        <w:rPr>
          <w:lang w:val="en-US"/>
        </w:rPr>
        <w:lastRenderedPageBreak/>
        <w:t>Lawitz</w:t>
      </w:r>
      <w:proofErr w:type="spellEnd"/>
      <w:r w:rsidRPr="00C121D3">
        <w:rPr>
          <w:lang w:val="en-US"/>
        </w:rPr>
        <w:t xml:space="preserve"> E, </w:t>
      </w:r>
      <w:proofErr w:type="spellStart"/>
      <w:r w:rsidRPr="00C121D3">
        <w:rPr>
          <w:lang w:val="en-US"/>
        </w:rPr>
        <w:t>Freilich</w:t>
      </w:r>
      <w:proofErr w:type="spellEnd"/>
      <w:r w:rsidRPr="00C121D3">
        <w:rPr>
          <w:lang w:val="en-US"/>
        </w:rPr>
        <w:t xml:space="preserve"> B, Link J, German P, Mo H, Han L, Brainard DM, McNally J, Marbury T, Rodriguez-Torres M. A phase 1, randomized, dose-ranging study of GS-5816, a once-daily NS5A inhibitor, in patients with genotype 1-4 hepatitis C virus. </w:t>
      </w:r>
      <w:r w:rsidRPr="00C121D3">
        <w:t>J Viral Hepat 2015; 22: 1011-1019 [PMID: 26183611 DOI: 10.1111/ jvh.12435</w:t>
      </w:r>
    </w:p>
    <w:p w14:paraId="46ED0192" w14:textId="77777777" w:rsidR="00CC13E7" w:rsidRPr="00C121D3" w:rsidRDefault="00CC13E7" w:rsidP="007573F4">
      <w:pPr>
        <w:pStyle w:val="ListParagraph"/>
        <w:numPr>
          <w:ilvl w:val="0"/>
          <w:numId w:val="36"/>
        </w:numPr>
        <w:spacing w:line="240" w:lineRule="auto"/>
        <w:ind w:left="426"/>
        <w:rPr>
          <w:lang w:val="en-US"/>
        </w:rPr>
      </w:pPr>
      <w:r w:rsidRPr="00C121D3">
        <w:rPr>
          <w:lang w:val="en-US" w:eastAsia="en-US"/>
        </w:rPr>
        <w:t xml:space="preserve">Lee R, </w:t>
      </w:r>
      <w:proofErr w:type="spellStart"/>
      <w:r w:rsidRPr="00C121D3">
        <w:rPr>
          <w:lang w:val="en-US" w:eastAsia="en-US"/>
        </w:rPr>
        <w:t>Kottilil</w:t>
      </w:r>
      <w:proofErr w:type="spellEnd"/>
      <w:r w:rsidRPr="00C121D3">
        <w:rPr>
          <w:lang w:val="en-US" w:eastAsia="en-US"/>
        </w:rPr>
        <w:t xml:space="preserve"> S, Wilson E. Sofosbuvir/</w:t>
      </w:r>
      <w:proofErr w:type="spellStart"/>
      <w:r w:rsidRPr="00C121D3">
        <w:rPr>
          <w:lang w:val="en-US" w:eastAsia="en-US"/>
        </w:rPr>
        <w:t>velpatasvir</w:t>
      </w:r>
      <w:proofErr w:type="spellEnd"/>
      <w:r w:rsidRPr="00C121D3">
        <w:rPr>
          <w:lang w:val="en-US" w:eastAsia="en-US"/>
        </w:rPr>
        <w:t xml:space="preserve">: a </w:t>
      </w:r>
      <w:proofErr w:type="spellStart"/>
      <w:r w:rsidRPr="00C121D3">
        <w:rPr>
          <w:lang w:val="en-US" w:eastAsia="en-US"/>
        </w:rPr>
        <w:t>pangenotypic</w:t>
      </w:r>
      <w:proofErr w:type="spellEnd"/>
      <w:r w:rsidRPr="00C121D3">
        <w:rPr>
          <w:lang w:val="en-US" w:eastAsia="en-US"/>
        </w:rPr>
        <w:t xml:space="preserve"> drug to simplify HCV therapy. Hepatol</w:t>
      </w:r>
      <w:r w:rsidRPr="00C121D3">
        <w:rPr>
          <w:lang w:eastAsia="en-US"/>
        </w:rPr>
        <w:t xml:space="preserve"> </w:t>
      </w:r>
      <w:r w:rsidRPr="00C121D3">
        <w:rPr>
          <w:lang w:val="en-US" w:eastAsia="en-US"/>
        </w:rPr>
        <w:t>Int</w:t>
      </w:r>
      <w:r w:rsidRPr="00C121D3">
        <w:rPr>
          <w:lang w:eastAsia="en-US"/>
        </w:rPr>
        <w:t xml:space="preserve">. 2017 </w:t>
      </w:r>
      <w:r w:rsidRPr="00C121D3">
        <w:rPr>
          <w:lang w:val="en-US" w:eastAsia="en-US"/>
        </w:rPr>
        <w:t>Mar</w:t>
      </w:r>
      <w:r w:rsidRPr="00C121D3">
        <w:rPr>
          <w:lang w:eastAsia="en-US"/>
        </w:rPr>
        <w:t xml:space="preserve">;11(2):161-170. </w:t>
      </w:r>
      <w:proofErr w:type="spellStart"/>
      <w:r w:rsidRPr="00C121D3">
        <w:rPr>
          <w:lang w:val="en-US" w:eastAsia="en-US"/>
        </w:rPr>
        <w:t>doi</w:t>
      </w:r>
      <w:proofErr w:type="spellEnd"/>
      <w:r w:rsidRPr="00C121D3">
        <w:rPr>
          <w:lang w:eastAsia="en-US"/>
        </w:rPr>
        <w:t>: 10.1007/</w:t>
      </w:r>
      <w:r w:rsidRPr="00C121D3">
        <w:rPr>
          <w:lang w:val="en-US" w:eastAsia="en-US"/>
        </w:rPr>
        <w:t>s</w:t>
      </w:r>
      <w:r w:rsidRPr="00C121D3">
        <w:rPr>
          <w:lang w:eastAsia="en-US"/>
        </w:rPr>
        <w:t xml:space="preserve">12072-016-9776-8. </w:t>
      </w:r>
      <w:proofErr w:type="spellStart"/>
      <w:r w:rsidRPr="00C121D3">
        <w:rPr>
          <w:lang w:val="en-US" w:eastAsia="en-US"/>
        </w:rPr>
        <w:t>Epub</w:t>
      </w:r>
      <w:proofErr w:type="spellEnd"/>
      <w:r w:rsidRPr="00C121D3">
        <w:rPr>
          <w:lang w:eastAsia="en-US"/>
        </w:rPr>
        <w:t xml:space="preserve"> 2016 </w:t>
      </w:r>
      <w:r w:rsidRPr="00C121D3">
        <w:rPr>
          <w:lang w:val="en-US" w:eastAsia="en-US"/>
        </w:rPr>
        <w:t>Dec</w:t>
      </w:r>
      <w:r w:rsidRPr="00C121D3">
        <w:rPr>
          <w:lang w:eastAsia="en-US"/>
        </w:rPr>
        <w:t xml:space="preserve"> 7. </w:t>
      </w:r>
      <w:r w:rsidRPr="00C121D3">
        <w:rPr>
          <w:lang w:val="en-US" w:eastAsia="en-US"/>
        </w:rPr>
        <w:t>PMID</w:t>
      </w:r>
      <w:r w:rsidRPr="00C121D3">
        <w:rPr>
          <w:lang w:eastAsia="en-US"/>
        </w:rPr>
        <w:t>: 27928718</w:t>
      </w:r>
    </w:p>
    <w:p w14:paraId="0D62066C" w14:textId="77777777" w:rsidR="00CC13E7" w:rsidRPr="00C121D3" w:rsidRDefault="00CC13E7" w:rsidP="007573F4">
      <w:pPr>
        <w:pStyle w:val="ListParagraph"/>
        <w:numPr>
          <w:ilvl w:val="0"/>
          <w:numId w:val="36"/>
        </w:numPr>
        <w:spacing w:line="240" w:lineRule="auto"/>
        <w:ind w:left="426"/>
        <w:rPr>
          <w:rStyle w:val="Hyperlink"/>
          <w:color w:val="auto"/>
          <w:u w:val="none"/>
          <w:lang w:val="en-US"/>
        </w:rPr>
      </w:pPr>
      <w:r w:rsidRPr="00C121D3">
        <w:rPr>
          <w:color w:val="2A2A2A"/>
          <w:shd w:val="clear" w:color="auto" w:fill="FFFFFF"/>
          <w:lang w:val="en-US"/>
        </w:rPr>
        <w:t>Misty M. Miller, Sofosbuvir–</w:t>
      </w:r>
      <w:proofErr w:type="spellStart"/>
      <w:r w:rsidRPr="00C121D3">
        <w:rPr>
          <w:color w:val="2A2A2A"/>
          <w:shd w:val="clear" w:color="auto" w:fill="FFFFFF"/>
          <w:lang w:val="en-US"/>
        </w:rPr>
        <w:t>velpatasvir</w:t>
      </w:r>
      <w:proofErr w:type="spellEnd"/>
      <w:r w:rsidRPr="00C121D3">
        <w:rPr>
          <w:color w:val="2A2A2A"/>
          <w:shd w:val="clear" w:color="auto" w:fill="FFFFFF"/>
          <w:lang w:val="en-US"/>
        </w:rPr>
        <w:t>: A single-tablet treatment for hepatitis C infection of all genotypes, </w:t>
      </w:r>
      <w:r w:rsidRPr="00C121D3">
        <w:rPr>
          <w:rStyle w:val="Emphasis"/>
          <w:color w:val="2A2A2A"/>
          <w:bdr w:val="none" w:sz="0" w:space="0" w:color="auto" w:frame="1"/>
          <w:shd w:val="clear" w:color="auto" w:fill="FFFFFF"/>
          <w:lang w:val="en-US"/>
        </w:rPr>
        <w:t>American Journal of Health-System Pharmacy</w:t>
      </w:r>
      <w:r w:rsidRPr="00C121D3">
        <w:rPr>
          <w:color w:val="2A2A2A"/>
          <w:shd w:val="clear" w:color="auto" w:fill="FFFFFF"/>
          <w:lang w:val="en-US"/>
        </w:rPr>
        <w:t>, Volume 74, Issue 14, 15 July 2017, Pages 1045–1052, </w:t>
      </w:r>
      <w:r>
        <w:fldChar w:fldCharType="begin"/>
      </w:r>
      <w:r w:rsidRPr="00A91BD2">
        <w:rPr>
          <w:lang w:val="en-US"/>
          <w:rPrChange w:id="1220" w:author="Абрамова Анна Андреевна" w:date="2024-05-12T20:57:00Z">
            <w:rPr/>
          </w:rPrChange>
        </w:rPr>
        <w:instrText>HYPERLINK "https://doi.org/10.2146/ajhp60632"</w:instrText>
      </w:r>
      <w:r>
        <w:fldChar w:fldCharType="separate"/>
      </w:r>
      <w:r w:rsidRPr="00C121D3">
        <w:rPr>
          <w:rStyle w:val="Hyperlink"/>
          <w:color w:val="006FB7"/>
          <w:bdr w:val="none" w:sz="0" w:space="0" w:color="auto" w:frame="1"/>
          <w:shd w:val="clear" w:color="auto" w:fill="FFFFFF"/>
          <w:lang w:val="en-US"/>
        </w:rPr>
        <w:t>https://doi.org/10.2146/ajhp60632</w:t>
      </w:r>
      <w:r>
        <w:rPr>
          <w:rStyle w:val="Hyperlink"/>
          <w:color w:val="006FB7"/>
          <w:bdr w:val="none" w:sz="0" w:space="0" w:color="auto" w:frame="1"/>
          <w:shd w:val="clear" w:color="auto" w:fill="FFFFFF"/>
          <w:lang w:val="en-US"/>
        </w:rPr>
        <w:fldChar w:fldCharType="end"/>
      </w:r>
    </w:p>
    <w:p w14:paraId="049D228C" w14:textId="77777777" w:rsidR="00CC13E7" w:rsidRPr="00C121D3" w:rsidRDefault="00CC13E7" w:rsidP="007573F4">
      <w:pPr>
        <w:pStyle w:val="ListParagraph"/>
        <w:numPr>
          <w:ilvl w:val="0"/>
          <w:numId w:val="36"/>
        </w:numPr>
        <w:spacing w:line="240" w:lineRule="auto"/>
        <w:ind w:left="426"/>
        <w:rPr>
          <w:rStyle w:val="Hyperlink"/>
          <w:color w:val="auto"/>
          <w:u w:val="none"/>
          <w:lang w:val="en-US"/>
        </w:rPr>
      </w:pPr>
      <w:r w:rsidRPr="00C121D3">
        <w:rPr>
          <w:lang w:val="en-US"/>
        </w:rPr>
        <w:t xml:space="preserve">Macdonald A, Harris M. 2004. Hepatitis C virus NS5A: tales of </w:t>
      </w:r>
      <w:proofErr w:type="spellStart"/>
      <w:r w:rsidRPr="00C121D3">
        <w:rPr>
          <w:lang w:val="en-US"/>
        </w:rPr>
        <w:t>promis</w:t>
      </w:r>
      <w:proofErr w:type="spellEnd"/>
      <w:r w:rsidRPr="00C121D3">
        <w:rPr>
          <w:lang w:val="en-US"/>
        </w:rPr>
        <w:t>-</w:t>
      </w:r>
      <w:r w:rsidRPr="00C121D3">
        <w:rPr>
          <w:lang w:val="en-US"/>
        </w:rPr>
        <w:br/>
      </w:r>
      <w:proofErr w:type="spellStart"/>
      <w:r w:rsidRPr="00C121D3">
        <w:rPr>
          <w:lang w:val="en-US"/>
        </w:rPr>
        <w:t>cuous</w:t>
      </w:r>
      <w:proofErr w:type="spellEnd"/>
      <w:r w:rsidRPr="00C121D3">
        <w:rPr>
          <w:lang w:val="en-US"/>
        </w:rPr>
        <w:t xml:space="preserve"> protein. J Gen </w:t>
      </w:r>
      <w:proofErr w:type="spellStart"/>
      <w:r w:rsidRPr="00C121D3">
        <w:rPr>
          <w:lang w:val="en-US"/>
        </w:rPr>
        <w:t>Virol</w:t>
      </w:r>
      <w:proofErr w:type="spellEnd"/>
      <w:r w:rsidRPr="00C121D3">
        <w:rPr>
          <w:lang w:val="en-US"/>
        </w:rPr>
        <w:t xml:space="preserve"> 85:2485–2502. </w:t>
      </w:r>
      <w:r>
        <w:fldChar w:fldCharType="begin"/>
      </w:r>
      <w:r>
        <w:instrText>HYPERLINK "http://dx.doi.org/10.1099/vir.0.80204-0"</w:instrText>
      </w:r>
      <w:r>
        <w:fldChar w:fldCharType="separate"/>
      </w:r>
      <w:r w:rsidRPr="00C121D3">
        <w:rPr>
          <w:rStyle w:val="Hyperlink"/>
          <w:lang w:val="en-US"/>
        </w:rPr>
        <w:t>http://dx.doi.org/10.1099/vir.0.80204-0</w:t>
      </w:r>
      <w:r>
        <w:rPr>
          <w:rStyle w:val="Hyperlink"/>
          <w:lang w:val="en-US"/>
        </w:rPr>
        <w:fldChar w:fldCharType="end"/>
      </w:r>
    </w:p>
    <w:p w14:paraId="1B430903" w14:textId="77777777" w:rsidR="00CC13E7" w:rsidRPr="00C121D3" w:rsidRDefault="00CC13E7" w:rsidP="007573F4">
      <w:pPr>
        <w:pStyle w:val="ListParagraph"/>
        <w:numPr>
          <w:ilvl w:val="0"/>
          <w:numId w:val="36"/>
        </w:numPr>
        <w:spacing w:line="240" w:lineRule="auto"/>
        <w:ind w:left="426"/>
        <w:rPr>
          <w:rStyle w:val="Hyperlink"/>
          <w:color w:val="auto"/>
          <w:u w:val="none"/>
          <w:lang w:val="en-US"/>
        </w:rPr>
      </w:pPr>
      <w:r w:rsidRPr="00C121D3">
        <w:rPr>
          <w:lang w:val="en-US"/>
        </w:rPr>
        <w:t xml:space="preserve">McGivern DR, Masaki T, Williford S, </w:t>
      </w:r>
      <w:proofErr w:type="spellStart"/>
      <w:r w:rsidRPr="00C121D3">
        <w:rPr>
          <w:lang w:val="en-US"/>
        </w:rPr>
        <w:t>Ingravallo</w:t>
      </w:r>
      <w:proofErr w:type="spellEnd"/>
      <w:r w:rsidRPr="00C121D3">
        <w:rPr>
          <w:lang w:val="en-US"/>
        </w:rPr>
        <w:t xml:space="preserve"> P, Feng Z, Lahser F,</w:t>
      </w:r>
      <w:r w:rsidRPr="00C121D3">
        <w:rPr>
          <w:lang w:val="en-US"/>
        </w:rPr>
        <w:br/>
        <w:t xml:space="preserve">Asante-Appiah E, </w:t>
      </w:r>
      <w:proofErr w:type="spellStart"/>
      <w:r w:rsidRPr="00C121D3">
        <w:rPr>
          <w:lang w:val="en-US"/>
        </w:rPr>
        <w:t>Neddermann</w:t>
      </w:r>
      <w:proofErr w:type="spellEnd"/>
      <w:r w:rsidRPr="00C121D3">
        <w:rPr>
          <w:lang w:val="en-US"/>
        </w:rPr>
        <w:t xml:space="preserve"> P, De Francesco R, Howe AY, Lemon SM. 2014. Kinetic analyses reveal potent and early blockade of hepatitis C virus assembly by NS5A inhibitors. Gastroenterology 147:453– 462. </w:t>
      </w:r>
      <w:r>
        <w:fldChar w:fldCharType="begin"/>
      </w:r>
      <w:r>
        <w:instrText>HYPERLINK "http://dx.doi.org/10.1053/j.gastro.2014.04.021"</w:instrText>
      </w:r>
      <w:r>
        <w:fldChar w:fldCharType="separate"/>
      </w:r>
      <w:r w:rsidRPr="00C121D3">
        <w:rPr>
          <w:rStyle w:val="Hyperlink"/>
          <w:lang w:val="en-US"/>
        </w:rPr>
        <w:t>http://dx.doi.org/10.1053/j.gastro.2014.04.021</w:t>
      </w:r>
      <w:r>
        <w:rPr>
          <w:rStyle w:val="Hyperlink"/>
          <w:lang w:val="en-US"/>
        </w:rPr>
        <w:fldChar w:fldCharType="end"/>
      </w:r>
    </w:p>
    <w:p w14:paraId="75BD7BBF" w14:textId="77777777" w:rsidR="00CC13E7" w:rsidRPr="00C121D3" w:rsidRDefault="00CC13E7" w:rsidP="007573F4">
      <w:pPr>
        <w:pStyle w:val="ListParagraph"/>
        <w:numPr>
          <w:ilvl w:val="0"/>
          <w:numId w:val="36"/>
        </w:numPr>
        <w:spacing w:line="240" w:lineRule="auto"/>
        <w:ind w:left="426"/>
        <w:rPr>
          <w:rStyle w:val="Hyperlink"/>
          <w:color w:val="auto"/>
          <w:u w:val="none"/>
          <w:lang w:val="en-US"/>
        </w:rPr>
      </w:pPr>
      <w:r w:rsidRPr="00C121D3">
        <w:rPr>
          <w:lang w:val="en-US"/>
        </w:rPr>
        <w:t>Ross-</w:t>
      </w:r>
      <w:proofErr w:type="spellStart"/>
      <w:r w:rsidRPr="00C121D3">
        <w:rPr>
          <w:lang w:val="en-US"/>
        </w:rPr>
        <w:t>Thriepland</w:t>
      </w:r>
      <w:proofErr w:type="spellEnd"/>
      <w:r w:rsidRPr="00C121D3">
        <w:rPr>
          <w:lang w:val="en-US"/>
        </w:rPr>
        <w:t xml:space="preserve"> D, Harris M. 2015. Hepatitis C virus NS5A: enigmatic but still promiscuous 10 years on! J Gen </w:t>
      </w:r>
      <w:proofErr w:type="spellStart"/>
      <w:r w:rsidRPr="00C121D3">
        <w:rPr>
          <w:lang w:val="en-US"/>
        </w:rPr>
        <w:t>Virol</w:t>
      </w:r>
      <w:proofErr w:type="spellEnd"/>
      <w:r w:rsidRPr="00C121D3">
        <w:rPr>
          <w:lang w:val="en-US"/>
        </w:rPr>
        <w:t xml:space="preserve"> 96:727–738. </w:t>
      </w:r>
      <w:r>
        <w:fldChar w:fldCharType="begin"/>
      </w:r>
      <w:r>
        <w:instrText>HYPERLINK "http://dx.doi.org/10.1099/jgv.0.000009"</w:instrText>
      </w:r>
      <w:r>
        <w:fldChar w:fldCharType="separate"/>
      </w:r>
      <w:r w:rsidRPr="00C121D3">
        <w:rPr>
          <w:rStyle w:val="Hyperlink"/>
          <w:lang w:val="en-US"/>
        </w:rPr>
        <w:t>http://dx.doi.org/10.1099/jgv.0.000009</w:t>
      </w:r>
      <w:r>
        <w:rPr>
          <w:rStyle w:val="Hyperlink"/>
          <w:lang w:val="en-US"/>
        </w:rPr>
        <w:fldChar w:fldCharType="end"/>
      </w:r>
    </w:p>
    <w:p w14:paraId="01414F6B" w14:textId="77777777" w:rsidR="00CC13E7" w:rsidRPr="00C121D3" w:rsidRDefault="00CC13E7" w:rsidP="007573F4">
      <w:pPr>
        <w:pStyle w:val="ListParagraph"/>
        <w:numPr>
          <w:ilvl w:val="0"/>
          <w:numId w:val="36"/>
        </w:numPr>
        <w:spacing w:line="240" w:lineRule="auto"/>
        <w:ind w:left="426"/>
        <w:rPr>
          <w:lang w:val="en-US"/>
        </w:rPr>
      </w:pPr>
      <w:r w:rsidRPr="00C121D3">
        <w:rPr>
          <w:lang w:val="en-US"/>
        </w:rPr>
        <w:t xml:space="preserve">Epclusa (sofosbuvir and </w:t>
      </w:r>
      <w:proofErr w:type="spellStart"/>
      <w:r w:rsidRPr="00C121D3">
        <w:rPr>
          <w:lang w:val="en-US"/>
        </w:rPr>
        <w:t>velpatasvir</w:t>
      </w:r>
      <w:proofErr w:type="spellEnd"/>
      <w:r w:rsidRPr="00C121D3">
        <w:rPr>
          <w:lang w:val="en-US"/>
        </w:rPr>
        <w:t>) package insert. Foster City, CA: Gilead Sciences, Inc.; 2016</w:t>
      </w:r>
    </w:p>
    <w:p w14:paraId="4190671B" w14:textId="77777777" w:rsidR="00CC13E7" w:rsidRPr="00C121D3" w:rsidRDefault="00CC13E7" w:rsidP="007573F4">
      <w:pPr>
        <w:pStyle w:val="ListParagraph"/>
        <w:numPr>
          <w:ilvl w:val="0"/>
          <w:numId w:val="36"/>
        </w:numPr>
        <w:spacing w:line="240" w:lineRule="auto"/>
        <w:ind w:left="426"/>
        <w:rPr>
          <w:lang w:val="en-US"/>
        </w:rPr>
      </w:pPr>
      <w:r w:rsidRPr="00C121D3">
        <w:rPr>
          <w:lang w:val="en-US"/>
        </w:rPr>
        <w:t xml:space="preserve">Epclusa: European Medicines Agency (2016) Epclusa EMA CHMP assessment report. Contract No.: EMEA/H/C/004210/0000, European Medicines Agency. </w:t>
      </w:r>
      <w:r w:rsidRPr="00C121D3">
        <w:rPr>
          <w:color w:val="000000" w:themeColor="text1"/>
          <w:lang w:val="en-US"/>
        </w:rPr>
        <w:t>Available from:</w:t>
      </w:r>
      <w:r w:rsidRPr="00C121D3">
        <w:rPr>
          <w:lang w:val="en-US"/>
        </w:rPr>
        <w:t xml:space="preserve"> </w:t>
      </w:r>
      <w:r>
        <w:fldChar w:fldCharType="begin"/>
      </w:r>
      <w:r w:rsidRPr="00A91BD2">
        <w:rPr>
          <w:lang w:val="en-US"/>
          <w:rPrChange w:id="1221" w:author="Абрамова Анна Андреевна" w:date="2024-05-12T20:57:00Z">
            <w:rPr/>
          </w:rPrChange>
        </w:rPr>
        <w:instrText>HYPERLINK "https://www.ema.europa.eu/en/documents/assessment-report/epclusa-epar-public-assessment-report_en.pdf%20p.%2020"</w:instrText>
      </w:r>
      <w:r>
        <w:fldChar w:fldCharType="separate"/>
      </w:r>
      <w:r w:rsidRPr="00C121D3">
        <w:rPr>
          <w:rStyle w:val="Hyperlink"/>
          <w:lang w:val="en-US"/>
        </w:rPr>
        <w:t>https://www.ema.europa.eu/en/documents/assessment-report/epclusa-epar-public-assessment-report_en.pdf p. 20</w:t>
      </w:r>
      <w:r>
        <w:rPr>
          <w:rStyle w:val="Hyperlink"/>
          <w:lang w:val="en-US"/>
        </w:rPr>
        <w:fldChar w:fldCharType="end"/>
      </w:r>
      <w:r w:rsidRPr="00C121D3">
        <w:rPr>
          <w:color w:val="000000"/>
          <w:lang w:val="en-US"/>
        </w:rPr>
        <w:t>.</w:t>
      </w:r>
    </w:p>
    <w:p w14:paraId="5BD0493B" w14:textId="77777777" w:rsidR="00CC13E7" w:rsidRPr="00C121D3" w:rsidRDefault="00CC13E7" w:rsidP="007573F4">
      <w:pPr>
        <w:pStyle w:val="ListParagraph"/>
        <w:numPr>
          <w:ilvl w:val="0"/>
          <w:numId w:val="36"/>
        </w:numPr>
        <w:spacing w:line="240" w:lineRule="auto"/>
        <w:ind w:left="426"/>
        <w:rPr>
          <w:lang w:val="en-US"/>
        </w:rPr>
      </w:pPr>
      <w:r w:rsidRPr="00C121D3">
        <w:rPr>
          <w:lang w:val="en-US"/>
        </w:rPr>
        <w:t xml:space="preserve">Epclusa: European Medicines Agency (2016) Epclusa EMA CHMP assessment report. Contract No.: EMEA/H/C/004210/0000, European Medicines Agency. </w:t>
      </w:r>
      <w:r w:rsidRPr="00C121D3">
        <w:rPr>
          <w:color w:val="000000" w:themeColor="text1"/>
          <w:lang w:val="en-US"/>
        </w:rPr>
        <w:t>Available from:</w:t>
      </w:r>
      <w:r w:rsidRPr="00C121D3">
        <w:rPr>
          <w:lang w:val="en-US"/>
        </w:rPr>
        <w:t xml:space="preserve"> </w:t>
      </w:r>
      <w:r>
        <w:fldChar w:fldCharType="begin"/>
      </w:r>
      <w:r w:rsidRPr="00A91BD2">
        <w:rPr>
          <w:lang w:val="en-US"/>
          <w:rPrChange w:id="1222" w:author="Абрамова Анна Андреевна" w:date="2024-05-12T20:57:00Z">
            <w:rPr/>
          </w:rPrChange>
        </w:rPr>
        <w:instrText>HYPERLINK "https://www.ema.europa.eu/en/documents/product-information/epclusa-epar-product-information_en.pdf%20p.%2048-50"</w:instrText>
      </w:r>
      <w:r>
        <w:fldChar w:fldCharType="separate"/>
      </w:r>
      <w:r w:rsidRPr="00C121D3">
        <w:rPr>
          <w:rStyle w:val="Hyperlink"/>
          <w:lang w:val="en-US"/>
        </w:rPr>
        <w:t>https://www.ema.europa.eu/en/documents/product-information/epclusa-epar-product-information_en.pdf p. 48-50</w:t>
      </w:r>
      <w:r>
        <w:rPr>
          <w:rStyle w:val="Hyperlink"/>
          <w:lang w:val="en-US"/>
        </w:rPr>
        <w:fldChar w:fldCharType="end"/>
      </w:r>
      <w:r w:rsidRPr="00C121D3">
        <w:rPr>
          <w:color w:val="000000"/>
          <w:lang w:val="en-US"/>
        </w:rPr>
        <w:t>.</w:t>
      </w:r>
    </w:p>
    <w:p w14:paraId="60963A3E" w14:textId="77777777" w:rsidR="00CC13E7" w:rsidRPr="00C121D3" w:rsidRDefault="00CC13E7" w:rsidP="007573F4">
      <w:pPr>
        <w:pStyle w:val="ListParagraph"/>
        <w:numPr>
          <w:ilvl w:val="0"/>
          <w:numId w:val="36"/>
        </w:numPr>
        <w:spacing w:line="240" w:lineRule="auto"/>
        <w:ind w:left="426"/>
        <w:rPr>
          <w:lang w:val="en-US"/>
        </w:rPr>
      </w:pPr>
      <w:r w:rsidRPr="00C121D3">
        <w:rPr>
          <w:lang w:val="en-US"/>
        </w:rPr>
        <w:t xml:space="preserve">Epclusa: European Medicines Agency (2016) Epclusa EMA CHMP assessment report. Contract No.: EMEA/H/C/004210/0000, European Medicines Agency. </w:t>
      </w:r>
      <w:r w:rsidRPr="00C121D3">
        <w:rPr>
          <w:color w:val="000000" w:themeColor="text1"/>
          <w:lang w:val="en-US"/>
        </w:rPr>
        <w:t>Available from:</w:t>
      </w:r>
      <w:r w:rsidRPr="00C121D3">
        <w:rPr>
          <w:lang w:val="en-US"/>
        </w:rPr>
        <w:t xml:space="preserve"> </w:t>
      </w:r>
      <w:r w:rsidRPr="00C121D3">
        <w:rPr>
          <w:color w:val="000000"/>
          <w:lang w:val="en-US"/>
        </w:rPr>
        <w:t>https://www.ema.europa.eu/en/documents/assessment-report/epclusa-epar-public-assessment-report_en.pdf, p. 21-23.</w:t>
      </w:r>
    </w:p>
    <w:p w14:paraId="7E45463E" w14:textId="77777777" w:rsidR="00CC13E7" w:rsidRPr="00C121D3" w:rsidRDefault="00CC13E7" w:rsidP="007573F4">
      <w:pPr>
        <w:pStyle w:val="ListParagraph"/>
        <w:numPr>
          <w:ilvl w:val="0"/>
          <w:numId w:val="36"/>
        </w:numPr>
        <w:spacing w:line="240" w:lineRule="auto"/>
        <w:ind w:left="426"/>
        <w:rPr>
          <w:lang w:val="en-US"/>
        </w:rPr>
      </w:pPr>
      <w:r w:rsidRPr="00C121D3">
        <w:rPr>
          <w:lang w:val="en-US"/>
        </w:rPr>
        <w:t xml:space="preserve">Epclusa: European Medicines Agency (2016) Epclusa EMA CHMP assessment report. Contract No.: EMEA/H/C/004210/0000, European Medicines Agency. </w:t>
      </w:r>
      <w:r w:rsidRPr="00C121D3">
        <w:rPr>
          <w:color w:val="000000" w:themeColor="text1"/>
          <w:lang w:val="en-US"/>
        </w:rPr>
        <w:t>Available from:</w:t>
      </w:r>
      <w:r w:rsidRPr="00C121D3">
        <w:rPr>
          <w:lang w:val="en-US"/>
        </w:rPr>
        <w:t xml:space="preserve"> </w:t>
      </w:r>
      <w:r w:rsidRPr="00C121D3">
        <w:rPr>
          <w:color w:val="000000"/>
          <w:lang w:val="en-US"/>
        </w:rPr>
        <w:t>https://www.ema.europa.eu/en/documents/assessment-report/epclusa-epar-public-assessment-report_en.pdf, p. 24-25.</w:t>
      </w:r>
    </w:p>
    <w:p w14:paraId="42A4C40A" w14:textId="77777777" w:rsidR="00CC13E7" w:rsidRPr="00C121D3" w:rsidRDefault="00CC13E7" w:rsidP="007573F4">
      <w:pPr>
        <w:pStyle w:val="ListParagraph"/>
        <w:numPr>
          <w:ilvl w:val="0"/>
          <w:numId w:val="36"/>
        </w:numPr>
        <w:spacing w:line="240" w:lineRule="auto"/>
        <w:ind w:left="426"/>
        <w:rPr>
          <w:lang w:val="en-US"/>
        </w:rPr>
      </w:pPr>
      <w:r w:rsidRPr="00C121D3">
        <w:rPr>
          <w:lang w:val="en-US"/>
        </w:rPr>
        <w:t xml:space="preserve">Epclusa: European Medicines Agency (2016) Epclusa EMA CHMP assessment report. Contract No.: EMEA/H/C/004210/0000, European Medicines Agency. </w:t>
      </w:r>
      <w:r w:rsidRPr="00C121D3">
        <w:rPr>
          <w:color w:val="000000" w:themeColor="text1"/>
          <w:lang w:val="en-US"/>
        </w:rPr>
        <w:t>Available from:</w:t>
      </w:r>
      <w:r w:rsidRPr="00C121D3">
        <w:rPr>
          <w:lang w:val="en-US"/>
        </w:rPr>
        <w:t xml:space="preserve"> </w:t>
      </w:r>
      <w:r>
        <w:fldChar w:fldCharType="begin"/>
      </w:r>
      <w:r w:rsidRPr="00A91BD2">
        <w:rPr>
          <w:lang w:val="en-US"/>
          <w:rPrChange w:id="1223" w:author="Абрамова Анна Андреевна" w:date="2024-05-12T20:57:00Z">
            <w:rPr/>
          </w:rPrChange>
        </w:rPr>
        <w:instrText>HYPERLINK "https://www.ema.europa.eu/en/documents/assessment-report/epclusa-epar-public-assessment-report_en.pdf.%20p.%2025-26"</w:instrText>
      </w:r>
      <w:r>
        <w:fldChar w:fldCharType="separate"/>
      </w:r>
      <w:r w:rsidRPr="00C121D3">
        <w:rPr>
          <w:rStyle w:val="Hyperlink"/>
          <w:shd w:val="clear" w:color="auto" w:fill="FFFFFF"/>
          <w:lang w:val="en-US" w:bidi="ru-RU"/>
        </w:rPr>
        <w:t>https://www.ema.europa.eu/en/documents/assessment-report/epclusa-epar-public-assessment-report_en.pdf. p. 25-26</w:t>
      </w:r>
      <w:r>
        <w:rPr>
          <w:rStyle w:val="Hyperlink"/>
          <w:shd w:val="clear" w:color="auto" w:fill="FFFFFF"/>
          <w:lang w:val="en-US" w:bidi="ru-RU"/>
        </w:rPr>
        <w:fldChar w:fldCharType="end"/>
      </w:r>
      <w:r w:rsidRPr="00C121D3">
        <w:rPr>
          <w:shd w:val="clear" w:color="auto" w:fill="FFFFFF"/>
          <w:lang w:val="en-US" w:bidi="ru-RU"/>
        </w:rPr>
        <w:t>.</w:t>
      </w:r>
    </w:p>
    <w:p w14:paraId="460195B7" w14:textId="77777777" w:rsidR="00CC13E7" w:rsidRPr="00C121D3" w:rsidRDefault="00CC13E7" w:rsidP="007573F4">
      <w:pPr>
        <w:pStyle w:val="ListParagraph"/>
        <w:numPr>
          <w:ilvl w:val="0"/>
          <w:numId w:val="36"/>
        </w:numPr>
        <w:spacing w:line="240" w:lineRule="auto"/>
        <w:ind w:left="426"/>
        <w:rPr>
          <w:lang w:val="en-US"/>
        </w:rPr>
      </w:pPr>
      <w:r w:rsidRPr="00C121D3">
        <w:rPr>
          <w:lang w:val="en-US"/>
        </w:rPr>
        <w:t xml:space="preserve">Epclusa: European Medicines Agency (2016) Epclusa EMA CHMP assessment report. Contract No.: EMEA/H/C/004210/0000, European Medicines Agency. </w:t>
      </w:r>
      <w:r w:rsidRPr="00C121D3">
        <w:rPr>
          <w:color w:val="000000" w:themeColor="text1"/>
          <w:lang w:val="en-US"/>
        </w:rPr>
        <w:t>Available from:</w:t>
      </w:r>
      <w:r w:rsidRPr="00C121D3">
        <w:rPr>
          <w:lang w:val="en-US"/>
        </w:rPr>
        <w:t xml:space="preserve"> </w:t>
      </w:r>
      <w:r w:rsidRPr="00C121D3">
        <w:rPr>
          <w:color w:val="000000"/>
          <w:lang w:val="en-US"/>
        </w:rPr>
        <w:t>https://www.ema.europa.eu/en/documents/assessment-report/epclusa-epar-public-assessment-report_en.pdf, p. 26-27.</w:t>
      </w:r>
    </w:p>
    <w:p w14:paraId="45D95E67" w14:textId="77777777" w:rsidR="00CC13E7" w:rsidRPr="00C121D3" w:rsidRDefault="00CC13E7" w:rsidP="007573F4">
      <w:pPr>
        <w:pStyle w:val="ListParagraph"/>
        <w:numPr>
          <w:ilvl w:val="0"/>
          <w:numId w:val="36"/>
        </w:numPr>
        <w:spacing w:line="240" w:lineRule="auto"/>
        <w:ind w:left="426"/>
        <w:rPr>
          <w:lang w:val="en-US"/>
        </w:rPr>
      </w:pPr>
      <w:r w:rsidRPr="00C121D3">
        <w:rPr>
          <w:lang w:val="en-US"/>
        </w:rPr>
        <w:t xml:space="preserve">Epclusa: European Medicines Agency (2016) Epclusa EMA CHMP assessment report. Contract No.: EMEA/H/C/004210/0000, European Medicines Agency. </w:t>
      </w:r>
      <w:r w:rsidRPr="00C121D3">
        <w:rPr>
          <w:color w:val="000000" w:themeColor="text1"/>
          <w:lang w:val="en-US"/>
        </w:rPr>
        <w:t>Available from:</w:t>
      </w:r>
      <w:r w:rsidRPr="00C121D3">
        <w:rPr>
          <w:lang w:val="en-US"/>
        </w:rPr>
        <w:t xml:space="preserve"> </w:t>
      </w:r>
      <w:r w:rsidRPr="00C121D3">
        <w:rPr>
          <w:color w:val="000000"/>
          <w:lang w:val="en-US"/>
        </w:rPr>
        <w:t>https://www.ema.europa.eu/en/documents/assessment-report/epclusa-epar-public-assessment-report_en.pdf, p. 27-28.</w:t>
      </w:r>
    </w:p>
    <w:p w14:paraId="3F0775DA" w14:textId="77777777" w:rsidR="00CC13E7" w:rsidRPr="00C121D3" w:rsidRDefault="00CC13E7" w:rsidP="007573F4">
      <w:pPr>
        <w:pStyle w:val="ListParagraph"/>
        <w:numPr>
          <w:ilvl w:val="0"/>
          <w:numId w:val="36"/>
        </w:numPr>
        <w:spacing w:line="240" w:lineRule="auto"/>
        <w:ind w:left="426"/>
        <w:rPr>
          <w:lang w:val="en-US"/>
        </w:rPr>
      </w:pPr>
      <w:r w:rsidRPr="00C121D3">
        <w:rPr>
          <w:lang w:val="en-US"/>
        </w:rPr>
        <w:lastRenderedPageBreak/>
        <w:t xml:space="preserve">Epclusa: European Medicines Agency (2016) Epclusa EMA CHMP assessment report. Contract No.: EMEA/H/C/004210/0000, European Medicines Agency. </w:t>
      </w:r>
      <w:r w:rsidRPr="00C121D3">
        <w:rPr>
          <w:color w:val="000000" w:themeColor="text1"/>
          <w:lang w:val="en-US"/>
        </w:rPr>
        <w:t>Available from:</w:t>
      </w:r>
      <w:r w:rsidRPr="00C121D3">
        <w:rPr>
          <w:lang w:val="en-US"/>
        </w:rPr>
        <w:t xml:space="preserve"> </w:t>
      </w:r>
      <w:r w:rsidRPr="00C121D3">
        <w:rPr>
          <w:color w:val="000000"/>
          <w:lang w:val="en-US"/>
        </w:rPr>
        <w:t>https://www.ema.europa.eu/en/documents/assessment-report/epclusa-epar-public-assessment-report_en.pdf, p. 29-30.</w:t>
      </w:r>
    </w:p>
    <w:p w14:paraId="1C40FD45" w14:textId="77777777" w:rsidR="00CC13E7" w:rsidRPr="00C121D3" w:rsidRDefault="00CC13E7" w:rsidP="007573F4">
      <w:pPr>
        <w:pStyle w:val="ListParagraph"/>
        <w:numPr>
          <w:ilvl w:val="0"/>
          <w:numId w:val="36"/>
        </w:numPr>
        <w:spacing w:line="240" w:lineRule="auto"/>
        <w:ind w:left="426"/>
        <w:rPr>
          <w:lang w:val="en-US"/>
        </w:rPr>
      </w:pPr>
      <w:r w:rsidRPr="00C121D3">
        <w:rPr>
          <w:lang w:val="en-US"/>
        </w:rPr>
        <w:t xml:space="preserve">Epclusa: European Medicines Agency (2016) Epclusa EMA CHMP assessment report. Contract No.: EMEA/H/C/004210/0000, European Medicines Agency. </w:t>
      </w:r>
      <w:r w:rsidRPr="00C121D3">
        <w:rPr>
          <w:color w:val="000000" w:themeColor="text1"/>
          <w:lang w:val="en-US"/>
        </w:rPr>
        <w:t>Available from:</w:t>
      </w:r>
      <w:r w:rsidRPr="00C121D3">
        <w:rPr>
          <w:lang w:val="en-US"/>
        </w:rPr>
        <w:t xml:space="preserve"> </w:t>
      </w:r>
      <w:r w:rsidRPr="00C121D3">
        <w:rPr>
          <w:color w:val="000000"/>
          <w:lang w:val="en-US"/>
        </w:rPr>
        <w:t>https://www.ema.europa.eu/en/documents/assessment-report/epclusa-epar-public-assessment-report_en.pdf, p. 30-33.</w:t>
      </w:r>
    </w:p>
    <w:p w14:paraId="04410814" w14:textId="77777777" w:rsidR="00CC13E7" w:rsidRPr="00C121D3" w:rsidRDefault="00CC13E7" w:rsidP="007573F4">
      <w:pPr>
        <w:pStyle w:val="ListParagraph"/>
        <w:numPr>
          <w:ilvl w:val="0"/>
          <w:numId w:val="36"/>
        </w:numPr>
        <w:spacing w:line="240" w:lineRule="auto"/>
        <w:ind w:left="426"/>
        <w:rPr>
          <w:lang w:val="en-US"/>
        </w:rPr>
      </w:pPr>
      <w:r w:rsidRPr="00C121D3">
        <w:rPr>
          <w:lang w:val="en-US"/>
        </w:rPr>
        <w:t xml:space="preserve">Epclusa: European Medicines Agency (2016) Epclusa EMA CHMP assessment report. Contract No.: EMEA/H/C/004210/0000, European Medicines Agency. </w:t>
      </w:r>
      <w:r w:rsidRPr="00C121D3">
        <w:rPr>
          <w:color w:val="000000" w:themeColor="text1"/>
          <w:lang w:val="en-US"/>
        </w:rPr>
        <w:t>Available from:</w:t>
      </w:r>
      <w:r w:rsidRPr="00C121D3">
        <w:rPr>
          <w:lang w:val="en-US"/>
        </w:rPr>
        <w:t xml:space="preserve"> </w:t>
      </w:r>
      <w:r w:rsidRPr="00C121D3">
        <w:rPr>
          <w:color w:val="000000"/>
          <w:lang w:val="en-US"/>
        </w:rPr>
        <w:t>https://www.ema.europa.eu/en/documents/assessment-report/epclusa-epar-public-assessment-report_en.pdf, p. 34.</w:t>
      </w:r>
    </w:p>
    <w:p w14:paraId="4DDF89BB" w14:textId="77777777" w:rsidR="00CC13E7" w:rsidRPr="00C121D3" w:rsidRDefault="00CC13E7" w:rsidP="007573F4">
      <w:pPr>
        <w:pStyle w:val="ListParagraph"/>
        <w:numPr>
          <w:ilvl w:val="0"/>
          <w:numId w:val="36"/>
        </w:numPr>
        <w:spacing w:line="240" w:lineRule="auto"/>
        <w:ind w:left="426"/>
        <w:rPr>
          <w:lang w:val="en-US"/>
        </w:rPr>
      </w:pPr>
      <w:r w:rsidRPr="00C121D3">
        <w:rPr>
          <w:lang w:val="en-US"/>
        </w:rPr>
        <w:t xml:space="preserve">Epclusa: European Medicines Agency (2016) Epclusa EMA CHMP assessment report. Contract No.: EMEA/H/C/004210/0000, European Medicines Agency. </w:t>
      </w:r>
      <w:r w:rsidRPr="00C121D3">
        <w:rPr>
          <w:color w:val="000000" w:themeColor="text1"/>
          <w:lang w:val="en-US"/>
        </w:rPr>
        <w:t>Available from:</w:t>
      </w:r>
      <w:r w:rsidRPr="00C121D3">
        <w:rPr>
          <w:lang w:val="en-US"/>
        </w:rPr>
        <w:t xml:space="preserve"> </w:t>
      </w:r>
      <w:r w:rsidRPr="00C121D3">
        <w:rPr>
          <w:color w:val="000000"/>
          <w:lang w:val="en-US"/>
        </w:rPr>
        <w:t>https://www.ema.europa.eu/en/documents/assessment-report/epclusa-epar-public-assessment-report_en.pdf, p. 34-37.</w:t>
      </w:r>
    </w:p>
    <w:p w14:paraId="13B3BA0E" w14:textId="77777777" w:rsidR="00CC13E7" w:rsidRPr="00C121D3" w:rsidRDefault="00CC13E7" w:rsidP="007573F4">
      <w:pPr>
        <w:pStyle w:val="ListParagraph"/>
        <w:numPr>
          <w:ilvl w:val="0"/>
          <w:numId w:val="36"/>
        </w:numPr>
        <w:spacing w:line="240" w:lineRule="auto"/>
        <w:ind w:left="426"/>
        <w:rPr>
          <w:lang w:val="en-US"/>
        </w:rPr>
      </w:pPr>
      <w:r w:rsidRPr="00C121D3">
        <w:rPr>
          <w:lang w:val="en-US"/>
        </w:rPr>
        <w:t xml:space="preserve">Epclusa: European Medicines Agency (2016) Epclusa EMA CHMP assessment report. Contract No.: EMEA/H/C/004210/0000, European Medicines Agency. </w:t>
      </w:r>
      <w:r w:rsidRPr="00C121D3">
        <w:rPr>
          <w:color w:val="000000" w:themeColor="text1"/>
          <w:lang w:val="en-US"/>
        </w:rPr>
        <w:t>Available from:</w:t>
      </w:r>
      <w:r w:rsidRPr="00C121D3">
        <w:rPr>
          <w:lang w:val="en-US"/>
        </w:rPr>
        <w:t xml:space="preserve"> </w:t>
      </w:r>
      <w:r w:rsidRPr="00C121D3">
        <w:rPr>
          <w:color w:val="000000"/>
          <w:lang w:val="en-US"/>
        </w:rPr>
        <w:t>https://www.ema.europa.eu/en/documents/assessment-report/epclusa-epar-public-assessment-report_en.pdf, p. 38-41.</w:t>
      </w:r>
    </w:p>
    <w:p w14:paraId="70F56CDF" w14:textId="77777777" w:rsidR="00CC13E7" w:rsidRPr="00C121D3" w:rsidRDefault="00CC13E7" w:rsidP="007573F4">
      <w:pPr>
        <w:pStyle w:val="ListParagraph"/>
        <w:numPr>
          <w:ilvl w:val="0"/>
          <w:numId w:val="36"/>
        </w:numPr>
        <w:spacing w:line="240" w:lineRule="auto"/>
        <w:ind w:left="426"/>
        <w:rPr>
          <w:lang w:val="en-US"/>
        </w:rPr>
      </w:pPr>
      <w:r w:rsidRPr="00C121D3">
        <w:rPr>
          <w:lang w:val="en-US"/>
        </w:rPr>
        <w:t xml:space="preserve">Epclusa: European Medicines Agency (2016) Epclusa EMA CHMP assessment report. Contract No.: EMEA/H/C/004210/0000, European Medicines Agency. </w:t>
      </w:r>
      <w:r w:rsidRPr="00C121D3">
        <w:rPr>
          <w:color w:val="000000" w:themeColor="text1"/>
          <w:lang w:val="en-US"/>
        </w:rPr>
        <w:t>Available from:</w:t>
      </w:r>
      <w:r w:rsidRPr="00C121D3">
        <w:rPr>
          <w:lang w:val="en-US"/>
        </w:rPr>
        <w:t xml:space="preserve"> https://www.ema.europa.eu/en/documents/assessment-report/epclusa-epar-public-assessment-report_en.pdf, p. 42-43.</w:t>
      </w:r>
    </w:p>
    <w:p w14:paraId="125E9349" w14:textId="77777777" w:rsidR="00CC13E7" w:rsidRPr="00C121D3" w:rsidRDefault="00CC13E7" w:rsidP="007573F4">
      <w:pPr>
        <w:pStyle w:val="ListParagraph"/>
        <w:numPr>
          <w:ilvl w:val="0"/>
          <w:numId w:val="36"/>
        </w:numPr>
        <w:spacing w:line="240" w:lineRule="auto"/>
        <w:ind w:left="426"/>
        <w:rPr>
          <w:lang w:val="en-US"/>
        </w:rPr>
      </w:pPr>
      <w:r w:rsidRPr="00C121D3">
        <w:rPr>
          <w:lang w:val="en-US"/>
        </w:rPr>
        <w:t xml:space="preserve">Epclusa: European Medicines Agency (2016) Epclusa EMA CHMP assessment report. Contract No.: EMEA/H/C/004210/0000, European Medicines Agency. </w:t>
      </w:r>
      <w:r w:rsidRPr="00C121D3">
        <w:rPr>
          <w:color w:val="000000" w:themeColor="text1"/>
          <w:lang w:val="en-US"/>
        </w:rPr>
        <w:t>Available from:</w:t>
      </w:r>
      <w:r w:rsidRPr="00C121D3">
        <w:rPr>
          <w:lang w:val="en-US"/>
        </w:rPr>
        <w:t xml:space="preserve"> https://www.ema.europa.eu/en/documents/assessment-report/epclusa-epar-public-assessment-report_en.pdf, p. 45-46.</w:t>
      </w:r>
    </w:p>
    <w:p w14:paraId="51451D21" w14:textId="77777777" w:rsidR="00CC13E7" w:rsidRPr="00C121D3" w:rsidRDefault="00CC13E7" w:rsidP="007573F4">
      <w:pPr>
        <w:pStyle w:val="ListParagraph"/>
        <w:numPr>
          <w:ilvl w:val="0"/>
          <w:numId w:val="36"/>
        </w:numPr>
        <w:spacing w:line="240" w:lineRule="auto"/>
        <w:ind w:left="426"/>
        <w:rPr>
          <w:lang w:val="en-US"/>
        </w:rPr>
      </w:pPr>
      <w:r w:rsidRPr="00C121D3">
        <w:rPr>
          <w:lang w:val="en-US"/>
        </w:rPr>
        <w:t xml:space="preserve">Epclusa: European Medicines Agency (2016) Epclusa EMA CHMP assessment report. Contract No.: EMEA/H/C/004210/0000, European Medicines Agency. </w:t>
      </w:r>
      <w:r w:rsidRPr="00C121D3">
        <w:rPr>
          <w:color w:val="000000" w:themeColor="text1"/>
          <w:lang w:val="en-US"/>
        </w:rPr>
        <w:t>Available from:</w:t>
      </w:r>
      <w:r w:rsidRPr="00C121D3">
        <w:rPr>
          <w:lang w:val="en-US"/>
        </w:rPr>
        <w:t xml:space="preserve"> https://www.ema.europa.eu/en/documents/assessment-report/epclusa-epar-public-assessment-report_en.pdf, p. 46-47</w:t>
      </w:r>
    </w:p>
    <w:p w14:paraId="0FE67562" w14:textId="77777777" w:rsidR="00E30437" w:rsidRPr="00D93386" w:rsidRDefault="00E30437">
      <w:pPr>
        <w:pStyle w:val="Heading1"/>
        <w:spacing w:line="240" w:lineRule="auto"/>
        <w:contextualSpacing/>
        <w:rPr>
          <w:rFonts w:cs="Times New Roman"/>
          <w:color w:val="000000" w:themeColor="text1"/>
          <w:szCs w:val="24"/>
        </w:rPr>
      </w:pPr>
      <w:bookmarkStart w:id="1224" w:name="_Toc164609976"/>
      <w:r w:rsidRPr="00D93386">
        <w:rPr>
          <w:rFonts w:cs="Times New Roman"/>
          <w:color w:val="000000" w:themeColor="text1"/>
          <w:szCs w:val="24"/>
        </w:rPr>
        <w:t>4. ДЕЙСТВИЕ У ЧЕЛОВЕКА</w:t>
      </w:r>
      <w:bookmarkEnd w:id="1224"/>
    </w:p>
    <w:p w14:paraId="68BE5C52" w14:textId="48DE6BDD" w:rsidR="00CD2319" w:rsidRPr="00950E98" w:rsidRDefault="00E30437">
      <w:pPr>
        <w:pStyle w:val="Heading2"/>
        <w:spacing w:line="240" w:lineRule="auto"/>
        <w:contextualSpacing/>
        <w:rPr>
          <w:color w:val="000000" w:themeColor="text1"/>
          <w:szCs w:val="24"/>
        </w:rPr>
      </w:pPr>
      <w:bookmarkStart w:id="1225" w:name="_Toc164609977"/>
      <w:r w:rsidRPr="00D93386">
        <w:rPr>
          <w:color w:val="000000" w:themeColor="text1"/>
          <w:szCs w:val="24"/>
        </w:rPr>
        <w:t>Введение и резюме</w:t>
      </w:r>
      <w:bookmarkEnd w:id="1225"/>
    </w:p>
    <w:p w14:paraId="3A0D12A9" w14:textId="1C23487A" w:rsidR="00BC7E97" w:rsidRDefault="00BC7E97">
      <w:pPr>
        <w:spacing w:after="0" w:line="240" w:lineRule="auto"/>
        <w:ind w:firstLine="709"/>
        <w:contextualSpacing/>
      </w:pPr>
      <w:r w:rsidRPr="00D53E19">
        <w:t>Клин</w:t>
      </w:r>
      <w:r w:rsidR="00950E98" w:rsidRPr="00D53E19">
        <w:t>ических исследований препарата</w:t>
      </w:r>
      <w:r w:rsidR="00950E98" w:rsidRPr="00D53E19">
        <w:rPr>
          <w:color w:val="000000"/>
        </w:rPr>
        <w:t xml:space="preserve"> </w:t>
      </w:r>
      <w:r w:rsidR="00873966" w:rsidRPr="00873966">
        <w:rPr>
          <w:color w:val="000000"/>
        </w:rPr>
        <w:t>PT-SOVE</w:t>
      </w:r>
      <w:r w:rsidRPr="00D53E19">
        <w:t xml:space="preserve">, </w:t>
      </w:r>
      <w:r w:rsidR="004D0209" w:rsidRPr="00D53E19">
        <w:t>таблетки, покрытые пленочной оболочкой</w:t>
      </w:r>
      <w:r w:rsidR="004D0209" w:rsidRPr="00D53E19">
        <w:rPr>
          <w:bCs/>
          <w:lang w:eastAsia="ru-RU"/>
        </w:rPr>
        <w:t xml:space="preserve"> </w:t>
      </w:r>
      <w:r w:rsidR="00873966">
        <w:rPr>
          <w:bCs/>
          <w:lang w:eastAsia="ru-RU"/>
        </w:rPr>
        <w:t>400</w:t>
      </w:r>
      <w:r w:rsidR="004D0209" w:rsidRPr="00D53E19">
        <w:rPr>
          <w:bCs/>
          <w:lang w:eastAsia="ru-RU"/>
        </w:rPr>
        <w:t>+</w:t>
      </w:r>
      <w:r w:rsidR="00873966">
        <w:rPr>
          <w:bCs/>
          <w:lang w:eastAsia="ru-RU"/>
        </w:rPr>
        <w:t>10</w:t>
      </w:r>
      <w:r w:rsidR="004D0209" w:rsidRPr="00D53E19">
        <w:rPr>
          <w:bCs/>
          <w:lang w:eastAsia="ru-RU"/>
        </w:rPr>
        <w:t>0 мг,</w:t>
      </w:r>
      <w:r w:rsidRPr="00D53E19">
        <w:t xml:space="preserve"> (АО «Р-Фарм», Россия) не проводилось. Так как препарат </w:t>
      </w:r>
      <w:r w:rsidR="00873966" w:rsidRPr="00873966">
        <w:rPr>
          <w:color w:val="000000"/>
        </w:rPr>
        <w:t>PT-SOVE</w:t>
      </w:r>
      <w:r w:rsidRPr="00D53E19">
        <w:t xml:space="preserve">, разработанный АО «Р-Фарм», Россия, представляет собой воспроизведенный препарат </w:t>
      </w:r>
      <w:r w:rsidR="00873966">
        <w:t>софосбувира</w:t>
      </w:r>
      <w:r w:rsidR="00BD4D2B" w:rsidRPr="00D53E19">
        <w:t>+</w:t>
      </w:r>
      <w:r w:rsidR="00873966">
        <w:t>велпатасвира</w:t>
      </w:r>
      <w:r w:rsidRPr="00D53E19">
        <w:t xml:space="preserve">, ожидается, что его свойства будут идентичны свойствам оригинального препарата </w:t>
      </w:r>
      <w:r w:rsidR="00873966" w:rsidRPr="00873966">
        <w:t>Эпклюза</w:t>
      </w:r>
      <w:r w:rsidR="00BD4D2B" w:rsidRPr="00D53E19">
        <w:rPr>
          <w:vertAlign w:val="superscript"/>
        </w:rPr>
        <w:t>®</w:t>
      </w:r>
      <w:r w:rsidR="00BD4D2B" w:rsidRPr="00D53E19">
        <w:t xml:space="preserve"> (МНН:</w:t>
      </w:r>
      <w:r w:rsidR="00BD4D2B" w:rsidRPr="00D53E19">
        <w:rPr>
          <w:rFonts w:ascii="Calibri" w:eastAsia="Times New Roman" w:hAnsi="Calibri" w:cs="Calibri"/>
        </w:rPr>
        <w:t xml:space="preserve"> </w:t>
      </w:r>
      <w:r w:rsidR="00873966">
        <w:rPr>
          <w:rFonts w:eastAsia="Times New Roman"/>
        </w:rPr>
        <w:t>софосбувир</w:t>
      </w:r>
      <w:r w:rsidR="00BD4D2B" w:rsidRPr="00D53E19">
        <w:rPr>
          <w:rFonts w:eastAsia="Times New Roman"/>
        </w:rPr>
        <w:t>+</w:t>
      </w:r>
      <w:r w:rsidR="00873966">
        <w:rPr>
          <w:rFonts w:eastAsia="Times New Roman"/>
        </w:rPr>
        <w:t>велпатасвир</w:t>
      </w:r>
      <w:r w:rsidR="00BD4D2B" w:rsidRPr="00D53E19">
        <w:rPr>
          <w:rFonts w:eastAsia="Times New Roman"/>
        </w:rPr>
        <w:t>),</w:t>
      </w:r>
      <w:r w:rsidR="00BD4D2B" w:rsidRPr="00D53E19">
        <w:t xml:space="preserve"> таблетки, покрытые пленочной оболочкой </w:t>
      </w:r>
      <w:r w:rsidR="00873966">
        <w:t>4</w:t>
      </w:r>
      <w:r w:rsidR="00BD4D2B" w:rsidRPr="00D53E19">
        <w:t>00мг+</w:t>
      </w:r>
      <w:r w:rsidR="00873966">
        <w:t>10</w:t>
      </w:r>
      <w:r w:rsidR="00BD4D2B" w:rsidRPr="00D53E19">
        <w:t xml:space="preserve">0 мг (владелец РУ: </w:t>
      </w:r>
      <w:r w:rsidR="00873966" w:rsidRPr="00873966">
        <w:t>Гилеад Сайенсиз Интернешнл Лтд., Великобритания</w:t>
      </w:r>
      <w:r w:rsidR="00BD4D2B" w:rsidRPr="00D53E19">
        <w:t>)</w:t>
      </w:r>
      <w:r w:rsidRPr="00D53E19">
        <w:t xml:space="preserve">, которому </w:t>
      </w:r>
      <w:r w:rsidR="00873966" w:rsidRPr="00873966">
        <w:rPr>
          <w:color w:val="000000"/>
        </w:rPr>
        <w:t>PT-SOVE</w:t>
      </w:r>
      <w:r w:rsidR="00873966" w:rsidRPr="00D53E19">
        <w:t xml:space="preserve"> </w:t>
      </w:r>
      <w:r w:rsidRPr="00873966">
        <w:rPr>
          <w:highlight w:val="yellow"/>
        </w:rPr>
        <w:t>полностью соответствует по качественному и количественному составу действующих и вспомогательных веществ, а также по лекарственной форме и дозировке.</w:t>
      </w:r>
      <w:r w:rsidRPr="00D53E19">
        <w:t xml:space="preserve"> </w:t>
      </w:r>
      <w:r w:rsidR="00A1451F" w:rsidRPr="00873966">
        <w:rPr>
          <w:highlight w:val="yellow"/>
        </w:rPr>
        <w:t>Имеются незначительные отличия в составе пленочной оболочки.</w:t>
      </w:r>
      <w:r w:rsidR="00A1451F" w:rsidRPr="00D53E19">
        <w:t xml:space="preserve"> </w:t>
      </w:r>
      <w:r w:rsidRPr="00D53E19">
        <w:t xml:space="preserve">В связи с этим ниже приводятся данные клинических исследований оригинального препарата </w:t>
      </w:r>
      <w:r w:rsidR="00873966">
        <w:t>софосбувир</w:t>
      </w:r>
      <w:r w:rsidR="00D57F72" w:rsidRPr="00D53E19">
        <w:t>а+</w:t>
      </w:r>
      <w:r w:rsidR="00873966">
        <w:t>велпатасвира</w:t>
      </w:r>
      <w:r w:rsidRPr="00D53E19">
        <w:t>.</w:t>
      </w:r>
    </w:p>
    <w:p w14:paraId="3EF0E910" w14:textId="7ADEFE84" w:rsidR="00CC13E7" w:rsidRDefault="00E6567C" w:rsidP="00CC13E7">
      <w:pPr>
        <w:spacing w:after="0" w:line="240" w:lineRule="auto"/>
        <w:ind w:firstLine="709"/>
        <w:rPr>
          <w:bCs/>
          <w:lang w:eastAsia="ru-RU" w:bidi="ru-RU"/>
        </w:rPr>
      </w:pPr>
      <w:r w:rsidRPr="006451B0">
        <w:rPr>
          <w:bCs/>
          <w:lang w:eastAsia="ru-RU" w:bidi="ru-RU"/>
        </w:rPr>
        <w:lastRenderedPageBreak/>
        <w:t xml:space="preserve">Клиническая разработка </w:t>
      </w:r>
      <w:r w:rsidR="00873966">
        <w:t>софосбувир</w:t>
      </w:r>
      <w:r w:rsidR="00873966" w:rsidRPr="00D53E19">
        <w:t>а+</w:t>
      </w:r>
      <w:r w:rsidR="00873966">
        <w:t>велпатасвира</w:t>
      </w:r>
      <w:r w:rsidR="00873966" w:rsidRPr="006451B0">
        <w:rPr>
          <w:bCs/>
          <w:lang w:eastAsia="ru-RU" w:bidi="ru-RU"/>
        </w:rPr>
        <w:t xml:space="preserve"> </w:t>
      </w:r>
      <w:r w:rsidRPr="006451B0">
        <w:rPr>
          <w:bCs/>
          <w:lang w:eastAsia="ru-RU" w:bidi="ru-RU"/>
        </w:rPr>
        <w:t xml:space="preserve">включала </w:t>
      </w:r>
      <w:r w:rsidR="00CC13E7" w:rsidRPr="00CC13E7">
        <w:rPr>
          <w:bCs/>
          <w:lang w:eastAsia="ru-RU" w:bidi="ru-RU"/>
        </w:rPr>
        <w:t xml:space="preserve">исследования I фазы применения препарата для лечения хронического гепатита С во время беременности, исследования II фазы применения комбинации софосбувира и велпатасвира среди пациентов с острым гепатитом С в течение 8 недель, исследования II фазы по изучению безопасности и эффективности софосбувира и велпатасвира у подростков и детей с хроническим ВГС, многочисленные исследования II фазы комбинации софосбувира и велпатасвира в фиксированных дозах у взрослых, инфицированных ВГС с трансплантацией печени, исследования II фазы комбинации софосбувира и велпатасвира у взрослых с хронической вирусной инфекцией гепатита С и терминальной стадией почечной недостаточности, находящихся на диализе. </w:t>
      </w:r>
      <w:r w:rsidR="007573F4" w:rsidRPr="00F3552A">
        <w:rPr>
          <w:color w:val="000000"/>
        </w:rPr>
        <w:t xml:space="preserve">Эффективность </w:t>
      </w:r>
      <w:r w:rsidR="007573F4">
        <w:rPr>
          <w:color w:val="000000"/>
        </w:rPr>
        <w:t>комбинации софосбувира+велтапасвира</w:t>
      </w:r>
      <w:r w:rsidR="007573F4" w:rsidRPr="00F3552A">
        <w:rPr>
          <w:color w:val="000000"/>
        </w:rPr>
        <w:t xml:space="preserve"> оценивали в 3 исследованиях III фазы у пациентов с генотипом ВГС 1-6 с компенсированным циррозом печени или без него, в одном исследовании III фазы у пациентов с генотипом ВГС 1-6 с декомпенсированным циррозом печени, в одном исследовании III фазы у пациентов с коинфекцией ВГС/ВИЧ-1 с генотипом ВГС 1-6</w:t>
      </w:r>
      <w:r w:rsidR="00CC13E7" w:rsidRPr="00CC13E7">
        <w:rPr>
          <w:bCs/>
          <w:lang w:eastAsia="ru-RU" w:bidi="ru-RU"/>
        </w:rPr>
        <w:t xml:space="preserve">. Исследования IV фазы софосбувира и велпатасвира у женщин в послеродовом периоде с расстройствами, связанными с употреблением опиоидов, и хронической инфекцией ВГС. </w:t>
      </w:r>
    </w:p>
    <w:p w14:paraId="21EFADF6" w14:textId="72853103" w:rsidR="00A06941" w:rsidRDefault="00A06941" w:rsidP="00CC13E7">
      <w:pPr>
        <w:spacing w:after="0" w:line="240" w:lineRule="auto"/>
        <w:ind w:firstLine="709"/>
      </w:pPr>
      <w:r>
        <w:rPr>
          <w:rFonts w:eastAsia="Times New Roman"/>
          <w:lang w:eastAsia="ru-RU"/>
        </w:rPr>
        <w:t>Софосбувир</w:t>
      </w:r>
      <w:r w:rsidRPr="00A112AB">
        <w:rPr>
          <w:rFonts w:eastAsia="Times New Roman"/>
          <w:lang w:eastAsia="ru-RU"/>
        </w:rPr>
        <w:t xml:space="preserve"> + </w:t>
      </w:r>
      <w:r>
        <w:rPr>
          <w:rFonts w:eastAsia="Times New Roman"/>
          <w:lang w:eastAsia="ru-RU"/>
        </w:rPr>
        <w:t>велпатасвир</w:t>
      </w:r>
      <w:r w:rsidRPr="00B15C28">
        <w:t xml:space="preserve"> </w:t>
      </w:r>
      <w:r>
        <w:t>по результатам приоритетного рассмотрения был одобрен FDA 28 июня 2016 года</w:t>
      </w:r>
      <w:r w:rsidRPr="00D66AA7">
        <w:t xml:space="preserve"> [</w:t>
      </w:r>
      <w:r w:rsidR="00CC13E7" w:rsidRPr="00CC13E7">
        <w:t>1</w:t>
      </w:r>
      <w:r w:rsidRPr="00D66AA7">
        <w:t>]</w:t>
      </w:r>
      <w:r>
        <w:t>.</w:t>
      </w:r>
    </w:p>
    <w:p w14:paraId="510AF5DE" w14:textId="03E88320" w:rsidR="00CC13E7" w:rsidRPr="00CC13E7" w:rsidRDefault="00CC13E7" w:rsidP="00CC13E7">
      <w:pPr>
        <w:spacing w:after="0" w:line="240" w:lineRule="auto"/>
        <w:ind w:firstLine="709"/>
        <w:rPr>
          <w:bCs/>
          <w:color w:val="000000" w:themeColor="text1"/>
          <w:lang w:eastAsia="ru-RU" w:bidi="ru-RU"/>
        </w:rPr>
      </w:pPr>
      <w:r w:rsidRPr="00CC13E7">
        <w:rPr>
          <w:bCs/>
          <w:color w:val="000000" w:themeColor="text1"/>
          <w:lang w:eastAsia="ru-RU" w:bidi="ru-RU"/>
        </w:rPr>
        <w:t>В исследованиях с участием здоровых добровольцев и пациентов, абсолютная биодоступность велпатасвира у человека не была определена, биодоступность софосбувира составляет не менее 50 %. Прием комбинации с пищей у здоровых добровольцев увеличивает AUC софосбувира и незначительно снижает C</w:t>
      </w:r>
      <w:r w:rsidRPr="00CC13E7">
        <w:rPr>
          <w:bCs/>
          <w:color w:val="000000" w:themeColor="text1"/>
          <w:vertAlign w:val="subscript"/>
          <w:lang w:eastAsia="ru-RU" w:bidi="ru-RU"/>
        </w:rPr>
        <w:t>max</w:t>
      </w:r>
      <w:r w:rsidRPr="00CC13E7">
        <w:rPr>
          <w:bCs/>
          <w:color w:val="000000" w:themeColor="text1"/>
          <w:lang w:eastAsia="ru-RU" w:bidi="ru-RU"/>
        </w:rPr>
        <w:t xml:space="preserve"> после приема пищи с умеренным и высоким содержанием жира, соответственно. Концентрация велпатасвира в плазме крови</w:t>
      </w:r>
      <w:r w:rsidR="00EE0839" w:rsidRPr="00EE0839">
        <w:rPr>
          <w:bCs/>
          <w:color w:val="000000" w:themeColor="text1"/>
          <w:lang w:eastAsia="ru-RU" w:bidi="ru-RU"/>
        </w:rPr>
        <w:t xml:space="preserve"> </w:t>
      </w:r>
      <w:r w:rsidR="00EE0839">
        <w:rPr>
          <w:bCs/>
          <w:color w:val="000000" w:themeColor="text1"/>
          <w:lang w:eastAsia="ru-RU" w:bidi="ru-RU"/>
        </w:rPr>
        <w:t xml:space="preserve">после приема софосбувира+велтапасвира и </w:t>
      </w:r>
      <w:r w:rsidRPr="00CC13E7">
        <w:rPr>
          <w:bCs/>
          <w:color w:val="000000" w:themeColor="text1"/>
          <w:lang w:eastAsia="ru-RU" w:bidi="ru-RU"/>
        </w:rPr>
        <w:t>пищи с умеренным и высоким содержанием жира, увеличивалась на 34 % и 21 % (AUC) и 31 % и 5 % (Cmax), соответственно. Данные различия в экспозиции софосбувира и велпатасвира не являются клинически значимыми, поэтому препарат можно принимать независимо от приема пищи. Софосбувир и велпатасвир активно связываются (&gt;95% и 99,8–99,7% соответственно) с белками плазмы крови. Связывание с белками плазмы существенно не меняется у пациентов с почечной и печеночной недостаточностью. Софосбувир подвергается интенсивному метаболизму при первом прохождении в кишечнике и печени и имеет активный метаболит GS-461203 (не обнаруживается в плазме), образующийся в ходе нескольких стадий метаболизма и, в конечном счете, превращается в неактивный метаболит GS-331007.</w:t>
      </w:r>
    </w:p>
    <w:p w14:paraId="1E7C6367" w14:textId="77777777" w:rsidR="00EE0839" w:rsidRDefault="00CC13E7" w:rsidP="00CC13E7">
      <w:pPr>
        <w:spacing w:after="0" w:line="240" w:lineRule="auto"/>
        <w:ind w:firstLine="709"/>
        <w:rPr>
          <w:bCs/>
          <w:color w:val="000000" w:themeColor="text1"/>
          <w:lang w:eastAsia="ru-RU" w:bidi="ru-RU"/>
        </w:rPr>
      </w:pPr>
      <w:r w:rsidRPr="00CC13E7">
        <w:rPr>
          <w:bCs/>
          <w:color w:val="000000" w:themeColor="text1"/>
          <w:lang w:eastAsia="ru-RU" w:bidi="ru-RU"/>
        </w:rPr>
        <w:t xml:space="preserve">Велпатасвир относительно стабилен при инкубации в микросомах или гепатоцитах человека. Период полувыведения у типичного пациента с ВГС составляет 19 ч для велпатасвира и 0,39 ч для софосбувира. Основными путями выведения софосбувира является моча, калл и выдыхаемый воздух. Для неактивного метаболита GS-331007 (78 % от принятой дозы) почечный клиренс является основным путем выведения, при этом значительная часть активно секретируется в почечных канальцах. Для велпатасвира основым путем выведения является кишечник: практически вся доза радиоактивно меченного препарата (94%) была обнаружена в кале по сравнению с 0,4% препарата, обнаруженного в моче. </w:t>
      </w:r>
    </w:p>
    <w:p w14:paraId="3A80F75A" w14:textId="7B748490" w:rsidR="008D5F5D" w:rsidRDefault="008D5F5D" w:rsidP="008F40DB">
      <w:pPr>
        <w:spacing w:after="0" w:line="240" w:lineRule="auto"/>
        <w:ind w:firstLine="709"/>
        <w:contextualSpacing/>
        <w:rPr>
          <w:rStyle w:val="rynqvb"/>
        </w:rPr>
      </w:pPr>
      <w:r w:rsidRPr="008D5F5D">
        <w:rPr>
          <w:color w:val="000000"/>
        </w:rPr>
        <w:t>Большое количество данных указывает на то, софосбувира+велпатасвир обладают хорошим профилем безопасности.</w:t>
      </w:r>
      <w:r w:rsidRPr="008D5F5D">
        <w:rPr>
          <w:rStyle w:val="Heading1Char"/>
        </w:rPr>
        <w:t xml:space="preserve"> </w:t>
      </w:r>
      <w:r w:rsidRPr="008D5F5D">
        <w:rPr>
          <w:rStyle w:val="rynqvb"/>
        </w:rPr>
        <w:t>Безопасность комбинации софосбувира+велтапасвира  оценивались на основании клинических исследованиях (ASTRAL-1, ASTRAL-2, ASTRAL-3, ASTRAL-4 ASTRAL-5) среди 1990 пациентов, инфицированных ВГС генотипов 1, 2, 3,</w:t>
      </w:r>
      <w:r w:rsidRPr="0014520C">
        <w:rPr>
          <w:rStyle w:val="rynqvb"/>
        </w:rPr>
        <w:t xml:space="preserve"> 4, 5 или 6</w:t>
      </w:r>
      <w:r>
        <w:rPr>
          <w:rStyle w:val="rynqvb"/>
        </w:rPr>
        <w:t xml:space="preserve">. </w:t>
      </w:r>
      <w:r w:rsidRPr="004F6DA0">
        <w:rPr>
          <w:rStyle w:val="rynqvb"/>
        </w:rPr>
        <w:t xml:space="preserve">Наличие компенсированного цирроза печени, пожилой возраст и легкая почечная </w:t>
      </w:r>
      <w:r w:rsidRPr="004F6DA0">
        <w:rPr>
          <w:rStyle w:val="rynqvb"/>
        </w:rPr>
        <w:lastRenderedPageBreak/>
        <w:t xml:space="preserve">недостаточность не влияли на частоту или тяжесть </w:t>
      </w:r>
      <w:r>
        <w:rPr>
          <w:rStyle w:val="rynqvb"/>
        </w:rPr>
        <w:t xml:space="preserve">побочных реакций в группе софосбувир+велпатасвир. Профиль безопасности комбинации софосбувир+велпатасвир был проанализирован среди </w:t>
      </w:r>
      <w:r w:rsidRPr="00FC1A74">
        <w:rPr>
          <w:rStyle w:val="rynqvb"/>
        </w:rPr>
        <w:t>пациентов</w:t>
      </w:r>
      <w:r>
        <w:rPr>
          <w:rStyle w:val="rynqvb"/>
        </w:rPr>
        <w:t xml:space="preserve"> </w:t>
      </w:r>
      <w:r w:rsidRPr="00FC1A74">
        <w:rPr>
          <w:rStyle w:val="rynqvb"/>
        </w:rPr>
        <w:t>с коинфекцией ВГС/ВИЧ-1</w:t>
      </w:r>
      <w:r>
        <w:rPr>
          <w:rStyle w:val="rynqvb"/>
        </w:rPr>
        <w:t>. По результатм иссл</w:t>
      </w:r>
      <w:r w:rsidR="007573F4">
        <w:rPr>
          <w:rStyle w:val="rynqvb"/>
        </w:rPr>
        <w:t>едо</w:t>
      </w:r>
      <w:r>
        <w:rPr>
          <w:rStyle w:val="rynqvb"/>
        </w:rPr>
        <w:t>вания</w:t>
      </w:r>
      <w:r w:rsidRPr="00FC1A74">
        <w:rPr>
          <w:rStyle w:val="rynqvb"/>
        </w:rPr>
        <w:t xml:space="preserve"> наблюдал</w:t>
      </w:r>
      <w:r>
        <w:rPr>
          <w:rStyle w:val="rynqvb"/>
        </w:rPr>
        <w:t xml:space="preserve">ась та же частота встречаемости побочных реакций, </w:t>
      </w:r>
      <w:r w:rsidRPr="00FC1A74">
        <w:rPr>
          <w:rStyle w:val="rynqvb"/>
        </w:rPr>
        <w:t>что и у пациентов с моноинфекцией ВГС.</w:t>
      </w:r>
      <w:r>
        <w:rPr>
          <w:rStyle w:val="rynqvb"/>
        </w:rPr>
        <w:t xml:space="preserve"> </w:t>
      </w:r>
      <w:r w:rsidRPr="004F6DA0">
        <w:rPr>
          <w:rStyle w:val="rynqvb"/>
        </w:rPr>
        <w:t xml:space="preserve">Наиболее распространенными </w:t>
      </w:r>
      <w:r>
        <w:rPr>
          <w:rStyle w:val="rynqvb"/>
        </w:rPr>
        <w:t xml:space="preserve">побочными реакциями </w:t>
      </w:r>
      <w:r w:rsidRPr="004F6DA0">
        <w:rPr>
          <w:rStyle w:val="rynqvb"/>
        </w:rPr>
        <w:t xml:space="preserve">(частота ≥10%) были головная боль, утомляемость, тошнота и назофарингит у пациентов, получавших </w:t>
      </w:r>
      <w:r>
        <w:rPr>
          <w:rStyle w:val="rynqvb"/>
        </w:rPr>
        <w:t>софосбувир+велпатасвир</w:t>
      </w:r>
      <w:r w:rsidRPr="004F6DA0">
        <w:rPr>
          <w:rStyle w:val="rynqvb"/>
        </w:rPr>
        <w:t xml:space="preserve">; аналогичные показатели наблюдались у пациентов, принимавших плацебо. </w:t>
      </w:r>
      <w:r>
        <w:rPr>
          <w:rStyle w:val="rynqvb"/>
        </w:rPr>
        <w:t>Профиль безопасности комбинации софосбувир+велпатасвир</w:t>
      </w:r>
      <w:r w:rsidRPr="004F6DA0">
        <w:rPr>
          <w:rStyle w:val="rynqvb"/>
        </w:rPr>
        <w:t xml:space="preserve"> </w:t>
      </w:r>
      <w:r>
        <w:rPr>
          <w:rStyle w:val="rynqvb"/>
        </w:rPr>
        <w:t xml:space="preserve">не зависил от </w:t>
      </w:r>
      <w:r w:rsidRPr="004F6DA0">
        <w:rPr>
          <w:rStyle w:val="rynqvb"/>
        </w:rPr>
        <w:t>наличи</w:t>
      </w:r>
      <w:r>
        <w:rPr>
          <w:rStyle w:val="rynqvb"/>
        </w:rPr>
        <w:t>я</w:t>
      </w:r>
      <w:r w:rsidRPr="004F6DA0">
        <w:rPr>
          <w:rStyle w:val="rynqvb"/>
        </w:rPr>
        <w:t xml:space="preserve"> компенсированного цирроза печени, легк</w:t>
      </w:r>
      <w:r>
        <w:rPr>
          <w:rStyle w:val="rynqvb"/>
        </w:rPr>
        <w:t>ой</w:t>
      </w:r>
      <w:r w:rsidRPr="004F6DA0">
        <w:rPr>
          <w:rStyle w:val="rynqvb"/>
        </w:rPr>
        <w:t xml:space="preserve"> почечн</w:t>
      </w:r>
      <w:r>
        <w:rPr>
          <w:rStyle w:val="rynqvb"/>
        </w:rPr>
        <w:t>ой</w:t>
      </w:r>
      <w:r w:rsidRPr="004F6DA0">
        <w:rPr>
          <w:rStyle w:val="rynqvb"/>
        </w:rPr>
        <w:t xml:space="preserve"> недостаточность или пожило</w:t>
      </w:r>
      <w:r>
        <w:rPr>
          <w:rStyle w:val="rynqvb"/>
        </w:rPr>
        <w:t>го</w:t>
      </w:r>
      <w:r w:rsidRPr="004F6DA0">
        <w:rPr>
          <w:rStyle w:val="rynqvb"/>
        </w:rPr>
        <w:t xml:space="preserve"> возраст</w:t>
      </w:r>
      <w:r>
        <w:rPr>
          <w:rStyle w:val="rynqvb"/>
        </w:rPr>
        <w:t xml:space="preserve">а и был сопоставим у пациентов из группы плацебо. Также был оценен профиль безопасности комбинации софосбувира+велпатасвира совместно рибавирином </w:t>
      </w:r>
      <w:r w:rsidRPr="008903F5">
        <w:rPr>
          <w:rStyle w:val="rynqvb"/>
        </w:rPr>
        <w:t>в течение 12 недель. Наиболее частыми побочными были усталость (32%), анемия (26%),</w:t>
      </w:r>
      <w:r>
        <w:rPr>
          <w:rStyle w:val="rynqvb"/>
        </w:rPr>
        <w:t xml:space="preserve"> </w:t>
      </w:r>
      <w:r w:rsidRPr="008903F5">
        <w:rPr>
          <w:rStyle w:val="rynqvb"/>
        </w:rPr>
        <w:t>тошнота (15%), головная боль (11%), бессонница (11%) и диарея (10%)</w:t>
      </w:r>
      <w:r>
        <w:rPr>
          <w:rStyle w:val="rynqvb"/>
        </w:rPr>
        <w:t xml:space="preserve">. </w:t>
      </w:r>
      <w:r w:rsidRPr="001B5BB6">
        <w:rPr>
          <w:rStyle w:val="rynqvb"/>
        </w:rPr>
        <w:t xml:space="preserve">Наблюдавшиеся нежелательные явления соответствовали ожидаемым клиническим последствиям декомпенсированного заболевания печени или известному профилю токсичности рибавирина для пациентов, принимающих </w:t>
      </w:r>
      <w:r>
        <w:rPr>
          <w:rStyle w:val="rynqvb"/>
        </w:rPr>
        <w:t>комбинацию софосбувир+велпатасвир</w:t>
      </w:r>
      <w:r w:rsidRPr="001B5BB6">
        <w:rPr>
          <w:rStyle w:val="rynqvb"/>
        </w:rPr>
        <w:t xml:space="preserve"> в сочетании с рибавирином.</w:t>
      </w:r>
    </w:p>
    <w:p w14:paraId="0D2579E2" w14:textId="23CFEB1E" w:rsidR="00C66052" w:rsidRPr="008D5F5D" w:rsidRDefault="008D5F5D" w:rsidP="008D5F5D">
      <w:pPr>
        <w:spacing w:after="0" w:line="240" w:lineRule="auto"/>
        <w:contextualSpacing/>
      </w:pPr>
      <w:r>
        <w:rPr>
          <w:rStyle w:val="rynqvb"/>
        </w:rPr>
        <w:tab/>
      </w:r>
      <w:r w:rsidRPr="008903F5">
        <w:rPr>
          <w:rStyle w:val="rynqvb"/>
        </w:rPr>
        <w:t xml:space="preserve"> </w:t>
      </w:r>
      <w:r w:rsidR="00DA2D76" w:rsidRPr="008D5F5D">
        <w:rPr>
          <w:color w:val="000000"/>
        </w:rPr>
        <w:t xml:space="preserve">Большое количество данных указывает на то, что </w:t>
      </w:r>
      <w:r w:rsidR="000A6B84" w:rsidRPr="008D5F5D">
        <w:rPr>
          <w:color w:val="000000"/>
        </w:rPr>
        <w:t>комбинация софосбувир</w:t>
      </w:r>
      <w:r w:rsidR="00DA2D76" w:rsidRPr="008D5F5D">
        <w:rPr>
          <w:color w:val="000000"/>
        </w:rPr>
        <w:t>+</w:t>
      </w:r>
      <w:r w:rsidR="000A6B84" w:rsidRPr="008D5F5D">
        <w:rPr>
          <w:color w:val="000000"/>
        </w:rPr>
        <w:t>велпатасвир</w:t>
      </w:r>
      <w:r w:rsidR="00DA2D76" w:rsidRPr="008D5F5D">
        <w:rPr>
          <w:color w:val="000000"/>
        </w:rPr>
        <w:t xml:space="preserve"> обладает хорошим профилем безопасности и переносим</w:t>
      </w:r>
      <w:r w:rsidR="00DA2D76" w:rsidRPr="00C47E4A">
        <w:rPr>
          <w:color w:val="000000"/>
        </w:rPr>
        <w:t xml:space="preserve">ости, с низкой частотой возникновения нежелательных эффектов (в основном, легких и умеренных). </w:t>
      </w:r>
    </w:p>
    <w:p w14:paraId="5DC9A129" w14:textId="12F516D9" w:rsidR="00DA4E53" w:rsidRPr="002A6483" w:rsidRDefault="00E30437">
      <w:pPr>
        <w:pStyle w:val="Heading2"/>
        <w:spacing w:line="240" w:lineRule="auto"/>
        <w:contextualSpacing/>
        <w:rPr>
          <w:color w:val="000000" w:themeColor="text1"/>
          <w:szCs w:val="24"/>
        </w:rPr>
      </w:pPr>
      <w:bookmarkStart w:id="1226" w:name="_Toc164609978"/>
      <w:r w:rsidRPr="00433DA2">
        <w:rPr>
          <w:color w:val="000000" w:themeColor="text1"/>
          <w:szCs w:val="24"/>
        </w:rPr>
        <w:t>4.1</w:t>
      </w:r>
      <w:r w:rsidR="000D5549" w:rsidRPr="00433DA2">
        <w:rPr>
          <w:color w:val="000000" w:themeColor="text1"/>
          <w:szCs w:val="24"/>
        </w:rPr>
        <w:t>.</w:t>
      </w:r>
      <w:r w:rsidRPr="00433DA2">
        <w:rPr>
          <w:color w:val="000000" w:themeColor="text1"/>
          <w:szCs w:val="24"/>
        </w:rPr>
        <w:t xml:space="preserve"> Фармакокинетика </w:t>
      </w:r>
      <w:r w:rsidR="00D12490">
        <w:rPr>
          <w:color w:val="000000" w:themeColor="text1"/>
          <w:szCs w:val="24"/>
        </w:rPr>
        <w:t>у</w:t>
      </w:r>
      <w:r w:rsidRPr="00433DA2">
        <w:rPr>
          <w:color w:val="000000" w:themeColor="text1"/>
          <w:szCs w:val="24"/>
        </w:rPr>
        <w:t xml:space="preserve"> человека</w:t>
      </w:r>
      <w:bookmarkEnd w:id="1226"/>
    </w:p>
    <w:p w14:paraId="7170EADB" w14:textId="1AD2E887" w:rsidR="00C10DD0" w:rsidRDefault="00C10DD0" w:rsidP="00C10DD0">
      <w:pPr>
        <w:spacing w:after="0" w:line="240" w:lineRule="auto"/>
        <w:ind w:firstLine="708"/>
        <w:rPr>
          <w:rStyle w:val="rynqvb"/>
        </w:rPr>
      </w:pPr>
      <w:r w:rsidRPr="00AA5927">
        <w:rPr>
          <w:rStyle w:val="rynqvb"/>
        </w:rPr>
        <w:t>Фармакокинетические свойства софосбувира, GS-331007 и велпатасвира были оценены у здоровых взрослых пациентов</w:t>
      </w:r>
      <w:r>
        <w:rPr>
          <w:rStyle w:val="rynqvb"/>
        </w:rPr>
        <w:t xml:space="preserve">, </w:t>
      </w:r>
      <w:r w:rsidRPr="00AA5927">
        <w:rPr>
          <w:rStyle w:val="rynqvb"/>
        </w:rPr>
        <w:t>у пациентов с хроническим гепатитом С</w:t>
      </w:r>
      <w:r>
        <w:rPr>
          <w:rStyle w:val="rynqvb"/>
        </w:rPr>
        <w:t xml:space="preserve">, в особых группах популяций: педиатрические пациенты, пациенты пожилого возраста, пациенты с нарушением функции почек и печени, а ФК параметры были оценены в зависимости от пола и расы </w:t>
      </w:r>
      <w:r w:rsidRPr="00083C45">
        <w:rPr>
          <w:rStyle w:val="rynqvb"/>
        </w:rPr>
        <w:t>[</w:t>
      </w:r>
      <w:r w:rsidR="00083C45" w:rsidRPr="00083C45">
        <w:rPr>
          <w:rStyle w:val="rynqvb"/>
        </w:rPr>
        <w:t>2</w:t>
      </w:r>
      <w:r w:rsidRPr="00083C45">
        <w:rPr>
          <w:rStyle w:val="rynqvb"/>
        </w:rPr>
        <w:t>].</w:t>
      </w:r>
    </w:p>
    <w:p w14:paraId="3DCBD62B" w14:textId="20C6B6C7" w:rsidR="004D585E" w:rsidRPr="00050403" w:rsidRDefault="00DA4E53" w:rsidP="004D585E">
      <w:pPr>
        <w:spacing w:after="0" w:line="240" w:lineRule="auto"/>
        <w:ind w:firstLine="708"/>
        <w:contextualSpacing/>
        <w:rPr>
          <w:highlight w:val="yellow"/>
        </w:rPr>
      </w:pPr>
      <w:r>
        <w:rPr>
          <w:rStyle w:val="rynqvb"/>
        </w:rPr>
        <w:t xml:space="preserve">Фармакокинетические свойства </w:t>
      </w:r>
      <w:r w:rsidR="000A6B84">
        <w:rPr>
          <w:rStyle w:val="rynqvb"/>
        </w:rPr>
        <w:t>софосбувира</w:t>
      </w:r>
      <w:r>
        <w:rPr>
          <w:rStyle w:val="rynqvb"/>
        </w:rPr>
        <w:t xml:space="preserve"> и </w:t>
      </w:r>
      <w:r w:rsidR="000A6B84">
        <w:rPr>
          <w:rStyle w:val="rynqvb"/>
        </w:rPr>
        <w:t>велпатасвира</w:t>
      </w:r>
      <w:r>
        <w:rPr>
          <w:rStyle w:val="rynqvb"/>
        </w:rPr>
        <w:t xml:space="preserve"> </w:t>
      </w:r>
      <w:r w:rsidRPr="004D585E">
        <w:rPr>
          <w:rStyle w:val="rynqvb"/>
        </w:rPr>
        <w:t>оценивались у взрослых, не инфицированных ВГС, и у взрослых, инфицированных ВГС</w:t>
      </w:r>
      <w:r w:rsidR="004D585E">
        <w:rPr>
          <w:rStyle w:val="rynqvb"/>
        </w:rPr>
        <w:t xml:space="preserve"> </w:t>
      </w:r>
      <w:r w:rsidR="004D585E" w:rsidRPr="00F3552A">
        <w:rPr>
          <w:color w:val="000000"/>
        </w:rPr>
        <w:t xml:space="preserve">с легким, умеренным, тяжелым нарушением функции печени и у пациентов с </w:t>
      </w:r>
      <w:r w:rsidR="00083C45">
        <w:rPr>
          <w:color w:val="000000"/>
        </w:rPr>
        <w:t>тяжелой степенью почечной недостаточности</w:t>
      </w:r>
      <w:r w:rsidR="004D585E" w:rsidRPr="00F3552A">
        <w:rPr>
          <w:color w:val="000000"/>
        </w:rPr>
        <w:t>, требующей гемодиализа после однократного приема софосбувира в дозе 400</w:t>
      </w:r>
      <w:r w:rsidR="004D585E">
        <w:rPr>
          <w:color w:val="000000"/>
        </w:rPr>
        <w:t> </w:t>
      </w:r>
      <w:r w:rsidR="004D585E" w:rsidRPr="00F3552A">
        <w:rPr>
          <w:color w:val="000000"/>
        </w:rPr>
        <w:t>мг по сравнению с пациентами с нормальной функцией почек</w:t>
      </w:r>
      <w:r w:rsidR="00083C45">
        <w:rPr>
          <w:color w:val="000000"/>
        </w:rPr>
        <w:t xml:space="preserve">. Фармакокинетика софосбувира и </w:t>
      </w:r>
      <w:r w:rsidR="00083C45" w:rsidRPr="00083C45">
        <w:rPr>
          <w:rStyle w:val="rynqvb"/>
        </w:rPr>
        <w:t>GS-331007 была сопоставима</w:t>
      </w:r>
      <w:r w:rsidR="00083C45">
        <w:rPr>
          <w:rStyle w:val="rynqvb"/>
        </w:rPr>
        <w:t xml:space="preserve"> у</w:t>
      </w:r>
      <w:r w:rsidR="00083C45" w:rsidRPr="00083C45">
        <w:rPr>
          <w:rStyle w:val="rynqvb"/>
        </w:rPr>
        <w:t xml:space="preserve"> </w:t>
      </w:r>
      <w:r w:rsidR="00083C45">
        <w:rPr>
          <w:rStyle w:val="rynqvb"/>
        </w:rPr>
        <w:t>пациенов с</w:t>
      </w:r>
      <w:r w:rsidR="00083C45" w:rsidRPr="00083C45">
        <w:rPr>
          <w:rStyle w:val="rynqvb"/>
        </w:rPr>
        <w:t xml:space="preserve"> ВГС пациентов с тяжелым нарушением функции почек</w:t>
      </w:r>
      <w:r w:rsidR="00083C45">
        <w:rPr>
          <w:rStyle w:val="rynqvb"/>
        </w:rPr>
        <w:t xml:space="preserve"> и </w:t>
      </w:r>
      <w:r w:rsidR="00083C45" w:rsidRPr="00083C45">
        <w:rPr>
          <w:rStyle w:val="rynqvb"/>
        </w:rPr>
        <w:t>пациентов с отсутствием ВГС и тяжелым нарушением функции почек</w:t>
      </w:r>
      <w:r w:rsidR="00083C45">
        <w:rPr>
          <w:rStyle w:val="rynqvb"/>
        </w:rPr>
        <w:t xml:space="preserve">. </w:t>
      </w:r>
    </w:p>
    <w:p w14:paraId="4B64B4A9" w14:textId="77777777" w:rsidR="00083C45" w:rsidRDefault="00083C45" w:rsidP="000A6B84">
      <w:pPr>
        <w:spacing w:after="0" w:line="240" w:lineRule="auto"/>
        <w:rPr>
          <w:color w:val="000000"/>
        </w:rPr>
      </w:pPr>
    </w:p>
    <w:p w14:paraId="4343E00D" w14:textId="617B1F18" w:rsidR="000A6B84" w:rsidRDefault="00F42555" w:rsidP="000A6B84">
      <w:pPr>
        <w:spacing w:after="0" w:line="240" w:lineRule="auto"/>
        <w:rPr>
          <w:b/>
        </w:rPr>
      </w:pPr>
      <w:r w:rsidRPr="00806BAA">
        <w:rPr>
          <w:b/>
        </w:rPr>
        <w:t>Всасывание</w:t>
      </w:r>
    </w:p>
    <w:p w14:paraId="0EE9A974" w14:textId="77777777" w:rsidR="00347676" w:rsidRPr="00347676" w:rsidRDefault="00347676" w:rsidP="000A6B84">
      <w:pPr>
        <w:spacing w:after="0" w:line="240" w:lineRule="auto"/>
        <w:rPr>
          <w:rStyle w:val="rynqvb"/>
          <w:b/>
        </w:rPr>
      </w:pPr>
    </w:p>
    <w:p w14:paraId="6917F3CB" w14:textId="3D5A3264" w:rsidR="005C60A2" w:rsidRDefault="00C10DD0" w:rsidP="00BC5314">
      <w:pPr>
        <w:spacing w:after="0" w:line="240" w:lineRule="auto"/>
        <w:ind w:firstLine="709"/>
        <w:rPr>
          <w:color w:val="C00000"/>
        </w:rPr>
      </w:pPr>
      <w:r w:rsidRPr="00F3552A">
        <w:rPr>
          <w:color w:val="000000"/>
        </w:rPr>
        <w:t xml:space="preserve">Фармакокинетические свойства софосбувира, GS-331007 и велпатасвира были оценены у здоровых взрослых </w:t>
      </w:r>
      <w:del w:id="1227" w:author="Belolipetskaya, Elena" w:date="2024-05-06T18:21:00Z">
        <w:r w:rsidRPr="00F3552A" w:rsidDel="00D83E46">
          <w:rPr>
            <w:color w:val="000000"/>
          </w:rPr>
          <w:delText xml:space="preserve">пациентов </w:delText>
        </w:r>
      </w:del>
      <w:ins w:id="1228" w:author="Belolipetskaya, Elena" w:date="2024-05-06T18:21:00Z">
        <w:r w:rsidR="00D83E46">
          <w:rPr>
            <w:color w:val="000000"/>
          </w:rPr>
          <w:t>добровольцев</w:t>
        </w:r>
        <w:r w:rsidR="00D83E46" w:rsidRPr="00F3552A">
          <w:rPr>
            <w:color w:val="000000"/>
          </w:rPr>
          <w:t xml:space="preserve"> </w:t>
        </w:r>
      </w:ins>
      <w:r w:rsidRPr="00F3552A">
        <w:rPr>
          <w:color w:val="000000"/>
        </w:rPr>
        <w:t>и у пациентов с хроническим гепатитом С</w:t>
      </w:r>
      <w:r w:rsidR="00083C45" w:rsidRPr="00083C45">
        <w:rPr>
          <w:color w:val="000000"/>
        </w:rPr>
        <w:t xml:space="preserve"> </w:t>
      </w:r>
      <w:r w:rsidR="005E0438" w:rsidRPr="00083C45">
        <w:rPr>
          <w:rStyle w:val="rynqvb"/>
        </w:rPr>
        <w:t>[</w:t>
      </w:r>
      <w:r w:rsidR="00083C45" w:rsidRPr="00083C45">
        <w:rPr>
          <w:rStyle w:val="rynqvb"/>
        </w:rPr>
        <w:t>3</w:t>
      </w:r>
      <w:r w:rsidR="005E0438" w:rsidRPr="00083C45">
        <w:rPr>
          <w:rStyle w:val="rynqvb"/>
        </w:rPr>
        <w:t>]</w:t>
      </w:r>
      <w:r w:rsidRPr="00083C45">
        <w:rPr>
          <w:color w:val="000000"/>
        </w:rPr>
        <w:t>.</w:t>
      </w:r>
      <w:r w:rsidRPr="00F3552A">
        <w:rPr>
          <w:color w:val="000000"/>
        </w:rPr>
        <w:t xml:space="preserve"> </w:t>
      </w:r>
      <w:r w:rsidR="005C60A2">
        <w:rPr>
          <w:rStyle w:val="rynqvb"/>
        </w:rPr>
        <w:t>Софосбувир имеет высокую растворимость в воде в физиологическом диапазоне pH, как это определено Системой биофармацевтической классификации (BCS), и низкую проницаемость и, следовательно, классифицируется как класс III по BCS.</w:t>
      </w:r>
      <w:r w:rsidR="005C60A2">
        <w:rPr>
          <w:rStyle w:val="hwtze"/>
        </w:rPr>
        <w:t xml:space="preserve"> </w:t>
      </w:r>
    </w:p>
    <w:p w14:paraId="56F0AD2E" w14:textId="09B8D199" w:rsidR="005C60A2" w:rsidRDefault="005C60A2" w:rsidP="00BC5314">
      <w:pPr>
        <w:spacing w:after="0" w:line="240" w:lineRule="auto"/>
        <w:ind w:firstLine="708"/>
      </w:pPr>
      <w:r>
        <w:t>Для софосбувира после однократного приема таблетки софосбувир+велпатасвир натощак t</w:t>
      </w:r>
      <w:r w:rsidRPr="005C60A2">
        <w:rPr>
          <w:vertAlign w:val="subscript"/>
        </w:rPr>
        <w:t>max</w:t>
      </w:r>
      <w:r>
        <w:t xml:space="preserve"> софосбувира составило 1 ч.</w:t>
      </w:r>
      <w:r w:rsidR="00113CE7">
        <w:t xml:space="preserve"> </w:t>
      </w:r>
      <w:r w:rsidR="00113CE7" w:rsidRPr="00113CE7">
        <w:t xml:space="preserve">Биодоступность лекарственного материала составляет не менее 50%, хотя абсолютное значение неизвестно </w:t>
      </w:r>
      <w:r w:rsidR="00113CE7" w:rsidRPr="00083C45">
        <w:t>[</w:t>
      </w:r>
      <w:r w:rsidR="00083C45" w:rsidRPr="00083C45">
        <w:t>4</w:t>
      </w:r>
      <w:r w:rsidR="00113CE7" w:rsidRPr="00083C45">
        <w:t>].</w:t>
      </w:r>
    </w:p>
    <w:p w14:paraId="6A308FE8" w14:textId="77777777" w:rsidR="005C60A2" w:rsidRPr="004A1EEB" w:rsidRDefault="005C60A2" w:rsidP="00BC5314">
      <w:pPr>
        <w:spacing w:after="0" w:line="240" w:lineRule="auto"/>
        <w:ind w:firstLine="709"/>
        <w:rPr>
          <w:color w:val="C00000"/>
        </w:rPr>
      </w:pPr>
      <w:r>
        <w:rPr>
          <w:rStyle w:val="rynqvb"/>
        </w:rPr>
        <w:lastRenderedPageBreak/>
        <w:t>Велпатасвир имеет низкую растворимость в воде в физиологическом диапазоне pH, как определено Системой биофармацевтической классификации (BCS), и низкую проницаемость и, следовательно, классифицируется как класс IV по BCS.</w:t>
      </w:r>
    </w:p>
    <w:p w14:paraId="0BF6D12F" w14:textId="600A8EC0" w:rsidR="005C60A2" w:rsidRDefault="00AA5927" w:rsidP="00BC5314">
      <w:pPr>
        <w:spacing w:after="0" w:line="240" w:lineRule="auto"/>
      </w:pPr>
      <w:r w:rsidRPr="00AA5927">
        <w:rPr>
          <w:rStyle w:val="rynqvb"/>
        </w:rPr>
        <w:t xml:space="preserve"> </w:t>
      </w:r>
      <w:r w:rsidR="005C60A2">
        <w:rPr>
          <w:rStyle w:val="rynqvb"/>
        </w:rPr>
        <w:tab/>
      </w:r>
      <w:r w:rsidR="005C60A2">
        <w:t xml:space="preserve">Для </w:t>
      </w:r>
      <w:r w:rsidR="007573F4">
        <w:t>велпатасвира t</w:t>
      </w:r>
      <w:r w:rsidR="007573F4" w:rsidRPr="007573F4">
        <w:rPr>
          <w:vertAlign w:val="subscript"/>
        </w:rPr>
        <w:t>max</w:t>
      </w:r>
      <w:r w:rsidR="005C60A2">
        <w:t xml:space="preserve"> после однократного приема сотавляет 3 ч после приема</w:t>
      </w:r>
      <w:r w:rsidR="00BC5314">
        <w:t xml:space="preserve"> комбинации фиксированных доз</w:t>
      </w:r>
      <w:r w:rsidR="005C60A2">
        <w:t xml:space="preserve"> </w:t>
      </w:r>
      <w:r w:rsidR="00BC5314">
        <w:t>(</w:t>
      </w:r>
      <w:r w:rsidR="005C60A2">
        <w:t>КФД</w:t>
      </w:r>
      <w:r w:rsidR="00BC5314">
        <w:t>)</w:t>
      </w:r>
      <w:r w:rsidR="005C60A2">
        <w:t xml:space="preserve"> </w:t>
      </w:r>
      <w:r w:rsidR="00113CE7" w:rsidRPr="00113CE7">
        <w:t>с</w:t>
      </w:r>
      <w:r w:rsidR="00113CE7">
        <w:t>офосбувир+велпатасвир</w:t>
      </w:r>
      <w:r w:rsidR="005C60A2">
        <w:t xml:space="preserve"> в таблетках здоровыми добровольцами.</w:t>
      </w:r>
      <w:r w:rsidR="00113CE7">
        <w:t xml:space="preserve"> </w:t>
      </w:r>
      <w:r w:rsidR="005C60A2">
        <w:t xml:space="preserve">Абсолютная биодоступность </w:t>
      </w:r>
      <w:r w:rsidR="00BC5314">
        <w:t>велпатасвира</w:t>
      </w:r>
      <w:r w:rsidR="005C60A2">
        <w:t xml:space="preserve"> у человека не была определена</w:t>
      </w:r>
      <w:r w:rsidR="00113CE7">
        <w:t xml:space="preserve"> </w:t>
      </w:r>
      <w:r w:rsidR="00083C45" w:rsidRPr="00083C45">
        <w:t>[4].</w:t>
      </w:r>
    </w:p>
    <w:p w14:paraId="681A66B5" w14:textId="7F7802FD" w:rsidR="00113CE7" w:rsidRDefault="00AA5927" w:rsidP="00BC5314">
      <w:pPr>
        <w:spacing w:after="0" w:line="240" w:lineRule="auto"/>
        <w:ind w:firstLine="708"/>
        <w:rPr>
          <w:rStyle w:val="rynqvb"/>
        </w:rPr>
      </w:pPr>
      <w:r w:rsidRPr="00AA5927">
        <w:rPr>
          <w:rStyle w:val="rynqvb"/>
        </w:rPr>
        <w:t>Согласно результатам популяционного фармакокинетического анализа у пациентов, инфицированных ВГС, средние значения AUC</w:t>
      </w:r>
      <w:r w:rsidRPr="00113CE7">
        <w:rPr>
          <w:rStyle w:val="rynqvb"/>
          <w:vertAlign w:val="subscript"/>
        </w:rPr>
        <w:t xml:space="preserve">0-24 </w:t>
      </w:r>
      <w:r w:rsidRPr="00AA5927">
        <w:rPr>
          <w:rStyle w:val="rynqvb"/>
        </w:rPr>
        <w:t>в равновесном состоянии для софосбувира (n = 982), GS-331007 (n = 1428) и велпатасвира (n = 1425) составили 1260, 13 970 и 2970 нг•ч/мл, соответственно. Равновесные значения Cmax для софосбувира, GS-331007 и велпатасвира были равны 566, 868 и 259 нг/мл, соответственно</w:t>
      </w:r>
      <w:r w:rsidR="00113CE7">
        <w:rPr>
          <w:rStyle w:val="rynqvb"/>
        </w:rPr>
        <w:t xml:space="preserve"> </w:t>
      </w:r>
      <w:r w:rsidR="00F31537" w:rsidRPr="00083C45">
        <w:t>[</w:t>
      </w:r>
      <w:r w:rsidR="00F31537" w:rsidRPr="00F31537">
        <w:t>3</w:t>
      </w:r>
      <w:r w:rsidR="00F31537" w:rsidRPr="00083C45">
        <w:t>].</w:t>
      </w:r>
    </w:p>
    <w:p w14:paraId="5DE4D9E9" w14:textId="39BA6A5E" w:rsidR="005C60A2" w:rsidRDefault="00AA5927" w:rsidP="007573F4">
      <w:pPr>
        <w:spacing w:after="0" w:line="240" w:lineRule="auto"/>
        <w:ind w:firstLine="708"/>
      </w:pPr>
      <w:r w:rsidRPr="00AA5927">
        <w:rPr>
          <w:rStyle w:val="rynqvb"/>
        </w:rPr>
        <w:t>AUC</w:t>
      </w:r>
      <w:r w:rsidRPr="00113CE7">
        <w:rPr>
          <w:rStyle w:val="rynqvb"/>
          <w:vertAlign w:val="subscript"/>
        </w:rPr>
        <w:t>0-24</w:t>
      </w:r>
      <w:r w:rsidRPr="00AA5927">
        <w:rPr>
          <w:rStyle w:val="rynqvb"/>
        </w:rPr>
        <w:t xml:space="preserve"> и C</w:t>
      </w:r>
      <w:r w:rsidRPr="00113CE7">
        <w:rPr>
          <w:rStyle w:val="rynqvb"/>
          <w:vertAlign w:val="subscript"/>
        </w:rPr>
        <w:t>max</w:t>
      </w:r>
      <w:r w:rsidRPr="00AA5927">
        <w:rPr>
          <w:rStyle w:val="rynqvb"/>
        </w:rPr>
        <w:t xml:space="preserve"> софосбувира и GS-331007 у здоровых взрослых людей и пациентов с инфекцией ВГС были сопоставимыми. По сравнению со здоровыми участниками (n = 331) у пациентов, инфицированных ВГС, AUC</w:t>
      </w:r>
      <w:r w:rsidRPr="00113CE7">
        <w:rPr>
          <w:rStyle w:val="rynqvb"/>
          <w:vertAlign w:val="subscript"/>
        </w:rPr>
        <w:t xml:space="preserve">0-24 </w:t>
      </w:r>
      <w:r w:rsidRPr="00AA5927">
        <w:rPr>
          <w:rStyle w:val="rynqvb"/>
        </w:rPr>
        <w:t>и C</w:t>
      </w:r>
      <w:r w:rsidRPr="00113CE7">
        <w:rPr>
          <w:rStyle w:val="rynqvb"/>
          <w:vertAlign w:val="subscript"/>
        </w:rPr>
        <w:t>max</w:t>
      </w:r>
      <w:r w:rsidRPr="00AA5927">
        <w:rPr>
          <w:rStyle w:val="rynqvb"/>
        </w:rPr>
        <w:t xml:space="preserve"> велпатасвира были на 37 % и 41 % ниже, соответственно</w:t>
      </w:r>
      <w:r w:rsidR="00347676">
        <w:rPr>
          <w:rStyle w:val="rynqvb"/>
        </w:rPr>
        <w:t xml:space="preserve"> </w:t>
      </w:r>
      <w:r w:rsidR="00347676" w:rsidRPr="00F31537">
        <w:rPr>
          <w:rStyle w:val="rynqvb"/>
        </w:rPr>
        <w:t>[</w:t>
      </w:r>
      <w:r w:rsidR="00F31537" w:rsidRPr="00F31537">
        <w:rPr>
          <w:rStyle w:val="rynqvb"/>
        </w:rPr>
        <w:t>2</w:t>
      </w:r>
      <w:r w:rsidR="00347676" w:rsidRPr="00F31537">
        <w:rPr>
          <w:rStyle w:val="rynqvb"/>
        </w:rPr>
        <w:t>]</w:t>
      </w:r>
      <w:r w:rsidRPr="00F31537">
        <w:rPr>
          <w:rStyle w:val="rynqvb"/>
        </w:rPr>
        <w:t>.</w:t>
      </w:r>
      <w:r w:rsidR="00933CF0">
        <w:rPr>
          <w:rStyle w:val="rynqvb"/>
        </w:rPr>
        <w:t xml:space="preserve"> </w:t>
      </w:r>
      <w:bookmarkStart w:id="1229" w:name="_Toc52190578"/>
    </w:p>
    <w:p w14:paraId="085178E8" w14:textId="7AEFC148" w:rsidR="00806BAA" w:rsidRDefault="005C60A2" w:rsidP="00347676">
      <w:pPr>
        <w:spacing w:after="0" w:line="240" w:lineRule="auto"/>
        <w:ind w:firstLine="708"/>
      </w:pPr>
      <w:r>
        <w:t xml:space="preserve">Одновременное применение велпатасвира с софосбувиром оказывает влияние на экспозицию софосбувира (примерно 2 кратное увеличение). Период полувыведения </w:t>
      </w:r>
      <w:r w:rsidR="00347676">
        <w:t>софосбувира</w:t>
      </w:r>
      <w:r>
        <w:t xml:space="preserve"> и метаболитов не изменился, и влияние на экспозицию, вероятно, обусловлено ингибированием P</w:t>
      </w:r>
      <w:r w:rsidR="00347676">
        <w:t>-</w:t>
      </w:r>
      <w:r>
        <w:t xml:space="preserve">gp и/или BCRP в кишечнике под влиянием велпатасвира. Экспозиция метаболита GS-566500 также была увеличена почти вдвое, в то время как на GS-331007 это в целом не влияло. При одновременном применении велпатасвира с однократной дозой </w:t>
      </w:r>
      <w:r w:rsidR="00347676" w:rsidRPr="00347676">
        <w:t>со</w:t>
      </w:r>
      <w:r w:rsidR="00347676">
        <w:t>фосбувира</w:t>
      </w:r>
      <w:r>
        <w:t xml:space="preserve"> значимых изменений ФК параметров в равновесном состоянии не наблюдалось</w:t>
      </w:r>
      <w:r w:rsidR="00347676">
        <w:t xml:space="preserve"> </w:t>
      </w:r>
      <w:r w:rsidR="00C10DD0" w:rsidRPr="00F31537">
        <w:t>[</w:t>
      </w:r>
      <w:r w:rsidR="00F31537" w:rsidRPr="00F31537">
        <w:t>4</w:t>
      </w:r>
      <w:r w:rsidR="00C10DD0" w:rsidRPr="00F31537">
        <w:t>].</w:t>
      </w:r>
    </w:p>
    <w:p w14:paraId="50426C8B" w14:textId="77777777" w:rsidR="00347676" w:rsidRDefault="00347676" w:rsidP="005C60A2">
      <w:pPr>
        <w:spacing w:after="0" w:line="240" w:lineRule="auto"/>
      </w:pPr>
    </w:p>
    <w:p w14:paraId="1C4D2681" w14:textId="77777777" w:rsidR="00347676" w:rsidRDefault="00347676" w:rsidP="00347676">
      <w:pPr>
        <w:spacing w:after="0" w:line="240" w:lineRule="auto"/>
        <w:rPr>
          <w:i/>
          <w:iCs/>
        </w:rPr>
      </w:pPr>
      <w:r w:rsidRPr="00347676">
        <w:rPr>
          <w:i/>
          <w:iCs/>
        </w:rPr>
        <w:t>Влияние приема пищи</w:t>
      </w:r>
    </w:p>
    <w:p w14:paraId="3D814D82" w14:textId="77777777" w:rsidR="00347676" w:rsidRPr="00347676" w:rsidRDefault="00347676" w:rsidP="00347676">
      <w:pPr>
        <w:spacing w:after="0" w:line="240" w:lineRule="auto"/>
        <w:rPr>
          <w:i/>
          <w:iCs/>
        </w:rPr>
      </w:pPr>
    </w:p>
    <w:p w14:paraId="10E1F8D7" w14:textId="2CE9F2C1" w:rsidR="00347676" w:rsidRDefault="00347676" w:rsidP="00C10DD0">
      <w:pPr>
        <w:spacing w:after="0" w:line="240" w:lineRule="auto"/>
        <w:ind w:firstLine="708"/>
      </w:pPr>
      <w:r>
        <w:t xml:space="preserve">По сравнению с приемом натощак прием однократной дозы </w:t>
      </w:r>
      <w:r w:rsidR="00C10DD0">
        <w:t xml:space="preserve">КФД софосбувир+велпатасвир </w:t>
      </w:r>
      <w:r>
        <w:t>с пищей с умеренным содержанием жира (прибл. 600 ккал, 30 % жира) или с высоким содержанием жира (прибл. 800 ккал, 50% жира) приводило к увеличению AUC</w:t>
      </w:r>
      <w:r w:rsidRPr="00C10DD0">
        <w:rPr>
          <w:vertAlign w:val="subscript"/>
        </w:rPr>
        <w:t xml:space="preserve">0-inf </w:t>
      </w:r>
      <w:r>
        <w:t>велпатасвира на 34% и 21%, соответственно, а также C</w:t>
      </w:r>
      <w:r w:rsidRPr="00C10DD0">
        <w:rPr>
          <w:vertAlign w:val="subscript"/>
        </w:rPr>
        <w:t>max</w:t>
      </w:r>
      <w:r>
        <w:t xml:space="preserve"> велпатасавира на 31% и на 5%, соответственно. Прием пищи с умеренным или высоким содержанием жира увеличивал AUC</w:t>
      </w:r>
      <w:r w:rsidRPr="00C10DD0">
        <w:rPr>
          <w:vertAlign w:val="subscript"/>
        </w:rPr>
        <w:t xml:space="preserve">0-inf </w:t>
      </w:r>
      <w:r>
        <w:t>софосбувира на 60% и 78%, соответственно, но не оказывал существенного влияния на C</w:t>
      </w:r>
      <w:r w:rsidRPr="00C10DD0">
        <w:rPr>
          <w:vertAlign w:val="subscript"/>
        </w:rPr>
        <w:t xml:space="preserve">max </w:t>
      </w:r>
      <w:r>
        <w:t>софосбувира. Прием пищи с умеренным или высоким содержанием жира не изменял AUC</w:t>
      </w:r>
      <w:r w:rsidRPr="00C10DD0">
        <w:rPr>
          <w:vertAlign w:val="subscript"/>
        </w:rPr>
        <w:t xml:space="preserve">0-inf </w:t>
      </w:r>
      <w:r>
        <w:t>GS-331007, но приводил к снижению его C</w:t>
      </w:r>
      <w:r w:rsidRPr="00C10DD0">
        <w:rPr>
          <w:vertAlign w:val="subscript"/>
        </w:rPr>
        <w:t>max</w:t>
      </w:r>
      <w:r>
        <w:t xml:space="preserve"> на 25 % и 37 %, соответственно. Частота ответов в исследованиях III фазы у пациентов с инфекцией ВГС, которые получали Эпклюза с пищей или без нее, была сопоставимой. Препарат Эпклюза можно принимать независимо от приема </w:t>
      </w:r>
      <w:r w:rsidRPr="00F31537">
        <w:t>пищи</w:t>
      </w:r>
      <w:r w:rsidR="00F31537" w:rsidRPr="00F31537">
        <w:t xml:space="preserve"> </w:t>
      </w:r>
      <w:r w:rsidR="00C10DD0" w:rsidRPr="00F31537">
        <w:rPr>
          <w:rStyle w:val="rynqvb"/>
        </w:rPr>
        <w:t>[</w:t>
      </w:r>
      <w:r w:rsidR="00F31537" w:rsidRPr="007E6521">
        <w:rPr>
          <w:rStyle w:val="rynqvb"/>
        </w:rPr>
        <w:t>3</w:t>
      </w:r>
      <w:r w:rsidR="00C10DD0" w:rsidRPr="00F31537">
        <w:rPr>
          <w:rStyle w:val="rynqvb"/>
        </w:rPr>
        <w:t>]</w:t>
      </w:r>
      <w:r w:rsidRPr="00F31537">
        <w:t>.</w:t>
      </w:r>
    </w:p>
    <w:p w14:paraId="6E48FBFD" w14:textId="77777777" w:rsidR="00347676" w:rsidRDefault="00347676" w:rsidP="00347676">
      <w:pPr>
        <w:spacing w:after="0" w:line="240" w:lineRule="auto"/>
      </w:pPr>
    </w:p>
    <w:p w14:paraId="133882D6" w14:textId="326D3E22" w:rsidR="002A3972" w:rsidRPr="00BA07B2" w:rsidRDefault="00B47726" w:rsidP="00757BF2">
      <w:pPr>
        <w:spacing w:after="0" w:line="240" w:lineRule="auto"/>
        <w:rPr>
          <w:b/>
        </w:rPr>
      </w:pPr>
      <w:r w:rsidRPr="00806BAA">
        <w:rPr>
          <w:b/>
        </w:rPr>
        <w:t>Распределение</w:t>
      </w:r>
      <w:bookmarkStart w:id="1230" w:name="_Toc52190579"/>
      <w:bookmarkEnd w:id="1229"/>
      <w:r w:rsidR="00BA07B2">
        <w:rPr>
          <w:b/>
        </w:rPr>
        <w:t xml:space="preserve"> </w:t>
      </w:r>
    </w:p>
    <w:p w14:paraId="4145628D" w14:textId="77777777" w:rsidR="00160CAC" w:rsidRDefault="00160CAC" w:rsidP="00757BF2">
      <w:pPr>
        <w:spacing w:after="0" w:line="240" w:lineRule="auto"/>
        <w:rPr>
          <w:color w:val="000000"/>
        </w:rPr>
      </w:pPr>
    </w:p>
    <w:p w14:paraId="0D9F48B8" w14:textId="77777777" w:rsidR="005E0438" w:rsidRPr="00A91BD2" w:rsidRDefault="005E0438" w:rsidP="005E0438">
      <w:pPr>
        <w:spacing w:after="0" w:line="240" w:lineRule="auto"/>
        <w:rPr>
          <w:b/>
          <w:bCs/>
          <w:i/>
          <w:iCs/>
          <w:color w:val="000000"/>
          <w:rPrChange w:id="1231" w:author="Абрамова Анна Андреевна" w:date="2024-05-15T00:26:00Z">
            <w:rPr>
              <w:b/>
              <w:bCs/>
              <w:color w:val="000000"/>
            </w:rPr>
          </w:rPrChange>
        </w:rPr>
      </w:pPr>
      <w:r w:rsidRPr="00A91BD2">
        <w:rPr>
          <w:b/>
          <w:bCs/>
          <w:i/>
          <w:iCs/>
          <w:color w:val="000000"/>
          <w:rPrChange w:id="1232" w:author="Абрамова Анна Андреевна" w:date="2024-05-15T00:26:00Z">
            <w:rPr>
              <w:b/>
              <w:bCs/>
              <w:color w:val="000000"/>
            </w:rPr>
          </w:rPrChange>
        </w:rPr>
        <w:t>Софосбувир</w:t>
      </w:r>
    </w:p>
    <w:p w14:paraId="78E82855" w14:textId="77777777" w:rsidR="005E0438" w:rsidRDefault="005E0438" w:rsidP="005E0438">
      <w:pPr>
        <w:spacing w:after="0" w:line="240" w:lineRule="auto"/>
        <w:rPr>
          <w:color w:val="000000"/>
        </w:rPr>
      </w:pPr>
    </w:p>
    <w:p w14:paraId="0C538019" w14:textId="5A7B8647" w:rsidR="005E0438" w:rsidRDefault="005E0438" w:rsidP="005E0438">
      <w:pPr>
        <w:spacing w:after="0" w:line="240" w:lineRule="auto"/>
        <w:ind w:firstLine="708"/>
        <w:rPr>
          <w:color w:val="000000"/>
        </w:rPr>
      </w:pPr>
      <w:r w:rsidRPr="005E0438">
        <w:rPr>
          <w:color w:val="000000"/>
        </w:rPr>
        <w:t xml:space="preserve">Софосбувир примерно на </w:t>
      </w:r>
      <w:r w:rsidR="00BC5314" w:rsidRPr="005E0438">
        <w:rPr>
          <w:color w:val="000000"/>
        </w:rPr>
        <w:t xml:space="preserve">61–65 </w:t>
      </w:r>
      <w:r w:rsidRPr="005E0438">
        <w:rPr>
          <w:color w:val="000000"/>
        </w:rPr>
        <w:t>% связывается с белками плазмы крови человека, и это связывание не зависит от концентрации препарата в диапазоне от 1 до 20 мкг/мл. Связывание GS-331007 с белками плазмы крови человека было минимальным. После однократного приема [</w:t>
      </w:r>
      <w:r w:rsidRPr="005E0438">
        <w:rPr>
          <w:color w:val="000000"/>
          <w:vertAlign w:val="superscript"/>
        </w:rPr>
        <w:t>14</w:t>
      </w:r>
      <w:r w:rsidRPr="005E0438">
        <w:rPr>
          <w:color w:val="000000"/>
        </w:rPr>
        <w:t>С]-софосбувира в дозе 400 мг у здоровых участников соотношение [</w:t>
      </w:r>
      <w:r w:rsidRPr="005E0438">
        <w:rPr>
          <w:color w:val="000000"/>
          <w:vertAlign w:val="superscript"/>
        </w:rPr>
        <w:t>14</w:t>
      </w:r>
      <w:r w:rsidRPr="005E0438">
        <w:rPr>
          <w:color w:val="000000"/>
        </w:rPr>
        <w:t>С]-радиоактивности в крови к плазме составило приблизительно 0,7</w:t>
      </w:r>
      <w:r>
        <w:rPr>
          <w:color w:val="000000"/>
        </w:rPr>
        <w:t xml:space="preserve"> </w:t>
      </w:r>
      <w:r w:rsidR="00F31537" w:rsidRPr="00F31537">
        <w:rPr>
          <w:color w:val="000000"/>
        </w:rPr>
        <w:t>[</w:t>
      </w:r>
      <w:r w:rsidR="00F31537" w:rsidRPr="00F31537">
        <w:rPr>
          <w:rStyle w:val="rynqvb"/>
        </w:rPr>
        <w:t>3</w:t>
      </w:r>
      <w:r w:rsidRPr="00F31537">
        <w:rPr>
          <w:rStyle w:val="rynqvb"/>
        </w:rPr>
        <w:t>]</w:t>
      </w:r>
      <w:r w:rsidRPr="00F31537">
        <w:rPr>
          <w:color w:val="000000"/>
        </w:rPr>
        <w:t>.</w:t>
      </w:r>
    </w:p>
    <w:p w14:paraId="4B81C436" w14:textId="586C179D" w:rsidR="005E0438" w:rsidRPr="005E0438" w:rsidRDefault="005E0438" w:rsidP="005E0438">
      <w:pPr>
        <w:spacing w:after="0" w:line="240" w:lineRule="auto"/>
        <w:ind w:firstLine="708"/>
        <w:rPr>
          <w:color w:val="000000"/>
        </w:rPr>
      </w:pPr>
      <w:r w:rsidRPr="005E0438">
        <w:rPr>
          <w:color w:val="000000"/>
        </w:rPr>
        <w:lastRenderedPageBreak/>
        <w:t>Влияния нарушения функции почек на степень связывания отмечено не было</w:t>
      </w:r>
      <w:r>
        <w:rPr>
          <w:color w:val="000000"/>
        </w:rPr>
        <w:t xml:space="preserve">. </w:t>
      </w:r>
      <w:r w:rsidRPr="005E0438">
        <w:rPr>
          <w:color w:val="000000"/>
        </w:rPr>
        <w:t>Среднее соотношение концентраций в цельной крови и плазме составило приблизительно 0,71. В по</w:t>
      </w:r>
      <w:r>
        <w:rPr>
          <w:color w:val="000000"/>
        </w:rPr>
        <w:t xml:space="preserve">пуляционном </w:t>
      </w:r>
      <w:r w:rsidRPr="005E0438">
        <w:rPr>
          <w:color w:val="000000"/>
        </w:rPr>
        <w:t>ФК</w:t>
      </w:r>
      <w:r>
        <w:rPr>
          <w:color w:val="000000"/>
        </w:rPr>
        <w:t xml:space="preserve"> анализе предполагаемый объем распределения</w:t>
      </w:r>
      <w:r w:rsidR="009151AD">
        <w:rPr>
          <w:color w:val="000000"/>
        </w:rPr>
        <w:t xml:space="preserve"> </w:t>
      </w:r>
      <w:r w:rsidR="009151AD" w:rsidRPr="005E0438">
        <w:rPr>
          <w:color w:val="000000"/>
        </w:rPr>
        <w:t>центральном компартменте</w:t>
      </w:r>
      <w:r>
        <w:rPr>
          <w:color w:val="000000"/>
        </w:rPr>
        <w:t xml:space="preserve"> (</w:t>
      </w:r>
      <w:r w:rsidRPr="005E0438">
        <w:rPr>
          <w:color w:val="000000"/>
        </w:rPr>
        <w:t>Vc/F</w:t>
      </w:r>
      <w:r>
        <w:rPr>
          <w:color w:val="000000"/>
        </w:rPr>
        <w:t>)</w:t>
      </w:r>
      <w:r w:rsidRPr="005E0438">
        <w:rPr>
          <w:color w:val="000000"/>
        </w:rPr>
        <w:t xml:space="preserve"> </w:t>
      </w:r>
      <w:r>
        <w:rPr>
          <w:color w:val="000000"/>
        </w:rPr>
        <w:t xml:space="preserve">после перорального приема </w:t>
      </w:r>
      <w:r w:rsidR="009151AD">
        <w:rPr>
          <w:color w:val="000000"/>
        </w:rPr>
        <w:t>софосбувира</w:t>
      </w:r>
      <w:r>
        <w:rPr>
          <w:color w:val="000000"/>
        </w:rPr>
        <w:t xml:space="preserve"> составил</w:t>
      </w:r>
      <w:r w:rsidR="009151AD">
        <w:rPr>
          <w:color w:val="000000"/>
        </w:rPr>
        <w:t xml:space="preserve"> 197</w:t>
      </w:r>
      <w:r w:rsidRPr="005E0438">
        <w:rPr>
          <w:color w:val="000000"/>
        </w:rPr>
        <w:t xml:space="preserve"> л</w:t>
      </w:r>
      <w:r w:rsidR="009151AD">
        <w:rPr>
          <w:color w:val="000000"/>
        </w:rPr>
        <w:t xml:space="preserve">. </w:t>
      </w:r>
      <w:r w:rsidRPr="00F31537">
        <w:t>[</w:t>
      </w:r>
      <w:r w:rsidR="00F31537" w:rsidRPr="00F31537">
        <w:t>5</w:t>
      </w:r>
      <w:r w:rsidRPr="00F31537">
        <w:t>]</w:t>
      </w:r>
      <w:r w:rsidRPr="00F31537">
        <w:rPr>
          <w:color w:val="000000"/>
        </w:rPr>
        <w:t>.</w:t>
      </w:r>
    </w:p>
    <w:p w14:paraId="444F4A9F" w14:textId="77777777" w:rsidR="005E0438" w:rsidRDefault="005E0438" w:rsidP="005E0438">
      <w:pPr>
        <w:spacing w:after="0" w:line="240" w:lineRule="auto"/>
        <w:rPr>
          <w:color w:val="000000"/>
        </w:rPr>
      </w:pPr>
    </w:p>
    <w:p w14:paraId="3763B501" w14:textId="7C903BB3" w:rsidR="005E0438" w:rsidRPr="00A91BD2" w:rsidRDefault="005E0438" w:rsidP="005E0438">
      <w:pPr>
        <w:spacing w:after="0" w:line="240" w:lineRule="auto"/>
        <w:rPr>
          <w:b/>
          <w:bCs/>
          <w:i/>
          <w:iCs/>
          <w:color w:val="000000"/>
          <w:rPrChange w:id="1233" w:author="Абрамова Анна Андреевна" w:date="2024-05-15T00:26:00Z">
            <w:rPr>
              <w:b/>
              <w:bCs/>
              <w:color w:val="000000"/>
            </w:rPr>
          </w:rPrChange>
        </w:rPr>
      </w:pPr>
      <w:r w:rsidRPr="00A91BD2">
        <w:rPr>
          <w:b/>
          <w:bCs/>
          <w:i/>
          <w:iCs/>
          <w:color w:val="000000"/>
          <w:rPrChange w:id="1234" w:author="Абрамова Анна Андреевна" w:date="2024-05-15T00:26:00Z">
            <w:rPr>
              <w:b/>
              <w:bCs/>
              <w:color w:val="000000"/>
            </w:rPr>
          </w:rPrChange>
        </w:rPr>
        <w:t>Велпатасвир</w:t>
      </w:r>
    </w:p>
    <w:p w14:paraId="43AA6FCF" w14:textId="77777777" w:rsidR="005E0438" w:rsidRPr="005E0438" w:rsidRDefault="005E0438" w:rsidP="005E0438">
      <w:pPr>
        <w:spacing w:after="0" w:line="240" w:lineRule="auto"/>
        <w:ind w:firstLine="708"/>
        <w:rPr>
          <w:color w:val="000000"/>
        </w:rPr>
      </w:pPr>
    </w:p>
    <w:p w14:paraId="658233B6" w14:textId="5717EF20" w:rsidR="005E0438" w:rsidRDefault="005E0438" w:rsidP="005E0438">
      <w:pPr>
        <w:spacing w:after="0" w:line="240" w:lineRule="auto"/>
        <w:ind w:firstLine="708"/>
        <w:rPr>
          <w:color w:val="000000"/>
        </w:rPr>
      </w:pPr>
      <w:r w:rsidRPr="005E0438">
        <w:rPr>
          <w:color w:val="000000"/>
        </w:rPr>
        <w:t xml:space="preserve">Велпатасвир </w:t>
      </w:r>
      <w:r w:rsidR="009151AD">
        <w:rPr>
          <w:color w:val="000000"/>
        </w:rPr>
        <w:t>активно связывается с белками плазмы крови (</w:t>
      </w:r>
      <w:r w:rsidRPr="005E0438">
        <w:rPr>
          <w:color w:val="000000"/>
        </w:rPr>
        <w:t xml:space="preserve"> &gt; 99,5 % </w:t>
      </w:r>
      <w:r w:rsidR="009151AD">
        <w:rPr>
          <w:color w:val="000000"/>
        </w:rPr>
        <w:t>)</w:t>
      </w:r>
      <w:r w:rsidRPr="005E0438">
        <w:rPr>
          <w:color w:val="000000"/>
        </w:rPr>
        <w:t>, и не зависит от концентрации препарата в диапазоне от 0,09 до 1,8 мкг/мл. После однократного приема [</w:t>
      </w:r>
      <w:r w:rsidRPr="005E0438">
        <w:rPr>
          <w:color w:val="000000"/>
          <w:vertAlign w:val="superscript"/>
        </w:rPr>
        <w:t>14</w:t>
      </w:r>
      <w:r w:rsidRPr="005E0438">
        <w:rPr>
          <w:color w:val="000000"/>
        </w:rPr>
        <w:t>С]-велпатасвира 100 мг у здоровых участников соотношение [</w:t>
      </w:r>
      <w:r w:rsidRPr="005E0438">
        <w:rPr>
          <w:color w:val="000000"/>
          <w:vertAlign w:val="superscript"/>
        </w:rPr>
        <w:t>14</w:t>
      </w:r>
      <w:r w:rsidRPr="005E0438">
        <w:rPr>
          <w:color w:val="000000"/>
        </w:rPr>
        <w:t>С]-радиоактивности в крови к плазме варьировало в пределах 0,52-0,67</w:t>
      </w:r>
      <w:r w:rsidR="00F31537" w:rsidRPr="00F31537">
        <w:rPr>
          <w:color w:val="000000"/>
        </w:rPr>
        <w:t xml:space="preserve"> [</w:t>
      </w:r>
      <w:r w:rsidR="00F31537" w:rsidRPr="00F31537">
        <w:rPr>
          <w:rStyle w:val="rynqvb"/>
        </w:rPr>
        <w:t>6</w:t>
      </w:r>
      <w:r w:rsidRPr="00F31537">
        <w:rPr>
          <w:rStyle w:val="rynqvb"/>
        </w:rPr>
        <w:t>]</w:t>
      </w:r>
      <w:r w:rsidRPr="00F31537">
        <w:rPr>
          <w:color w:val="000000"/>
        </w:rPr>
        <w:t>.</w:t>
      </w:r>
    </w:p>
    <w:p w14:paraId="46CFA8B1" w14:textId="71A44C76" w:rsidR="005E0438" w:rsidRDefault="005E0438" w:rsidP="00757BF2">
      <w:pPr>
        <w:spacing w:after="0" w:line="240" w:lineRule="auto"/>
        <w:rPr>
          <w:ins w:id="1235" w:author="Абрамова Анна Андреевна" w:date="2024-05-17T00:56:00Z"/>
        </w:rPr>
      </w:pPr>
      <w:r w:rsidRPr="005E0438">
        <w:rPr>
          <w:color w:val="000000"/>
        </w:rPr>
        <w:t xml:space="preserve">У пациентов с тяжелым нарушением функции почек несвязанная фракция была такой же, как у участников с нормальной функцией почек (прибл. 0,3 %). Концентрация несвязанного препарата в плазме крови у пациентов с нарушением функции печени (НФП) была определена </w:t>
      </w:r>
      <w:r w:rsidRPr="009151AD">
        <w:rPr>
          <w:i/>
          <w:iCs/>
          <w:color w:val="000000"/>
        </w:rPr>
        <w:t xml:space="preserve">in vitro </w:t>
      </w:r>
      <w:r w:rsidRPr="005E0438">
        <w:rPr>
          <w:color w:val="000000"/>
        </w:rPr>
        <w:t xml:space="preserve">и оказалась сопоставимой (0,2-0,3 %) в плазме крови у пациентов с легкой, умеренной или тяжелой формой НФП по сравнению с участниками с нормальной функцией печени. Среднее соотношение концентраций в цельной крови и плазме колебалось от 0,52 до 0,67. В анализе популяционной ФК после перорального применения предполагаемый объем распределения в центральном компартменте (Vc/F) для </w:t>
      </w:r>
      <w:r w:rsidR="009151AD">
        <w:rPr>
          <w:color w:val="000000"/>
        </w:rPr>
        <w:t>велпатасвира</w:t>
      </w:r>
      <w:r w:rsidRPr="005E0438">
        <w:rPr>
          <w:color w:val="000000"/>
        </w:rPr>
        <w:t xml:space="preserve"> составил 392 л у стандартного участника (пациент мужского пола с ВГС с нормальной функцией печени или классом А по классификации Чайлда-Пью-Туркотта (CPT A))</w:t>
      </w:r>
      <w:r w:rsidRPr="005E0438">
        <w:t xml:space="preserve"> </w:t>
      </w:r>
      <w:r w:rsidRPr="00F31537">
        <w:t>[</w:t>
      </w:r>
      <w:r w:rsidR="00F31537" w:rsidRPr="00F31537">
        <w:t>5</w:t>
      </w:r>
      <w:r w:rsidRPr="00F31537">
        <w:t>].</w:t>
      </w:r>
    </w:p>
    <w:p w14:paraId="0E5771AE" w14:textId="77777777" w:rsidR="001767AC" w:rsidRDefault="001767AC" w:rsidP="00757BF2">
      <w:pPr>
        <w:spacing w:after="0" w:line="240" w:lineRule="auto"/>
        <w:rPr>
          <w:color w:val="000000"/>
        </w:rPr>
      </w:pPr>
    </w:p>
    <w:p w14:paraId="118D74ED" w14:textId="77777777" w:rsidR="005E0438" w:rsidDel="00467DDA" w:rsidRDefault="005E0438" w:rsidP="00757BF2">
      <w:pPr>
        <w:spacing w:after="0" w:line="240" w:lineRule="auto"/>
        <w:rPr>
          <w:del w:id="1236" w:author="Абрамова Анна Андреевна" w:date="2024-05-16T00:23:00Z"/>
          <w:b/>
        </w:rPr>
      </w:pPr>
    </w:p>
    <w:p w14:paraId="2E01988F" w14:textId="0367D43A" w:rsidR="00B47726" w:rsidRPr="00806BAA" w:rsidRDefault="00B47726" w:rsidP="00757BF2">
      <w:pPr>
        <w:spacing w:after="0" w:line="240" w:lineRule="auto"/>
        <w:rPr>
          <w:b/>
        </w:rPr>
      </w:pPr>
      <w:r w:rsidRPr="00806BAA">
        <w:rPr>
          <w:b/>
        </w:rPr>
        <w:t>Метаболизм</w:t>
      </w:r>
      <w:bookmarkEnd w:id="1230"/>
    </w:p>
    <w:p w14:paraId="133867BF" w14:textId="77777777" w:rsidR="00806BAA" w:rsidRDefault="00806BAA" w:rsidP="00757BF2">
      <w:pPr>
        <w:spacing w:after="0" w:line="240" w:lineRule="auto"/>
        <w:ind w:firstLine="709"/>
        <w:contextualSpacing/>
        <w:rPr>
          <w:color w:val="000000"/>
        </w:rPr>
      </w:pPr>
      <w:bookmarkStart w:id="1237" w:name="_Toc52190580"/>
    </w:p>
    <w:p w14:paraId="33F171E0" w14:textId="77777777" w:rsidR="009151AD" w:rsidRPr="00A91BD2" w:rsidRDefault="009151AD" w:rsidP="009151AD">
      <w:pPr>
        <w:spacing w:after="0" w:line="240" w:lineRule="auto"/>
        <w:rPr>
          <w:rStyle w:val="rynqvb"/>
          <w:b/>
          <w:bCs/>
          <w:i/>
          <w:iCs/>
          <w:rPrChange w:id="1238" w:author="Абрамова Анна Андреевна" w:date="2024-05-15T00:26:00Z">
            <w:rPr>
              <w:rStyle w:val="rynqvb"/>
              <w:b/>
              <w:bCs/>
            </w:rPr>
          </w:rPrChange>
        </w:rPr>
      </w:pPr>
      <w:r w:rsidRPr="00A91BD2">
        <w:rPr>
          <w:rStyle w:val="rynqvb"/>
          <w:b/>
          <w:bCs/>
          <w:i/>
          <w:iCs/>
          <w:rPrChange w:id="1239" w:author="Абрамова Анна Андреевна" w:date="2024-05-15T00:26:00Z">
            <w:rPr>
              <w:rStyle w:val="rynqvb"/>
              <w:b/>
              <w:bCs/>
            </w:rPr>
          </w:rPrChange>
        </w:rPr>
        <w:t>Софосбувир</w:t>
      </w:r>
    </w:p>
    <w:p w14:paraId="34406545" w14:textId="77777777" w:rsidR="009151AD" w:rsidRDefault="009151AD" w:rsidP="009151AD">
      <w:pPr>
        <w:spacing w:after="0" w:line="240" w:lineRule="auto"/>
        <w:rPr>
          <w:rStyle w:val="rynqvb"/>
        </w:rPr>
      </w:pPr>
    </w:p>
    <w:p w14:paraId="718A8E66" w14:textId="0BBA52F4" w:rsidR="009151AD" w:rsidRDefault="009151AD" w:rsidP="009151AD">
      <w:pPr>
        <w:spacing w:after="0" w:line="240" w:lineRule="auto"/>
        <w:ind w:firstLine="708"/>
        <w:rPr>
          <w:rStyle w:val="rynqvb"/>
        </w:rPr>
      </w:pPr>
      <w:r>
        <w:rPr>
          <w:rStyle w:val="rynqvb"/>
        </w:rPr>
        <w:t>Софосбувир</w:t>
      </w:r>
      <w:r w:rsidRPr="009151AD">
        <w:rPr>
          <w:rStyle w:val="rynqvb"/>
        </w:rPr>
        <w:t xml:space="preserve"> интенсивно метаболизируется</w:t>
      </w:r>
      <w:r w:rsidR="0023309F">
        <w:rPr>
          <w:rStyle w:val="rynqvb"/>
        </w:rPr>
        <w:t xml:space="preserve"> при первом прохождении</w:t>
      </w:r>
      <w:r w:rsidRPr="009151AD">
        <w:rPr>
          <w:rStyle w:val="rynqvb"/>
        </w:rPr>
        <w:t xml:space="preserve"> в печени с образованием фармакологически активного аналога нуклеозида трифосфата GS-461203</w:t>
      </w:r>
      <w:r w:rsidR="0023309F">
        <w:rPr>
          <w:rStyle w:val="rynqvb"/>
        </w:rPr>
        <w:t xml:space="preserve"> </w:t>
      </w:r>
      <w:r w:rsidR="0023309F" w:rsidRPr="00023E73">
        <w:rPr>
          <w:rStyle w:val="rynqvb"/>
        </w:rPr>
        <w:t>(рисунок 4</w:t>
      </w:r>
      <w:r w:rsidR="00023E73" w:rsidRPr="00023E73">
        <w:rPr>
          <w:rStyle w:val="rynqvb"/>
        </w:rPr>
        <w:t>-1</w:t>
      </w:r>
      <w:r w:rsidR="0023309F" w:rsidRPr="00023E73">
        <w:rPr>
          <w:rStyle w:val="rynqvb"/>
        </w:rPr>
        <w:t>)</w:t>
      </w:r>
      <w:r w:rsidRPr="00023E73">
        <w:rPr>
          <w:rStyle w:val="rynqvb"/>
        </w:rPr>
        <w:t>.</w:t>
      </w:r>
      <w:r w:rsidRPr="009151AD">
        <w:rPr>
          <w:rStyle w:val="rynqvb"/>
        </w:rPr>
        <w:t xml:space="preserve"> Путь метаболической активации включает последовательный гидролиз карбоксилэфирной молекулы, катализируемый человеческим катепсином А (CatA) или карбоксилэстеразой 1 (CES1), и расщепление фосфорамидата нуклеотид-связывающим белком 1 с гистидиновыми триадам 1 (HINT1) с последующим фосфорилированием путем биосинтеза пиримидиновых нуклеотидов. Дефосфорилирование приводит к образованию нуклеозидного метаболита GS-331007, который не поддается эффективному рефосфорилированию и не обладает активностью в отношении ВГС </w:t>
      </w:r>
      <w:r w:rsidRPr="009151AD">
        <w:rPr>
          <w:rStyle w:val="rynqvb"/>
          <w:i/>
          <w:iCs/>
        </w:rPr>
        <w:t>in vitro</w:t>
      </w:r>
      <w:r w:rsidRPr="009151AD">
        <w:rPr>
          <w:rStyle w:val="rynqvb"/>
        </w:rPr>
        <w:t>. Софосбувир и GS-331007 не являются субстратами или ингибиторами ферментов UGT1A1 или CYP3A4, CYP1A2, CYP2B6, CYP2C8, CYP2C9, CYP2C19 и CYP2D6. После однократного приема внутрь [</w:t>
      </w:r>
      <w:r w:rsidRPr="009151AD">
        <w:rPr>
          <w:rStyle w:val="rynqvb"/>
          <w:vertAlign w:val="superscript"/>
        </w:rPr>
        <w:t>14</w:t>
      </w:r>
      <w:r w:rsidRPr="009151AD">
        <w:rPr>
          <w:rStyle w:val="rynqvb"/>
        </w:rPr>
        <w:t xml:space="preserve">C]-софосбувира в дозе 400 мг на GS-331007 приходилось </w:t>
      </w:r>
      <w:r w:rsidR="00023E73" w:rsidRPr="009151AD">
        <w:rPr>
          <w:rStyle w:val="rynqvb"/>
        </w:rPr>
        <w:t>приблизительно&gt;</w:t>
      </w:r>
      <w:r w:rsidRPr="009151AD">
        <w:rPr>
          <w:rStyle w:val="rynqvb"/>
        </w:rPr>
        <w:t xml:space="preserve"> 90 % от общей системной </w:t>
      </w:r>
      <w:r w:rsidRPr="00F31537">
        <w:rPr>
          <w:rStyle w:val="rynqvb"/>
        </w:rPr>
        <w:t>экспозиции [</w:t>
      </w:r>
      <w:r w:rsidR="00F31537" w:rsidRPr="00F31537">
        <w:rPr>
          <w:rStyle w:val="rynqvb"/>
        </w:rPr>
        <w:t>6</w:t>
      </w:r>
      <w:r w:rsidRPr="00F31537">
        <w:rPr>
          <w:rStyle w:val="rynqvb"/>
        </w:rPr>
        <w:t>].</w:t>
      </w:r>
    </w:p>
    <w:p w14:paraId="71ADC8A0" w14:textId="1BB557FB" w:rsidR="0023309F" w:rsidRDefault="009151AD" w:rsidP="0023309F">
      <w:pPr>
        <w:spacing w:after="0" w:line="240" w:lineRule="auto"/>
        <w:ind w:firstLine="708"/>
        <w:rPr>
          <w:rStyle w:val="rynqvb"/>
        </w:rPr>
      </w:pPr>
      <w:r w:rsidRPr="009151AD">
        <w:rPr>
          <w:rStyle w:val="rynqvb"/>
        </w:rPr>
        <w:t>Промежуточный метаболит GS-566500 имеет t</w:t>
      </w:r>
      <w:r w:rsidRPr="0023309F">
        <w:rPr>
          <w:rStyle w:val="rynqvb"/>
          <w:vertAlign w:val="subscript"/>
        </w:rPr>
        <w:t>max</w:t>
      </w:r>
      <w:r w:rsidRPr="009151AD">
        <w:rPr>
          <w:rStyle w:val="rynqvb"/>
        </w:rPr>
        <w:t xml:space="preserve"> 1 ч и период полувыведения 2 ч. Основной метаболит GS-331007 достигает максимума через 2 ч и имеет период полувыведения 26 ч. GS-331007 и GS-566500 не являются активными метаболитами</w:t>
      </w:r>
      <w:r w:rsidR="0023309F">
        <w:rPr>
          <w:rStyle w:val="rynqvb"/>
        </w:rPr>
        <w:t xml:space="preserve"> </w:t>
      </w:r>
      <w:r w:rsidR="0023309F" w:rsidRPr="00F31537">
        <w:t>[</w:t>
      </w:r>
      <w:r w:rsidR="00F31537" w:rsidRPr="00F31537">
        <w:t>7</w:t>
      </w:r>
      <w:r w:rsidR="0023309F" w:rsidRPr="00F31537">
        <w:t>]</w:t>
      </w:r>
      <w:r w:rsidRPr="00F31537">
        <w:rPr>
          <w:rStyle w:val="rynqvb"/>
        </w:rPr>
        <w:t>.</w:t>
      </w:r>
      <w:r w:rsidR="0023309F" w:rsidRPr="00F31537">
        <w:rPr>
          <w:rStyle w:val="rynqvb"/>
        </w:rPr>
        <w:t> </w:t>
      </w:r>
    </w:p>
    <w:p w14:paraId="1B7F18DD" w14:textId="77777777" w:rsidR="009151AD" w:rsidRDefault="009151AD" w:rsidP="009151AD">
      <w:pPr>
        <w:spacing w:after="0" w:line="240" w:lineRule="auto"/>
        <w:rPr>
          <w:rStyle w:val="rynqvb"/>
        </w:rPr>
      </w:pPr>
    </w:p>
    <w:p w14:paraId="4B595ECC" w14:textId="77777777" w:rsidR="001767AC" w:rsidRDefault="001767AC" w:rsidP="009151AD">
      <w:pPr>
        <w:spacing w:after="0" w:line="240" w:lineRule="auto"/>
        <w:rPr>
          <w:ins w:id="1240" w:author="Абрамова Анна Андреевна" w:date="2024-05-17T00:56:00Z"/>
          <w:rStyle w:val="rynqvb"/>
          <w:b/>
          <w:bCs/>
        </w:rPr>
      </w:pPr>
    </w:p>
    <w:p w14:paraId="603972EB" w14:textId="77777777" w:rsidR="001767AC" w:rsidRDefault="001767AC" w:rsidP="009151AD">
      <w:pPr>
        <w:spacing w:after="0" w:line="240" w:lineRule="auto"/>
        <w:rPr>
          <w:ins w:id="1241" w:author="Абрамова Анна Андреевна" w:date="2024-05-17T00:56:00Z"/>
          <w:rStyle w:val="rynqvb"/>
          <w:b/>
          <w:bCs/>
        </w:rPr>
      </w:pPr>
    </w:p>
    <w:p w14:paraId="5AE092B1" w14:textId="77777777" w:rsidR="001767AC" w:rsidRDefault="001767AC" w:rsidP="009151AD">
      <w:pPr>
        <w:spacing w:after="0" w:line="240" w:lineRule="auto"/>
        <w:rPr>
          <w:ins w:id="1242" w:author="Абрамова Анна Андреевна" w:date="2024-05-17T00:56:00Z"/>
          <w:rStyle w:val="rynqvb"/>
          <w:b/>
          <w:bCs/>
        </w:rPr>
      </w:pPr>
    </w:p>
    <w:p w14:paraId="47109629" w14:textId="77777777" w:rsidR="001767AC" w:rsidRDefault="001767AC" w:rsidP="009151AD">
      <w:pPr>
        <w:spacing w:after="0" w:line="240" w:lineRule="auto"/>
        <w:rPr>
          <w:ins w:id="1243" w:author="Абрамова Анна Андреевна" w:date="2024-05-17T00:56:00Z"/>
          <w:rStyle w:val="rynqvb"/>
          <w:b/>
          <w:bCs/>
        </w:rPr>
      </w:pPr>
    </w:p>
    <w:p w14:paraId="5457352E" w14:textId="7D833448" w:rsidR="0023309F" w:rsidRDefault="0023309F" w:rsidP="009151AD">
      <w:pPr>
        <w:spacing w:after="0" w:line="240" w:lineRule="auto"/>
        <w:rPr>
          <w:rStyle w:val="rynqvb"/>
        </w:rPr>
      </w:pPr>
      <w:r w:rsidRPr="00023E73">
        <w:rPr>
          <w:rStyle w:val="rynqvb"/>
          <w:b/>
          <w:bCs/>
        </w:rPr>
        <w:lastRenderedPageBreak/>
        <w:t>Рисунок 4</w:t>
      </w:r>
      <w:r w:rsidR="00023E73" w:rsidRPr="00023E73">
        <w:rPr>
          <w:rStyle w:val="rynqvb"/>
          <w:b/>
          <w:bCs/>
        </w:rPr>
        <w:t>-1</w:t>
      </w:r>
      <w:r w:rsidR="00023E73">
        <w:rPr>
          <w:rStyle w:val="rynqvb"/>
          <w:b/>
          <w:bCs/>
        </w:rPr>
        <w:t xml:space="preserve">. </w:t>
      </w:r>
      <w:r w:rsidRPr="0023309F">
        <w:rPr>
          <w:rStyle w:val="rynqvb"/>
        </w:rPr>
        <w:t xml:space="preserve">Путь внутриклеточного метаболизма </w:t>
      </w:r>
      <w:ins w:id="1244" w:author="Абрамова Анна Андреевна" w:date="2024-05-17T00:56:00Z">
        <w:r w:rsidR="001767AC">
          <w:rPr>
            <w:rStyle w:val="rynqvb"/>
          </w:rPr>
          <w:t>софосбувира</w:t>
        </w:r>
      </w:ins>
      <w:del w:id="1245" w:author="Абрамова Анна Андреевна" w:date="2024-05-17T00:56:00Z">
        <w:r w:rsidRPr="0023309F" w:rsidDel="001767AC">
          <w:rPr>
            <w:rStyle w:val="rynqvb"/>
          </w:rPr>
          <w:delText>SOF</w:delText>
        </w:r>
      </w:del>
      <w:r w:rsidRPr="0023309F">
        <w:rPr>
          <w:rStyle w:val="rynqvb"/>
        </w:rPr>
        <w:t xml:space="preserve"> (GS-7977)</w:t>
      </w:r>
      <w:ins w:id="1246" w:author="Абрамова Анна Андреевна" w:date="2024-05-15T00:26:00Z">
        <w:r w:rsidR="00A91BD2">
          <w:rPr>
            <w:rStyle w:val="rynqvb"/>
          </w:rPr>
          <w:t>.</w:t>
        </w:r>
      </w:ins>
    </w:p>
    <w:p w14:paraId="759F7A05" w14:textId="77777777" w:rsidR="0023309F" w:rsidRDefault="0023309F" w:rsidP="009151AD">
      <w:pPr>
        <w:spacing w:after="0" w:line="240" w:lineRule="auto"/>
        <w:rPr>
          <w:rStyle w:val="rynqvb"/>
        </w:rPr>
      </w:pPr>
    </w:p>
    <w:p w14:paraId="17DD8FAB" w14:textId="29DD519E" w:rsidR="0023309F" w:rsidRDefault="0023309F" w:rsidP="009151AD">
      <w:pPr>
        <w:spacing w:after="0" w:line="240" w:lineRule="auto"/>
        <w:rPr>
          <w:rStyle w:val="rynqvb"/>
        </w:rPr>
      </w:pPr>
      <w:r w:rsidRPr="00D3445C">
        <w:rPr>
          <w:noProof/>
          <w:lang w:eastAsia="ru-RU"/>
        </w:rPr>
        <w:drawing>
          <wp:inline distT="0" distB="0" distL="0" distR="0" wp14:anchorId="2A90D13F" wp14:editId="50F7FAE9">
            <wp:extent cx="5941060" cy="1722011"/>
            <wp:effectExtent l="0" t="0" r="2540" b="5715"/>
            <wp:docPr id="16" name="Рисунок 16" descr="Изображение выглядит как текст, диаграмм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 диаграмма, Шрифт, линия&#10;&#10;Автоматически созданное описание"/>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941060" cy="1722011"/>
                    </a:xfrm>
                    <a:prstGeom prst="rect">
                      <a:avLst/>
                    </a:prstGeom>
                    <a:noFill/>
                    <a:ln>
                      <a:noFill/>
                    </a:ln>
                  </pic:spPr>
                </pic:pic>
              </a:graphicData>
            </a:graphic>
          </wp:inline>
        </w:drawing>
      </w:r>
    </w:p>
    <w:p w14:paraId="3E9D674E" w14:textId="77777777" w:rsidR="0023309F" w:rsidRDefault="0023309F" w:rsidP="009151AD">
      <w:pPr>
        <w:spacing w:after="0" w:line="240" w:lineRule="auto"/>
        <w:rPr>
          <w:rStyle w:val="rynqvb"/>
        </w:rPr>
      </w:pPr>
    </w:p>
    <w:p w14:paraId="1E536D1D" w14:textId="6EC4D884" w:rsidR="009151AD" w:rsidRPr="00A91BD2" w:rsidRDefault="009151AD" w:rsidP="009151AD">
      <w:pPr>
        <w:spacing w:after="0" w:line="240" w:lineRule="auto"/>
        <w:rPr>
          <w:rStyle w:val="rynqvb"/>
          <w:b/>
          <w:bCs/>
          <w:i/>
          <w:iCs/>
          <w:rPrChange w:id="1247" w:author="Абрамова Анна Андреевна" w:date="2024-05-15T00:26:00Z">
            <w:rPr>
              <w:rStyle w:val="rynqvb"/>
              <w:b/>
              <w:bCs/>
            </w:rPr>
          </w:rPrChange>
        </w:rPr>
      </w:pPr>
      <w:r w:rsidRPr="00A91BD2">
        <w:rPr>
          <w:rStyle w:val="rynqvb"/>
          <w:b/>
          <w:bCs/>
          <w:i/>
          <w:iCs/>
          <w:rPrChange w:id="1248" w:author="Абрамова Анна Андреевна" w:date="2024-05-15T00:26:00Z">
            <w:rPr>
              <w:rStyle w:val="rynqvb"/>
              <w:b/>
              <w:bCs/>
            </w:rPr>
          </w:rPrChange>
        </w:rPr>
        <w:t>Велпатасвир</w:t>
      </w:r>
    </w:p>
    <w:p w14:paraId="1BC053B3" w14:textId="77777777" w:rsidR="0023309F" w:rsidRDefault="0023309F" w:rsidP="0023309F">
      <w:pPr>
        <w:spacing w:after="0" w:line="240" w:lineRule="auto"/>
        <w:ind w:firstLine="708"/>
        <w:rPr>
          <w:rStyle w:val="rynqvb"/>
        </w:rPr>
      </w:pPr>
    </w:p>
    <w:p w14:paraId="4C301755" w14:textId="4D76B1CF" w:rsidR="00BC5314" w:rsidRDefault="0023309F" w:rsidP="00023E73">
      <w:pPr>
        <w:spacing w:after="0" w:line="240" w:lineRule="auto"/>
        <w:ind w:firstLine="708"/>
      </w:pPr>
      <w:r w:rsidRPr="0023309F">
        <w:rPr>
          <w:rStyle w:val="rynqvb"/>
        </w:rPr>
        <w:t xml:space="preserve">Велпатасвир был относительно стабилен при инкубации в микросомах или гепатоцитах человека. В исследовании ADME с участием людей большая часть (~99 %) общей радиоактивности в объединенных образцах плазмы крови для измерения AUC была отнесена к исходному соединению, причем 0,4 % и 0,5 % приходились на метаболиты гидрокси-GS-5816-1 (M18) и десметил-GS-5816 (M19). В кале на исходное соединение в среднем приходилось 77 % от введенной дозы, за ним следовали M18 и M19, на которые приходилось 6% и 3% дозы в течение 144 часов после применения, соответственно (рисунок </w:t>
      </w:r>
      <w:r w:rsidR="00023E73">
        <w:rPr>
          <w:rStyle w:val="rynqvb"/>
        </w:rPr>
        <w:t>4-2</w:t>
      </w:r>
      <w:r w:rsidRPr="0023309F">
        <w:rPr>
          <w:rStyle w:val="rynqvb"/>
        </w:rPr>
        <w:t xml:space="preserve">). Кроме того, в кале были обнаружены 2 неизвестных метаболита M7 и M11, на долю каждого из которых приходилось 2,8 % и 0,5 % от дозы, </w:t>
      </w:r>
      <w:r w:rsidRPr="00023E73">
        <w:rPr>
          <w:rStyle w:val="rynqvb"/>
        </w:rPr>
        <w:t>соответственно</w:t>
      </w:r>
      <w:r w:rsidR="00023E73" w:rsidRPr="00023E73">
        <w:rPr>
          <w:rStyle w:val="rynqvb"/>
        </w:rPr>
        <w:t xml:space="preserve"> </w:t>
      </w:r>
      <w:r w:rsidRPr="00023E73">
        <w:t>[</w:t>
      </w:r>
      <w:r w:rsidR="00F31537" w:rsidRPr="00023E73">
        <w:t>6,7</w:t>
      </w:r>
      <w:r w:rsidRPr="00023E73">
        <w:rPr>
          <w:rStyle w:val="rynqvb"/>
        </w:rPr>
        <w:t>].</w:t>
      </w:r>
      <w:r>
        <w:rPr>
          <w:rStyle w:val="rynqvb"/>
        </w:rPr>
        <w:t xml:space="preserve"> </w:t>
      </w:r>
    </w:p>
    <w:p w14:paraId="00FE95E7" w14:textId="77777777" w:rsidR="00023E73" w:rsidDel="00467DDA" w:rsidRDefault="00023E73" w:rsidP="00350D57">
      <w:pPr>
        <w:spacing w:after="0" w:line="240" w:lineRule="auto"/>
        <w:rPr>
          <w:del w:id="1249" w:author="Абрамова Анна Андреевна" w:date="2024-05-15T00:27:00Z"/>
        </w:rPr>
      </w:pPr>
    </w:p>
    <w:p w14:paraId="413028F5" w14:textId="77777777" w:rsidR="00467DDA" w:rsidRDefault="00467DDA" w:rsidP="00023E73">
      <w:pPr>
        <w:spacing w:after="0" w:line="240" w:lineRule="auto"/>
        <w:ind w:firstLine="708"/>
        <w:rPr>
          <w:ins w:id="1250" w:author="Абрамова Анна Андреевна" w:date="2024-05-16T00:23:00Z"/>
        </w:rPr>
      </w:pPr>
    </w:p>
    <w:p w14:paraId="060749C1" w14:textId="77777777" w:rsidR="00467DDA" w:rsidRDefault="00467DDA" w:rsidP="00023E73">
      <w:pPr>
        <w:spacing w:after="0" w:line="240" w:lineRule="auto"/>
        <w:ind w:firstLine="708"/>
        <w:rPr>
          <w:ins w:id="1251" w:author="Абрамова Анна Андреевна" w:date="2024-05-16T00:23:00Z"/>
        </w:rPr>
      </w:pPr>
    </w:p>
    <w:p w14:paraId="65989C7F" w14:textId="77777777" w:rsidR="00023E73" w:rsidDel="001767AC" w:rsidRDefault="00023E73" w:rsidP="00350D57">
      <w:pPr>
        <w:spacing w:after="0" w:line="240" w:lineRule="auto"/>
        <w:rPr>
          <w:del w:id="1252" w:author="Абрамова Анна Андреевна" w:date="2024-05-15T00:27:00Z"/>
        </w:rPr>
      </w:pPr>
    </w:p>
    <w:p w14:paraId="524AC817" w14:textId="77777777" w:rsidR="001767AC" w:rsidRDefault="001767AC" w:rsidP="00A91BD2">
      <w:pPr>
        <w:spacing w:after="0" w:line="240" w:lineRule="auto"/>
        <w:rPr>
          <w:ins w:id="1253" w:author="Абрамова Анна Андреевна" w:date="2024-05-17T00:56:00Z"/>
        </w:rPr>
      </w:pPr>
    </w:p>
    <w:p w14:paraId="051878CF" w14:textId="77777777" w:rsidR="001767AC" w:rsidRDefault="001767AC" w:rsidP="00A91BD2">
      <w:pPr>
        <w:spacing w:after="0" w:line="240" w:lineRule="auto"/>
        <w:rPr>
          <w:ins w:id="1254" w:author="Абрамова Анна Андреевна" w:date="2024-05-17T00:56:00Z"/>
        </w:rPr>
      </w:pPr>
    </w:p>
    <w:p w14:paraId="1265B4A8" w14:textId="77777777" w:rsidR="001767AC" w:rsidRDefault="001767AC" w:rsidP="00A91BD2">
      <w:pPr>
        <w:spacing w:after="0" w:line="240" w:lineRule="auto"/>
        <w:rPr>
          <w:ins w:id="1255" w:author="Абрамова Анна Андреевна" w:date="2024-05-17T00:56:00Z"/>
        </w:rPr>
      </w:pPr>
    </w:p>
    <w:p w14:paraId="48B4D79A" w14:textId="77777777" w:rsidR="001767AC" w:rsidRDefault="001767AC" w:rsidP="00A91BD2">
      <w:pPr>
        <w:spacing w:after="0" w:line="240" w:lineRule="auto"/>
        <w:rPr>
          <w:ins w:id="1256" w:author="Абрамова Анна Андреевна" w:date="2024-05-17T00:56:00Z"/>
        </w:rPr>
      </w:pPr>
    </w:p>
    <w:p w14:paraId="4FD884C6" w14:textId="77777777" w:rsidR="001767AC" w:rsidRDefault="001767AC" w:rsidP="00A91BD2">
      <w:pPr>
        <w:spacing w:after="0" w:line="240" w:lineRule="auto"/>
        <w:rPr>
          <w:ins w:id="1257" w:author="Абрамова Анна Андреевна" w:date="2024-05-17T00:56:00Z"/>
        </w:rPr>
      </w:pPr>
    </w:p>
    <w:p w14:paraId="50AFD915" w14:textId="77777777" w:rsidR="001767AC" w:rsidRDefault="001767AC" w:rsidP="00A91BD2">
      <w:pPr>
        <w:spacing w:after="0" w:line="240" w:lineRule="auto"/>
        <w:rPr>
          <w:ins w:id="1258" w:author="Абрамова Анна Андреевна" w:date="2024-05-17T00:56:00Z"/>
        </w:rPr>
      </w:pPr>
    </w:p>
    <w:p w14:paraId="64314FB6" w14:textId="77777777" w:rsidR="001767AC" w:rsidRDefault="001767AC" w:rsidP="00A91BD2">
      <w:pPr>
        <w:spacing w:after="0" w:line="240" w:lineRule="auto"/>
        <w:rPr>
          <w:ins w:id="1259" w:author="Абрамова Анна Андреевна" w:date="2024-05-17T00:56:00Z"/>
        </w:rPr>
      </w:pPr>
    </w:p>
    <w:p w14:paraId="746DE460" w14:textId="77777777" w:rsidR="001767AC" w:rsidRDefault="001767AC" w:rsidP="00A91BD2">
      <w:pPr>
        <w:spacing w:after="0" w:line="240" w:lineRule="auto"/>
        <w:rPr>
          <w:ins w:id="1260" w:author="Абрамова Анна Андреевна" w:date="2024-05-17T00:56:00Z"/>
        </w:rPr>
      </w:pPr>
    </w:p>
    <w:p w14:paraId="70F049F9" w14:textId="77777777" w:rsidR="001767AC" w:rsidRDefault="001767AC" w:rsidP="00A91BD2">
      <w:pPr>
        <w:spacing w:after="0" w:line="240" w:lineRule="auto"/>
        <w:rPr>
          <w:ins w:id="1261" w:author="Абрамова Анна Андреевна" w:date="2024-05-17T00:56:00Z"/>
        </w:rPr>
      </w:pPr>
    </w:p>
    <w:p w14:paraId="7CEFD0BE" w14:textId="77777777" w:rsidR="001767AC" w:rsidRDefault="001767AC" w:rsidP="00A91BD2">
      <w:pPr>
        <w:spacing w:after="0" w:line="240" w:lineRule="auto"/>
        <w:rPr>
          <w:ins w:id="1262" w:author="Абрамова Анна Андреевна" w:date="2024-05-17T00:56:00Z"/>
        </w:rPr>
      </w:pPr>
    </w:p>
    <w:p w14:paraId="76E875C4" w14:textId="77777777" w:rsidR="001767AC" w:rsidRDefault="001767AC" w:rsidP="00A91BD2">
      <w:pPr>
        <w:spacing w:after="0" w:line="240" w:lineRule="auto"/>
        <w:rPr>
          <w:ins w:id="1263" w:author="Абрамова Анна Андреевна" w:date="2024-05-17T00:56:00Z"/>
        </w:rPr>
      </w:pPr>
    </w:p>
    <w:p w14:paraId="0A405ECB" w14:textId="77777777" w:rsidR="001767AC" w:rsidRDefault="001767AC" w:rsidP="00A91BD2">
      <w:pPr>
        <w:spacing w:after="0" w:line="240" w:lineRule="auto"/>
        <w:rPr>
          <w:ins w:id="1264" w:author="Абрамова Анна Андреевна" w:date="2024-05-17T00:56:00Z"/>
        </w:rPr>
      </w:pPr>
    </w:p>
    <w:p w14:paraId="1315DB38" w14:textId="77777777" w:rsidR="001767AC" w:rsidRDefault="001767AC" w:rsidP="00A91BD2">
      <w:pPr>
        <w:spacing w:after="0" w:line="240" w:lineRule="auto"/>
        <w:rPr>
          <w:ins w:id="1265" w:author="Абрамова Анна Андреевна" w:date="2024-05-17T00:56:00Z"/>
        </w:rPr>
      </w:pPr>
    </w:p>
    <w:p w14:paraId="528EF8C1" w14:textId="77777777" w:rsidR="001767AC" w:rsidRDefault="001767AC" w:rsidP="00A91BD2">
      <w:pPr>
        <w:spacing w:after="0" w:line="240" w:lineRule="auto"/>
        <w:rPr>
          <w:ins w:id="1266" w:author="Абрамова Анна Андреевна" w:date="2024-05-17T00:56:00Z"/>
        </w:rPr>
      </w:pPr>
    </w:p>
    <w:p w14:paraId="12C11927" w14:textId="77777777" w:rsidR="001767AC" w:rsidRDefault="001767AC" w:rsidP="00A91BD2">
      <w:pPr>
        <w:spacing w:after="0" w:line="240" w:lineRule="auto"/>
        <w:rPr>
          <w:ins w:id="1267" w:author="Абрамова Анна Андреевна" w:date="2024-05-17T00:56:00Z"/>
        </w:rPr>
      </w:pPr>
    </w:p>
    <w:p w14:paraId="797F5D6A" w14:textId="77777777" w:rsidR="001767AC" w:rsidRDefault="001767AC" w:rsidP="00A91BD2">
      <w:pPr>
        <w:spacing w:after="0" w:line="240" w:lineRule="auto"/>
        <w:rPr>
          <w:ins w:id="1268" w:author="Абрамова Анна Андреевна" w:date="2024-05-17T00:56:00Z"/>
        </w:rPr>
      </w:pPr>
    </w:p>
    <w:p w14:paraId="0ECCAC01" w14:textId="77777777" w:rsidR="001767AC" w:rsidRDefault="001767AC" w:rsidP="00A91BD2">
      <w:pPr>
        <w:spacing w:after="0" w:line="240" w:lineRule="auto"/>
        <w:rPr>
          <w:ins w:id="1269" w:author="Абрамова Анна Андреевна" w:date="2024-05-17T00:56:00Z"/>
        </w:rPr>
      </w:pPr>
    </w:p>
    <w:p w14:paraId="24808860" w14:textId="77777777" w:rsidR="001767AC" w:rsidRDefault="001767AC" w:rsidP="00A91BD2">
      <w:pPr>
        <w:spacing w:after="0" w:line="240" w:lineRule="auto"/>
        <w:rPr>
          <w:ins w:id="1270" w:author="Абрамова Анна Андреевна" w:date="2024-05-17T00:56:00Z"/>
        </w:rPr>
      </w:pPr>
    </w:p>
    <w:p w14:paraId="0F042669" w14:textId="77777777" w:rsidR="001767AC" w:rsidRDefault="001767AC" w:rsidP="00A91BD2">
      <w:pPr>
        <w:spacing w:after="0" w:line="240" w:lineRule="auto"/>
        <w:rPr>
          <w:ins w:id="1271" w:author="Абрамова Анна Андреевна" w:date="2024-05-17T00:56:00Z"/>
        </w:rPr>
      </w:pPr>
    </w:p>
    <w:p w14:paraId="679CB73F" w14:textId="77777777" w:rsidR="001767AC" w:rsidRDefault="001767AC" w:rsidP="00A91BD2">
      <w:pPr>
        <w:spacing w:after="0" w:line="240" w:lineRule="auto"/>
        <w:rPr>
          <w:ins w:id="1272" w:author="Абрамова Анна Андреевна" w:date="2024-05-17T00:56:00Z"/>
        </w:rPr>
      </w:pPr>
    </w:p>
    <w:p w14:paraId="4756FDF5" w14:textId="77777777" w:rsidR="001767AC" w:rsidRDefault="001767AC">
      <w:pPr>
        <w:spacing w:after="0" w:line="240" w:lineRule="auto"/>
        <w:rPr>
          <w:ins w:id="1273" w:author="Абрамова Анна Андреевна" w:date="2024-05-17T00:56:00Z"/>
        </w:rPr>
        <w:pPrChange w:id="1274" w:author="Абрамова Анна Андреевна" w:date="2024-05-15T00:27:00Z">
          <w:pPr>
            <w:spacing w:after="0" w:line="240" w:lineRule="auto"/>
            <w:ind w:firstLine="708"/>
          </w:pPr>
        </w:pPrChange>
      </w:pPr>
    </w:p>
    <w:p w14:paraId="06FD2C8C" w14:textId="77777777" w:rsidR="00023E73" w:rsidDel="00A91BD2" w:rsidRDefault="00023E73">
      <w:pPr>
        <w:spacing w:after="0" w:line="240" w:lineRule="auto"/>
        <w:rPr>
          <w:del w:id="1275" w:author="Абрамова Анна Андреевна" w:date="2024-05-15T00:27:00Z"/>
        </w:rPr>
        <w:pPrChange w:id="1276" w:author="Абрамова Анна Андреевна" w:date="2024-05-15T00:27:00Z">
          <w:pPr>
            <w:spacing w:after="0" w:line="240" w:lineRule="auto"/>
            <w:ind w:firstLine="708"/>
          </w:pPr>
        </w:pPrChange>
      </w:pPr>
    </w:p>
    <w:p w14:paraId="2E0C1255" w14:textId="77777777" w:rsidR="00023E73" w:rsidDel="00A91BD2" w:rsidRDefault="00023E73">
      <w:pPr>
        <w:spacing w:after="0" w:line="240" w:lineRule="auto"/>
        <w:rPr>
          <w:del w:id="1277" w:author="Абрамова Анна Андреевна" w:date="2024-05-15T00:27:00Z"/>
        </w:rPr>
        <w:pPrChange w:id="1278" w:author="Абрамова Анна Андреевна" w:date="2024-05-15T00:27:00Z">
          <w:pPr>
            <w:spacing w:after="0" w:line="240" w:lineRule="auto"/>
            <w:ind w:firstLine="708"/>
          </w:pPr>
        </w:pPrChange>
      </w:pPr>
    </w:p>
    <w:p w14:paraId="3D1D544B" w14:textId="77777777" w:rsidR="00023E73" w:rsidDel="00A91BD2" w:rsidRDefault="00023E73">
      <w:pPr>
        <w:spacing w:after="0" w:line="240" w:lineRule="auto"/>
        <w:rPr>
          <w:del w:id="1279" w:author="Абрамова Анна Андреевна" w:date="2024-05-15T00:27:00Z"/>
        </w:rPr>
        <w:pPrChange w:id="1280" w:author="Абрамова Анна Андреевна" w:date="2024-05-15T00:27:00Z">
          <w:pPr>
            <w:spacing w:after="0" w:line="240" w:lineRule="auto"/>
            <w:ind w:firstLine="708"/>
          </w:pPr>
        </w:pPrChange>
      </w:pPr>
    </w:p>
    <w:p w14:paraId="55CF6675" w14:textId="77777777" w:rsidR="00023E73" w:rsidDel="00A91BD2" w:rsidRDefault="00023E73">
      <w:pPr>
        <w:spacing w:after="0" w:line="240" w:lineRule="auto"/>
        <w:rPr>
          <w:del w:id="1281" w:author="Абрамова Анна Андреевна" w:date="2024-05-15T00:27:00Z"/>
        </w:rPr>
        <w:pPrChange w:id="1282" w:author="Абрамова Анна Андреевна" w:date="2024-05-15T00:27:00Z">
          <w:pPr>
            <w:spacing w:after="0" w:line="240" w:lineRule="auto"/>
            <w:ind w:firstLine="708"/>
          </w:pPr>
        </w:pPrChange>
      </w:pPr>
    </w:p>
    <w:p w14:paraId="0EDD7CC4" w14:textId="561196DA" w:rsidR="00023E73" w:rsidDel="00A91BD2" w:rsidRDefault="00023E73">
      <w:pPr>
        <w:spacing w:after="0" w:line="240" w:lineRule="auto"/>
        <w:rPr>
          <w:del w:id="1283" w:author="Абрамова Анна Андреевна" w:date="2024-05-15T00:27:00Z"/>
        </w:rPr>
        <w:pPrChange w:id="1284" w:author="Абрамова Анна Андреевна" w:date="2024-05-15T00:27:00Z">
          <w:pPr>
            <w:spacing w:after="0" w:line="240" w:lineRule="auto"/>
            <w:ind w:firstLine="708"/>
          </w:pPr>
        </w:pPrChange>
      </w:pPr>
    </w:p>
    <w:p w14:paraId="6DDB3BE1" w14:textId="7BD511B8" w:rsidR="00023E73" w:rsidDel="00A91BD2" w:rsidRDefault="00023E73">
      <w:pPr>
        <w:spacing w:after="0" w:line="240" w:lineRule="auto"/>
        <w:rPr>
          <w:del w:id="1285" w:author="Абрамова Анна Андреевна" w:date="2024-05-15T00:27:00Z"/>
        </w:rPr>
        <w:pPrChange w:id="1286" w:author="Абрамова Анна Андреевна" w:date="2024-05-15T00:29:00Z">
          <w:pPr>
            <w:spacing w:after="0" w:line="240" w:lineRule="auto"/>
            <w:ind w:firstLine="708"/>
          </w:pPr>
        </w:pPrChange>
      </w:pPr>
    </w:p>
    <w:p w14:paraId="084C1C99" w14:textId="77777777" w:rsidR="00023E73" w:rsidDel="00A91BD2" w:rsidRDefault="00023E73">
      <w:pPr>
        <w:spacing w:after="0" w:line="240" w:lineRule="auto"/>
        <w:rPr>
          <w:del w:id="1287" w:author="Абрамова Анна Андреевна" w:date="2024-05-15T00:27:00Z"/>
        </w:rPr>
        <w:pPrChange w:id="1288" w:author="Абрамова Анна Андреевна" w:date="2024-05-15T00:29:00Z">
          <w:pPr>
            <w:spacing w:after="0" w:line="240" w:lineRule="auto"/>
            <w:ind w:firstLine="708"/>
          </w:pPr>
        </w:pPrChange>
      </w:pPr>
    </w:p>
    <w:p w14:paraId="5A48DF21" w14:textId="77777777" w:rsidR="00023E73" w:rsidRPr="00023E73" w:rsidDel="00A91BD2" w:rsidRDefault="00023E73">
      <w:pPr>
        <w:spacing w:after="0" w:line="240" w:lineRule="auto"/>
        <w:rPr>
          <w:del w:id="1289" w:author="Абрамова Анна Андреевна" w:date="2024-05-15T00:27:00Z"/>
        </w:rPr>
        <w:pPrChange w:id="1290" w:author="Абрамова Анна Андреевна" w:date="2024-05-15T00:27:00Z">
          <w:pPr>
            <w:spacing w:after="0" w:line="240" w:lineRule="auto"/>
            <w:ind w:firstLine="708"/>
          </w:pPr>
        </w:pPrChange>
      </w:pPr>
    </w:p>
    <w:p w14:paraId="51AFAFF6" w14:textId="77777777" w:rsidR="00023E73" w:rsidDel="00A91BD2" w:rsidRDefault="00023E73">
      <w:pPr>
        <w:spacing w:line="240" w:lineRule="auto"/>
        <w:rPr>
          <w:del w:id="1291" w:author="Абрамова Анна Андреевна" w:date="2024-05-15T00:27:00Z"/>
          <w:b/>
          <w:bCs/>
          <w:color w:val="000000"/>
        </w:rPr>
        <w:pPrChange w:id="1292" w:author="Абрамова Анна Андреевна" w:date="2024-05-15T00:28:00Z">
          <w:pPr>
            <w:spacing w:before="120" w:line="240" w:lineRule="auto"/>
          </w:pPr>
        </w:pPrChange>
      </w:pPr>
    </w:p>
    <w:p w14:paraId="11915F84" w14:textId="1DB56133" w:rsidR="0023309F" w:rsidRDefault="0023309F">
      <w:pPr>
        <w:spacing w:after="0" w:line="240" w:lineRule="auto"/>
        <w:rPr>
          <w:color w:val="000000"/>
        </w:rPr>
        <w:pPrChange w:id="1293" w:author="Абрамова Анна Андреевна" w:date="2024-05-15T00:28:00Z">
          <w:pPr>
            <w:spacing w:before="120" w:line="240" w:lineRule="auto"/>
          </w:pPr>
        </w:pPrChange>
      </w:pPr>
      <w:r w:rsidRPr="00023E73">
        <w:rPr>
          <w:b/>
          <w:bCs/>
          <w:color w:val="000000"/>
        </w:rPr>
        <w:t xml:space="preserve">Рисунок </w:t>
      </w:r>
      <w:r w:rsidR="00023E73" w:rsidRPr="00023E73">
        <w:rPr>
          <w:b/>
          <w:bCs/>
          <w:color w:val="000000"/>
        </w:rPr>
        <w:t>4-2</w:t>
      </w:r>
      <w:r w:rsidR="00023E73">
        <w:rPr>
          <w:b/>
          <w:bCs/>
          <w:color w:val="000000"/>
        </w:rPr>
        <w:t>.</w:t>
      </w:r>
      <w:r w:rsidRPr="00D3445C">
        <w:rPr>
          <w:b/>
          <w:bCs/>
          <w:color w:val="000000"/>
        </w:rPr>
        <w:t xml:space="preserve"> </w:t>
      </w:r>
      <w:r w:rsidRPr="0023309F">
        <w:rPr>
          <w:color w:val="000000"/>
        </w:rPr>
        <w:t>Предполагаемые основные пути биотрансформации и выведения велпатасвира (GS-5816) у человека</w:t>
      </w:r>
      <w:ins w:id="1294" w:author="Абрамова Анна Андреевна" w:date="2024-05-15T00:28:00Z">
        <w:r w:rsidR="00350D57">
          <w:rPr>
            <w:color w:val="000000"/>
          </w:rPr>
          <w:t>.</w:t>
        </w:r>
      </w:ins>
    </w:p>
    <w:p w14:paraId="5D6AA786" w14:textId="5D217DE7" w:rsidR="0023309F" w:rsidRPr="00D3445C" w:rsidDel="001767AC" w:rsidRDefault="0023309F" w:rsidP="0023309F">
      <w:pPr>
        <w:spacing w:before="120"/>
        <w:rPr>
          <w:del w:id="1295" w:author="Абрамова Анна Андреевна" w:date="2024-05-17T00:56:00Z"/>
          <w:b/>
          <w:bCs/>
          <w:color w:val="000000"/>
        </w:rPr>
      </w:pPr>
      <w:r w:rsidRPr="00D3445C">
        <w:rPr>
          <w:noProof/>
          <w:sz w:val="16"/>
          <w:lang w:eastAsia="ru-RU"/>
        </w:rPr>
        <w:drawing>
          <wp:inline distT="0" distB="0" distL="0" distR="0" wp14:anchorId="68E7EC98" wp14:editId="3A3D7065">
            <wp:extent cx="5858539" cy="4928327"/>
            <wp:effectExtent l="0" t="0" r="0" b="0"/>
            <wp:docPr id="17" name="Рисунок 17" descr="Изображение выглядит как шаблон, текст, вышив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шаблон, текст, вышивка&#10;&#10;Автоматически созданное описание"/>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878843" cy="4945407"/>
                    </a:xfrm>
                    <a:prstGeom prst="rect">
                      <a:avLst/>
                    </a:prstGeom>
                    <a:noFill/>
                    <a:ln>
                      <a:noFill/>
                    </a:ln>
                  </pic:spPr>
                </pic:pic>
              </a:graphicData>
            </a:graphic>
          </wp:inline>
        </w:drawing>
      </w:r>
    </w:p>
    <w:p w14:paraId="6AA57E3A" w14:textId="77777777" w:rsidR="0023309F" w:rsidRDefault="0023309F">
      <w:pPr>
        <w:spacing w:before="120"/>
        <w:rPr>
          <w:b/>
          <w:color w:val="FF0000"/>
        </w:rPr>
        <w:pPrChange w:id="1296" w:author="Абрамова Анна Андреевна" w:date="2024-05-17T00:56:00Z">
          <w:pPr>
            <w:spacing w:after="0" w:line="240" w:lineRule="auto"/>
          </w:pPr>
        </w:pPrChange>
      </w:pPr>
    </w:p>
    <w:p w14:paraId="1095FD82" w14:textId="3DCCE34A" w:rsidR="00B47726" w:rsidRPr="008D5D02" w:rsidRDefault="00B47726" w:rsidP="00757BF2">
      <w:pPr>
        <w:spacing w:after="0" w:line="240" w:lineRule="auto"/>
        <w:rPr>
          <w:b/>
        </w:rPr>
      </w:pPr>
      <w:r w:rsidRPr="008D5D02">
        <w:rPr>
          <w:b/>
        </w:rPr>
        <w:t>Выведение</w:t>
      </w:r>
      <w:bookmarkEnd w:id="1237"/>
    </w:p>
    <w:p w14:paraId="0599AA5C" w14:textId="77777777" w:rsidR="009D6C75" w:rsidRDefault="009D6C75" w:rsidP="00757BF2">
      <w:pPr>
        <w:spacing w:after="0" w:line="240" w:lineRule="auto"/>
        <w:ind w:firstLine="708"/>
        <w:rPr>
          <w:rFonts w:eastAsia="Times New Roman"/>
          <w:lang w:eastAsia="ru-RU"/>
        </w:rPr>
      </w:pPr>
      <w:bookmarkStart w:id="1297" w:name="_Toc83655951"/>
    </w:p>
    <w:p w14:paraId="1288079E" w14:textId="337D11EB" w:rsidR="009151AD" w:rsidRDefault="009151AD" w:rsidP="009151AD">
      <w:pPr>
        <w:spacing w:after="0" w:line="240" w:lineRule="auto"/>
        <w:rPr>
          <w:rStyle w:val="rynqvb"/>
        </w:rPr>
      </w:pPr>
      <w:r w:rsidRPr="009151AD">
        <w:rPr>
          <w:rStyle w:val="rynqvb"/>
        </w:rPr>
        <w:t>Согласно п</w:t>
      </w:r>
      <w:r>
        <w:rPr>
          <w:rStyle w:val="rynqvb"/>
        </w:rPr>
        <w:t xml:space="preserve">опуляционному </w:t>
      </w:r>
      <w:r w:rsidRPr="009151AD">
        <w:rPr>
          <w:rStyle w:val="rynqvb"/>
        </w:rPr>
        <w:t xml:space="preserve">ФК анализу, </w:t>
      </w:r>
      <w:r>
        <w:rPr>
          <w:rStyle w:val="rynqvb"/>
        </w:rPr>
        <w:t>установленное соотношение</w:t>
      </w:r>
      <w:r w:rsidRPr="009151AD">
        <w:rPr>
          <w:rStyle w:val="rynqvb"/>
        </w:rPr>
        <w:t xml:space="preserve"> CL/F у типичного пациента с ВГС (мужчины с нормальной функцией печени/CPT A) составлял 47 л/ч и 352 л/ч, а t</w:t>
      </w:r>
      <w:r w:rsidRPr="009151AD">
        <w:rPr>
          <w:rStyle w:val="rynqvb"/>
          <w:vertAlign w:val="subscript"/>
        </w:rPr>
        <w:t>½</w:t>
      </w:r>
      <w:r w:rsidRPr="009151AD">
        <w:rPr>
          <w:rStyle w:val="rynqvb"/>
        </w:rPr>
        <w:t xml:space="preserve"> был равен 19 ч и 0,39 ч для велпатасвира и софосбувира, соответственно</w:t>
      </w:r>
      <w:r>
        <w:rPr>
          <w:rStyle w:val="rynqvb"/>
        </w:rPr>
        <w:t xml:space="preserve"> </w:t>
      </w:r>
      <w:r w:rsidRPr="00F31537">
        <w:t>[</w:t>
      </w:r>
      <w:r w:rsidR="00F31537" w:rsidRPr="00F31537">
        <w:t>5</w:t>
      </w:r>
      <w:r w:rsidRPr="00F31537">
        <w:t>]</w:t>
      </w:r>
      <w:r w:rsidRPr="00F31537">
        <w:rPr>
          <w:rStyle w:val="rynqvb"/>
        </w:rPr>
        <w:t>.</w:t>
      </w:r>
    </w:p>
    <w:p w14:paraId="1564F3CA" w14:textId="77777777" w:rsidR="009D6C75" w:rsidRDefault="009D6C75" w:rsidP="00757BF2">
      <w:pPr>
        <w:spacing w:after="0" w:line="240" w:lineRule="auto"/>
        <w:rPr>
          <w:rFonts w:eastAsia="Times New Roman"/>
          <w:lang w:eastAsia="ru-RU"/>
        </w:rPr>
      </w:pPr>
    </w:p>
    <w:p w14:paraId="1343C874" w14:textId="77777777" w:rsidR="0023309F" w:rsidRPr="00350D57" w:rsidRDefault="0023309F" w:rsidP="0023309F">
      <w:pPr>
        <w:spacing w:after="0" w:line="240" w:lineRule="auto"/>
        <w:rPr>
          <w:rFonts w:eastAsia="Times New Roman"/>
          <w:b/>
          <w:bCs/>
          <w:lang w:eastAsia="ru-RU"/>
        </w:rPr>
      </w:pPr>
      <w:r w:rsidRPr="00350D57">
        <w:rPr>
          <w:rFonts w:eastAsia="Times New Roman"/>
          <w:b/>
          <w:bCs/>
          <w:lang w:eastAsia="ru-RU"/>
        </w:rPr>
        <w:t>Софосбувир</w:t>
      </w:r>
    </w:p>
    <w:p w14:paraId="3B88CE8B" w14:textId="77777777" w:rsidR="0023309F" w:rsidRPr="0023309F" w:rsidRDefault="0023309F" w:rsidP="0023309F">
      <w:pPr>
        <w:spacing w:after="0" w:line="240" w:lineRule="auto"/>
        <w:rPr>
          <w:rFonts w:eastAsia="Times New Roman"/>
          <w:lang w:eastAsia="ru-RU"/>
        </w:rPr>
      </w:pPr>
    </w:p>
    <w:p w14:paraId="085FFA5D" w14:textId="70D536CC" w:rsidR="003E58F0" w:rsidRDefault="0023309F" w:rsidP="00F31537">
      <w:pPr>
        <w:spacing w:after="0" w:line="240" w:lineRule="auto"/>
        <w:ind w:firstLine="708"/>
      </w:pPr>
      <w:r w:rsidRPr="0023309F">
        <w:rPr>
          <w:rFonts w:eastAsia="Times New Roman"/>
          <w:lang w:eastAsia="ru-RU"/>
        </w:rPr>
        <w:t>После однократного применения внутрь [</w:t>
      </w:r>
      <w:r w:rsidRPr="003E58F0">
        <w:rPr>
          <w:rFonts w:eastAsia="Times New Roman"/>
          <w:vertAlign w:val="superscript"/>
          <w:lang w:eastAsia="ru-RU"/>
        </w:rPr>
        <w:t>14</w:t>
      </w:r>
      <w:r w:rsidRPr="0023309F">
        <w:rPr>
          <w:rFonts w:eastAsia="Times New Roman"/>
          <w:lang w:eastAsia="ru-RU"/>
        </w:rPr>
        <w:t>С]-софосбувира в дозе 400 мг средняя общая степень извлечения дозы составила более 92 %, из которых приблизительно 80 %, 14 % и 2,5 % выводились с мочой, калом и выдыхаемым воздухом, соответственно. Большая часть дозы софосбувира, выделенной с мочой, составила GS-331007 (78 %), в то время как 3,5 % было выделено в виде софосбувира. Эти данные указывают на то, что почечный клиренс является основным путем выведения GS-331007, при этом значительная часть активно секретируется</w:t>
      </w:r>
      <w:r w:rsidR="003E58F0">
        <w:t>. Медианы конечного периода полувыведения софосбувира и GS-331007 после приема препарата Эпклюза составляли 0,5 и 25 часов, соответственно</w:t>
      </w:r>
      <w:r w:rsidRPr="0023309F">
        <w:rPr>
          <w:rFonts w:eastAsia="Times New Roman"/>
          <w:lang w:eastAsia="ru-RU"/>
        </w:rPr>
        <w:t xml:space="preserve">. </w:t>
      </w:r>
      <w:r w:rsidRPr="0023309F">
        <w:rPr>
          <w:rFonts w:eastAsia="Times New Roman"/>
          <w:lang w:eastAsia="ru-RU"/>
        </w:rPr>
        <w:lastRenderedPageBreak/>
        <w:t>Несмотря на активную канальцевую секрецию, GS</w:t>
      </w:r>
      <w:r w:rsidR="003E58F0">
        <w:rPr>
          <w:rFonts w:eastAsia="Times New Roman"/>
          <w:lang w:eastAsia="ru-RU"/>
        </w:rPr>
        <w:t>-</w:t>
      </w:r>
      <w:r w:rsidRPr="0023309F">
        <w:rPr>
          <w:rFonts w:eastAsia="Times New Roman"/>
          <w:lang w:eastAsia="ru-RU"/>
        </w:rPr>
        <w:t>331007 не является субстратом для почечных переносчиков, включая транспортер органических анионов (OAT) 1 или 3, OCT2, MRP2, P-gp, BCRP или MATE1. Софосбувир не является субстратом для транспортеров печеночного захвата, OATP1B1 или 1B3 и OCT1</w:t>
      </w:r>
      <w:r>
        <w:rPr>
          <w:rFonts w:eastAsia="Times New Roman"/>
          <w:lang w:eastAsia="ru-RU"/>
        </w:rPr>
        <w:t xml:space="preserve"> </w:t>
      </w:r>
      <w:r w:rsidRPr="00F31537">
        <w:t>[</w:t>
      </w:r>
      <w:r w:rsidR="00F31537" w:rsidRPr="00F31537">
        <w:t>5,6</w:t>
      </w:r>
      <w:r w:rsidR="003E58F0" w:rsidRPr="00F31537">
        <w:rPr>
          <w:rStyle w:val="rynqvb"/>
        </w:rPr>
        <w:t>]</w:t>
      </w:r>
      <w:r w:rsidR="003E58F0" w:rsidRPr="00F31537">
        <w:t>.</w:t>
      </w:r>
    </w:p>
    <w:p w14:paraId="115A1202" w14:textId="77777777" w:rsidR="0023309F" w:rsidRPr="0023309F" w:rsidRDefault="0023309F" w:rsidP="0023309F">
      <w:pPr>
        <w:spacing w:after="0" w:line="240" w:lineRule="auto"/>
      </w:pPr>
    </w:p>
    <w:p w14:paraId="4EF0897E" w14:textId="6948A4A3" w:rsidR="0023309F" w:rsidRPr="003E58F0" w:rsidRDefault="0023309F" w:rsidP="0023309F">
      <w:pPr>
        <w:spacing w:after="0" w:line="240" w:lineRule="auto"/>
        <w:rPr>
          <w:rFonts w:eastAsia="Times New Roman"/>
          <w:b/>
          <w:bCs/>
          <w:lang w:eastAsia="ru-RU"/>
        </w:rPr>
      </w:pPr>
      <w:r w:rsidRPr="003E58F0">
        <w:rPr>
          <w:rFonts w:eastAsia="Times New Roman"/>
          <w:b/>
          <w:bCs/>
          <w:lang w:eastAsia="ru-RU"/>
        </w:rPr>
        <w:t>Велпатасвир</w:t>
      </w:r>
    </w:p>
    <w:p w14:paraId="2D36D516" w14:textId="77777777" w:rsidR="0023309F" w:rsidRPr="0023309F" w:rsidRDefault="0023309F" w:rsidP="0023309F">
      <w:pPr>
        <w:spacing w:after="0" w:line="240" w:lineRule="auto"/>
        <w:rPr>
          <w:rFonts w:eastAsia="Times New Roman"/>
          <w:lang w:eastAsia="ru-RU"/>
        </w:rPr>
      </w:pPr>
    </w:p>
    <w:p w14:paraId="6B0BBCA8" w14:textId="46D05526" w:rsidR="0023309F" w:rsidRDefault="0023309F" w:rsidP="003E58F0">
      <w:pPr>
        <w:spacing w:after="0" w:line="240" w:lineRule="auto"/>
        <w:ind w:firstLine="708"/>
        <w:rPr>
          <w:rFonts w:eastAsia="Times New Roman"/>
          <w:lang w:eastAsia="ru-RU"/>
        </w:rPr>
      </w:pPr>
      <w:r w:rsidRPr="0023309F">
        <w:rPr>
          <w:rFonts w:eastAsia="Times New Roman"/>
          <w:lang w:eastAsia="ru-RU"/>
        </w:rPr>
        <w:t>В исследовании баланса масс человека после однократного применения 100 мг средняя суммарная степень извлечения [14С]-радиоактивности с мочой и калом составила 95 % при относительном извлечении 0,4 % в моче и 94 % в кале. Велпатасвир был основным соединением, обнаруживаемым в кале, на долю которого приходилось в среднем 77 % введенной дозы. Неизмененный исходный препарат выводился с мочой в количестве менее 0,1 % от дозы. Велпатасвир является субстратом для субстрата переносчиков печеночного захвата: транспортного полипептида органических анионов (OATP) 1B и эффлюксных переносчиков P</w:t>
      </w:r>
      <w:r w:rsidR="00023E73">
        <w:rPr>
          <w:rFonts w:eastAsia="Times New Roman"/>
          <w:lang w:eastAsia="ru-RU"/>
        </w:rPr>
        <w:t>-</w:t>
      </w:r>
      <w:r w:rsidRPr="0023309F">
        <w:rPr>
          <w:rFonts w:eastAsia="Times New Roman"/>
          <w:lang w:eastAsia="ru-RU"/>
        </w:rPr>
        <w:t>gp и BCRP, но не является субстратом для переносчика органических катионов (OCT) 1</w:t>
      </w:r>
      <w:r w:rsidR="00F31537" w:rsidRPr="00F31537">
        <w:rPr>
          <w:rFonts w:eastAsia="Times New Roman"/>
          <w:lang w:eastAsia="ru-RU"/>
        </w:rPr>
        <w:t xml:space="preserve"> </w:t>
      </w:r>
      <w:r w:rsidRPr="00F31537">
        <w:t>[</w:t>
      </w:r>
      <w:r w:rsidR="00F31537" w:rsidRPr="00F31537">
        <w:t>5</w:t>
      </w:r>
      <w:r w:rsidRPr="00F31537">
        <w:t>]</w:t>
      </w:r>
      <w:r w:rsidRPr="00F31537">
        <w:rPr>
          <w:rFonts w:eastAsia="Times New Roman"/>
          <w:lang w:eastAsia="ru-RU"/>
        </w:rPr>
        <w:t>.</w:t>
      </w:r>
    </w:p>
    <w:p w14:paraId="5D911588" w14:textId="2C50790C" w:rsidR="0023309F" w:rsidRPr="0023309F" w:rsidRDefault="0023309F" w:rsidP="003E58F0">
      <w:pPr>
        <w:spacing w:after="0" w:line="240" w:lineRule="auto"/>
        <w:ind w:firstLine="708"/>
      </w:pPr>
      <w:r>
        <w:t xml:space="preserve">Эти данные указывают на то, что основным путем выведения велпатасвира было выведение исходного препарата с желчью. Медианы конечного периода полувыведения велпатасвира после приема препарата </w:t>
      </w:r>
      <w:r w:rsidR="0013770E">
        <w:t>софосбувира+велтапасвира</w:t>
      </w:r>
      <w:r>
        <w:t xml:space="preserve"> составляла приблизительно 15 часов</w:t>
      </w:r>
      <w:r>
        <w:rPr>
          <w:rStyle w:val="rynqvb"/>
        </w:rPr>
        <w:t xml:space="preserve"> </w:t>
      </w:r>
      <w:r w:rsidRPr="00F31537">
        <w:rPr>
          <w:rStyle w:val="rynqvb"/>
        </w:rPr>
        <w:t>[</w:t>
      </w:r>
      <w:r w:rsidR="00F31537" w:rsidRPr="00F31537">
        <w:rPr>
          <w:rStyle w:val="rynqvb"/>
        </w:rPr>
        <w:t>6</w:t>
      </w:r>
      <w:r w:rsidRPr="00F31537">
        <w:rPr>
          <w:rStyle w:val="rynqvb"/>
        </w:rPr>
        <w:t>]</w:t>
      </w:r>
      <w:r w:rsidRPr="00F31537">
        <w:t>.</w:t>
      </w:r>
    </w:p>
    <w:p w14:paraId="0DB007C9" w14:textId="77777777" w:rsidR="009151AD" w:rsidRDefault="009151AD" w:rsidP="00757BF2">
      <w:pPr>
        <w:spacing w:after="0" w:line="240" w:lineRule="auto"/>
        <w:rPr>
          <w:b/>
        </w:rPr>
      </w:pPr>
    </w:p>
    <w:p w14:paraId="7D649550" w14:textId="0A08F9D4" w:rsidR="00E75618" w:rsidRPr="00DA4C75" w:rsidRDefault="00E75618" w:rsidP="00757BF2">
      <w:pPr>
        <w:spacing w:after="0" w:line="240" w:lineRule="auto"/>
        <w:rPr>
          <w:b/>
        </w:rPr>
      </w:pPr>
      <w:r w:rsidRPr="00DA4C75">
        <w:rPr>
          <w:b/>
        </w:rPr>
        <w:t>Линейность фармакокинетики</w:t>
      </w:r>
      <w:bookmarkEnd w:id="1297"/>
    </w:p>
    <w:p w14:paraId="06CA2167" w14:textId="77777777" w:rsidR="00DA4C75" w:rsidRDefault="00DA4C75" w:rsidP="00757BF2">
      <w:pPr>
        <w:spacing w:after="0" w:line="240" w:lineRule="auto"/>
        <w:ind w:firstLine="709"/>
        <w:contextualSpacing/>
        <w:rPr>
          <w:color w:val="000000"/>
          <w:szCs w:val="28"/>
        </w:rPr>
      </w:pPr>
      <w:bookmarkStart w:id="1298" w:name="_Toc52190581"/>
    </w:p>
    <w:p w14:paraId="18E88459" w14:textId="042B4F60" w:rsidR="00D66732" w:rsidRPr="00D66732" w:rsidRDefault="00D66732" w:rsidP="00D66732">
      <w:pPr>
        <w:spacing w:after="0" w:line="240" w:lineRule="auto"/>
        <w:ind w:firstLine="708"/>
        <w:rPr>
          <w:rStyle w:val="rynqvb"/>
        </w:rPr>
      </w:pPr>
      <w:r w:rsidRPr="00D66732">
        <w:rPr>
          <w:rStyle w:val="rynqvb"/>
        </w:rPr>
        <w:t xml:space="preserve">У велпатасвира наблюдалась нелинейная </w:t>
      </w:r>
      <w:r w:rsidR="0013770E">
        <w:rPr>
          <w:rStyle w:val="rynqvb"/>
        </w:rPr>
        <w:t>фармакокинетика</w:t>
      </w:r>
      <w:r w:rsidRPr="00D66732">
        <w:rPr>
          <w:rStyle w:val="rynqvb"/>
        </w:rPr>
        <w:t xml:space="preserve"> после однократного применения в диапазоне доз от 5 до 450 мг. У здоровых участников увеличение экспозиции было более, чем пропорциональным дозе, с 5 до 50 мг и увеличивалось менее, чем пропорционально дозе, при дозах от 50 мг до 450 мг. У пациентов с ВГС после многократного применения препарата не наблюдалось явных систематических отклонений от пропорциональности дозе велпатасвира в диапазоне от 25 до 150 мг. Признаков зависимой от времени ФК для </w:t>
      </w:r>
      <w:r>
        <w:rPr>
          <w:rStyle w:val="rynqvb"/>
        </w:rPr>
        <w:t>велпатасвира</w:t>
      </w:r>
      <w:r w:rsidRPr="00D66732">
        <w:rPr>
          <w:rStyle w:val="rynqvb"/>
        </w:rPr>
        <w:t xml:space="preserve"> в течение </w:t>
      </w:r>
      <w:r w:rsidR="00023E73" w:rsidRPr="00D66732">
        <w:rPr>
          <w:rStyle w:val="rynqvb"/>
        </w:rPr>
        <w:t>3-дневного</w:t>
      </w:r>
      <w:r w:rsidRPr="00D66732">
        <w:rPr>
          <w:rStyle w:val="rynqvb"/>
        </w:rPr>
        <w:t xml:space="preserve"> периода обнаружено не было.</w:t>
      </w:r>
    </w:p>
    <w:p w14:paraId="7364D241" w14:textId="39A72038" w:rsidR="00D66732" w:rsidRPr="00F31537" w:rsidRDefault="00D66732" w:rsidP="00D83E46">
      <w:pPr>
        <w:spacing w:after="0" w:line="240" w:lineRule="auto"/>
        <w:ind w:firstLine="709"/>
        <w:rPr>
          <w:rStyle w:val="rynqvb"/>
        </w:rPr>
      </w:pPr>
      <w:r w:rsidRPr="00D66732">
        <w:rPr>
          <w:rStyle w:val="rynqvb"/>
        </w:rPr>
        <w:t xml:space="preserve">Для </w:t>
      </w:r>
      <w:r>
        <w:rPr>
          <w:rStyle w:val="rynqvb"/>
        </w:rPr>
        <w:t>софосбувира</w:t>
      </w:r>
      <w:r w:rsidRPr="00D66732">
        <w:rPr>
          <w:rStyle w:val="rynqvb"/>
        </w:rPr>
        <w:t xml:space="preserve"> в диапазоне </w:t>
      </w:r>
      <w:r>
        <w:rPr>
          <w:rStyle w:val="rynqvb"/>
        </w:rPr>
        <w:t xml:space="preserve">от </w:t>
      </w:r>
      <w:r w:rsidRPr="00D66732">
        <w:rPr>
          <w:rStyle w:val="rynqvb"/>
        </w:rPr>
        <w:t>200</w:t>
      </w:r>
      <w:r>
        <w:rPr>
          <w:rStyle w:val="rynqvb"/>
        </w:rPr>
        <w:t xml:space="preserve"> до </w:t>
      </w:r>
      <w:r w:rsidRPr="00D66732">
        <w:rPr>
          <w:rStyle w:val="rynqvb"/>
        </w:rPr>
        <w:t xml:space="preserve">1200 мг не были обнаружены признаки нелинейности. Признаков зависимой от времени </w:t>
      </w:r>
      <w:r w:rsidR="0013770E">
        <w:rPr>
          <w:rStyle w:val="rynqvb"/>
        </w:rPr>
        <w:t>фармакокинетика</w:t>
      </w:r>
      <w:r w:rsidRPr="00D66732">
        <w:rPr>
          <w:rStyle w:val="rynqvb"/>
        </w:rPr>
        <w:t xml:space="preserve"> для </w:t>
      </w:r>
      <w:r>
        <w:rPr>
          <w:rStyle w:val="rynqvb"/>
        </w:rPr>
        <w:t>софосбувира</w:t>
      </w:r>
      <w:r w:rsidRPr="00D66732">
        <w:rPr>
          <w:rStyle w:val="rynqvb"/>
        </w:rPr>
        <w:t xml:space="preserve"> в течение </w:t>
      </w:r>
      <w:r w:rsidR="00FF2450" w:rsidRPr="00D66732">
        <w:rPr>
          <w:rStyle w:val="rynqvb"/>
        </w:rPr>
        <w:t>7-дневного</w:t>
      </w:r>
      <w:r w:rsidRPr="00D66732">
        <w:rPr>
          <w:rStyle w:val="rynqvb"/>
        </w:rPr>
        <w:t xml:space="preserve"> периода обнаружено не было</w:t>
      </w:r>
      <w:r>
        <w:rPr>
          <w:rStyle w:val="rynqvb"/>
        </w:rPr>
        <w:t xml:space="preserve"> </w:t>
      </w:r>
      <w:r w:rsidR="00F31537">
        <w:t>[5,6</w:t>
      </w:r>
      <w:r w:rsidR="00F31537" w:rsidRPr="00F31537">
        <w:t>]</w:t>
      </w:r>
      <w:r w:rsidR="00F31537">
        <w:t>.</w:t>
      </w:r>
    </w:p>
    <w:p w14:paraId="3E4CB767" w14:textId="3DDA6607" w:rsidR="003E58F0" w:rsidRDefault="003E58F0" w:rsidP="003E58F0">
      <w:pPr>
        <w:tabs>
          <w:tab w:val="left" w:pos="2267"/>
        </w:tabs>
        <w:spacing w:after="0" w:line="240" w:lineRule="auto"/>
        <w:rPr>
          <w:b/>
        </w:rPr>
      </w:pPr>
      <w:r>
        <w:rPr>
          <w:b/>
        </w:rPr>
        <w:tab/>
      </w:r>
    </w:p>
    <w:p w14:paraId="0956EC98" w14:textId="6FE9AA2D" w:rsidR="00B47726" w:rsidRPr="00DA4C75" w:rsidRDefault="00B47726" w:rsidP="00757BF2">
      <w:pPr>
        <w:spacing w:after="0" w:line="240" w:lineRule="auto"/>
        <w:rPr>
          <w:b/>
        </w:rPr>
      </w:pPr>
      <w:r w:rsidRPr="00DA4C75">
        <w:rPr>
          <w:b/>
        </w:rPr>
        <w:t>Фармакокинетика у особых групп пациентов</w:t>
      </w:r>
      <w:bookmarkEnd w:id="1298"/>
    </w:p>
    <w:p w14:paraId="2D47FEB6" w14:textId="77777777" w:rsidR="00DA4C75" w:rsidRDefault="00DA4C75" w:rsidP="00757BF2">
      <w:pPr>
        <w:spacing w:after="0" w:line="240" w:lineRule="auto"/>
        <w:ind w:firstLine="709"/>
        <w:contextualSpacing/>
      </w:pPr>
      <w:bookmarkStart w:id="1299" w:name="_Toc52190583"/>
    </w:p>
    <w:p w14:paraId="04BE1DC9" w14:textId="426B667F" w:rsidR="001E7C1A" w:rsidRPr="00DA4C75" w:rsidRDefault="001E7C1A" w:rsidP="00757BF2">
      <w:pPr>
        <w:spacing w:after="0" w:line="240" w:lineRule="auto"/>
        <w:contextualSpacing/>
        <w:rPr>
          <w:b/>
          <w:szCs w:val="28"/>
        </w:rPr>
      </w:pPr>
      <w:r w:rsidRPr="00DA4C75">
        <w:rPr>
          <w:b/>
          <w:bCs/>
          <w:i/>
          <w:iCs/>
          <w:color w:val="000000"/>
          <w:szCs w:val="28"/>
        </w:rPr>
        <w:t>Пол и ИМТ</w:t>
      </w:r>
    </w:p>
    <w:p w14:paraId="0CB11F89" w14:textId="77777777" w:rsidR="00757BF2" w:rsidRDefault="00757BF2" w:rsidP="00757BF2">
      <w:pPr>
        <w:spacing w:after="0" w:line="240" w:lineRule="auto"/>
        <w:rPr>
          <w:rStyle w:val="rynqvb"/>
        </w:rPr>
      </w:pPr>
    </w:p>
    <w:p w14:paraId="7A01D1DE" w14:textId="511E7A8E" w:rsidR="00D66732" w:rsidRDefault="00D66732" w:rsidP="00D83E46">
      <w:pPr>
        <w:spacing w:after="0" w:line="240" w:lineRule="auto"/>
        <w:ind w:firstLine="709"/>
        <w:rPr>
          <w:rStyle w:val="rynqvb"/>
        </w:rPr>
      </w:pPr>
      <w:r w:rsidRPr="00D66732">
        <w:rPr>
          <w:rStyle w:val="rynqvb"/>
        </w:rPr>
        <w:t xml:space="preserve">Популяционный анализ фармакокинетики у пациентов, инфицированных </w:t>
      </w:r>
      <w:r w:rsidR="00023E73">
        <w:rPr>
          <w:rStyle w:val="rynqvb"/>
        </w:rPr>
        <w:t>ВГС</w:t>
      </w:r>
      <w:r w:rsidRPr="00D66732">
        <w:rPr>
          <w:rStyle w:val="rynqvb"/>
        </w:rPr>
        <w:t>, показал</w:t>
      </w:r>
      <w:r w:rsidR="00FF2450">
        <w:rPr>
          <w:rStyle w:val="rynqvb"/>
        </w:rPr>
        <w:t>,</w:t>
      </w:r>
      <w:r w:rsidRPr="00D66732">
        <w:rPr>
          <w:rStyle w:val="rynqvb"/>
        </w:rPr>
        <w:t xml:space="preserve"> что пол не оказывает клинически значимого влияния на экспозицию софосбувира,</w:t>
      </w:r>
      <w:r w:rsidR="00FF2450">
        <w:rPr>
          <w:rStyle w:val="rynqvb"/>
        </w:rPr>
        <w:t xml:space="preserve"> </w:t>
      </w:r>
      <w:r w:rsidRPr="00D66732">
        <w:rPr>
          <w:rStyle w:val="rynqvb"/>
          <w:lang w:val="en-US"/>
        </w:rPr>
        <w:t>GS</w:t>
      </w:r>
      <w:r w:rsidRPr="00D66732">
        <w:rPr>
          <w:rStyle w:val="rynqvb"/>
        </w:rPr>
        <w:t>-331007 или велпатасвира</w:t>
      </w:r>
      <w:r>
        <w:rPr>
          <w:rStyle w:val="rynqvb"/>
        </w:rPr>
        <w:t xml:space="preserve"> </w:t>
      </w:r>
      <w:r w:rsidRPr="00F31537">
        <w:rPr>
          <w:rStyle w:val="rynqvb"/>
        </w:rPr>
        <w:t>[</w:t>
      </w:r>
      <w:r w:rsidR="00F31537" w:rsidRPr="00F31537">
        <w:rPr>
          <w:rStyle w:val="rynqvb"/>
        </w:rPr>
        <w:t>2</w:t>
      </w:r>
      <w:r w:rsidRPr="00F31537">
        <w:rPr>
          <w:rStyle w:val="rynqvb"/>
        </w:rPr>
        <w:t>].</w:t>
      </w:r>
    </w:p>
    <w:p w14:paraId="4F953ACB" w14:textId="64371916" w:rsidR="00D66732" w:rsidRPr="00D66732" w:rsidRDefault="00D66732" w:rsidP="00D83E46">
      <w:pPr>
        <w:spacing w:after="0" w:line="240" w:lineRule="auto"/>
        <w:ind w:firstLine="709"/>
        <w:rPr>
          <w:rStyle w:val="rynqvb"/>
        </w:rPr>
      </w:pPr>
      <w:r w:rsidRPr="00D66732">
        <w:rPr>
          <w:rStyle w:val="rynqvb"/>
        </w:rPr>
        <w:t xml:space="preserve">У женщин было более низкое соотношение CL/F </w:t>
      </w:r>
      <w:r w:rsidR="00C20790">
        <w:rPr>
          <w:rStyle w:val="rynqvb"/>
        </w:rPr>
        <w:t>велпатасвира</w:t>
      </w:r>
      <w:r w:rsidRPr="00D66732">
        <w:rPr>
          <w:rStyle w:val="rynqvb"/>
        </w:rPr>
        <w:t xml:space="preserve"> и </w:t>
      </w:r>
      <w:r w:rsidR="00C20790">
        <w:rPr>
          <w:rStyle w:val="rynqvb"/>
        </w:rPr>
        <w:t>софосбувира</w:t>
      </w:r>
      <w:r w:rsidRPr="00D66732">
        <w:rPr>
          <w:rStyle w:val="rynqvb"/>
        </w:rPr>
        <w:t xml:space="preserve"> по сравнению с мужчинами, в результате чего экспозиция была на 50% и 20% выше, соответственно, по сравнению с мужчинами.</w:t>
      </w:r>
    </w:p>
    <w:p w14:paraId="587E907B" w14:textId="1D345F45" w:rsidR="00D66732" w:rsidRPr="00D66732" w:rsidRDefault="00D66732" w:rsidP="00D83E46">
      <w:pPr>
        <w:spacing w:after="0" w:line="240" w:lineRule="auto"/>
        <w:ind w:firstLine="709"/>
        <w:rPr>
          <w:rStyle w:val="rynqvb"/>
        </w:rPr>
      </w:pPr>
      <w:r w:rsidRPr="00D66732">
        <w:rPr>
          <w:rStyle w:val="rynqvb"/>
        </w:rPr>
        <w:t xml:space="preserve">Согласно анализу популяционной фармакокинетики, масса тела (в диапазоне от 40 до 182 кг) не оказывала клинически значимого влияния на экспозицию </w:t>
      </w:r>
      <w:r w:rsidR="00C20790">
        <w:rPr>
          <w:rStyle w:val="rynqvb"/>
        </w:rPr>
        <w:t>велпатасвира</w:t>
      </w:r>
      <w:r w:rsidRPr="00D66732">
        <w:rPr>
          <w:rStyle w:val="rynqvb"/>
        </w:rPr>
        <w:t xml:space="preserve"> или </w:t>
      </w:r>
      <w:r w:rsidR="00C20790">
        <w:rPr>
          <w:rStyle w:val="rynqvb"/>
        </w:rPr>
        <w:t xml:space="preserve">софосбувира </w:t>
      </w:r>
      <w:r w:rsidR="00C20790" w:rsidRPr="00F31537">
        <w:rPr>
          <w:rStyle w:val="rynqvb"/>
        </w:rPr>
        <w:t>[</w:t>
      </w:r>
      <w:r w:rsidR="00F31537" w:rsidRPr="00F31537">
        <w:rPr>
          <w:rStyle w:val="rynqvb"/>
        </w:rPr>
        <w:t>8</w:t>
      </w:r>
      <w:r w:rsidR="00C20790" w:rsidRPr="00F31537">
        <w:rPr>
          <w:rStyle w:val="rynqvb"/>
        </w:rPr>
        <w:t>]</w:t>
      </w:r>
      <w:r w:rsidRPr="00F31537">
        <w:rPr>
          <w:rStyle w:val="rynqvb"/>
        </w:rPr>
        <w:t>.</w:t>
      </w:r>
    </w:p>
    <w:p w14:paraId="6AABCB7E" w14:textId="77777777" w:rsidR="00D66732" w:rsidRPr="00D66732" w:rsidDel="001767AC" w:rsidRDefault="00D66732" w:rsidP="00FF2450">
      <w:pPr>
        <w:spacing w:after="0" w:line="240" w:lineRule="auto"/>
        <w:rPr>
          <w:del w:id="1300" w:author="Абрамова Анна Андреевна" w:date="2024-05-17T00:57:00Z"/>
          <w:b/>
          <w:bCs/>
          <w:i/>
          <w:iCs/>
          <w:color w:val="000000"/>
          <w:szCs w:val="28"/>
        </w:rPr>
      </w:pPr>
    </w:p>
    <w:p w14:paraId="0B5456A6" w14:textId="4AE9F6E2" w:rsidR="001E7C1A" w:rsidRPr="00DA4C75" w:rsidRDefault="001E7C1A" w:rsidP="00757BF2">
      <w:pPr>
        <w:spacing w:after="0" w:line="240" w:lineRule="auto"/>
        <w:rPr>
          <w:b/>
          <w:i/>
          <w:szCs w:val="28"/>
        </w:rPr>
      </w:pPr>
      <w:r w:rsidRPr="00DA4C75">
        <w:rPr>
          <w:b/>
          <w:bCs/>
          <w:i/>
          <w:iCs/>
          <w:color w:val="000000"/>
          <w:szCs w:val="28"/>
        </w:rPr>
        <w:t>Пациенты пожилого возраста</w:t>
      </w:r>
    </w:p>
    <w:p w14:paraId="0B94EF9A" w14:textId="77777777" w:rsidR="00757BF2" w:rsidRDefault="00757BF2" w:rsidP="00757BF2">
      <w:pPr>
        <w:spacing w:after="0" w:line="240" w:lineRule="auto"/>
        <w:ind w:firstLine="708"/>
        <w:rPr>
          <w:rStyle w:val="rynqvb"/>
        </w:rPr>
      </w:pPr>
    </w:p>
    <w:p w14:paraId="4FFA7961" w14:textId="546408D2" w:rsidR="007957EB" w:rsidRPr="00B51F40" w:rsidRDefault="00C20790" w:rsidP="00B51F40">
      <w:pPr>
        <w:spacing w:after="0" w:line="240" w:lineRule="auto"/>
        <w:ind w:firstLine="708"/>
      </w:pPr>
      <w:r w:rsidRPr="00D66732">
        <w:rPr>
          <w:rStyle w:val="rynqvb"/>
        </w:rPr>
        <w:t xml:space="preserve">Официального ФК исследования у пожилых пациентов не проводилось. Однако влияние возраста (диапазон от 18 до 82 лет) на </w:t>
      </w:r>
      <w:r w:rsidR="00FF2450">
        <w:rPr>
          <w:rStyle w:val="rynqvb"/>
        </w:rPr>
        <w:t>фармакокинетику</w:t>
      </w:r>
      <w:r w:rsidRPr="00D66732">
        <w:rPr>
          <w:rStyle w:val="rynqvb"/>
        </w:rPr>
        <w:t xml:space="preserve"> </w:t>
      </w:r>
      <w:r w:rsidR="00FF2450">
        <w:rPr>
          <w:rStyle w:val="rynqvb"/>
        </w:rPr>
        <w:t>софосбувира</w:t>
      </w:r>
      <w:r w:rsidRPr="00D66732">
        <w:rPr>
          <w:rStyle w:val="rynqvb"/>
        </w:rPr>
        <w:t xml:space="preserve"> и </w:t>
      </w:r>
      <w:r w:rsidR="00B51F40">
        <w:rPr>
          <w:rStyle w:val="rynqvb"/>
        </w:rPr>
        <w:t>велпатасвира</w:t>
      </w:r>
      <w:r w:rsidRPr="00D66732">
        <w:rPr>
          <w:rStyle w:val="rynqvb"/>
        </w:rPr>
        <w:t xml:space="preserve"> было оценено в качестве ковариаты в анализе популяционной </w:t>
      </w:r>
      <w:r w:rsidR="00B51F40">
        <w:rPr>
          <w:rStyle w:val="rynqvb"/>
        </w:rPr>
        <w:t>фармакокинетика</w:t>
      </w:r>
      <w:r w:rsidRPr="00D66732">
        <w:rPr>
          <w:rStyle w:val="rynqvb"/>
        </w:rPr>
        <w:t xml:space="preserve">. У пациентов старше 75 лет, получавших велпатасвир, не наблюдалось клинически значимого влияния на экспозицию </w:t>
      </w:r>
      <w:r w:rsidR="00B51F40">
        <w:rPr>
          <w:rStyle w:val="rynqvb"/>
        </w:rPr>
        <w:t>велпатасвира</w:t>
      </w:r>
      <w:r w:rsidRPr="00D66732">
        <w:rPr>
          <w:rStyle w:val="rynqvb"/>
        </w:rPr>
        <w:t>, однако число пациентов было ограничено (n=14)</w:t>
      </w:r>
      <w:r>
        <w:rPr>
          <w:rStyle w:val="rynqvb"/>
        </w:rPr>
        <w:t xml:space="preserve"> </w:t>
      </w:r>
      <w:r w:rsidRPr="00583AA0">
        <w:rPr>
          <w:rStyle w:val="rynqvb"/>
        </w:rPr>
        <w:t>[</w:t>
      </w:r>
      <w:r w:rsidR="00583AA0" w:rsidRPr="00583AA0">
        <w:rPr>
          <w:rStyle w:val="rynqvb"/>
        </w:rPr>
        <w:t>8</w:t>
      </w:r>
      <w:r w:rsidRPr="00583AA0">
        <w:rPr>
          <w:rStyle w:val="rynqvb"/>
        </w:rPr>
        <w:t>].</w:t>
      </w:r>
      <w:r w:rsidR="007957EB">
        <w:rPr>
          <w:rStyle w:val="rynqvb"/>
        </w:rPr>
        <w:t xml:space="preserve"> </w:t>
      </w:r>
      <w:r w:rsidR="007957EB" w:rsidRPr="007957EB">
        <w:rPr>
          <w:rStyle w:val="rynqvb"/>
        </w:rPr>
        <w:t>Анализ популяционной фармакокинетики у пациентов, инфицированных ВГС, показал, что в анализируемом возрастном диапазоне (от 18 до 82 лет) возраст не оказывал клинически значимого влияния на экспозицию софосбувира, GS-331007 или велпатасвира</w:t>
      </w:r>
      <w:r w:rsidR="007957EB">
        <w:rPr>
          <w:rStyle w:val="rynqvb"/>
        </w:rPr>
        <w:t xml:space="preserve"> </w:t>
      </w:r>
      <w:r w:rsidR="007957EB" w:rsidRPr="00583AA0">
        <w:rPr>
          <w:color w:val="000000"/>
        </w:rPr>
        <w:t>[</w:t>
      </w:r>
      <w:r w:rsidR="00583AA0" w:rsidRPr="00583AA0">
        <w:rPr>
          <w:color w:val="000000"/>
        </w:rPr>
        <w:t>6</w:t>
      </w:r>
      <w:r w:rsidR="007957EB" w:rsidRPr="00583AA0">
        <w:rPr>
          <w:color w:val="000000"/>
        </w:rPr>
        <w:t>]</w:t>
      </w:r>
      <w:r w:rsidR="007957EB" w:rsidRPr="00583AA0">
        <w:rPr>
          <w:rStyle w:val="rynqvb"/>
        </w:rPr>
        <w:t>.</w:t>
      </w:r>
    </w:p>
    <w:p w14:paraId="10162B7B" w14:textId="77777777" w:rsidR="007957EB" w:rsidRDefault="007957EB" w:rsidP="00757BF2">
      <w:pPr>
        <w:pStyle w:val="BodyText"/>
        <w:kinsoku w:val="0"/>
        <w:overflowPunct w:val="0"/>
        <w:spacing w:after="0" w:line="240" w:lineRule="auto"/>
        <w:ind w:left="-85"/>
        <w:rPr>
          <w:b/>
          <w:i/>
          <w:iCs/>
          <w:color w:val="2B2A2B"/>
          <w:w w:val="105"/>
        </w:rPr>
      </w:pPr>
    </w:p>
    <w:p w14:paraId="6BE1FBEB" w14:textId="293581CF" w:rsidR="00C20790" w:rsidRDefault="00C20790" w:rsidP="00757BF2">
      <w:pPr>
        <w:pStyle w:val="BodyText"/>
        <w:kinsoku w:val="0"/>
        <w:overflowPunct w:val="0"/>
        <w:spacing w:after="0" w:line="240" w:lineRule="auto"/>
        <w:ind w:left="-85"/>
        <w:rPr>
          <w:b/>
          <w:i/>
          <w:iCs/>
          <w:color w:val="2B2A2B"/>
          <w:w w:val="105"/>
        </w:rPr>
      </w:pPr>
      <w:r>
        <w:rPr>
          <w:b/>
          <w:i/>
          <w:iCs/>
          <w:color w:val="2B2A2B"/>
          <w:w w:val="105"/>
        </w:rPr>
        <w:t>Пациенты педиатрического возраста</w:t>
      </w:r>
    </w:p>
    <w:p w14:paraId="2887CAAE" w14:textId="77777777" w:rsidR="00C20790" w:rsidRDefault="00C20790" w:rsidP="00757BF2">
      <w:pPr>
        <w:pStyle w:val="BodyText"/>
        <w:kinsoku w:val="0"/>
        <w:overflowPunct w:val="0"/>
        <w:spacing w:after="0" w:line="240" w:lineRule="auto"/>
        <w:ind w:left="-85"/>
        <w:rPr>
          <w:b/>
          <w:i/>
          <w:iCs/>
          <w:color w:val="2B2A2B"/>
          <w:w w:val="105"/>
        </w:rPr>
      </w:pPr>
    </w:p>
    <w:p w14:paraId="1557672A" w14:textId="77777777" w:rsidR="00023E73" w:rsidRDefault="00C20790" w:rsidP="00023E73">
      <w:pPr>
        <w:spacing w:after="0" w:line="240" w:lineRule="auto"/>
        <w:ind w:firstLine="708"/>
        <w:rPr>
          <w:rStyle w:val="rynqvb"/>
        </w:rPr>
      </w:pPr>
      <w:r w:rsidRPr="00D66732">
        <w:rPr>
          <w:rStyle w:val="rynqvb"/>
        </w:rPr>
        <w:t xml:space="preserve">Безопасность и эффективность </w:t>
      </w:r>
      <w:r w:rsidR="00B51F40">
        <w:rPr>
          <w:rStyle w:val="rynqvb"/>
        </w:rPr>
        <w:t>софосбувира+велпатасвира</w:t>
      </w:r>
      <w:r w:rsidRPr="00D66732">
        <w:rPr>
          <w:rStyle w:val="rynqvb"/>
        </w:rPr>
        <w:t xml:space="preserve"> у детей и подростков в возрасте до 18 лет не установлены. КФД </w:t>
      </w:r>
      <w:r w:rsidR="00B51F40">
        <w:rPr>
          <w:rStyle w:val="rynqvb"/>
        </w:rPr>
        <w:t>софосбувира+велпатасвира</w:t>
      </w:r>
      <w:r w:rsidR="00B51F40" w:rsidRPr="00D66732">
        <w:rPr>
          <w:rStyle w:val="rynqvb"/>
        </w:rPr>
        <w:t xml:space="preserve"> </w:t>
      </w:r>
      <w:r w:rsidRPr="00D66732">
        <w:rPr>
          <w:rStyle w:val="rynqvb"/>
        </w:rPr>
        <w:t>не показана пациентам младше 18 лет</w:t>
      </w:r>
      <w:r>
        <w:rPr>
          <w:rStyle w:val="rynqvb"/>
        </w:rPr>
        <w:t xml:space="preserve"> </w:t>
      </w:r>
      <w:r w:rsidRPr="00583AA0">
        <w:rPr>
          <w:rStyle w:val="rynqvb"/>
        </w:rPr>
        <w:t>[</w:t>
      </w:r>
      <w:r w:rsidR="00583AA0" w:rsidRPr="00583AA0">
        <w:rPr>
          <w:rStyle w:val="rynqvb"/>
        </w:rPr>
        <w:t>8</w:t>
      </w:r>
      <w:r w:rsidRPr="00583AA0">
        <w:rPr>
          <w:rStyle w:val="rynqvb"/>
        </w:rPr>
        <w:t>].</w:t>
      </w:r>
      <w:r w:rsidR="00023E73">
        <w:rPr>
          <w:rStyle w:val="rynqvb"/>
        </w:rPr>
        <w:t xml:space="preserve"> </w:t>
      </w:r>
    </w:p>
    <w:p w14:paraId="14DE403F" w14:textId="05D69D26" w:rsidR="00FC4E21" w:rsidRPr="00FC4E21" w:rsidRDefault="00FC4E21" w:rsidP="00023E73">
      <w:pPr>
        <w:spacing w:after="0" w:line="240" w:lineRule="auto"/>
        <w:ind w:firstLine="708"/>
        <w:rPr>
          <w:rStyle w:val="rynqvb"/>
        </w:rPr>
      </w:pPr>
      <w:r w:rsidRPr="00FC4E21">
        <w:rPr>
          <w:rStyle w:val="rynqvb"/>
        </w:rPr>
        <w:t>Фармакокинетику софосбувира, GS-331007 и велпатасвира</w:t>
      </w:r>
      <w:r>
        <w:rPr>
          <w:rStyle w:val="rynqvb"/>
        </w:rPr>
        <w:t xml:space="preserve"> </w:t>
      </w:r>
      <w:r w:rsidRPr="00FC4E21">
        <w:rPr>
          <w:rStyle w:val="rynqvb"/>
        </w:rPr>
        <w:t xml:space="preserve">определяли у детей с генотипом </w:t>
      </w:r>
      <w:r>
        <w:rPr>
          <w:rStyle w:val="rynqvb"/>
        </w:rPr>
        <w:t>ВГС</w:t>
      </w:r>
      <w:r w:rsidRPr="00FC4E21">
        <w:rPr>
          <w:rStyle w:val="rynqvb"/>
        </w:rPr>
        <w:t xml:space="preserve"> 1, 2, 3, 4 или 6 в возрасте от 3 лет</w:t>
      </w:r>
      <w:r>
        <w:rPr>
          <w:rStyle w:val="rynqvb"/>
        </w:rPr>
        <w:t xml:space="preserve"> </w:t>
      </w:r>
      <w:r w:rsidRPr="00FC4E21">
        <w:rPr>
          <w:rStyle w:val="rynqvb"/>
        </w:rPr>
        <w:t xml:space="preserve">и старше, инфицированных вирусом гепатита С, получавших ежедневную </w:t>
      </w:r>
      <w:r>
        <w:rPr>
          <w:rStyle w:val="rynqvb"/>
        </w:rPr>
        <w:t>ФКД велпатасвира+велпатасвира</w:t>
      </w:r>
      <w:r w:rsidR="00387FC8">
        <w:rPr>
          <w:rStyle w:val="rynqvb"/>
        </w:rPr>
        <w:t xml:space="preserve">. Экспозиция софосбувира и велпатасвира были изучены в трех группах пациентов: </w:t>
      </w:r>
      <w:r w:rsidRPr="00FC4E21">
        <w:rPr>
          <w:rStyle w:val="rynqvb"/>
        </w:rPr>
        <w:t>с массой тела более 30 кг</w:t>
      </w:r>
      <w:r w:rsidR="00387FC8">
        <w:rPr>
          <w:rStyle w:val="rynqvb"/>
        </w:rPr>
        <w:t>,</w:t>
      </w:r>
      <w:r w:rsidRPr="00FC4E21">
        <w:rPr>
          <w:rStyle w:val="rynqvb"/>
        </w:rPr>
        <w:t xml:space="preserve"> с массой </w:t>
      </w:r>
      <w:r w:rsidR="00387FC8">
        <w:rPr>
          <w:rStyle w:val="rynqvb"/>
        </w:rPr>
        <w:t xml:space="preserve">тела </w:t>
      </w:r>
      <w:r w:rsidRPr="00FC4E21">
        <w:rPr>
          <w:rStyle w:val="rynqvb"/>
        </w:rPr>
        <w:t xml:space="preserve">от 17 до &lt;30 кг </w:t>
      </w:r>
      <w:r w:rsidR="00387FC8">
        <w:rPr>
          <w:rStyle w:val="rynqvb"/>
        </w:rPr>
        <w:t xml:space="preserve">и </w:t>
      </w:r>
      <w:r w:rsidRPr="00FC4E21">
        <w:rPr>
          <w:rStyle w:val="rynqvb"/>
        </w:rPr>
        <w:t>у детей весом менее 17 кг</w:t>
      </w:r>
      <w:r w:rsidR="00387FC8">
        <w:rPr>
          <w:rStyle w:val="rynqvb"/>
        </w:rPr>
        <w:t>.</w:t>
      </w:r>
    </w:p>
    <w:p w14:paraId="703BC286" w14:textId="5CFDD60A" w:rsidR="00FC4E21" w:rsidRPr="00387FC8" w:rsidRDefault="00387FC8" w:rsidP="00FC4E21">
      <w:pPr>
        <w:spacing w:after="0" w:line="240" w:lineRule="auto"/>
        <w:rPr>
          <w:rStyle w:val="rynqvb"/>
        </w:rPr>
      </w:pPr>
      <w:r>
        <w:rPr>
          <w:rStyle w:val="rynqvb"/>
        </w:rPr>
        <w:t xml:space="preserve">Полученные различия не были </w:t>
      </w:r>
      <w:r w:rsidR="00FC4E21" w:rsidRPr="00FC4E21">
        <w:rPr>
          <w:rStyle w:val="rynqvb"/>
        </w:rPr>
        <w:t>клинически значимые. Концентрация GS-331007 и значения AUC</w:t>
      </w:r>
      <w:r w:rsidR="00FC4E21" w:rsidRPr="00387FC8">
        <w:rPr>
          <w:rStyle w:val="rynqvb"/>
          <w:vertAlign w:val="subscript"/>
        </w:rPr>
        <w:t>tau</w:t>
      </w:r>
      <w:r w:rsidR="00FC4E21" w:rsidRPr="00FC4E21">
        <w:rPr>
          <w:rStyle w:val="rynqvb"/>
        </w:rPr>
        <w:t xml:space="preserve"> и C</w:t>
      </w:r>
      <w:r w:rsidR="00FC4E21" w:rsidRPr="00387FC8">
        <w:rPr>
          <w:rStyle w:val="rynqvb"/>
          <w:vertAlign w:val="subscript"/>
        </w:rPr>
        <w:t>tau</w:t>
      </w:r>
      <w:r w:rsidR="00FC4E21" w:rsidRPr="00FC4E21">
        <w:rPr>
          <w:rStyle w:val="rynqvb"/>
        </w:rPr>
        <w:t xml:space="preserve"> для велпатасвира у</w:t>
      </w:r>
      <w:r>
        <w:rPr>
          <w:rStyle w:val="rynqvb"/>
        </w:rPr>
        <w:t xml:space="preserve"> </w:t>
      </w:r>
      <w:r w:rsidR="00FC4E21" w:rsidRPr="00FC4E21">
        <w:rPr>
          <w:rStyle w:val="rynqvb"/>
        </w:rPr>
        <w:t>детей были аналогичны тем, которые наблюдались у взрослых</w:t>
      </w:r>
      <w:r w:rsidRPr="00387FC8">
        <w:rPr>
          <w:rStyle w:val="rynqvb"/>
        </w:rPr>
        <w:t xml:space="preserve"> </w:t>
      </w:r>
      <w:r w:rsidRPr="00583AA0">
        <w:rPr>
          <w:rStyle w:val="rynqvb"/>
        </w:rPr>
        <w:t>[</w:t>
      </w:r>
      <w:r w:rsidR="00583AA0" w:rsidRPr="00583AA0">
        <w:rPr>
          <w:rStyle w:val="rynqvb"/>
        </w:rPr>
        <w:t>2</w:t>
      </w:r>
      <w:r w:rsidRPr="00583AA0">
        <w:rPr>
          <w:rStyle w:val="rynqvb"/>
        </w:rPr>
        <w:t>]</w:t>
      </w:r>
      <w:r w:rsidR="00FC4E21" w:rsidRPr="00583AA0">
        <w:rPr>
          <w:rStyle w:val="rynqvb"/>
        </w:rPr>
        <w:t>.</w:t>
      </w:r>
    </w:p>
    <w:p w14:paraId="040466BB" w14:textId="77777777" w:rsidR="00C20790" w:rsidRDefault="00C20790" w:rsidP="00757BF2">
      <w:pPr>
        <w:pStyle w:val="BodyText"/>
        <w:kinsoku w:val="0"/>
        <w:overflowPunct w:val="0"/>
        <w:spacing w:after="0" w:line="240" w:lineRule="auto"/>
        <w:ind w:left="-85"/>
        <w:rPr>
          <w:b/>
          <w:i/>
          <w:iCs/>
          <w:color w:val="2B2A2B"/>
          <w:w w:val="105"/>
        </w:rPr>
      </w:pPr>
    </w:p>
    <w:p w14:paraId="707BA8A5" w14:textId="4900EF06" w:rsidR="0012394E" w:rsidRPr="00350D57" w:rsidRDefault="0012394E" w:rsidP="00757BF2">
      <w:pPr>
        <w:pStyle w:val="BodyText"/>
        <w:kinsoku w:val="0"/>
        <w:overflowPunct w:val="0"/>
        <w:spacing w:after="0" w:line="240" w:lineRule="auto"/>
        <w:ind w:left="-85"/>
        <w:rPr>
          <w:b/>
          <w:color w:val="2B2A2B"/>
          <w:w w:val="105"/>
          <w:rPrChange w:id="1301" w:author="Абрамова Анна Андреевна" w:date="2024-05-15T00:41:00Z">
            <w:rPr>
              <w:b/>
              <w:i/>
              <w:iCs/>
              <w:color w:val="2B2A2B"/>
              <w:w w:val="105"/>
            </w:rPr>
          </w:rPrChange>
        </w:rPr>
      </w:pPr>
      <w:r w:rsidRPr="00350D57">
        <w:rPr>
          <w:b/>
          <w:color w:val="2B2A2B"/>
          <w:w w:val="105"/>
          <w:rPrChange w:id="1302" w:author="Абрамова Анна Андреевна" w:date="2024-05-15T00:41:00Z">
            <w:rPr>
              <w:b/>
              <w:i/>
              <w:iCs/>
              <w:color w:val="2B2A2B"/>
              <w:w w:val="105"/>
            </w:rPr>
          </w:rPrChange>
        </w:rPr>
        <w:t>Влияние расовой</w:t>
      </w:r>
      <w:r w:rsidRPr="00350D57">
        <w:rPr>
          <w:b/>
          <w:color w:val="2B2A2B"/>
          <w:spacing w:val="40"/>
          <w:w w:val="105"/>
          <w:rPrChange w:id="1303" w:author="Абрамова Анна Андреевна" w:date="2024-05-15T00:41:00Z">
            <w:rPr>
              <w:b/>
              <w:i/>
              <w:iCs/>
              <w:color w:val="2B2A2B"/>
              <w:spacing w:val="40"/>
              <w:w w:val="105"/>
            </w:rPr>
          </w:rPrChange>
        </w:rPr>
        <w:t xml:space="preserve"> </w:t>
      </w:r>
      <w:r w:rsidRPr="00350D57">
        <w:rPr>
          <w:b/>
          <w:color w:val="2B2A2B"/>
          <w:w w:val="105"/>
          <w:rPrChange w:id="1304" w:author="Абрамова Анна Андреевна" w:date="2024-05-15T00:41:00Z">
            <w:rPr>
              <w:b/>
              <w:i/>
              <w:iCs/>
              <w:color w:val="2B2A2B"/>
              <w:w w:val="105"/>
            </w:rPr>
          </w:rPrChange>
        </w:rPr>
        <w:t xml:space="preserve">и </w:t>
      </w:r>
      <w:r w:rsidRPr="00350D57">
        <w:rPr>
          <w:b/>
          <w:color w:val="3F3D3F"/>
          <w:w w:val="105"/>
          <w:rPrChange w:id="1305" w:author="Абрамова Анна Андреевна" w:date="2024-05-15T00:41:00Z">
            <w:rPr>
              <w:b/>
              <w:i/>
              <w:iCs/>
              <w:color w:val="3F3D3F"/>
              <w:w w:val="105"/>
            </w:rPr>
          </w:rPrChange>
        </w:rPr>
        <w:t xml:space="preserve">этнической </w:t>
      </w:r>
      <w:r w:rsidRPr="00350D57">
        <w:rPr>
          <w:b/>
          <w:color w:val="2B2A2B"/>
          <w:w w:val="105"/>
          <w:rPrChange w:id="1306" w:author="Абрамова Анна Андреевна" w:date="2024-05-15T00:41:00Z">
            <w:rPr>
              <w:b/>
              <w:i/>
              <w:iCs/>
              <w:color w:val="2B2A2B"/>
              <w:w w:val="105"/>
            </w:rPr>
          </w:rPrChange>
        </w:rPr>
        <w:t>принадлежности</w:t>
      </w:r>
    </w:p>
    <w:p w14:paraId="3E66EE4B" w14:textId="77777777" w:rsidR="00C20790" w:rsidRPr="002400A7" w:rsidRDefault="00C20790" w:rsidP="00757BF2">
      <w:pPr>
        <w:pStyle w:val="BodyText"/>
        <w:kinsoku w:val="0"/>
        <w:overflowPunct w:val="0"/>
        <w:spacing w:after="0" w:line="240" w:lineRule="auto"/>
        <w:ind w:left="-85"/>
        <w:rPr>
          <w:b/>
          <w:i/>
          <w:iCs/>
          <w:color w:val="2B2A2B"/>
          <w:w w:val="105"/>
        </w:rPr>
      </w:pPr>
    </w:p>
    <w:p w14:paraId="6DFA4B9F" w14:textId="2DE26B41" w:rsidR="00757BF2" w:rsidRPr="00583AA0" w:rsidRDefault="00C20790" w:rsidP="00583AA0">
      <w:pPr>
        <w:spacing w:after="0" w:line="240" w:lineRule="auto"/>
        <w:ind w:firstLine="708"/>
      </w:pPr>
      <w:r w:rsidRPr="00D66732">
        <w:rPr>
          <w:rStyle w:val="rynqvb"/>
        </w:rPr>
        <w:t xml:space="preserve">Анализ популяционной ФК </w:t>
      </w:r>
      <w:r>
        <w:rPr>
          <w:rStyle w:val="rynqvb"/>
        </w:rPr>
        <w:t>софосбувира</w:t>
      </w:r>
      <w:r w:rsidRPr="00D66732">
        <w:rPr>
          <w:rStyle w:val="rynqvb"/>
        </w:rPr>
        <w:t xml:space="preserve">, GS-331007 и </w:t>
      </w:r>
      <w:r>
        <w:rPr>
          <w:rStyle w:val="rynqvb"/>
        </w:rPr>
        <w:t>велпатасвира</w:t>
      </w:r>
      <w:r w:rsidRPr="00D66732">
        <w:rPr>
          <w:rStyle w:val="rynqvb"/>
        </w:rPr>
        <w:t xml:space="preserve"> не выявил существенного влияния расы (европеоидная, негроидная, монголоидная и другая) на кинетику какого-либо из 2 соединений</w:t>
      </w:r>
      <w:r>
        <w:rPr>
          <w:rStyle w:val="rynqvb"/>
        </w:rPr>
        <w:t xml:space="preserve"> </w:t>
      </w:r>
      <w:r w:rsidRPr="00583AA0">
        <w:rPr>
          <w:rStyle w:val="rynqvb"/>
        </w:rPr>
        <w:t>[</w:t>
      </w:r>
      <w:r w:rsidR="00583AA0" w:rsidRPr="00583AA0">
        <w:rPr>
          <w:rStyle w:val="rynqvb"/>
        </w:rPr>
        <w:t>2, 6, 8</w:t>
      </w:r>
      <w:r w:rsidRPr="00583AA0">
        <w:rPr>
          <w:rStyle w:val="rynqvb"/>
        </w:rPr>
        <w:t>].</w:t>
      </w:r>
    </w:p>
    <w:p w14:paraId="30D82AE0" w14:textId="77777777" w:rsidR="00C20790" w:rsidRDefault="00C20790" w:rsidP="00757BF2">
      <w:pPr>
        <w:spacing w:after="0" w:line="240" w:lineRule="auto"/>
        <w:rPr>
          <w:b/>
          <w:i/>
        </w:rPr>
      </w:pPr>
    </w:p>
    <w:p w14:paraId="6EED73CA" w14:textId="62395A81" w:rsidR="00757BF2" w:rsidRPr="00350D57" w:rsidRDefault="00B47726" w:rsidP="00583AA0">
      <w:pPr>
        <w:spacing w:after="0" w:line="240" w:lineRule="auto"/>
        <w:rPr>
          <w:rStyle w:val="rynqvb"/>
          <w:b/>
          <w:iCs/>
          <w:rPrChange w:id="1307" w:author="Абрамова Анна Андреевна" w:date="2024-05-15T00:41:00Z">
            <w:rPr>
              <w:rStyle w:val="rynqvb"/>
              <w:b/>
              <w:i/>
              <w:iCs/>
            </w:rPr>
          </w:rPrChange>
        </w:rPr>
      </w:pPr>
      <w:r w:rsidRPr="00350D57">
        <w:rPr>
          <w:b/>
          <w:iCs/>
          <w:rPrChange w:id="1308" w:author="Абрамова Анна Андреевна" w:date="2024-05-15T00:41:00Z">
            <w:rPr>
              <w:b/>
              <w:i/>
            </w:rPr>
          </w:rPrChange>
        </w:rPr>
        <w:t>Почечная недостаточность</w:t>
      </w:r>
      <w:bookmarkStart w:id="1309" w:name="_Toc52190584"/>
      <w:bookmarkEnd w:id="1299"/>
    </w:p>
    <w:p w14:paraId="62D8BB08" w14:textId="77777777" w:rsidR="00757BF2" w:rsidRDefault="00757BF2" w:rsidP="00757BF2">
      <w:pPr>
        <w:spacing w:after="0" w:line="240" w:lineRule="auto"/>
        <w:rPr>
          <w:rStyle w:val="rynqvb"/>
          <w:b/>
          <w:bCs/>
        </w:rPr>
      </w:pPr>
    </w:p>
    <w:p w14:paraId="263357EB" w14:textId="3347198D" w:rsidR="007957EB" w:rsidRDefault="007957EB" w:rsidP="00D83E46">
      <w:pPr>
        <w:shd w:val="clear" w:color="auto" w:fill="FFFFFF"/>
        <w:spacing w:line="240" w:lineRule="auto"/>
        <w:ind w:firstLine="709"/>
        <w:rPr>
          <w:ins w:id="1310" w:author="Абрамова Анна Андреевна" w:date="2024-05-15T00:30:00Z"/>
          <w:color w:val="000000"/>
        </w:rPr>
      </w:pPr>
      <w:r w:rsidRPr="00F3552A">
        <w:rPr>
          <w:color w:val="000000"/>
        </w:rPr>
        <w:t xml:space="preserve">Краткий обзор влияния нарушения функции почек (НФП) разной степени тяжести на экспозицию компонентов препарата </w:t>
      </w:r>
      <w:r w:rsidR="00000ED9">
        <w:rPr>
          <w:color w:val="000000"/>
        </w:rPr>
        <w:t>КФД софосбувир+велпатасвир</w:t>
      </w:r>
      <w:r w:rsidRPr="00F3552A">
        <w:rPr>
          <w:color w:val="000000"/>
        </w:rPr>
        <w:t xml:space="preserve"> по сравнению с участниками с нормальной функцией почек представлен </w:t>
      </w:r>
      <w:r w:rsidRPr="00023E73">
        <w:rPr>
          <w:color w:val="000000"/>
        </w:rPr>
        <w:t>в Таблице </w:t>
      </w:r>
      <w:r w:rsidR="00023E73" w:rsidRPr="00023E73">
        <w:rPr>
          <w:color w:val="000000"/>
        </w:rPr>
        <w:t>4-1</w:t>
      </w:r>
      <w:r w:rsidR="00000ED9" w:rsidRPr="00023E73">
        <w:rPr>
          <w:color w:val="000000"/>
        </w:rPr>
        <w:t xml:space="preserve"> </w:t>
      </w:r>
      <w:r w:rsidRPr="00023E73">
        <w:rPr>
          <w:color w:val="000000"/>
        </w:rPr>
        <w:t>[</w:t>
      </w:r>
      <w:r w:rsidR="00583AA0" w:rsidRPr="00023E73">
        <w:rPr>
          <w:color w:val="000000"/>
        </w:rPr>
        <w:t>6</w:t>
      </w:r>
      <w:r w:rsidRPr="00023E73">
        <w:rPr>
          <w:color w:val="000000"/>
        </w:rPr>
        <w:t>].</w:t>
      </w:r>
    </w:p>
    <w:p w14:paraId="4A7E2419" w14:textId="77777777" w:rsidR="00350D57" w:rsidDel="001767AC" w:rsidRDefault="00350D57" w:rsidP="00B41C86">
      <w:pPr>
        <w:shd w:val="clear" w:color="auto" w:fill="FFFFFF"/>
        <w:spacing w:before="120" w:after="0" w:line="240" w:lineRule="auto"/>
        <w:rPr>
          <w:del w:id="1311" w:author="Абрамова Анна Андреевна" w:date="2024-05-17T00:57:00Z"/>
          <w:b/>
          <w:bCs/>
          <w:color w:val="000000"/>
        </w:rPr>
      </w:pPr>
    </w:p>
    <w:p w14:paraId="6EC1B6C6" w14:textId="77777777" w:rsidR="001767AC" w:rsidRDefault="001767AC" w:rsidP="00D83E46">
      <w:pPr>
        <w:shd w:val="clear" w:color="auto" w:fill="FFFFFF"/>
        <w:spacing w:line="240" w:lineRule="auto"/>
        <w:ind w:firstLine="709"/>
        <w:rPr>
          <w:ins w:id="1312" w:author="Абрамова Анна Андреевна" w:date="2024-05-17T00:57:00Z"/>
          <w:b/>
          <w:bCs/>
          <w:color w:val="000000"/>
        </w:rPr>
      </w:pPr>
    </w:p>
    <w:p w14:paraId="0F153431" w14:textId="77777777" w:rsidR="001767AC" w:rsidRDefault="001767AC" w:rsidP="00D83E46">
      <w:pPr>
        <w:shd w:val="clear" w:color="auto" w:fill="FFFFFF"/>
        <w:spacing w:line="240" w:lineRule="auto"/>
        <w:ind w:firstLine="709"/>
        <w:rPr>
          <w:ins w:id="1313" w:author="Абрамова Анна Андреевна" w:date="2024-05-17T00:57:00Z"/>
          <w:b/>
          <w:bCs/>
          <w:color w:val="000000"/>
        </w:rPr>
      </w:pPr>
    </w:p>
    <w:p w14:paraId="38C0094C" w14:textId="77777777" w:rsidR="001767AC" w:rsidRDefault="001767AC" w:rsidP="00D83E46">
      <w:pPr>
        <w:shd w:val="clear" w:color="auto" w:fill="FFFFFF"/>
        <w:spacing w:line="240" w:lineRule="auto"/>
        <w:ind w:firstLine="709"/>
        <w:rPr>
          <w:ins w:id="1314" w:author="Абрамова Анна Андреевна" w:date="2024-05-17T00:57:00Z"/>
          <w:b/>
          <w:bCs/>
          <w:color w:val="000000"/>
        </w:rPr>
      </w:pPr>
    </w:p>
    <w:p w14:paraId="5599E215" w14:textId="77777777" w:rsidR="001767AC" w:rsidRDefault="001767AC" w:rsidP="00D83E46">
      <w:pPr>
        <w:shd w:val="clear" w:color="auto" w:fill="FFFFFF"/>
        <w:spacing w:line="240" w:lineRule="auto"/>
        <w:ind w:firstLine="709"/>
        <w:rPr>
          <w:ins w:id="1315" w:author="Абрамова Анна Андреевна" w:date="2024-05-17T00:57:00Z"/>
          <w:b/>
          <w:bCs/>
          <w:color w:val="000000"/>
        </w:rPr>
      </w:pPr>
    </w:p>
    <w:p w14:paraId="40C53322" w14:textId="77777777" w:rsidR="001767AC" w:rsidRPr="00F3552A" w:rsidRDefault="001767AC" w:rsidP="00D83E46">
      <w:pPr>
        <w:shd w:val="clear" w:color="auto" w:fill="FFFFFF"/>
        <w:spacing w:line="240" w:lineRule="auto"/>
        <w:ind w:firstLine="709"/>
        <w:rPr>
          <w:ins w:id="1316" w:author="Абрамова Анна Андреевна" w:date="2024-05-17T00:57:00Z"/>
        </w:rPr>
      </w:pPr>
    </w:p>
    <w:p w14:paraId="1AC088B2" w14:textId="39D9CAEE" w:rsidR="007957EB" w:rsidRPr="00F3552A" w:rsidRDefault="007957EB" w:rsidP="00B41C86">
      <w:pPr>
        <w:shd w:val="clear" w:color="auto" w:fill="FFFFFF"/>
        <w:spacing w:before="120" w:after="0" w:line="240" w:lineRule="auto"/>
      </w:pPr>
      <w:r w:rsidRPr="00023E73">
        <w:rPr>
          <w:b/>
          <w:bCs/>
          <w:color w:val="000000"/>
        </w:rPr>
        <w:lastRenderedPageBreak/>
        <w:t xml:space="preserve">Таблица </w:t>
      </w:r>
      <w:r w:rsidR="00023E73" w:rsidRPr="00023E73">
        <w:rPr>
          <w:b/>
          <w:bCs/>
          <w:color w:val="000000"/>
        </w:rPr>
        <w:t>4-1</w:t>
      </w:r>
      <w:r w:rsidR="00023E73">
        <w:rPr>
          <w:b/>
          <w:bCs/>
          <w:color w:val="000000"/>
        </w:rPr>
        <w:t xml:space="preserve">. </w:t>
      </w:r>
      <w:r w:rsidRPr="007957EB">
        <w:rPr>
          <w:color w:val="000000"/>
        </w:rPr>
        <w:t>Влияние нарушения функции почек разной степени тяжести на экспозицию (AUC) софосбувира, GS-331007 и велпатасвира по сравнению с участниками с нормальной функцией почек</w:t>
      </w:r>
      <w:ins w:id="1317" w:author="Абрамова Анна Андреевна" w:date="2024-05-16T00:23:00Z">
        <w:r w:rsidR="00971371">
          <w:rPr>
            <w:color w:val="000000"/>
          </w:rPr>
          <w:t>.</w:t>
        </w:r>
      </w:ins>
    </w:p>
    <w:tbl>
      <w:tblPr>
        <w:tblW w:w="5000" w:type="pct"/>
        <w:tblCellMar>
          <w:left w:w="40" w:type="dxa"/>
          <w:right w:w="40" w:type="dxa"/>
        </w:tblCellMar>
        <w:tblLook w:val="0000" w:firstRow="0" w:lastRow="0" w:firstColumn="0" w:lastColumn="0" w:noHBand="0" w:noVBand="0"/>
        <w:tblPrChange w:id="1318" w:author="Belolipetskaya, Elena" w:date="2024-05-06T18:23:00Z">
          <w:tblPr>
            <w:tblW w:w="5000" w:type="pct"/>
            <w:tblCellMar>
              <w:left w:w="40" w:type="dxa"/>
              <w:right w:w="40" w:type="dxa"/>
            </w:tblCellMar>
            <w:tblLook w:val="0000" w:firstRow="0" w:lastRow="0" w:firstColumn="0" w:lastColumn="0" w:noHBand="0" w:noVBand="0"/>
          </w:tblPr>
        </w:tblPrChange>
      </w:tblPr>
      <w:tblGrid>
        <w:gridCol w:w="1122"/>
        <w:gridCol w:w="1174"/>
        <w:gridCol w:w="1174"/>
        <w:gridCol w:w="1174"/>
        <w:gridCol w:w="1227"/>
        <w:gridCol w:w="1227"/>
        <w:gridCol w:w="1174"/>
        <w:gridCol w:w="1066"/>
        <w:tblGridChange w:id="1319">
          <w:tblGrid>
            <w:gridCol w:w="1110"/>
            <w:gridCol w:w="12"/>
            <w:gridCol w:w="1151"/>
            <w:gridCol w:w="23"/>
            <w:gridCol w:w="1141"/>
            <w:gridCol w:w="33"/>
            <w:gridCol w:w="1131"/>
            <w:gridCol w:w="43"/>
            <w:gridCol w:w="1173"/>
            <w:gridCol w:w="54"/>
            <w:gridCol w:w="1162"/>
            <w:gridCol w:w="65"/>
            <w:gridCol w:w="1099"/>
            <w:gridCol w:w="75"/>
            <w:gridCol w:w="1066"/>
          </w:tblGrid>
        </w:tblGridChange>
      </w:tblGrid>
      <w:tr w:rsidR="008141CD" w:rsidRPr="00C37BA7" w14:paraId="78DF715B" w14:textId="77777777" w:rsidTr="00350D57">
        <w:trPr>
          <w:trHeight w:val="365"/>
          <w:tblHeader/>
          <w:trPrChange w:id="1320" w:author="Belolipetskaya, Elena" w:date="2024-05-06T18:23:00Z">
            <w:trPr>
              <w:tblHeader/>
            </w:trPr>
          </w:trPrChange>
        </w:trPr>
        <w:tc>
          <w:tcPr>
            <w:tcW w:w="570" w:type="pct"/>
            <w:tcBorders>
              <w:top w:val="single" w:sz="6" w:space="0" w:color="auto"/>
              <w:left w:val="single" w:sz="6" w:space="0" w:color="auto"/>
              <w:bottom w:val="nil"/>
              <w:right w:val="single" w:sz="6" w:space="0" w:color="auto"/>
            </w:tcBorders>
            <w:shd w:val="clear" w:color="auto" w:fill="D9D9D9" w:themeFill="background1" w:themeFillShade="D9"/>
            <w:vAlign w:val="center"/>
            <w:tcPrChange w:id="1321" w:author="Belolipetskaya, Elena" w:date="2024-05-06T18:23:00Z">
              <w:tcPr>
                <w:tcW w:w="616" w:type="pct"/>
                <w:gridSpan w:val="2"/>
                <w:tcBorders>
                  <w:top w:val="single" w:sz="6" w:space="0" w:color="auto"/>
                  <w:left w:val="single" w:sz="6" w:space="0" w:color="auto"/>
                  <w:bottom w:val="nil"/>
                  <w:right w:val="single" w:sz="6" w:space="0" w:color="auto"/>
                </w:tcBorders>
                <w:shd w:val="clear" w:color="auto" w:fill="D9D9D9" w:themeFill="background1" w:themeFillShade="D9"/>
              </w:tcPr>
            </w:tcPrChange>
          </w:tcPr>
          <w:p w14:paraId="23210245" w14:textId="77777777" w:rsidR="008141CD" w:rsidRPr="00C37BA7" w:rsidRDefault="008141CD" w:rsidP="00B41C86">
            <w:pPr>
              <w:spacing w:after="0" w:line="240" w:lineRule="auto"/>
              <w:jc w:val="center"/>
            </w:pPr>
          </w:p>
        </w:tc>
        <w:tc>
          <w:tcPr>
            <w:tcW w:w="3043" w:type="pct"/>
            <w:gridSpan w:val="5"/>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Change w:id="1322" w:author="Belolipetskaya, Elena" w:date="2024-05-06T18:23:00Z">
              <w:tcPr>
                <w:tcW w:w="3207" w:type="pct"/>
                <w:gridSpan w:val="10"/>
                <w:tcBorders>
                  <w:top w:val="single" w:sz="6" w:space="0" w:color="auto"/>
                  <w:left w:val="single" w:sz="6" w:space="0" w:color="auto"/>
                  <w:bottom w:val="single" w:sz="6" w:space="0" w:color="auto"/>
                  <w:right w:val="single" w:sz="6" w:space="0" w:color="auto"/>
                </w:tcBorders>
                <w:shd w:val="clear" w:color="auto" w:fill="D9D9D9" w:themeFill="background1" w:themeFillShade="D9"/>
              </w:tcPr>
            </w:tcPrChange>
          </w:tcPr>
          <w:p w14:paraId="4460C9CA" w14:textId="77777777" w:rsidR="008141CD" w:rsidRPr="00C37BA7" w:rsidRDefault="008141CD" w:rsidP="00B41C86">
            <w:pPr>
              <w:spacing w:after="0" w:line="240" w:lineRule="auto"/>
              <w:jc w:val="center"/>
            </w:pPr>
            <w:r w:rsidRPr="00C37BA7">
              <w:rPr>
                <w:b/>
                <w:bCs/>
                <w:color w:val="000000"/>
              </w:rPr>
              <w:t>ВГС-отрицательные участники</w:t>
            </w:r>
          </w:p>
        </w:tc>
        <w:tc>
          <w:tcPr>
            <w:tcW w:w="1386" w:type="pct"/>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Change w:id="1323" w:author="Belolipetskaya, Elena" w:date="2024-05-06T18:23:00Z">
              <w:tcPr>
                <w:tcW w:w="1177" w:type="pct"/>
                <w:gridSpan w:val="3"/>
                <w:tcBorders>
                  <w:top w:val="single" w:sz="6" w:space="0" w:color="auto"/>
                  <w:left w:val="single" w:sz="6" w:space="0" w:color="auto"/>
                  <w:bottom w:val="single" w:sz="6" w:space="0" w:color="auto"/>
                  <w:right w:val="single" w:sz="6" w:space="0" w:color="auto"/>
                </w:tcBorders>
                <w:shd w:val="clear" w:color="auto" w:fill="D9D9D9" w:themeFill="background1" w:themeFillShade="D9"/>
              </w:tcPr>
            </w:tcPrChange>
          </w:tcPr>
          <w:p w14:paraId="502A111D" w14:textId="77777777" w:rsidR="008141CD" w:rsidRPr="00C37BA7" w:rsidRDefault="008141CD" w:rsidP="00B41C86">
            <w:pPr>
              <w:spacing w:after="0" w:line="240" w:lineRule="auto"/>
              <w:jc w:val="center"/>
            </w:pPr>
            <w:r w:rsidRPr="00C37BA7">
              <w:rPr>
                <w:b/>
                <w:bCs/>
                <w:color w:val="000000"/>
              </w:rPr>
              <w:t>ВГС-инфицированные участники</w:t>
            </w:r>
          </w:p>
        </w:tc>
      </w:tr>
      <w:tr w:rsidR="008141CD" w:rsidRPr="00C37BA7" w14:paraId="0C2DFB7F" w14:textId="77777777" w:rsidTr="00350D57">
        <w:trPr>
          <w:tblHeader/>
          <w:trPrChange w:id="1324" w:author="Belolipetskaya, Elena" w:date="2024-05-06T18:23:00Z">
            <w:trPr>
              <w:tblHeader/>
            </w:trPr>
          </w:trPrChange>
        </w:trPr>
        <w:tc>
          <w:tcPr>
            <w:tcW w:w="570" w:type="pct"/>
            <w:tcBorders>
              <w:top w:val="nil"/>
              <w:left w:val="single" w:sz="6" w:space="0" w:color="auto"/>
              <w:bottom w:val="nil"/>
              <w:right w:val="single" w:sz="6" w:space="0" w:color="auto"/>
            </w:tcBorders>
            <w:shd w:val="clear" w:color="auto" w:fill="D9D9D9" w:themeFill="background1" w:themeFillShade="D9"/>
            <w:vAlign w:val="center"/>
            <w:tcPrChange w:id="1325" w:author="Belolipetskaya, Elena" w:date="2024-05-06T18:23:00Z">
              <w:tcPr>
                <w:tcW w:w="616" w:type="pct"/>
                <w:gridSpan w:val="2"/>
                <w:tcBorders>
                  <w:top w:val="nil"/>
                  <w:left w:val="single" w:sz="6" w:space="0" w:color="auto"/>
                  <w:bottom w:val="nil"/>
                  <w:right w:val="single" w:sz="6" w:space="0" w:color="auto"/>
                </w:tcBorders>
                <w:shd w:val="clear" w:color="auto" w:fill="D9D9D9" w:themeFill="background1" w:themeFillShade="D9"/>
              </w:tcPr>
            </w:tcPrChange>
          </w:tcPr>
          <w:p w14:paraId="2F0C9883" w14:textId="77777777" w:rsidR="008141CD" w:rsidRPr="00C37BA7" w:rsidRDefault="008141CD" w:rsidP="00B41C86">
            <w:pPr>
              <w:spacing w:after="0" w:line="240" w:lineRule="auto"/>
              <w:jc w:val="center"/>
            </w:pPr>
            <w:commentRangeStart w:id="1326"/>
          </w:p>
        </w:tc>
        <w:tc>
          <w:tcPr>
            <w:tcW w:w="598" w:type="pct"/>
            <w:vMerge w:val="restart"/>
            <w:tcBorders>
              <w:top w:val="single" w:sz="6" w:space="0" w:color="auto"/>
              <w:left w:val="single" w:sz="6" w:space="0" w:color="auto"/>
              <w:right w:val="single" w:sz="6" w:space="0" w:color="auto"/>
            </w:tcBorders>
            <w:shd w:val="clear" w:color="auto" w:fill="D9D9D9" w:themeFill="background1" w:themeFillShade="D9"/>
            <w:vAlign w:val="center"/>
            <w:tcPrChange w:id="1327" w:author="Belolipetskaya, Elena" w:date="2024-05-06T18:23:00Z">
              <w:tcPr>
                <w:tcW w:w="620" w:type="pct"/>
                <w:gridSpan w:val="2"/>
                <w:vMerge w:val="restart"/>
                <w:tcBorders>
                  <w:top w:val="single" w:sz="6" w:space="0" w:color="auto"/>
                  <w:left w:val="single" w:sz="6" w:space="0" w:color="auto"/>
                  <w:right w:val="single" w:sz="6" w:space="0" w:color="auto"/>
                </w:tcBorders>
                <w:shd w:val="clear" w:color="auto" w:fill="D9D9D9" w:themeFill="background1" w:themeFillShade="D9"/>
              </w:tcPr>
            </w:tcPrChange>
          </w:tcPr>
          <w:p w14:paraId="11439503" w14:textId="77777777" w:rsidR="008141CD" w:rsidRPr="00D83E46" w:rsidRDefault="008141CD" w:rsidP="00B41C86">
            <w:pPr>
              <w:spacing w:after="0" w:line="240" w:lineRule="auto"/>
              <w:jc w:val="center"/>
              <w:rPr>
                <w:b/>
                <w:rPrChange w:id="1328" w:author="Belolipetskaya, Elena" w:date="2024-05-06T18:22:00Z">
                  <w:rPr/>
                </w:rPrChange>
              </w:rPr>
            </w:pPr>
            <w:commentRangeStart w:id="1329"/>
            <w:r w:rsidRPr="00D83E46">
              <w:rPr>
                <w:b/>
                <w:color w:val="000000"/>
                <w:rPrChange w:id="1330" w:author="Belolipetskaya, Elena" w:date="2024-05-06T18:22:00Z">
                  <w:rPr>
                    <w:color w:val="000000"/>
                  </w:rPr>
                </w:rPrChange>
              </w:rPr>
              <w:t>Легкое НФП (рСКФ ≥ 50 и &lt; 80 мл/мин/</w:t>
            </w:r>
            <w:r w:rsidRPr="00D83E46">
              <w:rPr>
                <w:b/>
                <w:color w:val="000000"/>
                <w:rPrChange w:id="1331" w:author="Belolipetskaya, Elena" w:date="2024-05-06T18:22:00Z">
                  <w:rPr>
                    <w:color w:val="000000"/>
                  </w:rPr>
                </w:rPrChange>
              </w:rPr>
              <w:br/>
              <w:t>1,73 м</w:t>
            </w:r>
            <w:r w:rsidRPr="00D83E46">
              <w:rPr>
                <w:b/>
                <w:color w:val="000000"/>
                <w:vertAlign w:val="superscript"/>
                <w:rPrChange w:id="1332" w:author="Belolipetskaya, Elena" w:date="2024-05-06T18:22:00Z">
                  <w:rPr>
                    <w:color w:val="000000"/>
                    <w:vertAlign w:val="superscript"/>
                  </w:rPr>
                </w:rPrChange>
              </w:rPr>
              <w:t>2</w:t>
            </w:r>
            <w:r w:rsidRPr="00D83E46">
              <w:rPr>
                <w:b/>
                <w:color w:val="000000"/>
                <w:rPrChange w:id="1333" w:author="Belolipetskaya, Elena" w:date="2024-05-06T18:22:00Z">
                  <w:rPr>
                    <w:color w:val="000000"/>
                  </w:rPr>
                </w:rPrChange>
              </w:rPr>
              <w:t>)</w:t>
            </w:r>
          </w:p>
        </w:tc>
        <w:tc>
          <w:tcPr>
            <w:tcW w:w="598" w:type="pct"/>
            <w:vMerge w:val="restart"/>
            <w:tcBorders>
              <w:top w:val="single" w:sz="6" w:space="0" w:color="auto"/>
              <w:left w:val="single" w:sz="6" w:space="0" w:color="auto"/>
              <w:right w:val="single" w:sz="6" w:space="0" w:color="auto"/>
            </w:tcBorders>
            <w:shd w:val="clear" w:color="auto" w:fill="D9D9D9" w:themeFill="background1" w:themeFillShade="D9"/>
            <w:vAlign w:val="center"/>
            <w:tcPrChange w:id="1334" w:author="Belolipetskaya, Elena" w:date="2024-05-06T18:23:00Z">
              <w:tcPr>
                <w:tcW w:w="620" w:type="pct"/>
                <w:gridSpan w:val="2"/>
                <w:vMerge w:val="restart"/>
                <w:tcBorders>
                  <w:top w:val="single" w:sz="6" w:space="0" w:color="auto"/>
                  <w:left w:val="single" w:sz="6" w:space="0" w:color="auto"/>
                  <w:right w:val="single" w:sz="6" w:space="0" w:color="auto"/>
                </w:tcBorders>
                <w:shd w:val="clear" w:color="auto" w:fill="D9D9D9" w:themeFill="background1" w:themeFillShade="D9"/>
              </w:tcPr>
            </w:tcPrChange>
          </w:tcPr>
          <w:p w14:paraId="68B84923" w14:textId="77777777" w:rsidR="008141CD" w:rsidRPr="00D83E46" w:rsidRDefault="008141CD" w:rsidP="00B41C86">
            <w:pPr>
              <w:spacing w:after="0" w:line="240" w:lineRule="auto"/>
              <w:jc w:val="center"/>
              <w:rPr>
                <w:b/>
                <w:rPrChange w:id="1335" w:author="Belolipetskaya, Elena" w:date="2024-05-06T18:22:00Z">
                  <w:rPr/>
                </w:rPrChange>
              </w:rPr>
            </w:pPr>
            <w:r w:rsidRPr="00D83E46">
              <w:rPr>
                <w:b/>
                <w:color w:val="000000"/>
                <w:rPrChange w:id="1336" w:author="Belolipetskaya, Elena" w:date="2024-05-06T18:22:00Z">
                  <w:rPr>
                    <w:color w:val="000000"/>
                  </w:rPr>
                </w:rPrChange>
              </w:rPr>
              <w:t xml:space="preserve">Умеренное НФП (рСКФ ≥ 30 и &lt; 50 мл/мин/ </w:t>
            </w:r>
            <w:r w:rsidRPr="00D83E46">
              <w:rPr>
                <w:b/>
                <w:color w:val="000000"/>
                <w:rPrChange w:id="1337" w:author="Belolipetskaya, Elena" w:date="2024-05-06T18:22:00Z">
                  <w:rPr>
                    <w:color w:val="000000"/>
                  </w:rPr>
                </w:rPrChange>
              </w:rPr>
              <w:br/>
              <w:t>1,73 м</w:t>
            </w:r>
            <w:r w:rsidRPr="00D83E46">
              <w:rPr>
                <w:b/>
                <w:color w:val="000000"/>
                <w:vertAlign w:val="superscript"/>
                <w:rPrChange w:id="1338" w:author="Belolipetskaya, Elena" w:date="2024-05-06T18:22:00Z">
                  <w:rPr>
                    <w:color w:val="000000"/>
                    <w:vertAlign w:val="superscript"/>
                  </w:rPr>
                </w:rPrChange>
              </w:rPr>
              <w:t>2</w:t>
            </w:r>
            <w:r w:rsidRPr="00D83E46">
              <w:rPr>
                <w:b/>
                <w:color w:val="000000"/>
                <w:rPrChange w:id="1339" w:author="Belolipetskaya, Elena" w:date="2024-05-06T18:22:00Z">
                  <w:rPr>
                    <w:color w:val="000000"/>
                  </w:rPr>
                </w:rPrChange>
              </w:rPr>
              <w:t>)</w:t>
            </w:r>
          </w:p>
        </w:tc>
        <w:tc>
          <w:tcPr>
            <w:tcW w:w="598" w:type="pct"/>
            <w:vMerge w:val="restart"/>
            <w:tcBorders>
              <w:top w:val="single" w:sz="6" w:space="0" w:color="auto"/>
              <w:left w:val="single" w:sz="6" w:space="0" w:color="auto"/>
              <w:right w:val="single" w:sz="6" w:space="0" w:color="auto"/>
            </w:tcBorders>
            <w:shd w:val="clear" w:color="auto" w:fill="D9D9D9" w:themeFill="background1" w:themeFillShade="D9"/>
            <w:vAlign w:val="center"/>
            <w:tcPrChange w:id="1340" w:author="Belolipetskaya, Elena" w:date="2024-05-06T18:23:00Z">
              <w:tcPr>
                <w:tcW w:w="611" w:type="pct"/>
                <w:gridSpan w:val="2"/>
                <w:vMerge w:val="restart"/>
                <w:tcBorders>
                  <w:top w:val="single" w:sz="6" w:space="0" w:color="auto"/>
                  <w:left w:val="single" w:sz="6" w:space="0" w:color="auto"/>
                  <w:right w:val="single" w:sz="6" w:space="0" w:color="auto"/>
                </w:tcBorders>
                <w:shd w:val="clear" w:color="auto" w:fill="D9D9D9" w:themeFill="background1" w:themeFillShade="D9"/>
              </w:tcPr>
            </w:tcPrChange>
          </w:tcPr>
          <w:p w14:paraId="00DAB4A3" w14:textId="77777777" w:rsidR="008141CD" w:rsidRPr="00D83E46" w:rsidRDefault="008141CD" w:rsidP="00B41C86">
            <w:pPr>
              <w:spacing w:after="0" w:line="240" w:lineRule="auto"/>
              <w:jc w:val="center"/>
              <w:rPr>
                <w:b/>
                <w:rPrChange w:id="1341" w:author="Belolipetskaya, Elena" w:date="2024-05-06T18:22:00Z">
                  <w:rPr/>
                </w:rPrChange>
              </w:rPr>
            </w:pPr>
            <w:r w:rsidRPr="00D83E46">
              <w:rPr>
                <w:b/>
                <w:color w:val="000000"/>
                <w:rPrChange w:id="1342" w:author="Belolipetskaya, Elena" w:date="2024-05-06T18:22:00Z">
                  <w:rPr>
                    <w:color w:val="000000"/>
                  </w:rPr>
                </w:rPrChange>
              </w:rPr>
              <w:t xml:space="preserve">Тяжелое НФП (рСКФ &lt; 30 мл/мин/ </w:t>
            </w:r>
            <w:r w:rsidRPr="00D83E46">
              <w:rPr>
                <w:b/>
                <w:color w:val="000000"/>
                <w:rPrChange w:id="1343" w:author="Belolipetskaya, Elena" w:date="2024-05-06T18:22:00Z">
                  <w:rPr>
                    <w:color w:val="000000"/>
                  </w:rPr>
                </w:rPrChange>
              </w:rPr>
              <w:br/>
              <w:t>1,73 м</w:t>
            </w:r>
            <w:r w:rsidRPr="00D83E46">
              <w:rPr>
                <w:b/>
                <w:color w:val="000000"/>
                <w:vertAlign w:val="superscript"/>
                <w:rPrChange w:id="1344" w:author="Belolipetskaya, Elena" w:date="2024-05-06T18:22:00Z">
                  <w:rPr>
                    <w:color w:val="000000"/>
                    <w:vertAlign w:val="superscript"/>
                  </w:rPr>
                </w:rPrChange>
              </w:rPr>
              <w:t>2</w:t>
            </w:r>
            <w:r w:rsidRPr="00D83E46">
              <w:rPr>
                <w:b/>
                <w:color w:val="000000"/>
                <w:rPrChange w:id="1345" w:author="Belolipetskaya, Elena" w:date="2024-05-06T18:22:00Z">
                  <w:rPr>
                    <w:color w:val="000000"/>
                  </w:rPr>
                </w:rPrChange>
              </w:rPr>
              <w:t>)</w:t>
            </w:r>
          </w:p>
        </w:tc>
        <w:tc>
          <w:tcPr>
            <w:tcW w:w="1250" w:type="pct"/>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Change w:id="1346" w:author="Belolipetskaya, Elena" w:date="2024-05-06T18:23:00Z">
              <w:tcPr>
                <w:tcW w:w="1356" w:type="pct"/>
                <w:gridSpan w:val="4"/>
                <w:tcBorders>
                  <w:top w:val="single" w:sz="6" w:space="0" w:color="auto"/>
                  <w:left w:val="single" w:sz="6" w:space="0" w:color="auto"/>
                  <w:bottom w:val="single" w:sz="6" w:space="0" w:color="auto"/>
                  <w:right w:val="single" w:sz="6" w:space="0" w:color="auto"/>
                </w:tcBorders>
                <w:shd w:val="clear" w:color="auto" w:fill="D9D9D9" w:themeFill="background1" w:themeFillShade="D9"/>
              </w:tcPr>
            </w:tcPrChange>
          </w:tcPr>
          <w:p w14:paraId="61507A6C" w14:textId="77777777" w:rsidR="008141CD" w:rsidRPr="00D83E46" w:rsidRDefault="008141CD" w:rsidP="00B41C86">
            <w:pPr>
              <w:spacing w:after="0" w:line="240" w:lineRule="auto"/>
              <w:jc w:val="center"/>
              <w:rPr>
                <w:b/>
                <w:rPrChange w:id="1347" w:author="Belolipetskaya, Elena" w:date="2024-05-06T18:22:00Z">
                  <w:rPr/>
                </w:rPrChange>
              </w:rPr>
            </w:pPr>
            <w:r w:rsidRPr="00D83E46">
              <w:rPr>
                <w:b/>
                <w:color w:val="000000"/>
                <w:rPrChange w:id="1348" w:author="Belolipetskaya, Elena" w:date="2024-05-06T18:22:00Z">
                  <w:rPr>
                    <w:color w:val="000000"/>
                  </w:rPr>
                </w:rPrChange>
              </w:rPr>
              <w:t>ТСПН, требующая диализа</w:t>
            </w:r>
          </w:p>
        </w:tc>
        <w:tc>
          <w:tcPr>
            <w:tcW w:w="598" w:type="pct"/>
            <w:vMerge w:val="restart"/>
            <w:tcBorders>
              <w:top w:val="single" w:sz="6" w:space="0" w:color="auto"/>
              <w:left w:val="single" w:sz="6" w:space="0" w:color="auto"/>
              <w:right w:val="single" w:sz="6" w:space="0" w:color="auto"/>
            </w:tcBorders>
            <w:shd w:val="clear" w:color="auto" w:fill="D9D9D9" w:themeFill="background1" w:themeFillShade="D9"/>
            <w:vAlign w:val="center"/>
            <w:tcPrChange w:id="1349" w:author="Belolipetskaya, Elena" w:date="2024-05-06T18:23:00Z">
              <w:tcPr>
                <w:tcW w:w="620" w:type="pct"/>
                <w:gridSpan w:val="2"/>
                <w:vMerge w:val="restart"/>
                <w:tcBorders>
                  <w:top w:val="single" w:sz="6" w:space="0" w:color="auto"/>
                  <w:left w:val="single" w:sz="6" w:space="0" w:color="auto"/>
                  <w:right w:val="single" w:sz="6" w:space="0" w:color="auto"/>
                </w:tcBorders>
                <w:shd w:val="clear" w:color="auto" w:fill="D9D9D9" w:themeFill="background1" w:themeFillShade="D9"/>
              </w:tcPr>
            </w:tcPrChange>
          </w:tcPr>
          <w:p w14:paraId="67757DB0" w14:textId="77777777" w:rsidR="008141CD" w:rsidRPr="00D83E46" w:rsidRDefault="008141CD" w:rsidP="00B41C86">
            <w:pPr>
              <w:spacing w:after="0" w:line="240" w:lineRule="auto"/>
              <w:jc w:val="center"/>
              <w:rPr>
                <w:b/>
                <w:rPrChange w:id="1350" w:author="Belolipetskaya, Elena" w:date="2024-05-06T18:22:00Z">
                  <w:rPr/>
                </w:rPrChange>
              </w:rPr>
            </w:pPr>
            <w:r w:rsidRPr="00D83E46">
              <w:rPr>
                <w:b/>
                <w:color w:val="000000"/>
                <w:rPrChange w:id="1351" w:author="Belolipetskaya, Elena" w:date="2024-05-06T18:22:00Z">
                  <w:rPr>
                    <w:color w:val="000000"/>
                  </w:rPr>
                </w:rPrChange>
              </w:rPr>
              <w:t>Тяжелое НФП (рСКФ &lt; 30 мл/мин/ 1,73 м</w:t>
            </w:r>
            <w:r w:rsidRPr="00D83E46">
              <w:rPr>
                <w:b/>
                <w:color w:val="000000"/>
                <w:vertAlign w:val="superscript"/>
                <w:rPrChange w:id="1352" w:author="Belolipetskaya, Elena" w:date="2024-05-06T18:22:00Z">
                  <w:rPr>
                    <w:color w:val="000000"/>
                    <w:vertAlign w:val="superscript"/>
                  </w:rPr>
                </w:rPrChange>
              </w:rPr>
              <w:t>2</w:t>
            </w:r>
            <w:r w:rsidRPr="00D83E46">
              <w:rPr>
                <w:b/>
                <w:color w:val="000000"/>
                <w:rPrChange w:id="1353" w:author="Belolipetskaya, Elena" w:date="2024-05-06T18:22:00Z">
                  <w:rPr>
                    <w:color w:val="000000"/>
                  </w:rPr>
                </w:rPrChange>
              </w:rPr>
              <w:t>)</w:t>
            </w:r>
          </w:p>
        </w:tc>
        <w:tc>
          <w:tcPr>
            <w:tcW w:w="788" w:type="pct"/>
            <w:vMerge w:val="restart"/>
            <w:tcBorders>
              <w:top w:val="single" w:sz="6" w:space="0" w:color="auto"/>
              <w:left w:val="single" w:sz="6" w:space="0" w:color="auto"/>
              <w:right w:val="single" w:sz="6" w:space="0" w:color="auto"/>
            </w:tcBorders>
            <w:shd w:val="clear" w:color="auto" w:fill="D9D9D9" w:themeFill="background1" w:themeFillShade="D9"/>
            <w:vAlign w:val="center"/>
            <w:tcPrChange w:id="1354" w:author="Belolipetskaya, Elena" w:date="2024-05-06T18:23:00Z">
              <w:tcPr>
                <w:tcW w:w="557" w:type="pct"/>
                <w:vMerge w:val="restart"/>
                <w:tcBorders>
                  <w:top w:val="single" w:sz="6" w:space="0" w:color="auto"/>
                  <w:left w:val="single" w:sz="6" w:space="0" w:color="auto"/>
                  <w:right w:val="single" w:sz="6" w:space="0" w:color="auto"/>
                </w:tcBorders>
                <w:shd w:val="clear" w:color="auto" w:fill="D9D9D9" w:themeFill="background1" w:themeFillShade="D9"/>
              </w:tcPr>
            </w:tcPrChange>
          </w:tcPr>
          <w:p w14:paraId="2163C94B" w14:textId="77777777" w:rsidR="008141CD" w:rsidRPr="00D83E46" w:rsidRDefault="008141CD" w:rsidP="00B41C86">
            <w:pPr>
              <w:spacing w:after="0" w:line="240" w:lineRule="auto"/>
              <w:jc w:val="center"/>
              <w:rPr>
                <w:b/>
                <w:rPrChange w:id="1355" w:author="Belolipetskaya, Elena" w:date="2024-05-06T18:22:00Z">
                  <w:rPr/>
                </w:rPrChange>
              </w:rPr>
            </w:pPr>
            <w:r w:rsidRPr="00D83E46">
              <w:rPr>
                <w:b/>
                <w:color w:val="000000"/>
                <w:rPrChange w:id="1356" w:author="Belolipetskaya, Elena" w:date="2024-05-06T18:22:00Z">
                  <w:rPr>
                    <w:color w:val="000000"/>
                  </w:rPr>
                </w:rPrChange>
              </w:rPr>
              <w:t>ТСПН, требующая диализа</w:t>
            </w:r>
            <w:commentRangeEnd w:id="1329"/>
            <w:r w:rsidR="00D83E46">
              <w:rPr>
                <w:rStyle w:val="CommentReference"/>
              </w:rPr>
              <w:commentReference w:id="1329"/>
            </w:r>
            <w:r w:rsidR="00350D57">
              <w:rPr>
                <w:rStyle w:val="CommentReference"/>
              </w:rPr>
              <w:commentReference w:id="1326"/>
            </w:r>
          </w:p>
        </w:tc>
      </w:tr>
      <w:commentRangeEnd w:id="1326"/>
      <w:tr w:rsidR="008141CD" w:rsidRPr="00C37BA7" w14:paraId="06AAEB86" w14:textId="77777777" w:rsidTr="00350D57">
        <w:trPr>
          <w:tblHeader/>
        </w:trPr>
        <w:tc>
          <w:tcPr>
            <w:tcW w:w="570" w:type="pct"/>
            <w:tcBorders>
              <w:top w:val="nil"/>
              <w:left w:val="single" w:sz="6" w:space="0" w:color="auto"/>
              <w:bottom w:val="single" w:sz="6" w:space="0" w:color="auto"/>
              <w:right w:val="single" w:sz="6" w:space="0" w:color="auto"/>
            </w:tcBorders>
            <w:shd w:val="clear" w:color="auto" w:fill="D9D9D9" w:themeFill="background1" w:themeFillShade="D9"/>
          </w:tcPr>
          <w:p w14:paraId="5B15E1EB" w14:textId="77777777" w:rsidR="008141CD" w:rsidRPr="00C37BA7" w:rsidRDefault="008141CD" w:rsidP="00B41C86">
            <w:pPr>
              <w:spacing w:line="240" w:lineRule="auto"/>
              <w:jc w:val="center"/>
            </w:pPr>
          </w:p>
        </w:tc>
        <w:tc>
          <w:tcPr>
            <w:tcW w:w="598" w:type="pct"/>
            <w:vMerge/>
            <w:tcBorders>
              <w:left w:val="single" w:sz="6" w:space="0" w:color="auto"/>
              <w:bottom w:val="single" w:sz="6" w:space="0" w:color="auto"/>
              <w:right w:val="single" w:sz="6" w:space="0" w:color="auto"/>
            </w:tcBorders>
            <w:shd w:val="clear" w:color="auto" w:fill="D9D9D9" w:themeFill="background1" w:themeFillShade="D9"/>
          </w:tcPr>
          <w:p w14:paraId="7188E9B5" w14:textId="77777777" w:rsidR="008141CD" w:rsidRPr="00C37BA7" w:rsidRDefault="008141CD" w:rsidP="00B41C86">
            <w:pPr>
              <w:spacing w:line="240" w:lineRule="auto"/>
              <w:jc w:val="center"/>
            </w:pPr>
          </w:p>
        </w:tc>
        <w:tc>
          <w:tcPr>
            <w:tcW w:w="598" w:type="pct"/>
            <w:vMerge/>
            <w:tcBorders>
              <w:left w:val="single" w:sz="6" w:space="0" w:color="auto"/>
              <w:bottom w:val="single" w:sz="6" w:space="0" w:color="auto"/>
              <w:right w:val="single" w:sz="6" w:space="0" w:color="auto"/>
            </w:tcBorders>
            <w:shd w:val="clear" w:color="auto" w:fill="D9D9D9" w:themeFill="background1" w:themeFillShade="D9"/>
          </w:tcPr>
          <w:p w14:paraId="2C7AAFD4" w14:textId="77777777" w:rsidR="008141CD" w:rsidRPr="00C37BA7" w:rsidRDefault="008141CD" w:rsidP="00B41C86">
            <w:pPr>
              <w:spacing w:line="240" w:lineRule="auto"/>
              <w:jc w:val="center"/>
            </w:pPr>
          </w:p>
        </w:tc>
        <w:tc>
          <w:tcPr>
            <w:tcW w:w="598" w:type="pct"/>
            <w:vMerge/>
            <w:tcBorders>
              <w:left w:val="single" w:sz="6" w:space="0" w:color="auto"/>
              <w:bottom w:val="single" w:sz="6" w:space="0" w:color="auto"/>
              <w:right w:val="single" w:sz="6" w:space="0" w:color="auto"/>
            </w:tcBorders>
            <w:shd w:val="clear" w:color="auto" w:fill="D9D9D9" w:themeFill="background1" w:themeFillShade="D9"/>
          </w:tcPr>
          <w:p w14:paraId="79B82138" w14:textId="77777777" w:rsidR="008141CD" w:rsidRPr="00C37BA7" w:rsidRDefault="008141CD" w:rsidP="00B41C86">
            <w:pPr>
              <w:spacing w:line="240" w:lineRule="auto"/>
              <w:jc w:val="center"/>
            </w:pPr>
          </w:p>
        </w:tc>
        <w:tc>
          <w:tcPr>
            <w:tcW w:w="62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7DF4CF1" w14:textId="77777777" w:rsidR="008141CD" w:rsidRPr="00D83E46" w:rsidRDefault="008141CD" w:rsidP="00B41C86">
            <w:pPr>
              <w:spacing w:line="240" w:lineRule="auto"/>
              <w:jc w:val="center"/>
              <w:rPr>
                <w:b/>
                <w:rPrChange w:id="1357" w:author="Belolipetskaya, Elena" w:date="2024-05-06T18:23:00Z">
                  <w:rPr/>
                </w:rPrChange>
              </w:rPr>
            </w:pPr>
            <w:r w:rsidRPr="00D83E46">
              <w:rPr>
                <w:b/>
                <w:color w:val="000000"/>
                <w:rPrChange w:id="1358" w:author="Belolipetskaya, Elena" w:date="2024-05-06T18:23:00Z">
                  <w:rPr>
                    <w:color w:val="000000"/>
                  </w:rPr>
                </w:rPrChange>
              </w:rPr>
              <w:t>Применение за 1 ч до диализа</w:t>
            </w:r>
          </w:p>
        </w:tc>
        <w:tc>
          <w:tcPr>
            <w:tcW w:w="62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C978D19" w14:textId="77777777" w:rsidR="008141CD" w:rsidRPr="00D83E46" w:rsidRDefault="008141CD" w:rsidP="00B41C86">
            <w:pPr>
              <w:spacing w:line="240" w:lineRule="auto"/>
              <w:jc w:val="center"/>
              <w:rPr>
                <w:b/>
                <w:rPrChange w:id="1359" w:author="Belolipetskaya, Elena" w:date="2024-05-06T18:23:00Z">
                  <w:rPr/>
                </w:rPrChange>
              </w:rPr>
            </w:pPr>
            <w:r w:rsidRPr="00D83E46">
              <w:rPr>
                <w:b/>
                <w:color w:val="000000"/>
                <w:rPrChange w:id="1360" w:author="Belolipetskaya, Elena" w:date="2024-05-06T18:23:00Z">
                  <w:rPr>
                    <w:color w:val="000000"/>
                  </w:rPr>
                </w:rPrChange>
              </w:rPr>
              <w:t>Применение через 1 ч после диализа</w:t>
            </w:r>
          </w:p>
        </w:tc>
        <w:tc>
          <w:tcPr>
            <w:tcW w:w="598" w:type="pct"/>
            <w:vMerge/>
            <w:tcBorders>
              <w:left w:val="single" w:sz="6" w:space="0" w:color="auto"/>
              <w:bottom w:val="single" w:sz="6" w:space="0" w:color="auto"/>
              <w:right w:val="single" w:sz="6" w:space="0" w:color="auto"/>
            </w:tcBorders>
            <w:shd w:val="clear" w:color="auto" w:fill="D9D9D9" w:themeFill="background1" w:themeFillShade="D9"/>
          </w:tcPr>
          <w:p w14:paraId="1D0CBFDE" w14:textId="77777777" w:rsidR="008141CD" w:rsidRPr="00C37BA7" w:rsidRDefault="008141CD" w:rsidP="00B41C86">
            <w:pPr>
              <w:spacing w:line="240" w:lineRule="auto"/>
              <w:jc w:val="center"/>
            </w:pPr>
          </w:p>
        </w:tc>
        <w:tc>
          <w:tcPr>
            <w:tcW w:w="788" w:type="pct"/>
            <w:vMerge/>
            <w:tcBorders>
              <w:left w:val="single" w:sz="6" w:space="0" w:color="auto"/>
              <w:bottom w:val="single" w:sz="6" w:space="0" w:color="auto"/>
              <w:right w:val="single" w:sz="6" w:space="0" w:color="auto"/>
            </w:tcBorders>
            <w:shd w:val="clear" w:color="auto" w:fill="D9D9D9" w:themeFill="background1" w:themeFillShade="D9"/>
          </w:tcPr>
          <w:p w14:paraId="0D295B94" w14:textId="77777777" w:rsidR="008141CD" w:rsidRPr="00C37BA7" w:rsidRDefault="008141CD" w:rsidP="00B41C86">
            <w:pPr>
              <w:spacing w:line="240" w:lineRule="auto"/>
              <w:jc w:val="center"/>
            </w:pPr>
          </w:p>
        </w:tc>
      </w:tr>
      <w:tr w:rsidR="008141CD" w:rsidRPr="00C37BA7" w14:paraId="6A4D20FF" w14:textId="77777777" w:rsidTr="00350D57">
        <w:trPr>
          <w:trHeight w:val="731"/>
        </w:trPr>
        <w:tc>
          <w:tcPr>
            <w:tcW w:w="570" w:type="pct"/>
            <w:tcBorders>
              <w:top w:val="single" w:sz="6" w:space="0" w:color="auto"/>
              <w:left w:val="single" w:sz="6" w:space="0" w:color="auto"/>
              <w:bottom w:val="single" w:sz="6" w:space="0" w:color="auto"/>
              <w:right w:val="single" w:sz="6" w:space="0" w:color="auto"/>
            </w:tcBorders>
            <w:shd w:val="clear" w:color="auto" w:fill="FFFFFF"/>
            <w:tcPrChange w:id="1361" w:author="Belolipetskaya, Elena" w:date="2024-05-06T18:23:00Z">
              <w:tcPr>
                <w:tcW w:w="616" w:type="pct"/>
                <w:tcBorders>
                  <w:top w:val="single" w:sz="6" w:space="0" w:color="auto"/>
                  <w:left w:val="single" w:sz="6" w:space="0" w:color="auto"/>
                  <w:bottom w:val="single" w:sz="6" w:space="0" w:color="auto"/>
                  <w:right w:val="single" w:sz="6" w:space="0" w:color="auto"/>
                </w:tcBorders>
                <w:shd w:val="clear" w:color="auto" w:fill="FFFFFF"/>
              </w:tcPr>
            </w:tcPrChange>
          </w:tcPr>
          <w:p w14:paraId="661A3457" w14:textId="77777777" w:rsidR="008141CD" w:rsidRPr="00C37BA7" w:rsidRDefault="008141CD" w:rsidP="00B41C86">
            <w:pPr>
              <w:shd w:val="clear" w:color="auto" w:fill="FFFFFF"/>
              <w:spacing w:line="240" w:lineRule="auto"/>
              <w:jc w:val="center"/>
            </w:pPr>
            <w:r w:rsidRPr="00C37BA7">
              <w:rPr>
                <w:color w:val="000000"/>
              </w:rPr>
              <w:t>Софосбувир</w:t>
            </w:r>
          </w:p>
        </w:tc>
        <w:tc>
          <w:tcPr>
            <w:tcW w:w="598" w:type="pct"/>
            <w:tcBorders>
              <w:top w:val="single" w:sz="6" w:space="0" w:color="auto"/>
              <w:left w:val="single" w:sz="6" w:space="0" w:color="auto"/>
              <w:bottom w:val="single" w:sz="6" w:space="0" w:color="auto"/>
              <w:right w:val="single" w:sz="6" w:space="0" w:color="auto"/>
            </w:tcBorders>
            <w:shd w:val="clear" w:color="auto" w:fill="FFFFFF"/>
            <w:tcPrChange w:id="1362" w:author="Belolipetskaya, Elena" w:date="2024-05-06T18:23:00Z">
              <w:tcPr>
                <w:tcW w:w="620" w:type="pct"/>
                <w:gridSpan w:val="2"/>
                <w:tcBorders>
                  <w:top w:val="single" w:sz="6" w:space="0" w:color="auto"/>
                  <w:left w:val="single" w:sz="6" w:space="0" w:color="auto"/>
                  <w:bottom w:val="single" w:sz="6" w:space="0" w:color="auto"/>
                  <w:right w:val="single" w:sz="6" w:space="0" w:color="auto"/>
                </w:tcBorders>
                <w:shd w:val="clear" w:color="auto" w:fill="FFFFFF"/>
              </w:tcPr>
            </w:tcPrChange>
          </w:tcPr>
          <w:p w14:paraId="1656E472" w14:textId="77777777" w:rsidR="008141CD" w:rsidRPr="00C37BA7" w:rsidRDefault="008141CD" w:rsidP="00B41C86">
            <w:pPr>
              <w:shd w:val="clear" w:color="auto" w:fill="FFFFFF"/>
              <w:spacing w:line="240" w:lineRule="auto"/>
              <w:jc w:val="center"/>
            </w:pPr>
            <w:r w:rsidRPr="00C37BA7">
              <w:rPr>
                <w:color w:val="000000"/>
              </w:rPr>
              <w:t>1,6</w:t>
            </w:r>
            <w:r w:rsidRPr="00C37BA7">
              <w:rPr>
                <w:color w:val="000000"/>
              </w:rPr>
              <w:noBreakHyphen/>
              <w:t>кратное ↑</w:t>
            </w:r>
          </w:p>
        </w:tc>
        <w:tc>
          <w:tcPr>
            <w:tcW w:w="598" w:type="pct"/>
            <w:tcBorders>
              <w:top w:val="single" w:sz="6" w:space="0" w:color="auto"/>
              <w:left w:val="single" w:sz="6" w:space="0" w:color="auto"/>
              <w:bottom w:val="single" w:sz="6" w:space="0" w:color="auto"/>
              <w:right w:val="single" w:sz="6" w:space="0" w:color="auto"/>
            </w:tcBorders>
            <w:shd w:val="clear" w:color="auto" w:fill="FFFFFF"/>
            <w:tcPrChange w:id="1363" w:author="Belolipetskaya, Elena" w:date="2024-05-06T18:23:00Z">
              <w:tcPr>
                <w:tcW w:w="620" w:type="pct"/>
                <w:gridSpan w:val="2"/>
                <w:tcBorders>
                  <w:top w:val="single" w:sz="6" w:space="0" w:color="auto"/>
                  <w:left w:val="single" w:sz="6" w:space="0" w:color="auto"/>
                  <w:bottom w:val="single" w:sz="6" w:space="0" w:color="auto"/>
                  <w:right w:val="single" w:sz="6" w:space="0" w:color="auto"/>
                </w:tcBorders>
                <w:shd w:val="clear" w:color="auto" w:fill="FFFFFF"/>
              </w:tcPr>
            </w:tcPrChange>
          </w:tcPr>
          <w:p w14:paraId="1E86A00A" w14:textId="77777777" w:rsidR="008141CD" w:rsidRPr="00C37BA7" w:rsidRDefault="008141CD" w:rsidP="00B41C86">
            <w:pPr>
              <w:shd w:val="clear" w:color="auto" w:fill="FFFFFF"/>
              <w:spacing w:line="240" w:lineRule="auto"/>
              <w:jc w:val="center"/>
            </w:pPr>
            <w:r w:rsidRPr="00C37BA7">
              <w:rPr>
                <w:color w:val="000000"/>
              </w:rPr>
              <w:t>2,1</w:t>
            </w:r>
            <w:r w:rsidRPr="00C37BA7">
              <w:rPr>
                <w:color w:val="000000"/>
              </w:rPr>
              <w:noBreakHyphen/>
              <w:t>кратное ↑</w:t>
            </w:r>
          </w:p>
        </w:tc>
        <w:tc>
          <w:tcPr>
            <w:tcW w:w="598" w:type="pct"/>
            <w:tcBorders>
              <w:top w:val="single" w:sz="6" w:space="0" w:color="auto"/>
              <w:left w:val="single" w:sz="6" w:space="0" w:color="auto"/>
              <w:bottom w:val="single" w:sz="6" w:space="0" w:color="auto"/>
              <w:right w:val="single" w:sz="6" w:space="0" w:color="auto"/>
            </w:tcBorders>
            <w:shd w:val="clear" w:color="auto" w:fill="FFFFFF"/>
            <w:tcPrChange w:id="1364" w:author="Belolipetskaya, Elena" w:date="2024-05-06T18:23:00Z">
              <w:tcPr>
                <w:tcW w:w="611" w:type="pct"/>
                <w:gridSpan w:val="2"/>
                <w:tcBorders>
                  <w:top w:val="single" w:sz="6" w:space="0" w:color="auto"/>
                  <w:left w:val="single" w:sz="6" w:space="0" w:color="auto"/>
                  <w:bottom w:val="single" w:sz="6" w:space="0" w:color="auto"/>
                  <w:right w:val="single" w:sz="6" w:space="0" w:color="auto"/>
                </w:tcBorders>
                <w:shd w:val="clear" w:color="auto" w:fill="FFFFFF"/>
              </w:tcPr>
            </w:tcPrChange>
          </w:tcPr>
          <w:p w14:paraId="2DB66312" w14:textId="77777777" w:rsidR="008141CD" w:rsidRPr="00C37BA7" w:rsidRDefault="008141CD" w:rsidP="00B41C86">
            <w:pPr>
              <w:shd w:val="clear" w:color="auto" w:fill="FFFFFF"/>
              <w:spacing w:line="240" w:lineRule="auto"/>
              <w:jc w:val="center"/>
            </w:pPr>
            <w:r w:rsidRPr="00C37BA7">
              <w:rPr>
                <w:color w:val="000000"/>
              </w:rPr>
              <w:t>2,7</w:t>
            </w:r>
            <w:r w:rsidRPr="00C37BA7">
              <w:rPr>
                <w:color w:val="000000"/>
              </w:rPr>
              <w:noBreakHyphen/>
              <w:t>кратное ↑</w:t>
            </w:r>
          </w:p>
        </w:tc>
        <w:tc>
          <w:tcPr>
            <w:tcW w:w="625" w:type="pct"/>
            <w:tcBorders>
              <w:top w:val="single" w:sz="6" w:space="0" w:color="auto"/>
              <w:left w:val="single" w:sz="6" w:space="0" w:color="auto"/>
              <w:bottom w:val="single" w:sz="6" w:space="0" w:color="auto"/>
              <w:right w:val="single" w:sz="6" w:space="0" w:color="auto"/>
            </w:tcBorders>
            <w:shd w:val="clear" w:color="auto" w:fill="FFFFFF"/>
            <w:tcPrChange w:id="1365" w:author="Belolipetskaya, Elena" w:date="2024-05-06T18:23:00Z">
              <w:tcPr>
                <w:tcW w:w="682" w:type="pct"/>
                <w:gridSpan w:val="2"/>
                <w:tcBorders>
                  <w:top w:val="single" w:sz="6" w:space="0" w:color="auto"/>
                  <w:left w:val="single" w:sz="6" w:space="0" w:color="auto"/>
                  <w:bottom w:val="single" w:sz="6" w:space="0" w:color="auto"/>
                  <w:right w:val="single" w:sz="6" w:space="0" w:color="auto"/>
                </w:tcBorders>
                <w:shd w:val="clear" w:color="auto" w:fill="FFFFFF"/>
              </w:tcPr>
            </w:tcPrChange>
          </w:tcPr>
          <w:p w14:paraId="49036F4C" w14:textId="77777777" w:rsidR="008141CD" w:rsidRPr="00C37BA7" w:rsidRDefault="008141CD" w:rsidP="00B41C86">
            <w:pPr>
              <w:shd w:val="clear" w:color="auto" w:fill="FFFFFF"/>
              <w:spacing w:line="240" w:lineRule="auto"/>
              <w:jc w:val="center"/>
            </w:pPr>
            <w:r w:rsidRPr="00C37BA7">
              <w:rPr>
                <w:color w:val="000000"/>
              </w:rPr>
              <w:t>1,3</w:t>
            </w:r>
            <w:r w:rsidRPr="00C37BA7">
              <w:rPr>
                <w:color w:val="000000"/>
              </w:rPr>
              <w:noBreakHyphen/>
              <w:t>кратное ↑</w:t>
            </w:r>
          </w:p>
        </w:tc>
        <w:tc>
          <w:tcPr>
            <w:tcW w:w="625" w:type="pct"/>
            <w:tcBorders>
              <w:top w:val="single" w:sz="6" w:space="0" w:color="auto"/>
              <w:left w:val="single" w:sz="6" w:space="0" w:color="auto"/>
              <w:bottom w:val="single" w:sz="6" w:space="0" w:color="auto"/>
              <w:right w:val="single" w:sz="6" w:space="0" w:color="auto"/>
            </w:tcBorders>
            <w:shd w:val="clear" w:color="auto" w:fill="FFFFFF"/>
            <w:tcPrChange w:id="1366" w:author="Belolipetskaya, Elena" w:date="2024-05-06T18:23:00Z">
              <w:tcPr>
                <w:tcW w:w="674" w:type="pct"/>
                <w:gridSpan w:val="2"/>
                <w:tcBorders>
                  <w:top w:val="single" w:sz="6" w:space="0" w:color="auto"/>
                  <w:left w:val="single" w:sz="6" w:space="0" w:color="auto"/>
                  <w:bottom w:val="single" w:sz="6" w:space="0" w:color="auto"/>
                  <w:right w:val="single" w:sz="6" w:space="0" w:color="auto"/>
                </w:tcBorders>
                <w:shd w:val="clear" w:color="auto" w:fill="FFFFFF"/>
              </w:tcPr>
            </w:tcPrChange>
          </w:tcPr>
          <w:p w14:paraId="23D19492" w14:textId="77777777" w:rsidR="008141CD" w:rsidRPr="00C37BA7" w:rsidRDefault="008141CD" w:rsidP="00B41C86">
            <w:pPr>
              <w:shd w:val="clear" w:color="auto" w:fill="FFFFFF"/>
              <w:spacing w:line="240" w:lineRule="auto"/>
              <w:jc w:val="center"/>
            </w:pPr>
            <w:r w:rsidRPr="00C37BA7">
              <w:rPr>
                <w:color w:val="000000"/>
              </w:rPr>
              <w:t>1,6</w:t>
            </w:r>
            <w:r w:rsidRPr="00C37BA7">
              <w:rPr>
                <w:color w:val="000000"/>
              </w:rPr>
              <w:noBreakHyphen/>
              <w:t>кратное ↑</w:t>
            </w:r>
          </w:p>
        </w:tc>
        <w:tc>
          <w:tcPr>
            <w:tcW w:w="598" w:type="pct"/>
            <w:tcBorders>
              <w:top w:val="single" w:sz="6" w:space="0" w:color="auto"/>
              <w:left w:val="single" w:sz="6" w:space="0" w:color="auto"/>
              <w:bottom w:val="single" w:sz="6" w:space="0" w:color="auto"/>
              <w:right w:val="single" w:sz="6" w:space="0" w:color="auto"/>
            </w:tcBorders>
            <w:shd w:val="clear" w:color="auto" w:fill="FFFFFF"/>
            <w:tcPrChange w:id="1367" w:author="Belolipetskaya, Elena" w:date="2024-05-06T18:23:00Z">
              <w:tcPr>
                <w:tcW w:w="620" w:type="pct"/>
                <w:gridSpan w:val="2"/>
                <w:tcBorders>
                  <w:top w:val="single" w:sz="6" w:space="0" w:color="auto"/>
                  <w:left w:val="single" w:sz="6" w:space="0" w:color="auto"/>
                  <w:bottom w:val="single" w:sz="6" w:space="0" w:color="auto"/>
                  <w:right w:val="single" w:sz="6" w:space="0" w:color="auto"/>
                </w:tcBorders>
                <w:shd w:val="clear" w:color="auto" w:fill="FFFFFF"/>
              </w:tcPr>
            </w:tcPrChange>
          </w:tcPr>
          <w:p w14:paraId="3A3D7656" w14:textId="77777777" w:rsidR="008141CD" w:rsidRPr="005B6C6B" w:rsidRDefault="008141CD" w:rsidP="00B41C86">
            <w:pPr>
              <w:shd w:val="clear" w:color="auto" w:fill="FFFFFF"/>
              <w:spacing w:line="240" w:lineRule="auto"/>
              <w:jc w:val="center"/>
              <w:rPr>
                <w:lang w:val="en-US"/>
                <w:rPrChange w:id="1368" w:author="Абрамова Анна Андреевна" w:date="2024-05-16T23:00:00Z">
                  <w:rPr/>
                </w:rPrChange>
              </w:rPr>
            </w:pPr>
            <w:r w:rsidRPr="00C37BA7">
              <w:rPr>
                <w:color w:val="000000"/>
              </w:rPr>
              <w:t>прибл. 2</w:t>
            </w:r>
            <w:r w:rsidRPr="00C37BA7">
              <w:rPr>
                <w:color w:val="000000"/>
              </w:rPr>
              <w:noBreakHyphen/>
              <w:t>кратное↑</w:t>
            </w:r>
          </w:p>
        </w:tc>
        <w:tc>
          <w:tcPr>
            <w:tcW w:w="788" w:type="pct"/>
            <w:tcBorders>
              <w:top w:val="single" w:sz="6" w:space="0" w:color="auto"/>
              <w:left w:val="single" w:sz="6" w:space="0" w:color="auto"/>
              <w:bottom w:val="single" w:sz="6" w:space="0" w:color="auto"/>
              <w:right w:val="single" w:sz="6" w:space="0" w:color="auto"/>
            </w:tcBorders>
            <w:shd w:val="clear" w:color="auto" w:fill="FFFFFF"/>
            <w:tcPrChange w:id="1369" w:author="Belolipetskaya, Elena" w:date="2024-05-06T18:23:00Z">
              <w:tcPr>
                <w:tcW w:w="557" w:type="pct"/>
                <w:gridSpan w:val="2"/>
                <w:tcBorders>
                  <w:top w:val="single" w:sz="6" w:space="0" w:color="auto"/>
                  <w:left w:val="single" w:sz="6" w:space="0" w:color="auto"/>
                  <w:bottom w:val="single" w:sz="6" w:space="0" w:color="auto"/>
                  <w:right w:val="single" w:sz="6" w:space="0" w:color="auto"/>
                </w:tcBorders>
                <w:shd w:val="clear" w:color="auto" w:fill="FFFFFF"/>
              </w:tcPr>
            </w:tcPrChange>
          </w:tcPr>
          <w:p w14:paraId="62F19E27" w14:textId="77777777" w:rsidR="008141CD" w:rsidRPr="00C37BA7" w:rsidRDefault="008141CD" w:rsidP="00B41C86">
            <w:pPr>
              <w:shd w:val="clear" w:color="auto" w:fill="FFFFFF"/>
              <w:spacing w:line="240" w:lineRule="auto"/>
              <w:jc w:val="center"/>
            </w:pPr>
            <w:r w:rsidRPr="00C37BA7">
              <w:rPr>
                <w:color w:val="000000"/>
              </w:rPr>
              <w:t>1,8</w:t>
            </w:r>
            <w:r w:rsidRPr="00C37BA7">
              <w:rPr>
                <w:color w:val="000000"/>
              </w:rPr>
              <w:noBreakHyphen/>
              <w:t>кратное ↑</w:t>
            </w:r>
          </w:p>
        </w:tc>
      </w:tr>
      <w:tr w:rsidR="008141CD" w:rsidRPr="00C37BA7" w14:paraId="26A216B4" w14:textId="77777777" w:rsidTr="00350D57">
        <w:tc>
          <w:tcPr>
            <w:tcW w:w="570" w:type="pct"/>
            <w:tcBorders>
              <w:top w:val="single" w:sz="6" w:space="0" w:color="auto"/>
              <w:left w:val="single" w:sz="6" w:space="0" w:color="auto"/>
              <w:bottom w:val="single" w:sz="6" w:space="0" w:color="auto"/>
              <w:right w:val="single" w:sz="6" w:space="0" w:color="auto"/>
            </w:tcBorders>
            <w:shd w:val="clear" w:color="auto" w:fill="FFFFFF"/>
          </w:tcPr>
          <w:p w14:paraId="2BF7C6E1" w14:textId="77777777" w:rsidR="008141CD" w:rsidRPr="00C37BA7" w:rsidRDefault="008141CD" w:rsidP="00B41C86">
            <w:pPr>
              <w:shd w:val="clear" w:color="auto" w:fill="FFFFFF"/>
              <w:spacing w:line="240" w:lineRule="auto"/>
              <w:jc w:val="center"/>
            </w:pPr>
            <w:r w:rsidRPr="00C37BA7">
              <w:rPr>
                <w:color w:val="000000"/>
              </w:rPr>
              <w:t>GS-331007</w:t>
            </w:r>
          </w:p>
        </w:tc>
        <w:tc>
          <w:tcPr>
            <w:tcW w:w="598" w:type="pct"/>
            <w:tcBorders>
              <w:top w:val="single" w:sz="6" w:space="0" w:color="auto"/>
              <w:left w:val="single" w:sz="6" w:space="0" w:color="auto"/>
              <w:bottom w:val="single" w:sz="6" w:space="0" w:color="auto"/>
              <w:right w:val="single" w:sz="6" w:space="0" w:color="auto"/>
            </w:tcBorders>
            <w:shd w:val="clear" w:color="auto" w:fill="FFFFFF"/>
          </w:tcPr>
          <w:p w14:paraId="5B958353" w14:textId="77777777" w:rsidR="008141CD" w:rsidRPr="00C37BA7" w:rsidRDefault="008141CD" w:rsidP="00B41C86">
            <w:pPr>
              <w:shd w:val="clear" w:color="auto" w:fill="FFFFFF"/>
              <w:spacing w:line="240" w:lineRule="auto"/>
              <w:jc w:val="center"/>
            </w:pPr>
            <w:r w:rsidRPr="00C37BA7">
              <w:rPr>
                <w:color w:val="000000"/>
              </w:rPr>
              <w:t>1,6</w:t>
            </w:r>
            <w:r w:rsidRPr="00C37BA7">
              <w:rPr>
                <w:color w:val="000000"/>
              </w:rPr>
              <w:noBreakHyphen/>
              <w:t>кратное ↑</w:t>
            </w:r>
          </w:p>
        </w:tc>
        <w:tc>
          <w:tcPr>
            <w:tcW w:w="598" w:type="pct"/>
            <w:tcBorders>
              <w:top w:val="single" w:sz="6" w:space="0" w:color="auto"/>
              <w:left w:val="single" w:sz="6" w:space="0" w:color="auto"/>
              <w:bottom w:val="single" w:sz="6" w:space="0" w:color="auto"/>
              <w:right w:val="single" w:sz="6" w:space="0" w:color="auto"/>
            </w:tcBorders>
            <w:shd w:val="clear" w:color="auto" w:fill="FFFFFF"/>
          </w:tcPr>
          <w:p w14:paraId="11DBDBF9" w14:textId="77777777" w:rsidR="008141CD" w:rsidRPr="00C37BA7" w:rsidRDefault="008141CD" w:rsidP="00B41C86">
            <w:pPr>
              <w:shd w:val="clear" w:color="auto" w:fill="FFFFFF"/>
              <w:spacing w:line="240" w:lineRule="auto"/>
              <w:jc w:val="center"/>
            </w:pPr>
            <w:r w:rsidRPr="00C37BA7">
              <w:rPr>
                <w:color w:val="000000"/>
              </w:rPr>
              <w:t>1,9</w:t>
            </w:r>
            <w:r w:rsidRPr="00C37BA7">
              <w:rPr>
                <w:color w:val="000000"/>
              </w:rPr>
              <w:noBreakHyphen/>
              <w:t>кратное ↑</w:t>
            </w:r>
          </w:p>
        </w:tc>
        <w:tc>
          <w:tcPr>
            <w:tcW w:w="598" w:type="pct"/>
            <w:tcBorders>
              <w:top w:val="single" w:sz="6" w:space="0" w:color="auto"/>
              <w:left w:val="single" w:sz="6" w:space="0" w:color="auto"/>
              <w:bottom w:val="single" w:sz="6" w:space="0" w:color="auto"/>
              <w:right w:val="single" w:sz="6" w:space="0" w:color="auto"/>
            </w:tcBorders>
            <w:shd w:val="clear" w:color="auto" w:fill="FFFFFF"/>
          </w:tcPr>
          <w:p w14:paraId="3A92AA9C" w14:textId="77777777" w:rsidR="008141CD" w:rsidRPr="00C37BA7" w:rsidRDefault="008141CD" w:rsidP="00B41C86">
            <w:pPr>
              <w:shd w:val="clear" w:color="auto" w:fill="FFFFFF"/>
              <w:spacing w:line="240" w:lineRule="auto"/>
              <w:jc w:val="center"/>
            </w:pPr>
            <w:r w:rsidRPr="00C37BA7">
              <w:rPr>
                <w:color w:val="000000"/>
              </w:rPr>
              <w:t>5,5</w:t>
            </w:r>
            <w:r w:rsidRPr="00C37BA7">
              <w:rPr>
                <w:color w:val="000000"/>
              </w:rPr>
              <w:noBreakHyphen/>
              <w:t>кратное ↑</w:t>
            </w:r>
          </w:p>
        </w:tc>
        <w:tc>
          <w:tcPr>
            <w:tcW w:w="625" w:type="pct"/>
            <w:tcBorders>
              <w:top w:val="single" w:sz="6" w:space="0" w:color="auto"/>
              <w:left w:val="single" w:sz="6" w:space="0" w:color="auto"/>
              <w:bottom w:val="single" w:sz="6" w:space="0" w:color="auto"/>
              <w:right w:val="single" w:sz="6" w:space="0" w:color="auto"/>
            </w:tcBorders>
            <w:shd w:val="clear" w:color="auto" w:fill="FFFFFF"/>
          </w:tcPr>
          <w:p w14:paraId="27A803A2" w14:textId="77777777" w:rsidR="008141CD" w:rsidRPr="00C37BA7" w:rsidRDefault="008141CD" w:rsidP="00B41C86">
            <w:pPr>
              <w:shd w:val="clear" w:color="auto" w:fill="FFFFFF"/>
              <w:spacing w:line="240" w:lineRule="auto"/>
              <w:jc w:val="center"/>
            </w:pPr>
            <w:r w:rsidRPr="00C37BA7">
              <w:rPr>
                <w:color w:val="000000"/>
              </w:rPr>
              <w:t>≥ 10</w:t>
            </w:r>
            <w:r w:rsidRPr="00C37BA7">
              <w:rPr>
                <w:color w:val="000000"/>
              </w:rPr>
              <w:noBreakHyphen/>
              <w:t>кратное↑</w:t>
            </w:r>
          </w:p>
        </w:tc>
        <w:tc>
          <w:tcPr>
            <w:tcW w:w="625" w:type="pct"/>
            <w:tcBorders>
              <w:top w:val="single" w:sz="6" w:space="0" w:color="auto"/>
              <w:left w:val="single" w:sz="6" w:space="0" w:color="auto"/>
              <w:bottom w:val="single" w:sz="6" w:space="0" w:color="auto"/>
              <w:right w:val="single" w:sz="6" w:space="0" w:color="auto"/>
            </w:tcBorders>
            <w:shd w:val="clear" w:color="auto" w:fill="FFFFFF"/>
          </w:tcPr>
          <w:p w14:paraId="73A012F9" w14:textId="77777777" w:rsidR="008141CD" w:rsidRPr="00C37BA7" w:rsidRDefault="008141CD" w:rsidP="00B41C86">
            <w:pPr>
              <w:shd w:val="clear" w:color="auto" w:fill="FFFFFF"/>
              <w:spacing w:line="240" w:lineRule="auto"/>
              <w:jc w:val="center"/>
            </w:pPr>
            <w:r w:rsidRPr="00C37BA7">
              <w:rPr>
                <w:color w:val="000000"/>
              </w:rPr>
              <w:t>≥ 20</w:t>
            </w:r>
            <w:r w:rsidRPr="00C37BA7">
              <w:rPr>
                <w:color w:val="000000"/>
              </w:rPr>
              <w:noBreakHyphen/>
              <w:t>кратное↑</w:t>
            </w:r>
          </w:p>
        </w:tc>
        <w:tc>
          <w:tcPr>
            <w:tcW w:w="598" w:type="pct"/>
            <w:tcBorders>
              <w:top w:val="single" w:sz="6" w:space="0" w:color="auto"/>
              <w:left w:val="single" w:sz="6" w:space="0" w:color="auto"/>
              <w:bottom w:val="single" w:sz="6" w:space="0" w:color="auto"/>
              <w:right w:val="single" w:sz="6" w:space="0" w:color="auto"/>
            </w:tcBorders>
            <w:shd w:val="clear" w:color="auto" w:fill="FFFFFF"/>
          </w:tcPr>
          <w:p w14:paraId="5F04D257" w14:textId="77777777" w:rsidR="008141CD" w:rsidRPr="00C37BA7" w:rsidRDefault="008141CD" w:rsidP="00B41C86">
            <w:pPr>
              <w:shd w:val="clear" w:color="auto" w:fill="FFFFFF"/>
              <w:spacing w:line="240" w:lineRule="auto"/>
              <w:jc w:val="center"/>
            </w:pPr>
            <w:r w:rsidRPr="00C37BA7">
              <w:rPr>
                <w:color w:val="000000"/>
              </w:rPr>
              <w:t>прибл. 7</w:t>
            </w:r>
            <w:r w:rsidRPr="00C37BA7">
              <w:rPr>
                <w:color w:val="000000"/>
              </w:rPr>
              <w:noBreakHyphen/>
              <w:t>кратное↑</w:t>
            </w:r>
          </w:p>
        </w:tc>
        <w:tc>
          <w:tcPr>
            <w:tcW w:w="788" w:type="pct"/>
            <w:tcBorders>
              <w:top w:val="single" w:sz="6" w:space="0" w:color="auto"/>
              <w:left w:val="single" w:sz="6" w:space="0" w:color="auto"/>
              <w:bottom w:val="single" w:sz="6" w:space="0" w:color="auto"/>
              <w:right w:val="single" w:sz="6" w:space="0" w:color="auto"/>
            </w:tcBorders>
            <w:shd w:val="clear" w:color="auto" w:fill="FFFFFF"/>
          </w:tcPr>
          <w:p w14:paraId="5706456C" w14:textId="77777777" w:rsidR="008141CD" w:rsidRPr="00C37BA7" w:rsidRDefault="008141CD" w:rsidP="00B41C86">
            <w:pPr>
              <w:shd w:val="clear" w:color="auto" w:fill="FFFFFF"/>
              <w:spacing w:line="240" w:lineRule="auto"/>
              <w:jc w:val="center"/>
            </w:pPr>
            <w:r w:rsidRPr="00C37BA7">
              <w:rPr>
                <w:color w:val="000000"/>
              </w:rPr>
              <w:t>18</w:t>
            </w:r>
            <w:r w:rsidRPr="00C37BA7">
              <w:rPr>
                <w:color w:val="000000"/>
              </w:rPr>
              <w:noBreakHyphen/>
              <w:t>кратное ↑</w:t>
            </w:r>
          </w:p>
        </w:tc>
      </w:tr>
      <w:tr w:rsidR="008141CD" w:rsidRPr="00C37BA7" w14:paraId="652E668F" w14:textId="77777777" w:rsidTr="00350D57">
        <w:tc>
          <w:tcPr>
            <w:tcW w:w="570" w:type="pct"/>
            <w:tcBorders>
              <w:top w:val="single" w:sz="6" w:space="0" w:color="auto"/>
              <w:left w:val="single" w:sz="6" w:space="0" w:color="auto"/>
              <w:bottom w:val="single" w:sz="6" w:space="0" w:color="auto"/>
              <w:right w:val="single" w:sz="6" w:space="0" w:color="auto"/>
            </w:tcBorders>
            <w:shd w:val="clear" w:color="auto" w:fill="FFFFFF"/>
          </w:tcPr>
          <w:p w14:paraId="334DC265" w14:textId="77777777" w:rsidR="008141CD" w:rsidRPr="00C37BA7" w:rsidRDefault="008141CD" w:rsidP="00350D57">
            <w:pPr>
              <w:shd w:val="clear" w:color="auto" w:fill="FFFFFF"/>
              <w:spacing w:line="240" w:lineRule="auto"/>
              <w:jc w:val="center"/>
            </w:pPr>
            <w:r w:rsidRPr="00C37BA7">
              <w:rPr>
                <w:color w:val="000000"/>
              </w:rPr>
              <w:t>Велпатасвир</w:t>
            </w:r>
          </w:p>
        </w:tc>
        <w:tc>
          <w:tcPr>
            <w:tcW w:w="598" w:type="pct"/>
            <w:tcBorders>
              <w:top w:val="single" w:sz="6" w:space="0" w:color="auto"/>
              <w:left w:val="single" w:sz="6" w:space="0" w:color="auto"/>
              <w:bottom w:val="single" w:sz="6" w:space="0" w:color="auto"/>
              <w:right w:val="single" w:sz="6" w:space="0" w:color="auto"/>
            </w:tcBorders>
            <w:shd w:val="clear" w:color="auto" w:fill="FFFFFF"/>
          </w:tcPr>
          <w:p w14:paraId="49276FB6" w14:textId="77777777" w:rsidR="008141CD" w:rsidRPr="00C37BA7" w:rsidRDefault="008141CD" w:rsidP="00350D57">
            <w:pPr>
              <w:shd w:val="clear" w:color="auto" w:fill="FFFFFF"/>
              <w:spacing w:line="240" w:lineRule="auto"/>
              <w:jc w:val="center"/>
            </w:pPr>
            <w:r w:rsidRPr="00C37BA7">
              <w:rPr>
                <w:color w:val="000000"/>
              </w:rPr>
              <w:t>-</w:t>
            </w:r>
          </w:p>
        </w:tc>
        <w:tc>
          <w:tcPr>
            <w:tcW w:w="598" w:type="pct"/>
            <w:tcBorders>
              <w:top w:val="single" w:sz="6" w:space="0" w:color="auto"/>
              <w:left w:val="single" w:sz="6" w:space="0" w:color="auto"/>
              <w:bottom w:val="single" w:sz="6" w:space="0" w:color="auto"/>
              <w:right w:val="single" w:sz="6" w:space="0" w:color="auto"/>
            </w:tcBorders>
            <w:shd w:val="clear" w:color="auto" w:fill="FFFFFF"/>
          </w:tcPr>
          <w:p w14:paraId="08F57CDA" w14:textId="77777777" w:rsidR="008141CD" w:rsidRPr="00C37BA7" w:rsidRDefault="008141CD" w:rsidP="00350D57">
            <w:pPr>
              <w:shd w:val="clear" w:color="auto" w:fill="FFFFFF"/>
              <w:spacing w:line="240" w:lineRule="auto"/>
              <w:jc w:val="center"/>
            </w:pPr>
            <w:r w:rsidRPr="00C37BA7">
              <w:rPr>
                <w:color w:val="000000"/>
              </w:rPr>
              <w:t>-</w:t>
            </w:r>
          </w:p>
        </w:tc>
        <w:tc>
          <w:tcPr>
            <w:tcW w:w="598" w:type="pct"/>
            <w:tcBorders>
              <w:top w:val="single" w:sz="6" w:space="0" w:color="auto"/>
              <w:left w:val="single" w:sz="6" w:space="0" w:color="auto"/>
              <w:bottom w:val="single" w:sz="6" w:space="0" w:color="auto"/>
              <w:right w:val="single" w:sz="6" w:space="0" w:color="auto"/>
            </w:tcBorders>
            <w:shd w:val="clear" w:color="auto" w:fill="FFFFFF"/>
          </w:tcPr>
          <w:p w14:paraId="4CC3619B" w14:textId="77777777" w:rsidR="008141CD" w:rsidRPr="00C37BA7" w:rsidRDefault="008141CD" w:rsidP="00350D57">
            <w:pPr>
              <w:shd w:val="clear" w:color="auto" w:fill="FFFFFF"/>
              <w:spacing w:line="240" w:lineRule="auto"/>
              <w:jc w:val="center"/>
            </w:pPr>
            <w:r w:rsidRPr="00C37BA7">
              <w:rPr>
                <w:color w:val="000000"/>
              </w:rPr>
              <w:t>1,5</w:t>
            </w:r>
            <w:r w:rsidRPr="00C37BA7">
              <w:rPr>
                <w:color w:val="000000"/>
              </w:rPr>
              <w:noBreakHyphen/>
              <w:t>кратное ↑</w:t>
            </w:r>
          </w:p>
        </w:tc>
        <w:tc>
          <w:tcPr>
            <w:tcW w:w="625" w:type="pct"/>
            <w:tcBorders>
              <w:top w:val="single" w:sz="6" w:space="0" w:color="auto"/>
              <w:left w:val="single" w:sz="6" w:space="0" w:color="auto"/>
              <w:bottom w:val="single" w:sz="6" w:space="0" w:color="auto"/>
              <w:right w:val="single" w:sz="6" w:space="0" w:color="auto"/>
            </w:tcBorders>
            <w:shd w:val="clear" w:color="auto" w:fill="FFFFFF"/>
          </w:tcPr>
          <w:p w14:paraId="7E8449CD" w14:textId="77777777" w:rsidR="008141CD" w:rsidRPr="00C37BA7" w:rsidRDefault="008141CD" w:rsidP="00350D57">
            <w:pPr>
              <w:shd w:val="clear" w:color="auto" w:fill="FFFFFF"/>
              <w:spacing w:line="240" w:lineRule="auto"/>
              <w:jc w:val="center"/>
            </w:pPr>
            <w:r w:rsidRPr="00C37BA7">
              <w:rPr>
                <w:color w:val="000000"/>
              </w:rPr>
              <w:t>-</w:t>
            </w:r>
          </w:p>
        </w:tc>
        <w:tc>
          <w:tcPr>
            <w:tcW w:w="625" w:type="pct"/>
            <w:tcBorders>
              <w:top w:val="single" w:sz="6" w:space="0" w:color="auto"/>
              <w:left w:val="single" w:sz="6" w:space="0" w:color="auto"/>
              <w:bottom w:val="single" w:sz="6" w:space="0" w:color="auto"/>
              <w:right w:val="single" w:sz="6" w:space="0" w:color="auto"/>
            </w:tcBorders>
            <w:shd w:val="clear" w:color="auto" w:fill="FFFFFF"/>
          </w:tcPr>
          <w:p w14:paraId="34103D27" w14:textId="77777777" w:rsidR="008141CD" w:rsidRPr="00C37BA7" w:rsidRDefault="008141CD" w:rsidP="00350D57">
            <w:pPr>
              <w:shd w:val="clear" w:color="auto" w:fill="FFFFFF"/>
              <w:spacing w:line="240" w:lineRule="auto"/>
              <w:jc w:val="center"/>
            </w:pPr>
            <w:r w:rsidRPr="00C37BA7">
              <w:rPr>
                <w:color w:val="000000"/>
              </w:rPr>
              <w:t>-</w:t>
            </w:r>
          </w:p>
        </w:tc>
        <w:tc>
          <w:tcPr>
            <w:tcW w:w="598" w:type="pct"/>
            <w:tcBorders>
              <w:top w:val="single" w:sz="6" w:space="0" w:color="auto"/>
              <w:left w:val="single" w:sz="6" w:space="0" w:color="auto"/>
              <w:bottom w:val="single" w:sz="6" w:space="0" w:color="auto"/>
              <w:right w:val="single" w:sz="6" w:space="0" w:color="auto"/>
            </w:tcBorders>
            <w:shd w:val="clear" w:color="auto" w:fill="FFFFFF"/>
          </w:tcPr>
          <w:p w14:paraId="6E06C86C" w14:textId="77777777" w:rsidR="008141CD" w:rsidRPr="00C37BA7" w:rsidRDefault="008141CD" w:rsidP="00350D57">
            <w:pPr>
              <w:shd w:val="clear" w:color="auto" w:fill="FFFFFF"/>
              <w:spacing w:line="240" w:lineRule="auto"/>
              <w:jc w:val="center"/>
            </w:pPr>
            <w:r w:rsidRPr="00C37BA7">
              <w:rPr>
                <w:color w:val="000000"/>
              </w:rPr>
              <w:t>-</w:t>
            </w:r>
          </w:p>
        </w:tc>
        <w:tc>
          <w:tcPr>
            <w:tcW w:w="788" w:type="pct"/>
            <w:tcBorders>
              <w:top w:val="single" w:sz="6" w:space="0" w:color="auto"/>
              <w:left w:val="single" w:sz="6" w:space="0" w:color="auto"/>
              <w:bottom w:val="single" w:sz="6" w:space="0" w:color="auto"/>
              <w:right w:val="single" w:sz="6" w:space="0" w:color="auto"/>
            </w:tcBorders>
            <w:shd w:val="clear" w:color="auto" w:fill="FFFFFF"/>
          </w:tcPr>
          <w:p w14:paraId="1543CD79" w14:textId="77777777" w:rsidR="008141CD" w:rsidRPr="00C37BA7" w:rsidRDefault="008141CD" w:rsidP="00350D57">
            <w:pPr>
              <w:shd w:val="clear" w:color="auto" w:fill="FFFFFF"/>
              <w:spacing w:line="240" w:lineRule="auto"/>
              <w:jc w:val="center"/>
            </w:pPr>
            <w:r w:rsidRPr="00C37BA7">
              <w:rPr>
                <w:color w:val="000000"/>
              </w:rPr>
              <w:t>1,4</w:t>
            </w:r>
            <w:r w:rsidRPr="00C37BA7">
              <w:rPr>
                <w:color w:val="000000"/>
              </w:rPr>
              <w:noBreakHyphen/>
              <w:t>кратное ↑</w:t>
            </w:r>
          </w:p>
        </w:tc>
      </w:tr>
      <w:tr w:rsidR="005B6C6B" w:rsidRPr="00C37BA7" w14:paraId="396C10E7" w14:textId="77777777" w:rsidTr="00350D57">
        <w:trPr>
          <w:ins w:id="1370" w:author="Абрамова Анна Андреевна" w:date="2024-05-15T00:31:00Z"/>
        </w:trPr>
        <w:tc>
          <w:tcPr>
            <w:tcW w:w="5000" w:type="pct"/>
            <w:gridSpan w:val="8"/>
            <w:tcBorders>
              <w:top w:val="single" w:sz="6" w:space="0" w:color="auto"/>
              <w:left w:val="single" w:sz="6" w:space="0" w:color="auto"/>
              <w:bottom w:val="single" w:sz="6" w:space="0" w:color="auto"/>
              <w:right w:val="single" w:sz="6" w:space="0" w:color="auto"/>
            </w:tcBorders>
            <w:shd w:val="clear" w:color="auto" w:fill="FFFFFF"/>
          </w:tcPr>
          <w:p w14:paraId="0C6218B7" w14:textId="47A609A3" w:rsidR="00350D57" w:rsidRPr="00350D57" w:rsidRDefault="00350D57">
            <w:pPr>
              <w:shd w:val="clear" w:color="auto" w:fill="FFFFFF"/>
              <w:spacing w:after="0" w:line="240" w:lineRule="auto"/>
              <w:rPr>
                <w:ins w:id="1371" w:author="Абрамова Анна Андреевна" w:date="2024-05-15T00:32:00Z"/>
                <w:b/>
                <w:bCs/>
                <w:color w:val="000000"/>
                <w:sz w:val="20"/>
                <w:szCs w:val="20"/>
                <w:rPrChange w:id="1372" w:author="Абрамова Анна Андреевна" w:date="2024-05-15T00:32:00Z">
                  <w:rPr>
                    <w:ins w:id="1373" w:author="Абрамова Анна Андреевна" w:date="2024-05-15T00:32:00Z"/>
                    <w:color w:val="000000"/>
                  </w:rPr>
                </w:rPrChange>
              </w:rPr>
              <w:pPrChange w:id="1374" w:author="Абрамова Анна Андреевна" w:date="2024-05-16T00:24:00Z">
                <w:pPr>
                  <w:shd w:val="clear" w:color="auto" w:fill="FFFFFF"/>
                  <w:spacing w:line="240" w:lineRule="auto"/>
                </w:pPr>
              </w:pPrChange>
            </w:pPr>
            <w:ins w:id="1375" w:author="Абрамова Анна Андреевна" w:date="2024-05-15T00:31:00Z">
              <w:r w:rsidRPr="00350D57">
                <w:rPr>
                  <w:b/>
                  <w:bCs/>
                  <w:color w:val="000000"/>
                  <w:sz w:val="20"/>
                  <w:szCs w:val="20"/>
                  <w:rPrChange w:id="1376" w:author="Абрамова Анна Андреевна" w:date="2024-05-15T00:32:00Z">
                    <w:rPr>
                      <w:color w:val="000000"/>
                    </w:rPr>
                  </w:rPrChange>
                </w:rPr>
                <w:t>Примечание:</w:t>
              </w:r>
            </w:ins>
          </w:p>
          <w:p w14:paraId="0C50AE2A" w14:textId="15099E4D" w:rsidR="00350D57" w:rsidRPr="005B6C6B" w:rsidRDefault="00350D57">
            <w:pPr>
              <w:shd w:val="clear" w:color="auto" w:fill="FFFFFF"/>
              <w:spacing w:after="0" w:line="240" w:lineRule="auto"/>
              <w:rPr>
                <w:ins w:id="1377" w:author="Абрамова Анна Андреевна" w:date="2024-05-15T00:32:00Z"/>
                <w:bCs/>
                <w:color w:val="000000"/>
                <w:sz w:val="20"/>
                <w:szCs w:val="20"/>
                <w:rPrChange w:id="1378" w:author="Абрамова Анна Андреевна" w:date="2024-05-16T23:04:00Z">
                  <w:rPr>
                    <w:ins w:id="1379" w:author="Абрамова Анна Андреевна" w:date="2024-05-15T00:32:00Z"/>
                    <w:b/>
                    <w:color w:val="000000"/>
                  </w:rPr>
                </w:rPrChange>
              </w:rPr>
              <w:pPrChange w:id="1380" w:author="Абрамова Анна Андреевна" w:date="2024-05-16T00:24:00Z">
                <w:pPr>
                  <w:shd w:val="clear" w:color="auto" w:fill="FFFFFF"/>
                  <w:spacing w:line="240" w:lineRule="auto"/>
                </w:pPr>
              </w:pPrChange>
            </w:pPr>
            <w:ins w:id="1381" w:author="Абрамова Анна Андреевна" w:date="2024-05-15T00:32:00Z">
              <w:r w:rsidRPr="00350D57">
                <w:rPr>
                  <w:bCs/>
                  <w:color w:val="000000"/>
                  <w:sz w:val="20"/>
                  <w:szCs w:val="20"/>
                  <w:rPrChange w:id="1382" w:author="Абрамова Анна Андреевна" w:date="2024-05-15T00:32:00Z">
                    <w:rPr>
                      <w:b/>
                      <w:color w:val="000000"/>
                    </w:rPr>
                  </w:rPrChange>
                </w:rPr>
                <w:t>НФП</w:t>
              </w:r>
            </w:ins>
            <w:ins w:id="1383" w:author="Абрамова Анна Андреевна" w:date="2024-05-15T00:33:00Z">
              <w:r>
                <w:rPr>
                  <w:bCs/>
                  <w:color w:val="000000"/>
                  <w:sz w:val="20"/>
                  <w:szCs w:val="20"/>
                </w:rPr>
                <w:t xml:space="preserve"> </w:t>
              </w:r>
            </w:ins>
            <w:ins w:id="1384" w:author="Абрамова Анна Андреевна" w:date="2024-05-16T23:04:00Z">
              <w:r w:rsidR="005B6C6B">
                <w:rPr>
                  <w:bCs/>
                  <w:color w:val="000000"/>
                  <w:sz w:val="20"/>
                  <w:szCs w:val="20"/>
                </w:rPr>
                <w:t>– нарушение функции почек</w:t>
              </w:r>
            </w:ins>
          </w:p>
          <w:p w14:paraId="1B592BB4" w14:textId="2B8ABE60" w:rsidR="00350D57" w:rsidRPr="00350D57" w:rsidRDefault="00350D57">
            <w:pPr>
              <w:shd w:val="clear" w:color="auto" w:fill="FFFFFF"/>
              <w:spacing w:after="0" w:line="240" w:lineRule="auto"/>
              <w:rPr>
                <w:ins w:id="1385" w:author="Абрамова Анна Андреевна" w:date="2024-05-15T00:32:00Z"/>
                <w:bCs/>
                <w:color w:val="000000"/>
                <w:sz w:val="20"/>
                <w:szCs w:val="20"/>
                <w:rPrChange w:id="1386" w:author="Абрамова Анна Андреевна" w:date="2024-05-15T00:32:00Z">
                  <w:rPr>
                    <w:ins w:id="1387" w:author="Абрамова Анна Андреевна" w:date="2024-05-15T00:32:00Z"/>
                    <w:b/>
                    <w:color w:val="000000"/>
                  </w:rPr>
                </w:rPrChange>
              </w:rPr>
              <w:pPrChange w:id="1388" w:author="Абрамова Анна Андреевна" w:date="2024-05-16T00:24:00Z">
                <w:pPr>
                  <w:shd w:val="clear" w:color="auto" w:fill="FFFFFF"/>
                  <w:spacing w:line="240" w:lineRule="auto"/>
                </w:pPr>
              </w:pPrChange>
            </w:pPr>
            <w:ins w:id="1389" w:author="Абрамова Анна Андреевна" w:date="2024-05-15T00:32:00Z">
              <w:r w:rsidRPr="00350D57">
                <w:rPr>
                  <w:bCs/>
                  <w:color w:val="000000"/>
                  <w:sz w:val="20"/>
                  <w:szCs w:val="20"/>
                  <w:rPrChange w:id="1390" w:author="Абрамова Анна Андреевна" w:date="2024-05-15T00:32:00Z">
                    <w:rPr>
                      <w:b/>
                      <w:color w:val="000000"/>
                    </w:rPr>
                  </w:rPrChange>
                </w:rPr>
                <w:t>рСКФ</w:t>
              </w:r>
            </w:ins>
            <w:ins w:id="1391" w:author="Абрамова Анна Андреевна" w:date="2024-05-15T00:35:00Z">
              <w:r>
                <w:rPr>
                  <w:bCs/>
                  <w:color w:val="000000"/>
                  <w:sz w:val="20"/>
                  <w:szCs w:val="20"/>
                </w:rPr>
                <w:t xml:space="preserve"> </w:t>
              </w:r>
            </w:ins>
            <w:ins w:id="1392" w:author="Абрамова Анна Андреевна" w:date="2024-05-17T00:57:00Z">
              <w:r w:rsidR="001767AC">
                <w:rPr>
                  <w:bCs/>
                  <w:color w:val="000000"/>
                  <w:sz w:val="20"/>
                  <w:szCs w:val="20"/>
                </w:rPr>
                <w:t xml:space="preserve">–  </w:t>
              </w:r>
            </w:ins>
            <w:ins w:id="1393" w:author="Абрамова Анна Андреевна" w:date="2024-05-16T23:10:00Z">
              <w:r w:rsidR="005B6C6B">
                <w:rPr>
                  <w:bCs/>
                  <w:color w:val="000000"/>
                  <w:sz w:val="20"/>
                  <w:szCs w:val="20"/>
                </w:rPr>
                <w:t>расчетная</w:t>
              </w:r>
            </w:ins>
            <w:ins w:id="1394" w:author="Абрамова Анна Андреевна" w:date="2024-05-15T00:35:00Z">
              <w:r w:rsidRPr="00350D57">
                <w:rPr>
                  <w:bCs/>
                  <w:color w:val="000000"/>
                  <w:sz w:val="20"/>
                  <w:szCs w:val="20"/>
                </w:rPr>
                <w:t xml:space="preserve"> скорость клубочковой фильтрации</w:t>
              </w:r>
            </w:ins>
          </w:p>
          <w:p w14:paraId="5DF7B847" w14:textId="3B4AA258" w:rsidR="00350D57" w:rsidRPr="00C37BA7" w:rsidRDefault="00350D57">
            <w:pPr>
              <w:shd w:val="clear" w:color="auto" w:fill="FFFFFF"/>
              <w:spacing w:after="0" w:line="240" w:lineRule="auto"/>
              <w:rPr>
                <w:ins w:id="1395" w:author="Абрамова Анна Андреевна" w:date="2024-05-15T00:31:00Z"/>
                <w:color w:val="000000"/>
              </w:rPr>
              <w:pPrChange w:id="1396" w:author="Абрамова Анна Андреевна" w:date="2024-05-16T00:24:00Z">
                <w:pPr>
                  <w:shd w:val="clear" w:color="auto" w:fill="FFFFFF"/>
                  <w:spacing w:line="240" w:lineRule="auto"/>
                  <w:jc w:val="center"/>
                </w:pPr>
              </w:pPrChange>
            </w:pPr>
            <w:ins w:id="1397" w:author="Абрамова Анна Андреевна" w:date="2024-05-15T00:32:00Z">
              <w:r w:rsidRPr="00350D57">
                <w:rPr>
                  <w:bCs/>
                  <w:color w:val="000000"/>
                  <w:sz w:val="20"/>
                  <w:szCs w:val="20"/>
                  <w:rPrChange w:id="1398" w:author="Абрамова Анна Андреевна" w:date="2024-05-15T00:32:00Z">
                    <w:rPr>
                      <w:b/>
                      <w:color w:val="000000"/>
                    </w:rPr>
                  </w:rPrChange>
                </w:rPr>
                <w:t>ТСПН</w:t>
              </w:r>
            </w:ins>
            <w:ins w:id="1399" w:author="Абрамова Анна Андреевна" w:date="2024-05-15T00:36:00Z">
              <w:r>
                <w:rPr>
                  <w:bCs/>
                  <w:color w:val="000000"/>
                  <w:sz w:val="20"/>
                  <w:szCs w:val="20"/>
                </w:rPr>
                <w:t xml:space="preserve"> </w:t>
              </w:r>
            </w:ins>
            <w:ins w:id="1400" w:author="Абрамова Анна Андреевна" w:date="2024-05-16T23:09:00Z">
              <w:r w:rsidR="005B6C6B">
                <w:rPr>
                  <w:bCs/>
                  <w:color w:val="000000"/>
                  <w:sz w:val="20"/>
                  <w:szCs w:val="20"/>
                </w:rPr>
                <w:t>–</w:t>
              </w:r>
            </w:ins>
            <w:ins w:id="1401" w:author="Абрамова Анна Андреевна" w:date="2024-05-15T00:36:00Z">
              <w:r>
                <w:rPr>
                  <w:bCs/>
                  <w:color w:val="000000"/>
                  <w:sz w:val="20"/>
                  <w:szCs w:val="20"/>
                </w:rPr>
                <w:t xml:space="preserve"> </w:t>
              </w:r>
            </w:ins>
            <w:ins w:id="1402" w:author="Абрамова Анна Андреевна" w:date="2024-05-16T23:09:00Z">
              <w:r w:rsidR="005B6C6B">
                <w:rPr>
                  <w:bCs/>
                  <w:color w:val="000000"/>
                  <w:sz w:val="20"/>
                  <w:szCs w:val="20"/>
                </w:rPr>
                <w:t>терминальная стадия почечной недостаточности</w:t>
              </w:r>
            </w:ins>
          </w:p>
        </w:tc>
      </w:tr>
    </w:tbl>
    <w:p w14:paraId="3CC774B8" w14:textId="77777777" w:rsidR="00350D57" w:rsidRDefault="00350D57">
      <w:pPr>
        <w:shd w:val="clear" w:color="auto" w:fill="FFFFFF"/>
        <w:spacing w:after="0" w:line="240" w:lineRule="auto"/>
        <w:rPr>
          <w:ins w:id="1403" w:author="Абрамова Анна Андреевна" w:date="2024-05-15T00:37:00Z"/>
          <w:b/>
          <w:bCs/>
          <w:color w:val="000000"/>
        </w:rPr>
        <w:pPrChange w:id="1404" w:author="Абрамова Анна Андреевна" w:date="2024-05-16T00:24:00Z">
          <w:pPr>
            <w:shd w:val="clear" w:color="auto" w:fill="FFFFFF"/>
            <w:spacing w:line="240" w:lineRule="auto"/>
          </w:pPr>
        </w:pPrChange>
      </w:pPr>
    </w:p>
    <w:p w14:paraId="797A962C" w14:textId="2FC8934B" w:rsidR="00000ED9" w:rsidRDefault="00000ED9" w:rsidP="00971371">
      <w:pPr>
        <w:shd w:val="clear" w:color="auto" w:fill="FFFFFF"/>
        <w:spacing w:after="0" w:line="240" w:lineRule="auto"/>
        <w:rPr>
          <w:ins w:id="1405" w:author="Абрамова Анна Андреевна" w:date="2024-05-16T00:24:00Z"/>
          <w:b/>
          <w:bCs/>
          <w:i/>
          <w:iCs/>
          <w:color w:val="000000"/>
        </w:rPr>
      </w:pPr>
      <w:r w:rsidRPr="00350D57">
        <w:rPr>
          <w:b/>
          <w:bCs/>
          <w:i/>
          <w:iCs/>
          <w:color w:val="000000"/>
          <w:rPrChange w:id="1406" w:author="Абрамова Анна Андреевна" w:date="2024-05-15T00:42:00Z">
            <w:rPr>
              <w:b/>
              <w:bCs/>
              <w:color w:val="000000"/>
            </w:rPr>
          </w:rPrChange>
        </w:rPr>
        <w:t>Софосбувир</w:t>
      </w:r>
    </w:p>
    <w:p w14:paraId="6F8DDF62" w14:textId="77777777" w:rsidR="00971371" w:rsidRPr="00350D57" w:rsidRDefault="00971371">
      <w:pPr>
        <w:shd w:val="clear" w:color="auto" w:fill="FFFFFF"/>
        <w:spacing w:after="0" w:line="240" w:lineRule="auto"/>
        <w:rPr>
          <w:b/>
          <w:bCs/>
          <w:i/>
          <w:iCs/>
          <w:color w:val="000000"/>
          <w:rPrChange w:id="1407" w:author="Абрамова Анна Андреевна" w:date="2024-05-15T00:42:00Z">
            <w:rPr>
              <w:b/>
              <w:bCs/>
              <w:color w:val="000000"/>
            </w:rPr>
          </w:rPrChange>
        </w:rPr>
        <w:pPrChange w:id="1408" w:author="Абрамова Анна Андреевна" w:date="2024-05-16T00:24:00Z">
          <w:pPr>
            <w:shd w:val="clear" w:color="auto" w:fill="FFFFFF"/>
            <w:spacing w:before="120"/>
          </w:pPr>
        </w:pPrChange>
      </w:pPr>
    </w:p>
    <w:p w14:paraId="0BDDA40F" w14:textId="77777777" w:rsidR="00023E73" w:rsidRDefault="007957EB" w:rsidP="00023E73">
      <w:pPr>
        <w:shd w:val="clear" w:color="auto" w:fill="FFFFFF"/>
        <w:spacing w:after="0" w:line="240" w:lineRule="auto"/>
        <w:ind w:firstLine="708"/>
      </w:pPr>
      <w:r w:rsidRPr="00F3552A">
        <w:rPr>
          <w:color w:val="000000"/>
        </w:rPr>
        <w:t xml:space="preserve">Фармакокинетика софосбувира была изучена у взрослых пациентов без инфекции ВГС с легким (рСКФ </w:t>
      </w:r>
      <w:r>
        <w:rPr>
          <w:color w:val="000000"/>
        </w:rPr>
        <w:t>≥ </w:t>
      </w:r>
      <w:r w:rsidRPr="00F3552A">
        <w:rPr>
          <w:color w:val="000000"/>
        </w:rPr>
        <w:t xml:space="preserve">50 и </w:t>
      </w:r>
      <w:r>
        <w:rPr>
          <w:color w:val="000000"/>
        </w:rPr>
        <w:t>&lt; </w:t>
      </w:r>
      <w:r w:rsidRPr="00F3552A">
        <w:rPr>
          <w:color w:val="000000"/>
        </w:rPr>
        <w:t>80</w:t>
      </w:r>
      <w:r>
        <w:rPr>
          <w:color w:val="000000"/>
        </w:rPr>
        <w:t> </w:t>
      </w:r>
      <w:r w:rsidRPr="00F3552A">
        <w:rPr>
          <w:color w:val="000000"/>
        </w:rPr>
        <w:t>мл/мин/1,73 м</w:t>
      </w:r>
      <w:r w:rsidRPr="00F3552A">
        <w:rPr>
          <w:color w:val="000000"/>
          <w:vertAlign w:val="superscript"/>
        </w:rPr>
        <w:t>2</w:t>
      </w:r>
      <w:r w:rsidRPr="00F3552A">
        <w:rPr>
          <w:color w:val="000000"/>
        </w:rPr>
        <w:t xml:space="preserve">), умеренным (рСКФ </w:t>
      </w:r>
      <w:r>
        <w:rPr>
          <w:color w:val="000000"/>
        </w:rPr>
        <w:t>≥ </w:t>
      </w:r>
      <w:r w:rsidRPr="00F3552A">
        <w:rPr>
          <w:color w:val="000000"/>
        </w:rPr>
        <w:t xml:space="preserve">30 и </w:t>
      </w:r>
      <w:r>
        <w:rPr>
          <w:color w:val="000000"/>
        </w:rPr>
        <w:t>&lt; </w:t>
      </w:r>
      <w:r w:rsidRPr="00F3552A">
        <w:rPr>
          <w:color w:val="000000"/>
        </w:rPr>
        <w:t>50</w:t>
      </w:r>
      <w:r>
        <w:rPr>
          <w:color w:val="000000"/>
        </w:rPr>
        <w:t> </w:t>
      </w:r>
      <w:r w:rsidRPr="00F3552A">
        <w:rPr>
          <w:color w:val="000000"/>
        </w:rPr>
        <w:t>мл/мин/1,73 м</w:t>
      </w:r>
      <w:r w:rsidRPr="00F3552A">
        <w:rPr>
          <w:color w:val="000000"/>
          <w:vertAlign w:val="superscript"/>
        </w:rPr>
        <w:t>2</w:t>
      </w:r>
      <w:r w:rsidRPr="00F3552A">
        <w:rPr>
          <w:color w:val="000000"/>
        </w:rPr>
        <w:t xml:space="preserve">), тяжелым нарушением функции печени (рСКФ </w:t>
      </w:r>
      <w:r>
        <w:rPr>
          <w:color w:val="000000"/>
        </w:rPr>
        <w:t>&lt; </w:t>
      </w:r>
      <w:r w:rsidRPr="00F3552A">
        <w:rPr>
          <w:color w:val="000000"/>
        </w:rPr>
        <w:t>30</w:t>
      </w:r>
      <w:r>
        <w:rPr>
          <w:color w:val="000000"/>
        </w:rPr>
        <w:t> </w:t>
      </w:r>
      <w:r w:rsidRPr="00F3552A">
        <w:rPr>
          <w:color w:val="000000"/>
        </w:rPr>
        <w:t>мл/мин/1,73 м</w:t>
      </w:r>
      <w:r w:rsidRPr="00F3552A">
        <w:rPr>
          <w:color w:val="000000"/>
          <w:vertAlign w:val="superscript"/>
        </w:rPr>
        <w:t>2</w:t>
      </w:r>
      <w:r w:rsidRPr="00F3552A">
        <w:rPr>
          <w:color w:val="000000"/>
        </w:rPr>
        <w:t>) и у пациентов с ТСПН, требующей гемодиализа после однократного приема софосбувира в дозе 400</w:t>
      </w:r>
      <w:r>
        <w:rPr>
          <w:color w:val="000000"/>
        </w:rPr>
        <w:t> </w:t>
      </w:r>
      <w:r w:rsidRPr="00F3552A">
        <w:rPr>
          <w:color w:val="000000"/>
        </w:rPr>
        <w:t xml:space="preserve">мг по сравнению с пациентами с нормальной функцией почек (рСКФ </w:t>
      </w:r>
      <w:r>
        <w:rPr>
          <w:color w:val="000000"/>
        </w:rPr>
        <w:t>&gt; </w:t>
      </w:r>
      <w:r w:rsidRPr="00F3552A">
        <w:rPr>
          <w:color w:val="000000"/>
        </w:rPr>
        <w:t>80</w:t>
      </w:r>
      <w:r>
        <w:rPr>
          <w:color w:val="000000"/>
        </w:rPr>
        <w:t> </w:t>
      </w:r>
      <w:r w:rsidRPr="00F3552A">
        <w:rPr>
          <w:color w:val="000000"/>
        </w:rPr>
        <w:t>мл/мин/1,73 м</w:t>
      </w:r>
      <w:r w:rsidRPr="00F3552A">
        <w:rPr>
          <w:color w:val="000000"/>
          <w:vertAlign w:val="superscript"/>
        </w:rPr>
        <w:t>2</w:t>
      </w:r>
      <w:r w:rsidRPr="00F3552A">
        <w:rPr>
          <w:color w:val="000000"/>
        </w:rPr>
        <w:t>). GS</w:t>
      </w:r>
      <w:r w:rsidR="00000ED9">
        <w:rPr>
          <w:color w:val="000000"/>
        </w:rPr>
        <w:t>-</w:t>
      </w:r>
      <w:r w:rsidRPr="00F3552A">
        <w:rPr>
          <w:color w:val="000000"/>
        </w:rPr>
        <w:t>331007 активно удаляется с помощью гемодиализа с коэффициентом извлечения приблизительно 53</w:t>
      </w:r>
      <w:r>
        <w:rPr>
          <w:color w:val="000000"/>
        </w:rPr>
        <w:t>%</w:t>
      </w:r>
      <w:r w:rsidRPr="00F3552A">
        <w:rPr>
          <w:color w:val="000000"/>
        </w:rPr>
        <w:t>. После однократного приема софосбувира в дозе 400</w:t>
      </w:r>
      <w:r>
        <w:rPr>
          <w:color w:val="000000"/>
        </w:rPr>
        <w:t> </w:t>
      </w:r>
      <w:r w:rsidRPr="00F3552A">
        <w:rPr>
          <w:color w:val="000000"/>
        </w:rPr>
        <w:t>мг в результате 4-часового гемодиализа было выведено 18</w:t>
      </w:r>
      <w:r>
        <w:rPr>
          <w:color w:val="000000"/>
        </w:rPr>
        <w:t>%</w:t>
      </w:r>
      <w:r w:rsidRPr="00F3552A">
        <w:rPr>
          <w:color w:val="000000"/>
        </w:rPr>
        <w:t xml:space="preserve"> от введенной дозы</w:t>
      </w:r>
      <w:r w:rsidR="00BB40CA">
        <w:rPr>
          <w:color w:val="000000"/>
        </w:rPr>
        <w:t xml:space="preserve"> </w:t>
      </w:r>
      <w:r w:rsidRPr="00FC795B">
        <w:rPr>
          <w:color w:val="000000"/>
        </w:rPr>
        <w:t>[</w:t>
      </w:r>
      <w:r w:rsidR="00FC795B" w:rsidRPr="00FC795B">
        <w:rPr>
          <w:color w:val="000000"/>
        </w:rPr>
        <w:t>6</w:t>
      </w:r>
      <w:r w:rsidRPr="00FC795B">
        <w:rPr>
          <w:color w:val="000000"/>
        </w:rPr>
        <w:t>].</w:t>
      </w:r>
    </w:p>
    <w:p w14:paraId="55803902" w14:textId="5A6C67F9" w:rsidR="00FC4E21" w:rsidRDefault="007957EB" w:rsidP="00023E73">
      <w:pPr>
        <w:shd w:val="clear" w:color="auto" w:fill="FFFFFF"/>
        <w:spacing w:after="0" w:line="240" w:lineRule="auto"/>
        <w:ind w:firstLine="708"/>
        <w:rPr>
          <w:ins w:id="1409" w:author="Абрамова Анна Андреевна" w:date="2024-05-16T00:24:00Z"/>
          <w:color w:val="000000"/>
        </w:rPr>
      </w:pPr>
      <w:r w:rsidRPr="00F3552A">
        <w:rPr>
          <w:color w:val="000000"/>
        </w:rPr>
        <w:t>У инфицированных ВГС пациентов с тяжелым нарушением функции почек, получавших софосбувир 200</w:t>
      </w:r>
      <w:r>
        <w:rPr>
          <w:color w:val="000000"/>
        </w:rPr>
        <w:t> </w:t>
      </w:r>
      <w:r w:rsidRPr="00F3552A">
        <w:rPr>
          <w:color w:val="000000"/>
        </w:rPr>
        <w:t>мг с рибавирином (n=10) или софосбувир 400</w:t>
      </w:r>
      <w:r>
        <w:rPr>
          <w:color w:val="000000"/>
        </w:rPr>
        <w:t> </w:t>
      </w:r>
      <w:r w:rsidRPr="00F3552A">
        <w:rPr>
          <w:color w:val="000000"/>
        </w:rPr>
        <w:t>мг с рибавирином (n=10) в течение 24</w:t>
      </w:r>
      <w:r>
        <w:rPr>
          <w:color w:val="000000"/>
        </w:rPr>
        <w:t> нед</w:t>
      </w:r>
      <w:r w:rsidRPr="00F3552A">
        <w:rPr>
          <w:color w:val="000000"/>
        </w:rPr>
        <w:t>ель или ледипасвир/софосбувир 90/400</w:t>
      </w:r>
      <w:r>
        <w:rPr>
          <w:color w:val="000000"/>
        </w:rPr>
        <w:t> </w:t>
      </w:r>
      <w:r w:rsidRPr="00F3552A">
        <w:rPr>
          <w:color w:val="000000"/>
        </w:rPr>
        <w:t>мг (n=18) в течение 12</w:t>
      </w:r>
      <w:r>
        <w:rPr>
          <w:color w:val="000000"/>
        </w:rPr>
        <w:t> нед</w:t>
      </w:r>
      <w:r w:rsidRPr="00F3552A">
        <w:rPr>
          <w:color w:val="000000"/>
        </w:rPr>
        <w:t xml:space="preserve">ель, фармакокинетика софосбувира и GS-331007 была сопоставима той, которая наблюдалась у взрослых пациентов с отсутствием ВГС и тяжелым нарушением функции </w:t>
      </w:r>
      <w:r w:rsidRPr="00FC795B">
        <w:rPr>
          <w:color w:val="000000"/>
        </w:rPr>
        <w:t>почек</w:t>
      </w:r>
      <w:r w:rsidR="00FC795B" w:rsidRPr="00FC795B">
        <w:rPr>
          <w:color w:val="000000"/>
        </w:rPr>
        <w:t xml:space="preserve"> </w:t>
      </w:r>
      <w:r w:rsidRPr="00FC795B">
        <w:rPr>
          <w:color w:val="000000"/>
        </w:rPr>
        <w:t>[</w:t>
      </w:r>
      <w:r w:rsidR="00FC795B" w:rsidRPr="00FC795B">
        <w:rPr>
          <w:color w:val="000000"/>
        </w:rPr>
        <w:t>6,8</w:t>
      </w:r>
      <w:r w:rsidR="00FC4E21" w:rsidRPr="00FC795B">
        <w:rPr>
          <w:color w:val="000000"/>
        </w:rPr>
        <w:t>].</w:t>
      </w:r>
    </w:p>
    <w:p w14:paraId="49721273" w14:textId="77777777" w:rsidR="00971371" w:rsidDel="001767AC" w:rsidRDefault="00971371" w:rsidP="007957EB">
      <w:pPr>
        <w:shd w:val="clear" w:color="auto" w:fill="FFFFFF"/>
        <w:spacing w:before="120"/>
        <w:rPr>
          <w:del w:id="1410" w:author="Абрамова Анна Андреевна" w:date="2024-05-17T00:57:00Z"/>
        </w:rPr>
      </w:pPr>
    </w:p>
    <w:p w14:paraId="4F6371B8" w14:textId="77777777" w:rsidR="001767AC" w:rsidRDefault="001767AC" w:rsidP="00023E73">
      <w:pPr>
        <w:shd w:val="clear" w:color="auto" w:fill="FFFFFF"/>
        <w:spacing w:after="0" w:line="240" w:lineRule="auto"/>
        <w:ind w:firstLine="708"/>
        <w:rPr>
          <w:ins w:id="1411" w:author="Абрамова Анна Андреевна" w:date="2024-05-17T00:57:00Z"/>
        </w:rPr>
      </w:pPr>
    </w:p>
    <w:p w14:paraId="2E7D0A83" w14:textId="77777777" w:rsidR="001767AC" w:rsidRDefault="001767AC" w:rsidP="00023E73">
      <w:pPr>
        <w:shd w:val="clear" w:color="auto" w:fill="FFFFFF"/>
        <w:spacing w:after="0" w:line="240" w:lineRule="auto"/>
        <w:ind w:firstLine="708"/>
        <w:rPr>
          <w:ins w:id="1412" w:author="Абрамова Анна Андреевна" w:date="2024-05-17T00:57:00Z"/>
        </w:rPr>
      </w:pPr>
    </w:p>
    <w:p w14:paraId="1D170A98" w14:textId="77777777" w:rsidR="001767AC" w:rsidRDefault="001767AC" w:rsidP="00023E73">
      <w:pPr>
        <w:shd w:val="clear" w:color="auto" w:fill="FFFFFF"/>
        <w:spacing w:after="0" w:line="240" w:lineRule="auto"/>
        <w:ind w:firstLine="708"/>
        <w:rPr>
          <w:ins w:id="1413" w:author="Абрамова Анна Андреевна" w:date="2024-05-17T00:57:00Z"/>
        </w:rPr>
      </w:pPr>
    </w:p>
    <w:p w14:paraId="790375EA" w14:textId="77777777" w:rsidR="001767AC" w:rsidRPr="00023E73" w:rsidRDefault="001767AC" w:rsidP="00023E73">
      <w:pPr>
        <w:shd w:val="clear" w:color="auto" w:fill="FFFFFF"/>
        <w:spacing w:after="0" w:line="240" w:lineRule="auto"/>
        <w:ind w:firstLine="708"/>
        <w:rPr>
          <w:ins w:id="1414" w:author="Абрамова Анна Андреевна" w:date="2024-05-17T00:57:00Z"/>
        </w:rPr>
      </w:pPr>
    </w:p>
    <w:p w14:paraId="2F9DC7C1" w14:textId="35BA65A2" w:rsidR="00000ED9" w:rsidRPr="00350D57" w:rsidRDefault="00000ED9" w:rsidP="007957EB">
      <w:pPr>
        <w:shd w:val="clear" w:color="auto" w:fill="FFFFFF"/>
        <w:spacing w:before="120"/>
        <w:rPr>
          <w:b/>
          <w:bCs/>
          <w:i/>
          <w:iCs/>
          <w:color w:val="000000"/>
          <w:rPrChange w:id="1415" w:author="Абрамова Анна Андреевна" w:date="2024-05-15T00:42:00Z">
            <w:rPr>
              <w:b/>
              <w:bCs/>
              <w:color w:val="000000"/>
            </w:rPr>
          </w:rPrChange>
        </w:rPr>
      </w:pPr>
      <w:r w:rsidRPr="00350D57">
        <w:rPr>
          <w:b/>
          <w:bCs/>
          <w:i/>
          <w:iCs/>
          <w:color w:val="000000"/>
          <w:rPrChange w:id="1416" w:author="Абрамова Анна Андреевна" w:date="2024-05-15T00:42:00Z">
            <w:rPr>
              <w:b/>
              <w:bCs/>
              <w:color w:val="000000"/>
            </w:rPr>
          </w:rPrChange>
        </w:rPr>
        <w:lastRenderedPageBreak/>
        <w:t>Велпатасвир</w:t>
      </w:r>
    </w:p>
    <w:p w14:paraId="7E009BCA" w14:textId="2E0CB087" w:rsidR="007957EB" w:rsidRDefault="007957EB">
      <w:pPr>
        <w:shd w:val="clear" w:color="auto" w:fill="FFFFFF"/>
        <w:spacing w:after="0" w:line="240" w:lineRule="auto"/>
        <w:ind w:firstLine="708"/>
        <w:rPr>
          <w:ins w:id="1417" w:author="Абрамова Анна Андреевна" w:date="2024-05-16T00:25:00Z"/>
          <w:color w:val="000000"/>
        </w:rPr>
        <w:pPrChange w:id="1418" w:author="Абрамова Анна Андреевна" w:date="2024-05-16T00:25:00Z">
          <w:pPr>
            <w:shd w:val="clear" w:color="auto" w:fill="FFFFFF"/>
            <w:spacing w:before="120" w:line="240" w:lineRule="auto"/>
            <w:ind w:firstLine="708"/>
          </w:pPr>
        </w:pPrChange>
      </w:pPr>
      <w:r w:rsidRPr="00F3552A">
        <w:rPr>
          <w:color w:val="000000"/>
        </w:rPr>
        <w:t>Фармакокинетику велпатасвира изучали при однократном приеме 100</w:t>
      </w:r>
      <w:r>
        <w:rPr>
          <w:color w:val="000000"/>
        </w:rPr>
        <w:t> </w:t>
      </w:r>
      <w:r w:rsidRPr="00F3552A">
        <w:rPr>
          <w:color w:val="000000"/>
        </w:rPr>
        <w:t xml:space="preserve">мг у пациентов с отсутствием ВГС и тяжелым нарушением функции почек (рСКФ </w:t>
      </w:r>
      <w:r>
        <w:rPr>
          <w:color w:val="000000"/>
        </w:rPr>
        <w:t>&lt; </w:t>
      </w:r>
      <w:r w:rsidRPr="00F3552A">
        <w:rPr>
          <w:color w:val="000000"/>
        </w:rPr>
        <w:t>30</w:t>
      </w:r>
      <w:r>
        <w:rPr>
          <w:color w:val="000000"/>
        </w:rPr>
        <w:t> </w:t>
      </w:r>
      <w:r w:rsidRPr="00F3552A">
        <w:rPr>
          <w:color w:val="000000"/>
        </w:rPr>
        <w:t>мл/мин по формуле Кокрофта-Голта)</w:t>
      </w:r>
      <w:r w:rsidR="00FC4E21">
        <w:rPr>
          <w:color w:val="000000"/>
        </w:rPr>
        <w:t xml:space="preserve">. </w:t>
      </w:r>
      <w:r w:rsidR="00FC4E21" w:rsidRPr="00D3445C">
        <w:rPr>
          <w:color w:val="000000"/>
        </w:rPr>
        <w:t xml:space="preserve">Экспозиция (AUC) </w:t>
      </w:r>
      <w:r w:rsidR="00FC4E21">
        <w:rPr>
          <w:color w:val="000000"/>
        </w:rPr>
        <w:t>велпатасвира</w:t>
      </w:r>
      <w:r w:rsidR="00FC4E21" w:rsidRPr="00D3445C">
        <w:rPr>
          <w:color w:val="000000"/>
        </w:rPr>
        <w:t xml:space="preserve"> была примерно на 50% выше при аналогичной C</w:t>
      </w:r>
      <w:r w:rsidR="00FC4E21" w:rsidRPr="00D3445C">
        <w:rPr>
          <w:color w:val="000000"/>
          <w:vertAlign w:val="subscript"/>
        </w:rPr>
        <w:t xml:space="preserve">max </w:t>
      </w:r>
      <w:r w:rsidR="00FC4E21" w:rsidRPr="00D3445C">
        <w:rPr>
          <w:color w:val="000000"/>
        </w:rPr>
        <w:t>у пациентов с тяжелым нарушением функции почек по сравнению с пациентами с нормальной функцией почек</w:t>
      </w:r>
      <w:r w:rsidR="00FC4E21" w:rsidRPr="00FC795B">
        <w:rPr>
          <w:color w:val="000000"/>
        </w:rPr>
        <w:t xml:space="preserve">. </w:t>
      </w:r>
      <w:r w:rsidRPr="00FC795B">
        <w:rPr>
          <w:color w:val="000000"/>
        </w:rPr>
        <w:t xml:space="preserve"> [</w:t>
      </w:r>
      <w:r w:rsidR="00FC795B" w:rsidRPr="00FC795B">
        <w:rPr>
          <w:color w:val="000000"/>
        </w:rPr>
        <w:t>6,8</w:t>
      </w:r>
      <w:r w:rsidR="00FC4E21" w:rsidRPr="00FC795B">
        <w:rPr>
          <w:color w:val="000000"/>
        </w:rPr>
        <w:t>].</w:t>
      </w:r>
    </w:p>
    <w:p w14:paraId="7DC94B8A" w14:textId="77777777" w:rsidR="00971371" w:rsidRPr="00FC4E21" w:rsidRDefault="00971371">
      <w:pPr>
        <w:shd w:val="clear" w:color="auto" w:fill="FFFFFF"/>
        <w:spacing w:after="0" w:line="240" w:lineRule="auto"/>
        <w:ind w:firstLine="708"/>
        <w:pPrChange w:id="1419" w:author="Абрамова Анна Андреевна" w:date="2024-05-16T00:25:00Z">
          <w:pPr>
            <w:shd w:val="clear" w:color="auto" w:fill="FFFFFF"/>
            <w:spacing w:before="120" w:line="240" w:lineRule="auto"/>
            <w:ind w:firstLine="708"/>
          </w:pPr>
        </w:pPrChange>
      </w:pPr>
    </w:p>
    <w:p w14:paraId="5363ED01" w14:textId="0E72BD66" w:rsidR="00B47726" w:rsidRPr="00350D57" w:rsidRDefault="00B47726" w:rsidP="00971371">
      <w:pPr>
        <w:spacing w:after="0" w:line="240" w:lineRule="auto"/>
        <w:rPr>
          <w:b/>
          <w:iCs/>
          <w:rPrChange w:id="1420" w:author="Абрамова Анна Андреевна" w:date="2024-05-15T00:42:00Z">
            <w:rPr>
              <w:b/>
              <w:i/>
            </w:rPr>
          </w:rPrChange>
        </w:rPr>
      </w:pPr>
      <w:r w:rsidRPr="00350D57">
        <w:rPr>
          <w:b/>
          <w:iCs/>
          <w:rPrChange w:id="1421" w:author="Абрамова Анна Андреевна" w:date="2024-05-15T00:42:00Z">
            <w:rPr>
              <w:b/>
              <w:i/>
            </w:rPr>
          </w:rPrChange>
        </w:rPr>
        <w:t>Печеночная недостаточность</w:t>
      </w:r>
      <w:bookmarkEnd w:id="1309"/>
    </w:p>
    <w:p w14:paraId="5470C9B2" w14:textId="77777777" w:rsidR="00757BF2" w:rsidRDefault="00757BF2" w:rsidP="00757BF2">
      <w:pPr>
        <w:spacing w:after="0" w:line="240" w:lineRule="auto"/>
        <w:ind w:firstLine="709"/>
        <w:contextualSpacing/>
        <w:rPr>
          <w:rStyle w:val="rynqvb"/>
        </w:rPr>
      </w:pPr>
    </w:p>
    <w:p w14:paraId="6217AC45" w14:textId="77777777" w:rsidR="007957EB" w:rsidRPr="00350D57" w:rsidRDefault="007957EB" w:rsidP="007957EB">
      <w:pPr>
        <w:spacing w:after="0" w:line="240" w:lineRule="auto"/>
        <w:rPr>
          <w:rStyle w:val="rynqvb"/>
          <w:b/>
          <w:bCs/>
          <w:i/>
          <w:iCs/>
          <w:rPrChange w:id="1422" w:author="Абрамова Анна Андреевна" w:date="2024-05-15T00:42:00Z">
            <w:rPr>
              <w:rStyle w:val="rynqvb"/>
              <w:b/>
              <w:bCs/>
            </w:rPr>
          </w:rPrChange>
        </w:rPr>
      </w:pPr>
      <w:r w:rsidRPr="00350D57">
        <w:rPr>
          <w:rStyle w:val="rynqvb"/>
          <w:b/>
          <w:bCs/>
          <w:i/>
          <w:iCs/>
          <w:rPrChange w:id="1423" w:author="Абрамова Анна Андреевна" w:date="2024-05-15T00:42:00Z">
            <w:rPr>
              <w:rStyle w:val="rynqvb"/>
              <w:b/>
              <w:bCs/>
            </w:rPr>
          </w:rPrChange>
        </w:rPr>
        <w:t>Софосбувир</w:t>
      </w:r>
    </w:p>
    <w:p w14:paraId="0981768E" w14:textId="77777777" w:rsidR="00FC4E21" w:rsidRPr="00FC4E21" w:rsidRDefault="00FC4E21" w:rsidP="007957EB">
      <w:pPr>
        <w:spacing w:after="0" w:line="240" w:lineRule="auto"/>
        <w:rPr>
          <w:rStyle w:val="rynqvb"/>
          <w:b/>
          <w:bCs/>
        </w:rPr>
      </w:pPr>
    </w:p>
    <w:p w14:paraId="4138ADCE" w14:textId="59562208" w:rsidR="007957EB" w:rsidRDefault="007957EB" w:rsidP="00FC4E21">
      <w:pPr>
        <w:spacing w:after="0" w:line="240" w:lineRule="auto"/>
        <w:ind w:firstLine="708"/>
        <w:rPr>
          <w:rStyle w:val="rynqvb"/>
        </w:rPr>
      </w:pPr>
      <w:r w:rsidRPr="007957EB">
        <w:rPr>
          <w:rStyle w:val="rynqvb"/>
        </w:rPr>
        <w:t>Фармакокинетика софосбувира была изучена после 7</w:t>
      </w:r>
      <w:r w:rsidR="00FC4E21">
        <w:rPr>
          <w:rStyle w:val="rynqvb"/>
        </w:rPr>
        <w:t>-</w:t>
      </w:r>
      <w:r w:rsidRPr="007957EB">
        <w:rPr>
          <w:rStyle w:val="rynqvb"/>
        </w:rPr>
        <w:t>дневного приема софосбувира 400 мг у пациентов, инфицированных ВГС, с умеренным и тяжелым нарушением функции печени (класс CPT B и C). По сравнению с пациентами с нормальной функцией печени AUC</w:t>
      </w:r>
      <w:r w:rsidRPr="00FC4E21">
        <w:rPr>
          <w:rStyle w:val="rynqvb"/>
          <w:vertAlign w:val="subscript"/>
        </w:rPr>
        <w:t xml:space="preserve">0-24 </w:t>
      </w:r>
      <w:r w:rsidRPr="007957EB">
        <w:rPr>
          <w:rStyle w:val="rynqvb"/>
        </w:rPr>
        <w:t>софосбувира была на 126% и 143% выше при умеренном и тяжелом нарушении функции печени, в то время как AUC</w:t>
      </w:r>
      <w:r w:rsidRPr="00FC4E21">
        <w:rPr>
          <w:rStyle w:val="rynqvb"/>
          <w:vertAlign w:val="subscript"/>
        </w:rPr>
        <w:t>0-24</w:t>
      </w:r>
      <w:r w:rsidRPr="007957EB">
        <w:rPr>
          <w:rStyle w:val="rynqvb"/>
        </w:rPr>
        <w:t xml:space="preserve"> GS</w:t>
      </w:r>
      <w:r w:rsidR="00FC4E21">
        <w:rPr>
          <w:rStyle w:val="rynqvb"/>
        </w:rPr>
        <w:t>-</w:t>
      </w:r>
      <w:r w:rsidRPr="007957EB">
        <w:rPr>
          <w:rStyle w:val="rynqvb"/>
        </w:rPr>
        <w:t>331007 была на 18% и 9% выше, соответственно</w:t>
      </w:r>
      <w:r w:rsidR="00FC4E21">
        <w:rPr>
          <w:rStyle w:val="rynqvb"/>
        </w:rPr>
        <w:t xml:space="preserve">. </w:t>
      </w:r>
      <w:r w:rsidR="00FC4E21" w:rsidRPr="007957EB">
        <w:rPr>
          <w:rStyle w:val="rynqvb"/>
        </w:rPr>
        <w:t>Анализ популяционной фармакокинетики у взрослых пациентов, инфицированных ВГС, показал, что цирроз печени (включая декомпенсированный цирроз печени) не оказывал клинически значимого влияния на экспозицию софосбувира и GS</w:t>
      </w:r>
      <w:r w:rsidR="00FC4E21">
        <w:rPr>
          <w:rStyle w:val="rynqvb"/>
        </w:rPr>
        <w:t>-</w:t>
      </w:r>
      <w:r w:rsidR="00FC4E21" w:rsidRPr="00000430">
        <w:rPr>
          <w:rStyle w:val="rynqvb"/>
        </w:rPr>
        <w:t>331007</w:t>
      </w:r>
      <w:r w:rsidRPr="00000430">
        <w:rPr>
          <w:rStyle w:val="rynqvb"/>
        </w:rPr>
        <w:t xml:space="preserve"> </w:t>
      </w:r>
      <w:r w:rsidRPr="00000430">
        <w:rPr>
          <w:color w:val="000000"/>
        </w:rPr>
        <w:t>[</w:t>
      </w:r>
      <w:r w:rsidR="00000430" w:rsidRPr="00000430">
        <w:rPr>
          <w:color w:val="000000"/>
        </w:rPr>
        <w:t>6,8</w:t>
      </w:r>
      <w:r w:rsidR="00FC4E21" w:rsidRPr="00000430">
        <w:rPr>
          <w:color w:val="000000"/>
        </w:rPr>
        <w:t>]</w:t>
      </w:r>
      <w:r w:rsidR="00FC4E21" w:rsidRPr="00000430">
        <w:rPr>
          <w:rStyle w:val="rynqvb"/>
        </w:rPr>
        <w:t>.</w:t>
      </w:r>
    </w:p>
    <w:p w14:paraId="30498ABD" w14:textId="77777777" w:rsidR="007957EB" w:rsidRPr="007957EB" w:rsidRDefault="007957EB" w:rsidP="007957EB">
      <w:pPr>
        <w:spacing w:after="0" w:line="240" w:lineRule="auto"/>
        <w:rPr>
          <w:rStyle w:val="rynqvb"/>
        </w:rPr>
      </w:pPr>
    </w:p>
    <w:p w14:paraId="36709067" w14:textId="77777777" w:rsidR="007957EB" w:rsidRPr="00350D57" w:rsidRDefault="007957EB" w:rsidP="007957EB">
      <w:pPr>
        <w:spacing w:after="0" w:line="240" w:lineRule="auto"/>
        <w:rPr>
          <w:rStyle w:val="rynqvb"/>
          <w:b/>
          <w:bCs/>
          <w:i/>
          <w:iCs/>
          <w:rPrChange w:id="1424" w:author="Абрамова Анна Андреевна" w:date="2024-05-15T00:42:00Z">
            <w:rPr>
              <w:rStyle w:val="rynqvb"/>
              <w:b/>
              <w:bCs/>
            </w:rPr>
          </w:rPrChange>
        </w:rPr>
      </w:pPr>
      <w:r w:rsidRPr="00350D57">
        <w:rPr>
          <w:rStyle w:val="rynqvb"/>
          <w:b/>
          <w:bCs/>
          <w:i/>
          <w:iCs/>
          <w:rPrChange w:id="1425" w:author="Абрамова Анна Андреевна" w:date="2024-05-15T00:42:00Z">
            <w:rPr>
              <w:rStyle w:val="rynqvb"/>
              <w:b/>
              <w:bCs/>
            </w:rPr>
          </w:rPrChange>
        </w:rPr>
        <w:t>Велпатасвир</w:t>
      </w:r>
    </w:p>
    <w:p w14:paraId="38D5B14B" w14:textId="77777777" w:rsidR="007957EB" w:rsidRPr="007957EB" w:rsidRDefault="007957EB" w:rsidP="007957EB">
      <w:pPr>
        <w:spacing w:after="0" w:line="240" w:lineRule="auto"/>
        <w:rPr>
          <w:rStyle w:val="rynqvb"/>
        </w:rPr>
      </w:pPr>
    </w:p>
    <w:p w14:paraId="55F9E1DD" w14:textId="1FA3D51A" w:rsidR="00757BF2" w:rsidRDefault="007957EB" w:rsidP="00FC4E21">
      <w:pPr>
        <w:spacing w:after="0" w:line="240" w:lineRule="auto"/>
        <w:ind w:firstLine="708"/>
        <w:rPr>
          <w:rStyle w:val="rynqvb"/>
        </w:rPr>
      </w:pPr>
      <w:r w:rsidRPr="007957EB">
        <w:rPr>
          <w:rStyle w:val="rynqvb"/>
        </w:rPr>
        <w:t>Ф</w:t>
      </w:r>
      <w:r w:rsidR="00FC4E21">
        <w:rPr>
          <w:rStyle w:val="rynqvb"/>
        </w:rPr>
        <w:t>армакокинетика</w:t>
      </w:r>
      <w:r w:rsidRPr="007957EB">
        <w:rPr>
          <w:rStyle w:val="rynqvb"/>
        </w:rPr>
        <w:t xml:space="preserve"> </w:t>
      </w:r>
      <w:r w:rsidR="00FC4E21">
        <w:rPr>
          <w:rStyle w:val="rynqvb"/>
        </w:rPr>
        <w:t>велпатасвира</w:t>
      </w:r>
      <w:r w:rsidRPr="007957EB">
        <w:rPr>
          <w:rStyle w:val="rynqvb"/>
        </w:rPr>
        <w:t xml:space="preserve"> после однократной дозы (100 мг) была изучена у пациентов с умеренным (класс В, CPT-В) и тяжелым (CPT-С) нарушением функции печени. Концентрация в плазме крови (AUC) была незначительно снижена, в то время как C</w:t>
      </w:r>
      <w:r w:rsidRPr="00FC4E21">
        <w:rPr>
          <w:rStyle w:val="rynqvb"/>
          <w:vertAlign w:val="subscript"/>
        </w:rPr>
        <w:t>max</w:t>
      </w:r>
      <w:r w:rsidRPr="007957EB">
        <w:rPr>
          <w:rStyle w:val="rynqvb"/>
        </w:rPr>
        <w:t xml:space="preserve"> была снижена у пациентов как с умеренным, так и с тяжелым нарушением функции печени по сравнению с участниками с нормальной функцией печени. Период полувыведения </w:t>
      </w:r>
      <w:r w:rsidR="00FC4E21">
        <w:rPr>
          <w:rStyle w:val="rynqvb"/>
        </w:rPr>
        <w:t>велпатасвира</w:t>
      </w:r>
      <w:r w:rsidRPr="007957EB">
        <w:rPr>
          <w:rStyle w:val="rynqvb"/>
        </w:rPr>
        <w:t xml:space="preserve"> был незначительно увеличен у пациентов с НФП по сравнению с пациентами с нормальной функцией печени</w:t>
      </w:r>
      <w:r>
        <w:rPr>
          <w:rStyle w:val="rynqvb"/>
        </w:rPr>
        <w:t xml:space="preserve"> </w:t>
      </w:r>
      <w:r w:rsidRPr="00000430">
        <w:rPr>
          <w:color w:val="000000"/>
        </w:rPr>
        <w:t>[</w:t>
      </w:r>
      <w:r w:rsidR="00000430" w:rsidRPr="00000430">
        <w:rPr>
          <w:color w:val="000000"/>
        </w:rPr>
        <w:t>8</w:t>
      </w:r>
      <w:r w:rsidRPr="00000430">
        <w:rPr>
          <w:color w:val="000000"/>
        </w:rPr>
        <w:t>]</w:t>
      </w:r>
      <w:r w:rsidRPr="00000430">
        <w:rPr>
          <w:rStyle w:val="rynqvb"/>
        </w:rPr>
        <w:t>.</w:t>
      </w:r>
    </w:p>
    <w:p w14:paraId="732D0092" w14:textId="21C994F2" w:rsidR="007957EB" w:rsidRDefault="007957EB" w:rsidP="00FC4E21">
      <w:pPr>
        <w:spacing w:after="0" w:line="240" w:lineRule="auto"/>
        <w:ind w:firstLine="708"/>
        <w:rPr>
          <w:rStyle w:val="rynqvb"/>
        </w:rPr>
      </w:pPr>
      <w:r w:rsidRPr="007957EB">
        <w:rPr>
          <w:rStyle w:val="rynqvb"/>
        </w:rPr>
        <w:t xml:space="preserve">Анализ популяционной фармакокинетики у пациентов, инфицированных ВГС, показал, что цирроз печени (включая декомпенсированный цирроз печени) не оказывал клинически значимого влияния на экспозицию </w:t>
      </w:r>
      <w:r w:rsidRPr="00000430">
        <w:rPr>
          <w:rStyle w:val="rynqvb"/>
        </w:rPr>
        <w:t xml:space="preserve">велпатасвира </w:t>
      </w:r>
      <w:r w:rsidRPr="00000430">
        <w:rPr>
          <w:color w:val="000000"/>
        </w:rPr>
        <w:t>[</w:t>
      </w:r>
      <w:r w:rsidR="00000430" w:rsidRPr="00000430">
        <w:rPr>
          <w:color w:val="000000"/>
        </w:rPr>
        <w:t>6</w:t>
      </w:r>
      <w:r w:rsidRPr="00000430">
        <w:rPr>
          <w:color w:val="000000"/>
        </w:rPr>
        <w:t>].</w:t>
      </w:r>
    </w:p>
    <w:p w14:paraId="2A688CB0" w14:textId="77777777" w:rsidR="007957EB" w:rsidRDefault="007957EB" w:rsidP="00757BF2">
      <w:pPr>
        <w:spacing w:after="0" w:line="240" w:lineRule="auto"/>
        <w:rPr>
          <w:b/>
          <w:i/>
        </w:rPr>
      </w:pPr>
    </w:p>
    <w:p w14:paraId="208EB84F" w14:textId="44679CDF" w:rsidR="00F42555" w:rsidRPr="00350D57" w:rsidRDefault="00F42555" w:rsidP="00757BF2">
      <w:pPr>
        <w:spacing w:after="0" w:line="240" w:lineRule="auto"/>
        <w:rPr>
          <w:b/>
          <w:iCs/>
          <w:rPrChange w:id="1426" w:author="Абрамова Анна Андреевна" w:date="2024-05-15T00:42:00Z">
            <w:rPr>
              <w:b/>
              <w:i/>
            </w:rPr>
          </w:rPrChange>
        </w:rPr>
      </w:pPr>
      <w:r w:rsidRPr="00350D57">
        <w:rPr>
          <w:b/>
          <w:iCs/>
          <w:rPrChange w:id="1427" w:author="Абрамова Анна Андреевна" w:date="2024-05-15T00:42:00Z">
            <w:rPr>
              <w:b/>
              <w:i/>
            </w:rPr>
          </w:rPrChange>
        </w:rPr>
        <w:t>Фармакокинетические лекарственные взаимодействия</w:t>
      </w:r>
    </w:p>
    <w:p w14:paraId="4A5C4FC6" w14:textId="77777777" w:rsidR="00387FC8" w:rsidRPr="00387FC8" w:rsidRDefault="00387FC8" w:rsidP="00757BF2">
      <w:pPr>
        <w:spacing w:after="0" w:line="240" w:lineRule="auto"/>
        <w:rPr>
          <w:bCs/>
          <w:iCs/>
        </w:rPr>
      </w:pPr>
    </w:p>
    <w:p w14:paraId="077075DA" w14:textId="7A006237" w:rsidR="00387FC8" w:rsidRPr="00350D57" w:rsidRDefault="00387FC8" w:rsidP="00387FC8">
      <w:pPr>
        <w:spacing w:after="0" w:line="240" w:lineRule="auto"/>
        <w:rPr>
          <w:b/>
          <w:bCs/>
          <w:i/>
          <w:iCs/>
          <w:color w:val="000000"/>
          <w:rPrChange w:id="1428" w:author="Абрамова Анна Андреевна" w:date="2024-05-15T00:42:00Z">
            <w:rPr>
              <w:i/>
              <w:iCs/>
              <w:color w:val="000000"/>
            </w:rPr>
          </w:rPrChange>
        </w:rPr>
      </w:pPr>
      <w:r w:rsidRPr="00350D57">
        <w:rPr>
          <w:b/>
          <w:bCs/>
          <w:i/>
          <w:iCs/>
          <w:color w:val="000000"/>
          <w:rPrChange w:id="1429" w:author="Абрамова Анна Андреевна" w:date="2024-05-15T00:42:00Z">
            <w:rPr>
              <w:i/>
              <w:iCs/>
              <w:color w:val="000000"/>
            </w:rPr>
          </w:rPrChange>
        </w:rPr>
        <w:t xml:space="preserve">Влияние других препаратов на фармакокинетику велпатасвира и </w:t>
      </w:r>
      <w:r w:rsidR="008B6F06" w:rsidRPr="00350D57">
        <w:rPr>
          <w:b/>
          <w:bCs/>
          <w:i/>
          <w:iCs/>
          <w:color w:val="000000"/>
          <w:rPrChange w:id="1430" w:author="Абрамова Анна Андреевна" w:date="2024-05-15T00:42:00Z">
            <w:rPr>
              <w:i/>
              <w:iCs/>
              <w:color w:val="000000"/>
            </w:rPr>
          </w:rPrChange>
        </w:rPr>
        <w:t>софосбувира+велпатасвира</w:t>
      </w:r>
    </w:p>
    <w:p w14:paraId="5FE673C8" w14:textId="77777777" w:rsidR="00387FC8" w:rsidRDefault="00387FC8" w:rsidP="00387FC8">
      <w:pPr>
        <w:spacing w:after="0" w:line="240" w:lineRule="auto"/>
        <w:rPr>
          <w:color w:val="000000"/>
        </w:rPr>
      </w:pPr>
    </w:p>
    <w:p w14:paraId="116A575C" w14:textId="39C47DDC" w:rsidR="00387FC8" w:rsidRPr="00387FC8" w:rsidRDefault="00387FC8" w:rsidP="00023E73">
      <w:pPr>
        <w:spacing w:after="0" w:line="240" w:lineRule="auto"/>
        <w:ind w:firstLine="708"/>
        <w:rPr>
          <w:color w:val="000000"/>
        </w:rPr>
      </w:pPr>
      <w:r w:rsidRPr="00387FC8">
        <w:rPr>
          <w:color w:val="000000"/>
        </w:rPr>
        <w:t xml:space="preserve">Велпатасвир имеет относительно стабильный метаболизм при инкубации в микросомах и гепатоцитах человека, и большая часть перорально принятой радиоактивной дозы была обнаружена в виде исходного соединения в кале. Основные пути выведения </w:t>
      </w:r>
      <w:r w:rsidR="008B6F06">
        <w:rPr>
          <w:color w:val="000000"/>
        </w:rPr>
        <w:t>велпатасвира</w:t>
      </w:r>
      <w:r w:rsidRPr="00387FC8">
        <w:rPr>
          <w:color w:val="000000"/>
        </w:rPr>
        <w:t xml:space="preserve"> до конца не изучены, однако скорее всего основным путем является выведение с желчью. </w:t>
      </w:r>
      <w:r w:rsidRPr="008B6F06">
        <w:rPr>
          <w:i/>
          <w:iCs/>
          <w:color w:val="000000"/>
        </w:rPr>
        <w:t>In vitro</w:t>
      </w:r>
      <w:r w:rsidRPr="00387FC8">
        <w:rPr>
          <w:color w:val="000000"/>
        </w:rPr>
        <w:t xml:space="preserve"> было установлено, что </w:t>
      </w:r>
      <w:r w:rsidR="008B6F06">
        <w:rPr>
          <w:color w:val="000000"/>
        </w:rPr>
        <w:t>велпатасвир</w:t>
      </w:r>
      <w:r w:rsidRPr="00387FC8">
        <w:rPr>
          <w:color w:val="000000"/>
        </w:rPr>
        <w:t xml:space="preserve"> является субстратом для P</w:t>
      </w:r>
      <w:r w:rsidR="008B6F06">
        <w:rPr>
          <w:color w:val="000000"/>
        </w:rPr>
        <w:t>-</w:t>
      </w:r>
      <w:r w:rsidRPr="00387FC8">
        <w:rPr>
          <w:color w:val="000000"/>
        </w:rPr>
        <w:t>gp и BCRP, и было указано, что он является субстратом OATP1B3, но не субстратом OCT1 или OATP1B1.</w:t>
      </w:r>
      <w:r w:rsidR="00023E73">
        <w:rPr>
          <w:color w:val="000000"/>
        </w:rPr>
        <w:t xml:space="preserve"> </w:t>
      </w:r>
      <w:r w:rsidRPr="00387FC8">
        <w:rPr>
          <w:color w:val="000000"/>
        </w:rPr>
        <w:t xml:space="preserve">Велпатасвир вводили как рифампицином как в однократной, так и многократных дозах. Продолжительность многократного введения была достаточно короткой (7 дней) для достижения полного эффекта индукции, но в результате экспозиция </w:t>
      </w:r>
      <w:r w:rsidRPr="00387FC8">
        <w:rPr>
          <w:color w:val="000000"/>
        </w:rPr>
        <w:lastRenderedPageBreak/>
        <w:t>уменьшилась на 70-80%.</w:t>
      </w:r>
      <w:r w:rsidR="00023E73">
        <w:rPr>
          <w:color w:val="000000"/>
        </w:rPr>
        <w:t xml:space="preserve"> </w:t>
      </w:r>
      <w:r w:rsidRPr="00387FC8">
        <w:rPr>
          <w:color w:val="000000"/>
        </w:rPr>
        <w:t>Влияние кетоконазола (ингибитора P</w:t>
      </w:r>
      <w:r w:rsidR="008B6F06">
        <w:rPr>
          <w:color w:val="000000"/>
        </w:rPr>
        <w:t>-</w:t>
      </w:r>
      <w:r w:rsidRPr="00387FC8">
        <w:rPr>
          <w:color w:val="000000"/>
        </w:rPr>
        <w:t xml:space="preserve">gp и CYP3A4) на экспозицию </w:t>
      </w:r>
      <w:r w:rsidR="008B6F06">
        <w:rPr>
          <w:color w:val="000000"/>
        </w:rPr>
        <w:t>велпатасвира</w:t>
      </w:r>
      <w:r w:rsidRPr="00387FC8">
        <w:rPr>
          <w:color w:val="000000"/>
        </w:rPr>
        <w:t xml:space="preserve"> (повышение AUC на 70%) было ограничено, а однократная доза рифампицина (ингибитор OATP1B1/3 однократно) приводила к увеличению AUC на 47 %. Кроме того, экспозиция велпатасвира была примерно вдвое выше при одновременном применении с CsA (ингибитор различных транспортеров).</w:t>
      </w:r>
    </w:p>
    <w:p w14:paraId="37A627C9" w14:textId="1B8624A8" w:rsidR="00387FC8" w:rsidRPr="00387FC8" w:rsidRDefault="00387FC8">
      <w:pPr>
        <w:spacing w:after="0" w:line="240" w:lineRule="auto"/>
        <w:ind w:firstLine="708"/>
        <w:rPr>
          <w:color w:val="000000"/>
        </w:rPr>
        <w:pPrChange w:id="1431" w:author="Абрамова Анна Андреевна" w:date="2024-05-15T00:38:00Z">
          <w:pPr>
            <w:spacing w:after="0" w:line="240" w:lineRule="auto"/>
          </w:pPr>
        </w:pPrChange>
      </w:pPr>
      <w:r w:rsidRPr="00387FC8">
        <w:rPr>
          <w:color w:val="000000"/>
        </w:rPr>
        <w:t xml:space="preserve">Растворимость </w:t>
      </w:r>
      <w:r w:rsidR="008B6F06">
        <w:rPr>
          <w:color w:val="000000"/>
        </w:rPr>
        <w:t>велпатасивра</w:t>
      </w:r>
      <w:r w:rsidRPr="00387FC8">
        <w:rPr>
          <w:color w:val="000000"/>
        </w:rPr>
        <w:t xml:space="preserve"> зависит от pH, поэтому ожидается, что лекарственные препараты, повышающие pH желудка, будут снижать концентрацию </w:t>
      </w:r>
      <w:r w:rsidR="008B6F06">
        <w:rPr>
          <w:color w:val="000000"/>
        </w:rPr>
        <w:t>велпатасвира</w:t>
      </w:r>
      <w:r w:rsidRPr="00387FC8">
        <w:rPr>
          <w:color w:val="000000"/>
        </w:rPr>
        <w:t xml:space="preserve"> в плазме крови. Когда </w:t>
      </w:r>
      <w:r w:rsidR="008B6F06">
        <w:rPr>
          <w:color w:val="000000"/>
        </w:rPr>
        <w:t>софосбувира+велпатасвира</w:t>
      </w:r>
      <w:r w:rsidRPr="00387FC8">
        <w:rPr>
          <w:color w:val="000000"/>
        </w:rPr>
        <w:t xml:space="preserve"> сочетали с фамотидином одновременно или поэтапно (</w:t>
      </w:r>
      <w:r w:rsidR="008B6F06">
        <w:rPr>
          <w:color w:val="000000"/>
        </w:rPr>
        <w:t>велпатасвир</w:t>
      </w:r>
      <w:r w:rsidRPr="00387FC8">
        <w:rPr>
          <w:color w:val="000000"/>
        </w:rPr>
        <w:t xml:space="preserve"> применяли через 12 часов после фамотидина), снижение экспозиции составило приблизительно 10-20% как для </w:t>
      </w:r>
      <w:r w:rsidR="008B6F06">
        <w:rPr>
          <w:color w:val="000000"/>
        </w:rPr>
        <w:t>софосбувира</w:t>
      </w:r>
      <w:r w:rsidRPr="00387FC8">
        <w:rPr>
          <w:color w:val="000000"/>
        </w:rPr>
        <w:t xml:space="preserve">, так и для </w:t>
      </w:r>
      <w:r w:rsidR="008B6F06">
        <w:rPr>
          <w:color w:val="000000"/>
        </w:rPr>
        <w:t>велпатасвира</w:t>
      </w:r>
      <w:r w:rsidRPr="00387FC8">
        <w:rPr>
          <w:color w:val="000000"/>
        </w:rPr>
        <w:t xml:space="preserve">. При одновременном применении </w:t>
      </w:r>
      <w:r w:rsidR="008B6F06">
        <w:rPr>
          <w:color w:val="000000"/>
        </w:rPr>
        <w:t>КФД софосбувира+велпатасвира</w:t>
      </w:r>
      <w:r w:rsidRPr="00387FC8">
        <w:rPr>
          <w:color w:val="000000"/>
        </w:rPr>
        <w:t xml:space="preserve"> с омепразолом 20 мг натощак снижение экспозиции </w:t>
      </w:r>
      <w:r w:rsidR="008B6F06">
        <w:rPr>
          <w:color w:val="000000"/>
        </w:rPr>
        <w:t>софосбувира</w:t>
      </w:r>
      <w:r w:rsidRPr="00387FC8">
        <w:rPr>
          <w:color w:val="000000"/>
        </w:rPr>
        <w:t xml:space="preserve"> и </w:t>
      </w:r>
      <w:r w:rsidR="008B6F06">
        <w:rPr>
          <w:color w:val="000000"/>
        </w:rPr>
        <w:t>велпатасвира</w:t>
      </w:r>
      <w:r w:rsidRPr="00387FC8">
        <w:rPr>
          <w:color w:val="000000"/>
        </w:rPr>
        <w:t xml:space="preserve"> (AUC) составило 29% и 46%, соответственно, а при поэтапном (через 12 часов после приема омепразола) - 44% и 55%, соответственно.</w:t>
      </w:r>
    </w:p>
    <w:p w14:paraId="7C5108CE" w14:textId="41E83F3B" w:rsidR="00387FC8" w:rsidRPr="00387FC8" w:rsidRDefault="008B6F06">
      <w:pPr>
        <w:spacing w:after="0" w:line="240" w:lineRule="auto"/>
        <w:ind w:firstLine="708"/>
        <w:pPrChange w:id="1432" w:author="Абрамова Анна Андреевна" w:date="2024-05-15T00:38:00Z">
          <w:pPr>
            <w:spacing w:after="0" w:line="240" w:lineRule="auto"/>
          </w:pPr>
        </w:pPrChange>
      </w:pPr>
      <w:r>
        <w:t>Софосбувир+велпатасвир</w:t>
      </w:r>
      <w:r w:rsidR="00387FC8" w:rsidRPr="00387FC8">
        <w:t xml:space="preserve"> (400</w:t>
      </w:r>
      <w:r>
        <w:t>+</w:t>
      </w:r>
      <w:r w:rsidR="00387FC8" w:rsidRPr="00387FC8">
        <w:t>100 мг) был изучен в нескольких комбинациях антиретровирусных</w:t>
      </w:r>
      <w:r w:rsidR="00023E73">
        <w:t xml:space="preserve"> </w:t>
      </w:r>
      <w:r w:rsidR="00387FC8" w:rsidRPr="00387FC8">
        <w:t>препаратов. Для комбинаций</w:t>
      </w:r>
      <w:r w:rsidR="00023E73">
        <w:t xml:space="preserve"> </w:t>
      </w:r>
      <w:r w:rsidR="00023E73" w:rsidRPr="00023E73">
        <w:t>элвитегравир/кобицистат/эмтрицитабин/тенофовир дизопроксилфумарат</w:t>
      </w:r>
      <w:r w:rsidR="00023E73">
        <w:t xml:space="preserve"> </w:t>
      </w:r>
      <w:r w:rsidR="00023E73" w:rsidRPr="00023E73">
        <w:t>(комбинированный препарат; Стрибилд)</w:t>
      </w:r>
      <w:r w:rsidR="00387FC8" w:rsidRPr="0081412F">
        <w:t xml:space="preserve">, </w:t>
      </w:r>
      <w:r w:rsidR="00023E73">
        <w:t>ралтегравир</w:t>
      </w:r>
      <w:r w:rsidR="00387FC8" w:rsidRPr="0081412F">
        <w:t>+</w:t>
      </w:r>
      <w:r w:rsidR="00023E73" w:rsidRPr="00023E73">
        <w:t>эмтрицитабин/тенофовир дизопроксилфумарат (комбинированная форма; Трувада)</w:t>
      </w:r>
      <w:r w:rsidR="00387FC8" w:rsidRPr="0081412F">
        <w:t xml:space="preserve">, </w:t>
      </w:r>
      <w:r w:rsidR="00023E73" w:rsidRPr="00023E73">
        <w:t>эмтрицитабин/рилпивирин/тенофовир дизопроксилфумарат (комбинированный препарат; Комплера/Эвиплера)</w:t>
      </w:r>
      <w:r w:rsidR="00387FC8" w:rsidRPr="0081412F">
        <w:t>,</w:t>
      </w:r>
      <w:r w:rsidR="00217643">
        <w:t xml:space="preserve"> </w:t>
      </w:r>
      <w:r w:rsidR="00217643" w:rsidRPr="00217643">
        <w:t>элвитегравир/кобицистат/эмтрицитабин/тенофовир алафенамид (комбинированный препарат)</w:t>
      </w:r>
      <w:r w:rsidR="00387FC8" w:rsidRPr="0081412F">
        <w:t xml:space="preserve"> и </w:t>
      </w:r>
      <w:r w:rsidR="00217643">
        <w:t>долутегравир</w:t>
      </w:r>
      <w:r w:rsidR="00387FC8" w:rsidRPr="00387FC8">
        <w:t xml:space="preserve"> не наблюдалось увеличения экспозиции </w:t>
      </w:r>
      <w:r>
        <w:t>велпатасвира</w:t>
      </w:r>
      <w:r w:rsidR="00387FC8" w:rsidRPr="00387FC8">
        <w:t xml:space="preserve"> либо оно было незначительным. Для комбинации с </w:t>
      </w:r>
      <w:r w:rsidR="00217643">
        <w:t>атазанавир</w:t>
      </w:r>
      <w:r w:rsidR="00387FC8" w:rsidRPr="0081412F">
        <w:t>+</w:t>
      </w:r>
      <w:r w:rsidR="00217643">
        <w:t>ритонавир</w:t>
      </w:r>
      <w:r w:rsidR="00387FC8" w:rsidRPr="0081412F">
        <w:t xml:space="preserve">+ </w:t>
      </w:r>
      <w:r w:rsidR="00217643" w:rsidRPr="00217643">
        <w:t xml:space="preserve">эмтрицитабин/тенофовир дизопроксилфумарат (комбинированная форма; Трувада) </w:t>
      </w:r>
      <w:r w:rsidR="00387FC8" w:rsidRPr="00387FC8">
        <w:t>увеличение было существенным.</w:t>
      </w:r>
    </w:p>
    <w:p w14:paraId="43378704" w14:textId="15CA15E9" w:rsidR="00757BF2" w:rsidRDefault="00387FC8">
      <w:pPr>
        <w:spacing w:after="0" w:line="240" w:lineRule="auto"/>
        <w:ind w:firstLine="708"/>
        <w:pPrChange w:id="1433" w:author="Абрамова Анна Андреевна" w:date="2024-05-15T00:38:00Z">
          <w:pPr>
            <w:spacing w:after="0" w:line="240" w:lineRule="auto"/>
          </w:pPr>
        </w:pPrChange>
      </w:pPr>
      <w:r w:rsidRPr="00387FC8">
        <w:t xml:space="preserve">Когда </w:t>
      </w:r>
      <w:r w:rsidR="008B6F06">
        <w:t>софосбувир+велпатасвир</w:t>
      </w:r>
      <w:r w:rsidRPr="00387FC8">
        <w:t xml:space="preserve"> применяли вместе с</w:t>
      </w:r>
      <w:r w:rsidR="00217643">
        <w:t xml:space="preserve"> эфавиренц</w:t>
      </w:r>
      <w:r w:rsidRPr="0081412F">
        <w:t>/</w:t>
      </w:r>
      <w:r w:rsidR="00217643" w:rsidRPr="00217643">
        <w:t xml:space="preserve"> мтрицитабин/тенофовир дизопроксилфумарат</w:t>
      </w:r>
      <w:r w:rsidRPr="00387FC8">
        <w:t xml:space="preserve">, экспозиция </w:t>
      </w:r>
      <w:r w:rsidR="008B6F06">
        <w:t xml:space="preserve">велпатасвира </w:t>
      </w:r>
      <w:r w:rsidRPr="00387FC8">
        <w:t xml:space="preserve">существенно снижалась (на 50-60%). Экспозиция как </w:t>
      </w:r>
      <w:r w:rsidR="008B6F06">
        <w:t>велпатасвира</w:t>
      </w:r>
      <w:r w:rsidRPr="00387FC8">
        <w:t xml:space="preserve">, так и </w:t>
      </w:r>
      <w:r w:rsidR="008B6F06">
        <w:t xml:space="preserve">софосбувира </w:t>
      </w:r>
      <w:r w:rsidRPr="00387FC8">
        <w:t xml:space="preserve">снижалась до 30-40 % при одновременном применении с </w:t>
      </w:r>
      <w:r w:rsidR="00217643">
        <w:t>дарунавир</w:t>
      </w:r>
      <w:r w:rsidRPr="0081412F">
        <w:t>+</w:t>
      </w:r>
      <w:r w:rsidR="00217643">
        <w:t>ритонавир</w:t>
      </w:r>
      <w:r w:rsidRPr="0081412F">
        <w:t>+</w:t>
      </w:r>
      <w:r w:rsidR="00217643" w:rsidRPr="00217643">
        <w:t>эмтрицитабин/тенофовир дизопроксилфумарат</w:t>
      </w:r>
      <w:r w:rsidRPr="0081412F">
        <w:t xml:space="preserve"> и </w:t>
      </w:r>
      <w:r w:rsidR="00E36881">
        <w:t xml:space="preserve">лопинавир </w:t>
      </w:r>
      <w:r w:rsidR="00E36881" w:rsidRPr="00E36881">
        <w:t xml:space="preserve">усиленный ритонавиром </w:t>
      </w:r>
      <w:r w:rsidRPr="0081412F">
        <w:t xml:space="preserve">+ </w:t>
      </w:r>
      <w:r w:rsidR="00E36881" w:rsidRPr="00E36881">
        <w:t xml:space="preserve">эмтрицитабин/тенофовир дизопроксилфумарат (комбинированная форма; Трувада) </w:t>
      </w:r>
      <w:r w:rsidRPr="003D7168">
        <w:t>[</w:t>
      </w:r>
      <w:r w:rsidR="003D7168" w:rsidRPr="003D7168">
        <w:t>8</w:t>
      </w:r>
      <w:r w:rsidRPr="003D7168">
        <w:t>].</w:t>
      </w:r>
    </w:p>
    <w:p w14:paraId="44EF79FE" w14:textId="77777777" w:rsidR="00387FC8" w:rsidRDefault="00387FC8" w:rsidP="00217643">
      <w:pPr>
        <w:spacing w:after="0" w:line="240" w:lineRule="auto"/>
      </w:pPr>
    </w:p>
    <w:p w14:paraId="728F75CD" w14:textId="688A1CA9" w:rsidR="00387FC8" w:rsidRPr="00350D57" w:rsidRDefault="00387FC8" w:rsidP="00387FC8">
      <w:pPr>
        <w:spacing w:after="0" w:line="240" w:lineRule="auto"/>
        <w:rPr>
          <w:b/>
          <w:bCs/>
          <w:i/>
          <w:iCs/>
          <w:color w:val="000000"/>
          <w:rPrChange w:id="1434" w:author="Абрамова Анна Андреевна" w:date="2024-05-15T00:42:00Z">
            <w:rPr>
              <w:i/>
              <w:iCs/>
              <w:color w:val="000000"/>
            </w:rPr>
          </w:rPrChange>
        </w:rPr>
      </w:pPr>
      <w:r w:rsidRPr="00350D57">
        <w:rPr>
          <w:b/>
          <w:bCs/>
          <w:i/>
          <w:iCs/>
          <w:color w:val="000000"/>
          <w:rPrChange w:id="1435" w:author="Абрамова Анна Андреевна" w:date="2024-05-15T00:42:00Z">
            <w:rPr>
              <w:i/>
              <w:iCs/>
              <w:color w:val="000000"/>
            </w:rPr>
          </w:rPrChange>
        </w:rPr>
        <w:t xml:space="preserve">Влияние велпатасвира и </w:t>
      </w:r>
      <w:r w:rsidR="008B6F06" w:rsidRPr="00350D57">
        <w:rPr>
          <w:b/>
          <w:bCs/>
          <w:i/>
          <w:iCs/>
          <w:color w:val="000000"/>
          <w:rPrChange w:id="1436" w:author="Абрамова Анна Андреевна" w:date="2024-05-15T00:42:00Z">
            <w:rPr>
              <w:i/>
              <w:iCs/>
              <w:color w:val="000000"/>
            </w:rPr>
          </w:rPrChange>
        </w:rPr>
        <w:t>софосбувира+велпатасвира</w:t>
      </w:r>
      <w:r w:rsidRPr="00350D57">
        <w:rPr>
          <w:b/>
          <w:bCs/>
          <w:i/>
          <w:iCs/>
          <w:color w:val="000000"/>
          <w:rPrChange w:id="1437" w:author="Абрамова Анна Андреевна" w:date="2024-05-15T00:42:00Z">
            <w:rPr>
              <w:i/>
              <w:iCs/>
              <w:color w:val="000000"/>
            </w:rPr>
          </w:rPrChange>
        </w:rPr>
        <w:t xml:space="preserve"> на фармакокинетику других лекарственных препаратов</w:t>
      </w:r>
    </w:p>
    <w:p w14:paraId="19143148" w14:textId="77777777" w:rsidR="00387FC8" w:rsidRPr="00387FC8" w:rsidRDefault="00387FC8" w:rsidP="00387FC8">
      <w:pPr>
        <w:spacing w:after="0" w:line="240" w:lineRule="auto"/>
        <w:rPr>
          <w:color w:val="000000"/>
        </w:rPr>
      </w:pPr>
    </w:p>
    <w:p w14:paraId="04A73ACE" w14:textId="77777777" w:rsidR="00387FC8" w:rsidRPr="00387FC8" w:rsidRDefault="00387FC8" w:rsidP="0081412F">
      <w:pPr>
        <w:spacing w:after="0" w:line="240" w:lineRule="auto"/>
        <w:ind w:firstLine="708"/>
        <w:rPr>
          <w:color w:val="000000"/>
        </w:rPr>
      </w:pPr>
      <w:r w:rsidRPr="00387FC8">
        <w:rPr>
          <w:color w:val="000000"/>
        </w:rPr>
        <w:t xml:space="preserve">Велпатасвир не вызывал непосредственного ингибирования CYP1A2, CYP2B6, CYP2C8, CYP2C9, CYP2C19, CYP2D6, CYP3A4 или UGT1A1. Согласно данным </w:t>
      </w:r>
      <w:r w:rsidRPr="001435F9">
        <w:rPr>
          <w:i/>
          <w:iCs/>
          <w:color w:val="000000"/>
        </w:rPr>
        <w:t>in vitro</w:t>
      </w:r>
      <w:r w:rsidRPr="00387FC8">
        <w:rPr>
          <w:color w:val="000000"/>
        </w:rPr>
        <w:t xml:space="preserve">, соответствующего сигнала индукции для AhR (CYP1A2) и CAR (CYP2B6). Был обнаружен сигнал индукции PXR (CYP3A4) </w:t>
      </w:r>
      <w:r w:rsidRPr="0081412F">
        <w:rPr>
          <w:i/>
          <w:iCs/>
          <w:color w:val="000000"/>
        </w:rPr>
        <w:t>in vitro</w:t>
      </w:r>
      <w:r w:rsidRPr="00387FC8">
        <w:rPr>
          <w:color w:val="000000"/>
        </w:rPr>
        <w:t>, однако, основываясь на клинических данных, взаимодействие, обусловленное индукцией PXR, считается низким.</w:t>
      </w:r>
    </w:p>
    <w:p w14:paraId="1E879195" w14:textId="493F9F15" w:rsidR="00387FC8" w:rsidRPr="00387FC8" w:rsidRDefault="00387FC8" w:rsidP="00387FC8">
      <w:pPr>
        <w:spacing w:after="0" w:line="240" w:lineRule="auto"/>
        <w:rPr>
          <w:color w:val="000000"/>
        </w:rPr>
      </w:pPr>
      <w:r w:rsidRPr="00387FC8">
        <w:rPr>
          <w:color w:val="000000"/>
        </w:rPr>
        <w:t xml:space="preserve">Исследования </w:t>
      </w:r>
      <w:r w:rsidRPr="001435F9">
        <w:rPr>
          <w:i/>
          <w:iCs/>
          <w:color w:val="000000"/>
        </w:rPr>
        <w:t>in vitro</w:t>
      </w:r>
      <w:r w:rsidRPr="00387FC8">
        <w:rPr>
          <w:color w:val="000000"/>
        </w:rPr>
        <w:t xml:space="preserve"> показали, что </w:t>
      </w:r>
      <w:r w:rsidR="001435F9">
        <w:rPr>
          <w:color w:val="000000"/>
        </w:rPr>
        <w:t>велпатасвир</w:t>
      </w:r>
      <w:r w:rsidRPr="00387FC8">
        <w:rPr>
          <w:color w:val="000000"/>
        </w:rPr>
        <w:t xml:space="preserve"> не является ингибитором переносчиков лекарственных препаратов BSEP, MATE1, MRP2, OAT1, OAT3, OATP1A2, OATP2B1, OCT1, OCT2 или NTCP (натрий-таурохолат котранспортирующий полипептид) в клинически значимых концентрациях. </w:t>
      </w:r>
      <w:r w:rsidRPr="001435F9">
        <w:rPr>
          <w:i/>
          <w:iCs/>
          <w:color w:val="000000"/>
        </w:rPr>
        <w:t>In vitro</w:t>
      </w:r>
      <w:r w:rsidRPr="00387FC8">
        <w:rPr>
          <w:color w:val="000000"/>
        </w:rPr>
        <w:t xml:space="preserve"> </w:t>
      </w:r>
      <w:r w:rsidR="001435F9">
        <w:rPr>
          <w:color w:val="000000"/>
        </w:rPr>
        <w:t>велпатасвира</w:t>
      </w:r>
      <w:r w:rsidRPr="00387FC8">
        <w:rPr>
          <w:color w:val="000000"/>
        </w:rPr>
        <w:t xml:space="preserve"> продемонстрировал зависимое от концентрации ингибирование OATP1B1, OATP1B3, P</w:t>
      </w:r>
      <w:r w:rsidR="001435F9">
        <w:rPr>
          <w:color w:val="000000"/>
        </w:rPr>
        <w:t>-</w:t>
      </w:r>
      <w:r w:rsidRPr="00387FC8">
        <w:rPr>
          <w:color w:val="000000"/>
        </w:rPr>
        <w:t>gp и BCRP с IC</w:t>
      </w:r>
      <w:r w:rsidRPr="001435F9">
        <w:rPr>
          <w:color w:val="000000"/>
          <w:vertAlign w:val="subscript"/>
        </w:rPr>
        <w:t>50</w:t>
      </w:r>
      <w:r w:rsidRPr="00387FC8">
        <w:rPr>
          <w:color w:val="000000"/>
        </w:rPr>
        <w:t xml:space="preserve">, равной 1,5, 0,26, 20,6 и 0,30 мкМ, соответственно. Эти результаты указывают на то, что клинически значимое взаимодействие между </w:t>
      </w:r>
      <w:r w:rsidR="001435F9">
        <w:rPr>
          <w:color w:val="000000"/>
        </w:rPr>
        <w:t>велпатасвира</w:t>
      </w:r>
      <w:r w:rsidRPr="00387FC8">
        <w:rPr>
          <w:color w:val="000000"/>
        </w:rPr>
        <w:t xml:space="preserve"> и OATP1B1 и 1B3 и ингибирование P</w:t>
      </w:r>
      <w:r w:rsidR="001435F9">
        <w:rPr>
          <w:color w:val="000000"/>
        </w:rPr>
        <w:t>-</w:t>
      </w:r>
      <w:r w:rsidRPr="00387FC8">
        <w:rPr>
          <w:color w:val="000000"/>
        </w:rPr>
        <w:t xml:space="preserve">gp и BCRP в кишечнике субстратами </w:t>
      </w:r>
      <w:r w:rsidR="001435F9">
        <w:rPr>
          <w:color w:val="000000"/>
        </w:rPr>
        <w:t>велпатасвира</w:t>
      </w:r>
      <w:r w:rsidRPr="00387FC8">
        <w:rPr>
          <w:color w:val="000000"/>
        </w:rPr>
        <w:t xml:space="preserve"> исключить нельзя. Способность </w:t>
      </w:r>
      <w:r w:rsidR="001435F9">
        <w:rPr>
          <w:color w:val="000000"/>
        </w:rPr>
        <w:lastRenderedPageBreak/>
        <w:t>велпатасвира</w:t>
      </w:r>
      <w:r w:rsidRPr="00387FC8">
        <w:rPr>
          <w:color w:val="000000"/>
        </w:rPr>
        <w:t xml:space="preserve"> ингибировать OATP1B1/3, P</w:t>
      </w:r>
      <w:r w:rsidR="001435F9">
        <w:rPr>
          <w:color w:val="000000"/>
        </w:rPr>
        <w:t>-</w:t>
      </w:r>
      <w:r w:rsidRPr="00387FC8">
        <w:rPr>
          <w:color w:val="000000"/>
        </w:rPr>
        <w:t>gp и BCRP была изучена в клинических исследованиях ЛВ.</w:t>
      </w:r>
    </w:p>
    <w:p w14:paraId="51E8C311" w14:textId="6696692D" w:rsidR="00387FC8" w:rsidRPr="00387FC8" w:rsidRDefault="00387FC8">
      <w:pPr>
        <w:spacing w:after="0" w:line="240" w:lineRule="auto"/>
        <w:ind w:firstLine="708"/>
        <w:rPr>
          <w:color w:val="000000"/>
        </w:rPr>
        <w:pPrChange w:id="1438" w:author="Абрамова Анна Андреевна" w:date="2024-05-15T00:38:00Z">
          <w:pPr>
            <w:spacing w:after="0" w:line="240" w:lineRule="auto"/>
          </w:pPr>
        </w:pPrChange>
      </w:pPr>
      <w:r w:rsidRPr="00387FC8">
        <w:rPr>
          <w:color w:val="000000"/>
        </w:rPr>
        <w:t xml:space="preserve">Наблюдалось ограниченное влияние на экспозицию циклоспорина (субстрат CYP3A4) (незначительное снижение) при одновременном применении после многократного приема </w:t>
      </w:r>
      <w:r w:rsidR="001435F9">
        <w:rPr>
          <w:color w:val="000000"/>
        </w:rPr>
        <w:t>велпатасвира</w:t>
      </w:r>
      <w:r w:rsidRPr="00387FC8">
        <w:rPr>
          <w:color w:val="000000"/>
        </w:rPr>
        <w:t xml:space="preserve"> по сравнению с CsA, применяемым отдельно.</w:t>
      </w:r>
    </w:p>
    <w:p w14:paraId="69903705" w14:textId="3F802A69" w:rsidR="00387FC8" w:rsidRPr="00387FC8" w:rsidRDefault="00387FC8" w:rsidP="00387FC8">
      <w:pPr>
        <w:spacing w:after="0" w:line="240" w:lineRule="auto"/>
        <w:rPr>
          <w:color w:val="000000"/>
        </w:rPr>
      </w:pPr>
      <w:r w:rsidRPr="00387FC8">
        <w:rPr>
          <w:color w:val="000000"/>
        </w:rPr>
        <w:t xml:space="preserve">Для правастатина (субстрат OATP1B1 и MRP2 и, возможно, CYP3A) экспозиция </w:t>
      </w:r>
      <w:r w:rsidRPr="001435F9">
        <w:rPr>
          <w:i/>
          <w:iCs/>
          <w:color w:val="000000"/>
        </w:rPr>
        <w:t>in vivo</w:t>
      </w:r>
      <w:r w:rsidRPr="00387FC8">
        <w:rPr>
          <w:color w:val="000000"/>
        </w:rPr>
        <w:t xml:space="preserve"> (AUC) была примерно в 1,4 раза выше при одновременном применении с </w:t>
      </w:r>
      <w:r w:rsidR="001435F9">
        <w:rPr>
          <w:color w:val="000000"/>
        </w:rPr>
        <w:t>велпатасвира</w:t>
      </w:r>
      <w:r w:rsidRPr="00387FC8">
        <w:rPr>
          <w:color w:val="000000"/>
        </w:rPr>
        <w:t xml:space="preserve"> по сравнению с применением правастатина по отдельности. Экспозиция розувастатина (субстрат OATP1B1/3 и BCRP) была в 2,7 раза выше при одновременном применении с </w:t>
      </w:r>
      <w:r w:rsidR="001435F9">
        <w:rPr>
          <w:color w:val="000000"/>
        </w:rPr>
        <w:t>велпатасивра</w:t>
      </w:r>
      <w:r w:rsidRPr="00387FC8">
        <w:rPr>
          <w:color w:val="000000"/>
        </w:rPr>
        <w:t xml:space="preserve"> по сравнению с применением розувастатина по отдельности. Медиана периода полувыведения как правастатина, так и розувастатина была одинаковой при применении велпатасвира и без него.</w:t>
      </w:r>
    </w:p>
    <w:p w14:paraId="5C9B9E78" w14:textId="69D63E17" w:rsidR="00387FC8" w:rsidRPr="00387FC8" w:rsidRDefault="00387FC8" w:rsidP="00387FC8">
      <w:pPr>
        <w:spacing w:after="0" w:line="240" w:lineRule="auto"/>
        <w:rPr>
          <w:color w:val="000000"/>
        </w:rPr>
      </w:pPr>
      <w:r w:rsidRPr="00387FC8">
        <w:rPr>
          <w:color w:val="000000"/>
        </w:rPr>
        <w:t>Экспозиция дигоксина (маркер P</w:t>
      </w:r>
      <w:r w:rsidR="001435F9">
        <w:rPr>
          <w:color w:val="000000"/>
        </w:rPr>
        <w:t>-</w:t>
      </w:r>
      <w:r w:rsidRPr="00387FC8">
        <w:rPr>
          <w:color w:val="000000"/>
        </w:rPr>
        <w:t xml:space="preserve">gp) увеличивалась при одновременном применении с </w:t>
      </w:r>
      <w:r w:rsidR="001435F9">
        <w:rPr>
          <w:color w:val="000000"/>
        </w:rPr>
        <w:t>велпатасвиром</w:t>
      </w:r>
      <w:r w:rsidRPr="00387FC8">
        <w:rPr>
          <w:color w:val="000000"/>
        </w:rPr>
        <w:t xml:space="preserve"> по сравнению с применением дигоксина по отдельности.</w:t>
      </w:r>
    </w:p>
    <w:p w14:paraId="081C7C76" w14:textId="57BC3C71" w:rsidR="00387FC8" w:rsidRPr="00387FC8" w:rsidRDefault="00387FC8" w:rsidP="00387FC8">
      <w:pPr>
        <w:spacing w:after="0" w:line="240" w:lineRule="auto"/>
        <w:rPr>
          <w:color w:val="000000"/>
        </w:rPr>
      </w:pPr>
      <w:r w:rsidRPr="00387FC8">
        <w:rPr>
          <w:color w:val="000000"/>
        </w:rPr>
        <w:t xml:space="preserve">Можно сделать вывод, что </w:t>
      </w:r>
      <w:r w:rsidR="001435F9">
        <w:rPr>
          <w:color w:val="000000"/>
        </w:rPr>
        <w:t>велпатасвир</w:t>
      </w:r>
      <w:r w:rsidRPr="00387FC8">
        <w:rPr>
          <w:color w:val="000000"/>
        </w:rPr>
        <w:t xml:space="preserve"> является ингибитором </w:t>
      </w:r>
      <w:r w:rsidRPr="001435F9">
        <w:rPr>
          <w:i/>
          <w:iCs/>
          <w:color w:val="000000"/>
        </w:rPr>
        <w:t>in vivo</w:t>
      </w:r>
      <w:r w:rsidRPr="00387FC8">
        <w:rPr>
          <w:color w:val="000000"/>
        </w:rPr>
        <w:t xml:space="preserve"> P</w:t>
      </w:r>
      <w:r w:rsidR="001435F9">
        <w:rPr>
          <w:color w:val="000000"/>
        </w:rPr>
        <w:t>-</w:t>
      </w:r>
      <w:r w:rsidRPr="00387FC8">
        <w:rPr>
          <w:color w:val="000000"/>
        </w:rPr>
        <w:t>gp, BCRP и OATP1B1/3. </w:t>
      </w:r>
    </w:p>
    <w:p w14:paraId="654A16F4" w14:textId="6A5C4901" w:rsidR="00387FC8" w:rsidRDefault="00387FC8" w:rsidP="001435F9">
      <w:pPr>
        <w:spacing w:after="0" w:line="240" w:lineRule="auto"/>
        <w:ind w:firstLine="708"/>
        <w:rPr>
          <w:color w:val="000000"/>
        </w:rPr>
      </w:pPr>
      <w:r w:rsidRPr="00387FC8">
        <w:rPr>
          <w:color w:val="000000"/>
        </w:rPr>
        <w:t xml:space="preserve">Было изучено влияние </w:t>
      </w:r>
      <w:r w:rsidR="001435F9">
        <w:rPr>
          <w:color w:val="000000"/>
        </w:rPr>
        <w:t>велпатасвир</w:t>
      </w:r>
      <w:r w:rsidRPr="00387FC8">
        <w:rPr>
          <w:color w:val="000000"/>
        </w:rPr>
        <w:t xml:space="preserve"> на ФК репрезентативного гормонального контрацептивного препарата (OК) (норгестимат/этинилэстрадиол). Сопоставимая системная экспозиция норелгестромина и норгестрела была достигнута при одновременном применении ОК с </w:t>
      </w:r>
      <w:r w:rsidR="001435F9">
        <w:rPr>
          <w:color w:val="000000"/>
        </w:rPr>
        <w:t>велпатасвиром</w:t>
      </w:r>
      <w:r w:rsidRPr="00387FC8">
        <w:rPr>
          <w:color w:val="000000"/>
        </w:rPr>
        <w:t xml:space="preserve"> и без него (экспозиция снижалась примерно на 3-10%). Наблюдалось приблизительно 39% увеличение C</w:t>
      </w:r>
      <w:r w:rsidRPr="001435F9">
        <w:rPr>
          <w:color w:val="000000"/>
          <w:vertAlign w:val="subscript"/>
        </w:rPr>
        <w:t>max</w:t>
      </w:r>
      <w:r w:rsidRPr="00387FC8">
        <w:rPr>
          <w:color w:val="000000"/>
        </w:rPr>
        <w:t xml:space="preserve"> и снижение C</w:t>
      </w:r>
      <w:r w:rsidRPr="001435F9">
        <w:rPr>
          <w:color w:val="000000"/>
          <w:vertAlign w:val="subscript"/>
        </w:rPr>
        <w:t>tau</w:t>
      </w:r>
      <w:r w:rsidRPr="00387FC8">
        <w:rPr>
          <w:color w:val="000000"/>
        </w:rPr>
        <w:t xml:space="preserve"> этинилэстрадиола (приблизительно 17%, точечная оценка 90% ДИ 65, 106) без изменения AUCt</w:t>
      </w:r>
      <w:r w:rsidRPr="001435F9">
        <w:rPr>
          <w:color w:val="000000"/>
          <w:vertAlign w:val="subscript"/>
        </w:rPr>
        <w:t>au</w:t>
      </w:r>
      <w:r w:rsidRPr="00387FC8">
        <w:rPr>
          <w:color w:val="000000"/>
        </w:rPr>
        <w:t xml:space="preserve"> при одновременном применении </w:t>
      </w:r>
      <w:r w:rsidR="001435F9">
        <w:rPr>
          <w:color w:val="000000"/>
        </w:rPr>
        <w:t>велпатасивра</w:t>
      </w:r>
      <w:r w:rsidRPr="00387FC8">
        <w:rPr>
          <w:color w:val="000000"/>
        </w:rPr>
        <w:t xml:space="preserve"> с OC по сравнению с применением только OC.</w:t>
      </w:r>
      <w:r>
        <w:rPr>
          <w:color w:val="000000"/>
        </w:rPr>
        <w:t xml:space="preserve"> </w:t>
      </w:r>
      <w:r w:rsidRPr="00387FC8">
        <w:rPr>
          <w:color w:val="000000"/>
        </w:rPr>
        <w:t xml:space="preserve">Комбинация </w:t>
      </w:r>
      <w:r w:rsidR="001435F9">
        <w:rPr>
          <w:color w:val="000000"/>
        </w:rPr>
        <w:t>софосбувир+велпатасвир</w:t>
      </w:r>
      <w:r w:rsidRPr="00387FC8">
        <w:rPr>
          <w:color w:val="000000"/>
        </w:rPr>
        <w:t xml:space="preserve"> была изучена в нескольких комбинациях антиретровирусных препаратов. Экспозиция тенофовира (TFV) увеличилась во всех когортах с наибольшим увеличением при применении комбинации </w:t>
      </w:r>
      <w:r w:rsidRPr="0081412F">
        <w:rPr>
          <w:color w:val="000000"/>
        </w:rPr>
        <w:t>EFV/FTC/TDF</w:t>
      </w:r>
      <w:r>
        <w:rPr>
          <w:color w:val="000000"/>
        </w:rPr>
        <w:t xml:space="preserve"> </w:t>
      </w:r>
      <w:r w:rsidRPr="003D7168">
        <w:rPr>
          <w:color w:val="000000"/>
        </w:rPr>
        <w:t>[</w:t>
      </w:r>
      <w:r w:rsidR="003D7168" w:rsidRPr="003D7168">
        <w:rPr>
          <w:color w:val="000000"/>
        </w:rPr>
        <w:t>8</w:t>
      </w:r>
      <w:r w:rsidRPr="003D7168">
        <w:rPr>
          <w:color w:val="000000"/>
        </w:rPr>
        <w:t>].</w:t>
      </w:r>
    </w:p>
    <w:p w14:paraId="2113B193" w14:textId="77777777" w:rsidR="008B6F06" w:rsidRDefault="008B6F06" w:rsidP="00387FC8">
      <w:pPr>
        <w:spacing w:after="0" w:line="240" w:lineRule="auto"/>
        <w:rPr>
          <w:color w:val="000000"/>
        </w:rPr>
      </w:pPr>
    </w:p>
    <w:p w14:paraId="6AE2485A" w14:textId="77777777" w:rsidR="008B6F06" w:rsidRPr="008B6F06" w:rsidRDefault="008B6F06" w:rsidP="008B6F06">
      <w:pPr>
        <w:spacing w:after="0" w:line="240" w:lineRule="auto"/>
        <w:rPr>
          <w:b/>
          <w:bCs/>
          <w:color w:val="000000"/>
        </w:rPr>
      </w:pPr>
      <w:r w:rsidRPr="008B6F06">
        <w:rPr>
          <w:b/>
          <w:bCs/>
          <w:color w:val="000000"/>
        </w:rPr>
        <w:t>Софосбувир</w:t>
      </w:r>
    </w:p>
    <w:p w14:paraId="1F23A309" w14:textId="77777777" w:rsidR="008B6F06" w:rsidRPr="008B6F06" w:rsidRDefault="008B6F06" w:rsidP="008B6F06">
      <w:pPr>
        <w:spacing w:after="0" w:line="240" w:lineRule="auto"/>
        <w:rPr>
          <w:color w:val="000000"/>
        </w:rPr>
      </w:pPr>
    </w:p>
    <w:p w14:paraId="05FE86B5" w14:textId="77777777" w:rsidR="008B6F06" w:rsidRPr="00350D57" w:rsidRDefault="008B6F06" w:rsidP="008B6F06">
      <w:pPr>
        <w:spacing w:after="0" w:line="240" w:lineRule="auto"/>
        <w:rPr>
          <w:b/>
          <w:bCs/>
          <w:i/>
          <w:iCs/>
          <w:color w:val="000000"/>
          <w:rPrChange w:id="1439" w:author="Абрамова Анна Андреевна" w:date="2024-05-15T00:42:00Z">
            <w:rPr>
              <w:i/>
              <w:iCs/>
              <w:color w:val="000000"/>
            </w:rPr>
          </w:rPrChange>
        </w:rPr>
      </w:pPr>
      <w:r w:rsidRPr="00350D57">
        <w:rPr>
          <w:b/>
          <w:bCs/>
          <w:i/>
          <w:iCs/>
          <w:color w:val="000000"/>
          <w:rPrChange w:id="1440" w:author="Абрамова Анна Андреевна" w:date="2024-05-15T00:42:00Z">
            <w:rPr>
              <w:i/>
              <w:iCs/>
              <w:color w:val="000000"/>
            </w:rPr>
          </w:rPrChange>
        </w:rPr>
        <w:t>Влияние других препаратов на фармакокинетику софосбувира</w:t>
      </w:r>
    </w:p>
    <w:p w14:paraId="64130B6B" w14:textId="77777777" w:rsidR="008B6F06" w:rsidRPr="008B6F06" w:rsidRDefault="008B6F06" w:rsidP="008B6F06">
      <w:pPr>
        <w:spacing w:after="0" w:line="240" w:lineRule="auto"/>
        <w:rPr>
          <w:color w:val="000000"/>
        </w:rPr>
      </w:pPr>
    </w:p>
    <w:p w14:paraId="10827159" w14:textId="46B2AB1B" w:rsidR="008B6F06" w:rsidRPr="008B6F06" w:rsidRDefault="008B6F06" w:rsidP="00974212">
      <w:pPr>
        <w:spacing w:after="0" w:line="240" w:lineRule="auto"/>
        <w:ind w:firstLine="708"/>
        <w:rPr>
          <w:color w:val="000000"/>
        </w:rPr>
      </w:pPr>
      <w:r w:rsidRPr="008B6F06">
        <w:rPr>
          <w:color w:val="000000"/>
        </w:rPr>
        <w:t>Почечная секреция участвует в выведении GS-566500 и GS-331007. Задействованный(-е) транспортер(ы) неизвестен(-ны), однако было показано, что GS-331007 не является субстратом для почечных переносчиков OAT1 или 3, OCT2, MRP2, P</w:t>
      </w:r>
      <w:r w:rsidR="00974212">
        <w:rPr>
          <w:color w:val="000000"/>
        </w:rPr>
        <w:t>-</w:t>
      </w:r>
      <w:r w:rsidRPr="008B6F06">
        <w:rPr>
          <w:color w:val="000000"/>
        </w:rPr>
        <w:t>gp, BCRP или MATE1. Софосбувир является субстратом P</w:t>
      </w:r>
      <w:r w:rsidR="00974212">
        <w:rPr>
          <w:color w:val="000000"/>
        </w:rPr>
        <w:t>-</w:t>
      </w:r>
      <w:r w:rsidRPr="008B6F06">
        <w:rPr>
          <w:color w:val="000000"/>
        </w:rPr>
        <w:t>gp и BCRP, но не является субстратом для транспортеров печеночного захвата OATP1B1, OATP1B1B3 или OCT1.</w:t>
      </w:r>
    </w:p>
    <w:p w14:paraId="77432185" w14:textId="2CFDC59E" w:rsidR="008B6F06" w:rsidRPr="008B6F06" w:rsidRDefault="008B6F06" w:rsidP="008B6F06">
      <w:pPr>
        <w:spacing w:after="0" w:line="240" w:lineRule="auto"/>
        <w:rPr>
          <w:color w:val="000000"/>
        </w:rPr>
      </w:pPr>
      <w:r w:rsidRPr="008B6F06">
        <w:rPr>
          <w:color w:val="000000"/>
        </w:rPr>
        <w:t xml:space="preserve">Однократная доза CsA в 600 мг оказывала значительное влияние на экспозицию </w:t>
      </w:r>
      <w:r w:rsidR="00974212">
        <w:rPr>
          <w:color w:val="000000"/>
        </w:rPr>
        <w:t>софосбувира</w:t>
      </w:r>
      <w:r w:rsidRPr="008B6F06">
        <w:rPr>
          <w:color w:val="000000"/>
        </w:rPr>
        <w:t xml:space="preserve">, увеличившись в 4,5 раза. Однако экспозиция GS-331007 статистически не отличалась. Такролимус не оказывал влияния на экспозицию </w:t>
      </w:r>
      <w:r w:rsidR="008A0322">
        <w:rPr>
          <w:color w:val="000000"/>
        </w:rPr>
        <w:t>софосбувира</w:t>
      </w:r>
      <w:r w:rsidRPr="008B6F06">
        <w:rPr>
          <w:color w:val="000000"/>
        </w:rPr>
        <w:t xml:space="preserve"> или его метаболитов.</w:t>
      </w:r>
    </w:p>
    <w:p w14:paraId="6569E260" w14:textId="3725D88B" w:rsidR="008B6F06" w:rsidRPr="008B6F06" w:rsidRDefault="008B6F06">
      <w:pPr>
        <w:spacing w:after="0" w:line="240" w:lineRule="auto"/>
        <w:ind w:firstLine="708"/>
        <w:rPr>
          <w:color w:val="000000"/>
        </w:rPr>
        <w:pPrChange w:id="1441" w:author="Абрамова Анна Андреевна" w:date="2024-05-15T00:38:00Z">
          <w:pPr>
            <w:spacing w:after="0" w:line="240" w:lineRule="auto"/>
          </w:pPr>
        </w:pPrChange>
      </w:pPr>
      <w:r w:rsidRPr="008B6F06">
        <w:rPr>
          <w:color w:val="000000"/>
        </w:rPr>
        <w:t>Влияние рифампицина, сильного индуктора P</w:t>
      </w:r>
      <w:r w:rsidR="008A0322">
        <w:rPr>
          <w:color w:val="000000"/>
        </w:rPr>
        <w:t>-</w:t>
      </w:r>
      <w:r w:rsidRPr="008B6F06">
        <w:rPr>
          <w:color w:val="000000"/>
        </w:rPr>
        <w:t xml:space="preserve">gp, </w:t>
      </w:r>
      <w:r w:rsidRPr="008A0322">
        <w:rPr>
          <w:i/>
          <w:iCs/>
          <w:color w:val="000000"/>
        </w:rPr>
        <w:t>in vivo</w:t>
      </w:r>
      <w:r w:rsidRPr="008B6F06">
        <w:rPr>
          <w:color w:val="000000"/>
        </w:rPr>
        <w:t xml:space="preserve"> на экспозицию </w:t>
      </w:r>
      <w:r w:rsidR="008A0322">
        <w:rPr>
          <w:color w:val="000000"/>
        </w:rPr>
        <w:t>софосбувира</w:t>
      </w:r>
      <w:r w:rsidRPr="008B6F06">
        <w:rPr>
          <w:color w:val="000000"/>
        </w:rPr>
        <w:t xml:space="preserve"> было значительным. Лекарственные препараты, которые являются сильными индукторами P</w:t>
      </w:r>
      <w:r w:rsidR="008A0322">
        <w:rPr>
          <w:color w:val="000000"/>
        </w:rPr>
        <w:t>-</w:t>
      </w:r>
      <w:r w:rsidRPr="008B6F06">
        <w:rPr>
          <w:color w:val="000000"/>
        </w:rPr>
        <w:t>gp (например, рифампицин, рифабутин, зверобой, карбамазепин, фенобарбитал и фенитоин), противопоказаны при применении софосбувира (Совальди®, пострегистрационная мера EMEA/H/C/002798/II/0018). Кроме того, лекарственные препараты, которые являются умеренными индукторами P</w:t>
      </w:r>
      <w:r w:rsidR="008A0322">
        <w:rPr>
          <w:color w:val="000000"/>
        </w:rPr>
        <w:t>-</w:t>
      </w:r>
      <w:r w:rsidRPr="008B6F06">
        <w:rPr>
          <w:color w:val="000000"/>
        </w:rPr>
        <w:t>gp (например, окскарбазепин и модафинил), не рекомендуется назначать одновременно с софосбувиром.</w:t>
      </w:r>
    </w:p>
    <w:p w14:paraId="2A1E6ED8" w14:textId="77777777" w:rsidR="008B6F06" w:rsidRPr="008A0322" w:rsidRDefault="008B6F06" w:rsidP="008B6F06">
      <w:pPr>
        <w:spacing w:after="0" w:line="240" w:lineRule="auto"/>
        <w:rPr>
          <w:b/>
          <w:bCs/>
          <w:i/>
          <w:iCs/>
          <w:color w:val="000000"/>
        </w:rPr>
      </w:pPr>
      <w:r w:rsidRPr="008B6F06">
        <w:rPr>
          <w:color w:val="000000"/>
        </w:rPr>
        <w:t> </w:t>
      </w:r>
    </w:p>
    <w:p w14:paraId="6C8F1282" w14:textId="77777777" w:rsidR="008B6F06" w:rsidRPr="00350D57" w:rsidRDefault="008B6F06" w:rsidP="008B6F06">
      <w:pPr>
        <w:spacing w:after="0" w:line="240" w:lineRule="auto"/>
        <w:rPr>
          <w:b/>
          <w:bCs/>
          <w:i/>
          <w:iCs/>
          <w:color w:val="000000"/>
          <w:rPrChange w:id="1442" w:author="Абрамова Анна Андреевна" w:date="2024-05-15T00:43:00Z">
            <w:rPr>
              <w:i/>
              <w:iCs/>
              <w:color w:val="000000"/>
            </w:rPr>
          </w:rPrChange>
        </w:rPr>
      </w:pPr>
      <w:r w:rsidRPr="00350D57">
        <w:rPr>
          <w:b/>
          <w:bCs/>
          <w:i/>
          <w:iCs/>
          <w:color w:val="000000"/>
          <w:rPrChange w:id="1443" w:author="Абрамова Анна Андреевна" w:date="2024-05-15T00:43:00Z">
            <w:rPr>
              <w:i/>
              <w:iCs/>
              <w:color w:val="000000"/>
            </w:rPr>
          </w:rPrChange>
        </w:rPr>
        <w:lastRenderedPageBreak/>
        <w:t>Влияние софосбувира на фармакокинетику других лекарственных препаратов</w:t>
      </w:r>
    </w:p>
    <w:p w14:paraId="5A86AC5B" w14:textId="77777777" w:rsidR="008A0322" w:rsidRPr="0081412F" w:rsidRDefault="008A0322" w:rsidP="008B6F06">
      <w:pPr>
        <w:spacing w:after="0" w:line="240" w:lineRule="auto"/>
        <w:rPr>
          <w:color w:val="000000"/>
        </w:rPr>
      </w:pPr>
    </w:p>
    <w:p w14:paraId="47C5EE5A" w14:textId="77777777" w:rsidR="008B6F06" w:rsidRPr="008B6F06" w:rsidRDefault="008B6F06">
      <w:pPr>
        <w:spacing w:after="0" w:line="240" w:lineRule="auto"/>
        <w:ind w:firstLine="708"/>
        <w:rPr>
          <w:color w:val="000000"/>
        </w:rPr>
        <w:pPrChange w:id="1444" w:author="Абрамова Анна Андреевна" w:date="2024-05-15T00:39:00Z">
          <w:pPr>
            <w:spacing w:after="0" w:line="240" w:lineRule="auto"/>
          </w:pPr>
        </w:pPrChange>
      </w:pPr>
      <w:r w:rsidRPr="008B6F06">
        <w:rPr>
          <w:color w:val="000000"/>
        </w:rPr>
        <w:t xml:space="preserve">Софосбувир и его метаболит GS-331007 не демонстрировали обнаруживаемого </w:t>
      </w:r>
      <w:r w:rsidRPr="008A0322">
        <w:rPr>
          <w:i/>
          <w:iCs/>
          <w:color w:val="000000"/>
        </w:rPr>
        <w:t>in vitro</w:t>
      </w:r>
      <w:r w:rsidRPr="008B6F06">
        <w:rPr>
          <w:color w:val="000000"/>
        </w:rPr>
        <w:t xml:space="preserve"> ингибирования CYP1A2, CYP2B6, CYP2C8, CYP2C9, CYP2C19 или CYP2D6, CYP3A или UGT1A1.</w:t>
      </w:r>
    </w:p>
    <w:p w14:paraId="0F55C68B" w14:textId="77777777" w:rsidR="008B6F06" w:rsidRPr="008B6F06" w:rsidRDefault="008B6F06">
      <w:pPr>
        <w:spacing w:after="0" w:line="240" w:lineRule="auto"/>
        <w:ind w:firstLine="708"/>
        <w:rPr>
          <w:color w:val="000000"/>
        </w:rPr>
        <w:pPrChange w:id="1445" w:author="Абрамова Анна Андреевна" w:date="2024-05-15T00:39:00Z">
          <w:pPr>
            <w:spacing w:after="0" w:line="240" w:lineRule="auto"/>
          </w:pPr>
        </w:pPrChange>
      </w:pPr>
      <w:r w:rsidRPr="008B6F06">
        <w:rPr>
          <w:color w:val="000000"/>
        </w:rPr>
        <w:t xml:space="preserve">Индукция CYP3A4 и CYP2B6 наблюдалась </w:t>
      </w:r>
      <w:r w:rsidRPr="008A0322">
        <w:rPr>
          <w:i/>
          <w:iCs/>
          <w:color w:val="000000"/>
        </w:rPr>
        <w:t>in vitro</w:t>
      </w:r>
      <w:r w:rsidRPr="008B6F06">
        <w:rPr>
          <w:color w:val="000000"/>
        </w:rPr>
        <w:t xml:space="preserve">. Исследование ЛВ </w:t>
      </w:r>
      <w:r w:rsidRPr="008A0322">
        <w:rPr>
          <w:i/>
          <w:iCs/>
          <w:color w:val="000000"/>
        </w:rPr>
        <w:t>in vivo</w:t>
      </w:r>
      <w:r w:rsidRPr="008B6F06">
        <w:rPr>
          <w:color w:val="000000"/>
        </w:rPr>
        <w:t xml:space="preserve"> с применением оральных контрацептивов совместно с софосбувиром в течение 7 дней не выявило признаков снижения экспозиции.</w:t>
      </w:r>
    </w:p>
    <w:p w14:paraId="68AE7FC9" w14:textId="41116653" w:rsidR="008B6F06" w:rsidRPr="008B6F06" w:rsidRDefault="008B6F06">
      <w:pPr>
        <w:spacing w:after="0" w:line="240" w:lineRule="auto"/>
        <w:ind w:firstLine="708"/>
        <w:rPr>
          <w:color w:val="000000"/>
        </w:rPr>
        <w:pPrChange w:id="1446" w:author="Абрамова Анна Андреевна" w:date="2024-05-15T00:39:00Z">
          <w:pPr>
            <w:spacing w:after="0" w:line="240" w:lineRule="auto"/>
          </w:pPr>
        </w:pPrChange>
      </w:pPr>
      <w:r w:rsidRPr="008B6F06">
        <w:rPr>
          <w:color w:val="000000"/>
        </w:rPr>
        <w:t>Софосбувир и GS</w:t>
      </w:r>
      <w:r w:rsidR="008A0322">
        <w:rPr>
          <w:color w:val="000000"/>
        </w:rPr>
        <w:t>-</w:t>
      </w:r>
      <w:r w:rsidRPr="008B6F06">
        <w:rPr>
          <w:color w:val="000000"/>
        </w:rPr>
        <w:t>331007 не являются ингибиторами переносчиков лекарственных препаратов P</w:t>
      </w:r>
      <w:r w:rsidR="008A0322">
        <w:rPr>
          <w:color w:val="000000"/>
        </w:rPr>
        <w:t>-</w:t>
      </w:r>
      <w:r w:rsidRPr="008B6F06">
        <w:rPr>
          <w:color w:val="000000"/>
        </w:rPr>
        <w:t>gp, BCRP, MRP2, BSEP, OATP1B1, OATP1B3 и OCT1. GS 331007 не является ингибитором OAT1, OCT2 и MATE1.</w:t>
      </w:r>
    </w:p>
    <w:p w14:paraId="468B804D" w14:textId="0F245395" w:rsidR="00971371" w:rsidRDefault="008B6F06" w:rsidP="00971371">
      <w:pPr>
        <w:spacing w:after="0" w:line="240" w:lineRule="auto"/>
        <w:ind w:firstLine="708"/>
        <w:rPr>
          <w:ins w:id="1447" w:author="Абрамова Анна Андреевна" w:date="2024-05-16T00:26:00Z"/>
          <w:bCs/>
          <w:iCs/>
        </w:rPr>
      </w:pPr>
      <w:r w:rsidRPr="008B6F06">
        <w:rPr>
          <w:color w:val="000000"/>
        </w:rPr>
        <w:t xml:space="preserve">Исследования ЛВ были проведены с участием здоровых добровольцев и пациентов для оценки влияния </w:t>
      </w:r>
      <w:r w:rsidR="008A0322">
        <w:rPr>
          <w:color w:val="000000"/>
        </w:rPr>
        <w:t>софосбувира</w:t>
      </w:r>
      <w:r w:rsidRPr="008B6F06">
        <w:rPr>
          <w:color w:val="000000"/>
        </w:rPr>
        <w:t xml:space="preserve"> на ФК метадона, CsA и такролимуса. Кроме того, была проведена оценка влияния этих препаратов на ФК </w:t>
      </w:r>
      <w:r w:rsidR="008A0322">
        <w:rPr>
          <w:color w:val="000000"/>
        </w:rPr>
        <w:t>софосбувира</w:t>
      </w:r>
      <w:r w:rsidRPr="008B6F06">
        <w:rPr>
          <w:color w:val="000000"/>
        </w:rPr>
        <w:t xml:space="preserve"> и его метаболитов. Экспозиция метадона не изменялась под влиянием </w:t>
      </w:r>
      <w:r w:rsidR="008A0322">
        <w:rPr>
          <w:color w:val="000000"/>
        </w:rPr>
        <w:t>софосбувира</w:t>
      </w:r>
      <w:r w:rsidRPr="008B6F06">
        <w:rPr>
          <w:color w:val="000000"/>
        </w:rPr>
        <w:t>, равно как и экспозиция CsA и такролимуса, хотя C</w:t>
      </w:r>
      <w:r w:rsidRPr="008A0322">
        <w:rPr>
          <w:color w:val="000000"/>
          <w:vertAlign w:val="subscript"/>
        </w:rPr>
        <w:t>max</w:t>
      </w:r>
      <w:r w:rsidRPr="008B6F06">
        <w:rPr>
          <w:color w:val="000000"/>
        </w:rPr>
        <w:t xml:space="preserve"> такролимуса была снижена почти на 30 %</w:t>
      </w:r>
      <w:r>
        <w:rPr>
          <w:color w:val="000000"/>
        </w:rPr>
        <w:t xml:space="preserve"> </w:t>
      </w:r>
      <w:r w:rsidRPr="003D7168">
        <w:rPr>
          <w:color w:val="000000"/>
        </w:rPr>
        <w:t>[</w:t>
      </w:r>
      <w:r w:rsidR="003D7168" w:rsidRPr="003D7168">
        <w:rPr>
          <w:color w:val="000000"/>
        </w:rPr>
        <w:t>6,8</w:t>
      </w:r>
      <w:r w:rsidRPr="003D7168">
        <w:rPr>
          <w:bCs/>
          <w:iCs/>
        </w:rPr>
        <w:t>].</w:t>
      </w:r>
    </w:p>
    <w:p w14:paraId="6F354F97" w14:textId="77777777" w:rsidR="00971371" w:rsidRPr="00971371" w:rsidRDefault="00971371">
      <w:pPr>
        <w:spacing w:after="0" w:line="240" w:lineRule="auto"/>
        <w:ind w:firstLine="708"/>
        <w:rPr>
          <w:bCs/>
          <w:iCs/>
          <w:rPrChange w:id="1448" w:author="Абрамова Анна Андреевна" w:date="2024-05-16T00:26:00Z">
            <w:rPr>
              <w:color w:val="000000"/>
            </w:rPr>
          </w:rPrChange>
        </w:rPr>
        <w:pPrChange w:id="1449" w:author="Абрамова Анна Андреевна" w:date="2024-05-16T00:26:00Z">
          <w:pPr>
            <w:spacing w:after="0" w:line="240" w:lineRule="auto"/>
          </w:pPr>
        </w:pPrChange>
      </w:pPr>
    </w:p>
    <w:p w14:paraId="321C2ACE" w14:textId="6E0898DF" w:rsidR="00971371" w:rsidRDefault="00E75618" w:rsidP="00971371">
      <w:pPr>
        <w:pStyle w:val="Heading2"/>
        <w:spacing w:before="0" w:after="0" w:line="240" w:lineRule="auto"/>
        <w:rPr>
          <w:ins w:id="1450" w:author="Абрамова Анна Андреевна" w:date="2024-05-16T00:26:00Z"/>
          <w:color w:val="000000" w:themeColor="text1"/>
          <w:szCs w:val="24"/>
        </w:rPr>
      </w:pPr>
      <w:bookmarkStart w:id="1451" w:name="_Toc164609979"/>
      <w:r w:rsidRPr="003D7168">
        <w:rPr>
          <w:color w:val="000000" w:themeColor="text1"/>
          <w:szCs w:val="24"/>
        </w:rPr>
        <w:t>4.2. Фармакодинамика</w:t>
      </w:r>
      <w:r w:rsidR="00D12490" w:rsidRPr="003D7168">
        <w:rPr>
          <w:color w:val="000000" w:themeColor="text1"/>
          <w:szCs w:val="24"/>
        </w:rPr>
        <w:t xml:space="preserve"> у человека</w:t>
      </w:r>
      <w:bookmarkEnd w:id="1451"/>
    </w:p>
    <w:p w14:paraId="75C74620" w14:textId="77777777" w:rsidR="00971371" w:rsidRPr="00971371" w:rsidRDefault="00971371">
      <w:pPr>
        <w:spacing w:after="0"/>
        <w:rPr>
          <w:rPrChange w:id="1452" w:author="Абрамова Анна Андреевна" w:date="2024-05-16T00:26:00Z">
            <w:rPr>
              <w:color w:val="000000" w:themeColor="text1"/>
              <w:szCs w:val="24"/>
            </w:rPr>
          </w:rPrChange>
        </w:rPr>
        <w:pPrChange w:id="1453" w:author="Абрамова Анна Андреевна" w:date="2024-05-16T00:26:00Z">
          <w:pPr>
            <w:pStyle w:val="Heading2"/>
            <w:spacing w:line="240" w:lineRule="auto"/>
          </w:pPr>
        </w:pPrChange>
      </w:pPr>
    </w:p>
    <w:p w14:paraId="2B04A8EC" w14:textId="77777777" w:rsidR="003F28EB" w:rsidRPr="003F28EB" w:rsidRDefault="003F28EB" w:rsidP="003F28EB">
      <w:pPr>
        <w:spacing w:after="0" w:line="240" w:lineRule="auto"/>
        <w:ind w:firstLine="709"/>
        <w:rPr>
          <w:color w:val="000000"/>
        </w:rPr>
      </w:pPr>
      <w:r w:rsidRPr="003F28EB">
        <w:rPr>
          <w:color w:val="000000"/>
        </w:rPr>
        <w:t>Софосбувир является пангенотипическим ингибитором РНК-зависимой РНК-полимеразы NS5B ВГС, которая необходима для репликации вируса. Софосбувир — нуклеотидное пролекарственное средство, которое подвергается внутриклеточному метаболизму, в процессе которого формируется фармакологически активный аналог уридин трифосфата (GS-461203), который с помощью NS5B полимеразы GS-461203 может встраиваться в РНК ВГС и действовать как обрыватель цепи. GS-461203 (активный метаболит софосбувира) не является ни ингибитором ДНК- и РНК-полимераз человека, ни ингибитором митохондриальной РНК-полимеразы.</w:t>
      </w:r>
    </w:p>
    <w:p w14:paraId="628A4ECA" w14:textId="74006AFA" w:rsidR="00757BF2" w:rsidRDefault="003F28EB" w:rsidP="003F28EB">
      <w:pPr>
        <w:spacing w:after="0" w:line="240" w:lineRule="auto"/>
        <w:ind w:firstLine="709"/>
        <w:rPr>
          <w:color w:val="000000"/>
        </w:rPr>
      </w:pPr>
      <w:r w:rsidRPr="003F28EB">
        <w:rPr>
          <w:color w:val="000000"/>
        </w:rPr>
        <w:t xml:space="preserve">Велпатасвир - ингибитор ВГС, нацеленный на белок NS5A ВГС, который необходим как для репликации РНК, так и для сборки вирионов ВГС. Селекция резистентности </w:t>
      </w:r>
      <w:r w:rsidRPr="001767AC">
        <w:rPr>
          <w:i/>
          <w:iCs/>
          <w:color w:val="000000"/>
          <w:rPrChange w:id="1454" w:author="Абрамова Анна Андреевна" w:date="2024-05-17T00:58:00Z">
            <w:rPr>
              <w:color w:val="000000"/>
            </w:rPr>
          </w:rPrChange>
        </w:rPr>
        <w:t>in vitro</w:t>
      </w:r>
      <w:r w:rsidRPr="003F28EB">
        <w:rPr>
          <w:color w:val="000000"/>
        </w:rPr>
        <w:t xml:space="preserve"> и исследования перекрестной резистентности указывают на то, что механизм действия велпатасвира состоит в действии, направленном на </w:t>
      </w:r>
      <w:r w:rsidRPr="003D7168">
        <w:rPr>
          <w:color w:val="000000"/>
        </w:rPr>
        <w:t>NS5A [</w:t>
      </w:r>
      <w:r w:rsidR="003D7168" w:rsidRPr="003D7168">
        <w:rPr>
          <w:color w:val="000000"/>
        </w:rPr>
        <w:t>9</w:t>
      </w:r>
      <w:r w:rsidRPr="003D7168">
        <w:rPr>
          <w:color w:val="000000"/>
        </w:rPr>
        <w:t>].</w:t>
      </w:r>
    </w:p>
    <w:p w14:paraId="71B7D433" w14:textId="77777777" w:rsidR="003D7168" w:rsidRDefault="003D7168" w:rsidP="003F28EB">
      <w:pPr>
        <w:spacing w:after="0" w:line="240" w:lineRule="auto"/>
        <w:ind w:firstLine="709"/>
        <w:rPr>
          <w:color w:val="000000"/>
        </w:rPr>
      </w:pPr>
    </w:p>
    <w:p w14:paraId="272A8843" w14:textId="77777777" w:rsidR="003F28EB" w:rsidRPr="00A86101" w:rsidRDefault="003F28EB">
      <w:pPr>
        <w:spacing w:after="0" w:line="240" w:lineRule="auto"/>
        <w:rPr>
          <w:b/>
          <w:bCs/>
          <w:color w:val="000000"/>
          <w:rPrChange w:id="1455" w:author="Абрамова Анна Андреевна" w:date="2024-05-16T23:16:00Z">
            <w:rPr>
              <w:b/>
              <w:bCs/>
              <w:i/>
              <w:iCs/>
              <w:color w:val="000000"/>
            </w:rPr>
          </w:rPrChange>
        </w:rPr>
        <w:pPrChange w:id="1456" w:author="Абрамова Анна Андреевна" w:date="2024-05-15T00:39:00Z">
          <w:pPr>
            <w:spacing w:after="0" w:line="240" w:lineRule="auto"/>
            <w:ind w:firstLine="709"/>
          </w:pPr>
        </w:pPrChange>
      </w:pPr>
      <w:r w:rsidRPr="00A86101">
        <w:rPr>
          <w:b/>
          <w:bCs/>
          <w:color w:val="000000"/>
          <w:rPrChange w:id="1457" w:author="Абрамова Анна Андреевна" w:date="2024-05-16T23:16:00Z">
            <w:rPr>
              <w:b/>
              <w:bCs/>
              <w:i/>
              <w:iCs/>
              <w:color w:val="000000"/>
            </w:rPr>
          </w:rPrChange>
        </w:rPr>
        <w:t>Противовирусная активность</w:t>
      </w:r>
    </w:p>
    <w:p w14:paraId="47E7D24A" w14:textId="77777777" w:rsidR="003F28EB" w:rsidRPr="003F28EB" w:rsidRDefault="003F28EB" w:rsidP="003F28EB">
      <w:pPr>
        <w:spacing w:after="0" w:line="240" w:lineRule="auto"/>
        <w:ind w:firstLine="709"/>
        <w:rPr>
          <w:b/>
          <w:bCs/>
          <w:i/>
          <w:iCs/>
          <w:color w:val="000000"/>
        </w:rPr>
      </w:pPr>
    </w:p>
    <w:p w14:paraId="25BA4B48" w14:textId="7A7B4D42" w:rsidR="003F28EB" w:rsidRDefault="003F28EB" w:rsidP="003F28EB">
      <w:pPr>
        <w:spacing w:after="0" w:line="240" w:lineRule="auto"/>
        <w:ind w:firstLine="709"/>
        <w:rPr>
          <w:color w:val="000000"/>
        </w:rPr>
      </w:pPr>
      <w:r w:rsidRPr="003F28EB">
        <w:rPr>
          <w:color w:val="000000"/>
        </w:rPr>
        <w:t>Значения 50% эффективной концентрации (EC</w:t>
      </w:r>
      <w:r w:rsidRPr="003F28EB">
        <w:rPr>
          <w:color w:val="000000"/>
          <w:vertAlign w:val="subscript"/>
        </w:rPr>
        <w:t>50</w:t>
      </w:r>
      <w:r w:rsidRPr="003F28EB">
        <w:rPr>
          <w:color w:val="000000"/>
        </w:rPr>
        <w:t xml:space="preserve">) софосбувира и велпатасвира в отношении полноразмерных или химерных репликонов, кодирующих последовательности NS5B и NS5A из лабораторных штаммов, </w:t>
      </w:r>
      <w:r w:rsidRPr="00E36881">
        <w:rPr>
          <w:color w:val="000000"/>
        </w:rPr>
        <w:t xml:space="preserve">представлены в Таблице </w:t>
      </w:r>
      <w:r w:rsidR="00E36881" w:rsidRPr="00E36881">
        <w:rPr>
          <w:color w:val="000000"/>
        </w:rPr>
        <w:t>4-2</w:t>
      </w:r>
      <w:r w:rsidRPr="00E36881">
        <w:rPr>
          <w:color w:val="000000"/>
        </w:rPr>
        <w:t>.</w:t>
      </w:r>
      <w:r w:rsidRPr="003F28EB">
        <w:rPr>
          <w:color w:val="000000"/>
        </w:rPr>
        <w:t xml:space="preserve"> Значения EC</w:t>
      </w:r>
      <w:r w:rsidRPr="0081412F">
        <w:rPr>
          <w:color w:val="000000"/>
          <w:vertAlign w:val="subscript"/>
        </w:rPr>
        <w:t xml:space="preserve">50 </w:t>
      </w:r>
      <w:r w:rsidRPr="003F28EB">
        <w:rPr>
          <w:color w:val="000000"/>
        </w:rPr>
        <w:t xml:space="preserve">софосбувира и велпатасвира в сравнении с клиническими изолятами представлены в </w:t>
      </w:r>
      <w:r w:rsidRPr="00E36881">
        <w:rPr>
          <w:color w:val="000000"/>
        </w:rPr>
        <w:t xml:space="preserve">Таблице </w:t>
      </w:r>
      <w:r w:rsidR="00E36881" w:rsidRPr="00E36881">
        <w:rPr>
          <w:color w:val="000000"/>
        </w:rPr>
        <w:t>4-3</w:t>
      </w:r>
      <w:r w:rsidR="005F3223" w:rsidRPr="00E36881">
        <w:rPr>
          <w:color w:val="000000"/>
        </w:rPr>
        <w:t xml:space="preserve"> </w:t>
      </w:r>
      <w:r w:rsidR="003D7168" w:rsidRPr="00E36881">
        <w:rPr>
          <w:color w:val="000000"/>
        </w:rPr>
        <w:t>[9].</w:t>
      </w:r>
    </w:p>
    <w:p w14:paraId="13369A98" w14:textId="77777777" w:rsidR="003F28EB" w:rsidRPr="003F28EB" w:rsidRDefault="003F28EB" w:rsidP="003F28EB">
      <w:pPr>
        <w:spacing w:after="0" w:line="240" w:lineRule="auto"/>
        <w:ind w:firstLine="709"/>
        <w:rPr>
          <w:color w:val="000000"/>
        </w:rPr>
      </w:pPr>
    </w:p>
    <w:p w14:paraId="14C0CE8F" w14:textId="63422BD9" w:rsidR="003F28EB" w:rsidRDefault="003F28EB" w:rsidP="0081412F">
      <w:pPr>
        <w:spacing w:after="0" w:line="240" w:lineRule="auto"/>
        <w:rPr>
          <w:color w:val="000000"/>
        </w:rPr>
      </w:pPr>
      <w:r w:rsidRPr="00E36881">
        <w:rPr>
          <w:b/>
          <w:bCs/>
          <w:color w:val="000000"/>
        </w:rPr>
        <w:t xml:space="preserve">Таблица </w:t>
      </w:r>
      <w:r w:rsidR="00E36881" w:rsidRPr="00E36881">
        <w:rPr>
          <w:b/>
          <w:bCs/>
          <w:color w:val="000000"/>
        </w:rPr>
        <w:t>4-2.</w:t>
      </w:r>
      <w:r w:rsidRPr="003F28EB">
        <w:rPr>
          <w:color w:val="000000"/>
        </w:rPr>
        <w:t xml:space="preserve"> </w:t>
      </w:r>
      <w:r w:rsidR="00DE2532" w:rsidRPr="00DE2532">
        <w:rPr>
          <w:color w:val="000000"/>
        </w:rPr>
        <w:t>Активность софосбувира и велпатасвира в отношении полноразмерных или химерных лабораторных репликонов</w:t>
      </w:r>
      <w:ins w:id="1458" w:author="Абрамова Анна Андреевна" w:date="2024-05-15T00:39:00Z">
        <w:r w:rsidR="00350D57">
          <w:rPr>
            <w:color w:val="000000"/>
          </w:rPr>
          <w:t>.</w:t>
        </w:r>
      </w:ins>
    </w:p>
    <w:tbl>
      <w:tblPr>
        <w:tblStyle w:val="TableGrid"/>
        <w:tblW w:w="0" w:type="auto"/>
        <w:jc w:val="center"/>
        <w:tblLook w:val="04A0" w:firstRow="1" w:lastRow="0" w:firstColumn="1" w:lastColumn="0" w:noHBand="0" w:noVBand="1"/>
        <w:tblPrChange w:id="1459" w:author="Абрамова Анна Андреевна" w:date="2024-05-15T00:40:00Z">
          <w:tblPr>
            <w:tblStyle w:val="TableGrid"/>
            <w:tblW w:w="0" w:type="auto"/>
            <w:jc w:val="center"/>
            <w:tblLook w:val="04A0" w:firstRow="1" w:lastRow="0" w:firstColumn="1" w:lastColumn="0" w:noHBand="0" w:noVBand="1"/>
          </w:tblPr>
        </w:tblPrChange>
      </w:tblPr>
      <w:tblGrid>
        <w:gridCol w:w="3027"/>
        <w:gridCol w:w="3383"/>
        <w:gridCol w:w="2929"/>
        <w:tblGridChange w:id="1460">
          <w:tblGrid>
            <w:gridCol w:w="3027"/>
            <w:gridCol w:w="3383"/>
            <w:gridCol w:w="2929"/>
          </w:tblGrid>
        </w:tblGridChange>
      </w:tblGrid>
      <w:tr w:rsidR="00825FBD" w14:paraId="76DCE51F" w14:textId="77777777" w:rsidTr="00350D57">
        <w:trPr>
          <w:trHeight w:val="825"/>
          <w:tblHeader/>
          <w:jc w:val="center"/>
          <w:trPrChange w:id="1461" w:author="Абрамова Анна Андреевна" w:date="2024-05-15T00:40:00Z">
            <w:trPr>
              <w:trHeight w:val="825"/>
              <w:tblHeader/>
              <w:jc w:val="center"/>
            </w:trPr>
          </w:trPrChange>
        </w:trPr>
        <w:tc>
          <w:tcPr>
            <w:tcW w:w="3027" w:type="dxa"/>
            <w:shd w:val="clear" w:color="auto" w:fill="D9D9D9" w:themeFill="background1" w:themeFillShade="D9"/>
            <w:vAlign w:val="center"/>
            <w:tcPrChange w:id="1462" w:author="Абрамова Анна Андреевна" w:date="2024-05-15T00:40:00Z">
              <w:tcPr>
                <w:tcW w:w="3027" w:type="dxa"/>
                <w:shd w:val="clear" w:color="auto" w:fill="D9D9D9" w:themeFill="background1" w:themeFillShade="D9"/>
                <w:vAlign w:val="center"/>
              </w:tcPr>
            </w:tcPrChange>
          </w:tcPr>
          <w:p w14:paraId="1F23A836" w14:textId="61B44CEC" w:rsidR="00825FBD" w:rsidRPr="00371C08" w:rsidRDefault="00825FBD" w:rsidP="00971371">
            <w:pPr>
              <w:pStyle w:val="NormalWeb"/>
              <w:spacing w:before="0" w:beforeAutospacing="0" w:after="0" w:afterAutospacing="0"/>
              <w:jc w:val="center"/>
              <w:textAlignment w:val="top"/>
              <w:rPr>
                <w:b/>
                <w:color w:val="000000"/>
                <w:szCs w:val="28"/>
              </w:rPr>
            </w:pPr>
            <w:r w:rsidRPr="00F3552A">
              <w:rPr>
                <w:b/>
                <w:bCs/>
                <w:color w:val="000000"/>
              </w:rPr>
              <w:t>Генотип репликона</w:t>
            </w:r>
          </w:p>
        </w:tc>
        <w:tc>
          <w:tcPr>
            <w:tcW w:w="3383" w:type="dxa"/>
            <w:shd w:val="clear" w:color="auto" w:fill="D9D9D9" w:themeFill="background1" w:themeFillShade="D9"/>
            <w:vAlign w:val="center"/>
            <w:tcPrChange w:id="1463" w:author="Абрамова Анна Андреевна" w:date="2024-05-15T00:40:00Z">
              <w:tcPr>
                <w:tcW w:w="3383" w:type="dxa"/>
                <w:shd w:val="clear" w:color="auto" w:fill="D9D9D9" w:themeFill="background1" w:themeFillShade="D9"/>
                <w:vAlign w:val="center"/>
              </w:tcPr>
            </w:tcPrChange>
          </w:tcPr>
          <w:p w14:paraId="5BD72A76" w14:textId="6C071129" w:rsidR="00825FBD" w:rsidRPr="00277AAC" w:rsidRDefault="00825FBD" w:rsidP="00971371">
            <w:pPr>
              <w:pStyle w:val="NormalWeb"/>
              <w:spacing w:before="0" w:beforeAutospacing="0" w:after="0" w:afterAutospacing="0"/>
              <w:jc w:val="center"/>
              <w:textAlignment w:val="top"/>
              <w:rPr>
                <w:b/>
                <w:color w:val="000000"/>
                <w:szCs w:val="28"/>
              </w:rPr>
            </w:pPr>
            <w:r w:rsidRPr="00F3552A">
              <w:rPr>
                <w:b/>
                <w:bCs/>
                <w:color w:val="000000"/>
              </w:rPr>
              <w:t>EC</w:t>
            </w:r>
            <w:r w:rsidRPr="00F3552A">
              <w:rPr>
                <w:b/>
                <w:bCs/>
                <w:color w:val="000000"/>
                <w:vertAlign w:val="subscript"/>
              </w:rPr>
              <w:t>50</w:t>
            </w:r>
            <w:r w:rsidRPr="00F3552A">
              <w:rPr>
                <w:b/>
                <w:bCs/>
                <w:color w:val="000000"/>
              </w:rPr>
              <w:t xml:space="preserve"> софосбувира, нМ</w:t>
            </w:r>
            <w:ins w:id="1464" w:author="Абрамова Анна Андреевна" w:date="2024-05-16T00:27:00Z">
              <w:r w:rsidR="00971371">
                <w:rPr>
                  <w:b/>
                  <w:bCs/>
                  <w:color w:val="000000"/>
                  <w:vertAlign w:val="superscript"/>
                </w:rPr>
                <w:t>*</w:t>
              </w:r>
            </w:ins>
            <w:del w:id="1465" w:author="Абрамова Анна Андреевна" w:date="2024-05-16T00:26:00Z">
              <w:r w:rsidRPr="00F3552A" w:rsidDel="00971371">
                <w:rPr>
                  <w:b/>
                  <w:bCs/>
                  <w:color w:val="000000"/>
                  <w:vertAlign w:val="superscript"/>
                </w:rPr>
                <w:delText>a</w:delText>
              </w:r>
            </w:del>
          </w:p>
        </w:tc>
        <w:tc>
          <w:tcPr>
            <w:tcW w:w="2929" w:type="dxa"/>
            <w:shd w:val="clear" w:color="auto" w:fill="D9D9D9" w:themeFill="background1" w:themeFillShade="D9"/>
            <w:vAlign w:val="center"/>
            <w:tcPrChange w:id="1466" w:author="Абрамова Анна Андреевна" w:date="2024-05-15T00:40:00Z">
              <w:tcPr>
                <w:tcW w:w="2929" w:type="dxa"/>
                <w:shd w:val="clear" w:color="auto" w:fill="D9D9D9" w:themeFill="background1" w:themeFillShade="D9"/>
                <w:vAlign w:val="center"/>
              </w:tcPr>
            </w:tcPrChange>
          </w:tcPr>
          <w:p w14:paraId="48DA3981" w14:textId="2BDAB6A6" w:rsidR="00825FBD" w:rsidRPr="00F45561" w:rsidRDefault="00825FBD" w:rsidP="00971371">
            <w:pPr>
              <w:pStyle w:val="NormalWeb"/>
              <w:spacing w:before="0" w:beforeAutospacing="0" w:after="0" w:afterAutospacing="0"/>
              <w:jc w:val="center"/>
              <w:textAlignment w:val="top"/>
              <w:rPr>
                <w:b/>
                <w:color w:val="000000"/>
                <w:szCs w:val="28"/>
                <w:vertAlign w:val="superscript"/>
                <w:lang w:val="en-US"/>
              </w:rPr>
            </w:pPr>
            <w:r w:rsidRPr="00F3552A">
              <w:rPr>
                <w:b/>
                <w:bCs/>
                <w:color w:val="000000"/>
              </w:rPr>
              <w:t>EC</w:t>
            </w:r>
            <w:r w:rsidRPr="00F3552A">
              <w:rPr>
                <w:b/>
                <w:bCs/>
                <w:color w:val="000000"/>
                <w:vertAlign w:val="subscript"/>
              </w:rPr>
              <w:t>50</w:t>
            </w:r>
            <w:r w:rsidRPr="00F3552A">
              <w:rPr>
                <w:b/>
                <w:bCs/>
                <w:color w:val="000000"/>
              </w:rPr>
              <w:t xml:space="preserve"> велпатасвира, нМ</w:t>
            </w:r>
            <w:ins w:id="1467" w:author="Абрамова Анна Андреевна" w:date="2024-05-16T00:27:00Z">
              <w:r w:rsidR="00971371">
                <w:rPr>
                  <w:b/>
                  <w:bCs/>
                  <w:color w:val="000000"/>
                  <w:vertAlign w:val="superscript"/>
                </w:rPr>
                <w:t>*</w:t>
              </w:r>
            </w:ins>
            <w:del w:id="1468" w:author="Абрамова Анна Андреевна" w:date="2024-05-16T00:27:00Z">
              <w:r w:rsidRPr="00F3552A" w:rsidDel="00971371">
                <w:rPr>
                  <w:b/>
                  <w:bCs/>
                  <w:color w:val="000000"/>
                  <w:vertAlign w:val="superscript"/>
                </w:rPr>
                <w:delText>a</w:delText>
              </w:r>
            </w:del>
          </w:p>
        </w:tc>
      </w:tr>
      <w:tr w:rsidR="00825FBD" w14:paraId="116CE3A2" w14:textId="77777777" w:rsidTr="00350D57">
        <w:trPr>
          <w:trHeight w:val="521"/>
          <w:jc w:val="center"/>
          <w:trPrChange w:id="1469" w:author="Абрамова Анна Андреевна" w:date="2024-05-15T00:40:00Z">
            <w:trPr>
              <w:trHeight w:val="521"/>
              <w:jc w:val="center"/>
            </w:trPr>
          </w:trPrChange>
        </w:trPr>
        <w:tc>
          <w:tcPr>
            <w:tcW w:w="3027" w:type="dxa"/>
            <w:vAlign w:val="center"/>
            <w:tcPrChange w:id="1470" w:author="Абрамова Анна Андреевна" w:date="2024-05-15T00:40:00Z">
              <w:tcPr>
                <w:tcW w:w="3027" w:type="dxa"/>
                <w:vAlign w:val="center"/>
              </w:tcPr>
            </w:tcPrChange>
          </w:tcPr>
          <w:p w14:paraId="7052142B" w14:textId="38C27796" w:rsidR="00825FBD" w:rsidRDefault="00DE2532">
            <w:pPr>
              <w:pStyle w:val="NormalWeb"/>
              <w:spacing w:before="0" w:beforeAutospacing="0" w:after="0" w:afterAutospacing="0"/>
              <w:jc w:val="center"/>
              <w:textAlignment w:val="top"/>
              <w:rPr>
                <w:color w:val="000000"/>
                <w:szCs w:val="28"/>
              </w:rPr>
              <w:pPrChange w:id="1471" w:author="Абрамова Анна Андреевна" w:date="2024-05-16T00:26:00Z">
                <w:pPr>
                  <w:pStyle w:val="NormalWeb"/>
                  <w:spacing w:before="0" w:beforeAutospacing="0" w:after="0" w:afterAutospacing="0"/>
                  <w:jc w:val="both"/>
                  <w:textAlignment w:val="top"/>
                </w:pPr>
              </w:pPrChange>
            </w:pPr>
            <w:r w:rsidRPr="00F3552A">
              <w:rPr>
                <w:color w:val="000000"/>
              </w:rPr>
              <w:t>1a</w:t>
            </w:r>
          </w:p>
        </w:tc>
        <w:tc>
          <w:tcPr>
            <w:tcW w:w="3383" w:type="dxa"/>
            <w:vAlign w:val="center"/>
            <w:tcPrChange w:id="1472" w:author="Абрамова Анна Андреевна" w:date="2024-05-15T00:40:00Z">
              <w:tcPr>
                <w:tcW w:w="3383" w:type="dxa"/>
                <w:vAlign w:val="center"/>
              </w:tcPr>
            </w:tcPrChange>
          </w:tcPr>
          <w:p w14:paraId="6EFC040C" w14:textId="385FB621" w:rsidR="00825FBD" w:rsidRDefault="00DE2532" w:rsidP="00971371">
            <w:pPr>
              <w:pStyle w:val="NormalWeb"/>
              <w:spacing w:before="0" w:beforeAutospacing="0" w:after="0" w:afterAutospacing="0"/>
              <w:jc w:val="center"/>
              <w:textAlignment w:val="top"/>
              <w:rPr>
                <w:color w:val="000000"/>
                <w:szCs w:val="28"/>
              </w:rPr>
            </w:pPr>
            <w:r>
              <w:rPr>
                <w:color w:val="000000"/>
                <w:szCs w:val="28"/>
              </w:rPr>
              <w:t>40</w:t>
            </w:r>
          </w:p>
        </w:tc>
        <w:tc>
          <w:tcPr>
            <w:tcW w:w="2929" w:type="dxa"/>
            <w:vAlign w:val="center"/>
            <w:tcPrChange w:id="1473" w:author="Абрамова Анна Андреевна" w:date="2024-05-15T00:40:00Z">
              <w:tcPr>
                <w:tcW w:w="2929" w:type="dxa"/>
                <w:vAlign w:val="center"/>
              </w:tcPr>
            </w:tcPrChange>
          </w:tcPr>
          <w:p w14:paraId="66EC4701" w14:textId="38053B57" w:rsidR="00825FBD" w:rsidRDefault="00DE2532" w:rsidP="00971371">
            <w:pPr>
              <w:pStyle w:val="NormalWeb"/>
              <w:spacing w:before="0" w:beforeAutospacing="0" w:after="0" w:afterAutospacing="0"/>
              <w:jc w:val="center"/>
              <w:textAlignment w:val="top"/>
              <w:rPr>
                <w:color w:val="000000"/>
                <w:szCs w:val="28"/>
              </w:rPr>
            </w:pPr>
            <w:r w:rsidRPr="00F3552A">
              <w:rPr>
                <w:color w:val="000000"/>
              </w:rPr>
              <w:t>0,014</w:t>
            </w:r>
          </w:p>
        </w:tc>
      </w:tr>
      <w:tr w:rsidR="00825FBD" w14:paraId="07F76CA4" w14:textId="77777777" w:rsidTr="00350D57">
        <w:trPr>
          <w:trHeight w:val="521"/>
          <w:jc w:val="center"/>
          <w:trPrChange w:id="1474" w:author="Абрамова Анна Андреевна" w:date="2024-05-15T00:40:00Z">
            <w:trPr>
              <w:trHeight w:val="521"/>
              <w:jc w:val="center"/>
            </w:trPr>
          </w:trPrChange>
        </w:trPr>
        <w:tc>
          <w:tcPr>
            <w:tcW w:w="3027" w:type="dxa"/>
            <w:vAlign w:val="center"/>
            <w:tcPrChange w:id="1475" w:author="Абрамова Анна Андреевна" w:date="2024-05-15T00:40:00Z">
              <w:tcPr>
                <w:tcW w:w="3027" w:type="dxa"/>
                <w:vAlign w:val="center"/>
              </w:tcPr>
            </w:tcPrChange>
          </w:tcPr>
          <w:p w14:paraId="242EA941" w14:textId="21573A33" w:rsidR="00825FBD" w:rsidRDefault="00DE2532">
            <w:pPr>
              <w:pStyle w:val="NormalWeb"/>
              <w:spacing w:before="0" w:beforeAutospacing="0" w:after="0" w:afterAutospacing="0"/>
              <w:jc w:val="center"/>
              <w:textAlignment w:val="top"/>
              <w:rPr>
                <w:color w:val="000000"/>
                <w:szCs w:val="28"/>
              </w:rPr>
              <w:pPrChange w:id="1476" w:author="Абрамова Анна Андреевна" w:date="2024-05-16T00:26:00Z">
                <w:pPr>
                  <w:pStyle w:val="NormalWeb"/>
                  <w:spacing w:before="0" w:beforeAutospacing="0" w:after="0" w:afterAutospacing="0"/>
                  <w:jc w:val="both"/>
                  <w:textAlignment w:val="top"/>
                </w:pPr>
              </w:pPrChange>
            </w:pPr>
            <w:r w:rsidRPr="00F3552A">
              <w:rPr>
                <w:color w:val="000000"/>
              </w:rPr>
              <w:lastRenderedPageBreak/>
              <w:t>1b</w:t>
            </w:r>
          </w:p>
        </w:tc>
        <w:tc>
          <w:tcPr>
            <w:tcW w:w="3383" w:type="dxa"/>
            <w:vAlign w:val="center"/>
            <w:tcPrChange w:id="1477" w:author="Абрамова Анна Андреевна" w:date="2024-05-15T00:40:00Z">
              <w:tcPr>
                <w:tcW w:w="3383" w:type="dxa"/>
                <w:vAlign w:val="center"/>
              </w:tcPr>
            </w:tcPrChange>
          </w:tcPr>
          <w:p w14:paraId="2D1FF3C3" w14:textId="41AAF51C" w:rsidR="00825FBD" w:rsidRDefault="00DE2532" w:rsidP="00971371">
            <w:pPr>
              <w:pStyle w:val="NormalWeb"/>
              <w:spacing w:before="0" w:beforeAutospacing="0" w:after="0" w:afterAutospacing="0"/>
              <w:jc w:val="center"/>
              <w:textAlignment w:val="top"/>
              <w:rPr>
                <w:color w:val="000000"/>
                <w:szCs w:val="28"/>
              </w:rPr>
            </w:pPr>
            <w:r>
              <w:rPr>
                <w:color w:val="000000"/>
                <w:szCs w:val="28"/>
              </w:rPr>
              <w:t>110</w:t>
            </w:r>
          </w:p>
        </w:tc>
        <w:tc>
          <w:tcPr>
            <w:tcW w:w="2929" w:type="dxa"/>
            <w:vAlign w:val="center"/>
            <w:tcPrChange w:id="1478" w:author="Абрамова Анна Андреевна" w:date="2024-05-15T00:40:00Z">
              <w:tcPr>
                <w:tcW w:w="2929" w:type="dxa"/>
                <w:vAlign w:val="center"/>
              </w:tcPr>
            </w:tcPrChange>
          </w:tcPr>
          <w:p w14:paraId="3DD74ED1" w14:textId="7CA4B377" w:rsidR="00825FBD" w:rsidRDefault="00DE2532" w:rsidP="00971371">
            <w:pPr>
              <w:pStyle w:val="NormalWeb"/>
              <w:spacing w:before="0" w:beforeAutospacing="0" w:after="0" w:afterAutospacing="0"/>
              <w:jc w:val="center"/>
              <w:textAlignment w:val="top"/>
              <w:rPr>
                <w:color w:val="000000"/>
                <w:szCs w:val="28"/>
              </w:rPr>
            </w:pPr>
            <w:r w:rsidRPr="00F3552A">
              <w:rPr>
                <w:color w:val="000000"/>
              </w:rPr>
              <w:t>0,016</w:t>
            </w:r>
          </w:p>
        </w:tc>
      </w:tr>
      <w:tr w:rsidR="00825FBD" w14:paraId="7904D22A" w14:textId="77777777" w:rsidTr="00350D57">
        <w:trPr>
          <w:trHeight w:val="521"/>
          <w:jc w:val="center"/>
          <w:trPrChange w:id="1479" w:author="Абрамова Анна Андреевна" w:date="2024-05-15T00:40:00Z">
            <w:trPr>
              <w:trHeight w:val="521"/>
              <w:jc w:val="center"/>
            </w:trPr>
          </w:trPrChange>
        </w:trPr>
        <w:tc>
          <w:tcPr>
            <w:tcW w:w="3027" w:type="dxa"/>
            <w:vAlign w:val="center"/>
            <w:tcPrChange w:id="1480" w:author="Абрамова Анна Андреевна" w:date="2024-05-15T00:40:00Z">
              <w:tcPr>
                <w:tcW w:w="3027" w:type="dxa"/>
                <w:vAlign w:val="center"/>
              </w:tcPr>
            </w:tcPrChange>
          </w:tcPr>
          <w:p w14:paraId="63EDDDA8" w14:textId="2478515B" w:rsidR="00825FBD" w:rsidRDefault="00DE2532">
            <w:pPr>
              <w:pStyle w:val="NormalWeb"/>
              <w:spacing w:before="0" w:beforeAutospacing="0" w:after="0" w:afterAutospacing="0"/>
              <w:jc w:val="center"/>
              <w:textAlignment w:val="top"/>
              <w:rPr>
                <w:color w:val="000000"/>
                <w:szCs w:val="28"/>
              </w:rPr>
              <w:pPrChange w:id="1481" w:author="Абрамова Анна Андреевна" w:date="2024-05-16T00:26:00Z">
                <w:pPr>
                  <w:pStyle w:val="NormalWeb"/>
                  <w:spacing w:before="0" w:beforeAutospacing="0" w:after="0" w:afterAutospacing="0"/>
                  <w:jc w:val="both"/>
                  <w:textAlignment w:val="top"/>
                </w:pPr>
              </w:pPrChange>
            </w:pPr>
            <w:r w:rsidRPr="00F3552A">
              <w:rPr>
                <w:color w:val="000000"/>
              </w:rPr>
              <w:t>2a</w:t>
            </w:r>
          </w:p>
        </w:tc>
        <w:tc>
          <w:tcPr>
            <w:tcW w:w="3383" w:type="dxa"/>
            <w:vAlign w:val="center"/>
            <w:tcPrChange w:id="1482" w:author="Абрамова Анна Андреевна" w:date="2024-05-15T00:40:00Z">
              <w:tcPr>
                <w:tcW w:w="3383" w:type="dxa"/>
                <w:vAlign w:val="center"/>
              </w:tcPr>
            </w:tcPrChange>
          </w:tcPr>
          <w:p w14:paraId="375D53D8" w14:textId="0B190722" w:rsidR="00825FBD" w:rsidRDefault="00DE2532" w:rsidP="00971371">
            <w:pPr>
              <w:pStyle w:val="NormalWeb"/>
              <w:spacing w:before="0" w:beforeAutospacing="0" w:after="0" w:afterAutospacing="0"/>
              <w:jc w:val="center"/>
              <w:textAlignment w:val="top"/>
              <w:rPr>
                <w:color w:val="000000"/>
                <w:szCs w:val="28"/>
              </w:rPr>
            </w:pPr>
            <w:r>
              <w:rPr>
                <w:color w:val="000000"/>
                <w:szCs w:val="28"/>
              </w:rPr>
              <w:t>50</w:t>
            </w:r>
          </w:p>
        </w:tc>
        <w:tc>
          <w:tcPr>
            <w:tcW w:w="2929" w:type="dxa"/>
            <w:vAlign w:val="center"/>
            <w:tcPrChange w:id="1483" w:author="Абрамова Анна Андреевна" w:date="2024-05-15T00:40:00Z">
              <w:tcPr>
                <w:tcW w:w="2929" w:type="dxa"/>
                <w:vAlign w:val="center"/>
              </w:tcPr>
            </w:tcPrChange>
          </w:tcPr>
          <w:p w14:paraId="126648D5" w14:textId="1DFE8D42" w:rsidR="00825FBD" w:rsidRDefault="00DE2532" w:rsidP="00971371">
            <w:pPr>
              <w:pStyle w:val="NormalWeb"/>
              <w:spacing w:before="0" w:beforeAutospacing="0" w:after="0" w:afterAutospacing="0"/>
              <w:jc w:val="center"/>
              <w:textAlignment w:val="top"/>
              <w:rPr>
                <w:color w:val="000000"/>
                <w:szCs w:val="28"/>
              </w:rPr>
            </w:pPr>
            <w:r w:rsidRPr="00F3552A">
              <w:rPr>
                <w:color w:val="000000"/>
              </w:rPr>
              <w:t>0,005-0,016</w:t>
            </w:r>
            <w:ins w:id="1484" w:author="Абрамова Анна Андреевна" w:date="2024-05-16T00:27:00Z">
              <w:r w:rsidR="00971371">
                <w:rPr>
                  <w:color w:val="000000"/>
                  <w:vertAlign w:val="superscript"/>
                </w:rPr>
                <w:t>***</w:t>
              </w:r>
            </w:ins>
            <w:del w:id="1485" w:author="Абрамова Анна Андреевна" w:date="2024-05-16T00:27:00Z">
              <w:r w:rsidRPr="00D21FE3" w:rsidDel="00971371">
                <w:rPr>
                  <w:color w:val="000000"/>
                  <w:vertAlign w:val="superscript"/>
                </w:rPr>
                <w:delText>c</w:delText>
              </w:r>
            </w:del>
          </w:p>
        </w:tc>
      </w:tr>
      <w:tr w:rsidR="00825FBD" w14:paraId="4FD76021" w14:textId="77777777" w:rsidTr="00350D57">
        <w:trPr>
          <w:trHeight w:val="521"/>
          <w:jc w:val="center"/>
          <w:trPrChange w:id="1486" w:author="Абрамова Анна Андреевна" w:date="2024-05-15T00:40:00Z">
            <w:trPr>
              <w:trHeight w:val="521"/>
              <w:jc w:val="center"/>
            </w:trPr>
          </w:trPrChange>
        </w:trPr>
        <w:tc>
          <w:tcPr>
            <w:tcW w:w="3027" w:type="dxa"/>
            <w:vAlign w:val="center"/>
            <w:tcPrChange w:id="1487" w:author="Абрамова Анна Андреевна" w:date="2024-05-15T00:40:00Z">
              <w:tcPr>
                <w:tcW w:w="3027" w:type="dxa"/>
                <w:vAlign w:val="center"/>
              </w:tcPr>
            </w:tcPrChange>
          </w:tcPr>
          <w:p w14:paraId="0142371B" w14:textId="248FB20B" w:rsidR="00825FBD" w:rsidRDefault="00DE2532">
            <w:pPr>
              <w:pStyle w:val="NormalWeb"/>
              <w:spacing w:before="0" w:beforeAutospacing="0" w:after="0" w:afterAutospacing="0"/>
              <w:jc w:val="center"/>
              <w:textAlignment w:val="top"/>
              <w:rPr>
                <w:color w:val="000000"/>
                <w:szCs w:val="28"/>
              </w:rPr>
              <w:pPrChange w:id="1488" w:author="Абрамова Анна Андреевна" w:date="2024-05-16T00:26:00Z">
                <w:pPr>
                  <w:pStyle w:val="NormalWeb"/>
                  <w:spacing w:before="0" w:beforeAutospacing="0" w:after="0" w:afterAutospacing="0"/>
                  <w:jc w:val="both"/>
                  <w:textAlignment w:val="top"/>
                </w:pPr>
              </w:pPrChange>
            </w:pPr>
            <w:r w:rsidRPr="00F3552A">
              <w:rPr>
                <w:color w:val="000000"/>
              </w:rPr>
              <w:t>2b</w:t>
            </w:r>
          </w:p>
        </w:tc>
        <w:tc>
          <w:tcPr>
            <w:tcW w:w="3383" w:type="dxa"/>
            <w:vAlign w:val="center"/>
            <w:tcPrChange w:id="1489" w:author="Абрамова Анна Андреевна" w:date="2024-05-15T00:40:00Z">
              <w:tcPr>
                <w:tcW w:w="3383" w:type="dxa"/>
                <w:vAlign w:val="center"/>
              </w:tcPr>
            </w:tcPrChange>
          </w:tcPr>
          <w:p w14:paraId="6448A8D3" w14:textId="264A3D54" w:rsidR="00825FBD" w:rsidRDefault="00DE2532" w:rsidP="00971371">
            <w:pPr>
              <w:pStyle w:val="NormalWeb"/>
              <w:spacing w:before="0" w:beforeAutospacing="0" w:after="0" w:afterAutospacing="0"/>
              <w:jc w:val="center"/>
              <w:textAlignment w:val="top"/>
              <w:rPr>
                <w:color w:val="000000"/>
                <w:szCs w:val="28"/>
              </w:rPr>
            </w:pPr>
            <w:r w:rsidRPr="00F3552A">
              <w:rPr>
                <w:color w:val="000000"/>
              </w:rPr>
              <w:t>15</w:t>
            </w:r>
            <w:ins w:id="1490" w:author="Абрамова Анна Андреевна" w:date="2024-05-16T00:27:00Z">
              <w:r w:rsidR="00971371">
                <w:rPr>
                  <w:color w:val="000000"/>
                  <w:vertAlign w:val="superscript"/>
                </w:rPr>
                <w:t>**</w:t>
              </w:r>
            </w:ins>
            <w:del w:id="1491" w:author="Абрамова Анна Андреевна" w:date="2024-05-16T00:27:00Z">
              <w:r w:rsidRPr="00F3552A" w:rsidDel="00971371">
                <w:rPr>
                  <w:color w:val="000000"/>
                  <w:vertAlign w:val="superscript"/>
                </w:rPr>
                <w:delText>b</w:delText>
              </w:r>
            </w:del>
          </w:p>
        </w:tc>
        <w:tc>
          <w:tcPr>
            <w:tcW w:w="2929" w:type="dxa"/>
            <w:vAlign w:val="center"/>
            <w:tcPrChange w:id="1492" w:author="Абрамова Анна Андреевна" w:date="2024-05-15T00:40:00Z">
              <w:tcPr>
                <w:tcW w:w="2929" w:type="dxa"/>
                <w:vAlign w:val="center"/>
              </w:tcPr>
            </w:tcPrChange>
          </w:tcPr>
          <w:p w14:paraId="52819253" w14:textId="4CB1FF0C" w:rsidR="00825FBD" w:rsidRDefault="00DE2532" w:rsidP="00971371">
            <w:pPr>
              <w:pStyle w:val="NormalWeb"/>
              <w:spacing w:before="0" w:beforeAutospacing="0" w:after="0" w:afterAutospacing="0"/>
              <w:jc w:val="center"/>
              <w:textAlignment w:val="top"/>
              <w:rPr>
                <w:color w:val="000000"/>
                <w:szCs w:val="28"/>
              </w:rPr>
            </w:pPr>
            <w:r w:rsidRPr="00F3552A">
              <w:rPr>
                <w:color w:val="000000"/>
              </w:rPr>
              <w:t>0,002-0,006</w:t>
            </w:r>
            <w:ins w:id="1493" w:author="Абрамова Анна Андреевна" w:date="2024-05-16T00:27:00Z">
              <w:r w:rsidR="00971371">
                <w:rPr>
                  <w:color w:val="000000"/>
                  <w:vertAlign w:val="superscript"/>
                </w:rPr>
                <w:t>***</w:t>
              </w:r>
            </w:ins>
            <w:del w:id="1494" w:author="Абрамова Анна Андреевна" w:date="2024-05-16T00:27:00Z">
              <w:r w:rsidRPr="00D21FE3" w:rsidDel="00971371">
                <w:rPr>
                  <w:color w:val="000000"/>
                  <w:vertAlign w:val="superscript"/>
                </w:rPr>
                <w:delText>c</w:delText>
              </w:r>
            </w:del>
          </w:p>
        </w:tc>
      </w:tr>
      <w:tr w:rsidR="00825FBD" w14:paraId="0670E0CA" w14:textId="77777777" w:rsidTr="00350D57">
        <w:trPr>
          <w:trHeight w:val="521"/>
          <w:jc w:val="center"/>
          <w:trPrChange w:id="1495" w:author="Абрамова Анна Андреевна" w:date="2024-05-15T00:40:00Z">
            <w:trPr>
              <w:trHeight w:val="521"/>
              <w:jc w:val="center"/>
            </w:trPr>
          </w:trPrChange>
        </w:trPr>
        <w:tc>
          <w:tcPr>
            <w:tcW w:w="3027" w:type="dxa"/>
            <w:vAlign w:val="center"/>
            <w:tcPrChange w:id="1496" w:author="Абрамова Анна Андреевна" w:date="2024-05-15T00:40:00Z">
              <w:tcPr>
                <w:tcW w:w="3027" w:type="dxa"/>
                <w:vAlign w:val="center"/>
              </w:tcPr>
            </w:tcPrChange>
          </w:tcPr>
          <w:p w14:paraId="72735CD7" w14:textId="753A954B" w:rsidR="00825FBD" w:rsidRDefault="00DE2532">
            <w:pPr>
              <w:pStyle w:val="NormalWeb"/>
              <w:spacing w:before="0" w:beforeAutospacing="0" w:after="0" w:afterAutospacing="0"/>
              <w:jc w:val="center"/>
              <w:textAlignment w:val="top"/>
              <w:rPr>
                <w:color w:val="000000"/>
                <w:szCs w:val="28"/>
              </w:rPr>
              <w:pPrChange w:id="1497" w:author="Абрамова Анна Андреевна" w:date="2024-05-16T00:26:00Z">
                <w:pPr>
                  <w:pStyle w:val="NormalWeb"/>
                  <w:spacing w:before="0" w:beforeAutospacing="0" w:after="0" w:afterAutospacing="0"/>
                  <w:jc w:val="both"/>
                  <w:textAlignment w:val="top"/>
                </w:pPr>
              </w:pPrChange>
            </w:pPr>
            <w:r w:rsidRPr="00F3552A">
              <w:rPr>
                <w:color w:val="000000"/>
              </w:rPr>
              <w:t>3a</w:t>
            </w:r>
          </w:p>
        </w:tc>
        <w:tc>
          <w:tcPr>
            <w:tcW w:w="3383" w:type="dxa"/>
            <w:vAlign w:val="center"/>
            <w:tcPrChange w:id="1498" w:author="Абрамова Анна Андреевна" w:date="2024-05-15T00:40:00Z">
              <w:tcPr>
                <w:tcW w:w="3383" w:type="dxa"/>
                <w:vAlign w:val="center"/>
              </w:tcPr>
            </w:tcPrChange>
          </w:tcPr>
          <w:p w14:paraId="4EBD95FF" w14:textId="434E268B" w:rsidR="00825FBD" w:rsidRDefault="00DE2532" w:rsidP="00971371">
            <w:pPr>
              <w:pStyle w:val="NormalWeb"/>
              <w:spacing w:before="0" w:beforeAutospacing="0" w:after="0" w:afterAutospacing="0"/>
              <w:jc w:val="center"/>
              <w:textAlignment w:val="top"/>
              <w:rPr>
                <w:color w:val="000000"/>
                <w:szCs w:val="28"/>
              </w:rPr>
            </w:pPr>
            <w:r>
              <w:rPr>
                <w:color w:val="000000"/>
                <w:szCs w:val="28"/>
              </w:rPr>
              <w:t>50</w:t>
            </w:r>
          </w:p>
        </w:tc>
        <w:tc>
          <w:tcPr>
            <w:tcW w:w="2929" w:type="dxa"/>
            <w:vAlign w:val="center"/>
            <w:tcPrChange w:id="1499" w:author="Абрамова Анна Андреевна" w:date="2024-05-15T00:40:00Z">
              <w:tcPr>
                <w:tcW w:w="2929" w:type="dxa"/>
                <w:vAlign w:val="center"/>
              </w:tcPr>
            </w:tcPrChange>
          </w:tcPr>
          <w:p w14:paraId="5A303512" w14:textId="5587FD7E" w:rsidR="00825FBD" w:rsidRDefault="00DE2532" w:rsidP="00971371">
            <w:pPr>
              <w:pStyle w:val="NormalWeb"/>
              <w:spacing w:before="0" w:beforeAutospacing="0" w:after="0" w:afterAutospacing="0"/>
              <w:jc w:val="center"/>
              <w:textAlignment w:val="top"/>
              <w:rPr>
                <w:color w:val="000000"/>
                <w:szCs w:val="28"/>
              </w:rPr>
            </w:pPr>
            <w:r w:rsidRPr="00F3552A">
              <w:rPr>
                <w:color w:val="000000"/>
              </w:rPr>
              <w:t>0,004</w:t>
            </w:r>
          </w:p>
        </w:tc>
      </w:tr>
      <w:tr w:rsidR="00825FBD" w14:paraId="5AF0C851" w14:textId="77777777" w:rsidTr="00350D57">
        <w:trPr>
          <w:trHeight w:val="521"/>
          <w:jc w:val="center"/>
          <w:trPrChange w:id="1500" w:author="Абрамова Анна Андреевна" w:date="2024-05-15T00:40:00Z">
            <w:trPr>
              <w:trHeight w:val="521"/>
              <w:jc w:val="center"/>
            </w:trPr>
          </w:trPrChange>
        </w:trPr>
        <w:tc>
          <w:tcPr>
            <w:tcW w:w="3027" w:type="dxa"/>
            <w:vAlign w:val="center"/>
            <w:tcPrChange w:id="1501" w:author="Абрамова Анна Андреевна" w:date="2024-05-15T00:40:00Z">
              <w:tcPr>
                <w:tcW w:w="3027" w:type="dxa"/>
                <w:vAlign w:val="center"/>
              </w:tcPr>
            </w:tcPrChange>
          </w:tcPr>
          <w:p w14:paraId="6E67E675" w14:textId="14ED8F37" w:rsidR="00825FBD" w:rsidRDefault="00DE2532">
            <w:pPr>
              <w:pStyle w:val="NormalWeb"/>
              <w:spacing w:before="0" w:beforeAutospacing="0" w:after="0" w:afterAutospacing="0"/>
              <w:jc w:val="center"/>
              <w:textAlignment w:val="top"/>
              <w:rPr>
                <w:color w:val="000000"/>
                <w:szCs w:val="28"/>
              </w:rPr>
              <w:pPrChange w:id="1502" w:author="Абрамова Анна Андреевна" w:date="2024-05-16T00:26:00Z">
                <w:pPr>
                  <w:pStyle w:val="NormalWeb"/>
                  <w:spacing w:before="0" w:beforeAutospacing="0" w:after="0" w:afterAutospacing="0"/>
                  <w:jc w:val="both"/>
                  <w:textAlignment w:val="top"/>
                </w:pPr>
              </w:pPrChange>
            </w:pPr>
            <w:r w:rsidRPr="00F3552A">
              <w:rPr>
                <w:color w:val="000000"/>
              </w:rPr>
              <w:t>4a</w:t>
            </w:r>
          </w:p>
        </w:tc>
        <w:tc>
          <w:tcPr>
            <w:tcW w:w="3383" w:type="dxa"/>
            <w:vAlign w:val="center"/>
            <w:tcPrChange w:id="1503" w:author="Абрамова Анна Андреевна" w:date="2024-05-15T00:40:00Z">
              <w:tcPr>
                <w:tcW w:w="3383" w:type="dxa"/>
                <w:vAlign w:val="center"/>
              </w:tcPr>
            </w:tcPrChange>
          </w:tcPr>
          <w:p w14:paraId="23010493" w14:textId="58F013CB" w:rsidR="00825FBD" w:rsidRDefault="00DE2532" w:rsidP="00971371">
            <w:pPr>
              <w:pStyle w:val="NormalWeb"/>
              <w:spacing w:before="0" w:beforeAutospacing="0" w:after="0" w:afterAutospacing="0"/>
              <w:jc w:val="center"/>
              <w:textAlignment w:val="top"/>
              <w:rPr>
                <w:color w:val="000000"/>
                <w:szCs w:val="28"/>
              </w:rPr>
            </w:pPr>
            <w:r>
              <w:rPr>
                <w:color w:val="000000"/>
                <w:szCs w:val="28"/>
              </w:rPr>
              <w:t>40</w:t>
            </w:r>
          </w:p>
        </w:tc>
        <w:tc>
          <w:tcPr>
            <w:tcW w:w="2929" w:type="dxa"/>
            <w:vAlign w:val="center"/>
            <w:tcPrChange w:id="1504" w:author="Абрамова Анна Андреевна" w:date="2024-05-15T00:40:00Z">
              <w:tcPr>
                <w:tcW w:w="2929" w:type="dxa"/>
                <w:vAlign w:val="center"/>
              </w:tcPr>
            </w:tcPrChange>
          </w:tcPr>
          <w:p w14:paraId="79194ECB" w14:textId="3A60FD58" w:rsidR="00825FBD" w:rsidRDefault="00DE2532" w:rsidP="00971371">
            <w:pPr>
              <w:pStyle w:val="NormalWeb"/>
              <w:spacing w:before="0" w:beforeAutospacing="0" w:after="0" w:afterAutospacing="0"/>
              <w:jc w:val="center"/>
              <w:textAlignment w:val="top"/>
              <w:rPr>
                <w:color w:val="000000"/>
                <w:szCs w:val="28"/>
              </w:rPr>
            </w:pPr>
            <w:r w:rsidRPr="00F3552A">
              <w:rPr>
                <w:color w:val="000000"/>
              </w:rPr>
              <w:t>0,009</w:t>
            </w:r>
          </w:p>
        </w:tc>
      </w:tr>
      <w:tr w:rsidR="00825FBD" w14:paraId="6C415DBF" w14:textId="77777777" w:rsidTr="00350D57">
        <w:trPr>
          <w:trHeight w:val="521"/>
          <w:jc w:val="center"/>
          <w:trPrChange w:id="1505" w:author="Абрамова Анна Андреевна" w:date="2024-05-15T00:40:00Z">
            <w:trPr>
              <w:trHeight w:val="521"/>
              <w:jc w:val="center"/>
            </w:trPr>
          </w:trPrChange>
        </w:trPr>
        <w:tc>
          <w:tcPr>
            <w:tcW w:w="3027" w:type="dxa"/>
            <w:vAlign w:val="center"/>
            <w:tcPrChange w:id="1506" w:author="Абрамова Анна Андреевна" w:date="2024-05-15T00:40:00Z">
              <w:tcPr>
                <w:tcW w:w="3027" w:type="dxa"/>
                <w:vAlign w:val="center"/>
              </w:tcPr>
            </w:tcPrChange>
          </w:tcPr>
          <w:p w14:paraId="7032ED72" w14:textId="466A0867" w:rsidR="00825FBD" w:rsidRDefault="00DE2532">
            <w:pPr>
              <w:pStyle w:val="NormalWeb"/>
              <w:spacing w:before="0" w:beforeAutospacing="0" w:after="0" w:afterAutospacing="0"/>
              <w:jc w:val="center"/>
              <w:textAlignment w:val="top"/>
              <w:rPr>
                <w:color w:val="000000"/>
                <w:szCs w:val="28"/>
              </w:rPr>
              <w:pPrChange w:id="1507" w:author="Абрамова Анна Андреевна" w:date="2024-05-16T00:26:00Z">
                <w:pPr>
                  <w:pStyle w:val="NormalWeb"/>
                  <w:spacing w:before="0" w:beforeAutospacing="0" w:after="0" w:afterAutospacing="0"/>
                  <w:jc w:val="both"/>
                  <w:textAlignment w:val="top"/>
                </w:pPr>
              </w:pPrChange>
            </w:pPr>
            <w:r w:rsidRPr="00F3552A">
              <w:rPr>
                <w:color w:val="000000"/>
              </w:rPr>
              <w:t>4d</w:t>
            </w:r>
          </w:p>
        </w:tc>
        <w:tc>
          <w:tcPr>
            <w:tcW w:w="3383" w:type="dxa"/>
            <w:vAlign w:val="center"/>
            <w:tcPrChange w:id="1508" w:author="Абрамова Анна Андреевна" w:date="2024-05-15T00:40:00Z">
              <w:tcPr>
                <w:tcW w:w="3383" w:type="dxa"/>
                <w:vAlign w:val="center"/>
              </w:tcPr>
            </w:tcPrChange>
          </w:tcPr>
          <w:p w14:paraId="6CCC2E04" w14:textId="193E970A" w:rsidR="00825FBD" w:rsidRDefault="00DE2532" w:rsidP="00971371">
            <w:pPr>
              <w:pStyle w:val="NormalWeb"/>
              <w:spacing w:before="0" w:beforeAutospacing="0" w:after="0" w:afterAutospacing="0"/>
              <w:jc w:val="center"/>
              <w:textAlignment w:val="top"/>
              <w:rPr>
                <w:color w:val="000000"/>
                <w:szCs w:val="28"/>
              </w:rPr>
            </w:pPr>
            <w:r>
              <w:rPr>
                <w:color w:val="000000"/>
                <w:szCs w:val="28"/>
              </w:rPr>
              <w:t>Н/П</w:t>
            </w:r>
          </w:p>
        </w:tc>
        <w:tc>
          <w:tcPr>
            <w:tcW w:w="2929" w:type="dxa"/>
            <w:vAlign w:val="center"/>
            <w:tcPrChange w:id="1509" w:author="Абрамова Анна Андреевна" w:date="2024-05-15T00:40:00Z">
              <w:tcPr>
                <w:tcW w:w="2929" w:type="dxa"/>
                <w:vAlign w:val="center"/>
              </w:tcPr>
            </w:tcPrChange>
          </w:tcPr>
          <w:p w14:paraId="700E362D" w14:textId="508A273E" w:rsidR="00825FBD" w:rsidRDefault="00DE2532" w:rsidP="00971371">
            <w:pPr>
              <w:pStyle w:val="NormalWeb"/>
              <w:spacing w:before="0" w:beforeAutospacing="0" w:after="0" w:afterAutospacing="0"/>
              <w:jc w:val="center"/>
              <w:textAlignment w:val="top"/>
              <w:rPr>
                <w:color w:val="000000"/>
                <w:szCs w:val="28"/>
              </w:rPr>
            </w:pPr>
            <w:r w:rsidRPr="00F3552A">
              <w:rPr>
                <w:color w:val="000000"/>
              </w:rPr>
              <w:t>0,004</w:t>
            </w:r>
          </w:p>
        </w:tc>
      </w:tr>
      <w:tr w:rsidR="00825FBD" w14:paraId="36D219CE" w14:textId="77777777" w:rsidTr="00350D57">
        <w:trPr>
          <w:trHeight w:val="521"/>
          <w:jc w:val="center"/>
          <w:trPrChange w:id="1510" w:author="Абрамова Анна Андреевна" w:date="2024-05-15T00:40:00Z">
            <w:trPr>
              <w:trHeight w:val="521"/>
              <w:jc w:val="center"/>
            </w:trPr>
          </w:trPrChange>
        </w:trPr>
        <w:tc>
          <w:tcPr>
            <w:tcW w:w="3027" w:type="dxa"/>
            <w:vAlign w:val="center"/>
            <w:tcPrChange w:id="1511" w:author="Абрамова Анна Андреевна" w:date="2024-05-15T00:40:00Z">
              <w:tcPr>
                <w:tcW w:w="3027" w:type="dxa"/>
                <w:vAlign w:val="center"/>
              </w:tcPr>
            </w:tcPrChange>
          </w:tcPr>
          <w:p w14:paraId="39ADC8CF" w14:textId="70022FBF" w:rsidR="00825FBD" w:rsidRDefault="00DE2532">
            <w:pPr>
              <w:pStyle w:val="NormalWeb"/>
              <w:spacing w:before="0" w:beforeAutospacing="0" w:after="0" w:afterAutospacing="0"/>
              <w:jc w:val="center"/>
              <w:textAlignment w:val="top"/>
              <w:rPr>
                <w:color w:val="000000"/>
                <w:szCs w:val="28"/>
              </w:rPr>
              <w:pPrChange w:id="1512" w:author="Абрамова Анна Андреевна" w:date="2024-05-16T00:26:00Z">
                <w:pPr>
                  <w:pStyle w:val="NormalWeb"/>
                  <w:spacing w:before="0" w:beforeAutospacing="0" w:after="0" w:afterAutospacing="0"/>
                  <w:jc w:val="both"/>
                  <w:textAlignment w:val="top"/>
                </w:pPr>
              </w:pPrChange>
            </w:pPr>
            <w:r w:rsidRPr="00F3552A">
              <w:rPr>
                <w:color w:val="000000"/>
              </w:rPr>
              <w:t>5a</w:t>
            </w:r>
          </w:p>
        </w:tc>
        <w:tc>
          <w:tcPr>
            <w:tcW w:w="3383" w:type="dxa"/>
            <w:vAlign w:val="center"/>
            <w:tcPrChange w:id="1513" w:author="Абрамова Анна Андреевна" w:date="2024-05-15T00:40:00Z">
              <w:tcPr>
                <w:tcW w:w="3383" w:type="dxa"/>
                <w:vAlign w:val="center"/>
              </w:tcPr>
            </w:tcPrChange>
          </w:tcPr>
          <w:p w14:paraId="5AFD859D" w14:textId="1968B1B3" w:rsidR="00825FBD" w:rsidRDefault="00DE2532" w:rsidP="00971371">
            <w:pPr>
              <w:pStyle w:val="NormalWeb"/>
              <w:spacing w:before="0" w:beforeAutospacing="0" w:after="0" w:afterAutospacing="0"/>
              <w:jc w:val="center"/>
              <w:textAlignment w:val="top"/>
              <w:rPr>
                <w:color w:val="000000"/>
                <w:szCs w:val="28"/>
              </w:rPr>
            </w:pPr>
            <w:r w:rsidRPr="00F3552A">
              <w:rPr>
                <w:color w:val="000000"/>
              </w:rPr>
              <w:t>15</w:t>
            </w:r>
            <w:ins w:id="1514" w:author="Абрамова Анна Андреевна" w:date="2024-05-16T00:27:00Z">
              <w:r w:rsidR="00971371">
                <w:rPr>
                  <w:color w:val="000000"/>
                  <w:vertAlign w:val="superscript"/>
                </w:rPr>
                <w:t>**</w:t>
              </w:r>
            </w:ins>
            <w:del w:id="1515" w:author="Абрамова Анна Андреевна" w:date="2024-05-16T00:27:00Z">
              <w:r w:rsidRPr="00F3552A" w:rsidDel="00971371">
                <w:rPr>
                  <w:color w:val="000000"/>
                  <w:vertAlign w:val="superscript"/>
                </w:rPr>
                <w:delText>b</w:delText>
              </w:r>
            </w:del>
          </w:p>
        </w:tc>
        <w:tc>
          <w:tcPr>
            <w:tcW w:w="2929" w:type="dxa"/>
            <w:vAlign w:val="center"/>
            <w:tcPrChange w:id="1516" w:author="Абрамова Анна Андреевна" w:date="2024-05-15T00:40:00Z">
              <w:tcPr>
                <w:tcW w:w="2929" w:type="dxa"/>
                <w:vAlign w:val="center"/>
              </w:tcPr>
            </w:tcPrChange>
          </w:tcPr>
          <w:p w14:paraId="4AFBBEC3" w14:textId="4E1CCD55" w:rsidR="00825FBD" w:rsidRDefault="00DE2532" w:rsidP="00971371">
            <w:pPr>
              <w:pStyle w:val="NormalWeb"/>
              <w:spacing w:before="0" w:beforeAutospacing="0" w:after="0" w:afterAutospacing="0"/>
              <w:jc w:val="center"/>
              <w:textAlignment w:val="top"/>
              <w:rPr>
                <w:color w:val="000000"/>
                <w:szCs w:val="28"/>
              </w:rPr>
            </w:pPr>
            <w:r w:rsidRPr="00F3552A">
              <w:rPr>
                <w:color w:val="000000"/>
              </w:rPr>
              <w:t>0,021-0,054</w:t>
            </w:r>
            <w:ins w:id="1517" w:author="Абрамова Анна Андреевна" w:date="2024-05-16T00:27:00Z">
              <w:r w:rsidR="00971371">
                <w:rPr>
                  <w:color w:val="000000"/>
                  <w:vertAlign w:val="superscript"/>
                </w:rPr>
                <w:t>****</w:t>
              </w:r>
            </w:ins>
            <w:del w:id="1518" w:author="Абрамова Анна Андреевна" w:date="2024-05-16T00:27:00Z">
              <w:r w:rsidRPr="00F3552A" w:rsidDel="00971371">
                <w:rPr>
                  <w:color w:val="000000"/>
                  <w:vertAlign w:val="superscript"/>
                </w:rPr>
                <w:delText>d</w:delText>
              </w:r>
            </w:del>
          </w:p>
        </w:tc>
      </w:tr>
      <w:tr w:rsidR="00825FBD" w14:paraId="49B50787" w14:textId="77777777" w:rsidTr="00350D57">
        <w:trPr>
          <w:trHeight w:val="521"/>
          <w:jc w:val="center"/>
          <w:trPrChange w:id="1519" w:author="Абрамова Анна Андреевна" w:date="2024-05-15T00:40:00Z">
            <w:trPr>
              <w:trHeight w:val="521"/>
              <w:jc w:val="center"/>
            </w:trPr>
          </w:trPrChange>
        </w:trPr>
        <w:tc>
          <w:tcPr>
            <w:tcW w:w="3027" w:type="dxa"/>
            <w:vAlign w:val="center"/>
            <w:tcPrChange w:id="1520" w:author="Абрамова Анна Андреевна" w:date="2024-05-15T00:40:00Z">
              <w:tcPr>
                <w:tcW w:w="3027" w:type="dxa"/>
                <w:vAlign w:val="center"/>
              </w:tcPr>
            </w:tcPrChange>
          </w:tcPr>
          <w:p w14:paraId="09F5154B" w14:textId="481F3A6B" w:rsidR="00825FBD" w:rsidRDefault="00DE2532">
            <w:pPr>
              <w:pStyle w:val="NormalWeb"/>
              <w:spacing w:before="0" w:beforeAutospacing="0" w:after="0" w:afterAutospacing="0"/>
              <w:jc w:val="center"/>
              <w:textAlignment w:val="top"/>
              <w:rPr>
                <w:color w:val="000000"/>
                <w:szCs w:val="28"/>
              </w:rPr>
              <w:pPrChange w:id="1521" w:author="Абрамова Анна Андреевна" w:date="2024-05-16T00:26:00Z">
                <w:pPr>
                  <w:pStyle w:val="NormalWeb"/>
                  <w:spacing w:before="0" w:beforeAutospacing="0" w:after="0" w:afterAutospacing="0"/>
                  <w:jc w:val="both"/>
                  <w:textAlignment w:val="top"/>
                </w:pPr>
              </w:pPrChange>
            </w:pPr>
            <w:r w:rsidRPr="00F3552A">
              <w:rPr>
                <w:color w:val="000000"/>
              </w:rPr>
              <w:t>6a</w:t>
            </w:r>
          </w:p>
        </w:tc>
        <w:tc>
          <w:tcPr>
            <w:tcW w:w="3383" w:type="dxa"/>
            <w:vAlign w:val="center"/>
            <w:tcPrChange w:id="1522" w:author="Абрамова Анна Андреевна" w:date="2024-05-15T00:40:00Z">
              <w:tcPr>
                <w:tcW w:w="3383" w:type="dxa"/>
                <w:vAlign w:val="center"/>
              </w:tcPr>
            </w:tcPrChange>
          </w:tcPr>
          <w:p w14:paraId="1A3E81B1" w14:textId="31D196F6" w:rsidR="00825FBD" w:rsidRDefault="00DE2532" w:rsidP="00971371">
            <w:pPr>
              <w:pStyle w:val="NormalWeb"/>
              <w:spacing w:before="0" w:beforeAutospacing="0" w:after="0" w:afterAutospacing="0"/>
              <w:jc w:val="center"/>
              <w:textAlignment w:val="top"/>
              <w:rPr>
                <w:color w:val="000000"/>
                <w:szCs w:val="28"/>
              </w:rPr>
            </w:pPr>
            <w:r w:rsidRPr="00F3552A">
              <w:rPr>
                <w:color w:val="000000"/>
              </w:rPr>
              <w:t>14</w:t>
            </w:r>
            <w:ins w:id="1523" w:author="Абрамова Анна Андреевна" w:date="2024-05-16T00:27:00Z">
              <w:r w:rsidR="00971371">
                <w:rPr>
                  <w:color w:val="000000"/>
                  <w:vertAlign w:val="superscript"/>
                </w:rPr>
                <w:t>**</w:t>
              </w:r>
            </w:ins>
            <w:del w:id="1524" w:author="Абрамова Анна Андреевна" w:date="2024-05-16T00:27:00Z">
              <w:r w:rsidRPr="00F3552A" w:rsidDel="00971371">
                <w:rPr>
                  <w:color w:val="000000"/>
                  <w:vertAlign w:val="superscript"/>
                </w:rPr>
                <w:delText>b</w:delText>
              </w:r>
            </w:del>
          </w:p>
        </w:tc>
        <w:tc>
          <w:tcPr>
            <w:tcW w:w="2929" w:type="dxa"/>
            <w:vAlign w:val="center"/>
            <w:tcPrChange w:id="1525" w:author="Абрамова Анна Андреевна" w:date="2024-05-15T00:40:00Z">
              <w:tcPr>
                <w:tcW w:w="2929" w:type="dxa"/>
                <w:vAlign w:val="center"/>
              </w:tcPr>
            </w:tcPrChange>
          </w:tcPr>
          <w:p w14:paraId="6B02138D" w14:textId="48B3B021" w:rsidR="00825FBD" w:rsidRDefault="00DE2532" w:rsidP="00971371">
            <w:pPr>
              <w:pStyle w:val="NormalWeb"/>
              <w:spacing w:before="0" w:beforeAutospacing="0" w:after="0" w:afterAutospacing="0"/>
              <w:jc w:val="center"/>
              <w:textAlignment w:val="top"/>
              <w:rPr>
                <w:color w:val="000000"/>
                <w:szCs w:val="28"/>
              </w:rPr>
            </w:pPr>
            <w:r w:rsidRPr="00F3552A">
              <w:rPr>
                <w:color w:val="000000"/>
              </w:rPr>
              <w:t>0,006-0,009</w:t>
            </w:r>
          </w:p>
        </w:tc>
      </w:tr>
      <w:tr w:rsidR="00825FBD" w14:paraId="653C266C" w14:textId="77777777" w:rsidTr="00350D57">
        <w:trPr>
          <w:trHeight w:val="521"/>
          <w:jc w:val="center"/>
          <w:trPrChange w:id="1526" w:author="Абрамова Анна Андреевна" w:date="2024-05-15T00:40:00Z">
            <w:trPr>
              <w:trHeight w:val="521"/>
              <w:jc w:val="center"/>
            </w:trPr>
          </w:trPrChange>
        </w:trPr>
        <w:tc>
          <w:tcPr>
            <w:tcW w:w="3027" w:type="dxa"/>
            <w:vAlign w:val="center"/>
            <w:tcPrChange w:id="1527" w:author="Абрамова Анна Андреевна" w:date="2024-05-15T00:40:00Z">
              <w:tcPr>
                <w:tcW w:w="3027" w:type="dxa"/>
                <w:vAlign w:val="center"/>
              </w:tcPr>
            </w:tcPrChange>
          </w:tcPr>
          <w:p w14:paraId="53664276" w14:textId="7AB543D8" w:rsidR="00825FBD" w:rsidRDefault="00DE2532">
            <w:pPr>
              <w:pStyle w:val="NormalWeb"/>
              <w:spacing w:before="0" w:beforeAutospacing="0" w:after="0" w:afterAutospacing="0"/>
              <w:jc w:val="center"/>
              <w:textAlignment w:val="top"/>
              <w:rPr>
                <w:color w:val="000000"/>
                <w:szCs w:val="28"/>
              </w:rPr>
              <w:pPrChange w:id="1528" w:author="Абрамова Анна Андреевна" w:date="2024-05-16T00:26:00Z">
                <w:pPr>
                  <w:pStyle w:val="NormalWeb"/>
                  <w:spacing w:before="0" w:beforeAutospacing="0" w:after="0" w:afterAutospacing="0"/>
                  <w:jc w:val="both"/>
                  <w:textAlignment w:val="top"/>
                </w:pPr>
              </w:pPrChange>
            </w:pPr>
            <w:r w:rsidRPr="00F3552A">
              <w:rPr>
                <w:color w:val="000000"/>
              </w:rPr>
              <w:t>6e</w:t>
            </w:r>
          </w:p>
        </w:tc>
        <w:tc>
          <w:tcPr>
            <w:tcW w:w="3383" w:type="dxa"/>
            <w:vAlign w:val="center"/>
            <w:tcPrChange w:id="1529" w:author="Абрамова Анна Андреевна" w:date="2024-05-15T00:40:00Z">
              <w:tcPr>
                <w:tcW w:w="3383" w:type="dxa"/>
                <w:vAlign w:val="center"/>
              </w:tcPr>
            </w:tcPrChange>
          </w:tcPr>
          <w:p w14:paraId="15108269" w14:textId="14C54BB1" w:rsidR="00825FBD" w:rsidRDefault="00DE2532" w:rsidP="00971371">
            <w:pPr>
              <w:pStyle w:val="NormalWeb"/>
              <w:spacing w:before="0" w:beforeAutospacing="0" w:after="0" w:afterAutospacing="0"/>
              <w:jc w:val="center"/>
              <w:textAlignment w:val="top"/>
              <w:rPr>
                <w:color w:val="000000"/>
                <w:szCs w:val="28"/>
              </w:rPr>
            </w:pPr>
            <w:r>
              <w:rPr>
                <w:color w:val="000000"/>
                <w:szCs w:val="28"/>
              </w:rPr>
              <w:t>Н/П</w:t>
            </w:r>
          </w:p>
        </w:tc>
        <w:tc>
          <w:tcPr>
            <w:tcW w:w="2929" w:type="dxa"/>
            <w:vAlign w:val="center"/>
            <w:tcPrChange w:id="1530" w:author="Абрамова Анна Андреевна" w:date="2024-05-15T00:40:00Z">
              <w:tcPr>
                <w:tcW w:w="2929" w:type="dxa"/>
                <w:vAlign w:val="center"/>
              </w:tcPr>
            </w:tcPrChange>
          </w:tcPr>
          <w:p w14:paraId="3567ABF2" w14:textId="07CB3346" w:rsidR="00825FBD" w:rsidRPr="00DE2532" w:rsidRDefault="00DE2532" w:rsidP="00971371">
            <w:pPr>
              <w:pStyle w:val="NormalWeb"/>
              <w:spacing w:before="0" w:beforeAutospacing="0" w:after="0" w:afterAutospacing="0"/>
              <w:jc w:val="center"/>
              <w:textAlignment w:val="top"/>
              <w:rPr>
                <w:b/>
                <w:bCs/>
                <w:color w:val="000000"/>
                <w:szCs w:val="28"/>
              </w:rPr>
            </w:pPr>
            <w:r w:rsidRPr="00F3552A">
              <w:rPr>
                <w:color w:val="000000"/>
              </w:rPr>
              <w:t>0,130</w:t>
            </w:r>
            <w:ins w:id="1531" w:author="Абрамова Анна Андреевна" w:date="2024-05-16T00:28:00Z">
              <w:r w:rsidR="00971371">
                <w:rPr>
                  <w:color w:val="000000"/>
                  <w:vertAlign w:val="superscript"/>
                </w:rPr>
                <w:t>****</w:t>
              </w:r>
            </w:ins>
            <w:del w:id="1532" w:author="Абрамова Анна Андреевна" w:date="2024-05-16T00:27:00Z">
              <w:r w:rsidRPr="00F3552A" w:rsidDel="00971371">
                <w:rPr>
                  <w:color w:val="000000"/>
                  <w:vertAlign w:val="superscript"/>
                </w:rPr>
                <w:delText>d</w:delText>
              </w:r>
            </w:del>
          </w:p>
        </w:tc>
      </w:tr>
      <w:tr w:rsidR="003F28EB" w14:paraId="4B17F5B8" w14:textId="77777777" w:rsidTr="00350D57">
        <w:trPr>
          <w:trHeight w:val="253"/>
          <w:jc w:val="center"/>
          <w:trPrChange w:id="1533" w:author="Абрамова Анна Андреевна" w:date="2024-05-15T00:40:00Z">
            <w:trPr>
              <w:trHeight w:val="253"/>
              <w:jc w:val="center"/>
            </w:trPr>
          </w:trPrChange>
        </w:trPr>
        <w:tc>
          <w:tcPr>
            <w:tcW w:w="9339" w:type="dxa"/>
            <w:gridSpan w:val="3"/>
            <w:vAlign w:val="center"/>
            <w:tcPrChange w:id="1534" w:author="Абрамова Анна Андреевна" w:date="2024-05-15T00:40:00Z">
              <w:tcPr>
                <w:tcW w:w="9339" w:type="dxa"/>
                <w:gridSpan w:val="3"/>
                <w:vAlign w:val="center"/>
              </w:tcPr>
            </w:tcPrChange>
          </w:tcPr>
          <w:p w14:paraId="58D4A4EF" w14:textId="276570A6" w:rsidR="00DE2532" w:rsidRPr="00DE2532" w:rsidRDefault="00DE2532" w:rsidP="00971371">
            <w:pPr>
              <w:shd w:val="clear" w:color="auto" w:fill="FFFFFF"/>
              <w:rPr>
                <w:b/>
                <w:bCs/>
                <w:color w:val="000000"/>
                <w:sz w:val="20"/>
                <w:szCs w:val="20"/>
              </w:rPr>
            </w:pPr>
            <w:r w:rsidRPr="00DE2532">
              <w:rPr>
                <w:b/>
                <w:bCs/>
                <w:color w:val="000000"/>
                <w:sz w:val="20"/>
                <w:szCs w:val="20"/>
              </w:rPr>
              <w:t>Примечание:</w:t>
            </w:r>
          </w:p>
          <w:p w14:paraId="41454980" w14:textId="0B370558" w:rsidR="00825FBD" w:rsidRPr="00825FBD" w:rsidRDefault="00825FBD" w:rsidP="00971371">
            <w:pPr>
              <w:shd w:val="clear" w:color="auto" w:fill="FFFFFF"/>
              <w:rPr>
                <w:sz w:val="20"/>
                <w:szCs w:val="20"/>
              </w:rPr>
            </w:pPr>
            <w:r w:rsidRPr="00825FBD">
              <w:rPr>
                <w:color w:val="000000"/>
                <w:sz w:val="20"/>
                <w:szCs w:val="20"/>
              </w:rPr>
              <w:t>Н/Д = нет данных</w:t>
            </w:r>
          </w:p>
          <w:p w14:paraId="1A2185B3" w14:textId="314196DD" w:rsidR="00825FBD" w:rsidRPr="00825FBD" w:rsidRDefault="00971371" w:rsidP="00971371">
            <w:pPr>
              <w:shd w:val="clear" w:color="auto" w:fill="FFFFFF"/>
              <w:rPr>
                <w:sz w:val="20"/>
                <w:szCs w:val="20"/>
              </w:rPr>
            </w:pPr>
            <w:ins w:id="1535" w:author="Абрамова Анна Андреевна" w:date="2024-05-16T00:27:00Z">
              <w:r>
                <w:rPr>
                  <w:color w:val="000000"/>
                  <w:sz w:val="20"/>
                  <w:szCs w:val="20"/>
                </w:rPr>
                <w:t>*</w:t>
              </w:r>
            </w:ins>
            <w:del w:id="1536" w:author="Абрамова Анна Андреевна" w:date="2024-05-16T00:27:00Z">
              <w:r w:rsidR="00825FBD" w:rsidRPr="00825FBD" w:rsidDel="00971371">
                <w:rPr>
                  <w:color w:val="000000"/>
                  <w:sz w:val="20"/>
                  <w:szCs w:val="20"/>
                </w:rPr>
                <w:delText>a</w:delText>
              </w:r>
            </w:del>
            <w:r w:rsidR="00825FBD" w:rsidRPr="00825FBD">
              <w:rPr>
                <w:color w:val="000000"/>
                <w:sz w:val="20"/>
                <w:szCs w:val="20"/>
              </w:rPr>
              <w:t xml:space="preserve"> Среднее значение из нескольких экспериментов с одним и тем же лабораторным репликоном.</w:t>
            </w:r>
          </w:p>
          <w:p w14:paraId="1312E179" w14:textId="3CF6574C" w:rsidR="00825FBD" w:rsidRPr="00825FBD" w:rsidRDefault="00971371" w:rsidP="00971371">
            <w:pPr>
              <w:shd w:val="clear" w:color="auto" w:fill="FFFFFF"/>
              <w:rPr>
                <w:sz w:val="20"/>
                <w:szCs w:val="20"/>
              </w:rPr>
            </w:pPr>
            <w:ins w:id="1537" w:author="Абрамова Анна Андреевна" w:date="2024-05-16T00:27:00Z">
              <w:r>
                <w:rPr>
                  <w:color w:val="000000"/>
                  <w:sz w:val="20"/>
                  <w:szCs w:val="20"/>
                </w:rPr>
                <w:t>**</w:t>
              </w:r>
            </w:ins>
            <w:del w:id="1538" w:author="Абрамова Анна Андреевна" w:date="2024-05-16T00:27:00Z">
              <w:r w:rsidR="00825FBD" w:rsidRPr="00825FBD" w:rsidDel="00971371">
                <w:rPr>
                  <w:color w:val="000000"/>
                  <w:sz w:val="20"/>
                  <w:szCs w:val="20"/>
                </w:rPr>
                <w:delText>b</w:delText>
              </w:r>
            </w:del>
            <w:r w:rsidR="00825FBD" w:rsidRPr="00825FBD">
              <w:rPr>
                <w:color w:val="000000"/>
                <w:sz w:val="20"/>
                <w:szCs w:val="20"/>
              </w:rPr>
              <w:t xml:space="preserve"> Для тестирования использовали стабильные химерные репликоны 1b, несущие гены NS5B из генотипов 2b, 5a или 6a.</w:t>
            </w:r>
          </w:p>
          <w:p w14:paraId="56609055" w14:textId="2487A285" w:rsidR="00825FBD" w:rsidRPr="00825FBD" w:rsidRDefault="00971371" w:rsidP="00971371">
            <w:pPr>
              <w:shd w:val="clear" w:color="auto" w:fill="FFFFFF"/>
              <w:rPr>
                <w:color w:val="000000"/>
                <w:sz w:val="20"/>
                <w:szCs w:val="20"/>
              </w:rPr>
            </w:pPr>
            <w:ins w:id="1539" w:author="Абрамова Анна Андреевна" w:date="2024-05-16T00:27:00Z">
              <w:r>
                <w:rPr>
                  <w:color w:val="000000"/>
                  <w:sz w:val="20"/>
                  <w:szCs w:val="20"/>
                </w:rPr>
                <w:t xml:space="preserve">*** </w:t>
              </w:r>
            </w:ins>
            <w:del w:id="1540" w:author="Абрамова Анна Андреевна" w:date="2024-05-16T00:27:00Z">
              <w:r w:rsidR="00825FBD" w:rsidRPr="00825FBD" w:rsidDel="00971371">
                <w:rPr>
                  <w:color w:val="000000"/>
                  <w:sz w:val="20"/>
                  <w:szCs w:val="20"/>
                </w:rPr>
                <w:delText xml:space="preserve">c </w:delText>
              </w:r>
            </w:del>
            <w:r w:rsidR="00825FBD" w:rsidRPr="00825FBD">
              <w:rPr>
                <w:color w:val="000000"/>
                <w:sz w:val="20"/>
                <w:szCs w:val="20"/>
              </w:rPr>
              <w:t>Данные из различных штаммов полноразмерных репликонов NS5A или химерных репликонов NS5A, несущих полноразмерные гены NS5A, которые содержат полиморфизмы L31 или M31.</w:t>
            </w:r>
          </w:p>
          <w:p w14:paraId="63BC550E" w14:textId="132CE25A" w:rsidR="003F28EB" w:rsidRPr="00825FBD" w:rsidRDefault="00971371" w:rsidP="00971371">
            <w:pPr>
              <w:shd w:val="clear" w:color="auto" w:fill="FFFFFF"/>
              <w:rPr>
                <w:sz w:val="20"/>
                <w:szCs w:val="20"/>
              </w:rPr>
            </w:pPr>
            <w:ins w:id="1541" w:author="Абрамова Анна Андреевна" w:date="2024-05-16T00:28:00Z">
              <w:r>
                <w:rPr>
                  <w:color w:val="000000"/>
                  <w:sz w:val="20"/>
                  <w:szCs w:val="20"/>
                </w:rPr>
                <w:t>****</w:t>
              </w:r>
            </w:ins>
            <w:del w:id="1542" w:author="Абрамова Анна Андреевна" w:date="2024-05-16T00:28:00Z">
              <w:r w:rsidR="00825FBD" w:rsidRPr="00825FBD" w:rsidDel="00971371">
                <w:rPr>
                  <w:color w:val="000000"/>
                  <w:sz w:val="20"/>
                  <w:szCs w:val="20"/>
                </w:rPr>
                <w:delText>d</w:delText>
              </w:r>
            </w:del>
            <w:r w:rsidR="00825FBD" w:rsidRPr="00825FBD">
              <w:rPr>
                <w:color w:val="000000"/>
                <w:sz w:val="20"/>
                <w:szCs w:val="20"/>
              </w:rPr>
              <w:t xml:space="preserve"> Данные из химерного репликона NS5A, несущего аминокислоты NS5A 9-184.</w:t>
            </w:r>
          </w:p>
        </w:tc>
      </w:tr>
    </w:tbl>
    <w:p w14:paraId="4E092FAE" w14:textId="77777777" w:rsidR="003F28EB" w:rsidRDefault="003F28EB" w:rsidP="003F28EB">
      <w:pPr>
        <w:spacing w:after="0" w:line="240" w:lineRule="auto"/>
        <w:ind w:firstLine="709"/>
        <w:rPr>
          <w:color w:val="000000"/>
        </w:rPr>
      </w:pPr>
    </w:p>
    <w:p w14:paraId="3E49298F" w14:textId="7E1C83AC" w:rsidR="00DE2532" w:rsidRPr="00DE2532" w:rsidRDefault="00DE2532" w:rsidP="00B41C86">
      <w:pPr>
        <w:shd w:val="clear" w:color="auto" w:fill="FFFFFF"/>
        <w:spacing w:before="120" w:after="0" w:line="240" w:lineRule="auto"/>
      </w:pPr>
      <w:r w:rsidRPr="00E36881">
        <w:rPr>
          <w:b/>
          <w:bCs/>
          <w:color w:val="000000"/>
        </w:rPr>
        <w:t xml:space="preserve">Таблица </w:t>
      </w:r>
      <w:r w:rsidR="00E36881" w:rsidRPr="00E36881">
        <w:rPr>
          <w:b/>
          <w:bCs/>
          <w:color w:val="000000"/>
        </w:rPr>
        <w:t>4-3</w:t>
      </w:r>
      <w:r w:rsidR="00E36881">
        <w:rPr>
          <w:b/>
          <w:bCs/>
          <w:color w:val="000000"/>
        </w:rPr>
        <w:t>.</w:t>
      </w:r>
      <w:r w:rsidRPr="00F3552A">
        <w:rPr>
          <w:b/>
          <w:bCs/>
          <w:color w:val="000000"/>
        </w:rPr>
        <w:t xml:space="preserve"> </w:t>
      </w:r>
      <w:r w:rsidRPr="0081412F">
        <w:rPr>
          <w:color w:val="000000" w:themeColor="text1"/>
        </w:rPr>
        <w:t>Активность софосбувира и велпатасвира в отношении транзиторных репликонов, содержащих NS5A или NS5B, из клинических изолятов</w:t>
      </w:r>
      <w:ins w:id="1543" w:author="Абрамова Анна Андреевна" w:date="2024-05-15T00:43:00Z">
        <w:r w:rsidR="00350D57">
          <w:rPr>
            <w:color w:val="000000" w:themeColor="text1"/>
          </w:rPr>
          <w:t>.</w:t>
        </w:r>
      </w:ins>
    </w:p>
    <w:tbl>
      <w:tblPr>
        <w:tblStyle w:val="TableGrid"/>
        <w:tblW w:w="9346" w:type="dxa"/>
        <w:tblLook w:val="04A0" w:firstRow="1" w:lastRow="0" w:firstColumn="1" w:lastColumn="0" w:noHBand="0" w:noVBand="1"/>
      </w:tblPr>
      <w:tblGrid>
        <w:gridCol w:w="1409"/>
        <w:gridCol w:w="1649"/>
        <w:gridCol w:w="1899"/>
        <w:gridCol w:w="2126"/>
        <w:gridCol w:w="2263"/>
      </w:tblGrid>
      <w:tr w:rsidR="00DE2532" w:rsidRPr="00350D57" w14:paraId="1D48911B" w14:textId="77777777" w:rsidTr="005F3223">
        <w:trPr>
          <w:trHeight w:val="825"/>
          <w:tblHeader/>
        </w:trPr>
        <w:tc>
          <w:tcPr>
            <w:tcW w:w="1409" w:type="dxa"/>
            <w:vMerge w:val="restart"/>
            <w:shd w:val="clear" w:color="auto" w:fill="D9D9D9" w:themeFill="background1" w:themeFillShade="D9"/>
            <w:vAlign w:val="center"/>
          </w:tcPr>
          <w:p w14:paraId="463CD9B1" w14:textId="77777777" w:rsidR="00DE2532" w:rsidRPr="00350D57" w:rsidRDefault="00DE2532" w:rsidP="00350D57">
            <w:pPr>
              <w:rPr>
                <w:b/>
                <w:color w:val="000000"/>
                <w:lang w:eastAsia="ru-RU"/>
              </w:rPr>
            </w:pPr>
          </w:p>
          <w:p w14:paraId="34C1B915" w14:textId="27782C13" w:rsidR="00DE2532" w:rsidRPr="00350D57" w:rsidRDefault="00DE2532" w:rsidP="00350D57">
            <w:pPr>
              <w:rPr>
                <w:lang w:eastAsia="ru-RU"/>
              </w:rPr>
            </w:pPr>
            <w:r w:rsidRPr="00350D57">
              <w:rPr>
                <w:b/>
                <w:bCs/>
                <w:color w:val="000000"/>
              </w:rPr>
              <w:t>Генотип репликона</w:t>
            </w:r>
          </w:p>
        </w:tc>
        <w:tc>
          <w:tcPr>
            <w:tcW w:w="3548" w:type="dxa"/>
            <w:gridSpan w:val="2"/>
            <w:shd w:val="clear" w:color="auto" w:fill="D9D9D9" w:themeFill="background1" w:themeFillShade="D9"/>
            <w:vAlign w:val="center"/>
          </w:tcPr>
          <w:p w14:paraId="4873A3EF" w14:textId="4B7BF961" w:rsidR="00DE2532" w:rsidRPr="00350D57" w:rsidRDefault="00DE2532" w:rsidP="00350D57">
            <w:pPr>
              <w:pStyle w:val="NormalWeb"/>
              <w:spacing w:before="0" w:beforeAutospacing="0" w:after="0" w:afterAutospacing="0"/>
              <w:jc w:val="center"/>
              <w:textAlignment w:val="top"/>
              <w:rPr>
                <w:b/>
                <w:color w:val="000000"/>
              </w:rPr>
            </w:pPr>
            <w:r w:rsidRPr="00350D57">
              <w:rPr>
                <w:b/>
                <w:bCs/>
                <w:color w:val="000000"/>
              </w:rPr>
              <w:t>Репликоны, содержащие NS5B, из клинических изолятов</w:t>
            </w:r>
          </w:p>
        </w:tc>
        <w:tc>
          <w:tcPr>
            <w:tcW w:w="4389" w:type="dxa"/>
            <w:gridSpan w:val="2"/>
            <w:shd w:val="clear" w:color="auto" w:fill="D9D9D9" w:themeFill="background1" w:themeFillShade="D9"/>
            <w:vAlign w:val="center"/>
          </w:tcPr>
          <w:p w14:paraId="1573F9F3" w14:textId="36EEAADC" w:rsidR="00DE2532" w:rsidRPr="00350D57" w:rsidRDefault="00DE2532" w:rsidP="00350D57">
            <w:pPr>
              <w:pStyle w:val="NormalWeb"/>
              <w:spacing w:before="0" w:beforeAutospacing="0" w:after="0" w:afterAutospacing="0"/>
              <w:jc w:val="center"/>
              <w:textAlignment w:val="top"/>
              <w:rPr>
                <w:b/>
                <w:color w:val="000000"/>
                <w:vertAlign w:val="superscript"/>
              </w:rPr>
            </w:pPr>
            <w:r w:rsidRPr="00350D57">
              <w:rPr>
                <w:b/>
                <w:bCs/>
                <w:color w:val="000000"/>
              </w:rPr>
              <w:t>Репликоны, содержащие NS5А, из клинических изолятов</w:t>
            </w:r>
          </w:p>
        </w:tc>
      </w:tr>
      <w:tr w:rsidR="005F3223" w:rsidRPr="00350D57" w14:paraId="71377988" w14:textId="77777777" w:rsidTr="005F3223">
        <w:trPr>
          <w:trHeight w:val="825"/>
          <w:tblHeader/>
        </w:trPr>
        <w:tc>
          <w:tcPr>
            <w:tcW w:w="1409" w:type="dxa"/>
            <w:vMerge/>
            <w:shd w:val="clear" w:color="auto" w:fill="D9D9D9" w:themeFill="background1" w:themeFillShade="D9"/>
            <w:vAlign w:val="center"/>
          </w:tcPr>
          <w:p w14:paraId="2167FC63" w14:textId="77777777" w:rsidR="00DE2532" w:rsidRPr="00350D57" w:rsidRDefault="00DE2532" w:rsidP="00350D57">
            <w:pPr>
              <w:pStyle w:val="NormalWeb"/>
              <w:spacing w:before="0" w:beforeAutospacing="0" w:after="0" w:afterAutospacing="0"/>
              <w:jc w:val="center"/>
              <w:textAlignment w:val="top"/>
              <w:rPr>
                <w:b/>
                <w:color w:val="000000"/>
              </w:rPr>
            </w:pPr>
          </w:p>
        </w:tc>
        <w:tc>
          <w:tcPr>
            <w:tcW w:w="1649" w:type="dxa"/>
            <w:shd w:val="clear" w:color="auto" w:fill="D9D9D9" w:themeFill="background1" w:themeFillShade="D9"/>
            <w:vAlign w:val="center"/>
          </w:tcPr>
          <w:p w14:paraId="2D4A3849" w14:textId="57B974C1" w:rsidR="00DE2532" w:rsidRPr="00350D57" w:rsidRDefault="00DE2532" w:rsidP="00350D57">
            <w:pPr>
              <w:pStyle w:val="NormalWeb"/>
              <w:spacing w:before="0" w:beforeAutospacing="0" w:after="0" w:afterAutospacing="0"/>
              <w:jc w:val="center"/>
              <w:textAlignment w:val="top"/>
              <w:rPr>
                <w:b/>
                <w:color w:val="000000"/>
              </w:rPr>
            </w:pPr>
            <w:r w:rsidRPr="00350D57">
              <w:rPr>
                <w:b/>
                <w:bCs/>
                <w:color w:val="000000"/>
              </w:rPr>
              <w:t>Количество клинических изолятов</w:t>
            </w:r>
          </w:p>
        </w:tc>
        <w:tc>
          <w:tcPr>
            <w:tcW w:w="1899" w:type="dxa"/>
            <w:shd w:val="clear" w:color="auto" w:fill="D9D9D9" w:themeFill="background1" w:themeFillShade="D9"/>
            <w:vAlign w:val="center"/>
          </w:tcPr>
          <w:p w14:paraId="135E0597" w14:textId="488653AB" w:rsidR="00DE2532" w:rsidRPr="00350D57" w:rsidRDefault="00DE2532" w:rsidP="00350D57">
            <w:pPr>
              <w:pStyle w:val="NormalWeb"/>
              <w:spacing w:before="0" w:beforeAutospacing="0" w:after="0" w:afterAutospacing="0"/>
              <w:jc w:val="center"/>
              <w:textAlignment w:val="top"/>
              <w:rPr>
                <w:b/>
                <w:color w:val="000000"/>
              </w:rPr>
            </w:pPr>
            <w:r w:rsidRPr="00350D57">
              <w:rPr>
                <w:b/>
                <w:bCs/>
                <w:color w:val="000000"/>
              </w:rPr>
              <w:t>Медиана EC</w:t>
            </w:r>
            <w:r w:rsidRPr="00350D57">
              <w:rPr>
                <w:b/>
                <w:bCs/>
                <w:color w:val="000000"/>
                <w:vertAlign w:val="subscript"/>
              </w:rPr>
              <w:t xml:space="preserve">50 </w:t>
            </w:r>
            <w:r w:rsidRPr="00350D57">
              <w:rPr>
                <w:b/>
                <w:bCs/>
                <w:color w:val="000000"/>
              </w:rPr>
              <w:t>софосбувира, нМ (диапазон)</w:t>
            </w:r>
          </w:p>
        </w:tc>
        <w:tc>
          <w:tcPr>
            <w:tcW w:w="2126" w:type="dxa"/>
            <w:shd w:val="clear" w:color="auto" w:fill="D9D9D9" w:themeFill="background1" w:themeFillShade="D9"/>
            <w:vAlign w:val="center"/>
          </w:tcPr>
          <w:p w14:paraId="190926C2" w14:textId="105B8F6D" w:rsidR="00DE2532" w:rsidRPr="00350D57" w:rsidRDefault="00DE2532" w:rsidP="00350D57">
            <w:pPr>
              <w:pStyle w:val="NormalWeb"/>
              <w:spacing w:before="0" w:beforeAutospacing="0" w:after="0" w:afterAutospacing="0"/>
              <w:jc w:val="center"/>
              <w:textAlignment w:val="top"/>
              <w:rPr>
                <w:b/>
                <w:color w:val="000000"/>
              </w:rPr>
            </w:pPr>
            <w:r w:rsidRPr="00350D57">
              <w:rPr>
                <w:b/>
                <w:bCs/>
                <w:color w:val="000000"/>
              </w:rPr>
              <w:t>Количество клинических изолятов</w:t>
            </w:r>
          </w:p>
        </w:tc>
        <w:tc>
          <w:tcPr>
            <w:tcW w:w="2263" w:type="dxa"/>
            <w:shd w:val="clear" w:color="auto" w:fill="D9D9D9" w:themeFill="background1" w:themeFillShade="D9"/>
            <w:vAlign w:val="center"/>
          </w:tcPr>
          <w:p w14:paraId="0F209D19" w14:textId="009CAA87" w:rsidR="00DE2532" w:rsidRPr="00350D57" w:rsidRDefault="00DE2532" w:rsidP="00350D57">
            <w:pPr>
              <w:pStyle w:val="NormalWeb"/>
              <w:spacing w:before="0" w:beforeAutospacing="0" w:after="0" w:afterAutospacing="0"/>
              <w:jc w:val="center"/>
              <w:textAlignment w:val="top"/>
              <w:rPr>
                <w:b/>
                <w:color w:val="000000"/>
              </w:rPr>
            </w:pPr>
            <w:r w:rsidRPr="00350D57">
              <w:rPr>
                <w:b/>
                <w:bCs/>
                <w:color w:val="000000"/>
              </w:rPr>
              <w:t>Медиана EC</w:t>
            </w:r>
            <w:r w:rsidRPr="00350D57">
              <w:rPr>
                <w:b/>
                <w:bCs/>
                <w:color w:val="000000"/>
                <w:vertAlign w:val="subscript"/>
              </w:rPr>
              <w:t xml:space="preserve">50 </w:t>
            </w:r>
            <w:r w:rsidRPr="00350D57">
              <w:rPr>
                <w:b/>
                <w:bCs/>
                <w:color w:val="000000"/>
              </w:rPr>
              <w:t>велпатасвира, нМ (диапазон)</w:t>
            </w:r>
          </w:p>
        </w:tc>
      </w:tr>
      <w:tr w:rsidR="005F3223" w:rsidRPr="00350D57" w14:paraId="781E3927" w14:textId="77777777" w:rsidTr="005F3223">
        <w:trPr>
          <w:trHeight w:val="513"/>
        </w:trPr>
        <w:tc>
          <w:tcPr>
            <w:tcW w:w="1409" w:type="dxa"/>
            <w:vAlign w:val="center"/>
          </w:tcPr>
          <w:p w14:paraId="53C2FCE8" w14:textId="6941D274" w:rsidR="00825FBD" w:rsidRPr="00350D57" w:rsidRDefault="005F3223" w:rsidP="00350D57">
            <w:pPr>
              <w:pStyle w:val="NormalWeb"/>
              <w:spacing w:before="0" w:beforeAutospacing="0" w:after="0" w:afterAutospacing="0"/>
              <w:jc w:val="both"/>
              <w:textAlignment w:val="top"/>
              <w:rPr>
                <w:color w:val="000000"/>
              </w:rPr>
            </w:pPr>
            <w:r w:rsidRPr="00350D57">
              <w:rPr>
                <w:color w:val="000000"/>
              </w:rPr>
              <w:t>1a</w:t>
            </w:r>
          </w:p>
        </w:tc>
        <w:tc>
          <w:tcPr>
            <w:tcW w:w="1649" w:type="dxa"/>
            <w:vAlign w:val="center"/>
          </w:tcPr>
          <w:p w14:paraId="4CB5CDBD" w14:textId="6043A9E8" w:rsidR="00825FBD" w:rsidRPr="00350D57" w:rsidRDefault="005F3223" w:rsidP="00350D57">
            <w:pPr>
              <w:pStyle w:val="NormalWeb"/>
              <w:spacing w:before="0" w:beforeAutospacing="0" w:after="0" w:afterAutospacing="0"/>
              <w:jc w:val="center"/>
              <w:textAlignment w:val="top"/>
              <w:rPr>
                <w:color w:val="000000"/>
              </w:rPr>
            </w:pPr>
            <w:r w:rsidRPr="00350D57">
              <w:rPr>
                <w:color w:val="000000"/>
              </w:rPr>
              <w:t>67</w:t>
            </w:r>
          </w:p>
        </w:tc>
        <w:tc>
          <w:tcPr>
            <w:tcW w:w="1899" w:type="dxa"/>
            <w:vAlign w:val="center"/>
          </w:tcPr>
          <w:p w14:paraId="7C54E9ED" w14:textId="47C1EFD4" w:rsidR="00825FBD" w:rsidRPr="00350D57" w:rsidRDefault="005F3223" w:rsidP="00350D57">
            <w:pPr>
              <w:pStyle w:val="NormalWeb"/>
              <w:spacing w:before="0" w:beforeAutospacing="0" w:after="0" w:afterAutospacing="0"/>
              <w:jc w:val="center"/>
              <w:textAlignment w:val="top"/>
              <w:rPr>
                <w:color w:val="000000"/>
              </w:rPr>
            </w:pPr>
            <w:r w:rsidRPr="00350D57">
              <w:rPr>
                <w:color w:val="000000"/>
              </w:rPr>
              <w:t>62 (29-128)</w:t>
            </w:r>
          </w:p>
        </w:tc>
        <w:tc>
          <w:tcPr>
            <w:tcW w:w="2126" w:type="dxa"/>
            <w:vAlign w:val="center"/>
          </w:tcPr>
          <w:p w14:paraId="54D80287" w14:textId="10BF7E68" w:rsidR="00825FBD" w:rsidRPr="00350D57" w:rsidRDefault="005F3223" w:rsidP="00350D57">
            <w:pPr>
              <w:pStyle w:val="NormalWeb"/>
              <w:spacing w:before="0" w:beforeAutospacing="0" w:after="0" w:afterAutospacing="0"/>
              <w:ind w:left="34"/>
              <w:jc w:val="center"/>
              <w:textAlignment w:val="top"/>
              <w:rPr>
                <w:color w:val="000000"/>
              </w:rPr>
            </w:pPr>
            <w:r w:rsidRPr="00350D57">
              <w:rPr>
                <w:color w:val="000000"/>
              </w:rPr>
              <w:t>23</w:t>
            </w:r>
          </w:p>
        </w:tc>
        <w:tc>
          <w:tcPr>
            <w:tcW w:w="2263" w:type="dxa"/>
            <w:vAlign w:val="center"/>
          </w:tcPr>
          <w:p w14:paraId="7DE5E8BB" w14:textId="75D83BB1" w:rsidR="00825FBD" w:rsidRPr="00350D57" w:rsidRDefault="005F3223" w:rsidP="00350D57">
            <w:pPr>
              <w:pStyle w:val="NormalWeb"/>
              <w:spacing w:before="0" w:beforeAutospacing="0" w:after="0" w:afterAutospacing="0"/>
              <w:jc w:val="center"/>
              <w:textAlignment w:val="top"/>
              <w:rPr>
                <w:color w:val="000000"/>
                <w:vertAlign w:val="superscript"/>
                <w:lang w:val="en-US"/>
              </w:rPr>
            </w:pPr>
            <w:r w:rsidRPr="00350D57">
              <w:rPr>
                <w:color w:val="000000"/>
              </w:rPr>
              <w:t>0,019 (0,011-0,078)</w:t>
            </w:r>
          </w:p>
        </w:tc>
      </w:tr>
      <w:tr w:rsidR="005F3223" w:rsidRPr="00350D57" w14:paraId="3F15315F" w14:textId="77777777" w:rsidTr="005F3223">
        <w:trPr>
          <w:trHeight w:val="521"/>
        </w:trPr>
        <w:tc>
          <w:tcPr>
            <w:tcW w:w="1409" w:type="dxa"/>
            <w:vAlign w:val="center"/>
          </w:tcPr>
          <w:p w14:paraId="3A838AAC" w14:textId="3C2ED6DB" w:rsidR="00825FBD" w:rsidRPr="00350D57" w:rsidRDefault="005F3223" w:rsidP="00350D57">
            <w:pPr>
              <w:pStyle w:val="NormalWeb"/>
              <w:spacing w:before="0" w:beforeAutospacing="0" w:after="0" w:afterAutospacing="0"/>
              <w:jc w:val="both"/>
              <w:textAlignment w:val="top"/>
              <w:rPr>
                <w:color w:val="000000"/>
              </w:rPr>
            </w:pPr>
            <w:r w:rsidRPr="00350D57">
              <w:rPr>
                <w:color w:val="000000"/>
              </w:rPr>
              <w:t>1b</w:t>
            </w:r>
          </w:p>
        </w:tc>
        <w:tc>
          <w:tcPr>
            <w:tcW w:w="1649" w:type="dxa"/>
            <w:vAlign w:val="center"/>
          </w:tcPr>
          <w:p w14:paraId="397AAB45" w14:textId="332A01B2" w:rsidR="00825FBD" w:rsidRPr="00350D57" w:rsidRDefault="005F3223" w:rsidP="00350D57">
            <w:pPr>
              <w:pStyle w:val="NormalWeb"/>
              <w:spacing w:before="0" w:beforeAutospacing="0" w:after="0" w:afterAutospacing="0"/>
              <w:jc w:val="center"/>
              <w:textAlignment w:val="top"/>
              <w:rPr>
                <w:color w:val="000000"/>
              </w:rPr>
            </w:pPr>
            <w:r w:rsidRPr="00350D57">
              <w:rPr>
                <w:color w:val="000000"/>
              </w:rPr>
              <w:t>29</w:t>
            </w:r>
          </w:p>
        </w:tc>
        <w:tc>
          <w:tcPr>
            <w:tcW w:w="1899" w:type="dxa"/>
            <w:vAlign w:val="center"/>
          </w:tcPr>
          <w:p w14:paraId="2BA9F92D" w14:textId="7828B161" w:rsidR="00825FBD" w:rsidRPr="00350D57" w:rsidRDefault="005F3223" w:rsidP="00350D57">
            <w:pPr>
              <w:pStyle w:val="NormalWeb"/>
              <w:spacing w:before="0" w:beforeAutospacing="0" w:after="0" w:afterAutospacing="0"/>
              <w:jc w:val="center"/>
              <w:textAlignment w:val="top"/>
              <w:rPr>
                <w:color w:val="000000"/>
              </w:rPr>
            </w:pPr>
            <w:r w:rsidRPr="00350D57">
              <w:rPr>
                <w:color w:val="000000"/>
              </w:rPr>
              <w:t>102 (45-170)</w:t>
            </w:r>
          </w:p>
        </w:tc>
        <w:tc>
          <w:tcPr>
            <w:tcW w:w="2126" w:type="dxa"/>
            <w:vAlign w:val="center"/>
          </w:tcPr>
          <w:p w14:paraId="655F43DE" w14:textId="31819268" w:rsidR="00825FBD" w:rsidRPr="00350D57" w:rsidRDefault="005F3223" w:rsidP="00350D57">
            <w:pPr>
              <w:pStyle w:val="NormalWeb"/>
              <w:spacing w:before="0" w:beforeAutospacing="0" w:after="0" w:afterAutospacing="0"/>
              <w:jc w:val="center"/>
              <w:textAlignment w:val="top"/>
              <w:rPr>
                <w:color w:val="000000"/>
              </w:rPr>
            </w:pPr>
            <w:r w:rsidRPr="00350D57">
              <w:rPr>
                <w:color w:val="000000"/>
              </w:rPr>
              <w:t>34</w:t>
            </w:r>
          </w:p>
        </w:tc>
        <w:tc>
          <w:tcPr>
            <w:tcW w:w="2263" w:type="dxa"/>
            <w:vAlign w:val="center"/>
          </w:tcPr>
          <w:p w14:paraId="12BB8620" w14:textId="1AB08C53" w:rsidR="00825FBD" w:rsidRPr="00350D57" w:rsidRDefault="005F3223" w:rsidP="00350D57">
            <w:pPr>
              <w:pStyle w:val="NormalWeb"/>
              <w:spacing w:before="0" w:beforeAutospacing="0" w:after="0" w:afterAutospacing="0"/>
              <w:jc w:val="center"/>
              <w:textAlignment w:val="top"/>
              <w:rPr>
                <w:color w:val="000000"/>
              </w:rPr>
            </w:pPr>
            <w:r w:rsidRPr="00350D57">
              <w:rPr>
                <w:color w:val="000000"/>
              </w:rPr>
              <w:t>0,012 (0,005-0,500)</w:t>
            </w:r>
          </w:p>
        </w:tc>
      </w:tr>
      <w:tr w:rsidR="005F3223" w:rsidRPr="00350D57" w14:paraId="01B4E7FA" w14:textId="77777777" w:rsidTr="005F3223">
        <w:trPr>
          <w:trHeight w:val="521"/>
        </w:trPr>
        <w:tc>
          <w:tcPr>
            <w:tcW w:w="1409" w:type="dxa"/>
            <w:vAlign w:val="center"/>
          </w:tcPr>
          <w:p w14:paraId="3C746D91" w14:textId="36B94FDE" w:rsidR="005F3223" w:rsidRPr="00350D57" w:rsidRDefault="005F3223" w:rsidP="00350D57">
            <w:pPr>
              <w:pStyle w:val="NormalWeb"/>
              <w:spacing w:before="0" w:beforeAutospacing="0" w:after="0" w:afterAutospacing="0"/>
              <w:jc w:val="both"/>
              <w:textAlignment w:val="top"/>
              <w:rPr>
                <w:color w:val="000000"/>
              </w:rPr>
            </w:pPr>
            <w:r w:rsidRPr="00350D57">
              <w:rPr>
                <w:color w:val="000000"/>
              </w:rPr>
              <w:t>2a</w:t>
            </w:r>
          </w:p>
        </w:tc>
        <w:tc>
          <w:tcPr>
            <w:tcW w:w="1649" w:type="dxa"/>
            <w:vAlign w:val="center"/>
          </w:tcPr>
          <w:p w14:paraId="599C1DC7" w14:textId="40D8E2E9" w:rsidR="005F3223" w:rsidRPr="00350D57" w:rsidRDefault="005F3223" w:rsidP="00350D57">
            <w:pPr>
              <w:pStyle w:val="NormalWeb"/>
              <w:spacing w:before="0" w:beforeAutospacing="0" w:after="0" w:afterAutospacing="0"/>
              <w:jc w:val="center"/>
              <w:textAlignment w:val="top"/>
              <w:rPr>
                <w:color w:val="000000"/>
              </w:rPr>
            </w:pPr>
            <w:r w:rsidRPr="00350D57">
              <w:rPr>
                <w:color w:val="000000"/>
              </w:rPr>
              <w:t>15</w:t>
            </w:r>
          </w:p>
        </w:tc>
        <w:tc>
          <w:tcPr>
            <w:tcW w:w="1899" w:type="dxa"/>
            <w:vAlign w:val="center"/>
          </w:tcPr>
          <w:p w14:paraId="552F4DC8" w14:textId="2D614165" w:rsidR="005F3223" w:rsidRPr="00350D57" w:rsidRDefault="005F3223" w:rsidP="00350D57">
            <w:pPr>
              <w:pStyle w:val="NormalWeb"/>
              <w:spacing w:before="0" w:beforeAutospacing="0" w:after="0" w:afterAutospacing="0"/>
              <w:jc w:val="center"/>
              <w:textAlignment w:val="top"/>
              <w:rPr>
                <w:color w:val="000000"/>
              </w:rPr>
            </w:pPr>
            <w:r w:rsidRPr="00350D57">
              <w:rPr>
                <w:color w:val="000000"/>
              </w:rPr>
              <w:t>29 (14-81)</w:t>
            </w:r>
          </w:p>
        </w:tc>
        <w:tc>
          <w:tcPr>
            <w:tcW w:w="2126" w:type="dxa"/>
            <w:vAlign w:val="center"/>
          </w:tcPr>
          <w:p w14:paraId="12C7E07A" w14:textId="52DA66E3" w:rsidR="005F3223" w:rsidRPr="00350D57" w:rsidRDefault="005F3223" w:rsidP="00350D57">
            <w:pPr>
              <w:pStyle w:val="NormalWeb"/>
              <w:spacing w:before="0" w:beforeAutospacing="0" w:after="0" w:afterAutospacing="0"/>
              <w:jc w:val="center"/>
              <w:textAlignment w:val="top"/>
              <w:rPr>
                <w:color w:val="000000"/>
              </w:rPr>
            </w:pPr>
            <w:r w:rsidRPr="00350D57">
              <w:rPr>
                <w:color w:val="000000"/>
              </w:rPr>
              <w:t>8</w:t>
            </w:r>
          </w:p>
        </w:tc>
        <w:tc>
          <w:tcPr>
            <w:tcW w:w="2263" w:type="dxa"/>
            <w:vAlign w:val="center"/>
          </w:tcPr>
          <w:p w14:paraId="18FB749A" w14:textId="58557130" w:rsidR="005F3223" w:rsidRPr="00350D57" w:rsidRDefault="005F3223" w:rsidP="00350D57">
            <w:pPr>
              <w:pStyle w:val="NormalWeb"/>
              <w:spacing w:before="0" w:beforeAutospacing="0" w:after="0" w:afterAutospacing="0"/>
              <w:jc w:val="center"/>
              <w:textAlignment w:val="top"/>
              <w:rPr>
                <w:color w:val="000000"/>
                <w:lang w:val="en-US"/>
              </w:rPr>
            </w:pPr>
            <w:r w:rsidRPr="00350D57">
              <w:rPr>
                <w:color w:val="000000"/>
              </w:rPr>
              <w:t>0,011 (0,006-0,364)</w:t>
            </w:r>
          </w:p>
        </w:tc>
      </w:tr>
      <w:tr w:rsidR="005F3223" w:rsidRPr="00350D57" w14:paraId="1E12954D" w14:textId="77777777" w:rsidTr="005F3223">
        <w:trPr>
          <w:trHeight w:val="521"/>
        </w:trPr>
        <w:tc>
          <w:tcPr>
            <w:tcW w:w="1409" w:type="dxa"/>
            <w:vAlign w:val="center"/>
          </w:tcPr>
          <w:p w14:paraId="0BAB6CF1" w14:textId="458C9489" w:rsidR="005F3223" w:rsidRPr="00350D57" w:rsidRDefault="005F3223" w:rsidP="00350D57">
            <w:pPr>
              <w:pStyle w:val="NormalWeb"/>
              <w:spacing w:before="0" w:beforeAutospacing="0" w:after="0" w:afterAutospacing="0"/>
              <w:jc w:val="both"/>
              <w:textAlignment w:val="top"/>
              <w:rPr>
                <w:color w:val="000000"/>
              </w:rPr>
            </w:pPr>
            <w:r w:rsidRPr="00350D57">
              <w:rPr>
                <w:color w:val="000000"/>
              </w:rPr>
              <w:t>2b</w:t>
            </w:r>
          </w:p>
        </w:tc>
        <w:tc>
          <w:tcPr>
            <w:tcW w:w="1649" w:type="dxa"/>
            <w:vAlign w:val="center"/>
          </w:tcPr>
          <w:p w14:paraId="4A7F0515" w14:textId="32A93A44" w:rsidR="005F3223" w:rsidRPr="00350D57" w:rsidRDefault="005F3223" w:rsidP="00350D57">
            <w:pPr>
              <w:pStyle w:val="NormalWeb"/>
              <w:spacing w:before="0" w:beforeAutospacing="0" w:after="0" w:afterAutospacing="0"/>
              <w:jc w:val="center"/>
              <w:textAlignment w:val="top"/>
              <w:rPr>
                <w:color w:val="000000"/>
              </w:rPr>
            </w:pPr>
            <w:r w:rsidRPr="00350D57">
              <w:rPr>
                <w:color w:val="000000"/>
              </w:rPr>
              <w:t>Н/П</w:t>
            </w:r>
          </w:p>
        </w:tc>
        <w:tc>
          <w:tcPr>
            <w:tcW w:w="1899" w:type="dxa"/>
            <w:vAlign w:val="center"/>
          </w:tcPr>
          <w:p w14:paraId="05F2E4ED" w14:textId="50D1B15A" w:rsidR="005F3223" w:rsidRPr="00350D57" w:rsidRDefault="005F3223" w:rsidP="00350D57">
            <w:pPr>
              <w:pStyle w:val="NormalWeb"/>
              <w:spacing w:before="0" w:beforeAutospacing="0" w:after="0" w:afterAutospacing="0"/>
              <w:jc w:val="center"/>
              <w:textAlignment w:val="top"/>
              <w:rPr>
                <w:color w:val="000000"/>
              </w:rPr>
            </w:pPr>
            <w:r w:rsidRPr="00350D57">
              <w:rPr>
                <w:color w:val="000000"/>
              </w:rPr>
              <w:t>Н/П</w:t>
            </w:r>
          </w:p>
        </w:tc>
        <w:tc>
          <w:tcPr>
            <w:tcW w:w="2126" w:type="dxa"/>
            <w:vAlign w:val="center"/>
          </w:tcPr>
          <w:p w14:paraId="524519F5" w14:textId="5706050C" w:rsidR="005F3223" w:rsidRPr="00350D57" w:rsidRDefault="005F3223" w:rsidP="00350D57">
            <w:pPr>
              <w:pStyle w:val="NormalWeb"/>
              <w:spacing w:before="0" w:beforeAutospacing="0" w:after="0" w:afterAutospacing="0"/>
              <w:jc w:val="center"/>
              <w:textAlignment w:val="top"/>
              <w:rPr>
                <w:color w:val="000000"/>
              </w:rPr>
            </w:pPr>
            <w:r w:rsidRPr="00350D57">
              <w:rPr>
                <w:color w:val="000000"/>
              </w:rPr>
              <w:t>16</w:t>
            </w:r>
          </w:p>
        </w:tc>
        <w:tc>
          <w:tcPr>
            <w:tcW w:w="2263" w:type="dxa"/>
            <w:vAlign w:val="center"/>
          </w:tcPr>
          <w:p w14:paraId="4001BF3E" w14:textId="49A956EB" w:rsidR="005F3223" w:rsidRPr="00350D57" w:rsidRDefault="005F3223" w:rsidP="00350D57">
            <w:pPr>
              <w:pStyle w:val="NormalWeb"/>
              <w:spacing w:before="0" w:beforeAutospacing="0" w:after="0" w:afterAutospacing="0"/>
              <w:jc w:val="center"/>
              <w:textAlignment w:val="top"/>
              <w:rPr>
                <w:color w:val="000000"/>
                <w:lang w:val="en-US"/>
              </w:rPr>
            </w:pPr>
            <w:r w:rsidRPr="00350D57">
              <w:rPr>
                <w:color w:val="000000"/>
              </w:rPr>
              <w:t>0,002 (0,0003-0,007)</w:t>
            </w:r>
          </w:p>
        </w:tc>
      </w:tr>
      <w:tr w:rsidR="005F3223" w:rsidRPr="00350D57" w14:paraId="35640FE1" w14:textId="77777777" w:rsidTr="005F3223">
        <w:trPr>
          <w:trHeight w:val="521"/>
        </w:trPr>
        <w:tc>
          <w:tcPr>
            <w:tcW w:w="1409" w:type="dxa"/>
            <w:vAlign w:val="center"/>
          </w:tcPr>
          <w:p w14:paraId="06026D0F" w14:textId="5547BD80" w:rsidR="005F3223" w:rsidRPr="00350D57" w:rsidRDefault="005F3223" w:rsidP="00350D57">
            <w:pPr>
              <w:pStyle w:val="NormalWeb"/>
              <w:spacing w:before="0" w:beforeAutospacing="0" w:after="0" w:afterAutospacing="0"/>
              <w:jc w:val="both"/>
              <w:textAlignment w:val="top"/>
              <w:rPr>
                <w:color w:val="000000"/>
              </w:rPr>
            </w:pPr>
            <w:r w:rsidRPr="00350D57">
              <w:rPr>
                <w:color w:val="000000"/>
              </w:rPr>
              <w:t>3a</w:t>
            </w:r>
          </w:p>
        </w:tc>
        <w:tc>
          <w:tcPr>
            <w:tcW w:w="1649" w:type="dxa"/>
            <w:vAlign w:val="center"/>
          </w:tcPr>
          <w:p w14:paraId="261E9EBC" w14:textId="3326B21E" w:rsidR="005F3223" w:rsidRPr="00350D57" w:rsidRDefault="005F3223" w:rsidP="00350D57">
            <w:pPr>
              <w:pStyle w:val="NormalWeb"/>
              <w:spacing w:before="0" w:beforeAutospacing="0" w:after="0" w:afterAutospacing="0"/>
              <w:jc w:val="center"/>
              <w:textAlignment w:val="top"/>
              <w:rPr>
                <w:color w:val="000000"/>
              </w:rPr>
            </w:pPr>
            <w:r w:rsidRPr="00350D57">
              <w:rPr>
                <w:color w:val="000000"/>
              </w:rPr>
              <w:t>106</w:t>
            </w:r>
          </w:p>
        </w:tc>
        <w:tc>
          <w:tcPr>
            <w:tcW w:w="1899" w:type="dxa"/>
            <w:vAlign w:val="center"/>
          </w:tcPr>
          <w:p w14:paraId="7FBC544E" w14:textId="71DB1196" w:rsidR="005F3223" w:rsidRPr="00350D57" w:rsidRDefault="005F3223" w:rsidP="00350D57">
            <w:pPr>
              <w:pStyle w:val="NormalWeb"/>
              <w:spacing w:before="0" w:beforeAutospacing="0" w:after="0" w:afterAutospacing="0"/>
              <w:jc w:val="center"/>
              <w:textAlignment w:val="top"/>
              <w:rPr>
                <w:color w:val="000000"/>
              </w:rPr>
            </w:pPr>
            <w:r w:rsidRPr="00350D57">
              <w:rPr>
                <w:color w:val="000000"/>
              </w:rPr>
              <w:t>81 (24-181)</w:t>
            </w:r>
          </w:p>
        </w:tc>
        <w:tc>
          <w:tcPr>
            <w:tcW w:w="2126" w:type="dxa"/>
            <w:vAlign w:val="center"/>
          </w:tcPr>
          <w:p w14:paraId="76FB3582" w14:textId="1DEE4043" w:rsidR="005F3223" w:rsidRPr="00350D57" w:rsidRDefault="005F3223" w:rsidP="00350D57">
            <w:pPr>
              <w:pStyle w:val="NormalWeb"/>
              <w:spacing w:before="0" w:beforeAutospacing="0" w:after="0" w:afterAutospacing="0"/>
              <w:jc w:val="center"/>
              <w:textAlignment w:val="top"/>
              <w:rPr>
                <w:color w:val="000000"/>
              </w:rPr>
            </w:pPr>
            <w:r w:rsidRPr="00350D57">
              <w:rPr>
                <w:color w:val="000000"/>
              </w:rPr>
              <w:t>38</w:t>
            </w:r>
          </w:p>
        </w:tc>
        <w:tc>
          <w:tcPr>
            <w:tcW w:w="2263" w:type="dxa"/>
            <w:vAlign w:val="center"/>
          </w:tcPr>
          <w:p w14:paraId="1E40C220" w14:textId="0E673684" w:rsidR="005F3223" w:rsidRPr="00350D57" w:rsidRDefault="005F3223" w:rsidP="00350D57">
            <w:pPr>
              <w:pStyle w:val="NormalWeb"/>
              <w:spacing w:before="0" w:beforeAutospacing="0" w:after="0" w:afterAutospacing="0"/>
              <w:jc w:val="center"/>
              <w:textAlignment w:val="top"/>
              <w:rPr>
                <w:color w:val="000000"/>
                <w:lang w:val="en-US"/>
              </w:rPr>
            </w:pPr>
            <w:r w:rsidRPr="00350D57">
              <w:rPr>
                <w:color w:val="000000"/>
              </w:rPr>
              <w:t>0,005 (0,002-1,871)</w:t>
            </w:r>
          </w:p>
        </w:tc>
      </w:tr>
      <w:tr w:rsidR="005F3223" w:rsidRPr="00350D57" w14:paraId="7D84B59E" w14:textId="77777777" w:rsidTr="005F3223">
        <w:trPr>
          <w:trHeight w:val="521"/>
        </w:trPr>
        <w:tc>
          <w:tcPr>
            <w:tcW w:w="1409" w:type="dxa"/>
            <w:vAlign w:val="center"/>
          </w:tcPr>
          <w:p w14:paraId="68248AAF" w14:textId="74C65439" w:rsidR="005F3223" w:rsidRPr="00350D57" w:rsidRDefault="005F3223" w:rsidP="00350D57">
            <w:pPr>
              <w:pStyle w:val="NormalWeb"/>
              <w:spacing w:before="0" w:beforeAutospacing="0" w:after="0" w:afterAutospacing="0"/>
              <w:jc w:val="both"/>
              <w:textAlignment w:val="top"/>
              <w:rPr>
                <w:color w:val="000000"/>
              </w:rPr>
            </w:pPr>
            <w:r w:rsidRPr="00350D57">
              <w:rPr>
                <w:color w:val="000000"/>
              </w:rPr>
              <w:t>4a</w:t>
            </w:r>
          </w:p>
        </w:tc>
        <w:tc>
          <w:tcPr>
            <w:tcW w:w="1649" w:type="dxa"/>
            <w:vAlign w:val="center"/>
          </w:tcPr>
          <w:p w14:paraId="5CE944EC" w14:textId="2481E1A6" w:rsidR="005F3223" w:rsidRPr="00350D57" w:rsidRDefault="005F3223" w:rsidP="00350D57">
            <w:pPr>
              <w:pStyle w:val="NormalWeb"/>
              <w:spacing w:before="0" w:beforeAutospacing="0" w:after="0" w:afterAutospacing="0"/>
              <w:jc w:val="center"/>
              <w:textAlignment w:val="top"/>
              <w:rPr>
                <w:color w:val="000000"/>
              </w:rPr>
            </w:pPr>
            <w:r w:rsidRPr="00350D57">
              <w:rPr>
                <w:color w:val="000000"/>
              </w:rPr>
              <w:t>Н/П</w:t>
            </w:r>
          </w:p>
        </w:tc>
        <w:tc>
          <w:tcPr>
            <w:tcW w:w="1899" w:type="dxa"/>
            <w:vAlign w:val="center"/>
          </w:tcPr>
          <w:p w14:paraId="7C05FA68" w14:textId="2456D6D0" w:rsidR="005F3223" w:rsidRPr="00350D57" w:rsidRDefault="005F3223" w:rsidP="00350D57">
            <w:pPr>
              <w:pStyle w:val="NormalWeb"/>
              <w:spacing w:before="0" w:beforeAutospacing="0" w:after="0" w:afterAutospacing="0"/>
              <w:jc w:val="center"/>
              <w:textAlignment w:val="top"/>
              <w:rPr>
                <w:color w:val="000000"/>
              </w:rPr>
            </w:pPr>
            <w:r w:rsidRPr="00350D57">
              <w:rPr>
                <w:color w:val="000000"/>
              </w:rPr>
              <w:t>Н/П</w:t>
            </w:r>
          </w:p>
        </w:tc>
        <w:tc>
          <w:tcPr>
            <w:tcW w:w="2126" w:type="dxa"/>
            <w:vAlign w:val="center"/>
          </w:tcPr>
          <w:p w14:paraId="0C645E79" w14:textId="5823FA98" w:rsidR="005F3223" w:rsidRPr="00350D57" w:rsidRDefault="005F3223" w:rsidP="00350D57">
            <w:pPr>
              <w:pStyle w:val="NormalWeb"/>
              <w:spacing w:before="0" w:beforeAutospacing="0" w:after="0" w:afterAutospacing="0"/>
              <w:jc w:val="center"/>
              <w:textAlignment w:val="top"/>
              <w:rPr>
                <w:color w:val="000000"/>
              </w:rPr>
            </w:pPr>
            <w:r w:rsidRPr="00350D57">
              <w:rPr>
                <w:color w:val="000000"/>
              </w:rPr>
              <w:t>5</w:t>
            </w:r>
          </w:p>
        </w:tc>
        <w:tc>
          <w:tcPr>
            <w:tcW w:w="2263" w:type="dxa"/>
            <w:vAlign w:val="center"/>
          </w:tcPr>
          <w:p w14:paraId="0188F0A6" w14:textId="11022715" w:rsidR="005F3223" w:rsidRPr="00350D57" w:rsidRDefault="005F3223" w:rsidP="00350D57">
            <w:pPr>
              <w:pStyle w:val="NormalWeb"/>
              <w:spacing w:before="0" w:beforeAutospacing="0" w:after="0" w:afterAutospacing="0"/>
              <w:jc w:val="center"/>
              <w:textAlignment w:val="top"/>
              <w:rPr>
                <w:color w:val="000000"/>
                <w:lang w:val="en-US"/>
              </w:rPr>
            </w:pPr>
            <w:r w:rsidRPr="00350D57">
              <w:rPr>
                <w:color w:val="000000"/>
              </w:rPr>
              <w:t>0,002 (0,001-0,004)</w:t>
            </w:r>
          </w:p>
        </w:tc>
      </w:tr>
      <w:tr w:rsidR="005F3223" w:rsidRPr="00350D57" w14:paraId="6BBC8A9A" w14:textId="77777777" w:rsidTr="005F3223">
        <w:trPr>
          <w:trHeight w:val="521"/>
        </w:trPr>
        <w:tc>
          <w:tcPr>
            <w:tcW w:w="1409" w:type="dxa"/>
            <w:vAlign w:val="center"/>
          </w:tcPr>
          <w:p w14:paraId="7B93810A" w14:textId="5A79E7D7" w:rsidR="005F3223" w:rsidRPr="00350D57" w:rsidRDefault="005F3223" w:rsidP="00350D57">
            <w:pPr>
              <w:pStyle w:val="NormalWeb"/>
              <w:spacing w:before="0" w:beforeAutospacing="0" w:after="0" w:afterAutospacing="0"/>
              <w:jc w:val="both"/>
              <w:textAlignment w:val="top"/>
              <w:rPr>
                <w:color w:val="000000"/>
              </w:rPr>
            </w:pPr>
            <w:r w:rsidRPr="00350D57">
              <w:rPr>
                <w:color w:val="000000"/>
              </w:rPr>
              <w:lastRenderedPageBreak/>
              <w:t>4d</w:t>
            </w:r>
          </w:p>
        </w:tc>
        <w:tc>
          <w:tcPr>
            <w:tcW w:w="1649" w:type="dxa"/>
            <w:vAlign w:val="center"/>
          </w:tcPr>
          <w:p w14:paraId="64CA471B" w14:textId="757F5122" w:rsidR="005F3223" w:rsidRPr="00350D57" w:rsidRDefault="005F3223" w:rsidP="00350D57">
            <w:pPr>
              <w:pStyle w:val="NormalWeb"/>
              <w:spacing w:before="0" w:beforeAutospacing="0" w:after="0" w:afterAutospacing="0"/>
              <w:jc w:val="center"/>
              <w:textAlignment w:val="top"/>
              <w:rPr>
                <w:color w:val="000000"/>
              </w:rPr>
            </w:pPr>
            <w:r w:rsidRPr="00350D57">
              <w:rPr>
                <w:color w:val="000000"/>
              </w:rPr>
              <w:t>Н/П</w:t>
            </w:r>
          </w:p>
        </w:tc>
        <w:tc>
          <w:tcPr>
            <w:tcW w:w="1899" w:type="dxa"/>
            <w:vAlign w:val="center"/>
          </w:tcPr>
          <w:p w14:paraId="3F16B4FE" w14:textId="007DA21C" w:rsidR="005F3223" w:rsidRPr="00350D57" w:rsidRDefault="005F3223" w:rsidP="00350D57">
            <w:pPr>
              <w:pStyle w:val="NormalWeb"/>
              <w:spacing w:before="0" w:beforeAutospacing="0" w:after="0" w:afterAutospacing="0"/>
              <w:jc w:val="center"/>
              <w:textAlignment w:val="top"/>
              <w:rPr>
                <w:color w:val="000000"/>
              </w:rPr>
            </w:pPr>
            <w:r w:rsidRPr="00350D57">
              <w:rPr>
                <w:color w:val="000000"/>
              </w:rPr>
              <w:t>Н/П</w:t>
            </w:r>
          </w:p>
        </w:tc>
        <w:tc>
          <w:tcPr>
            <w:tcW w:w="2126" w:type="dxa"/>
            <w:vAlign w:val="center"/>
          </w:tcPr>
          <w:p w14:paraId="652A5A79" w14:textId="0A9559AD" w:rsidR="005F3223" w:rsidRPr="00350D57" w:rsidRDefault="005F3223" w:rsidP="00350D57">
            <w:pPr>
              <w:pStyle w:val="NormalWeb"/>
              <w:spacing w:before="0" w:beforeAutospacing="0" w:after="0" w:afterAutospacing="0"/>
              <w:jc w:val="center"/>
              <w:textAlignment w:val="top"/>
              <w:rPr>
                <w:color w:val="000000"/>
              </w:rPr>
            </w:pPr>
            <w:r w:rsidRPr="00350D57">
              <w:rPr>
                <w:color w:val="000000"/>
              </w:rPr>
              <w:t>10</w:t>
            </w:r>
          </w:p>
        </w:tc>
        <w:tc>
          <w:tcPr>
            <w:tcW w:w="2263" w:type="dxa"/>
            <w:vAlign w:val="center"/>
          </w:tcPr>
          <w:p w14:paraId="24DDCADF" w14:textId="4298624A" w:rsidR="005F3223" w:rsidRPr="00350D57" w:rsidRDefault="005F3223" w:rsidP="00350D57">
            <w:pPr>
              <w:pStyle w:val="NormalWeb"/>
              <w:spacing w:before="0" w:beforeAutospacing="0" w:after="0" w:afterAutospacing="0"/>
              <w:jc w:val="center"/>
              <w:textAlignment w:val="top"/>
              <w:rPr>
                <w:color w:val="000000"/>
                <w:lang w:val="en-US"/>
              </w:rPr>
            </w:pPr>
            <w:r w:rsidRPr="00350D57">
              <w:rPr>
                <w:color w:val="000000"/>
              </w:rPr>
              <w:t>0,007 (0,004-0,011)</w:t>
            </w:r>
          </w:p>
        </w:tc>
      </w:tr>
      <w:tr w:rsidR="005F3223" w:rsidRPr="00350D57" w14:paraId="771EB49D" w14:textId="77777777" w:rsidTr="005F3223">
        <w:trPr>
          <w:trHeight w:val="521"/>
        </w:trPr>
        <w:tc>
          <w:tcPr>
            <w:tcW w:w="1409" w:type="dxa"/>
            <w:vAlign w:val="center"/>
          </w:tcPr>
          <w:p w14:paraId="252450AD" w14:textId="0E334FE1" w:rsidR="005F3223" w:rsidRPr="00350D57" w:rsidRDefault="005F3223" w:rsidP="00350D57">
            <w:pPr>
              <w:pStyle w:val="NormalWeb"/>
              <w:spacing w:before="0" w:beforeAutospacing="0" w:after="0" w:afterAutospacing="0"/>
              <w:jc w:val="both"/>
              <w:textAlignment w:val="top"/>
              <w:rPr>
                <w:color w:val="000000"/>
              </w:rPr>
            </w:pPr>
            <w:r w:rsidRPr="00350D57">
              <w:rPr>
                <w:color w:val="000000"/>
              </w:rPr>
              <w:t>4r</w:t>
            </w:r>
          </w:p>
        </w:tc>
        <w:tc>
          <w:tcPr>
            <w:tcW w:w="1649" w:type="dxa"/>
            <w:vAlign w:val="center"/>
          </w:tcPr>
          <w:p w14:paraId="7D37BE2F" w14:textId="4A967876" w:rsidR="005F3223" w:rsidRPr="00350D57" w:rsidRDefault="005F3223" w:rsidP="00350D57">
            <w:pPr>
              <w:pStyle w:val="NormalWeb"/>
              <w:spacing w:before="0" w:beforeAutospacing="0" w:after="0" w:afterAutospacing="0"/>
              <w:jc w:val="center"/>
              <w:textAlignment w:val="top"/>
              <w:rPr>
                <w:color w:val="000000"/>
              </w:rPr>
            </w:pPr>
            <w:r w:rsidRPr="00350D57">
              <w:rPr>
                <w:color w:val="000000"/>
              </w:rPr>
              <w:t>Н/П</w:t>
            </w:r>
          </w:p>
        </w:tc>
        <w:tc>
          <w:tcPr>
            <w:tcW w:w="1899" w:type="dxa"/>
            <w:vAlign w:val="center"/>
          </w:tcPr>
          <w:p w14:paraId="5E87F9E6" w14:textId="6EC0AEA3" w:rsidR="005F3223" w:rsidRPr="00350D57" w:rsidRDefault="005F3223" w:rsidP="00350D57">
            <w:pPr>
              <w:pStyle w:val="NormalWeb"/>
              <w:spacing w:before="0" w:beforeAutospacing="0" w:after="0" w:afterAutospacing="0"/>
              <w:jc w:val="center"/>
              <w:textAlignment w:val="top"/>
              <w:rPr>
                <w:color w:val="000000"/>
              </w:rPr>
            </w:pPr>
            <w:r w:rsidRPr="00350D57">
              <w:rPr>
                <w:color w:val="000000"/>
              </w:rPr>
              <w:t>Н/П</w:t>
            </w:r>
          </w:p>
        </w:tc>
        <w:tc>
          <w:tcPr>
            <w:tcW w:w="2126" w:type="dxa"/>
            <w:vAlign w:val="center"/>
          </w:tcPr>
          <w:p w14:paraId="218ACAE4" w14:textId="1E9DFFF7" w:rsidR="005F3223" w:rsidRPr="00350D57" w:rsidRDefault="005F3223" w:rsidP="00350D57">
            <w:pPr>
              <w:pStyle w:val="NormalWeb"/>
              <w:spacing w:before="0" w:beforeAutospacing="0" w:after="0" w:afterAutospacing="0"/>
              <w:jc w:val="center"/>
              <w:textAlignment w:val="top"/>
              <w:rPr>
                <w:color w:val="000000"/>
              </w:rPr>
            </w:pPr>
            <w:r w:rsidRPr="00350D57">
              <w:rPr>
                <w:color w:val="000000"/>
              </w:rPr>
              <w:t>7</w:t>
            </w:r>
          </w:p>
        </w:tc>
        <w:tc>
          <w:tcPr>
            <w:tcW w:w="2263" w:type="dxa"/>
            <w:vAlign w:val="center"/>
          </w:tcPr>
          <w:p w14:paraId="64965A9A" w14:textId="6EE3974A" w:rsidR="005F3223" w:rsidRPr="00350D57" w:rsidRDefault="005F3223" w:rsidP="00350D57">
            <w:pPr>
              <w:pStyle w:val="NormalWeb"/>
              <w:spacing w:before="0" w:beforeAutospacing="0" w:after="0" w:afterAutospacing="0"/>
              <w:jc w:val="center"/>
              <w:textAlignment w:val="top"/>
              <w:rPr>
                <w:color w:val="000000"/>
                <w:lang w:val="en-US"/>
              </w:rPr>
            </w:pPr>
            <w:r w:rsidRPr="00350D57">
              <w:rPr>
                <w:color w:val="000000"/>
              </w:rPr>
              <w:t>0,003 (0,002-0,006)</w:t>
            </w:r>
          </w:p>
        </w:tc>
      </w:tr>
      <w:tr w:rsidR="005F3223" w:rsidRPr="00350D57" w14:paraId="3381FA67" w14:textId="77777777" w:rsidTr="005F3223">
        <w:trPr>
          <w:trHeight w:val="521"/>
        </w:trPr>
        <w:tc>
          <w:tcPr>
            <w:tcW w:w="1409" w:type="dxa"/>
            <w:vAlign w:val="center"/>
          </w:tcPr>
          <w:p w14:paraId="0AE5EE05" w14:textId="50C77900" w:rsidR="005F3223" w:rsidRPr="00350D57" w:rsidRDefault="005F3223" w:rsidP="00350D57">
            <w:pPr>
              <w:pStyle w:val="NormalWeb"/>
              <w:spacing w:before="0" w:beforeAutospacing="0" w:after="0" w:afterAutospacing="0"/>
              <w:jc w:val="both"/>
              <w:textAlignment w:val="top"/>
              <w:rPr>
                <w:color w:val="000000"/>
              </w:rPr>
            </w:pPr>
            <w:r w:rsidRPr="00350D57">
              <w:rPr>
                <w:color w:val="000000"/>
              </w:rPr>
              <w:t>5a</w:t>
            </w:r>
          </w:p>
        </w:tc>
        <w:tc>
          <w:tcPr>
            <w:tcW w:w="1649" w:type="dxa"/>
            <w:vAlign w:val="center"/>
          </w:tcPr>
          <w:p w14:paraId="31E8EFE3" w14:textId="2DADFC80" w:rsidR="005F3223" w:rsidRPr="00350D57" w:rsidRDefault="005F3223" w:rsidP="00350D57">
            <w:pPr>
              <w:pStyle w:val="NormalWeb"/>
              <w:spacing w:before="0" w:beforeAutospacing="0" w:after="0" w:afterAutospacing="0"/>
              <w:jc w:val="center"/>
              <w:textAlignment w:val="top"/>
              <w:rPr>
                <w:color w:val="000000"/>
              </w:rPr>
            </w:pPr>
            <w:r w:rsidRPr="00350D57">
              <w:rPr>
                <w:color w:val="000000"/>
              </w:rPr>
              <w:t>Н/П</w:t>
            </w:r>
          </w:p>
        </w:tc>
        <w:tc>
          <w:tcPr>
            <w:tcW w:w="1899" w:type="dxa"/>
            <w:vAlign w:val="center"/>
          </w:tcPr>
          <w:p w14:paraId="5047A889" w14:textId="70F89255" w:rsidR="005F3223" w:rsidRPr="00350D57" w:rsidRDefault="005F3223" w:rsidP="00350D57">
            <w:pPr>
              <w:pStyle w:val="NormalWeb"/>
              <w:spacing w:before="0" w:beforeAutospacing="0" w:after="0" w:afterAutospacing="0"/>
              <w:jc w:val="center"/>
              <w:textAlignment w:val="top"/>
              <w:rPr>
                <w:color w:val="000000"/>
              </w:rPr>
            </w:pPr>
            <w:r w:rsidRPr="00350D57">
              <w:rPr>
                <w:color w:val="000000"/>
              </w:rPr>
              <w:t>Н/П</w:t>
            </w:r>
          </w:p>
        </w:tc>
        <w:tc>
          <w:tcPr>
            <w:tcW w:w="2126" w:type="dxa"/>
            <w:vAlign w:val="center"/>
          </w:tcPr>
          <w:p w14:paraId="68197E23" w14:textId="50F42E84" w:rsidR="005F3223" w:rsidRPr="00350D57" w:rsidRDefault="005F3223" w:rsidP="00350D57">
            <w:pPr>
              <w:pStyle w:val="NormalWeb"/>
              <w:spacing w:before="0" w:beforeAutospacing="0" w:after="0" w:afterAutospacing="0"/>
              <w:jc w:val="center"/>
              <w:textAlignment w:val="top"/>
              <w:rPr>
                <w:color w:val="000000"/>
              </w:rPr>
            </w:pPr>
            <w:r w:rsidRPr="00350D57">
              <w:rPr>
                <w:color w:val="000000"/>
              </w:rPr>
              <w:t>42</w:t>
            </w:r>
          </w:p>
        </w:tc>
        <w:tc>
          <w:tcPr>
            <w:tcW w:w="2263" w:type="dxa"/>
            <w:vAlign w:val="center"/>
          </w:tcPr>
          <w:p w14:paraId="3508F3E9" w14:textId="244DF5FA" w:rsidR="005F3223" w:rsidRPr="00350D57" w:rsidRDefault="005F3223" w:rsidP="00350D57">
            <w:pPr>
              <w:pStyle w:val="NormalWeb"/>
              <w:spacing w:before="0" w:beforeAutospacing="0" w:after="0" w:afterAutospacing="0"/>
              <w:jc w:val="center"/>
              <w:textAlignment w:val="top"/>
              <w:rPr>
                <w:color w:val="000000"/>
                <w:lang w:val="en-US"/>
              </w:rPr>
            </w:pPr>
            <w:r w:rsidRPr="00350D57">
              <w:rPr>
                <w:color w:val="000000"/>
              </w:rPr>
              <w:t>0,005 (0,001-0,019)</w:t>
            </w:r>
          </w:p>
        </w:tc>
      </w:tr>
      <w:tr w:rsidR="005F3223" w:rsidRPr="00350D57" w14:paraId="1491EDD4" w14:textId="77777777" w:rsidTr="005F3223">
        <w:trPr>
          <w:trHeight w:val="521"/>
        </w:trPr>
        <w:tc>
          <w:tcPr>
            <w:tcW w:w="1409" w:type="dxa"/>
            <w:vAlign w:val="center"/>
          </w:tcPr>
          <w:p w14:paraId="05CBC425" w14:textId="3833573C" w:rsidR="005F3223" w:rsidRPr="00350D57" w:rsidRDefault="005F3223" w:rsidP="00350D57">
            <w:pPr>
              <w:pStyle w:val="NormalWeb"/>
              <w:spacing w:before="0" w:beforeAutospacing="0" w:after="0" w:afterAutospacing="0"/>
              <w:jc w:val="both"/>
              <w:textAlignment w:val="top"/>
              <w:rPr>
                <w:color w:val="000000"/>
              </w:rPr>
            </w:pPr>
            <w:r w:rsidRPr="00350D57">
              <w:rPr>
                <w:color w:val="000000"/>
              </w:rPr>
              <w:t>6a</w:t>
            </w:r>
          </w:p>
        </w:tc>
        <w:tc>
          <w:tcPr>
            <w:tcW w:w="1649" w:type="dxa"/>
            <w:vAlign w:val="center"/>
          </w:tcPr>
          <w:p w14:paraId="7530601B" w14:textId="1A486DA1" w:rsidR="005F3223" w:rsidRPr="00350D57" w:rsidRDefault="005F3223" w:rsidP="00350D57">
            <w:pPr>
              <w:pStyle w:val="NormalWeb"/>
              <w:spacing w:before="0" w:beforeAutospacing="0" w:after="0" w:afterAutospacing="0"/>
              <w:jc w:val="center"/>
              <w:textAlignment w:val="top"/>
              <w:rPr>
                <w:color w:val="000000"/>
              </w:rPr>
            </w:pPr>
            <w:r w:rsidRPr="00350D57">
              <w:rPr>
                <w:color w:val="000000"/>
              </w:rPr>
              <w:t>Н/П</w:t>
            </w:r>
          </w:p>
        </w:tc>
        <w:tc>
          <w:tcPr>
            <w:tcW w:w="1899" w:type="dxa"/>
            <w:vAlign w:val="center"/>
          </w:tcPr>
          <w:p w14:paraId="5BE3F381" w14:textId="0B12BA7F" w:rsidR="005F3223" w:rsidRPr="00350D57" w:rsidRDefault="005F3223" w:rsidP="00350D57">
            <w:pPr>
              <w:pStyle w:val="NormalWeb"/>
              <w:spacing w:before="0" w:beforeAutospacing="0" w:after="0" w:afterAutospacing="0"/>
              <w:jc w:val="center"/>
              <w:textAlignment w:val="top"/>
              <w:rPr>
                <w:color w:val="000000"/>
              </w:rPr>
            </w:pPr>
            <w:r w:rsidRPr="00350D57">
              <w:rPr>
                <w:color w:val="000000"/>
              </w:rPr>
              <w:t>Н/П</w:t>
            </w:r>
          </w:p>
        </w:tc>
        <w:tc>
          <w:tcPr>
            <w:tcW w:w="2126" w:type="dxa"/>
            <w:vAlign w:val="center"/>
          </w:tcPr>
          <w:p w14:paraId="530173E7" w14:textId="761572DB" w:rsidR="005F3223" w:rsidRPr="00350D57" w:rsidRDefault="005F3223" w:rsidP="00350D57">
            <w:pPr>
              <w:pStyle w:val="NormalWeb"/>
              <w:spacing w:before="0" w:beforeAutospacing="0" w:after="0" w:afterAutospacing="0"/>
              <w:jc w:val="center"/>
              <w:textAlignment w:val="top"/>
              <w:rPr>
                <w:color w:val="000000"/>
              </w:rPr>
            </w:pPr>
            <w:r w:rsidRPr="00350D57">
              <w:rPr>
                <w:color w:val="000000"/>
              </w:rPr>
              <w:t>26</w:t>
            </w:r>
          </w:p>
        </w:tc>
        <w:tc>
          <w:tcPr>
            <w:tcW w:w="2263" w:type="dxa"/>
            <w:vAlign w:val="center"/>
          </w:tcPr>
          <w:p w14:paraId="79C84F2A" w14:textId="626E895F" w:rsidR="005F3223" w:rsidRPr="00350D57" w:rsidRDefault="005F3223" w:rsidP="00350D57">
            <w:pPr>
              <w:pStyle w:val="NormalWeb"/>
              <w:spacing w:before="0" w:beforeAutospacing="0" w:after="0" w:afterAutospacing="0"/>
              <w:jc w:val="center"/>
              <w:textAlignment w:val="top"/>
              <w:rPr>
                <w:color w:val="000000"/>
                <w:lang w:val="en-US"/>
              </w:rPr>
            </w:pPr>
            <w:r w:rsidRPr="00350D57">
              <w:rPr>
                <w:color w:val="000000"/>
              </w:rPr>
              <w:t>0,007 (0,0005-0,113)</w:t>
            </w:r>
          </w:p>
        </w:tc>
      </w:tr>
      <w:tr w:rsidR="005F3223" w:rsidRPr="00350D57" w14:paraId="3FAE30ED" w14:textId="77777777" w:rsidTr="005F3223">
        <w:trPr>
          <w:trHeight w:val="521"/>
        </w:trPr>
        <w:tc>
          <w:tcPr>
            <w:tcW w:w="1409" w:type="dxa"/>
            <w:vAlign w:val="center"/>
          </w:tcPr>
          <w:p w14:paraId="148A6264" w14:textId="1EBBA2EC" w:rsidR="005F3223" w:rsidRPr="00350D57" w:rsidRDefault="005F3223" w:rsidP="00350D57">
            <w:pPr>
              <w:pStyle w:val="NormalWeb"/>
              <w:spacing w:before="0" w:beforeAutospacing="0" w:after="0" w:afterAutospacing="0"/>
              <w:jc w:val="both"/>
              <w:textAlignment w:val="top"/>
              <w:rPr>
                <w:color w:val="000000"/>
              </w:rPr>
            </w:pPr>
            <w:r w:rsidRPr="00350D57">
              <w:rPr>
                <w:color w:val="000000"/>
              </w:rPr>
              <w:t>6e</w:t>
            </w:r>
          </w:p>
        </w:tc>
        <w:tc>
          <w:tcPr>
            <w:tcW w:w="1649" w:type="dxa"/>
            <w:vAlign w:val="center"/>
          </w:tcPr>
          <w:p w14:paraId="1BED4250" w14:textId="04BF9409" w:rsidR="005F3223" w:rsidRPr="00350D57" w:rsidRDefault="005F3223" w:rsidP="00350D57">
            <w:pPr>
              <w:pStyle w:val="NormalWeb"/>
              <w:spacing w:before="0" w:beforeAutospacing="0" w:after="0" w:afterAutospacing="0"/>
              <w:jc w:val="center"/>
              <w:textAlignment w:val="top"/>
              <w:rPr>
                <w:color w:val="000000"/>
              </w:rPr>
            </w:pPr>
            <w:r w:rsidRPr="00350D57">
              <w:rPr>
                <w:color w:val="000000"/>
              </w:rPr>
              <w:t>Н/П</w:t>
            </w:r>
          </w:p>
        </w:tc>
        <w:tc>
          <w:tcPr>
            <w:tcW w:w="1899" w:type="dxa"/>
            <w:vAlign w:val="center"/>
          </w:tcPr>
          <w:p w14:paraId="7815C270" w14:textId="6889581A" w:rsidR="005F3223" w:rsidRPr="00350D57" w:rsidRDefault="005F3223" w:rsidP="00350D57">
            <w:pPr>
              <w:pStyle w:val="NormalWeb"/>
              <w:spacing w:before="0" w:beforeAutospacing="0" w:after="0" w:afterAutospacing="0"/>
              <w:jc w:val="center"/>
              <w:textAlignment w:val="top"/>
              <w:rPr>
                <w:color w:val="000000"/>
              </w:rPr>
            </w:pPr>
            <w:r w:rsidRPr="00350D57">
              <w:rPr>
                <w:color w:val="000000"/>
              </w:rPr>
              <w:t>Н/П</w:t>
            </w:r>
          </w:p>
        </w:tc>
        <w:tc>
          <w:tcPr>
            <w:tcW w:w="2126" w:type="dxa"/>
            <w:vAlign w:val="center"/>
          </w:tcPr>
          <w:p w14:paraId="75D1388C" w14:textId="5E350348" w:rsidR="005F3223" w:rsidRPr="00350D57" w:rsidRDefault="005F3223" w:rsidP="00350D57">
            <w:pPr>
              <w:pStyle w:val="NormalWeb"/>
              <w:spacing w:before="0" w:beforeAutospacing="0" w:after="0" w:afterAutospacing="0"/>
              <w:jc w:val="center"/>
              <w:textAlignment w:val="top"/>
              <w:rPr>
                <w:color w:val="000000"/>
              </w:rPr>
            </w:pPr>
            <w:r w:rsidRPr="00350D57">
              <w:rPr>
                <w:color w:val="000000"/>
              </w:rPr>
              <w:t>15</w:t>
            </w:r>
          </w:p>
        </w:tc>
        <w:tc>
          <w:tcPr>
            <w:tcW w:w="2263" w:type="dxa"/>
            <w:vAlign w:val="center"/>
          </w:tcPr>
          <w:p w14:paraId="7673486B" w14:textId="7CFB569D" w:rsidR="005F3223" w:rsidRPr="00350D57" w:rsidRDefault="005F3223" w:rsidP="00350D57">
            <w:pPr>
              <w:pStyle w:val="NormalWeb"/>
              <w:spacing w:before="0" w:beforeAutospacing="0" w:after="0" w:afterAutospacing="0"/>
              <w:jc w:val="center"/>
              <w:textAlignment w:val="top"/>
              <w:rPr>
                <w:color w:val="000000"/>
                <w:lang w:val="en-US"/>
              </w:rPr>
            </w:pPr>
            <w:r w:rsidRPr="00350D57">
              <w:rPr>
                <w:color w:val="000000"/>
              </w:rPr>
              <w:t>0,024 (0,005-0,433)</w:t>
            </w:r>
          </w:p>
        </w:tc>
      </w:tr>
      <w:tr w:rsidR="00825FBD" w:rsidRPr="00350D57" w14:paraId="3D3F48AB" w14:textId="77777777" w:rsidTr="005F3223">
        <w:trPr>
          <w:trHeight w:val="253"/>
        </w:trPr>
        <w:tc>
          <w:tcPr>
            <w:tcW w:w="9346" w:type="dxa"/>
            <w:gridSpan w:val="5"/>
            <w:vAlign w:val="center"/>
          </w:tcPr>
          <w:p w14:paraId="2B13E8BF" w14:textId="77777777" w:rsidR="00825FBD" w:rsidRPr="00350D57" w:rsidRDefault="00825FBD" w:rsidP="00350D57">
            <w:pPr>
              <w:pStyle w:val="NormalWeb"/>
              <w:spacing w:before="0" w:beforeAutospacing="0" w:after="0" w:afterAutospacing="0"/>
              <w:textAlignment w:val="top"/>
              <w:rPr>
                <w:b/>
                <w:color w:val="000000"/>
                <w:sz w:val="20"/>
                <w:szCs w:val="20"/>
              </w:rPr>
            </w:pPr>
            <w:r w:rsidRPr="00350D57">
              <w:rPr>
                <w:b/>
                <w:color w:val="000000"/>
                <w:sz w:val="20"/>
                <w:szCs w:val="20"/>
              </w:rPr>
              <w:t>Примечание:</w:t>
            </w:r>
          </w:p>
          <w:p w14:paraId="35D4BC0E" w14:textId="649AD891" w:rsidR="00825FBD" w:rsidRPr="00350D57" w:rsidRDefault="005F3223" w:rsidP="00350D57">
            <w:pPr>
              <w:shd w:val="clear" w:color="auto" w:fill="FFFFFF"/>
              <w:rPr>
                <w:color w:val="000000"/>
              </w:rPr>
            </w:pPr>
            <w:r w:rsidRPr="00350D57">
              <w:rPr>
                <w:color w:val="000000"/>
                <w:sz w:val="20"/>
                <w:szCs w:val="20"/>
              </w:rPr>
              <w:t>Н/Д = нет данных</w:t>
            </w:r>
          </w:p>
        </w:tc>
      </w:tr>
    </w:tbl>
    <w:p w14:paraId="3010EB57" w14:textId="77777777" w:rsidR="003F28EB" w:rsidRDefault="003F28EB" w:rsidP="00757BF2">
      <w:pPr>
        <w:spacing w:after="0" w:line="240" w:lineRule="auto"/>
        <w:ind w:firstLine="709"/>
        <w:rPr>
          <w:color w:val="000000"/>
        </w:rPr>
      </w:pPr>
    </w:p>
    <w:p w14:paraId="7CB6E5BB" w14:textId="77777777" w:rsidR="005F3223" w:rsidRPr="005F3223" w:rsidRDefault="005F3223" w:rsidP="005F3223">
      <w:pPr>
        <w:spacing w:after="0" w:line="240" w:lineRule="auto"/>
        <w:ind w:firstLine="708"/>
        <w:rPr>
          <w:bCs/>
          <w:color w:val="000000"/>
        </w:rPr>
      </w:pPr>
      <w:r w:rsidRPr="005F3223">
        <w:rPr>
          <w:bCs/>
          <w:color w:val="000000"/>
        </w:rPr>
        <w:t>Присутствие 40 % человеческой сыворотки не оказывало влияния на активность софосбувира, направленную против ВГС, однако снижало такую активность велпатасвира в 13 раз в отношении репликонов генотипа 1а ВГС.</w:t>
      </w:r>
    </w:p>
    <w:p w14:paraId="0F983531" w14:textId="53C4163D" w:rsidR="005F3223" w:rsidRDefault="005F3223" w:rsidP="005F3223">
      <w:pPr>
        <w:spacing w:after="0" w:line="240" w:lineRule="auto"/>
        <w:rPr>
          <w:bCs/>
          <w:color w:val="000000"/>
        </w:rPr>
      </w:pPr>
      <w:r w:rsidRPr="005F3223">
        <w:rPr>
          <w:bCs/>
          <w:color w:val="000000"/>
        </w:rPr>
        <w:t>Оценка софосбувира в комбинации с велпатасвиром не выявила антагонистического эффекта в снижении концентрации РНК ВГС в клетках репликонов</w:t>
      </w:r>
      <w:r>
        <w:rPr>
          <w:bCs/>
          <w:color w:val="000000"/>
        </w:rPr>
        <w:t xml:space="preserve"> </w:t>
      </w:r>
      <w:r w:rsidR="003D7168" w:rsidRPr="003D7168">
        <w:rPr>
          <w:color w:val="000000"/>
        </w:rPr>
        <w:t>[9].</w:t>
      </w:r>
    </w:p>
    <w:p w14:paraId="2FF6998E" w14:textId="77777777" w:rsidR="005F3223" w:rsidRPr="005F3223" w:rsidRDefault="005F3223" w:rsidP="005F3223">
      <w:pPr>
        <w:spacing w:after="0" w:line="240" w:lineRule="auto"/>
        <w:rPr>
          <w:bCs/>
          <w:color w:val="000000"/>
        </w:rPr>
      </w:pPr>
    </w:p>
    <w:p w14:paraId="5D3D4ED3" w14:textId="77777777" w:rsidR="005F3223" w:rsidRPr="00A86101" w:rsidRDefault="005F3223" w:rsidP="005F3223">
      <w:pPr>
        <w:spacing w:after="0" w:line="240" w:lineRule="auto"/>
        <w:rPr>
          <w:b/>
          <w:color w:val="000000"/>
          <w:rPrChange w:id="1544" w:author="Абрамова Анна Андреевна" w:date="2024-05-16T23:16:00Z">
            <w:rPr>
              <w:b/>
              <w:i/>
              <w:iCs/>
              <w:color w:val="000000"/>
            </w:rPr>
          </w:rPrChange>
        </w:rPr>
      </w:pPr>
      <w:r w:rsidRPr="00A86101">
        <w:rPr>
          <w:b/>
          <w:color w:val="000000"/>
          <w:rPrChange w:id="1545" w:author="Абрамова Анна Андреевна" w:date="2024-05-16T23:16:00Z">
            <w:rPr>
              <w:b/>
              <w:i/>
              <w:iCs/>
              <w:color w:val="000000"/>
            </w:rPr>
          </w:rPrChange>
        </w:rPr>
        <w:t>Резистентность</w:t>
      </w:r>
    </w:p>
    <w:p w14:paraId="65164F9D" w14:textId="77777777" w:rsidR="005F3223" w:rsidRPr="005F3223" w:rsidRDefault="005F3223" w:rsidP="005F3223">
      <w:pPr>
        <w:spacing w:after="0" w:line="240" w:lineRule="auto"/>
        <w:rPr>
          <w:bCs/>
          <w:i/>
          <w:iCs/>
          <w:color w:val="000000"/>
        </w:rPr>
      </w:pPr>
    </w:p>
    <w:p w14:paraId="1405CD12" w14:textId="77777777" w:rsidR="005F3223" w:rsidRPr="00350D57" w:rsidRDefault="005F3223" w:rsidP="005F3223">
      <w:pPr>
        <w:spacing w:after="0" w:line="240" w:lineRule="auto"/>
        <w:rPr>
          <w:b/>
          <w:i/>
          <w:iCs/>
          <w:color w:val="000000"/>
          <w:rPrChange w:id="1546" w:author="Абрамова Анна Андреевна" w:date="2024-05-15T00:44:00Z">
            <w:rPr>
              <w:bCs/>
              <w:i/>
              <w:iCs/>
              <w:color w:val="000000"/>
            </w:rPr>
          </w:rPrChange>
        </w:rPr>
      </w:pPr>
      <w:r w:rsidRPr="00350D57">
        <w:rPr>
          <w:b/>
          <w:i/>
          <w:iCs/>
          <w:color w:val="000000"/>
          <w:rPrChange w:id="1547" w:author="Абрамова Анна Андреевна" w:date="2024-05-15T00:44:00Z">
            <w:rPr>
              <w:bCs/>
              <w:i/>
              <w:iCs/>
              <w:color w:val="000000"/>
            </w:rPr>
          </w:rPrChange>
        </w:rPr>
        <w:t>В культуре клеток</w:t>
      </w:r>
    </w:p>
    <w:p w14:paraId="28D4E382" w14:textId="77777777" w:rsidR="005F3223" w:rsidRPr="005F3223" w:rsidRDefault="005F3223" w:rsidP="005F3223">
      <w:pPr>
        <w:spacing w:after="0" w:line="240" w:lineRule="auto"/>
        <w:rPr>
          <w:bCs/>
          <w:color w:val="000000"/>
        </w:rPr>
      </w:pPr>
    </w:p>
    <w:p w14:paraId="3D98EBE7" w14:textId="28BDA000" w:rsidR="005F3223" w:rsidRPr="005F3223" w:rsidRDefault="005F3223" w:rsidP="005F3223">
      <w:pPr>
        <w:spacing w:after="0" w:line="240" w:lineRule="auto"/>
        <w:ind w:firstLine="708"/>
        <w:rPr>
          <w:bCs/>
          <w:color w:val="000000"/>
        </w:rPr>
      </w:pPr>
      <w:r w:rsidRPr="005F3223">
        <w:rPr>
          <w:bCs/>
          <w:color w:val="000000"/>
        </w:rPr>
        <w:t>Репликоны ВГС со сниженной чувствительностью к софосбувиру были отобраны в культуре клеток для нескольких генотипов, включая 1b, 2a, 2в, 3a, 4a, 5a и 6a. Пониженная чувствительность к софосбувиру ассоциировалась с первичной заменой S282T в NS5B всех исследованных генотипов репликонов ВГС. Сайт-направленный мутагенез подтвердил, что замена S282T в репликонах генотипов 1-6 ответственна за снижение в 2–18 раз чувствительности к софосбувиру и уменьшение способности вируса к репликации на 89 99 % по сравнению с ВГС дикого типа. В биохимических анализах способность активного трифосфата софосбувира (GS-461203) ингибировать рекомбинантную полимеразу NS5B генотипов 1b, 2a, 3a и 4a, экспрессирующую замену S282T, была снижена по сравнению с его способностью ингибировать рекомбинантную полимеразу NS5B дикого типа, о чем свидетельствует увеличение 50 % ингибирующей концентрации (IC</w:t>
      </w:r>
      <w:r w:rsidRPr="005F3223">
        <w:rPr>
          <w:bCs/>
          <w:color w:val="000000"/>
          <w:vertAlign w:val="subscript"/>
        </w:rPr>
        <w:t>50</w:t>
      </w:r>
      <w:r w:rsidRPr="005F3223">
        <w:rPr>
          <w:bCs/>
          <w:color w:val="000000"/>
        </w:rPr>
        <w:t>) в 8,5-24 раза</w:t>
      </w:r>
      <w:r>
        <w:rPr>
          <w:bCs/>
          <w:color w:val="000000"/>
        </w:rPr>
        <w:t xml:space="preserve"> </w:t>
      </w:r>
      <w:r w:rsidR="003D7168" w:rsidRPr="003D7168">
        <w:rPr>
          <w:color w:val="000000"/>
        </w:rPr>
        <w:t>[9].</w:t>
      </w:r>
    </w:p>
    <w:p w14:paraId="625653A5" w14:textId="329D83F4" w:rsidR="00423838" w:rsidRDefault="005F3223" w:rsidP="003D7168">
      <w:pPr>
        <w:spacing w:after="0" w:line="240" w:lineRule="auto"/>
        <w:ind w:firstLine="708"/>
        <w:rPr>
          <w:ins w:id="1548" w:author="Абрамова Анна Андреевна" w:date="2024-05-16T23:15:00Z"/>
          <w:color w:val="000000"/>
        </w:rPr>
      </w:pPr>
      <w:r w:rsidRPr="005F3223">
        <w:rPr>
          <w:bCs/>
          <w:color w:val="000000"/>
        </w:rPr>
        <w:t xml:space="preserve">Отбор репликонов ВГС </w:t>
      </w:r>
      <w:r w:rsidRPr="005F3223">
        <w:rPr>
          <w:bCs/>
          <w:i/>
          <w:iCs/>
          <w:color w:val="000000"/>
        </w:rPr>
        <w:t>in vitro</w:t>
      </w:r>
      <w:r w:rsidRPr="005F3223">
        <w:rPr>
          <w:bCs/>
          <w:color w:val="000000"/>
        </w:rPr>
        <w:t xml:space="preserve"> со сниженной чувствительностью к велпатасвиру был проведен в культуре клеток для нескольких генотипов, включая 1a, 1b, 2a, 3a, 4a, 5a и 6a. Варианты были отобраны в позициях NS5A, связанных с резистентностью 24, 28, 30, 31, 32, 58, 92 и 93. Вариантами, ассоциированными с резистентностью (RAV), отобранными в 2 или более генотипах, были F28S, L31I/V и Y93H. Сайт-направленный мутагенез известных RAV NS5A показал, что заменами, приводящими к &gt; 100 кратному снижению чувствительности к велпатасвиру, являются M28G, A92K и Y93H/N/R/W в генотипе 1a, A92K в генотипе 1b, C92T и Y93H/N в генотипе 2b, Y93H в генотипе 3 и L31V и P32A/L/Q/R </w:t>
      </w:r>
      <w:r w:rsidRPr="005F3223">
        <w:rPr>
          <w:bCs/>
          <w:color w:val="000000"/>
        </w:rPr>
        <w:lastRenderedPageBreak/>
        <w:t>в генотипе 6. Ни одна из индивидуальных замен, изученных для генотипов 2а, 4а или 5а, не приводила к снижению чувствительности к велпатасвиру более чем в 100 раз. Комбинации этих вариантов часто демонстрировали большее снижение чувствительности к велпатасвиру, чем отдельные RAV</w:t>
      </w:r>
      <w:r>
        <w:rPr>
          <w:bCs/>
          <w:color w:val="000000"/>
        </w:rPr>
        <w:t xml:space="preserve"> </w:t>
      </w:r>
      <w:r w:rsidR="003D7168" w:rsidRPr="003D7168">
        <w:rPr>
          <w:color w:val="000000"/>
        </w:rPr>
        <w:t>[9].</w:t>
      </w:r>
      <w:commentRangeStart w:id="1549"/>
      <w:commentRangeStart w:id="1550"/>
      <w:commentRangeEnd w:id="1549"/>
      <w:r w:rsidR="00B449C6">
        <w:rPr>
          <w:rStyle w:val="CommentReference"/>
        </w:rPr>
        <w:commentReference w:id="1549"/>
      </w:r>
      <w:commentRangeEnd w:id="1550"/>
      <w:r w:rsidR="001767AC">
        <w:rPr>
          <w:rStyle w:val="CommentReference"/>
        </w:rPr>
        <w:commentReference w:id="1550"/>
      </w:r>
    </w:p>
    <w:p w14:paraId="35592762" w14:textId="77777777" w:rsidR="00A86101" w:rsidRDefault="00A86101" w:rsidP="003D7168">
      <w:pPr>
        <w:spacing w:after="0" w:line="240" w:lineRule="auto"/>
        <w:ind w:firstLine="708"/>
        <w:rPr>
          <w:color w:val="000000"/>
        </w:rPr>
      </w:pPr>
    </w:p>
    <w:p w14:paraId="5E9452C1" w14:textId="77777777" w:rsidR="00A86101" w:rsidRPr="00A86101" w:rsidRDefault="00A86101">
      <w:pPr>
        <w:spacing w:after="0" w:line="240" w:lineRule="auto"/>
        <w:rPr>
          <w:ins w:id="1551" w:author="Абрамова Анна Андреевна" w:date="2024-05-16T23:15:00Z"/>
          <w:b/>
          <w:bCs/>
          <w:i/>
          <w:iCs/>
          <w:rPrChange w:id="1552" w:author="Абрамова Анна Андреевна" w:date="2024-05-16T23:15:00Z">
            <w:rPr>
              <w:ins w:id="1553" w:author="Абрамова Анна Андреевна" w:date="2024-05-16T23:15:00Z"/>
            </w:rPr>
          </w:rPrChange>
        </w:rPr>
        <w:pPrChange w:id="1554" w:author="Абрамова Анна Андреевна" w:date="2024-05-16T23:15:00Z">
          <w:pPr>
            <w:spacing w:after="0" w:line="240" w:lineRule="auto"/>
            <w:ind w:firstLine="708"/>
          </w:pPr>
        </w:pPrChange>
      </w:pPr>
      <w:ins w:id="1555" w:author="Абрамова Анна Андреевна" w:date="2024-05-16T23:14:00Z">
        <w:r w:rsidRPr="00A86101">
          <w:rPr>
            <w:b/>
            <w:bCs/>
            <w:i/>
            <w:iCs/>
            <w:rPrChange w:id="1556" w:author="Абрамова Анна Андреевна" w:date="2024-05-16T23:15:00Z">
              <w:rPr>
                <w:b/>
                <w:bCs/>
              </w:rPr>
            </w:rPrChange>
          </w:rPr>
          <w:t>В клинических исследованиях</w:t>
        </w:r>
      </w:ins>
    </w:p>
    <w:p w14:paraId="50CFA5E2" w14:textId="77777777" w:rsidR="00A86101" w:rsidRPr="00A86101" w:rsidRDefault="00A86101" w:rsidP="00A86101">
      <w:pPr>
        <w:spacing w:after="0" w:line="240" w:lineRule="auto"/>
        <w:ind w:firstLine="708"/>
        <w:rPr>
          <w:ins w:id="1557" w:author="Абрамова Анна Андреевна" w:date="2024-05-16T23:14:00Z"/>
          <w:rPrChange w:id="1558" w:author="Абрамова Анна Андреевна" w:date="2024-05-16T23:14:00Z">
            <w:rPr>
              <w:ins w:id="1559" w:author="Абрамова Анна Андреевна" w:date="2024-05-16T23:14:00Z"/>
              <w:b/>
              <w:bCs/>
            </w:rPr>
          </w:rPrChange>
        </w:rPr>
      </w:pPr>
    </w:p>
    <w:p w14:paraId="7B37A348" w14:textId="77777777" w:rsidR="00A86101" w:rsidRPr="00A86101" w:rsidRDefault="00A86101">
      <w:pPr>
        <w:spacing w:after="0" w:line="240" w:lineRule="auto"/>
        <w:rPr>
          <w:ins w:id="1560" w:author="Абрамова Анна Андреевна" w:date="2024-05-16T23:15:00Z"/>
          <w:i/>
          <w:iCs/>
          <w:rPrChange w:id="1561" w:author="Абрамова Анна Андреевна" w:date="2024-05-16T23:16:00Z">
            <w:rPr>
              <w:ins w:id="1562" w:author="Абрамова Анна Андреевна" w:date="2024-05-16T23:15:00Z"/>
            </w:rPr>
          </w:rPrChange>
        </w:rPr>
        <w:pPrChange w:id="1563" w:author="Абрамова Анна Андреевна" w:date="2024-05-16T23:16:00Z">
          <w:pPr>
            <w:spacing w:after="0" w:line="240" w:lineRule="auto"/>
            <w:ind w:firstLine="708"/>
          </w:pPr>
        </w:pPrChange>
      </w:pPr>
      <w:commentRangeStart w:id="1564"/>
      <w:ins w:id="1565" w:author="Абрамова Анна Андреевна" w:date="2024-05-16T23:14:00Z">
        <w:r w:rsidRPr="00A86101">
          <w:rPr>
            <w:i/>
            <w:iCs/>
            <w:rPrChange w:id="1566" w:author="Абрамова Анна Андреевна" w:date="2024-05-16T23:16:00Z">
              <w:rPr>
                <w:b/>
                <w:bCs/>
              </w:rPr>
            </w:rPrChange>
          </w:rPr>
          <w:t>Исследования</w:t>
        </w:r>
      </w:ins>
      <w:commentRangeEnd w:id="1564"/>
      <w:ins w:id="1567" w:author="Абрамова Анна Андреевна" w:date="2024-05-16T23:17:00Z">
        <w:r>
          <w:rPr>
            <w:rStyle w:val="CommentReference"/>
          </w:rPr>
          <w:commentReference w:id="1564"/>
        </w:r>
      </w:ins>
      <w:ins w:id="1568" w:author="Абрамова Анна Андреевна" w:date="2024-05-16T23:14:00Z">
        <w:r w:rsidRPr="00A86101">
          <w:rPr>
            <w:i/>
            <w:iCs/>
            <w:rPrChange w:id="1569" w:author="Абрамова Анна Андреевна" w:date="2024-05-16T23:16:00Z">
              <w:rPr>
                <w:b/>
                <w:bCs/>
              </w:rPr>
            </w:rPrChange>
          </w:rPr>
          <w:t xml:space="preserve"> у пациентов без цирроза печени и пациентов с компенсированным циррозом печени</w:t>
        </w:r>
      </w:ins>
    </w:p>
    <w:p w14:paraId="2F7121FA" w14:textId="77777777" w:rsidR="00A86101" w:rsidRPr="00A86101" w:rsidRDefault="00A86101" w:rsidP="00A86101">
      <w:pPr>
        <w:spacing w:after="0" w:line="240" w:lineRule="auto"/>
        <w:ind w:firstLine="708"/>
        <w:rPr>
          <w:ins w:id="1570" w:author="Абрамова Анна Андреевна" w:date="2024-05-16T23:14:00Z"/>
          <w:rPrChange w:id="1571" w:author="Абрамова Анна Андреевна" w:date="2024-05-16T23:14:00Z">
            <w:rPr>
              <w:ins w:id="1572" w:author="Абрамова Анна Андреевна" w:date="2024-05-16T23:14:00Z"/>
              <w:b/>
              <w:bCs/>
            </w:rPr>
          </w:rPrChange>
        </w:rPr>
      </w:pPr>
    </w:p>
    <w:p w14:paraId="207FF3F3" w14:textId="01BB2FD1" w:rsidR="00A86101" w:rsidRPr="00A86101" w:rsidRDefault="00A86101" w:rsidP="00A86101">
      <w:pPr>
        <w:spacing w:after="0" w:line="240" w:lineRule="auto"/>
        <w:ind w:firstLine="708"/>
        <w:rPr>
          <w:ins w:id="1573" w:author="Абрамова Анна Андреевна" w:date="2024-05-16T23:14:00Z"/>
          <w:rPrChange w:id="1574" w:author="Абрамова Анна Андреевна" w:date="2024-05-16T23:14:00Z">
            <w:rPr>
              <w:ins w:id="1575" w:author="Абрамова Анна Андреевна" w:date="2024-05-16T23:14:00Z"/>
              <w:b/>
              <w:bCs/>
            </w:rPr>
          </w:rPrChange>
        </w:rPr>
      </w:pPr>
      <w:ins w:id="1576" w:author="Абрамова Анна Андреевна" w:date="2024-05-16T23:14:00Z">
        <w:r w:rsidRPr="00A86101">
          <w:rPr>
            <w:rPrChange w:id="1577" w:author="Абрамова Анна Андреевна" w:date="2024-05-16T23:14:00Z">
              <w:rPr>
                <w:b/>
                <w:bCs/>
              </w:rPr>
            </w:rPrChange>
          </w:rPr>
          <w:t xml:space="preserve">В объединенном анализе пациентов без цирроза печени или с компенсированным циррозом печени, которые получали препарат </w:t>
        </w:r>
      </w:ins>
      <w:ins w:id="1578" w:author="Абрамова Анна Андреевна" w:date="2024-05-16T23:17:00Z">
        <w:r>
          <w:t>софосбувир+велпатасвир</w:t>
        </w:r>
      </w:ins>
      <w:ins w:id="1579" w:author="Абрамова Анна Андреевна" w:date="2024-05-16T23:14:00Z">
        <w:r w:rsidRPr="00A86101">
          <w:rPr>
            <w:rPrChange w:id="1580" w:author="Абрамова Анна Андреевна" w:date="2024-05-16T23:14:00Z">
              <w:rPr>
                <w:b/>
                <w:bCs/>
              </w:rPr>
            </w:rPrChange>
          </w:rPr>
          <w:t xml:space="preserve"> в течение 12 недель в 3 исследованиях III фазы, 12 пациентов (2 с генотипом 1 и 10 с генотипом 3) были квалифицированы для анализа резистентности из-за вирусологической неэффективности. Еще один пациент с исходной инфекцией ВГС генотипа 3 был повторно инфицирован ВГС генотипа 1а при вирусологической неэффективности и был исключен из вирусологического анализа. Ни у одного пациента с генотипом ВГС 2, 4, 5 или 6 не наблюдалось вирусологической неэффективности.</w:t>
        </w:r>
      </w:ins>
    </w:p>
    <w:p w14:paraId="67BE6F3E" w14:textId="77777777" w:rsidR="00A86101" w:rsidRPr="00A86101" w:rsidRDefault="00A86101" w:rsidP="00A86101">
      <w:pPr>
        <w:spacing w:after="0" w:line="240" w:lineRule="auto"/>
        <w:ind w:firstLine="708"/>
        <w:rPr>
          <w:ins w:id="1581" w:author="Абрамова Анна Андреевна" w:date="2024-05-16T23:14:00Z"/>
          <w:rPrChange w:id="1582" w:author="Абрамова Анна Андреевна" w:date="2024-05-16T23:14:00Z">
            <w:rPr>
              <w:ins w:id="1583" w:author="Абрамова Анна Андреевна" w:date="2024-05-16T23:14:00Z"/>
              <w:b/>
              <w:bCs/>
            </w:rPr>
          </w:rPrChange>
        </w:rPr>
      </w:pPr>
      <w:ins w:id="1584" w:author="Абрамова Анна Андреевна" w:date="2024-05-16T23:14:00Z">
        <w:r w:rsidRPr="00A86101">
          <w:rPr>
            <w:rPrChange w:id="1585" w:author="Абрамова Анна Андреевна" w:date="2024-05-16T23:14:00Z">
              <w:rPr>
                <w:b/>
                <w:bCs/>
              </w:rPr>
            </w:rPrChange>
          </w:rPr>
          <w:t>Из 2 пациентов с генотипом 1 с вирусологической неэффективностью у одного пациента был вирус с возникшим NS5A RAV Y93N, тогда как у другого пациента был вирус с возникшими RAV к ингибиторам NS5A L31I/V и Y93H при вирусологической неэффективности. У обоих пациентов исходно был выявлен вирус, содержащий RAV к ингибиторам NS5A. У 2 пациентов при неэффективности RAV NS5B к нуклеозидным ингибиторам (НИ) не наблюдалось.</w:t>
        </w:r>
      </w:ins>
    </w:p>
    <w:p w14:paraId="0FBE7FAF" w14:textId="0C457CBB" w:rsidR="00A86101" w:rsidRDefault="00A86101" w:rsidP="00A86101">
      <w:pPr>
        <w:spacing w:after="0" w:line="240" w:lineRule="auto"/>
        <w:ind w:firstLine="708"/>
        <w:rPr>
          <w:ins w:id="1586" w:author="Абрамова Анна Андреевна" w:date="2024-05-16T23:19:00Z"/>
        </w:rPr>
      </w:pPr>
      <w:ins w:id="1587" w:author="Абрамова Анна Андреевна" w:date="2024-05-16T23:14:00Z">
        <w:r w:rsidRPr="00A86101">
          <w:rPr>
            <w:rPrChange w:id="1588" w:author="Абрамова Анна Андреевна" w:date="2024-05-16T23:14:00Z">
              <w:rPr>
                <w:b/>
                <w:bCs/>
              </w:rPr>
            </w:rPrChange>
          </w:rPr>
          <w:t>Из 10 пациентов с генотипом 3 с вирусологической неэффективностью Y93H наблюдалась у всех 10 пациентов при неэффективности (у 6 Y93H появилась после лечения, у 4 пациентов Y93H имела место исходно и после лечения). У 10 пациентов при неэффективности RAV NS5B к НИ не наблюдалось</w:t>
        </w:r>
      </w:ins>
      <w:ins w:id="1589" w:author="Абрамова Анна Андреевна" w:date="2024-05-17T15:02:00Z">
        <w:r w:rsidR="00C4139E">
          <w:t xml:space="preserve"> </w:t>
        </w:r>
        <w:r w:rsidR="00C4139E" w:rsidRPr="00C4139E">
          <w:t>[</w:t>
        </w:r>
        <w:r w:rsidR="00C4139E" w:rsidRPr="00176E69">
          <w:t>9].</w:t>
        </w:r>
      </w:ins>
    </w:p>
    <w:p w14:paraId="158BC084" w14:textId="77777777" w:rsidR="00A86101" w:rsidRDefault="00A86101" w:rsidP="00A86101">
      <w:pPr>
        <w:spacing w:after="0" w:line="240" w:lineRule="auto"/>
        <w:rPr>
          <w:ins w:id="1590" w:author="Абрамова Анна Андреевна" w:date="2024-05-16T23:19:00Z"/>
        </w:rPr>
      </w:pPr>
    </w:p>
    <w:p w14:paraId="1A350E1B" w14:textId="55F43B17" w:rsidR="00A86101" w:rsidRPr="00A86101" w:rsidRDefault="00A86101">
      <w:pPr>
        <w:spacing w:after="0" w:line="240" w:lineRule="auto"/>
        <w:rPr>
          <w:ins w:id="1591" w:author="Абрамова Анна Андреевна" w:date="2024-05-16T23:19:00Z"/>
          <w:i/>
          <w:iCs/>
          <w:rPrChange w:id="1592" w:author="Абрамова Анна Андреевна" w:date="2024-05-16T23:19:00Z">
            <w:rPr>
              <w:ins w:id="1593" w:author="Абрамова Анна Андреевна" w:date="2024-05-16T23:19:00Z"/>
            </w:rPr>
          </w:rPrChange>
        </w:rPr>
        <w:pPrChange w:id="1594" w:author="Абрамова Анна Андреевна" w:date="2024-05-16T23:19:00Z">
          <w:pPr>
            <w:spacing w:after="0" w:line="240" w:lineRule="auto"/>
            <w:ind w:firstLine="708"/>
          </w:pPr>
        </w:pPrChange>
      </w:pPr>
      <w:ins w:id="1595" w:author="Абрамова Анна Андреевна" w:date="2024-05-16T23:14:00Z">
        <w:r w:rsidRPr="00A86101">
          <w:rPr>
            <w:i/>
            <w:iCs/>
            <w:rPrChange w:id="1596" w:author="Абрамова Анна Андреевна" w:date="2024-05-16T23:19:00Z">
              <w:rPr>
                <w:b/>
                <w:bCs/>
              </w:rPr>
            </w:rPrChange>
          </w:rPr>
          <w:t>Исследования у пациентов с декомпенсированным циррозом печени</w:t>
        </w:r>
      </w:ins>
    </w:p>
    <w:p w14:paraId="1392DA6C" w14:textId="77777777" w:rsidR="00A86101" w:rsidRPr="00A86101" w:rsidRDefault="00A86101" w:rsidP="00A86101">
      <w:pPr>
        <w:spacing w:after="0" w:line="240" w:lineRule="auto"/>
        <w:ind w:firstLine="708"/>
        <w:rPr>
          <w:ins w:id="1597" w:author="Абрамова Анна Андреевна" w:date="2024-05-16T23:14:00Z"/>
          <w:rPrChange w:id="1598" w:author="Абрамова Анна Андреевна" w:date="2024-05-16T23:14:00Z">
            <w:rPr>
              <w:ins w:id="1599" w:author="Абрамова Анна Андреевна" w:date="2024-05-16T23:14:00Z"/>
              <w:b/>
              <w:bCs/>
            </w:rPr>
          </w:rPrChange>
        </w:rPr>
      </w:pPr>
    </w:p>
    <w:p w14:paraId="006AD7C3" w14:textId="153F0590" w:rsidR="00A86101" w:rsidRPr="00A86101" w:rsidRDefault="00A86101" w:rsidP="00A86101">
      <w:pPr>
        <w:spacing w:after="0" w:line="240" w:lineRule="auto"/>
        <w:ind w:firstLine="708"/>
        <w:rPr>
          <w:ins w:id="1600" w:author="Абрамова Анна Андреевна" w:date="2024-05-16T23:14:00Z"/>
          <w:rPrChange w:id="1601" w:author="Абрамова Анна Андреевна" w:date="2024-05-16T23:14:00Z">
            <w:rPr>
              <w:ins w:id="1602" w:author="Абрамова Анна Андреевна" w:date="2024-05-16T23:14:00Z"/>
              <w:b/>
              <w:bCs/>
            </w:rPr>
          </w:rPrChange>
        </w:rPr>
      </w:pPr>
      <w:ins w:id="1603" w:author="Абрамова Анна Андреевна" w:date="2024-05-16T23:14:00Z">
        <w:r w:rsidRPr="00A86101">
          <w:rPr>
            <w:rPrChange w:id="1604" w:author="Абрамова Анна Андреевна" w:date="2024-05-16T23:14:00Z">
              <w:rPr>
                <w:b/>
                <w:bCs/>
              </w:rPr>
            </w:rPrChange>
          </w:rPr>
          <w:t xml:space="preserve">В одном исследовании III фазы у пациентов с декомпенсированным циррозом печени, которые получали </w:t>
        </w:r>
      </w:ins>
      <w:ins w:id="1605" w:author="Абрамова Анна Андреевна" w:date="2024-05-16T23:20:00Z">
        <w:r>
          <w:t>софосбувир+велпатасвир</w:t>
        </w:r>
      </w:ins>
      <w:ins w:id="1606" w:author="Абрамова Анна Андреевна" w:date="2024-05-16T23:14:00Z">
        <w:r w:rsidRPr="00A86101">
          <w:rPr>
            <w:rPrChange w:id="1607" w:author="Абрамова Анна Андреевна" w:date="2024-05-16T23:14:00Z">
              <w:rPr>
                <w:b/>
                <w:bCs/>
              </w:rPr>
            </w:rPrChange>
          </w:rPr>
          <w:t>+</w:t>
        </w:r>
      </w:ins>
      <w:ins w:id="1608" w:author="Абрамова Анна Андреевна" w:date="2024-05-16T23:20:00Z">
        <w:r>
          <w:t>рибавирин</w:t>
        </w:r>
      </w:ins>
      <w:ins w:id="1609" w:author="Абрамова Анна Андреевна" w:date="2024-05-16T23:14:00Z">
        <w:r w:rsidRPr="00A86101">
          <w:rPr>
            <w:rPrChange w:id="1610" w:author="Абрамова Анна Андреевна" w:date="2024-05-16T23:14:00Z">
              <w:rPr>
                <w:b/>
                <w:bCs/>
              </w:rPr>
            </w:rPrChange>
          </w:rPr>
          <w:t xml:space="preserve"> в течение 12 недель, 3 пациента (1 с генотипом 1 и 2 с генотипом 3) были квалифицированы для анализа резистентности из-за вирусологической неэффективности. Ни у одного пациента с генотипом ВГС 2 или 4 в группе </w:t>
        </w:r>
      </w:ins>
      <w:ins w:id="1611" w:author="Абрамова Анна Андреевна" w:date="2024-05-16T23:20:00Z">
        <w:r>
          <w:t>софосбувир+велпатасвир+рибавирин</w:t>
        </w:r>
      </w:ins>
      <w:ins w:id="1612" w:author="Абрамова Анна Андреевна" w:date="2024-05-16T23:14:00Z">
        <w:r w:rsidRPr="00A86101">
          <w:rPr>
            <w:rPrChange w:id="1613" w:author="Абрамова Анна Андреевна" w:date="2024-05-16T23:14:00Z">
              <w:rPr>
                <w:b/>
                <w:bCs/>
              </w:rPr>
            </w:rPrChange>
          </w:rPr>
          <w:t xml:space="preserve"> в течение 12 недель не наблюдалось вирусологической неэффективности.</w:t>
        </w:r>
      </w:ins>
    </w:p>
    <w:p w14:paraId="1DE3FEED" w14:textId="77777777" w:rsidR="00A86101" w:rsidRPr="00A86101" w:rsidRDefault="00A86101" w:rsidP="00A86101">
      <w:pPr>
        <w:spacing w:after="0" w:line="240" w:lineRule="auto"/>
        <w:ind w:firstLine="708"/>
        <w:rPr>
          <w:ins w:id="1614" w:author="Абрамова Анна Андреевна" w:date="2024-05-16T23:14:00Z"/>
          <w:rPrChange w:id="1615" w:author="Абрамова Анна Андреевна" w:date="2024-05-16T23:14:00Z">
            <w:rPr>
              <w:ins w:id="1616" w:author="Абрамова Анна Андреевна" w:date="2024-05-16T23:14:00Z"/>
              <w:b/>
              <w:bCs/>
            </w:rPr>
          </w:rPrChange>
        </w:rPr>
      </w:pPr>
      <w:ins w:id="1617" w:author="Абрамова Анна Андреевна" w:date="2024-05-16T23:14:00Z">
        <w:r w:rsidRPr="00A86101">
          <w:rPr>
            <w:rPrChange w:id="1618" w:author="Абрамова Анна Андреевна" w:date="2024-05-16T23:14:00Z">
              <w:rPr>
                <w:b/>
                <w:bCs/>
              </w:rPr>
            </w:rPrChange>
          </w:rPr>
          <w:t>У 1 пациента с генотипом ВГС 1 с вирусологической неэффективностью не было обнаружено RAV к ингибиторам NS5A или NS5B при подтверждении неэффективности.</w:t>
        </w:r>
      </w:ins>
    </w:p>
    <w:p w14:paraId="4EB78E95" w14:textId="07C062A1" w:rsidR="00A86101" w:rsidRPr="00A86101" w:rsidRDefault="00A86101" w:rsidP="00A86101">
      <w:pPr>
        <w:spacing w:after="0" w:line="240" w:lineRule="auto"/>
        <w:ind w:firstLine="708"/>
        <w:rPr>
          <w:ins w:id="1619" w:author="Абрамова Анна Андреевна" w:date="2024-05-16T23:14:00Z"/>
          <w:rPrChange w:id="1620" w:author="Абрамова Анна Андреевна" w:date="2024-05-16T23:14:00Z">
            <w:rPr>
              <w:ins w:id="1621" w:author="Абрамова Анна Андреевна" w:date="2024-05-16T23:14:00Z"/>
              <w:b/>
              <w:bCs/>
            </w:rPr>
          </w:rPrChange>
        </w:rPr>
      </w:pPr>
      <w:ins w:id="1622" w:author="Абрамова Анна Андреевна" w:date="2024-05-16T23:14:00Z">
        <w:r w:rsidRPr="00A86101">
          <w:rPr>
            <w:rPrChange w:id="1623" w:author="Абрамова Анна Андреевна" w:date="2024-05-16T23:14:00Z">
              <w:rPr>
                <w:b/>
                <w:bCs/>
              </w:rPr>
            </w:rPrChange>
          </w:rPr>
          <w:t>Из 2 пациентов с генотипом 3 с вирусологической неэффективностью у одного при подтверждении неэффективности проявился RAV к ингибиторам NS5A Y93H. У другого пациента был вирус с Y93H исходно и вирусологическая неэффективность, а также были обнаружены низкие уровни (&lt;</w:t>
        </w:r>
      </w:ins>
      <w:ins w:id="1624" w:author="Абрамова Анна Андреевна" w:date="2024-05-17T01:00:00Z">
        <w:r w:rsidR="001767AC">
          <w:t xml:space="preserve"> </w:t>
        </w:r>
      </w:ins>
      <w:ins w:id="1625" w:author="Абрамова Анна Андреевна" w:date="2024-05-16T23:14:00Z">
        <w:r w:rsidRPr="00A86101">
          <w:rPr>
            <w:rPrChange w:id="1626" w:author="Абрамова Анна Андреевна" w:date="2024-05-16T23:14:00Z">
              <w:rPr>
                <w:b/>
                <w:bCs/>
              </w:rPr>
            </w:rPrChange>
          </w:rPr>
          <w:t>5 %) NS5B RAV к НИ N142T и E237G исходно. Фармакокинетические данные этого пациента свидетельствовали о несоблюдении режима лечения.</w:t>
        </w:r>
      </w:ins>
    </w:p>
    <w:p w14:paraId="12158CB1" w14:textId="161A5126" w:rsidR="003D7168" w:rsidRDefault="00A86101" w:rsidP="00A86101">
      <w:pPr>
        <w:spacing w:after="0" w:line="240" w:lineRule="auto"/>
        <w:ind w:firstLine="708"/>
        <w:rPr>
          <w:ins w:id="1627" w:author="Абрамова Анна Андреевна" w:date="2024-05-16T23:21:00Z"/>
        </w:rPr>
      </w:pPr>
      <w:ins w:id="1628" w:author="Абрамова Анна Андреевна" w:date="2024-05-16T23:14:00Z">
        <w:r w:rsidRPr="00A86101">
          <w:rPr>
            <w:rPrChange w:id="1629" w:author="Абрамова Анна Андреевна" w:date="2024-05-16T23:14:00Z">
              <w:rPr>
                <w:b/>
                <w:bCs/>
              </w:rPr>
            </w:rPrChange>
          </w:rPr>
          <w:t xml:space="preserve">В этом исследовании у 2 пациентов, получавших препарат </w:t>
        </w:r>
      </w:ins>
      <w:ins w:id="1630" w:author="Абрамова Анна Андреевна" w:date="2024-05-16T23:20:00Z">
        <w:r>
          <w:t>софосбувир+велпатасвир</w:t>
        </w:r>
      </w:ins>
      <w:ins w:id="1631" w:author="Абрамова Анна Андреевна" w:date="2024-05-16T23:14:00Z">
        <w:r w:rsidRPr="00A86101">
          <w:rPr>
            <w:rPrChange w:id="1632" w:author="Абрамова Анна Андреевна" w:date="2024-05-16T23:14:00Z">
              <w:rPr>
                <w:b/>
                <w:bCs/>
              </w:rPr>
            </w:rPrChange>
          </w:rPr>
          <w:t xml:space="preserve"> в течение 12 или 24 недель без рибавирина, наблюдалась возникшая мутация NS5B S282T при низких уровнях (&lt; 5 %) наряду с L159F</w:t>
        </w:r>
      </w:ins>
      <w:ins w:id="1633" w:author="Абрамова Анна Андреевна" w:date="2024-05-16T23:21:00Z">
        <w:r w:rsidRPr="00A86101">
          <w:rPr>
            <w:rPrChange w:id="1634" w:author="Абрамова Анна Андреевна" w:date="2024-05-16T23:21:00Z">
              <w:rPr>
                <w:lang w:val="en-US"/>
              </w:rPr>
            </w:rPrChange>
          </w:rPr>
          <w:t xml:space="preserve"> </w:t>
        </w:r>
        <w:r w:rsidRPr="00C4139E">
          <w:t>[</w:t>
        </w:r>
        <w:r w:rsidRPr="00C4139E">
          <w:rPr>
            <w:rPrChange w:id="1635" w:author="Абрамова Анна Андреевна" w:date="2024-05-17T15:02:00Z">
              <w:rPr>
                <w:lang w:val="en-US"/>
              </w:rPr>
            </w:rPrChange>
          </w:rPr>
          <w:t>9].</w:t>
        </w:r>
      </w:ins>
    </w:p>
    <w:p w14:paraId="45006B5F" w14:textId="77777777" w:rsidR="00A86101" w:rsidRPr="00B12932" w:rsidRDefault="00A86101">
      <w:pPr>
        <w:spacing w:after="0" w:line="240" w:lineRule="auto"/>
        <w:rPr>
          <w:ins w:id="1636" w:author="Абрамова Анна Андреевна" w:date="2024-05-16T23:22:00Z"/>
          <w:b/>
          <w:bCs/>
          <w:rPrChange w:id="1637" w:author="Абрамова Анна Андреевна" w:date="2024-05-16T23:22:00Z">
            <w:rPr>
              <w:ins w:id="1638" w:author="Абрамова Анна Андреевна" w:date="2024-05-16T23:22:00Z"/>
            </w:rPr>
          </w:rPrChange>
        </w:rPr>
        <w:pPrChange w:id="1639" w:author="Абрамова Анна Андреевна" w:date="2024-05-16T23:22:00Z">
          <w:pPr>
            <w:spacing w:after="0" w:line="240" w:lineRule="auto"/>
            <w:ind w:firstLine="708"/>
          </w:pPr>
        </w:pPrChange>
      </w:pPr>
      <w:ins w:id="1640" w:author="Абрамова Анна Андреевна" w:date="2024-05-16T23:22:00Z">
        <w:r w:rsidRPr="00B12932">
          <w:rPr>
            <w:b/>
            <w:bCs/>
            <w:rPrChange w:id="1641" w:author="Абрамова Анна Андреевна" w:date="2024-05-16T23:22:00Z">
              <w:rPr/>
            </w:rPrChange>
          </w:rPr>
          <w:lastRenderedPageBreak/>
          <w:t>Влияние исходных вариантов, ассоциированных с резистентностью ВГС, на исход лечения</w:t>
        </w:r>
      </w:ins>
    </w:p>
    <w:p w14:paraId="7A28850E" w14:textId="77777777" w:rsidR="00B12932" w:rsidRDefault="00B12932" w:rsidP="00A86101">
      <w:pPr>
        <w:spacing w:after="0" w:line="240" w:lineRule="auto"/>
        <w:ind w:firstLine="708"/>
        <w:rPr>
          <w:ins w:id="1642" w:author="Абрамова Анна Андреевна" w:date="2024-05-16T23:22:00Z"/>
        </w:rPr>
      </w:pPr>
    </w:p>
    <w:p w14:paraId="3C23FA12" w14:textId="77777777" w:rsidR="00A86101" w:rsidRDefault="00A86101" w:rsidP="00B12932">
      <w:pPr>
        <w:spacing w:after="0" w:line="240" w:lineRule="auto"/>
        <w:rPr>
          <w:ins w:id="1643" w:author="Абрамова Анна Андреевна" w:date="2024-05-16T23:22:00Z"/>
          <w:b/>
          <w:bCs/>
          <w:i/>
          <w:iCs/>
        </w:rPr>
      </w:pPr>
      <w:ins w:id="1644" w:author="Абрамова Анна Андреевна" w:date="2024-05-16T23:22:00Z">
        <w:r w:rsidRPr="00B12932">
          <w:rPr>
            <w:b/>
            <w:bCs/>
            <w:i/>
            <w:iCs/>
            <w:rPrChange w:id="1645" w:author="Абрамова Анна Андреевна" w:date="2024-05-16T23:22:00Z">
              <w:rPr/>
            </w:rPrChange>
          </w:rPr>
          <w:t>Исследования у пациентов без цирроза печени и пациентов с компенсированным циррозом печени</w:t>
        </w:r>
      </w:ins>
    </w:p>
    <w:p w14:paraId="013759E1" w14:textId="77777777" w:rsidR="00B12932" w:rsidRPr="00B12932" w:rsidRDefault="00B12932">
      <w:pPr>
        <w:spacing w:after="0" w:line="240" w:lineRule="auto"/>
        <w:rPr>
          <w:ins w:id="1646" w:author="Абрамова Анна Андреевна" w:date="2024-05-16T23:22:00Z"/>
          <w:b/>
          <w:bCs/>
          <w:i/>
          <w:iCs/>
          <w:rPrChange w:id="1647" w:author="Абрамова Анна Андреевна" w:date="2024-05-16T23:22:00Z">
            <w:rPr>
              <w:ins w:id="1648" w:author="Абрамова Анна Андреевна" w:date="2024-05-16T23:22:00Z"/>
            </w:rPr>
          </w:rPrChange>
        </w:rPr>
        <w:pPrChange w:id="1649" w:author="Абрамова Анна Андреевна" w:date="2024-05-16T23:22:00Z">
          <w:pPr>
            <w:spacing w:after="0" w:line="240" w:lineRule="auto"/>
            <w:ind w:firstLine="708"/>
          </w:pPr>
        </w:pPrChange>
      </w:pPr>
    </w:p>
    <w:p w14:paraId="4B3D6738" w14:textId="311C2DB2" w:rsidR="00A86101" w:rsidRDefault="00A86101" w:rsidP="00A86101">
      <w:pPr>
        <w:spacing w:after="0" w:line="240" w:lineRule="auto"/>
        <w:ind w:firstLine="708"/>
        <w:rPr>
          <w:ins w:id="1650" w:author="Абрамова Анна Андреевна" w:date="2024-05-16T23:22:00Z"/>
        </w:rPr>
      </w:pPr>
      <w:ins w:id="1651" w:author="Абрамова Анна Андреевна" w:date="2024-05-16T23:22:00Z">
        <w:r>
          <w:t>Были проведены анализы для изучения связи между ранее существовавшими исходными уровнями RAV к ингибиторам NS5A и результатами лечения у пациентов без цирроза печени или с компенсированным циррозом печени в 3 клинических исследованиях III фазы (ASTRAL-1, ASTRAL-2 и ASTRAL-3). Из 1035 пациентов, получавших софосбувир</w:t>
        </w:r>
      </w:ins>
      <w:ins w:id="1652" w:author="Абрамова Анна Андреевна" w:date="2024-05-16T23:23:00Z">
        <w:r w:rsidR="00B12932" w:rsidRPr="00B12932">
          <w:rPr>
            <w:rPrChange w:id="1653" w:author="Абрамова Анна Андреевна" w:date="2024-05-16T23:23:00Z">
              <w:rPr>
                <w:lang w:val="en-US"/>
              </w:rPr>
            </w:rPrChange>
          </w:rPr>
          <w:t>+</w:t>
        </w:r>
      </w:ins>
      <w:ins w:id="1654" w:author="Абрамова Анна Андреевна" w:date="2024-05-16T23:22:00Z">
        <w:r>
          <w:t>велпатасвир в 3 клинических исследованиях III фазы, 1023 пациента были включены в анализ RAV к ингибиторам NS5A; 7 пациентов были исключены, поскольку у них не было устойчивого вирусологического ответа (SVR12) или вирусологической неэффективности, и еще 5 пациентов были исключены из-за неудачного секвенирования гена NS5A. В объединенном анализе исследований III фазы у 380/1023 (37 %) пациентов исходно вирус содержал RAV к ингибиторам NS5A. Пациенты, инфицированные ВГС генотипов 2, 4 и 6, имели более высокую распространенность RAV к ингибиторам NS5A (70 %, 63 % и 52 %, соответственно) по сравнению с пациентами, инфицированными ВГС генотипа 1 (23 %), генотипа 3 (16 %) и генотипа 5 (18 %).</w:t>
        </w:r>
      </w:ins>
    </w:p>
    <w:p w14:paraId="70289AE2" w14:textId="0D561B8A" w:rsidR="00A86101" w:rsidRPr="00A86101" w:rsidRDefault="00A86101" w:rsidP="00A86101">
      <w:pPr>
        <w:spacing w:after="0" w:line="240" w:lineRule="auto"/>
        <w:ind w:firstLine="708"/>
        <w:rPr>
          <w:ins w:id="1655" w:author="Абрамова Анна Андреевна" w:date="2024-05-16T23:14:00Z"/>
          <w:rPrChange w:id="1656" w:author="Абрамова Анна Андреевна" w:date="2024-05-16T23:21:00Z">
            <w:rPr>
              <w:ins w:id="1657" w:author="Абрамова Анна Андреевна" w:date="2024-05-16T23:14:00Z"/>
              <w:b/>
              <w:bCs/>
            </w:rPr>
          </w:rPrChange>
        </w:rPr>
      </w:pPr>
      <w:ins w:id="1658" w:author="Абрамова Анна Андреевна" w:date="2024-05-16T23:22:00Z">
        <w:r>
          <w:t xml:space="preserve">Исходные RAV не оказывали существенного влияния на показатели </w:t>
        </w:r>
      </w:ins>
      <w:ins w:id="1659" w:author="Абрамова Анна Андреевна" w:date="2024-05-17T01:01:00Z">
        <w:r w:rsidR="001767AC">
          <w:t>УВО</w:t>
        </w:r>
      </w:ins>
      <w:ins w:id="1660" w:author="Абрамова Анна Андреевна" w:date="2024-05-16T23:22:00Z">
        <w:r>
          <w:t xml:space="preserve">12 у пациентов с ВГС генотипов 1, 2, 4, 5 и 6, как показано в </w:t>
        </w:r>
      </w:ins>
      <w:ins w:id="1661" w:author="Абрамова Анна Андреевна" w:date="2024-05-17T01:01:00Z">
        <w:r w:rsidR="001767AC">
          <w:t>Т</w:t>
        </w:r>
      </w:ins>
      <w:ins w:id="1662" w:author="Абрамова Анна Андреевна" w:date="2024-05-16T23:22:00Z">
        <w:r>
          <w:t xml:space="preserve">аблице </w:t>
        </w:r>
      </w:ins>
      <w:ins w:id="1663" w:author="Абрамова Анна Андреевна" w:date="2024-05-16T23:30:00Z">
        <w:r w:rsidR="00B12932">
          <w:t>4-4</w:t>
        </w:r>
      </w:ins>
      <w:ins w:id="1664" w:author="Абрамова Анна Андреевна" w:date="2024-05-16T23:22:00Z">
        <w:r>
          <w:t xml:space="preserve">. Пациенты с генотипом 3 с RAV к ингибиторам NS5A Y93H, исходно имели более низкую частоту достижения </w:t>
        </w:r>
      </w:ins>
      <w:ins w:id="1665" w:author="Абрамова Анна Андреевна" w:date="2024-05-16T23:23:00Z">
        <w:r w:rsidR="00B12932">
          <w:t>УВО</w:t>
        </w:r>
      </w:ins>
      <w:ins w:id="1666" w:author="Абрамова Анна Андреевна" w:date="2024-05-16T23:22:00Z">
        <w:r>
          <w:t xml:space="preserve">12, чем пациенты без Y93H, после лечения препаратом </w:t>
        </w:r>
      </w:ins>
      <w:ins w:id="1667" w:author="Абрамова Анна Андреевна" w:date="2024-05-16T23:23:00Z">
        <w:r w:rsidR="00B12932">
          <w:t>софосбувиром+велпатасвиром</w:t>
        </w:r>
      </w:ins>
      <w:ins w:id="1668" w:author="Абрамова Анна Андреевна" w:date="2024-05-16T23:22:00Z">
        <w:r>
          <w:t xml:space="preserve"> в течение 12 недель, как показано в </w:t>
        </w:r>
      </w:ins>
      <w:ins w:id="1669" w:author="Абрамова Анна Андреевна" w:date="2024-05-17T01:01:00Z">
        <w:r w:rsidR="001767AC">
          <w:t>Т</w:t>
        </w:r>
      </w:ins>
      <w:ins w:id="1670" w:author="Абрамова Анна Андреевна" w:date="2024-05-16T23:22:00Z">
        <w:r>
          <w:t xml:space="preserve">аблице </w:t>
        </w:r>
      </w:ins>
      <w:ins w:id="1671" w:author="Абрамова Анна Андреевна" w:date="2024-05-16T23:30:00Z">
        <w:r w:rsidR="00B12932">
          <w:t>4-5</w:t>
        </w:r>
      </w:ins>
      <w:ins w:id="1672" w:author="Абрамова Анна Андреевна" w:date="2024-05-16T23:22:00Z">
        <w:r>
          <w:t xml:space="preserve">. В исследовании ASTRAL-3 RAV Y93H был обнаружен исходно у 9 % пациентов, получавших препарат </w:t>
        </w:r>
      </w:ins>
      <w:ins w:id="1673" w:author="Абрамова Анна Андреевна" w:date="2024-05-16T23:24:00Z">
        <w:r w:rsidR="00B12932">
          <w:t>софосбувир+велпатасвир</w:t>
        </w:r>
      </w:ins>
      <w:ins w:id="1674" w:author="Абрамова Анна Андреевна" w:date="2024-05-17T15:04:00Z">
        <w:r w:rsidR="00C4139E">
          <w:t>.</w:t>
        </w:r>
      </w:ins>
    </w:p>
    <w:p w14:paraId="1001EE48" w14:textId="77777777" w:rsidR="00A86101" w:rsidRDefault="00A86101">
      <w:pPr>
        <w:spacing w:after="0" w:line="240" w:lineRule="auto"/>
        <w:rPr>
          <w:ins w:id="1675" w:author="Абрамова Анна Андреевна" w:date="2024-05-16T23:24:00Z"/>
          <w:b/>
          <w:bCs/>
        </w:rPr>
        <w:pPrChange w:id="1676" w:author="Абрамова Анна Андреевна" w:date="2024-05-17T15:02:00Z">
          <w:pPr>
            <w:spacing w:after="0" w:line="240" w:lineRule="auto"/>
            <w:ind w:firstLine="708"/>
          </w:pPr>
        </w:pPrChange>
      </w:pPr>
    </w:p>
    <w:p w14:paraId="6AC83AE9" w14:textId="68010AF6" w:rsidR="00B12932" w:rsidRPr="00B12932" w:rsidRDefault="00B12932">
      <w:pPr>
        <w:spacing w:after="0" w:line="240" w:lineRule="auto"/>
        <w:rPr>
          <w:ins w:id="1677" w:author="Абрамова Анна Андреевна" w:date="2024-05-16T23:24:00Z"/>
          <w:rPrChange w:id="1678" w:author="Абрамова Анна Андреевна" w:date="2024-05-16T23:25:00Z">
            <w:rPr>
              <w:ins w:id="1679" w:author="Абрамова Анна Андреевна" w:date="2024-05-16T23:24:00Z"/>
              <w:b/>
              <w:bCs/>
            </w:rPr>
          </w:rPrChange>
        </w:rPr>
        <w:pPrChange w:id="1680" w:author="Абрамова Анна Андреевна" w:date="2024-05-16T23:24:00Z">
          <w:pPr>
            <w:spacing w:after="0" w:line="240" w:lineRule="auto"/>
            <w:ind w:firstLine="708"/>
          </w:pPr>
        </w:pPrChange>
      </w:pPr>
      <w:ins w:id="1681" w:author="Абрамова Анна Андреевна" w:date="2024-05-16T23:24:00Z">
        <w:r w:rsidRPr="00B12932">
          <w:rPr>
            <w:b/>
            <w:bCs/>
          </w:rPr>
          <w:t xml:space="preserve">Таблица </w:t>
        </w:r>
      </w:ins>
      <w:ins w:id="1682" w:author="Абрамова Анна Андреевна" w:date="2024-05-16T23:30:00Z">
        <w:r>
          <w:rPr>
            <w:b/>
            <w:bCs/>
          </w:rPr>
          <w:t>4-4.</w:t>
        </w:r>
      </w:ins>
      <w:ins w:id="1683" w:author="Абрамова Анна Андреевна" w:date="2024-05-16T23:24:00Z">
        <w:r w:rsidRPr="00B12932">
          <w:rPr>
            <w:b/>
            <w:bCs/>
          </w:rPr>
          <w:t xml:space="preserve"> </w:t>
        </w:r>
      </w:ins>
      <w:ins w:id="1684" w:author="Абрамова Анна Андреевна" w:date="2024-05-16T23:25:00Z">
        <w:r>
          <w:t>УВО</w:t>
        </w:r>
      </w:ins>
      <w:ins w:id="1685" w:author="Абрамова Анна Андреевна" w:date="2024-05-16T23:24:00Z">
        <w:r w:rsidRPr="00B12932">
          <w:rPr>
            <w:rPrChange w:id="1686" w:author="Абрамова Анна Андреевна" w:date="2024-05-16T23:25:00Z">
              <w:rPr>
                <w:b/>
                <w:bCs/>
              </w:rPr>
            </w:rPrChange>
          </w:rPr>
          <w:t>12 у пациентов с исходными RAV к ингибиторам NS5A или без них в зависимости от генотипа ВГС (исследования ASTRAL-1, ASTRAL-2 и ASTRAL-3)</w:t>
        </w:r>
      </w:ins>
      <w:ins w:id="1687" w:author="Абрамова Анна Андреевна" w:date="2024-05-16T23:30:00Z">
        <w:r>
          <w:t>.</w:t>
        </w:r>
      </w:ins>
    </w:p>
    <w:tbl>
      <w:tblPr>
        <w:tblW w:w="5000" w:type="pct"/>
        <w:tblInd w:w="40" w:type="dxa"/>
        <w:tblLayout w:type="fixed"/>
        <w:tblCellMar>
          <w:left w:w="40" w:type="dxa"/>
          <w:right w:w="40" w:type="dxa"/>
        </w:tblCellMar>
        <w:tblLook w:val="0000" w:firstRow="0" w:lastRow="0" w:firstColumn="0" w:lastColumn="0" w:noHBand="0" w:noVBand="0"/>
      </w:tblPr>
      <w:tblGrid>
        <w:gridCol w:w="2787"/>
        <w:gridCol w:w="1601"/>
        <w:gridCol w:w="1446"/>
        <w:gridCol w:w="2068"/>
        <w:gridCol w:w="1436"/>
      </w:tblGrid>
      <w:tr w:rsidR="00B12932" w:rsidRPr="00F3552A" w14:paraId="5B3C98AD" w14:textId="77777777" w:rsidTr="00B12932">
        <w:trPr>
          <w:ins w:id="1688" w:author="Абрамова Анна Андреевна" w:date="2024-05-16T23:24:00Z"/>
        </w:trPr>
        <w:tc>
          <w:tcPr>
            <w:tcW w:w="2787" w:type="dxa"/>
            <w:tcBorders>
              <w:top w:val="single" w:sz="6" w:space="0" w:color="auto"/>
              <w:left w:val="single" w:sz="6" w:space="0" w:color="auto"/>
              <w:bottom w:val="nil"/>
              <w:right w:val="single" w:sz="6" w:space="0" w:color="auto"/>
            </w:tcBorders>
            <w:shd w:val="clear" w:color="auto" w:fill="D9D9D9" w:themeFill="background1" w:themeFillShade="D9"/>
          </w:tcPr>
          <w:p w14:paraId="132B28D8" w14:textId="77777777" w:rsidR="00B12932" w:rsidRPr="00F3552A" w:rsidRDefault="00B12932">
            <w:pPr>
              <w:rPr>
                <w:ins w:id="1689" w:author="Абрамова Анна Андреевна" w:date="2024-05-16T23:24:00Z"/>
              </w:rPr>
              <w:pPrChange w:id="1690" w:author="Абрамова Анна Андреевна" w:date="2024-05-16T23:42:00Z">
                <w:pPr>
                  <w:shd w:val="clear" w:color="auto" w:fill="FFFFFF"/>
                </w:pPr>
              </w:pPrChange>
            </w:pPr>
          </w:p>
        </w:tc>
        <w:tc>
          <w:tcPr>
            <w:tcW w:w="6555" w:type="dxa"/>
            <w:gridSpan w:val="4"/>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9CAA1BC" w14:textId="77777777" w:rsidR="00B12932" w:rsidRPr="00B12932" w:rsidRDefault="00B12932">
            <w:pPr>
              <w:jc w:val="center"/>
              <w:rPr>
                <w:ins w:id="1691" w:author="Абрамова Анна Андреевна" w:date="2024-05-16T23:24:00Z"/>
                <w:b/>
                <w:bCs/>
                <w:rPrChange w:id="1692" w:author="Абрамова Анна Андреевна" w:date="2024-05-16T23:42:00Z">
                  <w:rPr>
                    <w:ins w:id="1693" w:author="Абрамова Анна Андреевна" w:date="2024-05-16T23:24:00Z"/>
                  </w:rPr>
                </w:rPrChange>
              </w:rPr>
              <w:pPrChange w:id="1694" w:author="Абрамова Анна Андреевна" w:date="2024-05-16T23:42:00Z">
                <w:pPr>
                  <w:shd w:val="clear" w:color="auto" w:fill="FFFFFF"/>
                  <w:jc w:val="center"/>
                </w:pPr>
              </w:pPrChange>
            </w:pPr>
            <w:ins w:id="1695" w:author="Абрамова Анна Андреевна" w:date="2024-05-16T23:24:00Z">
              <w:r w:rsidRPr="00B12932">
                <w:rPr>
                  <w:b/>
                  <w:bCs/>
                  <w:rPrChange w:id="1696" w:author="Абрамова Анна Андреевна" w:date="2024-05-16T23:42:00Z">
                    <w:rPr/>
                  </w:rPrChange>
                </w:rPr>
                <w:t>Эпклюза, 12 недель</w:t>
              </w:r>
            </w:ins>
          </w:p>
        </w:tc>
      </w:tr>
      <w:tr w:rsidR="00B12932" w:rsidRPr="00F3552A" w14:paraId="6F22E4BE" w14:textId="77777777" w:rsidTr="00B12932">
        <w:trPr>
          <w:ins w:id="1697" w:author="Абрамова Анна Андреевна" w:date="2024-05-16T23:24:00Z"/>
        </w:trPr>
        <w:tc>
          <w:tcPr>
            <w:tcW w:w="2787" w:type="dxa"/>
            <w:tcBorders>
              <w:top w:val="nil"/>
              <w:left w:val="single" w:sz="6" w:space="0" w:color="auto"/>
              <w:bottom w:val="single" w:sz="6" w:space="0" w:color="auto"/>
              <w:right w:val="single" w:sz="6" w:space="0" w:color="auto"/>
            </w:tcBorders>
            <w:shd w:val="clear" w:color="auto" w:fill="D9D9D9" w:themeFill="background1" w:themeFillShade="D9"/>
          </w:tcPr>
          <w:p w14:paraId="6BB81A82" w14:textId="77777777" w:rsidR="00B12932" w:rsidRPr="00F3552A" w:rsidRDefault="00B12932" w:rsidP="00FE0F3F">
            <w:pPr>
              <w:rPr>
                <w:ins w:id="1698" w:author="Абрамова Анна Андреевна" w:date="2024-05-16T23:24:00Z"/>
              </w:rPr>
            </w:pPr>
          </w:p>
        </w:tc>
        <w:tc>
          <w:tcPr>
            <w:tcW w:w="16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DDE27E" w14:textId="77777777" w:rsidR="00B12932" w:rsidRPr="00B12932" w:rsidRDefault="00B12932">
            <w:pPr>
              <w:rPr>
                <w:ins w:id="1699" w:author="Абрамова Анна Андреевна" w:date="2024-05-16T23:24:00Z"/>
                <w:b/>
                <w:bCs/>
                <w:rPrChange w:id="1700" w:author="Абрамова Анна Андреевна" w:date="2024-05-16T23:42:00Z">
                  <w:rPr>
                    <w:ins w:id="1701" w:author="Абрамова Анна Андреевна" w:date="2024-05-16T23:24:00Z"/>
                  </w:rPr>
                </w:rPrChange>
              </w:rPr>
              <w:pPrChange w:id="1702" w:author="Абрамова Анна Андреевна" w:date="2024-05-16T23:42:00Z">
                <w:pPr>
                  <w:shd w:val="clear" w:color="auto" w:fill="FFFFFF"/>
                </w:pPr>
              </w:pPrChange>
            </w:pPr>
            <w:ins w:id="1703" w:author="Абрамова Анна Андреевна" w:date="2024-05-16T23:24:00Z">
              <w:r w:rsidRPr="00B12932">
                <w:rPr>
                  <w:b/>
                  <w:bCs/>
                  <w:rPrChange w:id="1704" w:author="Абрамова Анна Андреевна" w:date="2024-05-16T23:42:00Z">
                    <w:rPr/>
                  </w:rPrChange>
                </w:rPr>
                <w:t>Генотип 1</w:t>
              </w:r>
            </w:ins>
          </w:p>
        </w:tc>
        <w:tc>
          <w:tcPr>
            <w:tcW w:w="14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B46B997" w14:textId="77777777" w:rsidR="00B12932" w:rsidRPr="00B12932" w:rsidRDefault="00B12932">
            <w:pPr>
              <w:rPr>
                <w:ins w:id="1705" w:author="Абрамова Анна Андреевна" w:date="2024-05-16T23:24:00Z"/>
                <w:b/>
                <w:bCs/>
                <w:rPrChange w:id="1706" w:author="Абрамова Анна Андреевна" w:date="2024-05-16T23:42:00Z">
                  <w:rPr>
                    <w:ins w:id="1707" w:author="Абрамова Анна Андреевна" w:date="2024-05-16T23:24:00Z"/>
                  </w:rPr>
                </w:rPrChange>
              </w:rPr>
              <w:pPrChange w:id="1708" w:author="Абрамова Анна Андреевна" w:date="2024-05-16T23:42:00Z">
                <w:pPr>
                  <w:shd w:val="clear" w:color="auto" w:fill="FFFFFF"/>
                </w:pPr>
              </w:pPrChange>
            </w:pPr>
            <w:ins w:id="1709" w:author="Абрамова Анна Андреевна" w:date="2024-05-16T23:24:00Z">
              <w:r w:rsidRPr="00B12932">
                <w:rPr>
                  <w:b/>
                  <w:bCs/>
                  <w:rPrChange w:id="1710" w:author="Абрамова Анна Андреевна" w:date="2024-05-16T23:42:00Z">
                    <w:rPr/>
                  </w:rPrChange>
                </w:rPr>
                <w:t>Генотип 3</w:t>
              </w:r>
            </w:ins>
          </w:p>
        </w:tc>
        <w:tc>
          <w:tcPr>
            <w:tcW w:w="206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4AAA13" w14:textId="77777777" w:rsidR="00B12932" w:rsidRPr="00B12932" w:rsidRDefault="00B12932">
            <w:pPr>
              <w:jc w:val="center"/>
              <w:rPr>
                <w:ins w:id="1711" w:author="Абрамова Анна Андреевна" w:date="2024-05-16T23:24:00Z"/>
                <w:b/>
                <w:bCs/>
                <w:rPrChange w:id="1712" w:author="Абрамова Анна Андреевна" w:date="2024-05-16T23:42:00Z">
                  <w:rPr>
                    <w:ins w:id="1713" w:author="Абрамова Анна Андреевна" w:date="2024-05-16T23:24:00Z"/>
                  </w:rPr>
                </w:rPrChange>
              </w:rPr>
              <w:pPrChange w:id="1714" w:author="Абрамова Анна Андреевна" w:date="2024-05-16T23:42:00Z">
                <w:pPr>
                  <w:shd w:val="clear" w:color="auto" w:fill="FFFFFF"/>
                </w:pPr>
              </w:pPrChange>
            </w:pPr>
            <w:ins w:id="1715" w:author="Абрамова Анна Андреевна" w:date="2024-05-16T23:24:00Z">
              <w:r w:rsidRPr="00B12932">
                <w:rPr>
                  <w:b/>
                  <w:bCs/>
                  <w:rPrChange w:id="1716" w:author="Абрамова Анна Андреевна" w:date="2024-05-16T23:42:00Z">
                    <w:rPr/>
                  </w:rPrChange>
                </w:rPr>
                <w:t>Генотипы 2, 4, 5 или 6</w:t>
              </w:r>
            </w:ins>
          </w:p>
        </w:tc>
        <w:tc>
          <w:tcPr>
            <w:tcW w:w="143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6B7B08" w14:textId="77777777" w:rsidR="00B12932" w:rsidRPr="00B12932" w:rsidRDefault="00B12932">
            <w:pPr>
              <w:jc w:val="center"/>
              <w:rPr>
                <w:ins w:id="1717" w:author="Абрамова Анна Андреевна" w:date="2024-05-16T23:24:00Z"/>
                <w:b/>
                <w:bCs/>
                <w:rPrChange w:id="1718" w:author="Абрамова Анна Андреевна" w:date="2024-05-16T23:42:00Z">
                  <w:rPr>
                    <w:ins w:id="1719" w:author="Абрамова Анна Андреевна" w:date="2024-05-16T23:24:00Z"/>
                  </w:rPr>
                </w:rPrChange>
              </w:rPr>
              <w:pPrChange w:id="1720" w:author="Абрамова Анна Андреевна" w:date="2024-05-16T23:42:00Z">
                <w:pPr>
                  <w:shd w:val="clear" w:color="auto" w:fill="FFFFFF"/>
                </w:pPr>
              </w:pPrChange>
            </w:pPr>
            <w:ins w:id="1721" w:author="Абрамова Анна Андреевна" w:date="2024-05-16T23:24:00Z">
              <w:r w:rsidRPr="00B12932">
                <w:rPr>
                  <w:b/>
                  <w:bCs/>
                  <w:rPrChange w:id="1722" w:author="Абрамова Анна Андреевна" w:date="2024-05-16T23:42:00Z">
                    <w:rPr/>
                  </w:rPrChange>
                </w:rPr>
                <w:t>Всего</w:t>
              </w:r>
            </w:ins>
          </w:p>
        </w:tc>
      </w:tr>
      <w:tr w:rsidR="00B12932" w:rsidRPr="00F3552A" w14:paraId="3076341D" w14:textId="77777777" w:rsidTr="00FE0F3F">
        <w:trPr>
          <w:ins w:id="1723" w:author="Абрамова Анна Андреевна" w:date="2024-05-16T23:24:00Z"/>
        </w:trPr>
        <w:tc>
          <w:tcPr>
            <w:tcW w:w="2787" w:type="dxa"/>
            <w:tcBorders>
              <w:top w:val="single" w:sz="6" w:space="0" w:color="auto"/>
              <w:left w:val="single" w:sz="6" w:space="0" w:color="auto"/>
              <w:bottom w:val="single" w:sz="6" w:space="0" w:color="auto"/>
              <w:right w:val="single" w:sz="6" w:space="0" w:color="auto"/>
            </w:tcBorders>
            <w:shd w:val="clear" w:color="auto" w:fill="FFFFFF"/>
          </w:tcPr>
          <w:p w14:paraId="00403AE0" w14:textId="77777777" w:rsidR="00B12932" w:rsidRPr="00F3552A" w:rsidRDefault="00B12932" w:rsidP="00FE0F3F">
            <w:pPr>
              <w:shd w:val="clear" w:color="auto" w:fill="FFFFFF"/>
              <w:rPr>
                <w:ins w:id="1724" w:author="Абрамова Анна Андреевна" w:date="2024-05-16T23:24:00Z"/>
              </w:rPr>
            </w:pPr>
            <w:ins w:id="1725" w:author="Абрамова Анна Андреевна" w:date="2024-05-16T23:24:00Z">
              <w:r w:rsidRPr="00F3552A">
                <w:rPr>
                  <w:color w:val="000000"/>
                </w:rPr>
                <w:t>С любыми исходными RAV к ингибиторам NS5A</w:t>
              </w:r>
            </w:ins>
          </w:p>
        </w:tc>
        <w:tc>
          <w:tcPr>
            <w:tcW w:w="1602" w:type="dxa"/>
            <w:tcBorders>
              <w:top w:val="single" w:sz="6" w:space="0" w:color="auto"/>
              <w:left w:val="single" w:sz="6" w:space="0" w:color="auto"/>
              <w:bottom w:val="single" w:sz="6" w:space="0" w:color="auto"/>
              <w:right w:val="single" w:sz="6" w:space="0" w:color="auto"/>
            </w:tcBorders>
            <w:shd w:val="clear" w:color="auto" w:fill="FFFFFF"/>
          </w:tcPr>
          <w:p w14:paraId="3B1F4458" w14:textId="77777777" w:rsidR="00B12932" w:rsidRPr="00F3552A" w:rsidRDefault="00B12932" w:rsidP="00FE0F3F">
            <w:pPr>
              <w:shd w:val="clear" w:color="auto" w:fill="FFFFFF"/>
              <w:rPr>
                <w:ins w:id="1726" w:author="Абрамова Анна Андреевна" w:date="2024-05-16T23:24:00Z"/>
              </w:rPr>
            </w:pPr>
            <w:ins w:id="1727" w:author="Абрамова Анна Андреевна" w:date="2024-05-16T23:24:00Z">
              <w:r w:rsidRPr="00F3552A">
                <w:rPr>
                  <w:color w:val="000000"/>
                </w:rPr>
                <w:t>97</w:t>
              </w:r>
              <w:r>
                <w:rPr>
                  <w:color w:val="000000"/>
                </w:rPr>
                <w:t> %</w:t>
              </w:r>
              <w:r w:rsidRPr="00F3552A">
                <w:rPr>
                  <w:color w:val="000000"/>
                </w:rPr>
                <w:t xml:space="preserve"> (73/75)</w:t>
              </w:r>
            </w:ins>
          </w:p>
        </w:tc>
        <w:tc>
          <w:tcPr>
            <w:tcW w:w="1447" w:type="dxa"/>
            <w:tcBorders>
              <w:top w:val="single" w:sz="6" w:space="0" w:color="auto"/>
              <w:left w:val="single" w:sz="6" w:space="0" w:color="auto"/>
              <w:bottom w:val="single" w:sz="6" w:space="0" w:color="auto"/>
              <w:right w:val="single" w:sz="6" w:space="0" w:color="auto"/>
            </w:tcBorders>
            <w:shd w:val="clear" w:color="auto" w:fill="FFFFFF"/>
          </w:tcPr>
          <w:p w14:paraId="398DBAD0" w14:textId="77777777" w:rsidR="00B12932" w:rsidRPr="00F3552A" w:rsidRDefault="00B12932" w:rsidP="00FE0F3F">
            <w:pPr>
              <w:shd w:val="clear" w:color="auto" w:fill="FFFFFF"/>
              <w:rPr>
                <w:ins w:id="1728" w:author="Абрамова Анна Андреевна" w:date="2024-05-16T23:24:00Z"/>
              </w:rPr>
            </w:pPr>
            <w:ins w:id="1729" w:author="Абрамова Анна Андреевна" w:date="2024-05-16T23:24:00Z">
              <w:r w:rsidRPr="00F3552A">
                <w:rPr>
                  <w:color w:val="000000"/>
                </w:rPr>
                <w:t>88</w:t>
              </w:r>
              <w:r>
                <w:rPr>
                  <w:color w:val="000000"/>
                </w:rPr>
                <w:t> %</w:t>
              </w:r>
              <w:r w:rsidRPr="00F3552A">
                <w:rPr>
                  <w:color w:val="000000"/>
                </w:rPr>
                <w:t xml:space="preserve"> (38/43)</w:t>
              </w:r>
            </w:ins>
          </w:p>
        </w:tc>
        <w:tc>
          <w:tcPr>
            <w:tcW w:w="2069" w:type="dxa"/>
            <w:tcBorders>
              <w:top w:val="single" w:sz="6" w:space="0" w:color="auto"/>
              <w:left w:val="single" w:sz="6" w:space="0" w:color="auto"/>
              <w:bottom w:val="single" w:sz="6" w:space="0" w:color="auto"/>
              <w:right w:val="single" w:sz="6" w:space="0" w:color="auto"/>
            </w:tcBorders>
            <w:shd w:val="clear" w:color="auto" w:fill="FFFFFF"/>
          </w:tcPr>
          <w:p w14:paraId="0D44936F" w14:textId="77777777" w:rsidR="00B12932" w:rsidRPr="00F3552A" w:rsidRDefault="00B12932" w:rsidP="00FE0F3F">
            <w:pPr>
              <w:shd w:val="clear" w:color="auto" w:fill="FFFFFF"/>
              <w:rPr>
                <w:ins w:id="1730" w:author="Абрамова Анна Андреевна" w:date="2024-05-16T23:24:00Z"/>
              </w:rPr>
            </w:pPr>
            <w:ins w:id="1731" w:author="Абрамова Анна Андреевна" w:date="2024-05-16T23:24:00Z">
              <w:r w:rsidRPr="00F3552A">
                <w:rPr>
                  <w:color w:val="000000"/>
                </w:rPr>
                <w:t>100</w:t>
              </w:r>
              <w:r>
                <w:rPr>
                  <w:color w:val="000000"/>
                </w:rPr>
                <w:t> %</w:t>
              </w:r>
              <w:r w:rsidRPr="00F3552A">
                <w:rPr>
                  <w:color w:val="000000"/>
                </w:rPr>
                <w:t xml:space="preserve"> (262/262)</w:t>
              </w:r>
            </w:ins>
          </w:p>
        </w:tc>
        <w:tc>
          <w:tcPr>
            <w:tcW w:w="1437" w:type="dxa"/>
            <w:tcBorders>
              <w:top w:val="single" w:sz="6" w:space="0" w:color="auto"/>
              <w:left w:val="single" w:sz="6" w:space="0" w:color="auto"/>
              <w:bottom w:val="single" w:sz="6" w:space="0" w:color="auto"/>
              <w:right w:val="single" w:sz="6" w:space="0" w:color="auto"/>
            </w:tcBorders>
            <w:shd w:val="clear" w:color="auto" w:fill="FFFFFF"/>
          </w:tcPr>
          <w:p w14:paraId="1AD8C2F2" w14:textId="77777777" w:rsidR="00B12932" w:rsidRPr="00F3552A" w:rsidRDefault="00B12932" w:rsidP="00FE0F3F">
            <w:pPr>
              <w:shd w:val="clear" w:color="auto" w:fill="FFFFFF"/>
              <w:rPr>
                <w:ins w:id="1732" w:author="Абрамова Анна Андреевна" w:date="2024-05-16T23:24:00Z"/>
              </w:rPr>
            </w:pPr>
            <w:ins w:id="1733" w:author="Абрамова Анна Андреевна" w:date="2024-05-16T23:24:00Z">
              <w:r w:rsidRPr="00F3552A">
                <w:rPr>
                  <w:color w:val="000000"/>
                </w:rPr>
                <w:t>98</w:t>
              </w:r>
              <w:r>
                <w:rPr>
                  <w:color w:val="000000"/>
                </w:rPr>
                <w:t> %</w:t>
              </w:r>
              <w:r w:rsidRPr="00F3552A">
                <w:rPr>
                  <w:color w:val="000000"/>
                </w:rPr>
                <w:t xml:space="preserve"> (373/380)</w:t>
              </w:r>
            </w:ins>
          </w:p>
        </w:tc>
      </w:tr>
      <w:tr w:rsidR="00B12932" w:rsidRPr="00F3552A" w14:paraId="7FE98609" w14:textId="77777777" w:rsidTr="00FE0F3F">
        <w:trPr>
          <w:ins w:id="1734" w:author="Абрамова Анна Андреевна" w:date="2024-05-16T23:24:00Z"/>
        </w:trPr>
        <w:tc>
          <w:tcPr>
            <w:tcW w:w="2787" w:type="dxa"/>
            <w:tcBorders>
              <w:top w:val="single" w:sz="6" w:space="0" w:color="auto"/>
              <w:left w:val="single" w:sz="6" w:space="0" w:color="auto"/>
              <w:bottom w:val="single" w:sz="6" w:space="0" w:color="auto"/>
              <w:right w:val="single" w:sz="6" w:space="0" w:color="auto"/>
            </w:tcBorders>
            <w:shd w:val="clear" w:color="auto" w:fill="FFFFFF"/>
          </w:tcPr>
          <w:p w14:paraId="1DE50DDE" w14:textId="77777777" w:rsidR="00B12932" w:rsidRPr="00F3552A" w:rsidRDefault="00B12932" w:rsidP="00FE0F3F">
            <w:pPr>
              <w:shd w:val="clear" w:color="auto" w:fill="FFFFFF"/>
              <w:rPr>
                <w:ins w:id="1735" w:author="Абрамова Анна Андреевна" w:date="2024-05-16T23:24:00Z"/>
              </w:rPr>
            </w:pPr>
            <w:ins w:id="1736" w:author="Абрамова Анна Андреевна" w:date="2024-05-16T23:24:00Z">
              <w:r w:rsidRPr="00F3552A">
                <w:rPr>
                  <w:color w:val="000000"/>
                </w:rPr>
                <w:t>Без исходных RAV к ингибиторам NS5A</w:t>
              </w:r>
            </w:ins>
          </w:p>
        </w:tc>
        <w:tc>
          <w:tcPr>
            <w:tcW w:w="1602" w:type="dxa"/>
            <w:tcBorders>
              <w:top w:val="single" w:sz="6" w:space="0" w:color="auto"/>
              <w:left w:val="single" w:sz="6" w:space="0" w:color="auto"/>
              <w:bottom w:val="single" w:sz="6" w:space="0" w:color="auto"/>
              <w:right w:val="single" w:sz="6" w:space="0" w:color="auto"/>
            </w:tcBorders>
            <w:shd w:val="clear" w:color="auto" w:fill="FFFFFF"/>
          </w:tcPr>
          <w:p w14:paraId="7751C43A" w14:textId="77777777" w:rsidR="00B12932" w:rsidRPr="00F3552A" w:rsidRDefault="00B12932" w:rsidP="00FE0F3F">
            <w:pPr>
              <w:shd w:val="clear" w:color="auto" w:fill="FFFFFF"/>
              <w:rPr>
                <w:ins w:id="1737" w:author="Абрамова Анна Андреевна" w:date="2024-05-16T23:24:00Z"/>
              </w:rPr>
            </w:pPr>
            <w:ins w:id="1738" w:author="Абрамова Анна Андреевна" w:date="2024-05-16T23:24:00Z">
              <w:r w:rsidRPr="00F3552A">
                <w:rPr>
                  <w:color w:val="000000"/>
                </w:rPr>
                <w:t>100</w:t>
              </w:r>
              <w:r>
                <w:rPr>
                  <w:color w:val="000000"/>
                </w:rPr>
                <w:t> %</w:t>
              </w:r>
              <w:r w:rsidRPr="00F3552A">
                <w:rPr>
                  <w:color w:val="000000"/>
                </w:rPr>
                <w:t xml:space="preserve"> (251/251)</w:t>
              </w:r>
            </w:ins>
          </w:p>
        </w:tc>
        <w:tc>
          <w:tcPr>
            <w:tcW w:w="1447" w:type="dxa"/>
            <w:tcBorders>
              <w:top w:val="single" w:sz="6" w:space="0" w:color="auto"/>
              <w:left w:val="single" w:sz="6" w:space="0" w:color="auto"/>
              <w:bottom w:val="single" w:sz="6" w:space="0" w:color="auto"/>
              <w:right w:val="single" w:sz="6" w:space="0" w:color="auto"/>
            </w:tcBorders>
            <w:shd w:val="clear" w:color="auto" w:fill="FFFFFF"/>
          </w:tcPr>
          <w:p w14:paraId="16E1E952" w14:textId="77777777" w:rsidR="00B12932" w:rsidRPr="00F3552A" w:rsidRDefault="00B12932" w:rsidP="00FE0F3F">
            <w:pPr>
              <w:shd w:val="clear" w:color="auto" w:fill="FFFFFF"/>
              <w:rPr>
                <w:ins w:id="1739" w:author="Абрамова Анна Андреевна" w:date="2024-05-16T23:24:00Z"/>
              </w:rPr>
            </w:pPr>
            <w:ins w:id="1740" w:author="Абрамова Анна Андреевна" w:date="2024-05-16T23:24:00Z">
              <w:r w:rsidRPr="00F3552A">
                <w:rPr>
                  <w:color w:val="000000"/>
                </w:rPr>
                <w:t>97</w:t>
              </w:r>
              <w:r>
                <w:rPr>
                  <w:color w:val="000000"/>
                </w:rPr>
                <w:t> %</w:t>
              </w:r>
              <w:r w:rsidRPr="00F3552A">
                <w:rPr>
                  <w:color w:val="000000"/>
                </w:rPr>
                <w:t xml:space="preserve"> (225/231)</w:t>
              </w:r>
            </w:ins>
          </w:p>
        </w:tc>
        <w:tc>
          <w:tcPr>
            <w:tcW w:w="2069" w:type="dxa"/>
            <w:tcBorders>
              <w:top w:val="single" w:sz="6" w:space="0" w:color="auto"/>
              <w:left w:val="single" w:sz="6" w:space="0" w:color="auto"/>
              <w:bottom w:val="single" w:sz="6" w:space="0" w:color="auto"/>
              <w:right w:val="single" w:sz="6" w:space="0" w:color="auto"/>
            </w:tcBorders>
            <w:shd w:val="clear" w:color="auto" w:fill="FFFFFF"/>
          </w:tcPr>
          <w:p w14:paraId="73C0B931" w14:textId="77777777" w:rsidR="00B12932" w:rsidRPr="00F3552A" w:rsidRDefault="00B12932" w:rsidP="00FE0F3F">
            <w:pPr>
              <w:shd w:val="clear" w:color="auto" w:fill="FFFFFF"/>
              <w:rPr>
                <w:ins w:id="1741" w:author="Абрамова Анна Андреевна" w:date="2024-05-16T23:24:00Z"/>
              </w:rPr>
            </w:pPr>
            <w:ins w:id="1742" w:author="Абрамова Анна Андреевна" w:date="2024-05-16T23:24:00Z">
              <w:r w:rsidRPr="00F3552A">
                <w:rPr>
                  <w:color w:val="000000"/>
                </w:rPr>
                <w:t>100</w:t>
              </w:r>
              <w:r>
                <w:rPr>
                  <w:color w:val="000000"/>
                </w:rPr>
                <w:t> %</w:t>
              </w:r>
              <w:r w:rsidRPr="00F3552A">
                <w:rPr>
                  <w:color w:val="000000"/>
                </w:rPr>
                <w:t xml:space="preserve"> (161/161)</w:t>
              </w:r>
            </w:ins>
          </w:p>
        </w:tc>
        <w:tc>
          <w:tcPr>
            <w:tcW w:w="1437" w:type="dxa"/>
            <w:tcBorders>
              <w:top w:val="single" w:sz="6" w:space="0" w:color="auto"/>
              <w:left w:val="single" w:sz="6" w:space="0" w:color="auto"/>
              <w:bottom w:val="single" w:sz="6" w:space="0" w:color="auto"/>
              <w:right w:val="single" w:sz="6" w:space="0" w:color="auto"/>
            </w:tcBorders>
            <w:shd w:val="clear" w:color="auto" w:fill="FFFFFF"/>
          </w:tcPr>
          <w:p w14:paraId="438D74CD" w14:textId="77777777" w:rsidR="00B12932" w:rsidRPr="00F3552A" w:rsidRDefault="00B12932" w:rsidP="00FE0F3F">
            <w:pPr>
              <w:shd w:val="clear" w:color="auto" w:fill="FFFFFF"/>
              <w:rPr>
                <w:ins w:id="1743" w:author="Абрамова Анна Андреевна" w:date="2024-05-16T23:24:00Z"/>
              </w:rPr>
            </w:pPr>
            <w:ins w:id="1744" w:author="Абрамова Анна Андреевна" w:date="2024-05-16T23:24:00Z">
              <w:r w:rsidRPr="00F3552A">
                <w:rPr>
                  <w:color w:val="000000"/>
                </w:rPr>
                <w:t>99</w:t>
              </w:r>
              <w:r>
                <w:rPr>
                  <w:color w:val="000000"/>
                </w:rPr>
                <w:t> %</w:t>
              </w:r>
              <w:r w:rsidRPr="00F3552A">
                <w:rPr>
                  <w:color w:val="000000"/>
                </w:rPr>
                <w:t xml:space="preserve"> (637/643)</w:t>
              </w:r>
            </w:ins>
          </w:p>
        </w:tc>
      </w:tr>
    </w:tbl>
    <w:p w14:paraId="06E4D0AD" w14:textId="77777777" w:rsidR="00B12932" w:rsidRDefault="00B12932" w:rsidP="003D7168">
      <w:pPr>
        <w:spacing w:after="0" w:line="240" w:lineRule="auto"/>
        <w:ind w:firstLine="708"/>
        <w:rPr>
          <w:ins w:id="1745" w:author="Абрамова Анна Андреевна" w:date="2024-05-16T23:31:00Z"/>
          <w:b/>
          <w:bCs/>
        </w:rPr>
      </w:pPr>
    </w:p>
    <w:p w14:paraId="05169255" w14:textId="77777777" w:rsidR="001767AC" w:rsidRDefault="001767AC" w:rsidP="00B12932">
      <w:pPr>
        <w:spacing w:after="0" w:line="240" w:lineRule="auto"/>
        <w:rPr>
          <w:ins w:id="1746" w:author="Абрамова Анна Андреевна" w:date="2024-05-17T01:01:00Z"/>
          <w:b/>
          <w:bCs/>
        </w:rPr>
      </w:pPr>
    </w:p>
    <w:p w14:paraId="51D69715" w14:textId="77777777" w:rsidR="001767AC" w:rsidRDefault="001767AC" w:rsidP="00B12932">
      <w:pPr>
        <w:spacing w:after="0" w:line="240" w:lineRule="auto"/>
        <w:rPr>
          <w:ins w:id="1747" w:author="Абрамова Анна Андреевна" w:date="2024-05-17T01:01:00Z"/>
          <w:b/>
          <w:bCs/>
        </w:rPr>
      </w:pPr>
    </w:p>
    <w:p w14:paraId="0633166A" w14:textId="77777777" w:rsidR="001767AC" w:rsidRDefault="001767AC" w:rsidP="00B12932">
      <w:pPr>
        <w:spacing w:after="0" w:line="240" w:lineRule="auto"/>
        <w:rPr>
          <w:ins w:id="1748" w:author="Абрамова Анна Андреевна" w:date="2024-05-17T01:01:00Z"/>
          <w:b/>
          <w:bCs/>
        </w:rPr>
      </w:pPr>
    </w:p>
    <w:p w14:paraId="30860DCF" w14:textId="77777777" w:rsidR="001767AC" w:rsidRDefault="001767AC" w:rsidP="00B12932">
      <w:pPr>
        <w:spacing w:after="0" w:line="240" w:lineRule="auto"/>
        <w:rPr>
          <w:ins w:id="1749" w:author="Абрамова Анна Андреевна" w:date="2024-05-17T01:01:00Z"/>
          <w:b/>
          <w:bCs/>
        </w:rPr>
      </w:pPr>
    </w:p>
    <w:p w14:paraId="3EA163F2" w14:textId="77777777" w:rsidR="001767AC" w:rsidRDefault="001767AC" w:rsidP="00B12932">
      <w:pPr>
        <w:spacing w:after="0" w:line="240" w:lineRule="auto"/>
        <w:rPr>
          <w:ins w:id="1750" w:author="Абрамова Анна Андреевна" w:date="2024-05-17T01:01:00Z"/>
          <w:b/>
          <w:bCs/>
        </w:rPr>
      </w:pPr>
    </w:p>
    <w:p w14:paraId="4B25A1B6" w14:textId="77777777" w:rsidR="001767AC" w:rsidRDefault="001767AC" w:rsidP="00B12932">
      <w:pPr>
        <w:spacing w:after="0" w:line="240" w:lineRule="auto"/>
        <w:rPr>
          <w:ins w:id="1751" w:author="Абрамова Анна Андреевна" w:date="2024-05-17T01:01:00Z"/>
          <w:b/>
          <w:bCs/>
        </w:rPr>
      </w:pPr>
    </w:p>
    <w:p w14:paraId="2CC54878" w14:textId="77777777" w:rsidR="005E739A" w:rsidRDefault="005E739A" w:rsidP="00B12932">
      <w:pPr>
        <w:spacing w:after="0" w:line="240" w:lineRule="auto"/>
        <w:rPr>
          <w:ins w:id="1752" w:author="Абрамова Анна Андреевна" w:date="2024-05-17T15:24:00Z"/>
          <w:b/>
          <w:bCs/>
        </w:rPr>
      </w:pPr>
    </w:p>
    <w:p w14:paraId="3F773D10" w14:textId="104E7403" w:rsidR="00B12932" w:rsidRDefault="00B12932">
      <w:pPr>
        <w:spacing w:after="0" w:line="240" w:lineRule="auto"/>
        <w:rPr>
          <w:ins w:id="1753" w:author="Абрамова Анна Андреевна" w:date="2024-05-16T23:14:00Z"/>
          <w:b/>
          <w:bCs/>
        </w:rPr>
        <w:pPrChange w:id="1754" w:author="Абрамова Анна Андреевна" w:date="2024-05-16T23:31:00Z">
          <w:pPr>
            <w:spacing w:after="0" w:line="240" w:lineRule="auto"/>
            <w:ind w:firstLine="708"/>
          </w:pPr>
        </w:pPrChange>
      </w:pPr>
      <w:ins w:id="1755" w:author="Абрамова Анна Андреевна" w:date="2024-05-16T23:31:00Z">
        <w:r w:rsidRPr="00B12932">
          <w:rPr>
            <w:b/>
            <w:bCs/>
          </w:rPr>
          <w:lastRenderedPageBreak/>
          <w:t xml:space="preserve">Таблица </w:t>
        </w:r>
        <w:r>
          <w:rPr>
            <w:b/>
            <w:bCs/>
          </w:rPr>
          <w:t>4-5.</w:t>
        </w:r>
        <w:r w:rsidRPr="00B12932">
          <w:rPr>
            <w:b/>
            <w:bCs/>
          </w:rPr>
          <w:t xml:space="preserve"> </w:t>
        </w:r>
        <w:r>
          <w:t>УВО</w:t>
        </w:r>
        <w:r w:rsidRPr="00B12932">
          <w:rPr>
            <w:rPrChange w:id="1756" w:author="Абрамова Анна Андреевна" w:date="2024-05-16T23:31:00Z">
              <w:rPr>
                <w:b/>
                <w:bCs/>
              </w:rPr>
            </w:rPrChange>
          </w:rPr>
          <w:t>12 у пациентов с исходным Y93H и без него, 1 % пограничный уровень (популяция для анализа резистентности) ASTRAL 3</w:t>
        </w:r>
        <w:r>
          <w:t>.</w:t>
        </w:r>
      </w:ins>
    </w:p>
    <w:tbl>
      <w:tblPr>
        <w:tblW w:w="5000" w:type="pct"/>
        <w:tblInd w:w="40" w:type="dxa"/>
        <w:tblLayout w:type="fixed"/>
        <w:tblCellMar>
          <w:left w:w="40" w:type="dxa"/>
          <w:right w:w="40" w:type="dxa"/>
        </w:tblCellMar>
        <w:tblLook w:val="0000" w:firstRow="0" w:lastRow="0" w:firstColumn="0" w:lastColumn="0" w:noHBand="0" w:noVBand="0"/>
      </w:tblPr>
      <w:tblGrid>
        <w:gridCol w:w="2786"/>
        <w:gridCol w:w="2215"/>
        <w:gridCol w:w="2166"/>
        <w:gridCol w:w="2171"/>
      </w:tblGrid>
      <w:tr w:rsidR="00B12932" w:rsidRPr="00F3552A" w14:paraId="0B0C4ACF" w14:textId="77777777" w:rsidTr="00B12932">
        <w:trPr>
          <w:tblHeader/>
          <w:ins w:id="1757" w:author="Абрамова Анна Андреевна" w:date="2024-05-16T23:31:00Z"/>
        </w:trPr>
        <w:tc>
          <w:tcPr>
            <w:tcW w:w="2787" w:type="dxa"/>
            <w:tcBorders>
              <w:top w:val="single" w:sz="6" w:space="0" w:color="auto"/>
              <w:left w:val="single" w:sz="6" w:space="0" w:color="auto"/>
              <w:bottom w:val="nil"/>
              <w:right w:val="single" w:sz="6" w:space="0" w:color="auto"/>
            </w:tcBorders>
            <w:shd w:val="clear" w:color="auto" w:fill="D9D9D9" w:themeFill="background1" w:themeFillShade="D9"/>
          </w:tcPr>
          <w:p w14:paraId="73A2B798" w14:textId="77777777" w:rsidR="00B12932" w:rsidRPr="00F3552A" w:rsidRDefault="00B12932">
            <w:pPr>
              <w:spacing w:line="240" w:lineRule="auto"/>
              <w:rPr>
                <w:ins w:id="1758" w:author="Абрамова Анна Андреевна" w:date="2024-05-16T23:31:00Z"/>
              </w:rPr>
              <w:pPrChange w:id="1759" w:author="Абрамова Анна Андреевна" w:date="2024-05-16T23:44:00Z">
                <w:pPr>
                  <w:shd w:val="clear" w:color="auto" w:fill="FFFFFF"/>
                </w:pPr>
              </w:pPrChange>
            </w:pPr>
          </w:p>
        </w:tc>
        <w:tc>
          <w:tcPr>
            <w:tcW w:w="6555" w:type="dxa"/>
            <w:gridSpan w:val="3"/>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6A2D84" w14:textId="77777777" w:rsidR="00B12932" w:rsidRPr="00F3552A" w:rsidRDefault="00B12932">
            <w:pPr>
              <w:spacing w:line="240" w:lineRule="auto"/>
              <w:jc w:val="center"/>
              <w:rPr>
                <w:ins w:id="1760" w:author="Абрамова Анна Андреевна" w:date="2024-05-16T23:31:00Z"/>
              </w:rPr>
              <w:pPrChange w:id="1761" w:author="Абрамова Анна Андреевна" w:date="2024-05-16T23:44:00Z">
                <w:pPr>
                  <w:shd w:val="clear" w:color="auto" w:fill="FFFFFF"/>
                  <w:jc w:val="center"/>
                </w:pPr>
              </w:pPrChange>
            </w:pPr>
            <w:ins w:id="1762" w:author="Абрамова Анна Андреевна" w:date="2024-05-16T23:31:00Z">
              <w:r w:rsidRPr="00F3552A">
                <w:rPr>
                  <w:b/>
                  <w:bCs/>
                  <w:color w:val="000000"/>
                </w:rPr>
                <w:t>Эпклюза, 12</w:t>
              </w:r>
              <w:r>
                <w:rPr>
                  <w:b/>
                  <w:bCs/>
                  <w:color w:val="000000"/>
                </w:rPr>
                <w:t> нед</w:t>
              </w:r>
              <w:r w:rsidRPr="00F3552A">
                <w:rPr>
                  <w:b/>
                  <w:bCs/>
                  <w:color w:val="000000"/>
                </w:rPr>
                <w:t>ель</w:t>
              </w:r>
            </w:ins>
          </w:p>
        </w:tc>
      </w:tr>
      <w:tr w:rsidR="00B12932" w:rsidRPr="00F3552A" w14:paraId="0167AFC5" w14:textId="77777777" w:rsidTr="00B12932">
        <w:trPr>
          <w:tblHeader/>
          <w:ins w:id="1763" w:author="Абрамова Анна Андреевна" w:date="2024-05-16T23:31:00Z"/>
        </w:trPr>
        <w:tc>
          <w:tcPr>
            <w:tcW w:w="2787" w:type="dxa"/>
            <w:tcBorders>
              <w:top w:val="nil"/>
              <w:left w:val="single" w:sz="6" w:space="0" w:color="auto"/>
              <w:bottom w:val="single" w:sz="6" w:space="0" w:color="auto"/>
              <w:right w:val="single" w:sz="6" w:space="0" w:color="auto"/>
            </w:tcBorders>
            <w:shd w:val="clear" w:color="auto" w:fill="D9D9D9" w:themeFill="background1" w:themeFillShade="D9"/>
          </w:tcPr>
          <w:p w14:paraId="7C23082C" w14:textId="77777777" w:rsidR="00B12932" w:rsidRPr="00F3552A" w:rsidRDefault="00B12932">
            <w:pPr>
              <w:spacing w:line="240" w:lineRule="auto"/>
              <w:rPr>
                <w:ins w:id="1764" w:author="Абрамова Анна Андреевна" w:date="2024-05-16T23:31:00Z"/>
              </w:rPr>
              <w:pPrChange w:id="1765" w:author="Абрамова Анна Андреевна" w:date="2024-05-16T23:44:00Z">
                <w:pPr/>
              </w:pPrChange>
            </w:pPr>
          </w:p>
        </w:tc>
        <w:tc>
          <w:tcPr>
            <w:tcW w:w="221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604731" w14:textId="77777777" w:rsidR="00B12932" w:rsidRDefault="00B12932" w:rsidP="00B12932">
            <w:pPr>
              <w:spacing w:line="240" w:lineRule="auto"/>
              <w:jc w:val="center"/>
              <w:rPr>
                <w:ins w:id="1766" w:author="Абрамова Анна Андреевна" w:date="2024-05-16T23:46:00Z"/>
                <w:b/>
                <w:bCs/>
                <w:color w:val="000000"/>
              </w:rPr>
            </w:pPr>
            <w:ins w:id="1767" w:author="Абрамова Анна Андреевна" w:date="2024-05-16T23:31:00Z">
              <w:r w:rsidRPr="00F3552A">
                <w:rPr>
                  <w:b/>
                  <w:bCs/>
                  <w:color w:val="000000"/>
                </w:rPr>
                <w:t>Все участники</w:t>
              </w:r>
            </w:ins>
          </w:p>
          <w:p w14:paraId="260344FF" w14:textId="18BBF986" w:rsidR="00B12932" w:rsidRPr="00B12932" w:rsidRDefault="00B12932">
            <w:pPr>
              <w:spacing w:line="240" w:lineRule="auto"/>
              <w:jc w:val="center"/>
              <w:rPr>
                <w:ins w:id="1768" w:author="Абрамова Анна Андреевна" w:date="2024-05-16T23:31:00Z"/>
                <w:b/>
                <w:bCs/>
                <w:color w:val="000000"/>
                <w:rPrChange w:id="1769" w:author="Абрамова Анна Андреевна" w:date="2024-05-16T23:46:00Z">
                  <w:rPr>
                    <w:ins w:id="1770" w:author="Абрамова Анна Андреевна" w:date="2024-05-16T23:31:00Z"/>
                  </w:rPr>
                </w:rPrChange>
              </w:rPr>
              <w:pPrChange w:id="1771" w:author="Абрамова Анна Андреевна" w:date="2024-05-16T23:46:00Z">
                <w:pPr>
                  <w:shd w:val="clear" w:color="auto" w:fill="FFFFFF"/>
                </w:pPr>
              </w:pPrChange>
            </w:pPr>
            <w:ins w:id="1772" w:author="Абрамова Анна Андреевна" w:date="2024-05-16T23:31:00Z">
              <w:r w:rsidRPr="00F3552A">
                <w:rPr>
                  <w:b/>
                  <w:bCs/>
                  <w:color w:val="000000"/>
                </w:rPr>
                <w:t>(n</w:t>
              </w:r>
              <w:r>
                <w:rPr>
                  <w:b/>
                  <w:bCs/>
                  <w:color w:val="000000"/>
                </w:rPr>
                <w:t> =</w:t>
              </w:r>
              <w:r w:rsidRPr="00F3552A">
                <w:rPr>
                  <w:b/>
                  <w:bCs/>
                  <w:color w:val="000000"/>
                </w:rPr>
                <w:t xml:space="preserve"> 274)</w:t>
              </w:r>
            </w:ins>
          </w:p>
        </w:tc>
        <w:tc>
          <w:tcPr>
            <w:tcW w:w="216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67AB7F6" w14:textId="4CE7B6F0" w:rsidR="00B12932" w:rsidRDefault="00B12932">
            <w:pPr>
              <w:spacing w:line="240" w:lineRule="auto"/>
              <w:jc w:val="center"/>
              <w:rPr>
                <w:ins w:id="1773" w:author="Абрамова Анна Андреевна" w:date="2024-05-16T23:31:00Z"/>
                <w:b/>
                <w:bCs/>
                <w:color w:val="000000"/>
              </w:rPr>
              <w:pPrChange w:id="1774" w:author="Абрамова Анна Андреевна" w:date="2024-05-16T23:44:00Z">
                <w:pPr>
                  <w:shd w:val="clear" w:color="auto" w:fill="FFFFFF"/>
                </w:pPr>
              </w:pPrChange>
            </w:pPr>
            <w:ins w:id="1775" w:author="Абрамова Анна Андреевна" w:date="2024-05-16T23:31:00Z">
              <w:r w:rsidRPr="00F3552A">
                <w:rPr>
                  <w:b/>
                  <w:bCs/>
                  <w:color w:val="000000"/>
                </w:rPr>
                <w:t>Цирроз</w:t>
              </w:r>
            </w:ins>
          </w:p>
          <w:p w14:paraId="0CF04398" w14:textId="77777777" w:rsidR="00B12932" w:rsidRPr="00F3552A" w:rsidRDefault="00B12932">
            <w:pPr>
              <w:spacing w:line="240" w:lineRule="auto"/>
              <w:jc w:val="center"/>
              <w:rPr>
                <w:ins w:id="1776" w:author="Абрамова Анна Андреевна" w:date="2024-05-16T23:31:00Z"/>
              </w:rPr>
              <w:pPrChange w:id="1777" w:author="Абрамова Анна Андреевна" w:date="2024-05-16T23:44:00Z">
                <w:pPr>
                  <w:shd w:val="clear" w:color="auto" w:fill="FFFFFF"/>
                </w:pPr>
              </w:pPrChange>
            </w:pPr>
            <w:ins w:id="1778" w:author="Абрамова Анна Андреевна" w:date="2024-05-16T23:31:00Z">
              <w:r w:rsidRPr="00F3552A">
                <w:rPr>
                  <w:b/>
                  <w:bCs/>
                  <w:color w:val="000000"/>
                </w:rPr>
                <w:t>(n = 80)</w:t>
              </w:r>
            </w:ins>
          </w:p>
        </w:tc>
        <w:tc>
          <w:tcPr>
            <w:tcW w:w="217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85DCEEB" w14:textId="7061F073" w:rsidR="00B12932" w:rsidRDefault="00B12932">
            <w:pPr>
              <w:spacing w:line="240" w:lineRule="auto"/>
              <w:jc w:val="center"/>
              <w:rPr>
                <w:ins w:id="1779" w:author="Абрамова Анна Андреевна" w:date="2024-05-16T23:31:00Z"/>
                <w:b/>
                <w:bCs/>
                <w:color w:val="000000"/>
              </w:rPr>
              <w:pPrChange w:id="1780" w:author="Абрамова Анна Андреевна" w:date="2024-05-16T23:44:00Z">
                <w:pPr>
                  <w:shd w:val="clear" w:color="auto" w:fill="FFFFFF"/>
                </w:pPr>
              </w:pPrChange>
            </w:pPr>
            <w:ins w:id="1781" w:author="Абрамова Анна Андреевна" w:date="2024-05-16T23:31:00Z">
              <w:r w:rsidRPr="00F3552A">
                <w:rPr>
                  <w:b/>
                  <w:bCs/>
                  <w:color w:val="000000"/>
                </w:rPr>
                <w:t>Без цирроза</w:t>
              </w:r>
            </w:ins>
          </w:p>
          <w:p w14:paraId="41D8101F" w14:textId="77777777" w:rsidR="00B12932" w:rsidRPr="00F3552A" w:rsidRDefault="00B12932">
            <w:pPr>
              <w:spacing w:line="240" w:lineRule="auto"/>
              <w:jc w:val="center"/>
              <w:rPr>
                <w:ins w:id="1782" w:author="Абрамова Анна Андреевна" w:date="2024-05-16T23:31:00Z"/>
              </w:rPr>
              <w:pPrChange w:id="1783" w:author="Абрамова Анна Андреевна" w:date="2024-05-16T23:44:00Z">
                <w:pPr>
                  <w:shd w:val="clear" w:color="auto" w:fill="FFFFFF"/>
                </w:pPr>
              </w:pPrChange>
            </w:pPr>
            <w:ins w:id="1784" w:author="Абрамова Анна Андреевна" w:date="2024-05-16T23:31:00Z">
              <w:r w:rsidRPr="00F3552A">
                <w:rPr>
                  <w:b/>
                  <w:bCs/>
                  <w:color w:val="000000"/>
                </w:rPr>
                <w:t>(n = 197)</w:t>
              </w:r>
            </w:ins>
          </w:p>
        </w:tc>
      </w:tr>
      <w:tr w:rsidR="00B12932" w:rsidRPr="00F3552A" w14:paraId="754E6733" w14:textId="77777777" w:rsidTr="00FE0F3F">
        <w:trPr>
          <w:ins w:id="1785" w:author="Абрамова Анна Андреевна" w:date="2024-05-16T23:31:00Z"/>
        </w:trPr>
        <w:tc>
          <w:tcPr>
            <w:tcW w:w="2787" w:type="dxa"/>
            <w:tcBorders>
              <w:top w:val="single" w:sz="6" w:space="0" w:color="auto"/>
              <w:left w:val="single" w:sz="6" w:space="0" w:color="auto"/>
              <w:bottom w:val="nil"/>
              <w:right w:val="single" w:sz="6" w:space="0" w:color="auto"/>
            </w:tcBorders>
            <w:shd w:val="clear" w:color="auto" w:fill="FFFFFF"/>
          </w:tcPr>
          <w:p w14:paraId="2F86AC72" w14:textId="77777777" w:rsidR="00B12932" w:rsidRPr="00F3552A" w:rsidRDefault="00B12932">
            <w:pPr>
              <w:shd w:val="clear" w:color="auto" w:fill="FFFFFF"/>
              <w:spacing w:line="240" w:lineRule="auto"/>
              <w:jc w:val="center"/>
              <w:rPr>
                <w:ins w:id="1786" w:author="Абрамова Анна Андреевна" w:date="2024-05-16T23:31:00Z"/>
              </w:rPr>
              <w:pPrChange w:id="1787" w:author="Абрамова Анна Андреевна" w:date="2024-05-16T23:46:00Z">
                <w:pPr>
                  <w:shd w:val="clear" w:color="auto" w:fill="FFFFFF"/>
                </w:pPr>
              </w:pPrChange>
            </w:pPr>
            <w:ins w:id="1788" w:author="Абрамова Анна Андреевна" w:date="2024-05-16T23:31:00Z">
              <w:r w:rsidRPr="00F3552A">
                <w:rPr>
                  <w:color w:val="000000"/>
                </w:rPr>
                <w:t>Всего</w:t>
              </w:r>
            </w:ins>
          </w:p>
        </w:tc>
        <w:tc>
          <w:tcPr>
            <w:tcW w:w="2216" w:type="dxa"/>
            <w:tcBorders>
              <w:top w:val="single" w:sz="6" w:space="0" w:color="auto"/>
              <w:left w:val="single" w:sz="6" w:space="0" w:color="auto"/>
              <w:bottom w:val="nil"/>
              <w:right w:val="single" w:sz="6" w:space="0" w:color="auto"/>
            </w:tcBorders>
            <w:shd w:val="clear" w:color="auto" w:fill="FFFFFF"/>
          </w:tcPr>
          <w:p w14:paraId="5C926841" w14:textId="77777777" w:rsidR="00B12932" w:rsidRPr="00F3552A" w:rsidRDefault="00B12932">
            <w:pPr>
              <w:shd w:val="clear" w:color="auto" w:fill="FFFFFF"/>
              <w:spacing w:line="240" w:lineRule="auto"/>
              <w:jc w:val="center"/>
              <w:rPr>
                <w:ins w:id="1789" w:author="Абрамова Анна Андреевна" w:date="2024-05-16T23:31:00Z"/>
              </w:rPr>
              <w:pPrChange w:id="1790" w:author="Абрамова Анна Андреевна" w:date="2024-05-16T23:46:00Z">
                <w:pPr>
                  <w:shd w:val="clear" w:color="auto" w:fill="FFFFFF"/>
                </w:pPr>
              </w:pPrChange>
            </w:pPr>
            <w:ins w:id="1791" w:author="Абрамова Анна Андреевна" w:date="2024-05-16T23:31:00Z">
              <w:r w:rsidRPr="00F3552A">
                <w:rPr>
                  <w:color w:val="000000"/>
                </w:rPr>
                <w:t>95,3</w:t>
              </w:r>
              <w:r>
                <w:rPr>
                  <w:color w:val="000000"/>
                </w:rPr>
                <w:t> %</w:t>
              </w:r>
              <w:r w:rsidRPr="00F3552A">
                <w:rPr>
                  <w:color w:val="000000"/>
                </w:rPr>
                <w:t xml:space="preserve"> (263/274)</w:t>
              </w:r>
            </w:ins>
          </w:p>
        </w:tc>
        <w:tc>
          <w:tcPr>
            <w:tcW w:w="2167" w:type="dxa"/>
            <w:tcBorders>
              <w:top w:val="single" w:sz="6" w:space="0" w:color="auto"/>
              <w:left w:val="single" w:sz="6" w:space="0" w:color="auto"/>
              <w:bottom w:val="nil"/>
              <w:right w:val="single" w:sz="6" w:space="0" w:color="auto"/>
            </w:tcBorders>
            <w:shd w:val="clear" w:color="auto" w:fill="FFFFFF"/>
          </w:tcPr>
          <w:p w14:paraId="77B67375" w14:textId="77777777" w:rsidR="00B12932" w:rsidRPr="00F3552A" w:rsidRDefault="00B12932">
            <w:pPr>
              <w:shd w:val="clear" w:color="auto" w:fill="FFFFFF"/>
              <w:spacing w:line="240" w:lineRule="auto"/>
              <w:jc w:val="center"/>
              <w:rPr>
                <w:ins w:id="1792" w:author="Абрамова Анна Андреевна" w:date="2024-05-16T23:31:00Z"/>
              </w:rPr>
              <w:pPrChange w:id="1793" w:author="Абрамова Анна Андреевна" w:date="2024-05-16T23:46:00Z">
                <w:pPr>
                  <w:shd w:val="clear" w:color="auto" w:fill="FFFFFF"/>
                </w:pPr>
              </w:pPrChange>
            </w:pPr>
            <w:ins w:id="1794" w:author="Абрамова Анна Андреевна" w:date="2024-05-16T23:31:00Z">
              <w:r w:rsidRPr="00F3552A">
                <w:rPr>
                  <w:color w:val="000000"/>
                </w:rPr>
                <w:t>91,3</w:t>
              </w:r>
              <w:r>
                <w:rPr>
                  <w:color w:val="000000"/>
                </w:rPr>
                <w:t> %</w:t>
              </w:r>
              <w:r w:rsidRPr="00F3552A">
                <w:rPr>
                  <w:color w:val="000000"/>
                </w:rPr>
                <w:t xml:space="preserve"> (73/80)</w:t>
              </w:r>
            </w:ins>
          </w:p>
        </w:tc>
        <w:tc>
          <w:tcPr>
            <w:tcW w:w="2172" w:type="dxa"/>
            <w:tcBorders>
              <w:top w:val="single" w:sz="6" w:space="0" w:color="auto"/>
              <w:left w:val="single" w:sz="6" w:space="0" w:color="auto"/>
              <w:bottom w:val="nil"/>
              <w:right w:val="single" w:sz="6" w:space="0" w:color="auto"/>
            </w:tcBorders>
            <w:shd w:val="clear" w:color="auto" w:fill="FFFFFF"/>
          </w:tcPr>
          <w:p w14:paraId="2D783449" w14:textId="77777777" w:rsidR="00B12932" w:rsidRPr="00F3552A" w:rsidRDefault="00B12932">
            <w:pPr>
              <w:shd w:val="clear" w:color="auto" w:fill="FFFFFF"/>
              <w:spacing w:line="240" w:lineRule="auto"/>
              <w:jc w:val="center"/>
              <w:rPr>
                <w:ins w:id="1795" w:author="Абрамова Анна Андреевна" w:date="2024-05-16T23:31:00Z"/>
              </w:rPr>
              <w:pPrChange w:id="1796" w:author="Абрамова Анна Андреевна" w:date="2024-05-16T23:46:00Z">
                <w:pPr>
                  <w:shd w:val="clear" w:color="auto" w:fill="FFFFFF"/>
                </w:pPr>
              </w:pPrChange>
            </w:pPr>
            <w:ins w:id="1797" w:author="Абрамова Анна Андреевна" w:date="2024-05-16T23:31:00Z">
              <w:r w:rsidRPr="00F3552A">
                <w:rPr>
                  <w:color w:val="000000"/>
                </w:rPr>
                <w:t>97,9</w:t>
              </w:r>
              <w:r>
                <w:rPr>
                  <w:color w:val="000000"/>
                </w:rPr>
                <w:t> %</w:t>
              </w:r>
              <w:r w:rsidRPr="00F3552A">
                <w:rPr>
                  <w:color w:val="000000"/>
                </w:rPr>
                <w:t xml:space="preserve"> (190/194)</w:t>
              </w:r>
            </w:ins>
          </w:p>
        </w:tc>
      </w:tr>
      <w:tr w:rsidR="00B12932" w:rsidRPr="00F3552A" w14:paraId="797F58D8" w14:textId="77777777" w:rsidTr="00FE0F3F">
        <w:trPr>
          <w:ins w:id="1798" w:author="Абрамова Анна Андреевна" w:date="2024-05-16T23:31:00Z"/>
        </w:trPr>
        <w:tc>
          <w:tcPr>
            <w:tcW w:w="2787" w:type="dxa"/>
            <w:tcBorders>
              <w:top w:val="nil"/>
              <w:left w:val="single" w:sz="6" w:space="0" w:color="auto"/>
              <w:bottom w:val="single" w:sz="6" w:space="0" w:color="auto"/>
              <w:right w:val="single" w:sz="6" w:space="0" w:color="auto"/>
            </w:tcBorders>
            <w:shd w:val="clear" w:color="auto" w:fill="FFFFFF"/>
          </w:tcPr>
          <w:p w14:paraId="34863EE0" w14:textId="77777777" w:rsidR="00B12932" w:rsidRPr="00F3552A" w:rsidRDefault="00B12932">
            <w:pPr>
              <w:shd w:val="clear" w:color="auto" w:fill="FFFFFF"/>
              <w:spacing w:line="240" w:lineRule="auto"/>
              <w:jc w:val="center"/>
              <w:rPr>
                <w:ins w:id="1799" w:author="Абрамова Анна Андреевна" w:date="2024-05-16T23:31:00Z"/>
              </w:rPr>
              <w:pPrChange w:id="1800" w:author="Абрамова Анна Андреевна" w:date="2024-05-16T23:46:00Z">
                <w:pPr>
                  <w:shd w:val="clear" w:color="auto" w:fill="FFFFFF"/>
                </w:pPr>
              </w:pPrChange>
            </w:pPr>
            <w:ins w:id="1801" w:author="Абрамова Анна Андреевна" w:date="2024-05-16T23:31:00Z">
              <w:r w:rsidRPr="00F3552A">
                <w:rPr>
                  <w:color w:val="000000"/>
                </w:rPr>
                <w:t>95 % ДИ</w:t>
              </w:r>
            </w:ins>
          </w:p>
        </w:tc>
        <w:tc>
          <w:tcPr>
            <w:tcW w:w="2216" w:type="dxa"/>
            <w:tcBorders>
              <w:top w:val="nil"/>
              <w:left w:val="single" w:sz="6" w:space="0" w:color="auto"/>
              <w:bottom w:val="single" w:sz="6" w:space="0" w:color="auto"/>
              <w:right w:val="single" w:sz="6" w:space="0" w:color="auto"/>
            </w:tcBorders>
            <w:shd w:val="clear" w:color="auto" w:fill="FFFFFF"/>
          </w:tcPr>
          <w:p w14:paraId="1D26F1D1" w14:textId="77777777" w:rsidR="00B12932" w:rsidRPr="00F3552A" w:rsidRDefault="00B12932">
            <w:pPr>
              <w:shd w:val="clear" w:color="auto" w:fill="FFFFFF"/>
              <w:spacing w:line="240" w:lineRule="auto"/>
              <w:jc w:val="center"/>
              <w:rPr>
                <w:ins w:id="1802" w:author="Абрамова Анна Андреевна" w:date="2024-05-16T23:31:00Z"/>
              </w:rPr>
              <w:pPrChange w:id="1803" w:author="Абрамова Анна Андреевна" w:date="2024-05-16T23:46:00Z">
                <w:pPr>
                  <w:shd w:val="clear" w:color="auto" w:fill="FFFFFF"/>
                </w:pPr>
              </w:pPrChange>
            </w:pPr>
            <w:ins w:id="1804" w:author="Абрамова Анна Андреевна" w:date="2024-05-16T23:31:00Z">
              <w:r w:rsidRPr="00F3552A">
                <w:rPr>
                  <w:color w:val="000000"/>
                </w:rPr>
                <w:t>92,9 - 98,0</w:t>
              </w:r>
              <w:r>
                <w:rPr>
                  <w:color w:val="000000"/>
                </w:rPr>
                <w:t> %</w:t>
              </w:r>
            </w:ins>
          </w:p>
        </w:tc>
        <w:tc>
          <w:tcPr>
            <w:tcW w:w="2167" w:type="dxa"/>
            <w:tcBorders>
              <w:top w:val="nil"/>
              <w:left w:val="single" w:sz="6" w:space="0" w:color="auto"/>
              <w:bottom w:val="single" w:sz="6" w:space="0" w:color="auto"/>
              <w:right w:val="single" w:sz="6" w:space="0" w:color="auto"/>
            </w:tcBorders>
            <w:shd w:val="clear" w:color="auto" w:fill="FFFFFF"/>
          </w:tcPr>
          <w:p w14:paraId="7A179B9D" w14:textId="77777777" w:rsidR="00B12932" w:rsidRPr="00F3552A" w:rsidRDefault="00B12932">
            <w:pPr>
              <w:shd w:val="clear" w:color="auto" w:fill="FFFFFF"/>
              <w:spacing w:line="240" w:lineRule="auto"/>
              <w:jc w:val="center"/>
              <w:rPr>
                <w:ins w:id="1805" w:author="Абрамова Анна Андреевна" w:date="2024-05-16T23:31:00Z"/>
              </w:rPr>
              <w:pPrChange w:id="1806" w:author="Абрамова Анна Андреевна" w:date="2024-05-16T23:46:00Z">
                <w:pPr>
                  <w:shd w:val="clear" w:color="auto" w:fill="FFFFFF"/>
                </w:pPr>
              </w:pPrChange>
            </w:pPr>
            <w:ins w:id="1807" w:author="Абрамова Анна Андреевна" w:date="2024-05-16T23:31:00Z">
              <w:r w:rsidRPr="00F3552A">
                <w:rPr>
                  <w:color w:val="000000"/>
                </w:rPr>
                <w:t>82,8 - 96,4</w:t>
              </w:r>
              <w:r>
                <w:rPr>
                  <w:color w:val="000000"/>
                </w:rPr>
                <w:t> %</w:t>
              </w:r>
            </w:ins>
          </w:p>
        </w:tc>
        <w:tc>
          <w:tcPr>
            <w:tcW w:w="2172" w:type="dxa"/>
            <w:tcBorders>
              <w:top w:val="nil"/>
              <w:left w:val="single" w:sz="6" w:space="0" w:color="auto"/>
              <w:bottom w:val="single" w:sz="6" w:space="0" w:color="auto"/>
              <w:right w:val="single" w:sz="6" w:space="0" w:color="auto"/>
            </w:tcBorders>
            <w:shd w:val="clear" w:color="auto" w:fill="FFFFFF"/>
          </w:tcPr>
          <w:p w14:paraId="76B9DB2E" w14:textId="77777777" w:rsidR="00B12932" w:rsidRPr="00F3552A" w:rsidRDefault="00B12932">
            <w:pPr>
              <w:shd w:val="clear" w:color="auto" w:fill="FFFFFF"/>
              <w:spacing w:line="240" w:lineRule="auto"/>
              <w:jc w:val="center"/>
              <w:rPr>
                <w:ins w:id="1808" w:author="Абрамова Анна Андреевна" w:date="2024-05-16T23:31:00Z"/>
              </w:rPr>
              <w:pPrChange w:id="1809" w:author="Абрамова Анна Андреевна" w:date="2024-05-16T23:46:00Z">
                <w:pPr>
                  <w:shd w:val="clear" w:color="auto" w:fill="FFFFFF"/>
                </w:pPr>
              </w:pPrChange>
            </w:pPr>
            <w:ins w:id="1810" w:author="Абрамова Анна Андреевна" w:date="2024-05-16T23:31:00Z">
              <w:r w:rsidRPr="00F3552A">
                <w:rPr>
                  <w:color w:val="000000"/>
                </w:rPr>
                <w:t>92,8 - 98,6</w:t>
              </w:r>
              <w:r>
                <w:rPr>
                  <w:color w:val="000000"/>
                </w:rPr>
                <w:t> %</w:t>
              </w:r>
            </w:ins>
          </w:p>
        </w:tc>
      </w:tr>
      <w:tr w:rsidR="00B12932" w:rsidRPr="00F3552A" w14:paraId="60AD484B" w14:textId="77777777" w:rsidTr="00FE0F3F">
        <w:trPr>
          <w:ins w:id="1811" w:author="Абрамова Анна Андреевна" w:date="2024-05-16T23:31:00Z"/>
        </w:trPr>
        <w:tc>
          <w:tcPr>
            <w:tcW w:w="2787" w:type="dxa"/>
            <w:tcBorders>
              <w:top w:val="single" w:sz="6" w:space="0" w:color="auto"/>
              <w:left w:val="single" w:sz="6" w:space="0" w:color="auto"/>
              <w:bottom w:val="nil"/>
              <w:right w:val="single" w:sz="6" w:space="0" w:color="auto"/>
            </w:tcBorders>
            <w:shd w:val="clear" w:color="auto" w:fill="FFFFFF"/>
          </w:tcPr>
          <w:p w14:paraId="3795F880" w14:textId="77777777" w:rsidR="00B12932" w:rsidRPr="00F3552A" w:rsidRDefault="00B12932">
            <w:pPr>
              <w:shd w:val="clear" w:color="auto" w:fill="FFFFFF"/>
              <w:spacing w:line="240" w:lineRule="auto"/>
              <w:jc w:val="center"/>
              <w:rPr>
                <w:ins w:id="1812" w:author="Абрамова Анна Андреевна" w:date="2024-05-16T23:31:00Z"/>
              </w:rPr>
              <w:pPrChange w:id="1813" w:author="Абрамова Анна Андреевна" w:date="2024-05-16T23:46:00Z">
                <w:pPr>
                  <w:shd w:val="clear" w:color="auto" w:fill="FFFFFF"/>
                </w:pPr>
              </w:pPrChange>
            </w:pPr>
            <w:ins w:id="1814" w:author="Абрамова Анна Андреевна" w:date="2024-05-16T23:31:00Z">
              <w:r w:rsidRPr="00F3552A">
                <w:rPr>
                  <w:color w:val="000000"/>
                </w:rPr>
                <w:t>SVR с Y93H</w:t>
              </w:r>
            </w:ins>
          </w:p>
        </w:tc>
        <w:tc>
          <w:tcPr>
            <w:tcW w:w="2216" w:type="dxa"/>
            <w:tcBorders>
              <w:top w:val="single" w:sz="6" w:space="0" w:color="auto"/>
              <w:left w:val="single" w:sz="6" w:space="0" w:color="auto"/>
              <w:bottom w:val="nil"/>
              <w:right w:val="single" w:sz="6" w:space="0" w:color="auto"/>
            </w:tcBorders>
            <w:shd w:val="clear" w:color="auto" w:fill="FFFFFF"/>
          </w:tcPr>
          <w:p w14:paraId="0F6B09F0" w14:textId="77777777" w:rsidR="00B12932" w:rsidRPr="00F3552A" w:rsidRDefault="00B12932">
            <w:pPr>
              <w:shd w:val="clear" w:color="auto" w:fill="FFFFFF"/>
              <w:spacing w:line="240" w:lineRule="auto"/>
              <w:jc w:val="center"/>
              <w:rPr>
                <w:ins w:id="1815" w:author="Абрамова Анна Андреевна" w:date="2024-05-16T23:31:00Z"/>
              </w:rPr>
              <w:pPrChange w:id="1816" w:author="Абрамова Анна Андреевна" w:date="2024-05-16T23:46:00Z">
                <w:pPr>
                  <w:shd w:val="clear" w:color="auto" w:fill="FFFFFF"/>
                </w:pPr>
              </w:pPrChange>
            </w:pPr>
            <w:ins w:id="1817" w:author="Абрамова Анна Андреевна" w:date="2024-05-16T23:31:00Z">
              <w:r w:rsidRPr="00F3552A">
                <w:rPr>
                  <w:color w:val="000000"/>
                </w:rPr>
                <w:t>84,0</w:t>
              </w:r>
              <w:r>
                <w:rPr>
                  <w:color w:val="000000"/>
                </w:rPr>
                <w:t> %</w:t>
              </w:r>
              <w:r w:rsidRPr="00F3552A">
                <w:rPr>
                  <w:color w:val="000000"/>
                </w:rPr>
                <w:t xml:space="preserve"> (21/25)</w:t>
              </w:r>
            </w:ins>
          </w:p>
        </w:tc>
        <w:tc>
          <w:tcPr>
            <w:tcW w:w="2167" w:type="dxa"/>
            <w:tcBorders>
              <w:top w:val="single" w:sz="6" w:space="0" w:color="auto"/>
              <w:left w:val="single" w:sz="6" w:space="0" w:color="auto"/>
              <w:bottom w:val="nil"/>
              <w:right w:val="single" w:sz="6" w:space="0" w:color="auto"/>
            </w:tcBorders>
            <w:shd w:val="clear" w:color="auto" w:fill="FFFFFF"/>
          </w:tcPr>
          <w:p w14:paraId="186901F3" w14:textId="77777777" w:rsidR="00B12932" w:rsidRPr="00F3552A" w:rsidRDefault="00B12932">
            <w:pPr>
              <w:shd w:val="clear" w:color="auto" w:fill="FFFFFF"/>
              <w:spacing w:line="240" w:lineRule="auto"/>
              <w:jc w:val="center"/>
              <w:rPr>
                <w:ins w:id="1818" w:author="Абрамова Анна Андреевна" w:date="2024-05-16T23:31:00Z"/>
              </w:rPr>
              <w:pPrChange w:id="1819" w:author="Абрамова Анна Андреевна" w:date="2024-05-16T23:46:00Z">
                <w:pPr>
                  <w:shd w:val="clear" w:color="auto" w:fill="FFFFFF"/>
                </w:pPr>
              </w:pPrChange>
            </w:pPr>
            <w:ins w:id="1820" w:author="Абрамова Анна Андреевна" w:date="2024-05-16T23:31:00Z">
              <w:r w:rsidRPr="00F3552A">
                <w:rPr>
                  <w:color w:val="000000"/>
                </w:rPr>
                <w:t>50,0</w:t>
              </w:r>
              <w:r>
                <w:rPr>
                  <w:color w:val="000000"/>
                </w:rPr>
                <w:t> %</w:t>
              </w:r>
              <w:r w:rsidRPr="00F3552A">
                <w:rPr>
                  <w:color w:val="000000"/>
                </w:rPr>
                <w:t xml:space="preserve"> (2/4)</w:t>
              </w:r>
            </w:ins>
          </w:p>
        </w:tc>
        <w:tc>
          <w:tcPr>
            <w:tcW w:w="2172" w:type="dxa"/>
            <w:tcBorders>
              <w:top w:val="single" w:sz="6" w:space="0" w:color="auto"/>
              <w:left w:val="single" w:sz="6" w:space="0" w:color="auto"/>
              <w:bottom w:val="nil"/>
              <w:right w:val="single" w:sz="6" w:space="0" w:color="auto"/>
            </w:tcBorders>
            <w:shd w:val="clear" w:color="auto" w:fill="FFFFFF"/>
          </w:tcPr>
          <w:p w14:paraId="0F7C7EE1" w14:textId="77777777" w:rsidR="00B12932" w:rsidRPr="00F3552A" w:rsidRDefault="00B12932">
            <w:pPr>
              <w:shd w:val="clear" w:color="auto" w:fill="FFFFFF"/>
              <w:spacing w:line="240" w:lineRule="auto"/>
              <w:jc w:val="center"/>
              <w:rPr>
                <w:ins w:id="1821" w:author="Абрамова Анна Андреевна" w:date="2024-05-16T23:31:00Z"/>
              </w:rPr>
              <w:pPrChange w:id="1822" w:author="Абрамова Анна Андреевна" w:date="2024-05-16T23:46:00Z">
                <w:pPr>
                  <w:shd w:val="clear" w:color="auto" w:fill="FFFFFF"/>
                </w:pPr>
              </w:pPrChange>
            </w:pPr>
            <w:ins w:id="1823" w:author="Абрамова Анна Андреевна" w:date="2024-05-16T23:31:00Z">
              <w:r w:rsidRPr="00F3552A">
                <w:rPr>
                  <w:color w:val="000000"/>
                </w:rPr>
                <w:t>90,5</w:t>
              </w:r>
              <w:r>
                <w:rPr>
                  <w:color w:val="000000"/>
                </w:rPr>
                <w:t> %</w:t>
              </w:r>
              <w:r w:rsidRPr="00F3552A">
                <w:rPr>
                  <w:color w:val="000000"/>
                </w:rPr>
                <w:t xml:space="preserve"> (19/21)</w:t>
              </w:r>
            </w:ins>
          </w:p>
        </w:tc>
      </w:tr>
      <w:tr w:rsidR="00B12932" w:rsidRPr="00F3552A" w14:paraId="417E6A54" w14:textId="77777777" w:rsidTr="00FE0F3F">
        <w:trPr>
          <w:ins w:id="1824" w:author="Абрамова Анна Андреевна" w:date="2024-05-16T23:31:00Z"/>
        </w:trPr>
        <w:tc>
          <w:tcPr>
            <w:tcW w:w="2787" w:type="dxa"/>
            <w:tcBorders>
              <w:top w:val="nil"/>
              <w:left w:val="single" w:sz="6" w:space="0" w:color="auto"/>
              <w:bottom w:val="single" w:sz="6" w:space="0" w:color="auto"/>
              <w:right w:val="single" w:sz="6" w:space="0" w:color="auto"/>
            </w:tcBorders>
            <w:shd w:val="clear" w:color="auto" w:fill="FFFFFF"/>
          </w:tcPr>
          <w:p w14:paraId="71512B65" w14:textId="77777777" w:rsidR="00B12932" w:rsidRPr="00F3552A" w:rsidRDefault="00B12932">
            <w:pPr>
              <w:shd w:val="clear" w:color="auto" w:fill="FFFFFF"/>
              <w:spacing w:line="240" w:lineRule="auto"/>
              <w:jc w:val="center"/>
              <w:rPr>
                <w:ins w:id="1825" w:author="Абрамова Анна Андреевна" w:date="2024-05-16T23:31:00Z"/>
              </w:rPr>
              <w:pPrChange w:id="1826" w:author="Абрамова Анна Андреевна" w:date="2024-05-16T23:46:00Z">
                <w:pPr>
                  <w:shd w:val="clear" w:color="auto" w:fill="FFFFFF"/>
                </w:pPr>
              </w:pPrChange>
            </w:pPr>
            <w:ins w:id="1827" w:author="Абрамова Анна Андреевна" w:date="2024-05-16T23:31:00Z">
              <w:r w:rsidRPr="00F3552A">
                <w:rPr>
                  <w:color w:val="000000"/>
                </w:rPr>
                <w:t>95 % ДИ</w:t>
              </w:r>
            </w:ins>
          </w:p>
        </w:tc>
        <w:tc>
          <w:tcPr>
            <w:tcW w:w="2216" w:type="dxa"/>
            <w:tcBorders>
              <w:top w:val="nil"/>
              <w:left w:val="single" w:sz="6" w:space="0" w:color="auto"/>
              <w:bottom w:val="single" w:sz="6" w:space="0" w:color="auto"/>
              <w:right w:val="single" w:sz="6" w:space="0" w:color="auto"/>
            </w:tcBorders>
            <w:shd w:val="clear" w:color="auto" w:fill="FFFFFF"/>
          </w:tcPr>
          <w:p w14:paraId="51FAA485" w14:textId="77777777" w:rsidR="00B12932" w:rsidRPr="00F3552A" w:rsidRDefault="00B12932">
            <w:pPr>
              <w:shd w:val="clear" w:color="auto" w:fill="FFFFFF"/>
              <w:spacing w:line="240" w:lineRule="auto"/>
              <w:jc w:val="center"/>
              <w:rPr>
                <w:ins w:id="1828" w:author="Абрамова Анна Андреевна" w:date="2024-05-16T23:31:00Z"/>
              </w:rPr>
              <w:pPrChange w:id="1829" w:author="Абрамова Анна Андреевна" w:date="2024-05-16T23:46:00Z">
                <w:pPr>
                  <w:shd w:val="clear" w:color="auto" w:fill="FFFFFF"/>
                </w:pPr>
              </w:pPrChange>
            </w:pPr>
            <w:ins w:id="1830" w:author="Абрамова Анна Андреевна" w:date="2024-05-16T23:31:00Z">
              <w:r w:rsidRPr="00F3552A">
                <w:rPr>
                  <w:color w:val="000000"/>
                </w:rPr>
                <w:t>63,9 - 95,5</w:t>
              </w:r>
              <w:r>
                <w:rPr>
                  <w:color w:val="000000"/>
                </w:rPr>
                <w:t> %</w:t>
              </w:r>
            </w:ins>
          </w:p>
        </w:tc>
        <w:tc>
          <w:tcPr>
            <w:tcW w:w="2167" w:type="dxa"/>
            <w:tcBorders>
              <w:top w:val="nil"/>
              <w:left w:val="single" w:sz="6" w:space="0" w:color="auto"/>
              <w:bottom w:val="single" w:sz="6" w:space="0" w:color="auto"/>
              <w:right w:val="single" w:sz="6" w:space="0" w:color="auto"/>
            </w:tcBorders>
            <w:shd w:val="clear" w:color="auto" w:fill="FFFFFF"/>
          </w:tcPr>
          <w:p w14:paraId="178672A3" w14:textId="77777777" w:rsidR="00B12932" w:rsidRPr="00F3552A" w:rsidRDefault="00B12932">
            <w:pPr>
              <w:shd w:val="clear" w:color="auto" w:fill="FFFFFF"/>
              <w:spacing w:line="240" w:lineRule="auto"/>
              <w:jc w:val="center"/>
              <w:rPr>
                <w:ins w:id="1831" w:author="Абрамова Анна Андреевна" w:date="2024-05-16T23:31:00Z"/>
              </w:rPr>
              <w:pPrChange w:id="1832" w:author="Абрамова Анна Андреевна" w:date="2024-05-16T23:46:00Z">
                <w:pPr>
                  <w:shd w:val="clear" w:color="auto" w:fill="FFFFFF"/>
                </w:pPr>
              </w:pPrChange>
            </w:pPr>
            <w:ins w:id="1833" w:author="Абрамова Анна Андреевна" w:date="2024-05-16T23:31:00Z">
              <w:r w:rsidRPr="00F3552A">
                <w:rPr>
                  <w:color w:val="000000"/>
                </w:rPr>
                <w:t>6,8 - 93,2</w:t>
              </w:r>
              <w:r>
                <w:rPr>
                  <w:color w:val="000000"/>
                </w:rPr>
                <w:t> %</w:t>
              </w:r>
            </w:ins>
          </w:p>
        </w:tc>
        <w:tc>
          <w:tcPr>
            <w:tcW w:w="2172" w:type="dxa"/>
            <w:tcBorders>
              <w:top w:val="nil"/>
              <w:left w:val="single" w:sz="6" w:space="0" w:color="auto"/>
              <w:bottom w:val="single" w:sz="6" w:space="0" w:color="auto"/>
              <w:right w:val="single" w:sz="6" w:space="0" w:color="auto"/>
            </w:tcBorders>
            <w:shd w:val="clear" w:color="auto" w:fill="FFFFFF"/>
          </w:tcPr>
          <w:p w14:paraId="1BE89568" w14:textId="77777777" w:rsidR="00B12932" w:rsidRPr="00F3552A" w:rsidRDefault="00B12932">
            <w:pPr>
              <w:shd w:val="clear" w:color="auto" w:fill="FFFFFF"/>
              <w:spacing w:line="240" w:lineRule="auto"/>
              <w:jc w:val="center"/>
              <w:rPr>
                <w:ins w:id="1834" w:author="Абрамова Анна Андреевна" w:date="2024-05-16T23:31:00Z"/>
              </w:rPr>
              <w:pPrChange w:id="1835" w:author="Абрамова Анна Андреевна" w:date="2024-05-16T23:46:00Z">
                <w:pPr>
                  <w:shd w:val="clear" w:color="auto" w:fill="FFFFFF"/>
                </w:pPr>
              </w:pPrChange>
            </w:pPr>
            <w:ins w:id="1836" w:author="Абрамова Анна Андреевна" w:date="2024-05-16T23:31:00Z">
              <w:r w:rsidRPr="00F3552A">
                <w:rPr>
                  <w:color w:val="000000"/>
                </w:rPr>
                <w:t>69,6 - 98,8</w:t>
              </w:r>
              <w:r>
                <w:rPr>
                  <w:color w:val="000000"/>
                </w:rPr>
                <w:t> %</w:t>
              </w:r>
            </w:ins>
          </w:p>
        </w:tc>
      </w:tr>
      <w:tr w:rsidR="00B12932" w:rsidRPr="00F3552A" w14:paraId="0F457E37" w14:textId="77777777" w:rsidTr="00FE0F3F">
        <w:trPr>
          <w:ins w:id="1837" w:author="Абрамова Анна Андреевна" w:date="2024-05-16T23:31:00Z"/>
        </w:trPr>
        <w:tc>
          <w:tcPr>
            <w:tcW w:w="2787" w:type="dxa"/>
            <w:tcBorders>
              <w:top w:val="single" w:sz="6" w:space="0" w:color="auto"/>
              <w:left w:val="single" w:sz="6" w:space="0" w:color="auto"/>
              <w:bottom w:val="nil"/>
              <w:right w:val="single" w:sz="6" w:space="0" w:color="auto"/>
            </w:tcBorders>
            <w:shd w:val="clear" w:color="auto" w:fill="FFFFFF"/>
          </w:tcPr>
          <w:p w14:paraId="76324535" w14:textId="77777777" w:rsidR="00B12932" w:rsidRPr="00F3552A" w:rsidRDefault="00B12932">
            <w:pPr>
              <w:shd w:val="clear" w:color="auto" w:fill="FFFFFF"/>
              <w:spacing w:line="240" w:lineRule="auto"/>
              <w:jc w:val="center"/>
              <w:rPr>
                <w:ins w:id="1838" w:author="Абрамова Анна Андреевна" w:date="2024-05-16T23:31:00Z"/>
              </w:rPr>
              <w:pPrChange w:id="1839" w:author="Абрамова Анна Андреевна" w:date="2024-05-16T23:46:00Z">
                <w:pPr>
                  <w:shd w:val="clear" w:color="auto" w:fill="FFFFFF"/>
                </w:pPr>
              </w:pPrChange>
            </w:pPr>
            <w:ins w:id="1840" w:author="Абрамова Анна Андреевна" w:date="2024-05-16T23:31:00Z">
              <w:r w:rsidRPr="00F3552A">
                <w:rPr>
                  <w:color w:val="000000"/>
                </w:rPr>
                <w:t>SVR без Y93H</w:t>
              </w:r>
            </w:ins>
          </w:p>
        </w:tc>
        <w:tc>
          <w:tcPr>
            <w:tcW w:w="2216" w:type="dxa"/>
            <w:tcBorders>
              <w:top w:val="single" w:sz="6" w:space="0" w:color="auto"/>
              <w:left w:val="single" w:sz="6" w:space="0" w:color="auto"/>
              <w:bottom w:val="nil"/>
              <w:right w:val="single" w:sz="6" w:space="0" w:color="auto"/>
            </w:tcBorders>
            <w:shd w:val="clear" w:color="auto" w:fill="FFFFFF"/>
          </w:tcPr>
          <w:p w14:paraId="0196060F" w14:textId="77777777" w:rsidR="00B12932" w:rsidRPr="00F3552A" w:rsidRDefault="00B12932">
            <w:pPr>
              <w:shd w:val="clear" w:color="auto" w:fill="FFFFFF"/>
              <w:spacing w:line="240" w:lineRule="auto"/>
              <w:jc w:val="center"/>
              <w:rPr>
                <w:ins w:id="1841" w:author="Абрамова Анна Андреевна" w:date="2024-05-16T23:31:00Z"/>
              </w:rPr>
              <w:pPrChange w:id="1842" w:author="Абрамова Анна Андреевна" w:date="2024-05-16T23:46:00Z">
                <w:pPr>
                  <w:shd w:val="clear" w:color="auto" w:fill="FFFFFF"/>
                </w:pPr>
              </w:pPrChange>
            </w:pPr>
            <w:ins w:id="1843" w:author="Абрамова Анна Андреевна" w:date="2024-05-16T23:31:00Z">
              <w:r w:rsidRPr="00F3552A">
                <w:rPr>
                  <w:color w:val="000000"/>
                </w:rPr>
                <w:t>96,4</w:t>
              </w:r>
              <w:r>
                <w:rPr>
                  <w:color w:val="000000"/>
                </w:rPr>
                <w:t> %</w:t>
              </w:r>
              <w:r w:rsidRPr="00F3552A">
                <w:rPr>
                  <w:color w:val="000000"/>
                </w:rPr>
                <w:t xml:space="preserve"> (242/249)</w:t>
              </w:r>
            </w:ins>
          </w:p>
        </w:tc>
        <w:tc>
          <w:tcPr>
            <w:tcW w:w="2167" w:type="dxa"/>
            <w:tcBorders>
              <w:top w:val="single" w:sz="6" w:space="0" w:color="auto"/>
              <w:left w:val="single" w:sz="6" w:space="0" w:color="auto"/>
              <w:bottom w:val="nil"/>
              <w:right w:val="single" w:sz="6" w:space="0" w:color="auto"/>
            </w:tcBorders>
            <w:shd w:val="clear" w:color="auto" w:fill="FFFFFF"/>
          </w:tcPr>
          <w:p w14:paraId="73730E0A" w14:textId="77777777" w:rsidR="00B12932" w:rsidRPr="00F3552A" w:rsidRDefault="00B12932">
            <w:pPr>
              <w:shd w:val="clear" w:color="auto" w:fill="FFFFFF"/>
              <w:spacing w:line="240" w:lineRule="auto"/>
              <w:jc w:val="center"/>
              <w:rPr>
                <w:ins w:id="1844" w:author="Абрамова Анна Андреевна" w:date="2024-05-16T23:31:00Z"/>
              </w:rPr>
              <w:pPrChange w:id="1845" w:author="Абрамова Анна Андреевна" w:date="2024-05-16T23:46:00Z">
                <w:pPr>
                  <w:shd w:val="clear" w:color="auto" w:fill="FFFFFF"/>
                </w:pPr>
              </w:pPrChange>
            </w:pPr>
            <w:ins w:id="1846" w:author="Абрамова Анна Андреевна" w:date="2024-05-16T23:31:00Z">
              <w:r w:rsidRPr="00F3552A">
                <w:rPr>
                  <w:color w:val="000000"/>
                </w:rPr>
                <w:t>93,4</w:t>
              </w:r>
              <w:r>
                <w:rPr>
                  <w:color w:val="000000"/>
                </w:rPr>
                <w:t> %</w:t>
              </w:r>
              <w:r w:rsidRPr="00F3552A">
                <w:rPr>
                  <w:color w:val="000000"/>
                </w:rPr>
                <w:t xml:space="preserve"> (71/76)</w:t>
              </w:r>
            </w:ins>
          </w:p>
        </w:tc>
        <w:tc>
          <w:tcPr>
            <w:tcW w:w="2172" w:type="dxa"/>
            <w:tcBorders>
              <w:top w:val="single" w:sz="6" w:space="0" w:color="auto"/>
              <w:left w:val="single" w:sz="6" w:space="0" w:color="auto"/>
              <w:bottom w:val="nil"/>
              <w:right w:val="single" w:sz="6" w:space="0" w:color="auto"/>
            </w:tcBorders>
            <w:shd w:val="clear" w:color="auto" w:fill="FFFFFF"/>
          </w:tcPr>
          <w:p w14:paraId="1FEE965D" w14:textId="77777777" w:rsidR="00B12932" w:rsidRPr="00F3552A" w:rsidRDefault="00B12932">
            <w:pPr>
              <w:shd w:val="clear" w:color="auto" w:fill="FFFFFF"/>
              <w:spacing w:line="240" w:lineRule="auto"/>
              <w:jc w:val="center"/>
              <w:rPr>
                <w:ins w:id="1847" w:author="Абрамова Анна Андреевна" w:date="2024-05-16T23:31:00Z"/>
              </w:rPr>
              <w:pPrChange w:id="1848" w:author="Абрамова Анна Андреевна" w:date="2024-05-16T23:46:00Z">
                <w:pPr>
                  <w:shd w:val="clear" w:color="auto" w:fill="FFFFFF"/>
                </w:pPr>
              </w:pPrChange>
            </w:pPr>
            <w:ins w:id="1849" w:author="Абрамова Анна Андреевна" w:date="2024-05-16T23:31:00Z">
              <w:r w:rsidRPr="00F3552A">
                <w:rPr>
                  <w:color w:val="000000"/>
                </w:rPr>
                <w:t>98,8</w:t>
              </w:r>
              <w:r>
                <w:rPr>
                  <w:color w:val="000000"/>
                </w:rPr>
                <w:t> %</w:t>
              </w:r>
              <w:r w:rsidRPr="00F3552A">
                <w:rPr>
                  <w:color w:val="000000"/>
                </w:rPr>
                <w:t xml:space="preserve"> (171/173)</w:t>
              </w:r>
            </w:ins>
          </w:p>
        </w:tc>
      </w:tr>
      <w:tr w:rsidR="00B12932" w:rsidRPr="00F3552A" w14:paraId="680FB7FB" w14:textId="77777777" w:rsidTr="00FE0F3F">
        <w:trPr>
          <w:ins w:id="1850" w:author="Абрамова Анна Андреевна" w:date="2024-05-16T23:31:00Z"/>
        </w:trPr>
        <w:tc>
          <w:tcPr>
            <w:tcW w:w="2787" w:type="dxa"/>
            <w:tcBorders>
              <w:top w:val="nil"/>
              <w:left w:val="single" w:sz="6" w:space="0" w:color="auto"/>
              <w:bottom w:val="single" w:sz="6" w:space="0" w:color="auto"/>
              <w:right w:val="single" w:sz="6" w:space="0" w:color="auto"/>
            </w:tcBorders>
            <w:shd w:val="clear" w:color="auto" w:fill="FFFFFF"/>
          </w:tcPr>
          <w:p w14:paraId="0B18C138" w14:textId="77777777" w:rsidR="00B12932" w:rsidRPr="00F3552A" w:rsidRDefault="00B12932">
            <w:pPr>
              <w:shd w:val="clear" w:color="auto" w:fill="FFFFFF"/>
              <w:spacing w:line="240" w:lineRule="auto"/>
              <w:jc w:val="center"/>
              <w:rPr>
                <w:ins w:id="1851" w:author="Абрамова Анна Андреевна" w:date="2024-05-16T23:31:00Z"/>
              </w:rPr>
              <w:pPrChange w:id="1852" w:author="Абрамова Анна Андреевна" w:date="2024-05-16T23:46:00Z">
                <w:pPr>
                  <w:shd w:val="clear" w:color="auto" w:fill="FFFFFF"/>
                </w:pPr>
              </w:pPrChange>
            </w:pPr>
            <w:ins w:id="1853" w:author="Абрамова Анна Андреевна" w:date="2024-05-16T23:31:00Z">
              <w:r w:rsidRPr="00F3552A">
                <w:rPr>
                  <w:color w:val="000000"/>
                </w:rPr>
                <w:t>95 % ДИ</w:t>
              </w:r>
            </w:ins>
          </w:p>
        </w:tc>
        <w:tc>
          <w:tcPr>
            <w:tcW w:w="2216" w:type="dxa"/>
            <w:tcBorders>
              <w:top w:val="nil"/>
              <w:left w:val="single" w:sz="6" w:space="0" w:color="auto"/>
              <w:bottom w:val="single" w:sz="6" w:space="0" w:color="auto"/>
              <w:right w:val="single" w:sz="6" w:space="0" w:color="auto"/>
            </w:tcBorders>
            <w:shd w:val="clear" w:color="auto" w:fill="FFFFFF"/>
          </w:tcPr>
          <w:p w14:paraId="4FB93D5C" w14:textId="77777777" w:rsidR="00B12932" w:rsidRPr="00F3552A" w:rsidRDefault="00B12932">
            <w:pPr>
              <w:shd w:val="clear" w:color="auto" w:fill="FFFFFF"/>
              <w:spacing w:line="240" w:lineRule="auto"/>
              <w:jc w:val="center"/>
              <w:rPr>
                <w:ins w:id="1854" w:author="Абрамова Анна Андреевна" w:date="2024-05-16T23:31:00Z"/>
              </w:rPr>
              <w:pPrChange w:id="1855" w:author="Абрамова Анна Андреевна" w:date="2024-05-16T23:46:00Z">
                <w:pPr>
                  <w:shd w:val="clear" w:color="auto" w:fill="FFFFFF"/>
                </w:pPr>
              </w:pPrChange>
            </w:pPr>
            <w:ins w:id="1856" w:author="Абрамова Анна Андреевна" w:date="2024-05-16T23:31:00Z">
              <w:r w:rsidRPr="00F3552A">
                <w:rPr>
                  <w:color w:val="000000"/>
                </w:rPr>
                <w:t>94,3 - 98,9</w:t>
              </w:r>
              <w:r>
                <w:rPr>
                  <w:color w:val="000000"/>
                </w:rPr>
                <w:t> %</w:t>
              </w:r>
            </w:ins>
          </w:p>
        </w:tc>
        <w:tc>
          <w:tcPr>
            <w:tcW w:w="2167" w:type="dxa"/>
            <w:tcBorders>
              <w:top w:val="nil"/>
              <w:left w:val="single" w:sz="6" w:space="0" w:color="auto"/>
              <w:bottom w:val="single" w:sz="6" w:space="0" w:color="auto"/>
              <w:right w:val="single" w:sz="6" w:space="0" w:color="auto"/>
            </w:tcBorders>
            <w:shd w:val="clear" w:color="auto" w:fill="FFFFFF"/>
          </w:tcPr>
          <w:p w14:paraId="1073DF39" w14:textId="77777777" w:rsidR="00B12932" w:rsidRPr="00F3552A" w:rsidRDefault="00B12932">
            <w:pPr>
              <w:shd w:val="clear" w:color="auto" w:fill="FFFFFF"/>
              <w:spacing w:line="240" w:lineRule="auto"/>
              <w:jc w:val="center"/>
              <w:rPr>
                <w:ins w:id="1857" w:author="Абрамова Анна Андреевна" w:date="2024-05-16T23:31:00Z"/>
              </w:rPr>
              <w:pPrChange w:id="1858" w:author="Абрамова Анна Андреевна" w:date="2024-05-16T23:46:00Z">
                <w:pPr>
                  <w:shd w:val="clear" w:color="auto" w:fill="FFFFFF"/>
                </w:pPr>
              </w:pPrChange>
            </w:pPr>
            <w:ins w:id="1859" w:author="Абрамова Анна Андреевна" w:date="2024-05-16T23:31:00Z">
              <w:r w:rsidRPr="00F3552A">
                <w:rPr>
                  <w:color w:val="000000"/>
                </w:rPr>
                <w:t>85,3 - 97,8</w:t>
              </w:r>
              <w:r>
                <w:rPr>
                  <w:color w:val="000000"/>
                </w:rPr>
                <w:t> %</w:t>
              </w:r>
            </w:ins>
          </w:p>
        </w:tc>
        <w:tc>
          <w:tcPr>
            <w:tcW w:w="2172" w:type="dxa"/>
            <w:tcBorders>
              <w:top w:val="nil"/>
              <w:left w:val="single" w:sz="6" w:space="0" w:color="auto"/>
              <w:bottom w:val="single" w:sz="6" w:space="0" w:color="auto"/>
              <w:right w:val="single" w:sz="6" w:space="0" w:color="auto"/>
            </w:tcBorders>
            <w:shd w:val="clear" w:color="auto" w:fill="FFFFFF"/>
          </w:tcPr>
          <w:p w14:paraId="4847374B" w14:textId="77777777" w:rsidR="00B12932" w:rsidRPr="00F3552A" w:rsidRDefault="00B12932">
            <w:pPr>
              <w:shd w:val="clear" w:color="auto" w:fill="FFFFFF"/>
              <w:spacing w:line="240" w:lineRule="auto"/>
              <w:jc w:val="center"/>
              <w:rPr>
                <w:ins w:id="1860" w:author="Абрамова Анна Андреевна" w:date="2024-05-16T23:31:00Z"/>
              </w:rPr>
              <w:pPrChange w:id="1861" w:author="Абрамова Анна Андреевна" w:date="2024-05-16T23:46:00Z">
                <w:pPr>
                  <w:shd w:val="clear" w:color="auto" w:fill="FFFFFF"/>
                </w:pPr>
              </w:pPrChange>
            </w:pPr>
            <w:ins w:id="1862" w:author="Абрамова Анна Андреевна" w:date="2024-05-16T23:31:00Z">
              <w:r w:rsidRPr="00F3552A">
                <w:rPr>
                  <w:color w:val="000000"/>
                </w:rPr>
                <w:t>95,9 - 99,9</w:t>
              </w:r>
              <w:r>
                <w:rPr>
                  <w:color w:val="000000"/>
                </w:rPr>
                <w:t> %</w:t>
              </w:r>
            </w:ins>
          </w:p>
        </w:tc>
      </w:tr>
    </w:tbl>
    <w:p w14:paraId="14773476" w14:textId="77777777" w:rsidR="00B12932" w:rsidRDefault="00B12932" w:rsidP="00B12932">
      <w:pPr>
        <w:spacing w:after="0" w:line="240" w:lineRule="auto"/>
        <w:rPr>
          <w:ins w:id="1863" w:author="Абрамова Анна Андреевна" w:date="2024-05-16T23:33:00Z"/>
          <w:b/>
          <w:bCs/>
        </w:rPr>
      </w:pPr>
    </w:p>
    <w:p w14:paraId="5DBC24B4" w14:textId="334F5830" w:rsidR="00B12932" w:rsidRDefault="00B12932" w:rsidP="00B12932">
      <w:pPr>
        <w:spacing w:after="0" w:line="240" w:lineRule="auto"/>
        <w:ind w:firstLine="708"/>
        <w:rPr>
          <w:ins w:id="1864" w:author="Абрамова Анна Андреевна" w:date="2024-05-16T23:45:00Z"/>
        </w:rPr>
      </w:pPr>
      <w:ins w:id="1865" w:author="Абрамова Анна Андреевна" w:date="2024-05-16T23:33:00Z">
        <w:r w:rsidRPr="00B12932">
          <w:rPr>
            <w:rPrChange w:id="1866" w:author="Абрамова Анна Андреевна" w:date="2024-05-16T23:33:00Z">
              <w:rPr>
                <w:b/>
                <w:bCs/>
              </w:rPr>
            </w:rPrChange>
          </w:rPr>
          <w:t xml:space="preserve">RAV к НИ NS5B S282T не были обнаружены в исходной последовательности NS5B ни у одного пациента в исследованиях III фазы. </w:t>
        </w:r>
        <w:r>
          <w:t>УВО</w:t>
        </w:r>
        <w:r w:rsidRPr="00B12932">
          <w:rPr>
            <w:rPrChange w:id="1867" w:author="Абрамова Анна Андреевна" w:date="2024-05-16T23:33:00Z">
              <w:rPr>
                <w:b/>
                <w:bCs/>
              </w:rPr>
            </w:rPrChange>
          </w:rPr>
          <w:t>12 был достигнут у всех 77 пациентов, у которых исходно имелись RAV к НИ NS5B, включая N142T, L159F, E/N237G, C/M289L/I, L320F/I/V, V321A/I и S282G+V321I</w:t>
        </w:r>
      </w:ins>
      <w:ins w:id="1868" w:author="Абрамова Анна Андреевна" w:date="2024-05-17T15:04:00Z">
        <w:r w:rsidR="00C4139E">
          <w:t xml:space="preserve"> </w:t>
        </w:r>
        <w:r w:rsidR="00C4139E" w:rsidRPr="00176E69">
          <w:t>[9]</w:t>
        </w:r>
      </w:ins>
      <w:ins w:id="1869" w:author="Абрамова Анна Андреевна" w:date="2024-05-16T23:33:00Z">
        <w:r w:rsidRPr="00B12932">
          <w:rPr>
            <w:rPrChange w:id="1870" w:author="Абрамова Анна Андреевна" w:date="2024-05-16T23:33:00Z">
              <w:rPr>
                <w:b/>
                <w:bCs/>
              </w:rPr>
            </w:rPrChange>
          </w:rPr>
          <w:t>.</w:t>
        </w:r>
      </w:ins>
    </w:p>
    <w:p w14:paraId="0AB5514C" w14:textId="77777777" w:rsidR="00B12932" w:rsidRPr="00B12932" w:rsidRDefault="00B12932">
      <w:pPr>
        <w:spacing w:after="0" w:line="240" w:lineRule="auto"/>
        <w:ind w:firstLine="708"/>
        <w:rPr>
          <w:ins w:id="1871" w:author="Абрамова Анна Андреевна" w:date="2024-05-16T23:33:00Z"/>
          <w:rPrChange w:id="1872" w:author="Абрамова Анна Андреевна" w:date="2024-05-16T23:33:00Z">
            <w:rPr>
              <w:ins w:id="1873" w:author="Абрамова Анна Андреевна" w:date="2024-05-16T23:33:00Z"/>
              <w:b/>
              <w:bCs/>
            </w:rPr>
          </w:rPrChange>
        </w:rPr>
        <w:pPrChange w:id="1874" w:author="Абрамова Анна Андреевна" w:date="2024-05-16T23:33:00Z">
          <w:pPr>
            <w:spacing w:after="0" w:line="240" w:lineRule="auto"/>
          </w:pPr>
        </w:pPrChange>
      </w:pPr>
    </w:p>
    <w:p w14:paraId="15D8E330" w14:textId="77777777" w:rsidR="00B12932" w:rsidRPr="00B12932" w:rsidRDefault="00B12932" w:rsidP="00B12932">
      <w:pPr>
        <w:spacing w:after="0" w:line="240" w:lineRule="auto"/>
        <w:rPr>
          <w:ins w:id="1875" w:author="Абрамова Анна Андреевна" w:date="2024-05-16T23:45:00Z"/>
          <w:b/>
          <w:bCs/>
          <w:i/>
          <w:iCs/>
          <w:rPrChange w:id="1876" w:author="Абрамова Анна Андреевна" w:date="2024-05-16T23:45:00Z">
            <w:rPr>
              <w:ins w:id="1877" w:author="Абрамова Анна Андреевна" w:date="2024-05-16T23:45:00Z"/>
            </w:rPr>
          </w:rPrChange>
        </w:rPr>
      </w:pPr>
      <w:ins w:id="1878" w:author="Абрамова Анна Андреевна" w:date="2024-05-16T23:33:00Z">
        <w:r w:rsidRPr="00B12932">
          <w:rPr>
            <w:b/>
            <w:bCs/>
            <w:i/>
            <w:iCs/>
            <w:rPrChange w:id="1879" w:author="Абрамова Анна Андреевна" w:date="2024-05-16T23:45:00Z">
              <w:rPr>
                <w:b/>
                <w:bCs/>
              </w:rPr>
            </w:rPrChange>
          </w:rPr>
          <w:t>Исследования у пациентов с декомпенсированным циррозом печени (класс В по классификации CPT)</w:t>
        </w:r>
      </w:ins>
    </w:p>
    <w:p w14:paraId="41F84FF7" w14:textId="77777777" w:rsidR="00B12932" w:rsidRPr="00B12932" w:rsidRDefault="00B12932" w:rsidP="00B12932">
      <w:pPr>
        <w:spacing w:after="0" w:line="240" w:lineRule="auto"/>
        <w:rPr>
          <w:ins w:id="1880" w:author="Абрамова Анна Андреевна" w:date="2024-05-16T23:33:00Z"/>
          <w:rPrChange w:id="1881" w:author="Абрамова Анна Андреевна" w:date="2024-05-16T23:33:00Z">
            <w:rPr>
              <w:ins w:id="1882" w:author="Абрамова Анна Андреевна" w:date="2024-05-16T23:33:00Z"/>
              <w:b/>
              <w:bCs/>
            </w:rPr>
          </w:rPrChange>
        </w:rPr>
      </w:pPr>
    </w:p>
    <w:p w14:paraId="3C905B17" w14:textId="0A7B7354" w:rsidR="00B12932" w:rsidRPr="00B12932" w:rsidRDefault="00B12932">
      <w:pPr>
        <w:spacing w:after="0" w:line="240" w:lineRule="auto"/>
        <w:ind w:firstLine="708"/>
        <w:rPr>
          <w:ins w:id="1883" w:author="Абрамова Анна Андреевна" w:date="2024-05-16T23:33:00Z"/>
          <w:rPrChange w:id="1884" w:author="Абрамова Анна Андреевна" w:date="2024-05-16T23:33:00Z">
            <w:rPr>
              <w:ins w:id="1885" w:author="Абрамова Анна Андреевна" w:date="2024-05-16T23:33:00Z"/>
              <w:b/>
              <w:bCs/>
            </w:rPr>
          </w:rPrChange>
        </w:rPr>
        <w:pPrChange w:id="1886" w:author="Абрамова Анна Андреевна" w:date="2024-05-16T23:45:00Z">
          <w:pPr>
            <w:spacing w:after="0" w:line="240" w:lineRule="auto"/>
          </w:pPr>
        </w:pPrChange>
      </w:pPr>
      <w:ins w:id="1887" w:author="Абрамова Анна Андреевна" w:date="2024-05-16T23:33:00Z">
        <w:r w:rsidRPr="00B12932">
          <w:rPr>
            <w:rPrChange w:id="1888" w:author="Абрамова Анна Андреевна" w:date="2024-05-16T23:33:00Z">
              <w:rPr>
                <w:b/>
                <w:bCs/>
              </w:rPr>
            </w:rPrChange>
          </w:rPr>
          <w:t xml:space="preserve">Были проведены анализы для изучения связи между ранее существовавшими исходными показателями RAV к ингибиторам NS5A и результатами лечения пациентов с декомпенсированным циррозом печени в рамках одного исследования III фазы (ASTRAL-4). Из 87 пациентов, получавших </w:t>
        </w:r>
      </w:ins>
      <w:ins w:id="1889" w:author="Абрамова Анна Андреевна" w:date="2024-05-16T23:45:00Z">
        <w:r>
          <w:t>софосбувир+велпатасвир</w:t>
        </w:r>
      </w:ins>
      <w:ins w:id="1890" w:author="Абрамова Анна Андреевна" w:date="2024-05-16T23:33:00Z">
        <w:r w:rsidRPr="00B12932">
          <w:rPr>
            <w:rPrChange w:id="1891" w:author="Абрамова Анна Андреевна" w:date="2024-05-16T23:33:00Z">
              <w:rPr>
                <w:b/>
                <w:bCs/>
              </w:rPr>
            </w:rPrChange>
          </w:rPr>
          <w:t>+</w:t>
        </w:r>
      </w:ins>
      <w:ins w:id="1892" w:author="Абрамова Анна Андреевна" w:date="2024-05-16T23:45:00Z">
        <w:r>
          <w:t>рибавирин</w:t>
        </w:r>
      </w:ins>
      <w:ins w:id="1893" w:author="Абрамова Анна Андреевна" w:date="2024-05-16T23:33:00Z">
        <w:r w:rsidRPr="00B12932">
          <w:rPr>
            <w:rPrChange w:id="1894" w:author="Абрамова Анна Андреевна" w:date="2024-05-16T23:33:00Z">
              <w:rPr>
                <w:b/>
                <w:bCs/>
              </w:rPr>
            </w:rPrChange>
          </w:rPr>
          <w:t xml:space="preserve">, 85 пациентов были включены в анализ RAV к ингибиторам NS5A; 2 пациента были исключены, поскольку у них не было ни </w:t>
        </w:r>
      </w:ins>
      <w:ins w:id="1895" w:author="Абрамова Анна Андреевна" w:date="2024-05-17T15:05:00Z">
        <w:r w:rsidR="00C4139E">
          <w:t>УВО</w:t>
        </w:r>
      </w:ins>
      <w:ins w:id="1896" w:author="Абрамова Анна Андреевна" w:date="2024-05-16T23:33:00Z">
        <w:r w:rsidRPr="00B12932">
          <w:rPr>
            <w:rPrChange w:id="1897" w:author="Абрамова Анна Андреевна" w:date="2024-05-16T23:33:00Z">
              <w:rPr>
                <w:b/>
                <w:bCs/>
              </w:rPr>
            </w:rPrChange>
          </w:rPr>
          <w:t xml:space="preserve">12, ни вирусологической неэффективности. Среди пациентов, получавших </w:t>
        </w:r>
      </w:ins>
      <w:ins w:id="1898" w:author="Абрамова Анна Андреевна" w:date="2024-05-16T23:46:00Z">
        <w:r>
          <w:t>софосбувир+велпатасвир</w:t>
        </w:r>
        <w:r w:rsidRPr="00176E69">
          <w:t>+</w:t>
        </w:r>
        <w:r>
          <w:t>рибавирин</w:t>
        </w:r>
      </w:ins>
      <w:ins w:id="1899" w:author="Абрамова Анна Андреевна" w:date="2024-05-16T23:33:00Z">
        <w:r w:rsidRPr="00B12932">
          <w:rPr>
            <w:rPrChange w:id="1900" w:author="Абрамова Анна Андреевна" w:date="2024-05-16T23:33:00Z">
              <w:rPr>
                <w:b/>
                <w:bCs/>
              </w:rPr>
            </w:rPrChange>
          </w:rPr>
          <w:t xml:space="preserve"> в течение 12 недель, 29 % (25/85) пациентов имели исходный вирус с RAV к ингибиторам NS5A: 29 % (19/66), 75 % (3/4), 15 % (2/13), и 50 % (1/2) для пациентов с генотипами 1, 2, 3 и 4 ВГС, соответственно.</w:t>
        </w:r>
      </w:ins>
    </w:p>
    <w:p w14:paraId="238FA2DD" w14:textId="4FF5ACD3" w:rsidR="00B12932" w:rsidRDefault="00B12932" w:rsidP="00B12932">
      <w:pPr>
        <w:spacing w:after="0" w:line="240" w:lineRule="auto"/>
        <w:rPr>
          <w:ins w:id="1901" w:author="Абрамова Анна Андреевна" w:date="2024-05-16T23:47:00Z"/>
        </w:rPr>
      </w:pPr>
      <w:ins w:id="1902" w:author="Абрамова Анна Андреевна" w:date="2024-05-16T23:46:00Z">
        <w:r>
          <w:t>УВО</w:t>
        </w:r>
      </w:ins>
      <w:ins w:id="1903" w:author="Абрамова Анна Андреевна" w:date="2024-05-16T23:33:00Z">
        <w:r w:rsidRPr="00B12932">
          <w:rPr>
            <w:rPrChange w:id="1904" w:author="Абрамова Анна Андреевна" w:date="2024-05-16T23:33:00Z">
              <w:rPr>
                <w:b/>
                <w:bCs/>
              </w:rPr>
            </w:rPrChange>
          </w:rPr>
          <w:t xml:space="preserve">12 у пациентов с исходными RAV к ингибиторам NS5A или без них в группе </w:t>
        </w:r>
      </w:ins>
      <w:ins w:id="1905" w:author="Абрамова Анна Андреевна" w:date="2024-05-16T23:46:00Z">
        <w:r>
          <w:t>софосбувир+велпатасвир</w:t>
        </w:r>
        <w:r w:rsidRPr="00176E69">
          <w:t>+</w:t>
        </w:r>
        <w:r>
          <w:t>рибавирин</w:t>
        </w:r>
      </w:ins>
      <w:ins w:id="1906" w:author="Абрамова Анна Андреевна" w:date="2024-05-16T23:33:00Z">
        <w:r w:rsidRPr="00B12932">
          <w:rPr>
            <w:rPrChange w:id="1907" w:author="Абрамова Анна Андреевна" w:date="2024-05-16T23:33:00Z">
              <w:rPr>
                <w:b/>
                <w:bCs/>
              </w:rPr>
            </w:rPrChange>
          </w:rPr>
          <w:t xml:space="preserve"> в течение 12 недель для данного исследования показан в </w:t>
        </w:r>
      </w:ins>
      <w:ins w:id="1908" w:author="Абрамова Анна Андреевна" w:date="2024-05-16T23:47:00Z">
        <w:r>
          <w:t>т</w:t>
        </w:r>
      </w:ins>
      <w:ins w:id="1909" w:author="Абрамова Анна Андреевна" w:date="2024-05-16T23:33:00Z">
        <w:r w:rsidRPr="00B12932">
          <w:rPr>
            <w:rPrChange w:id="1910" w:author="Абрамова Анна Андреевна" w:date="2024-05-16T23:33:00Z">
              <w:rPr>
                <w:b/>
                <w:bCs/>
              </w:rPr>
            </w:rPrChange>
          </w:rPr>
          <w:t xml:space="preserve">аблице </w:t>
        </w:r>
      </w:ins>
      <w:ins w:id="1911" w:author="Абрамова Анна Андреевна" w:date="2024-05-16T23:46:00Z">
        <w:r>
          <w:t>4-6</w:t>
        </w:r>
      </w:ins>
      <w:ins w:id="1912" w:author="Абрамова Анна Андреевна" w:date="2024-05-17T15:04:00Z">
        <w:r w:rsidR="00C4139E">
          <w:t xml:space="preserve"> </w:t>
        </w:r>
        <w:r w:rsidR="00C4139E" w:rsidRPr="00176E69">
          <w:t>[9]</w:t>
        </w:r>
      </w:ins>
      <w:ins w:id="1913" w:author="Абрамова Анна Андреевна" w:date="2024-05-16T23:33:00Z">
        <w:r w:rsidRPr="00B12932">
          <w:rPr>
            <w:rPrChange w:id="1914" w:author="Абрамова Анна Андреевна" w:date="2024-05-16T23:33:00Z">
              <w:rPr>
                <w:b/>
                <w:bCs/>
              </w:rPr>
            </w:rPrChange>
          </w:rPr>
          <w:t>.</w:t>
        </w:r>
      </w:ins>
    </w:p>
    <w:p w14:paraId="67711C0F" w14:textId="77777777" w:rsidR="00B12932" w:rsidRDefault="00B12932" w:rsidP="00B12932">
      <w:pPr>
        <w:spacing w:after="0" w:line="240" w:lineRule="auto"/>
        <w:rPr>
          <w:ins w:id="1915" w:author="Абрамова Анна Андреевна" w:date="2024-05-16T23:47:00Z"/>
          <w:b/>
          <w:bCs/>
        </w:rPr>
      </w:pPr>
    </w:p>
    <w:p w14:paraId="5F3C338A" w14:textId="1F472DB9" w:rsidR="00B12932" w:rsidRDefault="00B12932" w:rsidP="00B12932">
      <w:pPr>
        <w:spacing w:after="0" w:line="240" w:lineRule="auto"/>
        <w:rPr>
          <w:ins w:id="1916" w:author="Абрамова Анна Андреевна" w:date="2024-05-16T23:47:00Z"/>
        </w:rPr>
      </w:pPr>
      <w:ins w:id="1917" w:author="Абрамова Анна Андреевна" w:date="2024-05-16T23:47:00Z">
        <w:r w:rsidRPr="00B12932">
          <w:rPr>
            <w:b/>
            <w:bCs/>
            <w:rPrChange w:id="1918" w:author="Абрамова Анна Андреевна" w:date="2024-05-16T23:47:00Z">
              <w:rPr/>
            </w:rPrChange>
          </w:rPr>
          <w:t xml:space="preserve">Таблица </w:t>
        </w:r>
      </w:ins>
      <w:ins w:id="1919" w:author="Абрамова Анна Андреевна" w:date="2024-05-16T23:50:00Z">
        <w:r>
          <w:rPr>
            <w:b/>
            <w:bCs/>
          </w:rPr>
          <w:t>4-6</w:t>
        </w:r>
      </w:ins>
      <w:ins w:id="1920" w:author="Абрамова Анна Андреевна" w:date="2024-05-16T23:47:00Z">
        <w:r w:rsidRPr="00B12932">
          <w:rPr>
            <w:b/>
            <w:bCs/>
            <w:rPrChange w:id="1921" w:author="Абрамова Анна Андреевна" w:date="2024-05-16T23:47:00Z">
              <w:rPr/>
            </w:rPrChange>
          </w:rPr>
          <w:t>.</w:t>
        </w:r>
        <w:r w:rsidRPr="00B12932">
          <w:t xml:space="preserve"> </w:t>
        </w:r>
        <w:r>
          <w:t>УВО</w:t>
        </w:r>
        <w:r w:rsidRPr="00B12932">
          <w:t>12 у пациентов с исходными RAV к ингибиторам NS5A или без них в зависимости от генотипа ВГС (исследование ASTRAL-4)</w:t>
        </w:r>
        <w:r>
          <w:t>.</w:t>
        </w:r>
      </w:ins>
    </w:p>
    <w:tbl>
      <w:tblPr>
        <w:tblW w:w="5000" w:type="pct"/>
        <w:tblInd w:w="40" w:type="dxa"/>
        <w:tblLayout w:type="fixed"/>
        <w:tblCellMar>
          <w:left w:w="40" w:type="dxa"/>
          <w:right w:w="40" w:type="dxa"/>
        </w:tblCellMar>
        <w:tblLook w:val="0000" w:firstRow="0" w:lastRow="0" w:firstColumn="0" w:lastColumn="0" w:noHBand="0" w:noVBand="0"/>
        <w:tblPrChange w:id="1922" w:author="Абрамова Анна Андреевна" w:date="2024-05-16T23:47:00Z">
          <w:tblPr>
            <w:tblW w:w="5000" w:type="pct"/>
            <w:tblInd w:w="40" w:type="dxa"/>
            <w:tblLayout w:type="fixed"/>
            <w:tblCellMar>
              <w:left w:w="40" w:type="dxa"/>
              <w:right w:w="40" w:type="dxa"/>
            </w:tblCellMar>
            <w:tblLook w:val="0000" w:firstRow="0" w:lastRow="0" w:firstColumn="0" w:lastColumn="0" w:noHBand="0" w:noVBand="0"/>
          </w:tblPr>
        </w:tblPrChange>
      </w:tblPr>
      <w:tblGrid>
        <w:gridCol w:w="2820"/>
        <w:gridCol w:w="1625"/>
        <w:gridCol w:w="1629"/>
        <w:gridCol w:w="1726"/>
        <w:gridCol w:w="1538"/>
        <w:tblGridChange w:id="1923">
          <w:tblGrid>
            <w:gridCol w:w="2820"/>
            <w:gridCol w:w="1625"/>
            <w:gridCol w:w="1629"/>
            <w:gridCol w:w="1726"/>
            <w:gridCol w:w="1538"/>
          </w:tblGrid>
        </w:tblGridChange>
      </w:tblGrid>
      <w:tr w:rsidR="00B12932" w:rsidRPr="00F3552A" w14:paraId="0D461E2F" w14:textId="77777777" w:rsidTr="00B12932">
        <w:trPr>
          <w:ins w:id="1924" w:author="Абрамова Анна Андреевна" w:date="2024-05-16T23:47:00Z"/>
        </w:trPr>
        <w:tc>
          <w:tcPr>
            <w:tcW w:w="2808" w:type="dxa"/>
            <w:vMerge w:val="restart"/>
            <w:tcBorders>
              <w:top w:val="single" w:sz="6" w:space="0" w:color="auto"/>
              <w:left w:val="single" w:sz="6" w:space="0" w:color="auto"/>
              <w:bottom w:val="nil"/>
              <w:right w:val="single" w:sz="6" w:space="0" w:color="auto"/>
            </w:tcBorders>
            <w:shd w:val="clear" w:color="auto" w:fill="D9D9D9" w:themeFill="background1" w:themeFillShade="D9"/>
            <w:tcPrChange w:id="1925" w:author="Абрамова Анна Андреевна" w:date="2024-05-16T23:47:00Z">
              <w:tcPr>
                <w:tcW w:w="2808" w:type="dxa"/>
                <w:vMerge w:val="restart"/>
                <w:tcBorders>
                  <w:top w:val="single" w:sz="6" w:space="0" w:color="auto"/>
                  <w:left w:val="single" w:sz="6" w:space="0" w:color="auto"/>
                  <w:bottom w:val="nil"/>
                  <w:right w:val="single" w:sz="6" w:space="0" w:color="auto"/>
                </w:tcBorders>
                <w:shd w:val="clear" w:color="auto" w:fill="FFFFFF"/>
              </w:tcPr>
            </w:tcPrChange>
          </w:tcPr>
          <w:p w14:paraId="040C98AC" w14:textId="77777777" w:rsidR="00B12932" w:rsidRPr="00F3552A" w:rsidRDefault="00B12932">
            <w:pPr>
              <w:jc w:val="center"/>
              <w:rPr>
                <w:ins w:id="1926" w:author="Абрамова Анна Андреевна" w:date="2024-05-16T23:47:00Z"/>
              </w:rPr>
              <w:pPrChange w:id="1927" w:author="Абрамова Анна Андреевна" w:date="2024-05-16T23:48:00Z">
                <w:pPr>
                  <w:shd w:val="clear" w:color="auto" w:fill="FFFFFF"/>
                </w:pPr>
              </w:pPrChange>
            </w:pPr>
          </w:p>
        </w:tc>
        <w:tc>
          <w:tcPr>
            <w:tcW w:w="6489" w:type="dxa"/>
            <w:gridSpan w:val="4"/>
            <w:tcBorders>
              <w:top w:val="single" w:sz="6" w:space="0" w:color="auto"/>
              <w:left w:val="single" w:sz="6" w:space="0" w:color="auto"/>
              <w:bottom w:val="single" w:sz="6" w:space="0" w:color="auto"/>
              <w:right w:val="single" w:sz="6" w:space="0" w:color="auto"/>
            </w:tcBorders>
            <w:shd w:val="clear" w:color="auto" w:fill="D9D9D9" w:themeFill="background1" w:themeFillShade="D9"/>
            <w:tcPrChange w:id="1928" w:author="Абрамова Анна Андреевна" w:date="2024-05-16T23:47:00Z">
              <w:tcPr>
                <w:tcW w:w="6489" w:type="dxa"/>
                <w:gridSpan w:val="4"/>
                <w:tcBorders>
                  <w:top w:val="single" w:sz="6" w:space="0" w:color="auto"/>
                  <w:left w:val="single" w:sz="6" w:space="0" w:color="auto"/>
                  <w:bottom w:val="single" w:sz="6" w:space="0" w:color="auto"/>
                  <w:right w:val="single" w:sz="6" w:space="0" w:color="auto"/>
                </w:tcBorders>
                <w:shd w:val="clear" w:color="auto" w:fill="FFFFFF"/>
              </w:tcPr>
            </w:tcPrChange>
          </w:tcPr>
          <w:p w14:paraId="72499E2D" w14:textId="77777777" w:rsidR="00B12932" w:rsidRPr="00F3552A" w:rsidRDefault="00B12932">
            <w:pPr>
              <w:jc w:val="center"/>
              <w:rPr>
                <w:ins w:id="1929" w:author="Абрамова Анна Андреевна" w:date="2024-05-16T23:47:00Z"/>
              </w:rPr>
              <w:pPrChange w:id="1930" w:author="Абрамова Анна Андреевна" w:date="2024-05-16T23:48:00Z">
                <w:pPr>
                  <w:shd w:val="clear" w:color="auto" w:fill="FFFFFF"/>
                  <w:jc w:val="center"/>
                </w:pPr>
              </w:pPrChange>
            </w:pPr>
            <w:ins w:id="1931" w:author="Абрамова Анна Андреевна" w:date="2024-05-16T23:47:00Z">
              <w:r w:rsidRPr="00F3552A">
                <w:rPr>
                  <w:b/>
                  <w:bCs/>
                  <w:color w:val="000000"/>
                </w:rPr>
                <w:t>Эпклюза + RBV, 12</w:t>
              </w:r>
              <w:r>
                <w:rPr>
                  <w:b/>
                  <w:bCs/>
                  <w:color w:val="000000"/>
                </w:rPr>
                <w:t> нед</w:t>
              </w:r>
              <w:r w:rsidRPr="00F3552A">
                <w:rPr>
                  <w:b/>
                  <w:bCs/>
                  <w:color w:val="000000"/>
                </w:rPr>
                <w:t>ель</w:t>
              </w:r>
            </w:ins>
          </w:p>
        </w:tc>
      </w:tr>
      <w:tr w:rsidR="00B12932" w:rsidRPr="00F3552A" w14:paraId="34707BA2" w14:textId="77777777" w:rsidTr="00B12932">
        <w:trPr>
          <w:ins w:id="1932" w:author="Абрамова Анна Андреевна" w:date="2024-05-16T23:47:00Z"/>
        </w:trPr>
        <w:tc>
          <w:tcPr>
            <w:tcW w:w="2808" w:type="dxa"/>
            <w:vMerge/>
            <w:tcBorders>
              <w:top w:val="nil"/>
              <w:left w:val="single" w:sz="6" w:space="0" w:color="auto"/>
              <w:bottom w:val="single" w:sz="6" w:space="0" w:color="auto"/>
              <w:right w:val="single" w:sz="6" w:space="0" w:color="auto"/>
            </w:tcBorders>
            <w:shd w:val="clear" w:color="auto" w:fill="D9D9D9" w:themeFill="background1" w:themeFillShade="D9"/>
          </w:tcPr>
          <w:p w14:paraId="5600B1E3" w14:textId="77777777" w:rsidR="00B12932" w:rsidRPr="00F3552A" w:rsidRDefault="00B12932">
            <w:pPr>
              <w:jc w:val="center"/>
              <w:rPr>
                <w:ins w:id="1933" w:author="Абрамова Анна Андреевна" w:date="2024-05-16T23:47:00Z"/>
              </w:rPr>
              <w:pPrChange w:id="1934" w:author="Абрамова Анна Андреевна" w:date="2024-05-16T23:48:00Z">
                <w:pPr/>
              </w:pPrChange>
            </w:pPr>
          </w:p>
          <w:p w14:paraId="73B52FDF" w14:textId="77777777" w:rsidR="00B12932" w:rsidRPr="00F3552A" w:rsidRDefault="00B12932">
            <w:pPr>
              <w:jc w:val="center"/>
              <w:rPr>
                <w:ins w:id="1935" w:author="Абрамова Анна Андреевна" w:date="2024-05-16T23:47:00Z"/>
              </w:rPr>
              <w:pPrChange w:id="1936" w:author="Абрамова Анна Андреевна" w:date="2024-05-16T23:48:00Z">
                <w:pPr/>
              </w:pPrChange>
            </w:pPr>
          </w:p>
        </w:tc>
        <w:tc>
          <w:tcPr>
            <w:tcW w:w="161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8FA791F" w14:textId="77777777" w:rsidR="00B12932" w:rsidRPr="00F3552A" w:rsidRDefault="00B12932">
            <w:pPr>
              <w:jc w:val="center"/>
              <w:rPr>
                <w:ins w:id="1937" w:author="Абрамова Анна Андреевна" w:date="2024-05-16T23:47:00Z"/>
              </w:rPr>
              <w:pPrChange w:id="1938" w:author="Абрамова Анна Андреевна" w:date="2024-05-16T23:48:00Z">
                <w:pPr>
                  <w:shd w:val="clear" w:color="auto" w:fill="FFFFFF"/>
                </w:pPr>
              </w:pPrChange>
            </w:pPr>
            <w:ins w:id="1939" w:author="Абрамова Анна Андреевна" w:date="2024-05-16T23:47:00Z">
              <w:r w:rsidRPr="00F3552A">
                <w:rPr>
                  <w:b/>
                  <w:bCs/>
                  <w:color w:val="000000"/>
                </w:rPr>
                <w:t>Генотип 1</w:t>
              </w:r>
            </w:ins>
          </w:p>
        </w:tc>
        <w:tc>
          <w:tcPr>
            <w:tcW w:w="162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C055E86" w14:textId="77777777" w:rsidR="00B12932" w:rsidRPr="00F3552A" w:rsidRDefault="00B12932">
            <w:pPr>
              <w:jc w:val="center"/>
              <w:rPr>
                <w:ins w:id="1940" w:author="Абрамова Анна Андреевна" w:date="2024-05-16T23:47:00Z"/>
              </w:rPr>
              <w:pPrChange w:id="1941" w:author="Абрамова Анна Андреевна" w:date="2024-05-16T23:48:00Z">
                <w:pPr>
                  <w:shd w:val="clear" w:color="auto" w:fill="FFFFFF"/>
                </w:pPr>
              </w:pPrChange>
            </w:pPr>
            <w:ins w:id="1942" w:author="Абрамова Анна Андреевна" w:date="2024-05-16T23:47:00Z">
              <w:r w:rsidRPr="00F3552A">
                <w:rPr>
                  <w:b/>
                  <w:bCs/>
                  <w:color w:val="000000"/>
                </w:rPr>
                <w:t>Генотип 3</w:t>
              </w:r>
            </w:ins>
          </w:p>
        </w:tc>
        <w:tc>
          <w:tcPr>
            <w:tcW w:w="171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508005D" w14:textId="77777777" w:rsidR="00B12932" w:rsidRPr="00F3552A" w:rsidRDefault="00B12932">
            <w:pPr>
              <w:jc w:val="center"/>
              <w:rPr>
                <w:ins w:id="1943" w:author="Абрамова Анна Андреевна" w:date="2024-05-16T23:47:00Z"/>
              </w:rPr>
              <w:pPrChange w:id="1944" w:author="Абрамова Анна Андреевна" w:date="2024-05-16T23:48:00Z">
                <w:pPr>
                  <w:shd w:val="clear" w:color="auto" w:fill="FFFFFF"/>
                </w:pPr>
              </w:pPrChange>
            </w:pPr>
            <w:ins w:id="1945" w:author="Абрамова Анна Андреевна" w:date="2024-05-16T23:47:00Z">
              <w:r w:rsidRPr="00F3552A">
                <w:rPr>
                  <w:b/>
                  <w:bCs/>
                  <w:color w:val="000000"/>
                </w:rPr>
                <w:t>Генотипы 2 или 4</w:t>
              </w:r>
            </w:ins>
          </w:p>
        </w:tc>
        <w:tc>
          <w:tcPr>
            <w:tcW w:w="153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F02C6C6" w14:textId="77777777" w:rsidR="00B12932" w:rsidRPr="00F3552A" w:rsidRDefault="00B12932">
            <w:pPr>
              <w:jc w:val="center"/>
              <w:rPr>
                <w:ins w:id="1946" w:author="Абрамова Анна Андреевна" w:date="2024-05-16T23:47:00Z"/>
              </w:rPr>
              <w:pPrChange w:id="1947" w:author="Абрамова Анна Андреевна" w:date="2024-05-16T23:48:00Z">
                <w:pPr>
                  <w:shd w:val="clear" w:color="auto" w:fill="FFFFFF"/>
                </w:pPr>
              </w:pPrChange>
            </w:pPr>
            <w:ins w:id="1948" w:author="Абрамова Анна Андреевна" w:date="2024-05-16T23:47:00Z">
              <w:r w:rsidRPr="00F3552A">
                <w:rPr>
                  <w:b/>
                  <w:bCs/>
                  <w:color w:val="000000"/>
                </w:rPr>
                <w:t>Всего</w:t>
              </w:r>
            </w:ins>
          </w:p>
        </w:tc>
      </w:tr>
      <w:tr w:rsidR="00B12932" w:rsidRPr="00F3552A" w14:paraId="4D0F6C74" w14:textId="77777777" w:rsidTr="00FE0F3F">
        <w:trPr>
          <w:ins w:id="1949" w:author="Абрамова Анна Андреевна" w:date="2024-05-16T23:47:00Z"/>
        </w:trPr>
        <w:tc>
          <w:tcPr>
            <w:tcW w:w="2808" w:type="dxa"/>
            <w:tcBorders>
              <w:top w:val="single" w:sz="6" w:space="0" w:color="auto"/>
              <w:left w:val="single" w:sz="6" w:space="0" w:color="auto"/>
              <w:bottom w:val="single" w:sz="6" w:space="0" w:color="auto"/>
              <w:right w:val="single" w:sz="6" w:space="0" w:color="auto"/>
            </w:tcBorders>
            <w:shd w:val="clear" w:color="auto" w:fill="FFFFFF"/>
          </w:tcPr>
          <w:p w14:paraId="2DCC43A8" w14:textId="77777777" w:rsidR="00B12932" w:rsidRPr="00F3552A" w:rsidRDefault="00B12932" w:rsidP="00FE0F3F">
            <w:pPr>
              <w:shd w:val="clear" w:color="auto" w:fill="FFFFFF"/>
              <w:rPr>
                <w:ins w:id="1950" w:author="Абрамова Анна Андреевна" w:date="2024-05-16T23:47:00Z"/>
              </w:rPr>
            </w:pPr>
            <w:ins w:id="1951" w:author="Абрамова Анна Андреевна" w:date="2024-05-16T23:47:00Z">
              <w:r w:rsidRPr="00F3552A">
                <w:rPr>
                  <w:color w:val="000000"/>
                </w:rPr>
                <w:lastRenderedPageBreak/>
                <w:t>С любыми исходными RAV к ингибиторам NS5A</w:t>
              </w:r>
            </w:ins>
          </w:p>
        </w:tc>
        <w:tc>
          <w:tcPr>
            <w:tcW w:w="1618" w:type="dxa"/>
            <w:tcBorders>
              <w:top w:val="single" w:sz="6" w:space="0" w:color="auto"/>
              <w:left w:val="single" w:sz="6" w:space="0" w:color="auto"/>
              <w:bottom w:val="single" w:sz="6" w:space="0" w:color="auto"/>
              <w:right w:val="single" w:sz="6" w:space="0" w:color="auto"/>
            </w:tcBorders>
            <w:shd w:val="clear" w:color="auto" w:fill="FFFFFF"/>
          </w:tcPr>
          <w:p w14:paraId="104C4406" w14:textId="77777777" w:rsidR="00B12932" w:rsidRPr="00F3552A" w:rsidRDefault="00B12932" w:rsidP="00FE0F3F">
            <w:pPr>
              <w:shd w:val="clear" w:color="auto" w:fill="FFFFFF"/>
              <w:rPr>
                <w:ins w:id="1952" w:author="Абрамова Анна Андреевна" w:date="2024-05-16T23:47:00Z"/>
              </w:rPr>
            </w:pPr>
            <w:ins w:id="1953" w:author="Абрамова Анна Андреевна" w:date="2024-05-16T23:47:00Z">
              <w:r w:rsidRPr="00F3552A">
                <w:rPr>
                  <w:color w:val="000000"/>
                </w:rPr>
                <w:t>100</w:t>
              </w:r>
              <w:r>
                <w:rPr>
                  <w:color w:val="000000"/>
                </w:rPr>
                <w:t> %</w:t>
              </w:r>
              <w:r w:rsidRPr="00F3552A">
                <w:rPr>
                  <w:color w:val="000000"/>
                </w:rPr>
                <w:t xml:space="preserve"> (19/19)</w:t>
              </w:r>
            </w:ins>
          </w:p>
        </w:tc>
        <w:tc>
          <w:tcPr>
            <w:tcW w:w="1622" w:type="dxa"/>
            <w:tcBorders>
              <w:top w:val="single" w:sz="6" w:space="0" w:color="auto"/>
              <w:left w:val="single" w:sz="6" w:space="0" w:color="auto"/>
              <w:bottom w:val="single" w:sz="6" w:space="0" w:color="auto"/>
              <w:right w:val="single" w:sz="6" w:space="0" w:color="auto"/>
            </w:tcBorders>
            <w:shd w:val="clear" w:color="auto" w:fill="FFFFFF"/>
          </w:tcPr>
          <w:p w14:paraId="58DA524D" w14:textId="77777777" w:rsidR="00B12932" w:rsidRPr="00F3552A" w:rsidRDefault="00B12932" w:rsidP="00FE0F3F">
            <w:pPr>
              <w:shd w:val="clear" w:color="auto" w:fill="FFFFFF"/>
              <w:rPr>
                <w:ins w:id="1954" w:author="Абрамова Анна Андреевна" w:date="2024-05-16T23:47:00Z"/>
              </w:rPr>
            </w:pPr>
            <w:ins w:id="1955" w:author="Абрамова Анна Андреевна" w:date="2024-05-16T23:47:00Z">
              <w:r w:rsidRPr="00F3552A">
                <w:rPr>
                  <w:color w:val="000000"/>
                </w:rPr>
                <w:t>50</w:t>
              </w:r>
              <w:r>
                <w:rPr>
                  <w:color w:val="000000"/>
                </w:rPr>
                <w:t> %</w:t>
              </w:r>
              <w:r w:rsidRPr="00F3552A">
                <w:rPr>
                  <w:color w:val="000000"/>
                </w:rPr>
                <w:t xml:space="preserve"> (1/2)</w:t>
              </w:r>
            </w:ins>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4A942FAF" w14:textId="77777777" w:rsidR="00B12932" w:rsidRPr="00F3552A" w:rsidRDefault="00B12932" w:rsidP="00FE0F3F">
            <w:pPr>
              <w:shd w:val="clear" w:color="auto" w:fill="FFFFFF"/>
              <w:rPr>
                <w:ins w:id="1956" w:author="Абрамова Анна Андреевна" w:date="2024-05-16T23:47:00Z"/>
              </w:rPr>
            </w:pPr>
            <w:ins w:id="1957" w:author="Абрамова Анна Андреевна" w:date="2024-05-16T23:47:00Z">
              <w:r w:rsidRPr="00F3552A">
                <w:rPr>
                  <w:color w:val="000000"/>
                </w:rPr>
                <w:t>100</w:t>
              </w:r>
              <w:r>
                <w:rPr>
                  <w:color w:val="000000"/>
                </w:rPr>
                <w:t> %</w:t>
              </w:r>
              <w:r w:rsidRPr="00F3552A">
                <w:rPr>
                  <w:color w:val="000000"/>
                </w:rPr>
                <w:t xml:space="preserve"> (4/4)</w:t>
              </w:r>
            </w:ins>
          </w:p>
        </w:tc>
        <w:tc>
          <w:tcPr>
            <w:tcW w:w="1531" w:type="dxa"/>
            <w:tcBorders>
              <w:top w:val="single" w:sz="6" w:space="0" w:color="auto"/>
              <w:left w:val="single" w:sz="6" w:space="0" w:color="auto"/>
              <w:bottom w:val="single" w:sz="6" w:space="0" w:color="auto"/>
              <w:right w:val="single" w:sz="6" w:space="0" w:color="auto"/>
            </w:tcBorders>
            <w:shd w:val="clear" w:color="auto" w:fill="FFFFFF"/>
          </w:tcPr>
          <w:p w14:paraId="31F63301" w14:textId="77777777" w:rsidR="00B12932" w:rsidRPr="00F3552A" w:rsidRDefault="00B12932" w:rsidP="00FE0F3F">
            <w:pPr>
              <w:shd w:val="clear" w:color="auto" w:fill="FFFFFF"/>
              <w:rPr>
                <w:ins w:id="1958" w:author="Абрамова Анна Андреевна" w:date="2024-05-16T23:47:00Z"/>
              </w:rPr>
            </w:pPr>
            <w:ins w:id="1959" w:author="Абрамова Анна Андреевна" w:date="2024-05-16T23:47:00Z">
              <w:r w:rsidRPr="00F3552A">
                <w:rPr>
                  <w:color w:val="000000"/>
                </w:rPr>
                <w:t>96</w:t>
              </w:r>
              <w:r>
                <w:rPr>
                  <w:color w:val="000000"/>
                </w:rPr>
                <w:t> %</w:t>
              </w:r>
              <w:r w:rsidRPr="00F3552A">
                <w:rPr>
                  <w:color w:val="000000"/>
                </w:rPr>
                <w:t xml:space="preserve"> (24/25)</w:t>
              </w:r>
            </w:ins>
          </w:p>
        </w:tc>
      </w:tr>
      <w:tr w:rsidR="00B12932" w:rsidRPr="00F3552A" w14:paraId="5A458542" w14:textId="77777777" w:rsidTr="00FE0F3F">
        <w:trPr>
          <w:ins w:id="1960" w:author="Абрамова Анна Андреевна" w:date="2024-05-16T23:47:00Z"/>
        </w:trPr>
        <w:tc>
          <w:tcPr>
            <w:tcW w:w="2808" w:type="dxa"/>
            <w:tcBorders>
              <w:top w:val="single" w:sz="6" w:space="0" w:color="auto"/>
              <w:left w:val="single" w:sz="6" w:space="0" w:color="auto"/>
              <w:bottom w:val="single" w:sz="6" w:space="0" w:color="auto"/>
              <w:right w:val="single" w:sz="6" w:space="0" w:color="auto"/>
            </w:tcBorders>
            <w:shd w:val="clear" w:color="auto" w:fill="FFFFFF"/>
          </w:tcPr>
          <w:p w14:paraId="63C075BB" w14:textId="77777777" w:rsidR="00B12932" w:rsidRPr="00F3552A" w:rsidRDefault="00B12932" w:rsidP="00FE0F3F">
            <w:pPr>
              <w:shd w:val="clear" w:color="auto" w:fill="FFFFFF"/>
              <w:rPr>
                <w:ins w:id="1961" w:author="Абрамова Анна Андреевна" w:date="2024-05-16T23:47:00Z"/>
              </w:rPr>
            </w:pPr>
            <w:ins w:id="1962" w:author="Абрамова Анна Андреевна" w:date="2024-05-16T23:47:00Z">
              <w:r w:rsidRPr="00F3552A">
                <w:rPr>
                  <w:color w:val="000000"/>
                </w:rPr>
                <w:t>Без исходных RAV к ингибиторам NS5A</w:t>
              </w:r>
            </w:ins>
          </w:p>
        </w:tc>
        <w:tc>
          <w:tcPr>
            <w:tcW w:w="1618" w:type="dxa"/>
            <w:tcBorders>
              <w:top w:val="single" w:sz="6" w:space="0" w:color="auto"/>
              <w:left w:val="single" w:sz="6" w:space="0" w:color="auto"/>
              <w:bottom w:val="single" w:sz="6" w:space="0" w:color="auto"/>
              <w:right w:val="single" w:sz="6" w:space="0" w:color="auto"/>
            </w:tcBorders>
            <w:shd w:val="clear" w:color="auto" w:fill="FFFFFF"/>
          </w:tcPr>
          <w:p w14:paraId="69716DBC" w14:textId="77777777" w:rsidR="00B12932" w:rsidRPr="00F3552A" w:rsidRDefault="00B12932" w:rsidP="00FE0F3F">
            <w:pPr>
              <w:shd w:val="clear" w:color="auto" w:fill="FFFFFF"/>
              <w:rPr>
                <w:ins w:id="1963" w:author="Абрамова Анна Андреевна" w:date="2024-05-16T23:47:00Z"/>
              </w:rPr>
            </w:pPr>
            <w:ins w:id="1964" w:author="Абрамова Анна Андреевна" w:date="2024-05-16T23:47:00Z">
              <w:r w:rsidRPr="00F3552A">
                <w:rPr>
                  <w:color w:val="000000"/>
                </w:rPr>
                <w:t>98</w:t>
              </w:r>
              <w:r>
                <w:rPr>
                  <w:color w:val="000000"/>
                </w:rPr>
                <w:t> %</w:t>
              </w:r>
              <w:r w:rsidRPr="00F3552A">
                <w:rPr>
                  <w:color w:val="000000"/>
                </w:rPr>
                <w:t xml:space="preserve"> (46/47)</w:t>
              </w:r>
            </w:ins>
          </w:p>
        </w:tc>
        <w:tc>
          <w:tcPr>
            <w:tcW w:w="1622" w:type="dxa"/>
            <w:tcBorders>
              <w:top w:val="single" w:sz="6" w:space="0" w:color="auto"/>
              <w:left w:val="single" w:sz="6" w:space="0" w:color="auto"/>
              <w:bottom w:val="single" w:sz="6" w:space="0" w:color="auto"/>
              <w:right w:val="single" w:sz="6" w:space="0" w:color="auto"/>
            </w:tcBorders>
            <w:shd w:val="clear" w:color="auto" w:fill="FFFFFF"/>
          </w:tcPr>
          <w:p w14:paraId="3F8BA73A" w14:textId="77777777" w:rsidR="00B12932" w:rsidRPr="00F3552A" w:rsidRDefault="00B12932" w:rsidP="00FE0F3F">
            <w:pPr>
              <w:shd w:val="clear" w:color="auto" w:fill="FFFFFF"/>
              <w:rPr>
                <w:ins w:id="1965" w:author="Абрамова Анна Андреевна" w:date="2024-05-16T23:47:00Z"/>
              </w:rPr>
            </w:pPr>
            <w:ins w:id="1966" w:author="Абрамова Анна Андреевна" w:date="2024-05-16T23:47:00Z">
              <w:r w:rsidRPr="00F3552A">
                <w:rPr>
                  <w:color w:val="000000"/>
                </w:rPr>
                <w:t>91</w:t>
              </w:r>
              <w:r>
                <w:rPr>
                  <w:color w:val="000000"/>
                </w:rPr>
                <w:t> %</w:t>
              </w:r>
              <w:r w:rsidRPr="00F3552A">
                <w:rPr>
                  <w:color w:val="000000"/>
                </w:rPr>
                <w:t xml:space="preserve"> (10/11)</w:t>
              </w:r>
            </w:ins>
          </w:p>
        </w:tc>
        <w:tc>
          <w:tcPr>
            <w:tcW w:w="1718" w:type="dxa"/>
            <w:tcBorders>
              <w:top w:val="single" w:sz="6" w:space="0" w:color="auto"/>
              <w:left w:val="single" w:sz="6" w:space="0" w:color="auto"/>
              <w:bottom w:val="single" w:sz="6" w:space="0" w:color="auto"/>
              <w:right w:val="single" w:sz="6" w:space="0" w:color="auto"/>
            </w:tcBorders>
            <w:shd w:val="clear" w:color="auto" w:fill="FFFFFF"/>
          </w:tcPr>
          <w:p w14:paraId="6B9B456B" w14:textId="77777777" w:rsidR="00B12932" w:rsidRPr="00F3552A" w:rsidRDefault="00B12932" w:rsidP="00FE0F3F">
            <w:pPr>
              <w:shd w:val="clear" w:color="auto" w:fill="FFFFFF"/>
              <w:rPr>
                <w:ins w:id="1967" w:author="Абрамова Анна Андреевна" w:date="2024-05-16T23:47:00Z"/>
              </w:rPr>
            </w:pPr>
            <w:ins w:id="1968" w:author="Абрамова Анна Андреевна" w:date="2024-05-16T23:47:00Z">
              <w:r w:rsidRPr="00F3552A">
                <w:rPr>
                  <w:color w:val="000000"/>
                </w:rPr>
                <w:t>100</w:t>
              </w:r>
              <w:r>
                <w:rPr>
                  <w:color w:val="000000"/>
                </w:rPr>
                <w:t> %</w:t>
              </w:r>
              <w:r w:rsidRPr="00F3552A">
                <w:rPr>
                  <w:color w:val="000000"/>
                </w:rPr>
                <w:t xml:space="preserve"> (2/2)</w:t>
              </w:r>
            </w:ins>
          </w:p>
        </w:tc>
        <w:tc>
          <w:tcPr>
            <w:tcW w:w="1531" w:type="dxa"/>
            <w:tcBorders>
              <w:top w:val="single" w:sz="6" w:space="0" w:color="auto"/>
              <w:left w:val="single" w:sz="6" w:space="0" w:color="auto"/>
              <w:bottom w:val="single" w:sz="6" w:space="0" w:color="auto"/>
              <w:right w:val="single" w:sz="6" w:space="0" w:color="auto"/>
            </w:tcBorders>
            <w:shd w:val="clear" w:color="auto" w:fill="FFFFFF"/>
          </w:tcPr>
          <w:p w14:paraId="3EC3028C" w14:textId="77777777" w:rsidR="00B12932" w:rsidRPr="00F3552A" w:rsidRDefault="00B12932" w:rsidP="00FE0F3F">
            <w:pPr>
              <w:shd w:val="clear" w:color="auto" w:fill="FFFFFF"/>
              <w:rPr>
                <w:ins w:id="1969" w:author="Абрамова Анна Андреевна" w:date="2024-05-16T23:47:00Z"/>
              </w:rPr>
            </w:pPr>
            <w:ins w:id="1970" w:author="Абрамова Анна Андреевна" w:date="2024-05-16T23:47:00Z">
              <w:r w:rsidRPr="00F3552A">
                <w:rPr>
                  <w:color w:val="000000"/>
                </w:rPr>
                <w:t>98</w:t>
              </w:r>
              <w:r>
                <w:rPr>
                  <w:color w:val="000000"/>
                </w:rPr>
                <w:t> %</w:t>
              </w:r>
              <w:r w:rsidRPr="00F3552A">
                <w:rPr>
                  <w:color w:val="000000"/>
                </w:rPr>
                <w:t xml:space="preserve"> (58/60)</w:t>
              </w:r>
            </w:ins>
          </w:p>
        </w:tc>
      </w:tr>
    </w:tbl>
    <w:p w14:paraId="3F00E879" w14:textId="77777777" w:rsidR="00B12932" w:rsidRPr="00B12932" w:rsidRDefault="00B12932">
      <w:pPr>
        <w:spacing w:after="0" w:line="240" w:lineRule="auto"/>
        <w:rPr>
          <w:ins w:id="1971" w:author="Абрамова Анна Андреевна" w:date="2024-05-16T23:31:00Z"/>
          <w:rPrChange w:id="1972" w:author="Абрамова Анна Андреевна" w:date="2024-05-16T23:33:00Z">
            <w:rPr>
              <w:ins w:id="1973" w:author="Абрамова Анна Андреевна" w:date="2024-05-16T23:31:00Z"/>
              <w:b/>
              <w:bCs/>
            </w:rPr>
          </w:rPrChange>
        </w:rPr>
        <w:pPrChange w:id="1974" w:author="Абрамова Анна Андреевна" w:date="2024-05-16T23:32:00Z">
          <w:pPr>
            <w:spacing w:after="0" w:line="240" w:lineRule="auto"/>
            <w:ind w:firstLine="708"/>
          </w:pPr>
        </w:pPrChange>
      </w:pPr>
    </w:p>
    <w:p w14:paraId="38B7ACB1" w14:textId="28DBC40C" w:rsidR="00B12932" w:rsidRPr="00B12932" w:rsidRDefault="00B12932">
      <w:pPr>
        <w:spacing w:after="0" w:line="240" w:lineRule="auto"/>
        <w:ind w:firstLine="708"/>
        <w:rPr>
          <w:ins w:id="1975" w:author="Абрамова Анна Андреевна" w:date="2024-05-16T23:48:00Z"/>
          <w:rPrChange w:id="1976" w:author="Абрамова Анна Андреевна" w:date="2024-05-16T23:48:00Z">
            <w:rPr>
              <w:ins w:id="1977" w:author="Абрамова Анна Андреевна" w:date="2024-05-16T23:48:00Z"/>
              <w:b/>
              <w:bCs/>
            </w:rPr>
          </w:rPrChange>
        </w:rPr>
        <w:pPrChange w:id="1978" w:author="Абрамова Анна Андреевна" w:date="2024-05-16T23:49:00Z">
          <w:pPr>
            <w:spacing w:after="0" w:line="240" w:lineRule="auto"/>
          </w:pPr>
        </w:pPrChange>
      </w:pPr>
      <w:ins w:id="1979" w:author="Абрамова Анна Андреевна" w:date="2024-05-16T23:48:00Z">
        <w:r w:rsidRPr="00B12932">
          <w:rPr>
            <w:rPrChange w:id="1980" w:author="Абрамова Анна Андреевна" w:date="2024-05-16T23:48:00Z">
              <w:rPr>
                <w:b/>
                <w:bCs/>
              </w:rPr>
            </w:rPrChange>
          </w:rPr>
          <w:t xml:space="preserve">У единственного пациента с генотипом 3, у которого исходно были RAV к ингибиторам NS5A и которому не удалось достичь </w:t>
        </w:r>
        <w:r>
          <w:t>УВО</w:t>
        </w:r>
        <w:r w:rsidRPr="00B12932">
          <w:rPr>
            <w:rPrChange w:id="1981" w:author="Абрамова Анна Андреевна" w:date="2024-05-16T23:48:00Z">
              <w:rPr>
                <w:b/>
                <w:bCs/>
              </w:rPr>
            </w:rPrChange>
          </w:rPr>
          <w:t>12, исходно была замена NS5A Y93H; фармакокинетические данные этого пациента свидетельствовали о несоблюдении режима лечения.</w:t>
        </w:r>
      </w:ins>
    </w:p>
    <w:p w14:paraId="7968D445" w14:textId="3B9B73E3" w:rsidR="00B12932" w:rsidRDefault="00B12932" w:rsidP="00B12932">
      <w:pPr>
        <w:spacing w:after="0" w:line="240" w:lineRule="auto"/>
        <w:rPr>
          <w:ins w:id="1982" w:author="Абрамова Анна Андреевна" w:date="2024-05-16T23:48:00Z"/>
        </w:rPr>
      </w:pPr>
      <w:ins w:id="1983" w:author="Абрамова Анна Андреевна" w:date="2024-05-16T23:48:00Z">
        <w:r w:rsidRPr="00B12932">
          <w:rPr>
            <w:rPrChange w:id="1984" w:author="Абрамова Анна Андреевна" w:date="2024-05-16T23:48:00Z">
              <w:rPr>
                <w:b/>
                <w:bCs/>
              </w:rPr>
            </w:rPrChange>
          </w:rPr>
          <w:t xml:space="preserve">У трех пациентов в группе </w:t>
        </w:r>
        <w:r>
          <w:t>софосбувир+велпатасвир+рибавирин</w:t>
        </w:r>
        <w:r w:rsidRPr="00B12932">
          <w:rPr>
            <w:rPrChange w:id="1985" w:author="Абрамова Анна Андреевна" w:date="2024-05-16T23:48:00Z">
              <w:rPr>
                <w:b/>
                <w:bCs/>
              </w:rPr>
            </w:rPrChange>
          </w:rPr>
          <w:t xml:space="preserve"> в течение 12 недель исходно имелись RAV к НИ NS5B (N142T и L159F), и у всех трех пациентов был достигнут </w:t>
        </w:r>
      </w:ins>
      <w:ins w:id="1986" w:author="Абрамова Анна Андреевна" w:date="2024-05-17T15:05:00Z">
        <w:r w:rsidR="00C4139E">
          <w:t>УВО</w:t>
        </w:r>
      </w:ins>
      <w:ins w:id="1987" w:author="Абрамова Анна Андреевна" w:date="2024-05-16T23:48:00Z">
        <w:r w:rsidRPr="00B12932">
          <w:rPr>
            <w:rPrChange w:id="1988" w:author="Абрамова Анна Андреевна" w:date="2024-05-16T23:48:00Z">
              <w:rPr>
                <w:b/>
                <w:bCs/>
              </w:rPr>
            </w:rPrChange>
          </w:rPr>
          <w:t>12</w:t>
        </w:r>
      </w:ins>
      <w:ins w:id="1989" w:author="Абрамова Анна Андреевна" w:date="2024-05-17T15:05:00Z">
        <w:r w:rsidR="00C4139E">
          <w:t xml:space="preserve"> </w:t>
        </w:r>
        <w:r w:rsidR="00C4139E" w:rsidRPr="00176E69">
          <w:t>[9]</w:t>
        </w:r>
      </w:ins>
      <w:ins w:id="1990" w:author="Абрамова Анна Андреевна" w:date="2024-05-16T23:48:00Z">
        <w:r w:rsidRPr="00B12932">
          <w:rPr>
            <w:rPrChange w:id="1991" w:author="Абрамова Анна Андреевна" w:date="2024-05-16T23:48:00Z">
              <w:rPr>
                <w:b/>
                <w:bCs/>
              </w:rPr>
            </w:rPrChange>
          </w:rPr>
          <w:t>.</w:t>
        </w:r>
      </w:ins>
    </w:p>
    <w:p w14:paraId="1DAE7523" w14:textId="77777777" w:rsidR="00B12932" w:rsidRPr="00B12932" w:rsidRDefault="00B12932" w:rsidP="00B12932">
      <w:pPr>
        <w:spacing w:after="0" w:line="240" w:lineRule="auto"/>
        <w:rPr>
          <w:ins w:id="1992" w:author="Абрамова Анна Андреевна" w:date="2024-05-16T23:48:00Z"/>
          <w:rPrChange w:id="1993" w:author="Абрамова Анна Андреевна" w:date="2024-05-16T23:48:00Z">
            <w:rPr>
              <w:ins w:id="1994" w:author="Абрамова Анна Андреевна" w:date="2024-05-16T23:48:00Z"/>
              <w:b/>
              <w:bCs/>
            </w:rPr>
          </w:rPrChange>
        </w:rPr>
      </w:pPr>
    </w:p>
    <w:p w14:paraId="45A45054" w14:textId="77777777" w:rsidR="00B12932" w:rsidRPr="00B12932" w:rsidRDefault="00B12932" w:rsidP="00B12932">
      <w:pPr>
        <w:spacing w:after="0" w:line="240" w:lineRule="auto"/>
        <w:rPr>
          <w:ins w:id="1995" w:author="Абрамова Анна Андреевна" w:date="2024-05-16T23:48:00Z"/>
          <w:b/>
          <w:bCs/>
          <w:rPrChange w:id="1996" w:author="Абрамова Анна Андреевна" w:date="2024-05-16T23:49:00Z">
            <w:rPr>
              <w:ins w:id="1997" w:author="Абрамова Анна Андреевна" w:date="2024-05-16T23:48:00Z"/>
            </w:rPr>
          </w:rPrChange>
        </w:rPr>
      </w:pPr>
      <w:ins w:id="1998" w:author="Абрамова Анна Андреевна" w:date="2024-05-16T23:48:00Z">
        <w:r w:rsidRPr="00B12932">
          <w:rPr>
            <w:b/>
            <w:bCs/>
          </w:rPr>
          <w:t>Дети</w:t>
        </w:r>
      </w:ins>
    </w:p>
    <w:p w14:paraId="170C929F" w14:textId="77777777" w:rsidR="00B12932" w:rsidRPr="00B12932" w:rsidRDefault="00B12932" w:rsidP="00B12932">
      <w:pPr>
        <w:spacing w:after="0" w:line="240" w:lineRule="auto"/>
        <w:rPr>
          <w:ins w:id="1999" w:author="Абрамова Анна Андреевна" w:date="2024-05-16T23:48:00Z"/>
          <w:rPrChange w:id="2000" w:author="Абрамова Анна Андреевна" w:date="2024-05-16T23:48:00Z">
            <w:rPr>
              <w:ins w:id="2001" w:author="Абрамова Анна Андреевна" w:date="2024-05-16T23:48:00Z"/>
              <w:b/>
              <w:bCs/>
            </w:rPr>
          </w:rPrChange>
        </w:rPr>
      </w:pPr>
    </w:p>
    <w:p w14:paraId="4BAA8AB2" w14:textId="18E2A5EB" w:rsidR="00B12932" w:rsidRDefault="00B12932">
      <w:pPr>
        <w:spacing w:after="0" w:line="240" w:lineRule="auto"/>
        <w:ind w:firstLine="708"/>
        <w:rPr>
          <w:ins w:id="2002" w:author="Абрамова Анна Андреевна" w:date="2024-05-16T23:49:00Z"/>
        </w:rPr>
        <w:pPrChange w:id="2003" w:author="Абрамова Анна Андреевна" w:date="2024-05-16T23:49:00Z">
          <w:pPr>
            <w:spacing w:after="0" w:line="240" w:lineRule="auto"/>
          </w:pPr>
        </w:pPrChange>
      </w:pPr>
      <w:ins w:id="2004" w:author="Абрамова Анна Андреевна" w:date="2024-05-16T23:48:00Z">
        <w:r w:rsidRPr="00B12932">
          <w:rPr>
            <w:rPrChange w:id="2005" w:author="Абрамова Анна Андреевна" w:date="2024-05-16T23:48:00Z">
              <w:rPr>
                <w:b/>
                <w:bCs/>
              </w:rPr>
            </w:rPrChange>
          </w:rPr>
          <w:t xml:space="preserve">Наличие RAV к ингибиторам NS5A и NS5B не оказывало влияния на исход лечения; все пациенты с исходными RAV к НИ NS5A (n=29) или NS5B (n=6) достигли </w:t>
        </w:r>
      </w:ins>
      <w:ins w:id="2006" w:author="Абрамова Анна Андреевна" w:date="2024-05-17T15:06:00Z">
        <w:r w:rsidR="00C4139E">
          <w:t>УВО</w:t>
        </w:r>
      </w:ins>
      <w:ins w:id="2007" w:author="Абрамова Анна Андреевна" w:date="2024-05-16T23:48:00Z">
        <w:r w:rsidRPr="00B12932">
          <w:rPr>
            <w:rPrChange w:id="2008" w:author="Абрамова Анна Андреевна" w:date="2024-05-16T23:48:00Z">
              <w:rPr>
                <w:b/>
                <w:bCs/>
              </w:rPr>
            </w:rPrChange>
          </w:rPr>
          <w:t xml:space="preserve"> после 12 недель лечения препаратом </w:t>
        </w:r>
      </w:ins>
      <w:ins w:id="2009" w:author="Абрамова Анна Андреевна" w:date="2024-05-16T23:49:00Z">
        <w:r>
          <w:t>софосбувир+велпатасвир</w:t>
        </w:r>
      </w:ins>
      <w:ins w:id="2010" w:author="Абрамова Анна Андреевна" w:date="2024-05-17T15:05:00Z">
        <w:r w:rsidR="00C4139E">
          <w:t xml:space="preserve"> </w:t>
        </w:r>
        <w:r w:rsidR="00C4139E" w:rsidRPr="00176E69">
          <w:t>[9]</w:t>
        </w:r>
      </w:ins>
      <w:ins w:id="2011" w:author="Абрамова Анна Андреевна" w:date="2024-05-16T23:48:00Z">
        <w:r w:rsidRPr="00B12932">
          <w:rPr>
            <w:rPrChange w:id="2012" w:author="Абрамова Анна Андреевна" w:date="2024-05-16T23:48:00Z">
              <w:rPr>
                <w:b/>
                <w:bCs/>
              </w:rPr>
            </w:rPrChange>
          </w:rPr>
          <w:t>.</w:t>
        </w:r>
      </w:ins>
    </w:p>
    <w:p w14:paraId="363371B6" w14:textId="77777777" w:rsidR="00B12932" w:rsidRPr="00B12932" w:rsidRDefault="00B12932" w:rsidP="00B12932">
      <w:pPr>
        <w:spacing w:after="0" w:line="240" w:lineRule="auto"/>
        <w:rPr>
          <w:ins w:id="2013" w:author="Абрамова Анна Андреевна" w:date="2024-05-16T23:48:00Z"/>
          <w:rPrChange w:id="2014" w:author="Абрамова Анна Андреевна" w:date="2024-05-16T23:48:00Z">
            <w:rPr>
              <w:ins w:id="2015" w:author="Абрамова Анна Андреевна" w:date="2024-05-16T23:48:00Z"/>
              <w:b/>
              <w:bCs/>
            </w:rPr>
          </w:rPrChange>
        </w:rPr>
      </w:pPr>
    </w:p>
    <w:p w14:paraId="6897A2E2" w14:textId="77777777" w:rsidR="00B12932" w:rsidRPr="00B12932" w:rsidRDefault="00B12932" w:rsidP="00B12932">
      <w:pPr>
        <w:spacing w:after="0" w:line="240" w:lineRule="auto"/>
        <w:rPr>
          <w:ins w:id="2016" w:author="Абрамова Анна Андреевна" w:date="2024-05-16T23:49:00Z"/>
          <w:b/>
          <w:bCs/>
          <w:rPrChange w:id="2017" w:author="Абрамова Анна Андреевна" w:date="2024-05-16T23:49:00Z">
            <w:rPr>
              <w:ins w:id="2018" w:author="Абрамова Анна Андреевна" w:date="2024-05-16T23:49:00Z"/>
            </w:rPr>
          </w:rPrChange>
        </w:rPr>
      </w:pPr>
      <w:ins w:id="2019" w:author="Абрамова Анна Андреевна" w:date="2024-05-16T23:48:00Z">
        <w:r w:rsidRPr="00B12932">
          <w:rPr>
            <w:b/>
            <w:bCs/>
          </w:rPr>
          <w:t>Перекрестная резистентность</w:t>
        </w:r>
      </w:ins>
    </w:p>
    <w:p w14:paraId="53E81EF8" w14:textId="77777777" w:rsidR="00B12932" w:rsidRPr="00B12932" w:rsidRDefault="00B12932" w:rsidP="00B12932">
      <w:pPr>
        <w:spacing w:after="0" w:line="240" w:lineRule="auto"/>
        <w:rPr>
          <w:ins w:id="2020" w:author="Абрамова Анна Андреевна" w:date="2024-05-16T23:48:00Z"/>
          <w:rPrChange w:id="2021" w:author="Абрамова Анна Андреевна" w:date="2024-05-16T23:48:00Z">
            <w:rPr>
              <w:ins w:id="2022" w:author="Абрамова Анна Андреевна" w:date="2024-05-16T23:48:00Z"/>
              <w:b/>
              <w:bCs/>
            </w:rPr>
          </w:rPrChange>
        </w:rPr>
      </w:pPr>
    </w:p>
    <w:p w14:paraId="1C50983D" w14:textId="77777777" w:rsidR="00B12932" w:rsidRPr="00B12932" w:rsidRDefault="00B12932">
      <w:pPr>
        <w:spacing w:after="0" w:line="240" w:lineRule="auto"/>
        <w:ind w:firstLine="708"/>
        <w:rPr>
          <w:ins w:id="2023" w:author="Абрамова Анна Андреевна" w:date="2024-05-16T23:48:00Z"/>
          <w:rPrChange w:id="2024" w:author="Абрамова Анна Андреевна" w:date="2024-05-16T23:48:00Z">
            <w:rPr>
              <w:ins w:id="2025" w:author="Абрамова Анна Андреевна" w:date="2024-05-16T23:48:00Z"/>
              <w:b/>
              <w:bCs/>
            </w:rPr>
          </w:rPrChange>
        </w:rPr>
        <w:pPrChange w:id="2026" w:author="Абрамова Анна Андреевна" w:date="2024-05-16T23:49:00Z">
          <w:pPr>
            <w:spacing w:after="0" w:line="240" w:lineRule="auto"/>
          </w:pPr>
        </w:pPrChange>
      </w:pPr>
      <w:ins w:id="2027" w:author="Абрамова Анна Андреевна" w:date="2024-05-16T23:48:00Z">
        <w:r w:rsidRPr="00B12932">
          <w:rPr>
            <w:rPrChange w:id="2028" w:author="Абрамова Анна Андреевна" w:date="2024-05-16T23:48:00Z">
              <w:rPr>
                <w:b/>
                <w:bCs/>
              </w:rPr>
            </w:rPrChange>
          </w:rPr>
          <w:t xml:space="preserve">Данные </w:t>
        </w:r>
        <w:r w:rsidRPr="00B12932">
          <w:rPr>
            <w:i/>
            <w:iCs/>
            <w:rPrChange w:id="2029" w:author="Абрамова Анна Андреевна" w:date="2024-05-16T23:49:00Z">
              <w:rPr>
                <w:b/>
                <w:bCs/>
              </w:rPr>
            </w:rPrChange>
          </w:rPr>
          <w:t>in vitro</w:t>
        </w:r>
        <w:r w:rsidRPr="00B12932">
          <w:rPr>
            <w:rPrChange w:id="2030" w:author="Абрамова Анна Андреевна" w:date="2024-05-16T23:48:00Z">
              <w:rPr>
                <w:b/>
                <w:bCs/>
              </w:rPr>
            </w:rPrChange>
          </w:rPr>
          <w:t xml:space="preserve"> свидетельствуют о том, что большинство RAV к ингибиторам NS5A, которые обусловливают резистентность к ледипасвиру и даклатасвиру, оставались чувствительными к велпатасвиру. Велпатасвир был полностью активен в отношении замены S282T, связанной с резистентностью к софосбувиру, в NS5B, в то время как все замены, связанные с резистентностью к велпатасвиру, в NS5A были полностью чувствительны к софосбувиру. Как софосбувир, так и велпатасвир были полностью активны в отношении замен, связанных с резистентностью к другим классам противовирусных препаратов прямого действия с различными механизмами действия, таким как ненуклеозидные ингибиторы NS5B и ингибиторы протеазы NS3.</w:t>
        </w:r>
      </w:ins>
    </w:p>
    <w:p w14:paraId="5574FD9B" w14:textId="76B01B96" w:rsidR="00B12932" w:rsidRPr="00B12932" w:rsidRDefault="00B12932">
      <w:pPr>
        <w:spacing w:after="0" w:line="240" w:lineRule="auto"/>
        <w:rPr>
          <w:ins w:id="2031" w:author="Абрамова Анна Андреевна" w:date="2024-05-16T23:48:00Z"/>
          <w:rPrChange w:id="2032" w:author="Абрамова Анна Андреевна" w:date="2024-05-16T23:48:00Z">
            <w:rPr>
              <w:ins w:id="2033" w:author="Абрамова Анна Андреевна" w:date="2024-05-16T23:48:00Z"/>
              <w:b/>
              <w:bCs/>
            </w:rPr>
          </w:rPrChange>
        </w:rPr>
        <w:pPrChange w:id="2034" w:author="Абрамова Анна Андреевна" w:date="2024-05-16T23:48:00Z">
          <w:pPr>
            <w:spacing w:after="0" w:line="240" w:lineRule="auto"/>
            <w:ind w:firstLine="708"/>
          </w:pPr>
        </w:pPrChange>
      </w:pPr>
      <w:ins w:id="2035" w:author="Абрамова Анна Андреевна" w:date="2024-05-16T23:48:00Z">
        <w:r w:rsidRPr="00B12932">
          <w:rPr>
            <w:rPrChange w:id="2036" w:author="Абрамова Анна Андреевна" w:date="2024-05-16T23:48:00Z">
              <w:rPr>
                <w:b/>
                <w:bCs/>
              </w:rPr>
            </w:rPrChange>
          </w:rPr>
          <w:t xml:space="preserve">Эффективность препарата </w:t>
        </w:r>
      </w:ins>
      <w:ins w:id="2037" w:author="Абрамова Анна Андреевна" w:date="2024-05-16T23:49:00Z">
        <w:r>
          <w:t>софосбувир+велпатасвир</w:t>
        </w:r>
      </w:ins>
      <w:ins w:id="2038" w:author="Абрамова Анна Андреевна" w:date="2024-05-16T23:48:00Z">
        <w:r w:rsidRPr="00B12932">
          <w:rPr>
            <w:rPrChange w:id="2039" w:author="Абрамова Анна Андреевна" w:date="2024-05-16T23:48:00Z">
              <w:rPr>
                <w:b/>
                <w:bCs/>
              </w:rPr>
            </w:rPrChange>
          </w:rPr>
          <w:t xml:space="preserve"> не оценивали у пациентов с неэффективностью предыдущих схем, включавших ингибитор NS5A</w:t>
        </w:r>
      </w:ins>
      <w:ins w:id="2040" w:author="Абрамова Анна Андреевна" w:date="2024-05-17T15:06:00Z">
        <w:r w:rsidR="00C4139E">
          <w:t xml:space="preserve"> </w:t>
        </w:r>
        <w:r w:rsidR="00C4139E" w:rsidRPr="00176E69">
          <w:t>[9]</w:t>
        </w:r>
      </w:ins>
      <w:ins w:id="2041" w:author="Абрамова Анна Андреевна" w:date="2024-05-16T23:48:00Z">
        <w:r w:rsidRPr="00B12932">
          <w:rPr>
            <w:rPrChange w:id="2042" w:author="Абрамова Анна Андреевна" w:date="2024-05-16T23:48:00Z">
              <w:rPr>
                <w:b/>
                <w:bCs/>
              </w:rPr>
            </w:rPrChange>
          </w:rPr>
          <w:t>.</w:t>
        </w:r>
      </w:ins>
    </w:p>
    <w:p w14:paraId="36F23D84" w14:textId="77777777" w:rsidR="00B12932" w:rsidRDefault="00B12932" w:rsidP="003D7168">
      <w:pPr>
        <w:spacing w:after="0" w:line="240" w:lineRule="auto"/>
        <w:ind w:firstLine="708"/>
        <w:rPr>
          <w:b/>
          <w:bCs/>
        </w:rPr>
      </w:pPr>
    </w:p>
    <w:p w14:paraId="7C4FC716" w14:textId="77777777" w:rsidR="00423838" w:rsidRDefault="00423838" w:rsidP="00423838">
      <w:pPr>
        <w:spacing w:after="0" w:line="240" w:lineRule="auto"/>
      </w:pPr>
      <w:r>
        <w:rPr>
          <w:b/>
          <w:bCs/>
          <w:i/>
          <w:iCs/>
          <w:color w:val="000000"/>
        </w:rPr>
        <w:t>Вторичная фармакология</w:t>
      </w:r>
    </w:p>
    <w:p w14:paraId="1B9595EC" w14:textId="37FCA457" w:rsidR="00423838" w:rsidDel="00D83E46" w:rsidRDefault="00423838" w:rsidP="00423838">
      <w:pPr>
        <w:spacing w:after="0" w:line="240" w:lineRule="auto"/>
        <w:rPr>
          <w:del w:id="2043" w:author="Belolipetskaya, Elena" w:date="2024-05-06T18:24:00Z"/>
          <w:color w:val="000000"/>
        </w:rPr>
      </w:pPr>
    </w:p>
    <w:p w14:paraId="72616D0C" w14:textId="1F57FCBB" w:rsidR="00423838" w:rsidDel="00D83E46" w:rsidRDefault="00C66366" w:rsidP="00423838">
      <w:pPr>
        <w:spacing w:after="0" w:line="240" w:lineRule="auto"/>
        <w:ind w:firstLine="709"/>
        <w:rPr>
          <w:del w:id="2044" w:author="Belolipetskaya, Elena" w:date="2024-05-06T18:24:00Z"/>
          <w:color w:val="000000"/>
        </w:rPr>
      </w:pPr>
      <w:del w:id="2045" w:author="Belolipetskaya, Elena" w:date="2024-05-06T18:24:00Z">
        <w:r w:rsidDel="00D83E46">
          <w:rPr>
            <w:color w:val="000000"/>
          </w:rPr>
          <w:delText xml:space="preserve">. </w:delText>
        </w:r>
      </w:del>
    </w:p>
    <w:p w14:paraId="061A2324" w14:textId="77777777" w:rsidR="00C66366" w:rsidRDefault="00C66366" w:rsidP="00423838">
      <w:pPr>
        <w:spacing w:after="0" w:line="240" w:lineRule="auto"/>
        <w:ind w:firstLine="709"/>
        <w:rPr>
          <w:b/>
          <w:bCs/>
        </w:rPr>
      </w:pPr>
    </w:p>
    <w:p w14:paraId="00A6D3AC" w14:textId="2CEF461C" w:rsidR="00D822F9" w:rsidRPr="00A20F82" w:rsidRDefault="00CD2319">
      <w:pPr>
        <w:spacing w:after="0" w:line="240" w:lineRule="auto"/>
        <w:contextualSpacing/>
        <w:outlineLvl w:val="2"/>
        <w:rPr>
          <w:b/>
          <w:bCs/>
        </w:rPr>
        <w:pPrChange w:id="2046" w:author="Belolipetskaya, Elena" w:date="2024-05-06T18:24:00Z">
          <w:pPr>
            <w:spacing w:before="120" w:after="120" w:line="240" w:lineRule="auto"/>
            <w:contextualSpacing/>
            <w:outlineLvl w:val="2"/>
          </w:pPr>
        </w:pPrChange>
      </w:pPr>
      <w:bookmarkStart w:id="2047" w:name="_Toc164609980"/>
      <w:r w:rsidRPr="00A20F82">
        <w:rPr>
          <w:b/>
          <w:bCs/>
        </w:rPr>
        <w:t xml:space="preserve">4.2.1. </w:t>
      </w:r>
      <w:r w:rsidRPr="00A20F82">
        <w:rPr>
          <w:b/>
        </w:rPr>
        <w:t xml:space="preserve">Фармакодинамические </w:t>
      </w:r>
      <w:r w:rsidRPr="00A20F82">
        <w:rPr>
          <w:b/>
          <w:bCs/>
        </w:rPr>
        <w:t>лекарственные взаимодействия</w:t>
      </w:r>
      <w:bookmarkEnd w:id="2047"/>
    </w:p>
    <w:p w14:paraId="60BE905C" w14:textId="77777777" w:rsidR="00D83E46" w:rsidRPr="00040076" w:rsidRDefault="00D83E46">
      <w:pPr>
        <w:pStyle w:val="NormalWeb"/>
        <w:spacing w:before="0" w:beforeAutospacing="0" w:after="0" w:afterAutospacing="0"/>
        <w:ind w:firstLine="708"/>
        <w:jc w:val="both"/>
        <w:rPr>
          <w:ins w:id="2048" w:author="Belolipetskaya, Elena" w:date="2024-05-06T18:24:00Z"/>
          <w:rPrChange w:id="2049" w:author="Dolgorukova A" w:date="2024-12-29T12:48:00Z">
            <w:rPr>
              <w:ins w:id="2050" w:author="Belolipetskaya, Elena" w:date="2024-05-06T18:24:00Z"/>
              <w:lang w:val="en-US"/>
            </w:rPr>
          </w:rPrChange>
        </w:rPr>
      </w:pPr>
    </w:p>
    <w:p w14:paraId="1C3C226B" w14:textId="121C3F8C" w:rsidR="00110662" w:rsidRDefault="006E766D">
      <w:pPr>
        <w:pStyle w:val="NormalWeb"/>
        <w:spacing w:before="0" w:beforeAutospacing="0" w:after="0" w:afterAutospacing="0"/>
        <w:ind w:firstLine="708"/>
        <w:jc w:val="both"/>
      </w:pPr>
      <w:r>
        <w:rPr>
          <w:lang w:val="en-US"/>
        </w:rPr>
        <w:t>C</w:t>
      </w:r>
      <w:r>
        <w:t>офосбувир, включая активные мета</w:t>
      </w:r>
      <w:r w:rsidR="00110662">
        <w:t>бо</w:t>
      </w:r>
      <w:r>
        <w:t xml:space="preserve">литы, </w:t>
      </w:r>
      <w:r w:rsidRPr="006E766D">
        <w:t>не являются ингибиторами или индукторами изоферментов CYP450</w:t>
      </w:r>
      <w:r>
        <w:t xml:space="preserve">. </w:t>
      </w:r>
    </w:p>
    <w:p w14:paraId="08DC42FA" w14:textId="441CB442" w:rsidR="00110662" w:rsidRDefault="006E766D">
      <w:pPr>
        <w:pStyle w:val="NormalWeb"/>
        <w:spacing w:before="0" w:beforeAutospacing="0" w:after="0" w:afterAutospacing="0"/>
        <w:ind w:firstLine="708"/>
        <w:jc w:val="both"/>
      </w:pPr>
      <w:r>
        <w:t>Велпатасвир</w:t>
      </w:r>
      <w:r w:rsidRPr="006E766D">
        <w:t xml:space="preserve"> является субстратом CYP3A4, CYP2C8 и CYP2B6, а также субстратом и ингибитором P-гликопротеина (P-gp), белка резистентности рака молочной железы (BCRP) и полипептида, переносящего органические анионы (OATP).</w:t>
      </w:r>
      <w:r>
        <w:t xml:space="preserve"> </w:t>
      </w:r>
    </w:p>
    <w:p w14:paraId="4095CDFE" w14:textId="77777777" w:rsidR="00110662" w:rsidRDefault="005B31E4">
      <w:pPr>
        <w:pStyle w:val="NormalWeb"/>
        <w:spacing w:before="0" w:beforeAutospacing="0" w:after="0" w:afterAutospacing="0"/>
        <w:ind w:firstLine="708"/>
        <w:jc w:val="both"/>
      </w:pPr>
      <w:r>
        <w:t xml:space="preserve">Одновременное применение </w:t>
      </w:r>
      <w:r w:rsidR="006E766D">
        <w:t>велпатасвира</w:t>
      </w:r>
      <w:r>
        <w:t xml:space="preserve"> с индукторами CYP3A или P-gp противопоказано, поскольку может уменьшить плазменные концентрации </w:t>
      </w:r>
      <w:r w:rsidR="006E766D">
        <w:t>велпатасвира</w:t>
      </w:r>
      <w:r>
        <w:t>, что приводит к уменьшению</w:t>
      </w:r>
      <w:r w:rsidR="006E766D">
        <w:t xml:space="preserve"> его</w:t>
      </w:r>
      <w:r>
        <w:t xml:space="preserve"> терапевтического эффекта</w:t>
      </w:r>
      <w:r w:rsidR="006E766D">
        <w:t xml:space="preserve">. </w:t>
      </w:r>
    </w:p>
    <w:p w14:paraId="68E797A6" w14:textId="0502341C" w:rsidR="00F153EF" w:rsidRDefault="005B31E4">
      <w:pPr>
        <w:pStyle w:val="NormalWeb"/>
        <w:spacing w:before="0" w:beforeAutospacing="0" w:after="0" w:afterAutospacing="0"/>
        <w:ind w:firstLine="708"/>
        <w:jc w:val="both"/>
      </w:pPr>
      <w:r>
        <w:lastRenderedPageBreak/>
        <w:t xml:space="preserve">Одновременное применение </w:t>
      </w:r>
      <w:r w:rsidR="006E766D">
        <w:t>велпатасвира</w:t>
      </w:r>
      <w:r>
        <w:t xml:space="preserve"> с сильными ингибиторами CYP3A увеличивает плазменные концентрации </w:t>
      </w:r>
      <w:r w:rsidR="006E766D">
        <w:t>велпатасвира</w:t>
      </w:r>
      <w:r>
        <w:t>, и их одновременное применение не рекомендуется.</w:t>
      </w:r>
    </w:p>
    <w:p w14:paraId="3E3505F8" w14:textId="77B38B93" w:rsidR="005B31E4" w:rsidRDefault="006E766D">
      <w:pPr>
        <w:pStyle w:val="NormalWeb"/>
        <w:spacing w:before="0" w:beforeAutospacing="0" w:after="0" w:afterAutospacing="0"/>
        <w:ind w:firstLine="708"/>
        <w:jc w:val="both"/>
      </w:pPr>
      <w:r>
        <w:t xml:space="preserve">Велпатасвир, </w:t>
      </w:r>
      <w:r w:rsidR="005B31E4">
        <w:t>явля</w:t>
      </w:r>
      <w:r>
        <w:t>ясь</w:t>
      </w:r>
      <w:r w:rsidR="005B31E4">
        <w:t xml:space="preserve"> ингибиторами лекарственных транспортеров BCRP</w:t>
      </w:r>
      <w:r>
        <w:t>, может</w:t>
      </w:r>
      <w:r w:rsidR="005B31E4">
        <w:t xml:space="preserve"> увеличивать плазменные концентрации одновременно применяемых субстратов BCRP. </w:t>
      </w:r>
    </w:p>
    <w:p w14:paraId="59E601C4" w14:textId="5531CA4C" w:rsidR="009D6C75" w:rsidRPr="003D7168" w:rsidRDefault="006E766D">
      <w:pPr>
        <w:pStyle w:val="NormalWeb"/>
        <w:spacing w:before="0" w:beforeAutospacing="0" w:after="0" w:afterAutospacing="0"/>
        <w:ind w:firstLine="708"/>
        <w:jc w:val="both"/>
      </w:pPr>
      <w:r>
        <w:t>Одновременное применение софосбувира с амиодароном может привести к развитию брадикардии</w:t>
      </w:r>
      <w:r w:rsidR="00110662">
        <w:t xml:space="preserve"> </w:t>
      </w:r>
      <w:r w:rsidR="003D7168" w:rsidRPr="003D7168">
        <w:t>[10]</w:t>
      </w:r>
      <w:r w:rsidR="003D7168">
        <w:t>.</w:t>
      </w:r>
    </w:p>
    <w:p w14:paraId="446EC172" w14:textId="77777777" w:rsidR="006E766D" w:rsidRPr="003D7168" w:rsidRDefault="006E766D" w:rsidP="009D6C75">
      <w:pPr>
        <w:pStyle w:val="NormalWeb"/>
        <w:spacing w:before="0" w:beforeAutospacing="0" w:after="0" w:afterAutospacing="0"/>
        <w:ind w:firstLine="708"/>
        <w:jc w:val="both"/>
      </w:pPr>
    </w:p>
    <w:p w14:paraId="2B03F82E" w14:textId="7676ECCA" w:rsidR="00D822F9" w:rsidRPr="00933AE8" w:rsidRDefault="00DC7492" w:rsidP="009D6C75">
      <w:pPr>
        <w:pStyle w:val="Heading2"/>
        <w:spacing w:before="0" w:after="0" w:line="240" w:lineRule="auto"/>
        <w:rPr>
          <w:szCs w:val="24"/>
        </w:rPr>
      </w:pPr>
      <w:bookmarkStart w:id="2051" w:name="_Toc116519571"/>
      <w:bookmarkStart w:id="2052" w:name="_Toc164609981"/>
      <w:r w:rsidRPr="00933AE8">
        <w:rPr>
          <w:szCs w:val="24"/>
        </w:rPr>
        <w:t>4.3</w:t>
      </w:r>
      <w:r w:rsidR="00CD2319" w:rsidRPr="00933AE8">
        <w:rPr>
          <w:szCs w:val="24"/>
        </w:rPr>
        <w:t>. Безопасность и эффективность</w:t>
      </w:r>
      <w:bookmarkEnd w:id="2051"/>
      <w:bookmarkEnd w:id="2052"/>
    </w:p>
    <w:p w14:paraId="4B66F4FF" w14:textId="77777777" w:rsidR="008126D9" w:rsidRPr="00933AE8" w:rsidRDefault="008126D9" w:rsidP="009D6C75">
      <w:pPr>
        <w:spacing w:after="0" w:line="240" w:lineRule="auto"/>
      </w:pPr>
    </w:p>
    <w:p w14:paraId="5254B92D" w14:textId="1750E398" w:rsidR="00D822F9" w:rsidRPr="00933AE8" w:rsidRDefault="00DC7492" w:rsidP="009D6C75">
      <w:pPr>
        <w:pStyle w:val="Heading3"/>
        <w:spacing w:before="0" w:after="0" w:line="240" w:lineRule="auto"/>
        <w:rPr>
          <w:rFonts w:ascii="Times New Roman" w:hAnsi="Times New Roman"/>
        </w:rPr>
      </w:pPr>
      <w:bookmarkStart w:id="2053" w:name="_Toc164609982"/>
      <w:r w:rsidRPr="00933AE8">
        <w:rPr>
          <w:rFonts w:ascii="Times New Roman" w:hAnsi="Times New Roman"/>
        </w:rPr>
        <w:t>4.3.1. Клиническая эффективность</w:t>
      </w:r>
      <w:bookmarkEnd w:id="2053"/>
    </w:p>
    <w:p w14:paraId="3E0C31FB" w14:textId="127A44DD" w:rsidR="00C66366" w:rsidRDefault="00C66366" w:rsidP="00E36881">
      <w:pPr>
        <w:pStyle w:val="NormalWeb"/>
        <w:shd w:val="clear" w:color="auto" w:fill="FFFFFF"/>
        <w:spacing w:after="0"/>
        <w:ind w:firstLine="708"/>
        <w:contextualSpacing/>
        <w:jc w:val="both"/>
        <w:rPr>
          <w:ins w:id="2054" w:author="Абрамова Анна Андреевна" w:date="2024-05-17T00:21:00Z"/>
          <w:rStyle w:val="rynqvb"/>
          <w:color w:val="000000"/>
        </w:rPr>
      </w:pPr>
      <w:r w:rsidRPr="00C66366">
        <w:rPr>
          <w:rStyle w:val="rynqvb"/>
          <w:color w:val="000000"/>
        </w:rPr>
        <w:t>Доза</w:t>
      </w:r>
      <w:r>
        <w:rPr>
          <w:rStyle w:val="rynqvb"/>
          <w:color w:val="000000"/>
        </w:rPr>
        <w:t xml:space="preserve"> софосбувира</w:t>
      </w:r>
      <w:r w:rsidRPr="00C66366">
        <w:rPr>
          <w:rStyle w:val="rynqvb"/>
          <w:color w:val="000000"/>
        </w:rPr>
        <w:t xml:space="preserve"> во всех исследованиях составляла 400 мг. Комбинацию </w:t>
      </w:r>
      <w:ins w:id="2055" w:author="Абрамова Анна Андреевна" w:date="2024-05-17T15:06:00Z">
        <w:r w:rsidR="00C4139E">
          <w:rPr>
            <w:rStyle w:val="rynqvb"/>
            <w:color w:val="000000"/>
          </w:rPr>
          <w:t>с</w:t>
        </w:r>
      </w:ins>
      <w:del w:id="2056" w:author="Абрамова Анна Андреевна" w:date="2024-05-17T15:06:00Z">
        <w:r w:rsidDel="00C4139E">
          <w:rPr>
            <w:rStyle w:val="rynqvb"/>
            <w:color w:val="000000"/>
          </w:rPr>
          <w:delText>С</w:delText>
        </w:r>
      </w:del>
      <w:r>
        <w:rPr>
          <w:rStyle w:val="rynqvb"/>
          <w:color w:val="000000"/>
        </w:rPr>
        <w:t>офосбувир</w:t>
      </w:r>
      <w:r w:rsidRPr="00C66366">
        <w:rPr>
          <w:rStyle w:val="rynqvb"/>
          <w:color w:val="000000"/>
        </w:rPr>
        <w:t>+</w:t>
      </w:r>
      <w:r w:rsidR="0081412F">
        <w:rPr>
          <w:rStyle w:val="rynqvb"/>
          <w:color w:val="000000"/>
        </w:rPr>
        <w:t>велтапасфир</w:t>
      </w:r>
      <w:r w:rsidRPr="00C66366">
        <w:rPr>
          <w:rStyle w:val="rynqvb"/>
          <w:color w:val="000000"/>
        </w:rPr>
        <w:t xml:space="preserve"> 25</w:t>
      </w:r>
      <w:r>
        <w:rPr>
          <w:rStyle w:val="rynqvb"/>
          <w:color w:val="000000"/>
        </w:rPr>
        <w:t>+</w:t>
      </w:r>
      <w:r w:rsidRPr="00C66366">
        <w:rPr>
          <w:rStyle w:val="rynqvb"/>
          <w:color w:val="000000"/>
        </w:rPr>
        <w:t xml:space="preserve">100 мг +/- </w:t>
      </w:r>
      <w:r>
        <w:rPr>
          <w:rStyle w:val="rynqvb"/>
          <w:color w:val="000000"/>
        </w:rPr>
        <w:t>рибавирин</w:t>
      </w:r>
      <w:r w:rsidRPr="00C66366">
        <w:rPr>
          <w:rStyle w:val="rynqvb"/>
          <w:color w:val="000000"/>
        </w:rPr>
        <w:t xml:space="preserve"> применяли в программе исследований II фазы, тогда как комбинированный препарат с фиксированными дозами </w:t>
      </w:r>
      <w:r>
        <w:rPr>
          <w:rStyle w:val="rynqvb"/>
          <w:color w:val="000000"/>
        </w:rPr>
        <w:t>софосбувир+велпатасвир</w:t>
      </w:r>
      <w:r w:rsidRPr="00C66366">
        <w:rPr>
          <w:rStyle w:val="rynqvb"/>
          <w:color w:val="000000"/>
        </w:rPr>
        <w:t xml:space="preserve"> (400</w:t>
      </w:r>
      <w:r>
        <w:rPr>
          <w:rStyle w:val="rynqvb"/>
          <w:color w:val="000000"/>
        </w:rPr>
        <w:t>+</w:t>
      </w:r>
      <w:r w:rsidRPr="00C66366">
        <w:rPr>
          <w:rStyle w:val="rynqvb"/>
          <w:color w:val="000000"/>
        </w:rPr>
        <w:t xml:space="preserve">100 мг) применяли в 4 исследованиях III фазы. Специальные исследования были проведены для генотипа 2 (в настоящее время отсутствует режим, не содержащий </w:t>
      </w:r>
      <w:r>
        <w:rPr>
          <w:rStyle w:val="rynqvb"/>
          <w:color w:val="000000"/>
        </w:rPr>
        <w:t>рибавирин</w:t>
      </w:r>
      <w:r w:rsidRPr="00C66366">
        <w:rPr>
          <w:rStyle w:val="rynqvb"/>
          <w:color w:val="000000"/>
        </w:rPr>
        <w:t>), генотипа 3 (наиболее проблемный генотип при режимах, не содержащих ИФН) и для особой популяции с декомпенсированным циррозом печени.</w:t>
      </w:r>
    </w:p>
    <w:p w14:paraId="275636BA" w14:textId="6F449B20" w:rsidR="00AD6294" w:rsidRDefault="00AD6294">
      <w:pPr>
        <w:pStyle w:val="NormalWeb"/>
        <w:shd w:val="clear" w:color="auto" w:fill="FFFFFF"/>
        <w:spacing w:before="0" w:beforeAutospacing="0" w:after="0"/>
        <w:ind w:firstLine="708"/>
        <w:contextualSpacing/>
        <w:jc w:val="both"/>
        <w:rPr>
          <w:ins w:id="2057" w:author="Абрамова Анна Андреевна" w:date="2024-05-17T00:23:00Z"/>
          <w:rStyle w:val="rynqvb"/>
          <w:color w:val="000000"/>
        </w:rPr>
        <w:pPrChange w:id="2058" w:author="Абрамова Анна Андреевна" w:date="2024-05-17T15:07:00Z">
          <w:pPr>
            <w:pStyle w:val="NormalWeb"/>
            <w:shd w:val="clear" w:color="auto" w:fill="FFFFFF"/>
            <w:spacing w:after="0"/>
            <w:contextualSpacing/>
            <w:jc w:val="both"/>
          </w:pPr>
        </w:pPrChange>
      </w:pPr>
      <w:ins w:id="2059" w:author="Абрамова Анна Андреевна" w:date="2024-05-17T00:21:00Z">
        <w:r w:rsidRPr="00AD6294">
          <w:rPr>
            <w:rStyle w:val="rynqvb"/>
            <w:color w:val="000000"/>
          </w:rPr>
          <w:t xml:space="preserve">Эффективность препарата </w:t>
        </w:r>
      </w:ins>
      <w:ins w:id="2060" w:author="Абрамова Анна Андреевна" w:date="2024-05-17T15:06:00Z">
        <w:r w:rsidR="00C4139E">
          <w:rPr>
            <w:rStyle w:val="rynqvb"/>
            <w:color w:val="000000"/>
          </w:rPr>
          <w:t>софосбувир+в</w:t>
        </w:r>
      </w:ins>
      <w:ins w:id="2061" w:author="Абрамова Анна Андреевна" w:date="2024-05-17T15:07:00Z">
        <w:r w:rsidR="00C4139E">
          <w:rPr>
            <w:rStyle w:val="rynqvb"/>
            <w:color w:val="000000"/>
          </w:rPr>
          <w:t>елпатасвир</w:t>
        </w:r>
      </w:ins>
      <w:ins w:id="2062" w:author="Абрамова Анна Андреевна" w:date="2024-05-17T00:21:00Z">
        <w:r w:rsidRPr="00AD6294">
          <w:rPr>
            <w:rStyle w:val="rynqvb"/>
            <w:color w:val="000000"/>
          </w:rPr>
          <w:t xml:space="preserve"> оценивали в 3 исследованиях III фазы у пациентов с генотипом ВГС 1-6 с компенсированным циррозом печени или без него, в одном исследовании III фазы у пациентов с генотипом ВГС 1-6 с декомпенсированным циррозом печени, в одном исследовании III фазы у пациентов с коинфекцией ВГС/ВИЧ-1 с генотипом ВГС 1-6 и в одном исследовании II фазы у пациентов с ВГС и ТСПН, нуждающихся в диализе, как указано в </w:t>
        </w:r>
      </w:ins>
      <w:ins w:id="2063" w:author="Абрамова Анна Андреевна" w:date="2024-05-17T00:22:00Z">
        <w:r w:rsidRPr="00C4139E">
          <w:rPr>
            <w:rStyle w:val="rynqvb"/>
            <w:color w:val="000000"/>
            <w:rPrChange w:id="2064" w:author="Абрамова Анна Андреевна" w:date="2024-05-17T15:07:00Z">
              <w:rPr>
                <w:rStyle w:val="rynqvb"/>
                <w:color w:val="000000"/>
                <w:highlight w:val="yellow"/>
              </w:rPr>
            </w:rPrChange>
          </w:rPr>
          <w:t>Т</w:t>
        </w:r>
      </w:ins>
      <w:ins w:id="2065" w:author="Абрамова Анна Андреевна" w:date="2024-05-17T00:21:00Z">
        <w:r w:rsidRPr="00C4139E">
          <w:rPr>
            <w:rStyle w:val="rynqvb"/>
            <w:color w:val="000000"/>
          </w:rPr>
          <w:t xml:space="preserve">аблице </w:t>
        </w:r>
      </w:ins>
      <w:ins w:id="2066" w:author="Абрамова Анна Андреевна" w:date="2024-05-17T00:22:00Z">
        <w:r w:rsidRPr="00C4139E">
          <w:rPr>
            <w:rStyle w:val="rynqvb"/>
            <w:color w:val="000000"/>
          </w:rPr>
          <w:t>4-</w:t>
        </w:r>
      </w:ins>
      <w:ins w:id="2067" w:author="Абрамова Анна Андреевна" w:date="2024-05-17T15:07:00Z">
        <w:r w:rsidR="00C4139E" w:rsidRPr="00C4139E">
          <w:rPr>
            <w:rStyle w:val="rynqvb"/>
            <w:color w:val="000000"/>
            <w:rPrChange w:id="2068" w:author="Абрамова Анна Андреевна" w:date="2024-05-17T15:07:00Z">
              <w:rPr>
                <w:rStyle w:val="rynqvb"/>
                <w:color w:val="000000"/>
                <w:highlight w:val="yellow"/>
              </w:rPr>
            </w:rPrChange>
          </w:rPr>
          <w:t>7</w:t>
        </w:r>
      </w:ins>
      <w:ins w:id="2069" w:author="Абрамова Анна Андреевна" w:date="2024-05-17T00:21:00Z">
        <w:r w:rsidRPr="00C4139E">
          <w:rPr>
            <w:rStyle w:val="rynqvb"/>
            <w:color w:val="000000"/>
          </w:rPr>
          <w:t>.</w:t>
        </w:r>
      </w:ins>
    </w:p>
    <w:p w14:paraId="5A1629FF" w14:textId="7B2C321C" w:rsidR="00AD6294" w:rsidRPr="00AD6294" w:rsidRDefault="00AD6294">
      <w:pPr>
        <w:shd w:val="clear" w:color="auto" w:fill="FFFFFF"/>
        <w:spacing w:after="0" w:line="240" w:lineRule="auto"/>
        <w:rPr>
          <w:ins w:id="2070" w:author="Абрамова Анна Андреевна" w:date="2024-05-17T00:22:00Z"/>
          <w:rStyle w:val="rynqvb"/>
          <w:rPrChange w:id="2071" w:author="Абрамова Анна Андреевна" w:date="2024-05-17T00:23:00Z">
            <w:rPr>
              <w:ins w:id="2072" w:author="Абрамова Анна Андреевна" w:date="2024-05-17T00:22:00Z"/>
              <w:rStyle w:val="rynqvb"/>
              <w:color w:val="000000"/>
            </w:rPr>
          </w:rPrChange>
        </w:rPr>
        <w:pPrChange w:id="2073" w:author="Абрамова Анна Андреевна" w:date="2024-05-17T15:07:00Z">
          <w:pPr>
            <w:pStyle w:val="NormalWeb"/>
            <w:shd w:val="clear" w:color="auto" w:fill="FFFFFF"/>
            <w:spacing w:after="0"/>
            <w:ind w:firstLine="708"/>
            <w:contextualSpacing/>
            <w:jc w:val="both"/>
          </w:pPr>
        </w:pPrChange>
      </w:pPr>
      <w:ins w:id="2074" w:author="Абрамова Анна Андреевна" w:date="2024-05-17T00:23:00Z">
        <w:r w:rsidRPr="00F3552A">
          <w:rPr>
            <w:b/>
            <w:bCs/>
            <w:color w:val="000000"/>
          </w:rPr>
          <w:t xml:space="preserve">Таблица </w:t>
        </w:r>
        <w:r>
          <w:rPr>
            <w:b/>
            <w:bCs/>
            <w:color w:val="000000"/>
          </w:rPr>
          <w:t>4-</w:t>
        </w:r>
      </w:ins>
      <w:ins w:id="2075" w:author="Абрамова Анна Андреевна" w:date="2024-05-17T15:07:00Z">
        <w:r w:rsidR="00C4139E">
          <w:rPr>
            <w:b/>
            <w:bCs/>
            <w:color w:val="000000"/>
          </w:rPr>
          <w:t>7</w:t>
        </w:r>
      </w:ins>
      <w:ins w:id="2076" w:author="Абрамова Анна Андреевна" w:date="2024-05-17T00:23:00Z">
        <w:r>
          <w:rPr>
            <w:b/>
            <w:bCs/>
            <w:color w:val="000000"/>
          </w:rPr>
          <w:t>.</w:t>
        </w:r>
        <w:r w:rsidRPr="00F3552A">
          <w:rPr>
            <w:b/>
            <w:bCs/>
            <w:color w:val="000000"/>
          </w:rPr>
          <w:t xml:space="preserve"> </w:t>
        </w:r>
        <w:r w:rsidRPr="00AD6294">
          <w:rPr>
            <w:color w:val="000000"/>
            <w:rPrChange w:id="2077" w:author="Абрамова Анна Андреевна" w:date="2024-05-17T00:23:00Z">
              <w:rPr>
                <w:b/>
                <w:bCs/>
                <w:color w:val="000000"/>
              </w:rPr>
            </w:rPrChange>
          </w:rPr>
          <w:t xml:space="preserve">Исследования </w:t>
        </w:r>
      </w:ins>
      <w:ins w:id="2078" w:author="Абрамова Анна Андреевна" w:date="2024-05-17T15:07:00Z">
        <w:r w:rsidR="00C4139E">
          <w:rPr>
            <w:color w:val="000000"/>
          </w:rPr>
          <w:t>препарата софосьувир+велпатасвир</w:t>
        </w:r>
      </w:ins>
      <w:ins w:id="2079" w:author="Абрамова Анна Андреевна" w:date="2024-05-17T00:23:00Z">
        <w:r w:rsidRPr="00AD6294">
          <w:rPr>
            <w:color w:val="000000"/>
            <w:rPrChange w:id="2080" w:author="Абрамова Анна Андреевна" w:date="2024-05-17T00:23:00Z">
              <w:rPr>
                <w:b/>
                <w:bCs/>
                <w:color w:val="000000"/>
              </w:rPr>
            </w:rPrChange>
          </w:rPr>
          <w:t xml:space="preserve"> у пациентов с генотипом ВГС 1, 2, 3, 4, 5 или 6.</w:t>
        </w:r>
      </w:ins>
    </w:p>
    <w:tbl>
      <w:tblPr>
        <w:tblW w:w="5000" w:type="pct"/>
        <w:tblInd w:w="40" w:type="dxa"/>
        <w:tblLayout w:type="fixed"/>
        <w:tblCellMar>
          <w:left w:w="40" w:type="dxa"/>
          <w:right w:w="40" w:type="dxa"/>
        </w:tblCellMar>
        <w:tblLook w:val="0000" w:firstRow="0" w:lastRow="0" w:firstColumn="0" w:lastColumn="0" w:noHBand="0" w:noVBand="0"/>
        <w:tblPrChange w:id="2081" w:author="Абрамова Анна Андреевна" w:date="2024-05-17T15:24:00Z">
          <w:tblPr>
            <w:tblW w:w="5000" w:type="pct"/>
            <w:tblInd w:w="40" w:type="dxa"/>
            <w:tblLayout w:type="fixed"/>
            <w:tblCellMar>
              <w:left w:w="40" w:type="dxa"/>
              <w:right w:w="40" w:type="dxa"/>
            </w:tblCellMar>
            <w:tblLook w:val="0000" w:firstRow="0" w:lastRow="0" w:firstColumn="0" w:lastColumn="0" w:noHBand="0" w:noVBand="0"/>
          </w:tblPr>
        </w:tblPrChange>
      </w:tblPr>
      <w:tblGrid>
        <w:gridCol w:w="1627"/>
        <w:gridCol w:w="4335"/>
        <w:gridCol w:w="3376"/>
        <w:tblGridChange w:id="2082">
          <w:tblGrid>
            <w:gridCol w:w="1627"/>
            <w:gridCol w:w="4335"/>
            <w:gridCol w:w="3376"/>
          </w:tblGrid>
        </w:tblGridChange>
      </w:tblGrid>
      <w:tr w:rsidR="00AD6294" w:rsidRPr="00AD6294" w14:paraId="5A707854" w14:textId="77777777" w:rsidTr="005E739A">
        <w:trPr>
          <w:tblHeader/>
          <w:ins w:id="2083" w:author="Абрамова Анна Андреевна" w:date="2024-05-17T00:22:00Z"/>
        </w:trPr>
        <w:tc>
          <w:tcPr>
            <w:tcW w:w="162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Change w:id="2084" w:author="Абрамова Анна Андреевна" w:date="2024-05-17T15:24:00Z">
              <w:tcPr>
                <w:tcW w:w="162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tcPrChange>
          </w:tcPr>
          <w:p w14:paraId="673CE0D2" w14:textId="77777777" w:rsidR="00AD6294" w:rsidRPr="00AD6294" w:rsidRDefault="00AD6294">
            <w:pPr>
              <w:spacing w:line="240" w:lineRule="auto"/>
              <w:jc w:val="center"/>
              <w:rPr>
                <w:ins w:id="2085" w:author="Абрамова Анна Андреевна" w:date="2024-05-17T00:22:00Z"/>
                <w:b/>
                <w:bCs/>
                <w:rPrChange w:id="2086" w:author="Абрамова Анна Андреевна" w:date="2024-05-17T00:23:00Z">
                  <w:rPr>
                    <w:ins w:id="2087" w:author="Абрамова Анна Андреевна" w:date="2024-05-17T00:22:00Z"/>
                  </w:rPr>
                </w:rPrChange>
              </w:rPr>
              <w:pPrChange w:id="2088" w:author="Абрамова Анна Андреевна" w:date="2024-05-17T15:08:00Z">
                <w:pPr>
                  <w:shd w:val="clear" w:color="auto" w:fill="FFFFFF"/>
                </w:pPr>
              </w:pPrChange>
            </w:pPr>
            <w:ins w:id="2089" w:author="Абрамова Анна Андреевна" w:date="2024-05-17T00:22:00Z">
              <w:r w:rsidRPr="00AD6294">
                <w:rPr>
                  <w:b/>
                  <w:bCs/>
                  <w:rPrChange w:id="2090" w:author="Абрамова Анна Андреевна" w:date="2024-05-17T00:23:00Z">
                    <w:rPr/>
                  </w:rPrChange>
                </w:rPr>
                <w:t>Исследование</w:t>
              </w:r>
            </w:ins>
          </w:p>
        </w:tc>
        <w:tc>
          <w:tcPr>
            <w:tcW w:w="433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Change w:id="2091" w:author="Абрамова Анна Андреевна" w:date="2024-05-17T15:24:00Z">
              <w:tcPr>
                <w:tcW w:w="433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tcPrChange>
          </w:tcPr>
          <w:p w14:paraId="2589B726" w14:textId="77777777" w:rsidR="00AD6294" w:rsidRPr="00AD6294" w:rsidRDefault="00AD6294">
            <w:pPr>
              <w:spacing w:line="240" w:lineRule="auto"/>
              <w:jc w:val="center"/>
              <w:rPr>
                <w:ins w:id="2092" w:author="Абрамова Анна Андреевна" w:date="2024-05-17T00:22:00Z"/>
                <w:b/>
                <w:bCs/>
                <w:rPrChange w:id="2093" w:author="Абрамова Анна Андреевна" w:date="2024-05-17T00:23:00Z">
                  <w:rPr>
                    <w:ins w:id="2094" w:author="Абрамова Анна Андреевна" w:date="2024-05-17T00:22:00Z"/>
                  </w:rPr>
                </w:rPrChange>
              </w:rPr>
              <w:pPrChange w:id="2095" w:author="Абрамова Анна Андреевна" w:date="2024-05-17T15:08:00Z">
                <w:pPr>
                  <w:shd w:val="clear" w:color="auto" w:fill="FFFFFF"/>
                </w:pPr>
              </w:pPrChange>
            </w:pPr>
            <w:ins w:id="2096" w:author="Абрамова Анна Андреевна" w:date="2024-05-17T00:22:00Z">
              <w:r w:rsidRPr="00AD6294">
                <w:rPr>
                  <w:b/>
                  <w:bCs/>
                  <w:rPrChange w:id="2097" w:author="Абрамова Анна Андреевна" w:date="2024-05-17T00:23:00Z">
                    <w:rPr/>
                  </w:rPrChange>
                </w:rPr>
                <w:t>Популяция</w:t>
              </w:r>
            </w:ins>
          </w:p>
        </w:tc>
        <w:tc>
          <w:tcPr>
            <w:tcW w:w="337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Change w:id="2098" w:author="Абрамова Анна Андреевна" w:date="2024-05-17T15:24:00Z">
              <w:tcPr>
                <w:tcW w:w="337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tcPrChange>
          </w:tcPr>
          <w:p w14:paraId="2F4404FF" w14:textId="77777777" w:rsidR="00AD6294" w:rsidRPr="00AD6294" w:rsidRDefault="00AD6294">
            <w:pPr>
              <w:spacing w:line="240" w:lineRule="auto"/>
              <w:jc w:val="center"/>
              <w:rPr>
                <w:ins w:id="2099" w:author="Абрамова Анна Андреевна" w:date="2024-05-17T00:22:00Z"/>
                <w:b/>
                <w:bCs/>
                <w:rPrChange w:id="2100" w:author="Абрамова Анна Андреевна" w:date="2024-05-17T00:23:00Z">
                  <w:rPr>
                    <w:ins w:id="2101" w:author="Абрамова Анна Андреевна" w:date="2024-05-17T00:22:00Z"/>
                  </w:rPr>
                </w:rPrChange>
              </w:rPr>
              <w:pPrChange w:id="2102" w:author="Абрамова Анна Андреевна" w:date="2024-05-17T15:08:00Z">
                <w:pPr>
                  <w:shd w:val="clear" w:color="auto" w:fill="FFFFFF"/>
                </w:pPr>
              </w:pPrChange>
            </w:pPr>
            <w:ins w:id="2103" w:author="Абрамова Анна Андреевна" w:date="2024-05-17T00:22:00Z">
              <w:r w:rsidRPr="00AD6294">
                <w:rPr>
                  <w:b/>
                  <w:bCs/>
                  <w:rPrChange w:id="2104" w:author="Абрамова Анна Андреевна" w:date="2024-05-17T00:23:00Z">
                    <w:rPr/>
                  </w:rPrChange>
                </w:rPr>
                <w:t>Группы исследования</w:t>
              </w:r>
            </w:ins>
          </w:p>
          <w:p w14:paraId="5F807C75" w14:textId="77777777" w:rsidR="00AD6294" w:rsidRPr="00AD6294" w:rsidRDefault="00AD6294">
            <w:pPr>
              <w:spacing w:line="240" w:lineRule="auto"/>
              <w:jc w:val="center"/>
              <w:rPr>
                <w:ins w:id="2105" w:author="Абрамова Анна Андреевна" w:date="2024-05-17T00:22:00Z"/>
                <w:b/>
                <w:bCs/>
                <w:rPrChange w:id="2106" w:author="Абрамова Анна Андреевна" w:date="2024-05-17T00:23:00Z">
                  <w:rPr>
                    <w:ins w:id="2107" w:author="Абрамова Анна Андреевна" w:date="2024-05-17T00:22:00Z"/>
                  </w:rPr>
                </w:rPrChange>
              </w:rPr>
              <w:pPrChange w:id="2108" w:author="Абрамова Анна Андреевна" w:date="2024-05-17T15:08:00Z">
                <w:pPr>
                  <w:shd w:val="clear" w:color="auto" w:fill="FFFFFF"/>
                </w:pPr>
              </w:pPrChange>
            </w:pPr>
            <w:ins w:id="2109" w:author="Абрамова Анна Андреевна" w:date="2024-05-17T00:22:00Z">
              <w:r w:rsidRPr="00AD6294">
                <w:rPr>
                  <w:b/>
                  <w:bCs/>
                  <w:rPrChange w:id="2110" w:author="Абрамова Анна Андреевна" w:date="2024-05-17T00:23:00Z">
                    <w:rPr/>
                  </w:rPrChange>
                </w:rPr>
                <w:t>(Число пациентов, получавших лечение)</w:t>
              </w:r>
            </w:ins>
          </w:p>
        </w:tc>
      </w:tr>
      <w:tr w:rsidR="00AD6294" w:rsidRPr="00F3552A" w14:paraId="3FCF6AA4" w14:textId="77777777" w:rsidTr="00AD6294">
        <w:trPr>
          <w:ins w:id="2111" w:author="Абрамова Анна Андреевна" w:date="2024-05-17T00:22:00Z"/>
        </w:trPr>
        <w:tc>
          <w:tcPr>
            <w:tcW w:w="1627" w:type="dxa"/>
            <w:tcBorders>
              <w:top w:val="single" w:sz="6" w:space="0" w:color="auto"/>
              <w:left w:val="single" w:sz="6" w:space="0" w:color="auto"/>
              <w:bottom w:val="single" w:sz="6" w:space="0" w:color="auto"/>
              <w:right w:val="single" w:sz="6" w:space="0" w:color="auto"/>
            </w:tcBorders>
            <w:shd w:val="clear" w:color="auto" w:fill="FFFFFF"/>
            <w:vAlign w:val="center"/>
          </w:tcPr>
          <w:p w14:paraId="5522605C" w14:textId="77777777" w:rsidR="00AD6294" w:rsidRPr="00F3552A" w:rsidRDefault="00AD6294">
            <w:pPr>
              <w:shd w:val="clear" w:color="auto" w:fill="FFFFFF"/>
              <w:spacing w:line="240" w:lineRule="auto"/>
              <w:jc w:val="left"/>
              <w:rPr>
                <w:ins w:id="2112" w:author="Абрамова Анна Андреевна" w:date="2024-05-17T00:22:00Z"/>
              </w:rPr>
              <w:pPrChange w:id="2113" w:author="Абрамова Анна Андреевна" w:date="2024-05-17T15:08:00Z">
                <w:pPr>
                  <w:shd w:val="clear" w:color="auto" w:fill="FFFFFF"/>
                </w:pPr>
              </w:pPrChange>
            </w:pPr>
            <w:ins w:id="2114" w:author="Абрамова Анна Андреевна" w:date="2024-05-17T00:22:00Z">
              <w:r w:rsidRPr="00F3552A">
                <w:rPr>
                  <w:color w:val="000000"/>
                </w:rPr>
                <w:t>ASTRAL-1</w:t>
              </w:r>
            </w:ins>
          </w:p>
        </w:tc>
        <w:tc>
          <w:tcPr>
            <w:tcW w:w="4335" w:type="dxa"/>
            <w:tcBorders>
              <w:top w:val="single" w:sz="6" w:space="0" w:color="auto"/>
              <w:left w:val="single" w:sz="6" w:space="0" w:color="auto"/>
              <w:bottom w:val="single" w:sz="6" w:space="0" w:color="auto"/>
              <w:right w:val="single" w:sz="6" w:space="0" w:color="auto"/>
            </w:tcBorders>
            <w:shd w:val="clear" w:color="auto" w:fill="FFFFFF"/>
            <w:vAlign w:val="center"/>
          </w:tcPr>
          <w:p w14:paraId="22D79C4A" w14:textId="77777777" w:rsidR="00AD6294" w:rsidRPr="00F3552A" w:rsidRDefault="00AD6294">
            <w:pPr>
              <w:shd w:val="clear" w:color="auto" w:fill="FFFFFF"/>
              <w:spacing w:line="240" w:lineRule="auto"/>
              <w:jc w:val="left"/>
              <w:rPr>
                <w:ins w:id="2115" w:author="Абрамова Анна Андреевна" w:date="2024-05-17T00:22:00Z"/>
              </w:rPr>
              <w:pPrChange w:id="2116" w:author="Абрамова Анна Андреевна" w:date="2024-05-17T15:08:00Z">
                <w:pPr>
                  <w:shd w:val="clear" w:color="auto" w:fill="FFFFFF"/>
                </w:pPr>
              </w:pPrChange>
            </w:pPr>
            <w:ins w:id="2117" w:author="Абрамова Анна Андреевна" w:date="2024-05-17T00:22:00Z">
              <w:r w:rsidRPr="00F3552A">
                <w:rPr>
                  <w:color w:val="000000"/>
                </w:rPr>
                <w:t>Генотипы 1, 2, 4, 5 и 6</w:t>
              </w:r>
            </w:ins>
          </w:p>
          <w:p w14:paraId="449387D1" w14:textId="77777777" w:rsidR="00AD6294" w:rsidRPr="00F3552A" w:rsidRDefault="00AD6294">
            <w:pPr>
              <w:shd w:val="clear" w:color="auto" w:fill="FFFFFF"/>
              <w:spacing w:line="240" w:lineRule="auto"/>
              <w:jc w:val="left"/>
              <w:rPr>
                <w:ins w:id="2118" w:author="Абрамова Анна Андреевна" w:date="2024-05-17T00:22:00Z"/>
              </w:rPr>
              <w:pPrChange w:id="2119" w:author="Абрамова Анна Андреевна" w:date="2024-05-17T15:08:00Z">
                <w:pPr>
                  <w:shd w:val="clear" w:color="auto" w:fill="FFFFFF"/>
                </w:pPr>
              </w:pPrChange>
            </w:pPr>
            <w:ins w:id="2120" w:author="Абрамова Анна Андреевна" w:date="2024-05-17T00:22:00Z">
              <w:r w:rsidRPr="00F3552A">
                <w:rPr>
                  <w:color w:val="000000"/>
                </w:rPr>
                <w:t>TN и TE, без цирроза печени или с компенсированным циррозом печени</w:t>
              </w:r>
            </w:ins>
          </w:p>
        </w:tc>
        <w:tc>
          <w:tcPr>
            <w:tcW w:w="3376" w:type="dxa"/>
            <w:tcBorders>
              <w:top w:val="single" w:sz="6" w:space="0" w:color="auto"/>
              <w:left w:val="single" w:sz="6" w:space="0" w:color="auto"/>
              <w:bottom w:val="single" w:sz="6" w:space="0" w:color="auto"/>
              <w:right w:val="single" w:sz="6" w:space="0" w:color="auto"/>
            </w:tcBorders>
            <w:shd w:val="clear" w:color="auto" w:fill="FFFFFF"/>
            <w:vAlign w:val="center"/>
          </w:tcPr>
          <w:p w14:paraId="6ACE3AF5" w14:textId="77777777" w:rsidR="00AD6294" w:rsidRPr="00F3552A" w:rsidRDefault="00AD6294">
            <w:pPr>
              <w:shd w:val="clear" w:color="auto" w:fill="FFFFFF"/>
              <w:spacing w:line="240" w:lineRule="auto"/>
              <w:jc w:val="left"/>
              <w:rPr>
                <w:ins w:id="2121" w:author="Абрамова Анна Андреевна" w:date="2024-05-17T00:22:00Z"/>
                <w:color w:val="000000"/>
              </w:rPr>
              <w:pPrChange w:id="2122" w:author="Абрамова Анна Андреевна" w:date="2024-05-17T15:08:00Z">
                <w:pPr>
                  <w:shd w:val="clear" w:color="auto" w:fill="FFFFFF"/>
                </w:pPr>
              </w:pPrChange>
            </w:pPr>
            <w:ins w:id="2123" w:author="Абрамова Анна Андреевна" w:date="2024-05-17T00:22:00Z">
              <w:r w:rsidRPr="00F3552A">
                <w:rPr>
                  <w:color w:val="000000"/>
                </w:rPr>
                <w:t>Эпклюза 12</w:t>
              </w:r>
              <w:r>
                <w:rPr>
                  <w:color w:val="000000"/>
                </w:rPr>
                <w:t> нед</w:t>
              </w:r>
              <w:r w:rsidRPr="00F3552A">
                <w:rPr>
                  <w:color w:val="000000"/>
                </w:rPr>
                <w:t>ель (624)</w:t>
              </w:r>
            </w:ins>
          </w:p>
          <w:p w14:paraId="04B8C7A3" w14:textId="77777777" w:rsidR="00AD6294" w:rsidRPr="00F3552A" w:rsidRDefault="00AD6294">
            <w:pPr>
              <w:shd w:val="clear" w:color="auto" w:fill="FFFFFF"/>
              <w:spacing w:line="240" w:lineRule="auto"/>
              <w:jc w:val="left"/>
              <w:rPr>
                <w:ins w:id="2124" w:author="Абрамова Анна Андреевна" w:date="2024-05-17T00:22:00Z"/>
              </w:rPr>
              <w:pPrChange w:id="2125" w:author="Абрамова Анна Андреевна" w:date="2024-05-17T15:08:00Z">
                <w:pPr>
                  <w:shd w:val="clear" w:color="auto" w:fill="FFFFFF"/>
                </w:pPr>
              </w:pPrChange>
            </w:pPr>
            <w:ins w:id="2126" w:author="Абрамова Анна Андреевна" w:date="2024-05-17T00:22:00Z">
              <w:r w:rsidRPr="00F3552A">
                <w:rPr>
                  <w:color w:val="000000"/>
                </w:rPr>
                <w:t>Плацебо 12</w:t>
              </w:r>
              <w:r>
                <w:rPr>
                  <w:color w:val="000000"/>
                </w:rPr>
                <w:t> нед</w:t>
              </w:r>
              <w:r w:rsidRPr="00F3552A">
                <w:rPr>
                  <w:color w:val="000000"/>
                </w:rPr>
                <w:t>ель (116)</w:t>
              </w:r>
            </w:ins>
          </w:p>
        </w:tc>
      </w:tr>
      <w:tr w:rsidR="00AD6294" w:rsidRPr="00F3552A" w14:paraId="3266F15F" w14:textId="77777777" w:rsidTr="00AD6294">
        <w:trPr>
          <w:ins w:id="2127" w:author="Абрамова Анна Андреевна" w:date="2024-05-17T00:22:00Z"/>
        </w:trPr>
        <w:tc>
          <w:tcPr>
            <w:tcW w:w="1627" w:type="dxa"/>
            <w:tcBorders>
              <w:top w:val="single" w:sz="6" w:space="0" w:color="auto"/>
              <w:left w:val="single" w:sz="6" w:space="0" w:color="auto"/>
              <w:bottom w:val="single" w:sz="6" w:space="0" w:color="auto"/>
              <w:right w:val="single" w:sz="6" w:space="0" w:color="auto"/>
            </w:tcBorders>
            <w:shd w:val="clear" w:color="auto" w:fill="FFFFFF"/>
            <w:vAlign w:val="center"/>
          </w:tcPr>
          <w:p w14:paraId="133AF8C9" w14:textId="77777777" w:rsidR="00AD6294" w:rsidRPr="00F3552A" w:rsidRDefault="00AD6294">
            <w:pPr>
              <w:shd w:val="clear" w:color="auto" w:fill="FFFFFF"/>
              <w:spacing w:line="240" w:lineRule="auto"/>
              <w:jc w:val="left"/>
              <w:rPr>
                <w:ins w:id="2128" w:author="Абрамова Анна Андреевна" w:date="2024-05-17T00:22:00Z"/>
              </w:rPr>
              <w:pPrChange w:id="2129" w:author="Абрамова Анна Андреевна" w:date="2024-05-17T15:08:00Z">
                <w:pPr>
                  <w:shd w:val="clear" w:color="auto" w:fill="FFFFFF"/>
                </w:pPr>
              </w:pPrChange>
            </w:pPr>
            <w:ins w:id="2130" w:author="Абрамова Анна Андреевна" w:date="2024-05-17T00:22:00Z">
              <w:r w:rsidRPr="00F3552A">
                <w:rPr>
                  <w:color w:val="000000"/>
                </w:rPr>
                <w:t>ASTRAL-2</w:t>
              </w:r>
            </w:ins>
          </w:p>
        </w:tc>
        <w:tc>
          <w:tcPr>
            <w:tcW w:w="4335" w:type="dxa"/>
            <w:tcBorders>
              <w:top w:val="single" w:sz="6" w:space="0" w:color="auto"/>
              <w:left w:val="single" w:sz="6" w:space="0" w:color="auto"/>
              <w:bottom w:val="single" w:sz="6" w:space="0" w:color="auto"/>
              <w:right w:val="single" w:sz="6" w:space="0" w:color="auto"/>
            </w:tcBorders>
            <w:shd w:val="clear" w:color="auto" w:fill="FFFFFF"/>
            <w:vAlign w:val="center"/>
          </w:tcPr>
          <w:p w14:paraId="5866FD60" w14:textId="77777777" w:rsidR="00AD6294" w:rsidRPr="00F3552A" w:rsidRDefault="00AD6294">
            <w:pPr>
              <w:shd w:val="clear" w:color="auto" w:fill="FFFFFF"/>
              <w:spacing w:line="240" w:lineRule="auto"/>
              <w:jc w:val="left"/>
              <w:rPr>
                <w:ins w:id="2131" w:author="Абрамова Анна Андреевна" w:date="2024-05-17T00:22:00Z"/>
              </w:rPr>
              <w:pPrChange w:id="2132" w:author="Абрамова Анна Андреевна" w:date="2024-05-17T15:08:00Z">
                <w:pPr>
                  <w:shd w:val="clear" w:color="auto" w:fill="FFFFFF"/>
                </w:pPr>
              </w:pPrChange>
            </w:pPr>
            <w:ins w:id="2133" w:author="Абрамова Анна Андреевна" w:date="2024-05-17T00:22:00Z">
              <w:r w:rsidRPr="00F3552A">
                <w:rPr>
                  <w:color w:val="000000"/>
                </w:rPr>
                <w:t>Генотип 2</w:t>
              </w:r>
            </w:ins>
          </w:p>
          <w:p w14:paraId="02133B39" w14:textId="77777777" w:rsidR="00AD6294" w:rsidRPr="00F3552A" w:rsidRDefault="00AD6294">
            <w:pPr>
              <w:shd w:val="clear" w:color="auto" w:fill="FFFFFF"/>
              <w:spacing w:line="240" w:lineRule="auto"/>
              <w:jc w:val="left"/>
              <w:rPr>
                <w:ins w:id="2134" w:author="Абрамова Анна Андреевна" w:date="2024-05-17T00:22:00Z"/>
              </w:rPr>
              <w:pPrChange w:id="2135" w:author="Абрамова Анна Андреевна" w:date="2024-05-17T15:08:00Z">
                <w:pPr>
                  <w:shd w:val="clear" w:color="auto" w:fill="FFFFFF"/>
                </w:pPr>
              </w:pPrChange>
            </w:pPr>
            <w:ins w:id="2136" w:author="Абрамова Анна Андреевна" w:date="2024-05-17T00:22:00Z">
              <w:r w:rsidRPr="00F3552A">
                <w:rPr>
                  <w:color w:val="000000"/>
                </w:rPr>
                <w:t>TN и TE, без цирроза печени или с компенсированным циррозом печени</w:t>
              </w:r>
            </w:ins>
          </w:p>
        </w:tc>
        <w:tc>
          <w:tcPr>
            <w:tcW w:w="3376" w:type="dxa"/>
            <w:tcBorders>
              <w:top w:val="single" w:sz="6" w:space="0" w:color="auto"/>
              <w:left w:val="single" w:sz="6" w:space="0" w:color="auto"/>
              <w:bottom w:val="single" w:sz="6" w:space="0" w:color="auto"/>
              <w:right w:val="single" w:sz="6" w:space="0" w:color="auto"/>
            </w:tcBorders>
            <w:shd w:val="clear" w:color="auto" w:fill="FFFFFF"/>
            <w:vAlign w:val="center"/>
          </w:tcPr>
          <w:p w14:paraId="36D3AA09" w14:textId="77777777" w:rsidR="00AD6294" w:rsidRPr="00F3552A" w:rsidRDefault="00AD6294">
            <w:pPr>
              <w:shd w:val="clear" w:color="auto" w:fill="FFFFFF"/>
              <w:spacing w:line="240" w:lineRule="auto"/>
              <w:jc w:val="left"/>
              <w:rPr>
                <w:ins w:id="2137" w:author="Абрамова Анна Андреевна" w:date="2024-05-17T00:22:00Z"/>
                <w:color w:val="000000"/>
              </w:rPr>
              <w:pPrChange w:id="2138" w:author="Абрамова Анна Андреевна" w:date="2024-05-17T15:08:00Z">
                <w:pPr>
                  <w:shd w:val="clear" w:color="auto" w:fill="FFFFFF"/>
                </w:pPr>
              </w:pPrChange>
            </w:pPr>
            <w:ins w:id="2139" w:author="Абрамова Анна Андреевна" w:date="2024-05-17T00:22:00Z">
              <w:r w:rsidRPr="00F3552A">
                <w:rPr>
                  <w:color w:val="000000"/>
                </w:rPr>
                <w:t>Эпклюза 12</w:t>
              </w:r>
              <w:r>
                <w:rPr>
                  <w:color w:val="000000"/>
                </w:rPr>
                <w:t> нед</w:t>
              </w:r>
              <w:r w:rsidRPr="00F3552A">
                <w:rPr>
                  <w:color w:val="000000"/>
                </w:rPr>
                <w:t>ель (134)</w:t>
              </w:r>
            </w:ins>
          </w:p>
          <w:p w14:paraId="712EFB2D" w14:textId="77777777" w:rsidR="00AD6294" w:rsidRPr="00F3552A" w:rsidRDefault="00AD6294">
            <w:pPr>
              <w:shd w:val="clear" w:color="auto" w:fill="FFFFFF"/>
              <w:spacing w:line="240" w:lineRule="auto"/>
              <w:jc w:val="left"/>
              <w:rPr>
                <w:ins w:id="2140" w:author="Абрамова Анна Андреевна" w:date="2024-05-17T00:22:00Z"/>
              </w:rPr>
              <w:pPrChange w:id="2141" w:author="Абрамова Анна Андреевна" w:date="2024-05-17T15:08:00Z">
                <w:pPr>
                  <w:shd w:val="clear" w:color="auto" w:fill="FFFFFF"/>
                </w:pPr>
              </w:pPrChange>
            </w:pPr>
            <w:ins w:id="2142" w:author="Абрамова Анна Андреевна" w:date="2024-05-17T00:22:00Z">
              <w:r w:rsidRPr="00F3552A">
                <w:rPr>
                  <w:color w:val="000000"/>
                </w:rPr>
                <w:t>SOF+RBV 12</w:t>
              </w:r>
              <w:r>
                <w:rPr>
                  <w:color w:val="000000"/>
                </w:rPr>
                <w:t> нед</w:t>
              </w:r>
              <w:r w:rsidRPr="00F3552A">
                <w:rPr>
                  <w:color w:val="000000"/>
                </w:rPr>
                <w:t>ель (132)</w:t>
              </w:r>
            </w:ins>
          </w:p>
        </w:tc>
      </w:tr>
      <w:tr w:rsidR="00AD6294" w:rsidRPr="00F3552A" w14:paraId="044612E5" w14:textId="77777777" w:rsidTr="00AD6294">
        <w:trPr>
          <w:ins w:id="2143" w:author="Абрамова Анна Андреевна" w:date="2024-05-17T00:22:00Z"/>
        </w:trPr>
        <w:tc>
          <w:tcPr>
            <w:tcW w:w="1627" w:type="dxa"/>
            <w:tcBorders>
              <w:top w:val="single" w:sz="6" w:space="0" w:color="auto"/>
              <w:left w:val="single" w:sz="6" w:space="0" w:color="auto"/>
              <w:bottom w:val="single" w:sz="6" w:space="0" w:color="auto"/>
              <w:right w:val="single" w:sz="6" w:space="0" w:color="auto"/>
            </w:tcBorders>
            <w:shd w:val="clear" w:color="auto" w:fill="FFFFFF"/>
            <w:vAlign w:val="center"/>
          </w:tcPr>
          <w:p w14:paraId="3246A54D" w14:textId="77777777" w:rsidR="00AD6294" w:rsidRPr="00F3552A" w:rsidRDefault="00AD6294">
            <w:pPr>
              <w:shd w:val="clear" w:color="auto" w:fill="FFFFFF"/>
              <w:spacing w:line="240" w:lineRule="auto"/>
              <w:jc w:val="left"/>
              <w:rPr>
                <w:ins w:id="2144" w:author="Абрамова Анна Андреевна" w:date="2024-05-17T00:22:00Z"/>
              </w:rPr>
              <w:pPrChange w:id="2145" w:author="Абрамова Анна Андреевна" w:date="2024-05-17T15:08:00Z">
                <w:pPr>
                  <w:shd w:val="clear" w:color="auto" w:fill="FFFFFF"/>
                </w:pPr>
              </w:pPrChange>
            </w:pPr>
            <w:ins w:id="2146" w:author="Абрамова Анна Андреевна" w:date="2024-05-17T00:22:00Z">
              <w:r w:rsidRPr="00F3552A">
                <w:rPr>
                  <w:color w:val="000000"/>
                </w:rPr>
                <w:t>ASTRAL-3</w:t>
              </w:r>
            </w:ins>
          </w:p>
        </w:tc>
        <w:tc>
          <w:tcPr>
            <w:tcW w:w="4335" w:type="dxa"/>
            <w:tcBorders>
              <w:top w:val="single" w:sz="6" w:space="0" w:color="auto"/>
              <w:left w:val="single" w:sz="6" w:space="0" w:color="auto"/>
              <w:bottom w:val="single" w:sz="6" w:space="0" w:color="auto"/>
              <w:right w:val="single" w:sz="6" w:space="0" w:color="auto"/>
            </w:tcBorders>
            <w:shd w:val="clear" w:color="auto" w:fill="FFFFFF"/>
            <w:vAlign w:val="center"/>
          </w:tcPr>
          <w:p w14:paraId="5B404201" w14:textId="77777777" w:rsidR="00AD6294" w:rsidRPr="00F3552A" w:rsidRDefault="00AD6294">
            <w:pPr>
              <w:shd w:val="clear" w:color="auto" w:fill="FFFFFF"/>
              <w:spacing w:line="240" w:lineRule="auto"/>
              <w:jc w:val="left"/>
              <w:rPr>
                <w:ins w:id="2147" w:author="Абрамова Анна Андреевна" w:date="2024-05-17T00:22:00Z"/>
              </w:rPr>
              <w:pPrChange w:id="2148" w:author="Абрамова Анна Андреевна" w:date="2024-05-17T15:08:00Z">
                <w:pPr>
                  <w:shd w:val="clear" w:color="auto" w:fill="FFFFFF"/>
                </w:pPr>
              </w:pPrChange>
            </w:pPr>
            <w:ins w:id="2149" w:author="Абрамова Анна Андреевна" w:date="2024-05-17T00:22:00Z">
              <w:r w:rsidRPr="00F3552A">
                <w:rPr>
                  <w:color w:val="000000"/>
                </w:rPr>
                <w:t>Генотип 3</w:t>
              </w:r>
            </w:ins>
          </w:p>
          <w:p w14:paraId="4B3101B2" w14:textId="77777777" w:rsidR="00AD6294" w:rsidRPr="00F3552A" w:rsidRDefault="00AD6294">
            <w:pPr>
              <w:shd w:val="clear" w:color="auto" w:fill="FFFFFF"/>
              <w:spacing w:line="240" w:lineRule="auto"/>
              <w:jc w:val="left"/>
              <w:rPr>
                <w:ins w:id="2150" w:author="Абрамова Анна Андреевна" w:date="2024-05-17T00:22:00Z"/>
              </w:rPr>
              <w:pPrChange w:id="2151" w:author="Абрамова Анна Андреевна" w:date="2024-05-17T15:08:00Z">
                <w:pPr>
                  <w:shd w:val="clear" w:color="auto" w:fill="FFFFFF"/>
                </w:pPr>
              </w:pPrChange>
            </w:pPr>
            <w:ins w:id="2152" w:author="Абрамова Анна Андреевна" w:date="2024-05-17T00:22:00Z">
              <w:r w:rsidRPr="00F3552A">
                <w:rPr>
                  <w:color w:val="000000"/>
                </w:rPr>
                <w:t>TN и TE, без цирроза печени или с компенсированным циррозом печени</w:t>
              </w:r>
            </w:ins>
          </w:p>
        </w:tc>
        <w:tc>
          <w:tcPr>
            <w:tcW w:w="3376" w:type="dxa"/>
            <w:tcBorders>
              <w:top w:val="single" w:sz="6" w:space="0" w:color="auto"/>
              <w:left w:val="single" w:sz="6" w:space="0" w:color="auto"/>
              <w:bottom w:val="single" w:sz="6" w:space="0" w:color="auto"/>
              <w:right w:val="single" w:sz="6" w:space="0" w:color="auto"/>
            </w:tcBorders>
            <w:shd w:val="clear" w:color="auto" w:fill="FFFFFF"/>
            <w:vAlign w:val="center"/>
          </w:tcPr>
          <w:p w14:paraId="321AE1A2" w14:textId="77777777" w:rsidR="00AD6294" w:rsidRPr="00F3552A" w:rsidRDefault="00AD6294">
            <w:pPr>
              <w:shd w:val="clear" w:color="auto" w:fill="FFFFFF"/>
              <w:spacing w:line="240" w:lineRule="auto"/>
              <w:jc w:val="left"/>
              <w:rPr>
                <w:ins w:id="2153" w:author="Абрамова Анна Андреевна" w:date="2024-05-17T00:22:00Z"/>
                <w:color w:val="000000"/>
              </w:rPr>
              <w:pPrChange w:id="2154" w:author="Абрамова Анна Андреевна" w:date="2024-05-17T15:08:00Z">
                <w:pPr>
                  <w:shd w:val="clear" w:color="auto" w:fill="FFFFFF"/>
                </w:pPr>
              </w:pPrChange>
            </w:pPr>
            <w:ins w:id="2155" w:author="Абрамова Анна Андреевна" w:date="2024-05-17T00:22:00Z">
              <w:r w:rsidRPr="00F3552A">
                <w:rPr>
                  <w:color w:val="000000"/>
                </w:rPr>
                <w:t>Эпклюза 12</w:t>
              </w:r>
              <w:r>
                <w:rPr>
                  <w:color w:val="000000"/>
                </w:rPr>
                <w:t> нед</w:t>
              </w:r>
              <w:r w:rsidRPr="00F3552A">
                <w:rPr>
                  <w:color w:val="000000"/>
                </w:rPr>
                <w:t>ель (277)</w:t>
              </w:r>
            </w:ins>
          </w:p>
          <w:p w14:paraId="4C4EC0C5" w14:textId="77777777" w:rsidR="00AD6294" w:rsidRPr="00F3552A" w:rsidRDefault="00AD6294">
            <w:pPr>
              <w:shd w:val="clear" w:color="auto" w:fill="FFFFFF"/>
              <w:spacing w:line="240" w:lineRule="auto"/>
              <w:jc w:val="left"/>
              <w:rPr>
                <w:ins w:id="2156" w:author="Абрамова Анна Андреевна" w:date="2024-05-17T00:22:00Z"/>
              </w:rPr>
              <w:pPrChange w:id="2157" w:author="Абрамова Анна Андреевна" w:date="2024-05-17T15:08:00Z">
                <w:pPr>
                  <w:shd w:val="clear" w:color="auto" w:fill="FFFFFF"/>
                </w:pPr>
              </w:pPrChange>
            </w:pPr>
            <w:ins w:id="2158" w:author="Абрамова Анна Андреевна" w:date="2024-05-17T00:22:00Z">
              <w:r w:rsidRPr="00F3552A">
                <w:rPr>
                  <w:color w:val="000000"/>
                </w:rPr>
                <w:t>SOF+RBV 24</w:t>
              </w:r>
              <w:r>
                <w:rPr>
                  <w:color w:val="000000"/>
                </w:rPr>
                <w:t> нед</w:t>
              </w:r>
              <w:r w:rsidRPr="00F3552A">
                <w:rPr>
                  <w:color w:val="000000"/>
                </w:rPr>
                <w:t>ели (275)</w:t>
              </w:r>
            </w:ins>
          </w:p>
        </w:tc>
      </w:tr>
      <w:tr w:rsidR="00AD6294" w:rsidRPr="00F3552A" w14:paraId="3F745AFB" w14:textId="77777777" w:rsidTr="00AD6294">
        <w:trPr>
          <w:ins w:id="2159" w:author="Абрамова Анна Андреевна" w:date="2024-05-17T00:22:00Z"/>
        </w:trPr>
        <w:tc>
          <w:tcPr>
            <w:tcW w:w="1627" w:type="dxa"/>
            <w:tcBorders>
              <w:top w:val="single" w:sz="6" w:space="0" w:color="auto"/>
              <w:left w:val="single" w:sz="6" w:space="0" w:color="auto"/>
              <w:bottom w:val="single" w:sz="6" w:space="0" w:color="auto"/>
              <w:right w:val="single" w:sz="6" w:space="0" w:color="auto"/>
            </w:tcBorders>
            <w:shd w:val="clear" w:color="auto" w:fill="FFFFFF"/>
            <w:vAlign w:val="center"/>
          </w:tcPr>
          <w:p w14:paraId="0F4FA00E" w14:textId="77777777" w:rsidR="00AD6294" w:rsidRPr="00F3552A" w:rsidRDefault="00AD6294">
            <w:pPr>
              <w:shd w:val="clear" w:color="auto" w:fill="FFFFFF"/>
              <w:spacing w:line="240" w:lineRule="auto"/>
              <w:jc w:val="left"/>
              <w:rPr>
                <w:ins w:id="2160" w:author="Абрамова Анна Андреевна" w:date="2024-05-17T00:22:00Z"/>
              </w:rPr>
              <w:pPrChange w:id="2161" w:author="Абрамова Анна Андреевна" w:date="2024-05-17T15:08:00Z">
                <w:pPr>
                  <w:shd w:val="clear" w:color="auto" w:fill="FFFFFF"/>
                </w:pPr>
              </w:pPrChange>
            </w:pPr>
            <w:ins w:id="2162" w:author="Абрамова Анна Андреевна" w:date="2024-05-17T00:22:00Z">
              <w:r w:rsidRPr="00F3552A">
                <w:rPr>
                  <w:color w:val="000000"/>
                </w:rPr>
                <w:t>ASTRAL-4</w:t>
              </w:r>
            </w:ins>
          </w:p>
        </w:tc>
        <w:tc>
          <w:tcPr>
            <w:tcW w:w="4335" w:type="dxa"/>
            <w:tcBorders>
              <w:top w:val="single" w:sz="6" w:space="0" w:color="auto"/>
              <w:left w:val="single" w:sz="6" w:space="0" w:color="auto"/>
              <w:bottom w:val="single" w:sz="6" w:space="0" w:color="auto"/>
              <w:right w:val="single" w:sz="6" w:space="0" w:color="auto"/>
            </w:tcBorders>
            <w:shd w:val="clear" w:color="auto" w:fill="FFFFFF"/>
            <w:vAlign w:val="center"/>
          </w:tcPr>
          <w:p w14:paraId="7CBBE9C9" w14:textId="77777777" w:rsidR="00AD6294" w:rsidRPr="00F3552A" w:rsidRDefault="00AD6294">
            <w:pPr>
              <w:shd w:val="clear" w:color="auto" w:fill="FFFFFF"/>
              <w:spacing w:line="240" w:lineRule="auto"/>
              <w:jc w:val="left"/>
              <w:rPr>
                <w:ins w:id="2163" w:author="Абрамова Анна Андреевна" w:date="2024-05-17T00:22:00Z"/>
              </w:rPr>
              <w:pPrChange w:id="2164" w:author="Абрамова Анна Андреевна" w:date="2024-05-17T15:08:00Z">
                <w:pPr>
                  <w:shd w:val="clear" w:color="auto" w:fill="FFFFFF"/>
                </w:pPr>
              </w:pPrChange>
            </w:pPr>
            <w:ins w:id="2165" w:author="Абрамова Анна Андреевна" w:date="2024-05-17T00:22:00Z">
              <w:r w:rsidRPr="00F3552A">
                <w:rPr>
                  <w:color w:val="000000"/>
                </w:rPr>
                <w:t>Генотипы 1, 2, 3, 4, 5 и 6</w:t>
              </w:r>
            </w:ins>
          </w:p>
          <w:p w14:paraId="5004C6C5" w14:textId="77777777" w:rsidR="00AD6294" w:rsidRPr="00F3552A" w:rsidRDefault="00AD6294">
            <w:pPr>
              <w:shd w:val="clear" w:color="auto" w:fill="FFFFFF"/>
              <w:spacing w:line="240" w:lineRule="auto"/>
              <w:jc w:val="left"/>
              <w:rPr>
                <w:ins w:id="2166" w:author="Абрамова Анна Андреевна" w:date="2024-05-17T00:22:00Z"/>
              </w:rPr>
              <w:pPrChange w:id="2167" w:author="Абрамова Анна Андреевна" w:date="2024-05-17T15:08:00Z">
                <w:pPr>
                  <w:shd w:val="clear" w:color="auto" w:fill="FFFFFF"/>
                </w:pPr>
              </w:pPrChange>
            </w:pPr>
            <w:ins w:id="2168" w:author="Абрамова Анна Андреевна" w:date="2024-05-17T00:22:00Z">
              <w:r w:rsidRPr="00F3552A">
                <w:rPr>
                  <w:color w:val="000000"/>
                </w:rPr>
                <w:lastRenderedPageBreak/>
                <w:t>TN и TE, класс В по классификации CPT, декомпесированный цирроз</w:t>
              </w:r>
            </w:ins>
          </w:p>
        </w:tc>
        <w:tc>
          <w:tcPr>
            <w:tcW w:w="3376" w:type="dxa"/>
            <w:tcBorders>
              <w:top w:val="single" w:sz="6" w:space="0" w:color="auto"/>
              <w:left w:val="single" w:sz="6" w:space="0" w:color="auto"/>
              <w:bottom w:val="single" w:sz="6" w:space="0" w:color="auto"/>
              <w:right w:val="single" w:sz="6" w:space="0" w:color="auto"/>
            </w:tcBorders>
            <w:shd w:val="clear" w:color="auto" w:fill="FFFFFF"/>
            <w:vAlign w:val="center"/>
          </w:tcPr>
          <w:p w14:paraId="624A4C0E" w14:textId="77777777" w:rsidR="00AD6294" w:rsidRPr="00F3552A" w:rsidRDefault="00AD6294">
            <w:pPr>
              <w:shd w:val="clear" w:color="auto" w:fill="FFFFFF"/>
              <w:spacing w:line="240" w:lineRule="auto"/>
              <w:jc w:val="left"/>
              <w:rPr>
                <w:ins w:id="2169" w:author="Абрамова Анна Андреевна" w:date="2024-05-17T00:22:00Z"/>
                <w:color w:val="000000"/>
              </w:rPr>
              <w:pPrChange w:id="2170" w:author="Абрамова Анна Андреевна" w:date="2024-05-17T15:08:00Z">
                <w:pPr>
                  <w:shd w:val="clear" w:color="auto" w:fill="FFFFFF"/>
                </w:pPr>
              </w:pPrChange>
            </w:pPr>
            <w:ins w:id="2171" w:author="Абрамова Анна Андреевна" w:date="2024-05-17T00:22:00Z">
              <w:r w:rsidRPr="00F3552A">
                <w:rPr>
                  <w:color w:val="000000"/>
                </w:rPr>
                <w:lastRenderedPageBreak/>
                <w:t>Эпклюза 12</w:t>
              </w:r>
              <w:r>
                <w:rPr>
                  <w:color w:val="000000"/>
                </w:rPr>
                <w:t> нед</w:t>
              </w:r>
              <w:r w:rsidRPr="00F3552A">
                <w:rPr>
                  <w:color w:val="000000"/>
                </w:rPr>
                <w:t>ель (90)</w:t>
              </w:r>
            </w:ins>
          </w:p>
          <w:p w14:paraId="5754A2C8" w14:textId="77777777" w:rsidR="00AD6294" w:rsidRPr="00F3552A" w:rsidRDefault="00AD6294">
            <w:pPr>
              <w:shd w:val="clear" w:color="auto" w:fill="FFFFFF"/>
              <w:spacing w:line="240" w:lineRule="auto"/>
              <w:jc w:val="left"/>
              <w:rPr>
                <w:ins w:id="2172" w:author="Абрамова Анна Андреевна" w:date="2024-05-17T00:22:00Z"/>
                <w:color w:val="000000"/>
              </w:rPr>
              <w:pPrChange w:id="2173" w:author="Абрамова Анна Андреевна" w:date="2024-05-17T15:08:00Z">
                <w:pPr>
                  <w:shd w:val="clear" w:color="auto" w:fill="FFFFFF"/>
                </w:pPr>
              </w:pPrChange>
            </w:pPr>
            <w:ins w:id="2174" w:author="Абрамова Анна Андреевна" w:date="2024-05-17T00:22:00Z">
              <w:r w:rsidRPr="00F3552A">
                <w:rPr>
                  <w:color w:val="000000"/>
                </w:rPr>
                <w:lastRenderedPageBreak/>
                <w:t>Эпклюза + RBV 12</w:t>
              </w:r>
              <w:r>
                <w:rPr>
                  <w:color w:val="000000"/>
                </w:rPr>
                <w:t> нед</w:t>
              </w:r>
              <w:r w:rsidRPr="00F3552A">
                <w:rPr>
                  <w:color w:val="000000"/>
                </w:rPr>
                <w:t>ель (87)</w:t>
              </w:r>
            </w:ins>
          </w:p>
          <w:p w14:paraId="64F5A97F" w14:textId="77777777" w:rsidR="00AD6294" w:rsidRPr="00F3552A" w:rsidRDefault="00AD6294">
            <w:pPr>
              <w:shd w:val="clear" w:color="auto" w:fill="FFFFFF"/>
              <w:spacing w:line="240" w:lineRule="auto"/>
              <w:jc w:val="left"/>
              <w:rPr>
                <w:ins w:id="2175" w:author="Абрамова Анна Андреевна" w:date="2024-05-17T00:22:00Z"/>
              </w:rPr>
              <w:pPrChange w:id="2176" w:author="Абрамова Анна Андреевна" w:date="2024-05-17T15:08:00Z">
                <w:pPr>
                  <w:shd w:val="clear" w:color="auto" w:fill="FFFFFF"/>
                </w:pPr>
              </w:pPrChange>
            </w:pPr>
            <w:ins w:id="2177" w:author="Абрамова Анна Андреевна" w:date="2024-05-17T00:22:00Z">
              <w:r w:rsidRPr="00F3552A">
                <w:rPr>
                  <w:color w:val="000000"/>
                </w:rPr>
                <w:t>Эпклюза 24</w:t>
              </w:r>
              <w:r>
                <w:rPr>
                  <w:color w:val="000000"/>
                </w:rPr>
                <w:t> нед</w:t>
              </w:r>
              <w:r w:rsidRPr="00F3552A">
                <w:rPr>
                  <w:color w:val="000000"/>
                </w:rPr>
                <w:t>ели (90)</w:t>
              </w:r>
            </w:ins>
          </w:p>
        </w:tc>
      </w:tr>
      <w:tr w:rsidR="00AD6294" w:rsidRPr="00F3552A" w14:paraId="3AB50A78" w14:textId="77777777" w:rsidTr="00AD6294">
        <w:trPr>
          <w:ins w:id="2178" w:author="Абрамова Анна Андреевна" w:date="2024-05-17T00:22:00Z"/>
        </w:trPr>
        <w:tc>
          <w:tcPr>
            <w:tcW w:w="1627" w:type="dxa"/>
            <w:tcBorders>
              <w:top w:val="single" w:sz="6" w:space="0" w:color="auto"/>
              <w:left w:val="single" w:sz="6" w:space="0" w:color="auto"/>
              <w:bottom w:val="single" w:sz="6" w:space="0" w:color="auto"/>
              <w:right w:val="single" w:sz="6" w:space="0" w:color="auto"/>
            </w:tcBorders>
            <w:shd w:val="clear" w:color="auto" w:fill="FFFFFF"/>
            <w:vAlign w:val="center"/>
          </w:tcPr>
          <w:p w14:paraId="6DD333F6" w14:textId="77777777" w:rsidR="00AD6294" w:rsidRPr="00F3552A" w:rsidRDefault="00AD6294">
            <w:pPr>
              <w:shd w:val="clear" w:color="auto" w:fill="FFFFFF"/>
              <w:spacing w:line="240" w:lineRule="auto"/>
              <w:jc w:val="left"/>
              <w:rPr>
                <w:ins w:id="2179" w:author="Абрамова Анна Андреевна" w:date="2024-05-17T00:22:00Z"/>
              </w:rPr>
              <w:pPrChange w:id="2180" w:author="Абрамова Анна Андреевна" w:date="2024-05-17T15:08:00Z">
                <w:pPr>
                  <w:shd w:val="clear" w:color="auto" w:fill="FFFFFF"/>
                </w:pPr>
              </w:pPrChange>
            </w:pPr>
            <w:ins w:id="2181" w:author="Абрамова Анна Андреевна" w:date="2024-05-17T00:22:00Z">
              <w:r w:rsidRPr="00F3552A">
                <w:rPr>
                  <w:color w:val="000000"/>
                </w:rPr>
                <w:lastRenderedPageBreak/>
                <w:t>ASTRAL-5</w:t>
              </w:r>
            </w:ins>
          </w:p>
        </w:tc>
        <w:tc>
          <w:tcPr>
            <w:tcW w:w="4335" w:type="dxa"/>
            <w:tcBorders>
              <w:top w:val="single" w:sz="6" w:space="0" w:color="auto"/>
              <w:left w:val="single" w:sz="6" w:space="0" w:color="auto"/>
              <w:bottom w:val="single" w:sz="6" w:space="0" w:color="auto"/>
              <w:right w:val="single" w:sz="6" w:space="0" w:color="auto"/>
            </w:tcBorders>
            <w:shd w:val="clear" w:color="auto" w:fill="FFFFFF"/>
            <w:vAlign w:val="center"/>
          </w:tcPr>
          <w:p w14:paraId="5A7D49F8" w14:textId="77777777" w:rsidR="00AD6294" w:rsidRPr="00F3552A" w:rsidRDefault="00AD6294">
            <w:pPr>
              <w:shd w:val="clear" w:color="auto" w:fill="FFFFFF"/>
              <w:spacing w:line="240" w:lineRule="auto"/>
              <w:jc w:val="left"/>
              <w:rPr>
                <w:ins w:id="2182" w:author="Абрамова Анна Андреевна" w:date="2024-05-17T00:22:00Z"/>
              </w:rPr>
              <w:pPrChange w:id="2183" w:author="Абрамова Анна Андреевна" w:date="2024-05-17T15:08:00Z">
                <w:pPr>
                  <w:shd w:val="clear" w:color="auto" w:fill="FFFFFF"/>
                </w:pPr>
              </w:pPrChange>
            </w:pPr>
            <w:ins w:id="2184" w:author="Абрамова Анна Андреевна" w:date="2024-05-17T00:22:00Z">
              <w:r w:rsidRPr="00F3552A">
                <w:rPr>
                  <w:color w:val="000000"/>
                </w:rPr>
                <w:t>Генотипы 1, 2, 3, 4, 5 и 6</w:t>
              </w:r>
            </w:ins>
          </w:p>
          <w:p w14:paraId="138B94A0" w14:textId="77777777" w:rsidR="00AD6294" w:rsidRPr="00F3552A" w:rsidRDefault="00AD6294">
            <w:pPr>
              <w:shd w:val="clear" w:color="auto" w:fill="FFFFFF"/>
              <w:spacing w:line="240" w:lineRule="auto"/>
              <w:jc w:val="left"/>
              <w:rPr>
                <w:ins w:id="2185" w:author="Абрамова Анна Андреевна" w:date="2024-05-17T00:22:00Z"/>
              </w:rPr>
              <w:pPrChange w:id="2186" w:author="Абрамова Анна Андреевна" w:date="2024-05-17T15:08:00Z">
                <w:pPr>
                  <w:shd w:val="clear" w:color="auto" w:fill="FFFFFF"/>
                </w:pPr>
              </w:pPrChange>
            </w:pPr>
            <w:ins w:id="2187" w:author="Абрамова Анна Андреевна" w:date="2024-05-17T00:22:00Z">
              <w:r w:rsidRPr="00F3552A">
                <w:rPr>
                  <w:color w:val="000000"/>
                </w:rPr>
                <w:t>TN и TE, без цирроза или с декомпесированным циррозом, с коинфекцией ВГС-ВИЧ-1</w:t>
              </w:r>
            </w:ins>
          </w:p>
        </w:tc>
        <w:tc>
          <w:tcPr>
            <w:tcW w:w="3376" w:type="dxa"/>
            <w:tcBorders>
              <w:top w:val="single" w:sz="6" w:space="0" w:color="auto"/>
              <w:left w:val="single" w:sz="6" w:space="0" w:color="auto"/>
              <w:bottom w:val="single" w:sz="6" w:space="0" w:color="auto"/>
              <w:right w:val="single" w:sz="6" w:space="0" w:color="auto"/>
            </w:tcBorders>
            <w:shd w:val="clear" w:color="auto" w:fill="FFFFFF"/>
            <w:vAlign w:val="center"/>
          </w:tcPr>
          <w:p w14:paraId="6CD17652" w14:textId="77777777" w:rsidR="00AD6294" w:rsidRPr="00F3552A" w:rsidRDefault="00AD6294">
            <w:pPr>
              <w:shd w:val="clear" w:color="auto" w:fill="FFFFFF"/>
              <w:spacing w:line="240" w:lineRule="auto"/>
              <w:jc w:val="left"/>
              <w:rPr>
                <w:ins w:id="2188" w:author="Абрамова Анна Андреевна" w:date="2024-05-17T00:22:00Z"/>
              </w:rPr>
              <w:pPrChange w:id="2189" w:author="Абрамова Анна Андреевна" w:date="2024-05-17T15:08:00Z">
                <w:pPr>
                  <w:shd w:val="clear" w:color="auto" w:fill="FFFFFF"/>
                </w:pPr>
              </w:pPrChange>
            </w:pPr>
            <w:ins w:id="2190" w:author="Абрамова Анна Андреевна" w:date="2024-05-17T00:22:00Z">
              <w:r w:rsidRPr="00F3552A">
                <w:rPr>
                  <w:color w:val="000000"/>
                </w:rPr>
                <w:t>Эпклюза 12</w:t>
              </w:r>
              <w:r>
                <w:rPr>
                  <w:color w:val="000000"/>
                </w:rPr>
                <w:t> нед</w:t>
              </w:r>
              <w:r w:rsidRPr="00F3552A">
                <w:rPr>
                  <w:color w:val="000000"/>
                </w:rPr>
                <w:t>ель (106)</w:t>
              </w:r>
            </w:ins>
          </w:p>
        </w:tc>
      </w:tr>
      <w:tr w:rsidR="00AD6294" w:rsidRPr="00F3552A" w14:paraId="0FD1FFE3" w14:textId="77777777" w:rsidTr="00AD6294">
        <w:trPr>
          <w:ins w:id="2191" w:author="Абрамова Анна Андреевна" w:date="2024-05-17T00:22:00Z"/>
        </w:trPr>
        <w:tc>
          <w:tcPr>
            <w:tcW w:w="1627" w:type="dxa"/>
            <w:tcBorders>
              <w:top w:val="single" w:sz="6" w:space="0" w:color="auto"/>
              <w:left w:val="single" w:sz="6" w:space="0" w:color="auto"/>
              <w:bottom w:val="single" w:sz="6" w:space="0" w:color="auto"/>
              <w:right w:val="single" w:sz="6" w:space="0" w:color="auto"/>
            </w:tcBorders>
            <w:shd w:val="clear" w:color="auto" w:fill="FFFFFF"/>
            <w:vAlign w:val="center"/>
          </w:tcPr>
          <w:p w14:paraId="4E5F7FF9" w14:textId="77777777" w:rsidR="00AD6294" w:rsidRPr="00F3552A" w:rsidRDefault="00AD6294">
            <w:pPr>
              <w:shd w:val="clear" w:color="auto" w:fill="FFFFFF"/>
              <w:spacing w:line="240" w:lineRule="auto"/>
              <w:jc w:val="left"/>
              <w:rPr>
                <w:ins w:id="2192" w:author="Абрамова Анна Андреевна" w:date="2024-05-17T00:22:00Z"/>
              </w:rPr>
              <w:pPrChange w:id="2193" w:author="Абрамова Анна Андреевна" w:date="2024-05-17T15:08:00Z">
                <w:pPr>
                  <w:shd w:val="clear" w:color="auto" w:fill="FFFFFF"/>
                </w:pPr>
              </w:pPrChange>
            </w:pPr>
            <w:ins w:id="2194" w:author="Абрамова Анна Андреевна" w:date="2024-05-17T00:22:00Z">
              <w:r w:rsidRPr="00F3552A">
                <w:rPr>
                  <w:color w:val="000000"/>
                </w:rPr>
                <w:t>GS-US-342-4062</w:t>
              </w:r>
            </w:ins>
          </w:p>
        </w:tc>
        <w:tc>
          <w:tcPr>
            <w:tcW w:w="4335" w:type="dxa"/>
            <w:tcBorders>
              <w:top w:val="single" w:sz="6" w:space="0" w:color="auto"/>
              <w:left w:val="single" w:sz="6" w:space="0" w:color="auto"/>
              <w:bottom w:val="single" w:sz="6" w:space="0" w:color="auto"/>
              <w:right w:val="single" w:sz="6" w:space="0" w:color="auto"/>
            </w:tcBorders>
            <w:shd w:val="clear" w:color="auto" w:fill="FFFFFF"/>
            <w:vAlign w:val="center"/>
          </w:tcPr>
          <w:p w14:paraId="40BD6041" w14:textId="77777777" w:rsidR="00AD6294" w:rsidRPr="00F3552A" w:rsidRDefault="00AD6294">
            <w:pPr>
              <w:shd w:val="clear" w:color="auto" w:fill="FFFFFF"/>
              <w:spacing w:line="240" w:lineRule="auto"/>
              <w:jc w:val="left"/>
              <w:rPr>
                <w:ins w:id="2195" w:author="Абрамова Анна Андреевна" w:date="2024-05-17T00:22:00Z"/>
              </w:rPr>
              <w:pPrChange w:id="2196" w:author="Абрамова Анна Андреевна" w:date="2024-05-17T15:08:00Z">
                <w:pPr>
                  <w:shd w:val="clear" w:color="auto" w:fill="FFFFFF"/>
                </w:pPr>
              </w:pPrChange>
            </w:pPr>
            <w:ins w:id="2197" w:author="Абрамова Анна Андреевна" w:date="2024-05-17T00:22:00Z">
              <w:r w:rsidRPr="00F3552A">
                <w:rPr>
                  <w:color w:val="000000"/>
                </w:rPr>
                <w:t>TN и TE лечение и ранее получавшие лечение, с ТСПН, требующей диализа</w:t>
              </w:r>
            </w:ins>
          </w:p>
        </w:tc>
        <w:tc>
          <w:tcPr>
            <w:tcW w:w="3376" w:type="dxa"/>
            <w:tcBorders>
              <w:top w:val="single" w:sz="6" w:space="0" w:color="auto"/>
              <w:left w:val="single" w:sz="6" w:space="0" w:color="auto"/>
              <w:bottom w:val="single" w:sz="6" w:space="0" w:color="auto"/>
              <w:right w:val="single" w:sz="6" w:space="0" w:color="auto"/>
            </w:tcBorders>
            <w:shd w:val="clear" w:color="auto" w:fill="FFFFFF"/>
            <w:vAlign w:val="center"/>
          </w:tcPr>
          <w:p w14:paraId="3C226D90" w14:textId="77777777" w:rsidR="00AD6294" w:rsidRPr="00F3552A" w:rsidRDefault="00AD6294">
            <w:pPr>
              <w:shd w:val="clear" w:color="auto" w:fill="FFFFFF"/>
              <w:spacing w:line="240" w:lineRule="auto"/>
              <w:jc w:val="left"/>
              <w:rPr>
                <w:ins w:id="2198" w:author="Абрамова Анна Андреевна" w:date="2024-05-17T00:22:00Z"/>
              </w:rPr>
              <w:pPrChange w:id="2199" w:author="Абрамова Анна Андреевна" w:date="2024-05-17T15:08:00Z">
                <w:pPr>
                  <w:shd w:val="clear" w:color="auto" w:fill="FFFFFF"/>
                </w:pPr>
              </w:pPrChange>
            </w:pPr>
            <w:ins w:id="2200" w:author="Абрамова Анна Андреевна" w:date="2024-05-17T00:22:00Z">
              <w:r w:rsidRPr="00F3552A">
                <w:rPr>
                  <w:color w:val="000000"/>
                </w:rPr>
                <w:t>Эпклюза 12</w:t>
              </w:r>
              <w:r>
                <w:rPr>
                  <w:color w:val="000000"/>
                </w:rPr>
                <w:t> нед</w:t>
              </w:r>
              <w:r w:rsidRPr="00F3552A">
                <w:rPr>
                  <w:color w:val="000000"/>
                </w:rPr>
                <w:t>ель (59)</w:t>
              </w:r>
            </w:ins>
          </w:p>
        </w:tc>
      </w:tr>
      <w:tr w:rsidR="00AD6294" w:rsidRPr="00F3552A" w14:paraId="47EC351E" w14:textId="77777777" w:rsidTr="00FE0F3F">
        <w:trPr>
          <w:ins w:id="2201" w:author="Абрамова Анна Андреевна" w:date="2024-05-17T00:24:00Z"/>
        </w:trPr>
        <w:tc>
          <w:tcPr>
            <w:tcW w:w="9338" w:type="dxa"/>
            <w:gridSpan w:val="3"/>
            <w:tcBorders>
              <w:top w:val="single" w:sz="6" w:space="0" w:color="auto"/>
              <w:left w:val="single" w:sz="6" w:space="0" w:color="auto"/>
              <w:bottom w:val="single" w:sz="6" w:space="0" w:color="auto"/>
              <w:right w:val="single" w:sz="6" w:space="0" w:color="auto"/>
            </w:tcBorders>
            <w:shd w:val="clear" w:color="auto" w:fill="FFFFFF"/>
            <w:vAlign w:val="center"/>
          </w:tcPr>
          <w:p w14:paraId="4B303138" w14:textId="17A2ED15" w:rsidR="00AD6294" w:rsidRPr="00AD6294" w:rsidRDefault="00AD6294">
            <w:pPr>
              <w:shd w:val="clear" w:color="auto" w:fill="FFFFFF"/>
              <w:spacing w:after="0" w:line="240" w:lineRule="auto"/>
              <w:jc w:val="left"/>
              <w:rPr>
                <w:ins w:id="2202" w:author="Абрамова Анна Андреевна" w:date="2024-05-17T00:25:00Z"/>
                <w:b/>
                <w:bCs/>
                <w:color w:val="000000"/>
                <w:sz w:val="20"/>
                <w:szCs w:val="20"/>
                <w:rPrChange w:id="2203" w:author="Абрамова Анна Андреевна" w:date="2024-05-17T00:25:00Z">
                  <w:rPr>
                    <w:ins w:id="2204" w:author="Абрамова Анна Андреевна" w:date="2024-05-17T00:25:00Z"/>
                    <w:color w:val="000000"/>
                  </w:rPr>
                </w:rPrChange>
              </w:rPr>
              <w:pPrChange w:id="2205" w:author="Абрамова Анна Андреевна" w:date="2024-05-17T15:08:00Z">
                <w:pPr>
                  <w:shd w:val="clear" w:color="auto" w:fill="FFFFFF"/>
                  <w:spacing w:line="240" w:lineRule="auto"/>
                  <w:jc w:val="left"/>
                </w:pPr>
              </w:pPrChange>
            </w:pPr>
            <w:ins w:id="2206" w:author="Абрамова Анна Андреевна" w:date="2024-05-17T00:25:00Z">
              <w:r w:rsidRPr="00AD6294">
                <w:rPr>
                  <w:b/>
                  <w:bCs/>
                  <w:color w:val="000000"/>
                  <w:sz w:val="20"/>
                  <w:szCs w:val="20"/>
                  <w:rPrChange w:id="2207" w:author="Абрамова Анна Андреевна" w:date="2024-05-17T00:25:00Z">
                    <w:rPr>
                      <w:color w:val="000000"/>
                    </w:rPr>
                  </w:rPrChange>
                </w:rPr>
                <w:t>Примечание:</w:t>
              </w:r>
            </w:ins>
          </w:p>
          <w:p w14:paraId="3D7B8D65" w14:textId="1F599830" w:rsidR="00AD6294" w:rsidRPr="00F3552A" w:rsidRDefault="00AD6294">
            <w:pPr>
              <w:shd w:val="clear" w:color="auto" w:fill="FFFFFF"/>
              <w:spacing w:after="0" w:line="240" w:lineRule="auto"/>
              <w:jc w:val="left"/>
              <w:rPr>
                <w:ins w:id="2208" w:author="Абрамова Анна Андреевна" w:date="2024-05-17T00:24:00Z"/>
                <w:color w:val="000000"/>
              </w:rPr>
              <w:pPrChange w:id="2209" w:author="Абрамова Анна Андреевна" w:date="2024-05-17T15:08:00Z">
                <w:pPr>
                  <w:shd w:val="clear" w:color="auto" w:fill="FFFFFF"/>
                  <w:spacing w:line="240" w:lineRule="auto"/>
                  <w:jc w:val="left"/>
                </w:pPr>
              </w:pPrChange>
            </w:pPr>
            <w:ins w:id="2210" w:author="Абрамова Анна Андреевна" w:date="2024-05-17T00:25:00Z">
              <w:r w:rsidRPr="00AD6294">
                <w:rPr>
                  <w:color w:val="000000"/>
                  <w:sz w:val="20"/>
                  <w:szCs w:val="20"/>
                  <w:rPrChange w:id="2211" w:author="Абрамова Анна Андреевна" w:date="2024-05-17T00:25:00Z">
                    <w:rPr>
                      <w:color w:val="000000"/>
                    </w:rPr>
                  </w:rPrChange>
                </w:rPr>
                <w:t>TN = пациенты, ранее не получавшие лечения; TE = пациенты, ранее получавшие лечение (включая тех, у кого была неэффективной терапия на основе пэгинтерферона альфа + рибавирин с ингибитором протеазы ВГС или без него)</w:t>
              </w:r>
            </w:ins>
          </w:p>
        </w:tc>
      </w:tr>
    </w:tbl>
    <w:p w14:paraId="66829CD2" w14:textId="77777777" w:rsidR="00AD6294" w:rsidRDefault="00AD6294">
      <w:pPr>
        <w:shd w:val="clear" w:color="auto" w:fill="FFFFFF"/>
        <w:spacing w:after="0" w:line="240" w:lineRule="auto"/>
        <w:ind w:firstLine="708"/>
        <w:rPr>
          <w:ins w:id="2212" w:author="Абрамова Анна Андреевна" w:date="2024-05-17T00:26:00Z"/>
          <w:color w:val="000000"/>
        </w:rPr>
        <w:pPrChange w:id="2213" w:author="Абрамова Анна Андреевна" w:date="2024-05-17T15:08:00Z">
          <w:pPr>
            <w:shd w:val="clear" w:color="auto" w:fill="FFFFFF"/>
            <w:ind w:firstLine="708"/>
          </w:pPr>
        </w:pPrChange>
      </w:pPr>
    </w:p>
    <w:p w14:paraId="52028640" w14:textId="1D10E405" w:rsidR="00AD6294" w:rsidRPr="00AD6294" w:rsidRDefault="00AD6294">
      <w:pPr>
        <w:shd w:val="clear" w:color="auto" w:fill="FFFFFF"/>
        <w:spacing w:after="0" w:line="240" w:lineRule="auto"/>
        <w:ind w:firstLine="708"/>
        <w:rPr>
          <w:ins w:id="2214" w:author="Абрамова Анна Андреевна" w:date="2024-05-17T00:21:00Z"/>
          <w:rStyle w:val="rynqvb"/>
          <w:rPrChange w:id="2215" w:author="Абрамова Анна Андреевна" w:date="2024-05-17T00:25:00Z">
            <w:rPr>
              <w:ins w:id="2216" w:author="Абрамова Анна Андреевна" w:date="2024-05-17T00:21:00Z"/>
              <w:rStyle w:val="rynqvb"/>
              <w:rFonts w:eastAsia="MS Mincho"/>
              <w:color w:val="000000"/>
              <w:lang w:eastAsia="ja-JP"/>
            </w:rPr>
          </w:rPrChange>
        </w:rPr>
        <w:pPrChange w:id="2217" w:author="Абрамова Анна Андреевна" w:date="2024-05-17T15:08:00Z">
          <w:pPr>
            <w:pStyle w:val="NormalWeb"/>
            <w:shd w:val="clear" w:color="auto" w:fill="FFFFFF"/>
            <w:spacing w:after="0"/>
            <w:ind w:firstLine="708"/>
            <w:contextualSpacing/>
            <w:jc w:val="both"/>
          </w:pPr>
        </w:pPrChange>
      </w:pPr>
      <w:ins w:id="2218" w:author="Абрамова Анна Андреевна" w:date="2024-05-17T00:25:00Z">
        <w:r w:rsidRPr="00F3552A">
          <w:rPr>
            <w:color w:val="000000"/>
          </w:rPr>
          <w:t>Доза рибавирина определялась в зависимости от массы тела (1000</w:t>
        </w:r>
        <w:r>
          <w:rPr>
            <w:color w:val="000000"/>
          </w:rPr>
          <w:t> </w:t>
        </w:r>
        <w:r w:rsidRPr="00F3552A">
          <w:rPr>
            <w:color w:val="000000"/>
          </w:rPr>
          <w:t xml:space="preserve">мг в сутки назначали в виде 2 отдельных доз пациентам с массой тела </w:t>
        </w:r>
        <w:r>
          <w:rPr>
            <w:color w:val="000000"/>
          </w:rPr>
          <w:t>&lt; </w:t>
        </w:r>
        <w:r w:rsidRPr="00F3552A">
          <w:rPr>
            <w:color w:val="000000"/>
          </w:rPr>
          <w:t>75</w:t>
        </w:r>
        <w:r>
          <w:rPr>
            <w:color w:val="000000"/>
          </w:rPr>
          <w:t> </w:t>
        </w:r>
        <w:r w:rsidRPr="00F3552A">
          <w:rPr>
            <w:color w:val="000000"/>
          </w:rPr>
          <w:t>кг и 1200</w:t>
        </w:r>
        <w:r>
          <w:rPr>
            <w:color w:val="000000"/>
          </w:rPr>
          <w:t> </w:t>
        </w:r>
        <w:r w:rsidRPr="00F3552A">
          <w:rPr>
            <w:color w:val="000000"/>
          </w:rPr>
          <w:t xml:space="preserve">мг - пациентам с массой тела </w:t>
        </w:r>
        <w:r>
          <w:rPr>
            <w:color w:val="000000"/>
          </w:rPr>
          <w:t>≥ </w:t>
        </w:r>
        <w:r w:rsidRPr="00F3552A">
          <w:rPr>
            <w:color w:val="000000"/>
          </w:rPr>
          <w:t>75</w:t>
        </w:r>
        <w:r>
          <w:rPr>
            <w:color w:val="000000"/>
          </w:rPr>
          <w:t> </w:t>
        </w:r>
        <w:r w:rsidRPr="00F3552A">
          <w:rPr>
            <w:color w:val="000000"/>
          </w:rPr>
          <w:t xml:space="preserve">кг) и применялась в виде двух отдельных доз при использовании в комбинации с софосбувиром в исследованиях ASTRAL-2 и ASTRAL-3 или в комбинации с </w:t>
        </w:r>
      </w:ins>
      <w:ins w:id="2219" w:author="Абрамова Анна Андреевна" w:date="2024-05-17T00:26:00Z">
        <w:r>
          <w:rPr>
            <w:color w:val="000000"/>
          </w:rPr>
          <w:t>софосбувиром+велпатасвиром</w:t>
        </w:r>
      </w:ins>
      <w:ins w:id="2220" w:author="Абрамова Анна Андреевна" w:date="2024-05-17T00:25:00Z">
        <w:r w:rsidRPr="00F3552A">
          <w:rPr>
            <w:color w:val="000000"/>
          </w:rPr>
          <w:t xml:space="preserve"> в исследовании ASTRAL-4. Коррекцию дозы рибавирина проводили в соответствии с инструкцией по применению препарата. Значения концентрации РНК ВГС в сыворотке крови измеряли в ходе клинических исследований с использованием теста COBAS AmpliPrep/COBAS Taqman HCV (версия 2.0) с нижним пределом количественного определения (НПКО) 15</w:t>
        </w:r>
        <w:r>
          <w:rPr>
            <w:color w:val="000000"/>
          </w:rPr>
          <w:t> </w:t>
        </w:r>
        <w:r w:rsidRPr="00F3552A">
          <w:rPr>
            <w:color w:val="000000"/>
          </w:rPr>
          <w:t>МЕ/мл. Устойчивый вирусологический ответ (</w:t>
        </w:r>
      </w:ins>
      <w:ins w:id="2221" w:author="Абрамова Анна Андреевна" w:date="2024-05-17T00:26:00Z">
        <w:r>
          <w:rPr>
            <w:color w:val="000000"/>
          </w:rPr>
          <w:t>УВО</w:t>
        </w:r>
      </w:ins>
      <w:ins w:id="2222" w:author="Абрамова Анна Андреевна" w:date="2024-05-17T00:25:00Z">
        <w:r w:rsidRPr="00F3552A">
          <w:rPr>
            <w:color w:val="000000"/>
          </w:rPr>
          <w:t>12), определяемый как концентрация РНК ВГС ниже НПКО через 12</w:t>
        </w:r>
        <w:r>
          <w:rPr>
            <w:color w:val="000000"/>
          </w:rPr>
          <w:t> нед</w:t>
        </w:r>
        <w:r w:rsidRPr="00F3552A">
          <w:rPr>
            <w:color w:val="000000"/>
          </w:rPr>
          <w:t>ель после прекращения лечения, был первичной конечной точкой по определению частоты излечения от ВГС</w:t>
        </w:r>
      </w:ins>
      <w:ins w:id="2223" w:author="Абрамова Анна Андреевна" w:date="2024-05-17T00:26:00Z">
        <w:r>
          <w:rPr>
            <w:color w:val="000000"/>
          </w:rPr>
          <w:t xml:space="preserve"> </w:t>
        </w:r>
        <w:r w:rsidRPr="00C4139E">
          <w:rPr>
            <w:color w:val="000000"/>
            <w:rPrChange w:id="2224" w:author="Абрамова Анна Андреевна" w:date="2024-05-17T15:08:00Z">
              <w:rPr>
                <w:color w:val="000000"/>
                <w:lang w:val="en-US"/>
              </w:rPr>
            </w:rPrChange>
          </w:rPr>
          <w:t>[</w:t>
        </w:r>
      </w:ins>
      <w:ins w:id="2225" w:author="Абрамова Анна Андреевна" w:date="2024-05-17T15:08:00Z">
        <w:r w:rsidR="00C4139E" w:rsidRPr="00C4139E">
          <w:rPr>
            <w:color w:val="000000"/>
            <w:rPrChange w:id="2226" w:author="Абрамова Анна Андреевна" w:date="2024-05-17T15:08:00Z">
              <w:rPr>
                <w:color w:val="000000"/>
                <w:highlight w:val="yellow"/>
              </w:rPr>
            </w:rPrChange>
          </w:rPr>
          <w:t>9</w:t>
        </w:r>
      </w:ins>
      <w:ins w:id="2227" w:author="Абрамова Анна Андреевна" w:date="2024-05-17T00:26:00Z">
        <w:r w:rsidRPr="00C4139E">
          <w:rPr>
            <w:color w:val="000000"/>
            <w:rPrChange w:id="2228" w:author="Абрамова Анна Андреевна" w:date="2024-05-17T15:08:00Z">
              <w:rPr>
                <w:color w:val="000000"/>
                <w:lang w:val="en-US"/>
              </w:rPr>
            </w:rPrChange>
          </w:rPr>
          <w:t>]</w:t>
        </w:r>
      </w:ins>
      <w:ins w:id="2229" w:author="Абрамова Анна Андреевна" w:date="2024-05-17T00:25:00Z">
        <w:r w:rsidRPr="00C4139E">
          <w:rPr>
            <w:color w:val="000000"/>
          </w:rPr>
          <w:t>.</w:t>
        </w:r>
      </w:ins>
    </w:p>
    <w:p w14:paraId="01089ACF" w14:textId="241BE3BE" w:rsidR="00AD6294" w:rsidRPr="00C66366" w:rsidDel="00AD6294" w:rsidRDefault="00AD6294">
      <w:pPr>
        <w:pStyle w:val="NormalWeb"/>
        <w:shd w:val="clear" w:color="auto" w:fill="FFFFFF"/>
        <w:spacing w:after="0"/>
        <w:ind w:firstLine="708"/>
        <w:contextualSpacing/>
        <w:jc w:val="both"/>
        <w:rPr>
          <w:del w:id="2230" w:author="Абрамова Анна Андреевна" w:date="2024-05-17T00:21:00Z"/>
          <w:rStyle w:val="rynqvb"/>
          <w:rFonts w:eastAsia="MS Mincho"/>
          <w:color w:val="000000"/>
          <w:lang w:eastAsia="ja-JP"/>
        </w:rPr>
      </w:pPr>
      <w:ins w:id="2231" w:author="Абрамова Анна Андреевна" w:date="2024-05-17T00:21:00Z">
        <w:r>
          <w:rPr>
            <w:rStyle w:val="rynqvb"/>
            <w:color w:val="000000"/>
          </w:rPr>
          <w:tab/>
        </w:r>
      </w:ins>
    </w:p>
    <w:p w14:paraId="50AC8D12" w14:textId="7581B0D5" w:rsidR="00C66366" w:rsidDel="00B12932" w:rsidRDefault="00C66366">
      <w:pPr>
        <w:pStyle w:val="NormalWeb"/>
        <w:shd w:val="clear" w:color="auto" w:fill="FFFFFF"/>
        <w:spacing w:before="0" w:beforeAutospacing="0" w:after="0" w:afterAutospacing="0"/>
        <w:contextualSpacing/>
        <w:jc w:val="both"/>
        <w:rPr>
          <w:del w:id="2232" w:author="Абрамова Анна Андреевна" w:date="2024-05-16T23:50:00Z"/>
          <w:rStyle w:val="rynqvb"/>
          <w:rFonts w:eastAsia="MS Mincho"/>
          <w:color w:val="000000"/>
          <w:lang w:eastAsia="ja-JP"/>
        </w:rPr>
      </w:pPr>
      <w:r w:rsidRPr="00C66366">
        <w:rPr>
          <w:rStyle w:val="rynqvb"/>
          <w:color w:val="000000"/>
        </w:rPr>
        <w:t>Общее число включенных пациентов составило 2603</w:t>
      </w:r>
      <w:r>
        <w:rPr>
          <w:rStyle w:val="rynqvb"/>
          <w:color w:val="000000"/>
        </w:rPr>
        <w:t>:</w:t>
      </w:r>
      <w:r w:rsidRPr="00C66366">
        <w:rPr>
          <w:rStyle w:val="rynqvb"/>
          <w:color w:val="000000"/>
        </w:rPr>
        <w:t xml:space="preserve"> 1302 в исследованиях III фазы, 802 - II фазы и 499 - I фазы.</w:t>
      </w:r>
      <w:r w:rsidR="009C6C0A">
        <w:rPr>
          <w:rStyle w:val="rynqvb"/>
          <w:color w:val="000000"/>
        </w:rPr>
        <w:t xml:space="preserve"> </w:t>
      </w:r>
      <w:r w:rsidR="009C6C0A" w:rsidRPr="00E36881">
        <w:rPr>
          <w:rStyle w:val="rynqvb"/>
          <w:color w:val="000000"/>
        </w:rPr>
        <w:t xml:space="preserve">В </w:t>
      </w:r>
      <w:r w:rsidR="00E36881">
        <w:rPr>
          <w:rStyle w:val="rynqvb"/>
          <w:color w:val="000000"/>
        </w:rPr>
        <w:t>Т</w:t>
      </w:r>
      <w:r w:rsidR="009C6C0A" w:rsidRPr="00E36881">
        <w:rPr>
          <w:rStyle w:val="rynqvb"/>
          <w:color w:val="000000"/>
        </w:rPr>
        <w:t>аблице</w:t>
      </w:r>
      <w:r w:rsidR="00E36881" w:rsidRPr="00E36881">
        <w:rPr>
          <w:rStyle w:val="rynqvb"/>
          <w:color w:val="000000"/>
        </w:rPr>
        <w:t xml:space="preserve"> 4-</w:t>
      </w:r>
      <w:ins w:id="2233" w:author="Абрамова Анна Андреевна" w:date="2024-05-17T15:09:00Z">
        <w:r w:rsidR="00C4139E">
          <w:rPr>
            <w:rStyle w:val="rynqvb"/>
            <w:color w:val="000000"/>
          </w:rPr>
          <w:t>8</w:t>
        </w:r>
      </w:ins>
      <w:del w:id="2234" w:author="Абрамова Анна Андреевна" w:date="2024-05-16T23:50:00Z">
        <w:r w:rsidR="00E36881" w:rsidRPr="00E36881" w:rsidDel="00B12932">
          <w:rPr>
            <w:rStyle w:val="rynqvb"/>
            <w:color w:val="000000"/>
          </w:rPr>
          <w:delText>4</w:delText>
        </w:r>
      </w:del>
      <w:r w:rsidR="009C6C0A">
        <w:rPr>
          <w:rStyle w:val="rynqvb"/>
          <w:color w:val="000000"/>
        </w:rPr>
        <w:t xml:space="preserve"> приведен дизайн к</w:t>
      </w:r>
      <w:r w:rsidR="009C6C0A" w:rsidRPr="009C6C0A">
        <w:rPr>
          <w:rStyle w:val="rynqvb"/>
          <w:color w:val="000000"/>
        </w:rPr>
        <w:t>линически</w:t>
      </w:r>
      <w:r w:rsidR="009C6C0A">
        <w:rPr>
          <w:rStyle w:val="rynqvb"/>
          <w:color w:val="000000"/>
        </w:rPr>
        <w:t>х</w:t>
      </w:r>
      <w:r w:rsidR="009C6C0A" w:rsidRPr="009C6C0A">
        <w:rPr>
          <w:rStyle w:val="rynqvb"/>
          <w:color w:val="000000"/>
        </w:rPr>
        <w:t xml:space="preserve"> исследовани</w:t>
      </w:r>
      <w:r w:rsidR="009C6C0A">
        <w:rPr>
          <w:rStyle w:val="rynqvb"/>
          <w:color w:val="000000"/>
        </w:rPr>
        <w:t>й</w:t>
      </w:r>
      <w:r w:rsidR="009C6C0A" w:rsidRPr="009C6C0A">
        <w:rPr>
          <w:rStyle w:val="rynqvb"/>
          <w:color w:val="000000"/>
        </w:rPr>
        <w:t>, подтверждающи</w:t>
      </w:r>
      <w:r w:rsidR="009C6C0A">
        <w:rPr>
          <w:rStyle w:val="rynqvb"/>
          <w:color w:val="000000"/>
        </w:rPr>
        <w:t>х</w:t>
      </w:r>
      <w:r w:rsidR="009C6C0A" w:rsidRPr="009C6C0A">
        <w:rPr>
          <w:rStyle w:val="rynqvb"/>
          <w:color w:val="000000"/>
        </w:rPr>
        <w:t xml:space="preserve"> эффективность</w:t>
      </w:r>
      <w:r w:rsidR="009C6C0A">
        <w:rPr>
          <w:rStyle w:val="rynqvb"/>
          <w:color w:val="000000"/>
        </w:rPr>
        <w:t xml:space="preserve"> комбинации софосбувир+</w:t>
      </w:r>
      <w:r w:rsidR="009C6C0A" w:rsidRPr="003D7168">
        <w:rPr>
          <w:rStyle w:val="rynqvb"/>
          <w:color w:val="000000"/>
        </w:rPr>
        <w:t>велпатасвир [</w:t>
      </w:r>
      <w:r w:rsidR="003D7168" w:rsidRPr="003D7168">
        <w:rPr>
          <w:rStyle w:val="rynqvb"/>
          <w:color w:val="000000"/>
        </w:rPr>
        <w:t>11</w:t>
      </w:r>
      <w:r w:rsidR="009C6C0A" w:rsidRPr="003D7168">
        <w:rPr>
          <w:rStyle w:val="rynqvb"/>
          <w:color w:val="000000"/>
        </w:rPr>
        <w:t>].</w:t>
      </w:r>
    </w:p>
    <w:p w14:paraId="64398EE2" w14:textId="77777777" w:rsidR="00B12932" w:rsidRDefault="00B12932" w:rsidP="0081412F">
      <w:pPr>
        <w:pStyle w:val="NormalWeb"/>
        <w:shd w:val="clear" w:color="auto" w:fill="FFFFFF"/>
        <w:spacing w:before="0" w:beforeAutospacing="0" w:after="0" w:afterAutospacing="0"/>
        <w:contextualSpacing/>
        <w:jc w:val="both"/>
        <w:rPr>
          <w:ins w:id="2235" w:author="Абрамова Анна Андреевна" w:date="2024-05-17T00:02:00Z"/>
          <w:rStyle w:val="rynqvb"/>
          <w:color w:val="000000"/>
        </w:rPr>
      </w:pPr>
    </w:p>
    <w:p w14:paraId="7D25D01B" w14:textId="77777777" w:rsidR="00971371" w:rsidDel="00971371" w:rsidRDefault="00971371" w:rsidP="00E36881">
      <w:pPr>
        <w:spacing w:before="120" w:line="240" w:lineRule="auto"/>
        <w:rPr>
          <w:del w:id="2236" w:author="Абрамова Анна Андреевна" w:date="2024-05-16T00:29:00Z"/>
          <w:b/>
          <w:bCs/>
          <w:color w:val="000000"/>
        </w:rPr>
      </w:pPr>
    </w:p>
    <w:p w14:paraId="132F1724" w14:textId="0A21D902" w:rsidR="00E36881" w:rsidDel="00AD6294" w:rsidRDefault="00E36881" w:rsidP="00971371">
      <w:pPr>
        <w:spacing w:after="0" w:line="240" w:lineRule="auto"/>
        <w:rPr>
          <w:del w:id="2237" w:author="Belolipetskaya, Elena" w:date="2024-05-06T18:24:00Z"/>
          <w:b/>
          <w:bCs/>
          <w:color w:val="000000"/>
        </w:rPr>
      </w:pPr>
    </w:p>
    <w:p w14:paraId="0F13CA78" w14:textId="77777777" w:rsidR="00971371" w:rsidRDefault="00971371">
      <w:pPr>
        <w:spacing w:after="0" w:line="240" w:lineRule="auto"/>
        <w:rPr>
          <w:ins w:id="2238" w:author="Абрамова Анна Андреевна" w:date="2024-05-16T00:29:00Z"/>
          <w:b/>
          <w:bCs/>
          <w:color w:val="000000"/>
        </w:rPr>
        <w:pPrChange w:id="2239" w:author="Абрамова Анна Андреевна" w:date="2024-05-16T00:29:00Z">
          <w:pPr>
            <w:spacing w:before="120" w:line="240" w:lineRule="auto"/>
          </w:pPr>
        </w:pPrChange>
      </w:pPr>
    </w:p>
    <w:p w14:paraId="20803A7F" w14:textId="4F8ECB63" w:rsidR="00E36881" w:rsidDel="00D83E46" w:rsidRDefault="00E36881">
      <w:pPr>
        <w:spacing w:after="0" w:line="240" w:lineRule="auto"/>
        <w:rPr>
          <w:del w:id="2240" w:author="Belolipetskaya, Elena" w:date="2024-05-06T18:24:00Z"/>
          <w:b/>
          <w:bCs/>
          <w:color w:val="000000"/>
        </w:rPr>
        <w:pPrChange w:id="2241" w:author="Абрамова Анна Андреевна" w:date="2024-05-16T00:29:00Z">
          <w:pPr>
            <w:spacing w:before="120" w:line="240" w:lineRule="auto"/>
          </w:pPr>
        </w:pPrChange>
      </w:pPr>
    </w:p>
    <w:p w14:paraId="247EE895" w14:textId="341D6E81" w:rsidR="00E36881" w:rsidDel="00D83E46" w:rsidRDefault="00E36881">
      <w:pPr>
        <w:spacing w:after="0" w:line="240" w:lineRule="auto"/>
        <w:rPr>
          <w:del w:id="2242" w:author="Belolipetskaya, Elena" w:date="2024-05-06T18:24:00Z"/>
          <w:b/>
          <w:bCs/>
          <w:color w:val="000000"/>
        </w:rPr>
        <w:pPrChange w:id="2243" w:author="Абрамова Анна Андреевна" w:date="2024-05-16T00:29:00Z">
          <w:pPr>
            <w:spacing w:before="120" w:line="240" w:lineRule="auto"/>
          </w:pPr>
        </w:pPrChange>
      </w:pPr>
    </w:p>
    <w:p w14:paraId="1F968826" w14:textId="68252706" w:rsidR="00E36881" w:rsidDel="00D83E46" w:rsidRDefault="00E36881">
      <w:pPr>
        <w:spacing w:after="0" w:line="240" w:lineRule="auto"/>
        <w:rPr>
          <w:del w:id="2244" w:author="Belolipetskaya, Elena" w:date="2024-05-06T18:24:00Z"/>
          <w:b/>
          <w:bCs/>
          <w:color w:val="000000"/>
        </w:rPr>
        <w:pPrChange w:id="2245" w:author="Абрамова Анна Андреевна" w:date="2024-05-16T00:29:00Z">
          <w:pPr>
            <w:spacing w:before="120" w:line="240" w:lineRule="auto"/>
          </w:pPr>
        </w:pPrChange>
      </w:pPr>
    </w:p>
    <w:p w14:paraId="15E6B79A" w14:textId="7456FB0D" w:rsidR="00E36881" w:rsidDel="00D83E46" w:rsidRDefault="00E36881">
      <w:pPr>
        <w:spacing w:after="0" w:line="240" w:lineRule="auto"/>
        <w:rPr>
          <w:del w:id="2246" w:author="Belolipetskaya, Elena" w:date="2024-05-06T18:24:00Z"/>
          <w:b/>
          <w:bCs/>
          <w:color w:val="000000"/>
        </w:rPr>
        <w:pPrChange w:id="2247" w:author="Абрамова Анна Андреевна" w:date="2024-05-16T00:29:00Z">
          <w:pPr>
            <w:spacing w:before="120" w:line="240" w:lineRule="auto"/>
          </w:pPr>
        </w:pPrChange>
      </w:pPr>
    </w:p>
    <w:p w14:paraId="698C6CE0" w14:textId="52BA608B" w:rsidR="009C6C0A" w:rsidRPr="00D3445C" w:rsidRDefault="009C6C0A">
      <w:pPr>
        <w:spacing w:after="0" w:line="240" w:lineRule="auto"/>
        <w:pPrChange w:id="2248" w:author="Абрамова Анна Андреевна" w:date="2024-05-16T00:29:00Z">
          <w:pPr>
            <w:spacing w:before="120" w:line="240" w:lineRule="auto"/>
          </w:pPr>
        </w:pPrChange>
      </w:pPr>
      <w:r w:rsidRPr="00E36881">
        <w:rPr>
          <w:b/>
          <w:bCs/>
          <w:color w:val="000000"/>
        </w:rPr>
        <w:t xml:space="preserve">Таблица </w:t>
      </w:r>
      <w:r w:rsidR="00E36881" w:rsidRPr="00E36881">
        <w:rPr>
          <w:b/>
          <w:bCs/>
          <w:color w:val="000000"/>
        </w:rPr>
        <w:t>4-</w:t>
      </w:r>
      <w:del w:id="2249" w:author="Абрамова Анна Андреевна" w:date="2024-05-16T23:50:00Z">
        <w:r w:rsidR="00E36881" w:rsidDel="00B12932">
          <w:rPr>
            <w:b/>
            <w:bCs/>
            <w:color w:val="000000"/>
          </w:rPr>
          <w:delText>4.</w:delText>
        </w:r>
      </w:del>
      <w:ins w:id="2250" w:author="Абрамова Анна Андреевна" w:date="2024-05-17T15:09:00Z">
        <w:r w:rsidR="00C4139E">
          <w:rPr>
            <w:b/>
            <w:bCs/>
            <w:color w:val="000000"/>
          </w:rPr>
          <w:t>8.</w:t>
        </w:r>
      </w:ins>
      <w:r w:rsidRPr="00D3445C">
        <w:rPr>
          <w:b/>
          <w:bCs/>
          <w:color w:val="000000"/>
        </w:rPr>
        <w:t xml:space="preserve"> </w:t>
      </w:r>
      <w:r w:rsidRPr="009C6C0A">
        <w:rPr>
          <w:color w:val="000000"/>
        </w:rPr>
        <w:t xml:space="preserve">Клинические исследования, подтверждающие эффективность, для программы клинических исследований </w:t>
      </w:r>
      <w:r w:rsidR="007409B7">
        <w:rPr>
          <w:color w:val="000000"/>
        </w:rPr>
        <w:t>софосбувир+велпатасвир</w:t>
      </w:r>
      <w:ins w:id="2251" w:author="Абрамова Анна Андреевна" w:date="2024-05-16T00:29:00Z">
        <w:r w:rsidR="00971371">
          <w:rPr>
            <w:color w:val="000000"/>
          </w:rPr>
          <w:t>.</w:t>
        </w:r>
      </w:ins>
    </w:p>
    <w:tbl>
      <w:tblPr>
        <w:tblStyle w:val="TableGrid"/>
        <w:tblpPr w:leftFromText="180" w:rightFromText="180" w:vertAnchor="text" w:tblpXSpec="center" w:tblpY="1"/>
        <w:tblOverlap w:val="never"/>
        <w:tblW w:w="9209" w:type="dxa"/>
        <w:tblLook w:val="04A0" w:firstRow="1" w:lastRow="0" w:firstColumn="1" w:lastColumn="0" w:noHBand="0" w:noVBand="1"/>
      </w:tblPr>
      <w:tblGrid>
        <w:gridCol w:w="1441"/>
        <w:gridCol w:w="1827"/>
        <w:gridCol w:w="1065"/>
        <w:gridCol w:w="1330"/>
        <w:gridCol w:w="1712"/>
        <w:gridCol w:w="76"/>
        <w:gridCol w:w="1893"/>
      </w:tblGrid>
      <w:tr w:rsidR="007409B7" w:rsidRPr="00E36881" w14:paraId="3D141340" w14:textId="77777777" w:rsidTr="00E36881">
        <w:trPr>
          <w:trHeight w:val="825"/>
          <w:tblHeader/>
        </w:trPr>
        <w:tc>
          <w:tcPr>
            <w:tcW w:w="1550" w:type="dxa"/>
            <w:vMerge w:val="restart"/>
            <w:shd w:val="clear" w:color="auto" w:fill="D9D9D9" w:themeFill="background1" w:themeFillShade="D9"/>
            <w:vAlign w:val="center"/>
          </w:tcPr>
          <w:p w14:paraId="0BB1FB27" w14:textId="4F3E711B" w:rsidR="009C6C0A" w:rsidRPr="00E36881" w:rsidRDefault="009C6C0A" w:rsidP="00971371">
            <w:pPr>
              <w:rPr>
                <w:b/>
                <w:bCs/>
                <w:lang w:eastAsia="ru-RU"/>
              </w:rPr>
            </w:pPr>
            <w:r w:rsidRPr="00E36881">
              <w:rPr>
                <w:b/>
                <w:bCs/>
                <w:color w:val="000000"/>
              </w:rPr>
              <w:t>Номер исследования</w:t>
            </w:r>
          </w:p>
        </w:tc>
        <w:tc>
          <w:tcPr>
            <w:tcW w:w="1970" w:type="dxa"/>
            <w:vMerge w:val="restart"/>
            <w:shd w:val="clear" w:color="auto" w:fill="D9D9D9" w:themeFill="background1" w:themeFillShade="D9"/>
            <w:vAlign w:val="center"/>
          </w:tcPr>
          <w:p w14:paraId="5DE1916E" w14:textId="2D932B09" w:rsidR="009C6C0A" w:rsidRPr="00E36881" w:rsidRDefault="009C6C0A" w:rsidP="00971371">
            <w:pPr>
              <w:pStyle w:val="NormalWeb"/>
              <w:spacing w:before="0" w:beforeAutospacing="0" w:after="0" w:afterAutospacing="0"/>
              <w:textAlignment w:val="top"/>
              <w:rPr>
                <w:b/>
                <w:bCs/>
                <w:color w:val="000000"/>
              </w:rPr>
            </w:pPr>
            <w:r w:rsidRPr="00E36881">
              <w:rPr>
                <w:b/>
                <w:bCs/>
                <w:color w:val="000000"/>
              </w:rPr>
              <w:t>Дизайн исследования</w:t>
            </w:r>
          </w:p>
        </w:tc>
        <w:tc>
          <w:tcPr>
            <w:tcW w:w="1141" w:type="dxa"/>
            <w:vMerge w:val="restart"/>
            <w:shd w:val="clear" w:color="auto" w:fill="D9D9D9" w:themeFill="background1" w:themeFillShade="D9"/>
            <w:vAlign w:val="center"/>
          </w:tcPr>
          <w:p w14:paraId="399814DE" w14:textId="77777777" w:rsidR="009C6C0A" w:rsidRPr="00E36881" w:rsidRDefault="009C6C0A" w:rsidP="00971371">
            <w:pPr>
              <w:pStyle w:val="NormalWeb"/>
              <w:spacing w:before="0" w:beforeAutospacing="0" w:after="0" w:afterAutospacing="0"/>
              <w:textAlignment w:val="top"/>
              <w:rPr>
                <w:b/>
                <w:bCs/>
                <w:color w:val="000000"/>
              </w:rPr>
            </w:pPr>
          </w:p>
          <w:p w14:paraId="45FCCF53" w14:textId="1A654F3C" w:rsidR="009C6C0A" w:rsidRPr="00E36881" w:rsidRDefault="009C6C0A" w:rsidP="00971371">
            <w:pPr>
              <w:rPr>
                <w:b/>
                <w:bCs/>
                <w:lang w:eastAsia="ru-RU"/>
              </w:rPr>
            </w:pPr>
            <w:r w:rsidRPr="00E36881">
              <w:rPr>
                <w:b/>
                <w:bCs/>
                <w:color w:val="000000"/>
              </w:rPr>
              <w:t>Схема лечения</w:t>
            </w:r>
          </w:p>
        </w:tc>
        <w:tc>
          <w:tcPr>
            <w:tcW w:w="4548" w:type="dxa"/>
            <w:gridSpan w:val="4"/>
            <w:shd w:val="clear" w:color="auto" w:fill="D9D9D9" w:themeFill="background1" w:themeFillShade="D9"/>
            <w:vAlign w:val="center"/>
          </w:tcPr>
          <w:p w14:paraId="0EAA79EC" w14:textId="036FFA88" w:rsidR="009C6C0A" w:rsidRPr="00E36881" w:rsidRDefault="009C6C0A" w:rsidP="00971371">
            <w:pPr>
              <w:pStyle w:val="NormalWeb"/>
              <w:spacing w:before="0" w:beforeAutospacing="0" w:after="0" w:afterAutospacing="0"/>
              <w:jc w:val="center"/>
              <w:textAlignment w:val="top"/>
              <w:rPr>
                <w:b/>
                <w:bCs/>
                <w:color w:val="000000"/>
                <w:vertAlign w:val="superscript"/>
              </w:rPr>
            </w:pPr>
            <w:r w:rsidRPr="00E36881">
              <w:rPr>
                <w:b/>
                <w:bCs/>
                <w:color w:val="000000"/>
              </w:rPr>
              <w:t>Популяция участников</w:t>
            </w:r>
          </w:p>
        </w:tc>
      </w:tr>
      <w:tr w:rsidR="007409B7" w:rsidRPr="00E36881" w14:paraId="51FC1E65" w14:textId="77777777" w:rsidTr="00E36881">
        <w:trPr>
          <w:trHeight w:val="825"/>
          <w:tblHeader/>
        </w:trPr>
        <w:tc>
          <w:tcPr>
            <w:tcW w:w="1550" w:type="dxa"/>
            <w:vMerge/>
            <w:shd w:val="clear" w:color="auto" w:fill="D9D9D9" w:themeFill="background1" w:themeFillShade="D9"/>
            <w:vAlign w:val="center"/>
          </w:tcPr>
          <w:p w14:paraId="463340C9" w14:textId="77777777" w:rsidR="009C6C0A" w:rsidRPr="00E36881" w:rsidRDefault="009C6C0A" w:rsidP="00971371">
            <w:pPr>
              <w:pStyle w:val="NormalWeb"/>
              <w:spacing w:before="0" w:beforeAutospacing="0" w:after="0" w:afterAutospacing="0"/>
              <w:jc w:val="center"/>
              <w:textAlignment w:val="top"/>
              <w:rPr>
                <w:b/>
                <w:bCs/>
                <w:color w:val="000000"/>
              </w:rPr>
            </w:pPr>
          </w:p>
        </w:tc>
        <w:tc>
          <w:tcPr>
            <w:tcW w:w="1970" w:type="dxa"/>
            <w:vMerge/>
            <w:shd w:val="clear" w:color="auto" w:fill="D9D9D9" w:themeFill="background1" w:themeFillShade="D9"/>
            <w:vAlign w:val="center"/>
          </w:tcPr>
          <w:p w14:paraId="2BABF694" w14:textId="77777777" w:rsidR="009C6C0A" w:rsidRPr="00E36881" w:rsidRDefault="009C6C0A" w:rsidP="00971371">
            <w:pPr>
              <w:pStyle w:val="NormalWeb"/>
              <w:spacing w:before="0" w:beforeAutospacing="0" w:after="0" w:afterAutospacing="0"/>
              <w:jc w:val="center"/>
              <w:textAlignment w:val="top"/>
              <w:rPr>
                <w:b/>
                <w:bCs/>
                <w:color w:val="000000"/>
              </w:rPr>
            </w:pPr>
          </w:p>
        </w:tc>
        <w:tc>
          <w:tcPr>
            <w:tcW w:w="1141" w:type="dxa"/>
            <w:vMerge/>
            <w:shd w:val="clear" w:color="auto" w:fill="D9D9D9" w:themeFill="background1" w:themeFillShade="D9"/>
            <w:vAlign w:val="center"/>
          </w:tcPr>
          <w:p w14:paraId="10CC0DF0" w14:textId="40B99C3F" w:rsidR="009C6C0A" w:rsidRPr="00E36881" w:rsidRDefault="009C6C0A" w:rsidP="00971371">
            <w:pPr>
              <w:pStyle w:val="NormalWeb"/>
              <w:spacing w:before="0" w:beforeAutospacing="0" w:after="0" w:afterAutospacing="0"/>
              <w:jc w:val="center"/>
              <w:textAlignment w:val="top"/>
              <w:rPr>
                <w:b/>
                <w:bCs/>
                <w:color w:val="000000"/>
              </w:rPr>
            </w:pPr>
          </w:p>
        </w:tc>
        <w:tc>
          <w:tcPr>
            <w:tcW w:w="1527" w:type="dxa"/>
            <w:shd w:val="clear" w:color="auto" w:fill="D9D9D9" w:themeFill="background1" w:themeFillShade="D9"/>
            <w:vAlign w:val="center"/>
          </w:tcPr>
          <w:p w14:paraId="04BC8769" w14:textId="7687F08C" w:rsidR="009C6C0A" w:rsidRPr="00E36881" w:rsidRDefault="009C6C0A" w:rsidP="00971371">
            <w:pPr>
              <w:pStyle w:val="NormalWeb"/>
              <w:spacing w:before="0" w:beforeAutospacing="0" w:after="0" w:afterAutospacing="0"/>
              <w:jc w:val="center"/>
              <w:textAlignment w:val="top"/>
              <w:rPr>
                <w:b/>
                <w:bCs/>
                <w:color w:val="000000"/>
              </w:rPr>
            </w:pPr>
            <w:r w:rsidRPr="00E36881">
              <w:rPr>
                <w:b/>
                <w:bCs/>
                <w:color w:val="000000"/>
              </w:rPr>
              <w:t>Генотип ВГС (N)</w:t>
            </w:r>
          </w:p>
        </w:tc>
        <w:tc>
          <w:tcPr>
            <w:tcW w:w="1869" w:type="dxa"/>
            <w:gridSpan w:val="2"/>
            <w:shd w:val="clear" w:color="auto" w:fill="D9D9D9" w:themeFill="background1" w:themeFillShade="D9"/>
            <w:vAlign w:val="center"/>
          </w:tcPr>
          <w:p w14:paraId="7F3F7CFC" w14:textId="1976AF88" w:rsidR="009C6C0A" w:rsidRPr="00E36881" w:rsidRDefault="009C6C0A" w:rsidP="00971371">
            <w:pPr>
              <w:pStyle w:val="NormalWeb"/>
              <w:spacing w:before="0" w:beforeAutospacing="0" w:after="0" w:afterAutospacing="0"/>
              <w:jc w:val="center"/>
              <w:textAlignment w:val="top"/>
              <w:rPr>
                <w:b/>
                <w:bCs/>
                <w:color w:val="000000"/>
              </w:rPr>
            </w:pPr>
            <w:r w:rsidRPr="00E36881">
              <w:rPr>
                <w:b/>
                <w:bCs/>
                <w:color w:val="000000"/>
              </w:rPr>
              <w:t>Предшествующая терапия ВГС</w:t>
            </w:r>
          </w:p>
        </w:tc>
        <w:tc>
          <w:tcPr>
            <w:tcW w:w="1152" w:type="dxa"/>
            <w:shd w:val="clear" w:color="auto" w:fill="D9D9D9" w:themeFill="background1" w:themeFillShade="D9"/>
            <w:vAlign w:val="center"/>
          </w:tcPr>
          <w:p w14:paraId="41AAD6B8" w14:textId="65E04294" w:rsidR="009C6C0A" w:rsidRPr="00E36881" w:rsidRDefault="009C6C0A" w:rsidP="00971371">
            <w:pPr>
              <w:pStyle w:val="NormalWeb"/>
              <w:spacing w:before="0" w:beforeAutospacing="0" w:after="0" w:afterAutospacing="0"/>
              <w:jc w:val="center"/>
              <w:textAlignment w:val="top"/>
              <w:rPr>
                <w:b/>
                <w:bCs/>
                <w:color w:val="000000"/>
              </w:rPr>
            </w:pPr>
            <w:r w:rsidRPr="00E36881">
              <w:rPr>
                <w:b/>
                <w:bCs/>
                <w:color w:val="000000"/>
              </w:rPr>
              <w:t>Статус цирроза</w:t>
            </w:r>
          </w:p>
        </w:tc>
      </w:tr>
      <w:tr w:rsidR="003045EE" w:rsidRPr="00E36881" w14:paraId="57C14A01" w14:textId="77777777" w:rsidTr="00E36881">
        <w:trPr>
          <w:trHeight w:val="513"/>
        </w:trPr>
        <w:tc>
          <w:tcPr>
            <w:tcW w:w="9209" w:type="dxa"/>
            <w:gridSpan w:val="7"/>
          </w:tcPr>
          <w:p w14:paraId="0397205D" w14:textId="71B670CB" w:rsidR="009C6C0A" w:rsidRPr="00E36881" w:rsidRDefault="009C6C0A" w:rsidP="00971371">
            <w:pPr>
              <w:pStyle w:val="NormalWeb"/>
              <w:spacing w:before="0" w:beforeAutospacing="0" w:after="0" w:afterAutospacing="0"/>
              <w:textAlignment w:val="top"/>
              <w:rPr>
                <w:color w:val="000000"/>
                <w:vertAlign w:val="superscript"/>
              </w:rPr>
            </w:pPr>
            <w:r w:rsidRPr="00E36881">
              <w:rPr>
                <w:b/>
                <w:bCs/>
                <w:color w:val="000000"/>
              </w:rPr>
              <w:t>II фаза, SOF+VEL, оценка дозы/продолжительности и исследования эффективности</w:t>
            </w:r>
          </w:p>
        </w:tc>
      </w:tr>
      <w:tr w:rsidR="007409B7" w:rsidRPr="00E36881" w14:paraId="5F7397B0" w14:textId="77777777" w:rsidTr="00E36881">
        <w:trPr>
          <w:trHeight w:val="521"/>
        </w:trPr>
        <w:tc>
          <w:tcPr>
            <w:tcW w:w="1550" w:type="dxa"/>
            <w:vAlign w:val="center"/>
          </w:tcPr>
          <w:p w14:paraId="2D40E760" w14:textId="3E0F765F" w:rsidR="009C6C0A" w:rsidRPr="00E36881" w:rsidRDefault="009C6C0A" w:rsidP="00971371">
            <w:pPr>
              <w:pStyle w:val="NormalWeb"/>
              <w:spacing w:before="0" w:beforeAutospacing="0" w:after="0" w:afterAutospacing="0"/>
              <w:textAlignment w:val="top"/>
              <w:rPr>
                <w:color w:val="000000"/>
              </w:rPr>
            </w:pPr>
            <w:r w:rsidRPr="00E36881">
              <w:rPr>
                <w:color w:val="000000"/>
              </w:rPr>
              <w:lastRenderedPageBreak/>
              <w:t>GS-US-342-0102</w:t>
            </w:r>
          </w:p>
        </w:tc>
        <w:tc>
          <w:tcPr>
            <w:tcW w:w="1970" w:type="dxa"/>
            <w:vAlign w:val="center"/>
          </w:tcPr>
          <w:p w14:paraId="2DF90DA4" w14:textId="674B0D20" w:rsidR="009C6C0A" w:rsidRPr="00E36881" w:rsidRDefault="009C6C0A" w:rsidP="00971371">
            <w:pPr>
              <w:pStyle w:val="NormalWeb"/>
              <w:spacing w:before="0" w:beforeAutospacing="0" w:after="0" w:afterAutospacing="0"/>
              <w:textAlignment w:val="top"/>
              <w:rPr>
                <w:color w:val="000000"/>
              </w:rPr>
            </w:pPr>
            <w:r w:rsidRPr="00E36881">
              <w:rPr>
                <w:color w:val="000000"/>
              </w:rPr>
              <w:t>рандомизированное, открытое</w:t>
            </w:r>
          </w:p>
        </w:tc>
        <w:tc>
          <w:tcPr>
            <w:tcW w:w="1141" w:type="dxa"/>
            <w:vAlign w:val="center"/>
          </w:tcPr>
          <w:p w14:paraId="468D1628" w14:textId="0937D4E7" w:rsidR="009C6C0A" w:rsidRPr="00E36881" w:rsidRDefault="009C6C0A" w:rsidP="00971371">
            <w:pPr>
              <w:pStyle w:val="NormalWeb"/>
              <w:spacing w:before="0" w:beforeAutospacing="0" w:after="0" w:afterAutospacing="0"/>
              <w:textAlignment w:val="top"/>
              <w:rPr>
                <w:color w:val="000000"/>
              </w:rPr>
            </w:pPr>
            <w:r w:rsidRPr="00E36881">
              <w:rPr>
                <w:color w:val="000000"/>
              </w:rPr>
              <w:t xml:space="preserve">SOF + VEL 25/50 мг без RBV в течение 12 недель </w:t>
            </w:r>
            <w:r w:rsidRPr="00E36881">
              <w:rPr>
                <w:color w:val="000000"/>
              </w:rPr>
              <w:br/>
              <w:t xml:space="preserve">или </w:t>
            </w:r>
            <w:r w:rsidRPr="00E36881">
              <w:rPr>
                <w:color w:val="000000"/>
              </w:rPr>
              <w:br/>
              <w:t>+/- RBV в течение 8 недель</w:t>
            </w:r>
          </w:p>
        </w:tc>
        <w:tc>
          <w:tcPr>
            <w:tcW w:w="1527" w:type="dxa"/>
            <w:vAlign w:val="center"/>
          </w:tcPr>
          <w:p w14:paraId="2A673E81" w14:textId="77777777" w:rsidR="009C6C0A" w:rsidRPr="00E36881" w:rsidRDefault="009C6C0A" w:rsidP="00971371">
            <w:pPr>
              <w:jc w:val="left"/>
              <w:rPr>
                <w:lang w:val="en-US"/>
              </w:rPr>
            </w:pPr>
            <w:r w:rsidRPr="00E36881">
              <w:rPr>
                <w:color w:val="000000"/>
                <w:lang w:val="en-US"/>
              </w:rPr>
              <w:t xml:space="preserve">1, 2, 3, 4, 5 </w:t>
            </w:r>
            <w:r w:rsidRPr="00E36881">
              <w:rPr>
                <w:color w:val="000000"/>
              </w:rPr>
              <w:t>или</w:t>
            </w:r>
            <w:r w:rsidRPr="00E36881">
              <w:rPr>
                <w:color w:val="000000"/>
                <w:lang w:val="en-US"/>
              </w:rPr>
              <w:t xml:space="preserve"> 6</w:t>
            </w:r>
          </w:p>
          <w:p w14:paraId="55D5AF28" w14:textId="77777777" w:rsidR="009C6C0A" w:rsidRPr="00E36881" w:rsidRDefault="009C6C0A" w:rsidP="00971371">
            <w:pPr>
              <w:jc w:val="left"/>
              <w:rPr>
                <w:color w:val="000000"/>
                <w:lang w:val="en-US"/>
              </w:rPr>
            </w:pPr>
            <w:r w:rsidRPr="00E36881">
              <w:rPr>
                <w:color w:val="000000"/>
                <w:lang w:val="en-US"/>
              </w:rPr>
              <w:t>GT 1: 175;</w:t>
            </w:r>
          </w:p>
          <w:p w14:paraId="01AD78A3" w14:textId="77777777" w:rsidR="009C6C0A" w:rsidRPr="00E36881" w:rsidRDefault="009C6C0A" w:rsidP="00971371">
            <w:pPr>
              <w:jc w:val="left"/>
              <w:rPr>
                <w:color w:val="000000"/>
                <w:lang w:val="en-US"/>
              </w:rPr>
            </w:pPr>
            <w:r w:rsidRPr="00E36881">
              <w:rPr>
                <w:color w:val="000000"/>
                <w:lang w:val="en-US"/>
              </w:rPr>
              <w:t>GT 2: 124;</w:t>
            </w:r>
          </w:p>
          <w:p w14:paraId="76F9B64A" w14:textId="77777777" w:rsidR="009C6C0A" w:rsidRPr="00E36881" w:rsidRDefault="009C6C0A" w:rsidP="00971371">
            <w:pPr>
              <w:jc w:val="left"/>
              <w:rPr>
                <w:color w:val="000000"/>
                <w:lang w:val="en-US"/>
              </w:rPr>
            </w:pPr>
            <w:r w:rsidRPr="00E36881">
              <w:rPr>
                <w:color w:val="000000"/>
                <w:lang w:val="en-US"/>
              </w:rPr>
              <w:t>GT 3: 54;</w:t>
            </w:r>
          </w:p>
          <w:p w14:paraId="64D3341D" w14:textId="77777777" w:rsidR="009C6C0A" w:rsidRPr="00E36881" w:rsidRDefault="009C6C0A" w:rsidP="00971371">
            <w:pPr>
              <w:jc w:val="left"/>
              <w:rPr>
                <w:color w:val="000000"/>
                <w:lang w:val="en-US"/>
              </w:rPr>
            </w:pPr>
            <w:r w:rsidRPr="00E36881">
              <w:rPr>
                <w:color w:val="000000"/>
                <w:lang w:val="en-US"/>
              </w:rPr>
              <w:t>GT 4: 14;</w:t>
            </w:r>
          </w:p>
          <w:p w14:paraId="15831747" w14:textId="77777777" w:rsidR="009C6C0A" w:rsidRPr="00E36881" w:rsidRDefault="009C6C0A" w:rsidP="00971371">
            <w:pPr>
              <w:jc w:val="left"/>
              <w:rPr>
                <w:color w:val="000000"/>
                <w:lang w:val="en-US"/>
              </w:rPr>
            </w:pPr>
            <w:r w:rsidRPr="00E36881">
              <w:rPr>
                <w:color w:val="000000"/>
                <w:lang w:val="en-US"/>
              </w:rPr>
              <w:t>GT 5: 1;</w:t>
            </w:r>
          </w:p>
          <w:p w14:paraId="6667AB9B" w14:textId="6120B0FE" w:rsidR="009C6C0A" w:rsidRPr="00E36881" w:rsidRDefault="009C6C0A" w:rsidP="00971371">
            <w:pPr>
              <w:pStyle w:val="NormalWeb"/>
              <w:spacing w:before="0" w:beforeAutospacing="0" w:after="0" w:afterAutospacing="0"/>
              <w:textAlignment w:val="top"/>
              <w:rPr>
                <w:color w:val="000000"/>
              </w:rPr>
            </w:pPr>
            <w:r w:rsidRPr="00E36881">
              <w:rPr>
                <w:color w:val="000000"/>
              </w:rPr>
              <w:t>GT 6: 9</w:t>
            </w:r>
          </w:p>
        </w:tc>
        <w:tc>
          <w:tcPr>
            <w:tcW w:w="1869" w:type="dxa"/>
            <w:gridSpan w:val="2"/>
            <w:vAlign w:val="center"/>
          </w:tcPr>
          <w:p w14:paraId="2D97E49C" w14:textId="529ECAEA" w:rsidR="009C6C0A" w:rsidRPr="00E36881" w:rsidRDefault="007409B7" w:rsidP="00971371">
            <w:pPr>
              <w:pStyle w:val="NormalWeb"/>
              <w:spacing w:before="0" w:beforeAutospacing="0" w:after="0" w:afterAutospacing="0"/>
              <w:textAlignment w:val="top"/>
              <w:rPr>
                <w:color w:val="000000"/>
              </w:rPr>
            </w:pPr>
            <w:r w:rsidRPr="00E36881">
              <w:rPr>
                <w:color w:val="000000"/>
              </w:rPr>
              <w:t>Ранее не получали лечения</w:t>
            </w:r>
          </w:p>
        </w:tc>
        <w:tc>
          <w:tcPr>
            <w:tcW w:w="1152" w:type="dxa"/>
            <w:vAlign w:val="center"/>
          </w:tcPr>
          <w:p w14:paraId="3729F39D" w14:textId="2A210386" w:rsidR="009C6C0A" w:rsidRPr="00E36881" w:rsidRDefault="007409B7" w:rsidP="00971371">
            <w:pPr>
              <w:pStyle w:val="NormalWeb"/>
              <w:spacing w:before="0" w:beforeAutospacing="0" w:after="0" w:afterAutospacing="0"/>
              <w:textAlignment w:val="top"/>
              <w:rPr>
                <w:color w:val="000000"/>
              </w:rPr>
            </w:pPr>
            <w:r w:rsidRPr="00E36881">
              <w:rPr>
                <w:color w:val="000000"/>
              </w:rPr>
              <w:t>Ни у одного пациента не было цирроза.</w:t>
            </w:r>
          </w:p>
        </w:tc>
      </w:tr>
      <w:tr w:rsidR="007409B7" w:rsidRPr="00E36881" w14:paraId="57AE9BF6" w14:textId="77777777" w:rsidTr="00E36881">
        <w:trPr>
          <w:trHeight w:val="521"/>
        </w:trPr>
        <w:tc>
          <w:tcPr>
            <w:tcW w:w="1550" w:type="dxa"/>
            <w:vAlign w:val="center"/>
          </w:tcPr>
          <w:p w14:paraId="708F29FB" w14:textId="44FE14B7" w:rsidR="009C6C0A" w:rsidRPr="00E36881" w:rsidRDefault="009C6C0A" w:rsidP="00971371">
            <w:pPr>
              <w:pStyle w:val="NormalWeb"/>
              <w:spacing w:before="0" w:beforeAutospacing="0" w:after="0" w:afterAutospacing="0"/>
              <w:textAlignment w:val="top"/>
              <w:rPr>
                <w:color w:val="000000"/>
              </w:rPr>
            </w:pPr>
            <w:r w:rsidRPr="00E36881">
              <w:rPr>
                <w:color w:val="000000"/>
              </w:rPr>
              <w:t>GS-US-342-0109</w:t>
            </w:r>
          </w:p>
        </w:tc>
        <w:tc>
          <w:tcPr>
            <w:tcW w:w="1970" w:type="dxa"/>
            <w:vAlign w:val="center"/>
          </w:tcPr>
          <w:p w14:paraId="3F4A635E" w14:textId="30B50E05" w:rsidR="009C6C0A" w:rsidRPr="00E36881" w:rsidRDefault="009C6C0A" w:rsidP="00971371">
            <w:pPr>
              <w:pStyle w:val="NormalWeb"/>
              <w:spacing w:before="0" w:beforeAutospacing="0" w:after="0" w:afterAutospacing="0"/>
              <w:textAlignment w:val="top"/>
              <w:rPr>
                <w:color w:val="000000"/>
              </w:rPr>
            </w:pPr>
            <w:r w:rsidRPr="00E36881">
              <w:rPr>
                <w:color w:val="000000"/>
              </w:rPr>
              <w:t>рандомизированное, открытое</w:t>
            </w:r>
          </w:p>
        </w:tc>
        <w:tc>
          <w:tcPr>
            <w:tcW w:w="1141" w:type="dxa"/>
            <w:vAlign w:val="center"/>
          </w:tcPr>
          <w:p w14:paraId="23D2D741" w14:textId="2807C59E" w:rsidR="009C6C0A" w:rsidRPr="00E36881" w:rsidRDefault="009C6C0A" w:rsidP="00971371">
            <w:pPr>
              <w:pStyle w:val="NormalWeb"/>
              <w:spacing w:before="0" w:beforeAutospacing="0" w:after="0" w:afterAutospacing="0"/>
              <w:textAlignment w:val="top"/>
              <w:rPr>
                <w:color w:val="000000"/>
              </w:rPr>
            </w:pPr>
            <w:r w:rsidRPr="00E36881">
              <w:rPr>
                <w:color w:val="000000"/>
              </w:rPr>
              <w:t xml:space="preserve">SOF + VEL 25/50 мг </w:t>
            </w:r>
            <w:r w:rsidRPr="00E36881">
              <w:rPr>
                <w:color w:val="000000"/>
              </w:rPr>
              <w:br/>
              <w:t>+/- RBV в течение 12 недель.</w:t>
            </w:r>
          </w:p>
        </w:tc>
        <w:tc>
          <w:tcPr>
            <w:tcW w:w="1527" w:type="dxa"/>
            <w:vAlign w:val="center"/>
          </w:tcPr>
          <w:p w14:paraId="045879DA" w14:textId="77777777" w:rsidR="009C6C0A" w:rsidRPr="00E36881" w:rsidRDefault="009C6C0A" w:rsidP="00971371">
            <w:pPr>
              <w:jc w:val="left"/>
            </w:pPr>
            <w:r w:rsidRPr="00E36881">
              <w:rPr>
                <w:color w:val="000000"/>
              </w:rPr>
              <w:t>1 или 3</w:t>
            </w:r>
          </w:p>
          <w:p w14:paraId="514754A5" w14:textId="77777777" w:rsidR="009C6C0A" w:rsidRPr="00E36881" w:rsidRDefault="009C6C0A" w:rsidP="00971371">
            <w:pPr>
              <w:jc w:val="left"/>
              <w:rPr>
                <w:color w:val="000000"/>
              </w:rPr>
            </w:pPr>
            <w:r w:rsidRPr="00E36881">
              <w:rPr>
                <w:color w:val="000000"/>
              </w:rPr>
              <w:t>Генотип 1: 112;</w:t>
            </w:r>
          </w:p>
          <w:p w14:paraId="24FFA76E" w14:textId="517092E4" w:rsidR="009C6C0A" w:rsidRPr="00E36881" w:rsidRDefault="009C6C0A" w:rsidP="00971371">
            <w:pPr>
              <w:pStyle w:val="NormalWeb"/>
              <w:spacing w:before="0" w:beforeAutospacing="0" w:after="0" w:afterAutospacing="0"/>
              <w:textAlignment w:val="top"/>
              <w:rPr>
                <w:color w:val="000000"/>
              </w:rPr>
            </w:pPr>
            <w:r w:rsidRPr="00E36881">
              <w:rPr>
                <w:color w:val="000000"/>
              </w:rPr>
              <w:t>Генотип 3: 211</w:t>
            </w:r>
          </w:p>
        </w:tc>
        <w:tc>
          <w:tcPr>
            <w:tcW w:w="1869" w:type="dxa"/>
            <w:gridSpan w:val="2"/>
            <w:vAlign w:val="center"/>
          </w:tcPr>
          <w:p w14:paraId="6A98A4BD" w14:textId="7EDD1A0B" w:rsidR="009C6C0A" w:rsidRPr="00E36881" w:rsidRDefault="007409B7" w:rsidP="00971371">
            <w:pPr>
              <w:pStyle w:val="NormalWeb"/>
              <w:spacing w:before="0" w:beforeAutospacing="0" w:after="0" w:afterAutospacing="0"/>
              <w:textAlignment w:val="top"/>
              <w:rPr>
                <w:color w:val="000000"/>
              </w:rPr>
            </w:pPr>
            <w:r w:rsidRPr="00E36881">
              <w:rPr>
                <w:color w:val="000000"/>
              </w:rPr>
              <w:t>Ранее получали лечение</w:t>
            </w:r>
          </w:p>
        </w:tc>
        <w:tc>
          <w:tcPr>
            <w:tcW w:w="1152" w:type="dxa"/>
            <w:vAlign w:val="center"/>
          </w:tcPr>
          <w:p w14:paraId="7CF4D57A" w14:textId="4F5C319A" w:rsidR="009C6C0A" w:rsidRPr="00E36881" w:rsidRDefault="007409B7" w:rsidP="00971371">
            <w:pPr>
              <w:pStyle w:val="NormalWeb"/>
              <w:spacing w:before="0" w:beforeAutospacing="0" w:after="0" w:afterAutospacing="0"/>
              <w:textAlignment w:val="top"/>
              <w:rPr>
                <w:color w:val="000000"/>
              </w:rPr>
            </w:pPr>
            <w:r w:rsidRPr="00E36881">
              <w:rPr>
                <w:color w:val="000000"/>
              </w:rPr>
              <w:t>Примерно у 50 % пациентов был цирроз.</w:t>
            </w:r>
          </w:p>
        </w:tc>
      </w:tr>
      <w:tr w:rsidR="007409B7" w:rsidRPr="00E36881" w14:paraId="7A909A5F" w14:textId="77777777" w:rsidTr="00E36881">
        <w:trPr>
          <w:trHeight w:val="521"/>
        </w:trPr>
        <w:tc>
          <w:tcPr>
            <w:tcW w:w="1550" w:type="dxa"/>
            <w:vAlign w:val="center"/>
          </w:tcPr>
          <w:p w14:paraId="60A202C2" w14:textId="6F91FB54" w:rsidR="009C6C0A" w:rsidRPr="00E36881" w:rsidRDefault="009C6C0A" w:rsidP="00971371">
            <w:pPr>
              <w:pStyle w:val="NormalWeb"/>
              <w:spacing w:before="0" w:beforeAutospacing="0" w:after="0" w:afterAutospacing="0"/>
              <w:textAlignment w:val="top"/>
              <w:rPr>
                <w:color w:val="000000"/>
              </w:rPr>
            </w:pPr>
            <w:r w:rsidRPr="00E36881">
              <w:rPr>
                <w:color w:val="000000"/>
              </w:rPr>
              <w:t>GS-US-337-012 2 (ELECTRON</w:t>
            </w:r>
            <w:r w:rsidRPr="00E36881">
              <w:rPr>
                <w:color w:val="000000"/>
              </w:rPr>
              <w:noBreakHyphen/>
              <w:t>2; когорта 4)</w:t>
            </w:r>
          </w:p>
        </w:tc>
        <w:tc>
          <w:tcPr>
            <w:tcW w:w="1970" w:type="dxa"/>
            <w:vAlign w:val="center"/>
          </w:tcPr>
          <w:p w14:paraId="4250B6E0" w14:textId="70C98BFA" w:rsidR="009C6C0A" w:rsidRPr="00E36881" w:rsidRDefault="009C6C0A" w:rsidP="00971371">
            <w:pPr>
              <w:pStyle w:val="NormalWeb"/>
              <w:spacing w:before="0" w:beforeAutospacing="0" w:after="0" w:afterAutospacing="0"/>
              <w:textAlignment w:val="top"/>
              <w:rPr>
                <w:color w:val="000000"/>
              </w:rPr>
            </w:pPr>
            <w:r w:rsidRPr="00E36881">
              <w:rPr>
                <w:color w:val="000000"/>
              </w:rPr>
              <w:t>открытое</w:t>
            </w:r>
          </w:p>
        </w:tc>
        <w:tc>
          <w:tcPr>
            <w:tcW w:w="1141" w:type="dxa"/>
            <w:vAlign w:val="center"/>
          </w:tcPr>
          <w:p w14:paraId="2D848685" w14:textId="73D6B41F" w:rsidR="009C6C0A" w:rsidRPr="00E36881" w:rsidRDefault="009C6C0A" w:rsidP="00971371">
            <w:pPr>
              <w:pStyle w:val="NormalWeb"/>
              <w:spacing w:before="0" w:beforeAutospacing="0" w:after="0" w:afterAutospacing="0"/>
              <w:textAlignment w:val="top"/>
              <w:rPr>
                <w:color w:val="000000"/>
              </w:rPr>
            </w:pPr>
            <w:r w:rsidRPr="00E36881">
              <w:rPr>
                <w:color w:val="000000"/>
              </w:rPr>
              <w:t xml:space="preserve">SOF + VEL 25/50 мг </w:t>
            </w:r>
            <w:r w:rsidRPr="00E36881">
              <w:rPr>
                <w:color w:val="000000"/>
              </w:rPr>
              <w:br/>
              <w:t>+/- RBV в течение 8 недель.</w:t>
            </w:r>
          </w:p>
        </w:tc>
        <w:tc>
          <w:tcPr>
            <w:tcW w:w="1527" w:type="dxa"/>
            <w:vAlign w:val="center"/>
          </w:tcPr>
          <w:p w14:paraId="124156BE" w14:textId="40A3A6C2" w:rsidR="009C6C0A" w:rsidRPr="00E36881" w:rsidRDefault="007409B7" w:rsidP="00971371">
            <w:pPr>
              <w:pStyle w:val="NormalWeb"/>
              <w:spacing w:before="0" w:beforeAutospacing="0" w:after="0" w:afterAutospacing="0"/>
              <w:textAlignment w:val="top"/>
              <w:rPr>
                <w:color w:val="000000"/>
              </w:rPr>
            </w:pPr>
            <w:r w:rsidRPr="00E36881">
              <w:rPr>
                <w:color w:val="000000"/>
              </w:rPr>
              <w:t>3 (n = 104)</w:t>
            </w:r>
          </w:p>
        </w:tc>
        <w:tc>
          <w:tcPr>
            <w:tcW w:w="1869" w:type="dxa"/>
            <w:gridSpan w:val="2"/>
            <w:vAlign w:val="center"/>
          </w:tcPr>
          <w:p w14:paraId="5029594F" w14:textId="12899C79" w:rsidR="009C6C0A" w:rsidRPr="00E36881" w:rsidRDefault="007409B7" w:rsidP="00971371">
            <w:pPr>
              <w:pStyle w:val="NormalWeb"/>
              <w:spacing w:before="0" w:beforeAutospacing="0" w:after="0" w:afterAutospacing="0"/>
              <w:textAlignment w:val="top"/>
              <w:rPr>
                <w:color w:val="000000"/>
              </w:rPr>
            </w:pPr>
            <w:r w:rsidRPr="00E36881">
              <w:rPr>
                <w:color w:val="000000"/>
              </w:rPr>
              <w:t>Ранее получали лечение</w:t>
            </w:r>
          </w:p>
        </w:tc>
        <w:tc>
          <w:tcPr>
            <w:tcW w:w="1152" w:type="dxa"/>
            <w:vAlign w:val="center"/>
          </w:tcPr>
          <w:p w14:paraId="5D53FFFE" w14:textId="7B439297" w:rsidR="009C6C0A" w:rsidRPr="00E36881" w:rsidRDefault="007409B7" w:rsidP="00971371">
            <w:pPr>
              <w:pStyle w:val="NormalWeb"/>
              <w:spacing w:before="0" w:beforeAutospacing="0" w:after="0" w:afterAutospacing="0"/>
              <w:textAlignment w:val="top"/>
              <w:rPr>
                <w:color w:val="000000"/>
              </w:rPr>
            </w:pPr>
            <w:r w:rsidRPr="00E36881">
              <w:rPr>
                <w:color w:val="000000"/>
              </w:rPr>
              <w:t>Ни у одного пациента не было цирроза.</w:t>
            </w:r>
          </w:p>
        </w:tc>
      </w:tr>
      <w:tr w:rsidR="001A202B" w:rsidRPr="00E36881" w14:paraId="22A312CA" w14:textId="77777777" w:rsidTr="00E36881">
        <w:trPr>
          <w:trHeight w:val="521"/>
        </w:trPr>
        <w:tc>
          <w:tcPr>
            <w:tcW w:w="9209" w:type="dxa"/>
            <w:gridSpan w:val="7"/>
            <w:vAlign w:val="center"/>
          </w:tcPr>
          <w:p w14:paraId="5586777E" w14:textId="67412B83" w:rsidR="009C6C0A" w:rsidRPr="00E36881" w:rsidRDefault="007409B7" w:rsidP="00971371">
            <w:pPr>
              <w:pStyle w:val="NormalWeb"/>
              <w:spacing w:before="0" w:beforeAutospacing="0" w:after="0" w:afterAutospacing="0"/>
              <w:jc w:val="center"/>
              <w:textAlignment w:val="top"/>
              <w:rPr>
                <w:color w:val="000000"/>
              </w:rPr>
            </w:pPr>
            <w:r w:rsidRPr="00E36881">
              <w:rPr>
                <w:b/>
                <w:bCs/>
                <w:color w:val="000000"/>
              </w:rPr>
              <w:t>Исследования эффективности SOF/VEL III фазы</w:t>
            </w:r>
          </w:p>
        </w:tc>
      </w:tr>
      <w:tr w:rsidR="003045EE" w:rsidRPr="00E36881" w14:paraId="7827E7A6" w14:textId="77777777" w:rsidTr="00E36881">
        <w:trPr>
          <w:trHeight w:val="521"/>
        </w:trPr>
        <w:tc>
          <w:tcPr>
            <w:tcW w:w="1550" w:type="dxa"/>
            <w:vAlign w:val="center"/>
          </w:tcPr>
          <w:p w14:paraId="65148614" w14:textId="0678ED70" w:rsidR="003045EE" w:rsidRPr="00E36881" w:rsidRDefault="003045EE" w:rsidP="00971371">
            <w:pPr>
              <w:pStyle w:val="NormalWeb"/>
              <w:spacing w:before="0" w:beforeAutospacing="0" w:after="0" w:afterAutospacing="0"/>
              <w:jc w:val="both"/>
              <w:textAlignment w:val="top"/>
              <w:rPr>
                <w:color w:val="000000"/>
              </w:rPr>
            </w:pPr>
            <w:r w:rsidRPr="00E36881">
              <w:rPr>
                <w:color w:val="000000"/>
              </w:rPr>
              <w:t>GS-US-342-1138 (ASTRAL-1)</w:t>
            </w:r>
          </w:p>
        </w:tc>
        <w:tc>
          <w:tcPr>
            <w:tcW w:w="1970" w:type="dxa"/>
            <w:vMerge w:val="restart"/>
            <w:vAlign w:val="center"/>
          </w:tcPr>
          <w:p w14:paraId="42D92D05" w14:textId="77777777" w:rsidR="003045EE" w:rsidRPr="00E36881" w:rsidRDefault="003045EE" w:rsidP="00971371">
            <w:pPr>
              <w:pStyle w:val="NormalWeb"/>
              <w:spacing w:before="0" w:beforeAutospacing="0" w:after="0" w:afterAutospacing="0"/>
              <w:jc w:val="center"/>
              <w:textAlignment w:val="top"/>
              <w:rPr>
                <w:color w:val="000000"/>
              </w:rPr>
            </w:pPr>
          </w:p>
          <w:p w14:paraId="58143984" w14:textId="77777777" w:rsidR="003045EE" w:rsidRPr="00E36881" w:rsidRDefault="003045EE" w:rsidP="00971371">
            <w:pPr>
              <w:rPr>
                <w:color w:val="000000"/>
                <w:lang w:eastAsia="ru-RU"/>
              </w:rPr>
            </w:pPr>
          </w:p>
          <w:p w14:paraId="6A9C7E85" w14:textId="77777777" w:rsidR="003045EE" w:rsidRPr="00E36881" w:rsidRDefault="003045EE" w:rsidP="00971371">
            <w:pPr>
              <w:rPr>
                <w:color w:val="000000"/>
                <w:lang w:eastAsia="ru-RU"/>
              </w:rPr>
            </w:pPr>
          </w:p>
          <w:p w14:paraId="5F689E08" w14:textId="10AEA3E3" w:rsidR="003045EE" w:rsidRPr="00E36881" w:rsidRDefault="003045EE" w:rsidP="00971371">
            <w:pPr>
              <w:rPr>
                <w:lang w:eastAsia="ru-RU"/>
              </w:rPr>
            </w:pPr>
            <w:r w:rsidRPr="00E36881">
              <w:rPr>
                <w:color w:val="000000"/>
              </w:rPr>
              <w:t>рандомизированное, двойное слепое, плацебо-контролируемое исследование</w:t>
            </w:r>
          </w:p>
        </w:tc>
        <w:tc>
          <w:tcPr>
            <w:tcW w:w="1141" w:type="dxa"/>
            <w:vAlign w:val="center"/>
          </w:tcPr>
          <w:p w14:paraId="4B8380E8" w14:textId="41F91D39" w:rsidR="003045EE" w:rsidRPr="00E36881" w:rsidRDefault="003045EE" w:rsidP="00971371">
            <w:pPr>
              <w:pStyle w:val="NormalWeb"/>
              <w:spacing w:before="0" w:beforeAutospacing="0" w:after="0" w:afterAutospacing="0"/>
              <w:jc w:val="center"/>
              <w:textAlignment w:val="top"/>
              <w:rPr>
                <w:color w:val="000000"/>
              </w:rPr>
            </w:pPr>
            <w:r w:rsidRPr="00E36881">
              <w:rPr>
                <w:color w:val="000000"/>
              </w:rPr>
              <w:t>SOF/VEL или плацебо в течение 12 недель</w:t>
            </w:r>
          </w:p>
        </w:tc>
        <w:tc>
          <w:tcPr>
            <w:tcW w:w="1527" w:type="dxa"/>
            <w:vAlign w:val="center"/>
          </w:tcPr>
          <w:p w14:paraId="6A9C70CE" w14:textId="77777777" w:rsidR="003045EE" w:rsidRPr="00E36881" w:rsidRDefault="003045EE" w:rsidP="00971371">
            <w:pPr>
              <w:rPr>
                <w:color w:val="000000"/>
                <w:lang w:val="en-US"/>
              </w:rPr>
            </w:pPr>
            <w:r w:rsidRPr="00E36881">
              <w:rPr>
                <w:color w:val="000000"/>
                <w:lang w:val="en-US"/>
              </w:rPr>
              <w:t xml:space="preserve">1, 2, 4, 5 </w:t>
            </w:r>
            <w:r w:rsidRPr="00E36881">
              <w:rPr>
                <w:color w:val="000000"/>
              </w:rPr>
              <w:t>или</w:t>
            </w:r>
            <w:r w:rsidRPr="00E36881">
              <w:rPr>
                <w:color w:val="000000"/>
                <w:lang w:val="en-US"/>
              </w:rPr>
              <w:t xml:space="preserve"> 6</w:t>
            </w:r>
          </w:p>
          <w:p w14:paraId="0EA09111" w14:textId="77777777" w:rsidR="003045EE" w:rsidRPr="00E36881" w:rsidRDefault="003045EE" w:rsidP="00971371">
            <w:pPr>
              <w:rPr>
                <w:color w:val="000000"/>
                <w:lang w:val="en-US"/>
              </w:rPr>
            </w:pPr>
            <w:r w:rsidRPr="00E36881">
              <w:rPr>
                <w:color w:val="000000"/>
                <w:lang w:val="en-US"/>
              </w:rPr>
              <w:t>(GT 1: 393;</w:t>
            </w:r>
          </w:p>
          <w:p w14:paraId="40E9E0D0" w14:textId="77777777" w:rsidR="003045EE" w:rsidRPr="00E36881" w:rsidRDefault="003045EE" w:rsidP="00971371">
            <w:pPr>
              <w:rPr>
                <w:color w:val="000000"/>
                <w:lang w:val="en-US"/>
              </w:rPr>
            </w:pPr>
            <w:r w:rsidRPr="00E36881">
              <w:rPr>
                <w:color w:val="000000"/>
                <w:lang w:val="en-US"/>
              </w:rPr>
              <w:t>GT 2: 125;</w:t>
            </w:r>
          </w:p>
          <w:p w14:paraId="676268C5" w14:textId="77777777" w:rsidR="003045EE" w:rsidRPr="00E36881" w:rsidRDefault="003045EE" w:rsidP="00971371">
            <w:pPr>
              <w:rPr>
                <w:color w:val="000000"/>
                <w:lang w:val="en-US"/>
              </w:rPr>
            </w:pPr>
            <w:r w:rsidRPr="00E36881">
              <w:rPr>
                <w:color w:val="000000"/>
                <w:lang w:val="en-US"/>
              </w:rPr>
              <w:t>GT 4: 138;</w:t>
            </w:r>
          </w:p>
          <w:p w14:paraId="455A4C45" w14:textId="77777777" w:rsidR="003045EE" w:rsidRPr="00E36881" w:rsidRDefault="003045EE" w:rsidP="00971371">
            <w:pPr>
              <w:rPr>
                <w:color w:val="000000"/>
                <w:lang w:val="en-US"/>
              </w:rPr>
            </w:pPr>
            <w:r w:rsidRPr="00E36881">
              <w:rPr>
                <w:color w:val="000000"/>
                <w:lang w:val="en-US"/>
              </w:rPr>
              <w:t>GT 5: 35;</w:t>
            </w:r>
          </w:p>
          <w:p w14:paraId="1C4DACCA" w14:textId="342CD2D3" w:rsidR="003045EE" w:rsidRPr="00E36881" w:rsidRDefault="003045EE" w:rsidP="00971371">
            <w:pPr>
              <w:pStyle w:val="NormalWeb"/>
              <w:spacing w:before="0" w:beforeAutospacing="0" w:after="0" w:afterAutospacing="0"/>
              <w:textAlignment w:val="top"/>
              <w:rPr>
                <w:color w:val="000000"/>
              </w:rPr>
            </w:pPr>
            <w:r w:rsidRPr="00E36881">
              <w:rPr>
                <w:color w:val="000000"/>
                <w:lang w:val="en-US"/>
              </w:rPr>
              <w:t>GT 6: 49)</w:t>
            </w:r>
          </w:p>
        </w:tc>
        <w:tc>
          <w:tcPr>
            <w:tcW w:w="1849" w:type="dxa"/>
            <w:vMerge w:val="restart"/>
            <w:vAlign w:val="center"/>
          </w:tcPr>
          <w:p w14:paraId="0EF5229F" w14:textId="3EFFC2D9" w:rsidR="003045EE" w:rsidRPr="00E36881" w:rsidRDefault="003045EE" w:rsidP="00971371">
            <w:pPr>
              <w:pStyle w:val="NormalWeb"/>
              <w:spacing w:before="0" w:beforeAutospacing="0" w:after="0" w:afterAutospacing="0"/>
              <w:textAlignment w:val="top"/>
              <w:rPr>
                <w:color w:val="000000"/>
              </w:rPr>
            </w:pPr>
            <w:r w:rsidRPr="00E36881">
              <w:rPr>
                <w:color w:val="000000"/>
              </w:rPr>
              <w:t>Ранее не получали лечения/ранее получали лечение</w:t>
            </w:r>
          </w:p>
        </w:tc>
        <w:tc>
          <w:tcPr>
            <w:tcW w:w="1172" w:type="dxa"/>
            <w:gridSpan w:val="2"/>
            <w:vMerge w:val="restart"/>
            <w:vAlign w:val="center"/>
          </w:tcPr>
          <w:p w14:paraId="6D3DD52C" w14:textId="6172AB0D" w:rsidR="003045EE" w:rsidRPr="00E36881" w:rsidRDefault="003045EE" w:rsidP="00971371">
            <w:pPr>
              <w:pStyle w:val="NormalWeb"/>
              <w:spacing w:before="0" w:beforeAutospacing="0" w:after="0" w:afterAutospacing="0"/>
              <w:textAlignment w:val="top"/>
              <w:rPr>
                <w:color w:val="000000"/>
              </w:rPr>
            </w:pPr>
            <w:r w:rsidRPr="00E36881">
              <w:rPr>
                <w:color w:val="000000"/>
              </w:rPr>
              <w:t>До 20 % пациентов имели цирроз.</w:t>
            </w:r>
          </w:p>
        </w:tc>
      </w:tr>
      <w:tr w:rsidR="003045EE" w:rsidRPr="00E36881" w14:paraId="6633B402" w14:textId="77777777" w:rsidTr="00E36881">
        <w:trPr>
          <w:trHeight w:val="521"/>
        </w:trPr>
        <w:tc>
          <w:tcPr>
            <w:tcW w:w="1550" w:type="dxa"/>
            <w:vAlign w:val="center"/>
          </w:tcPr>
          <w:p w14:paraId="2DEED673" w14:textId="497D5815" w:rsidR="003045EE" w:rsidRPr="00E36881" w:rsidRDefault="003045EE" w:rsidP="00971371">
            <w:pPr>
              <w:pStyle w:val="NormalWeb"/>
              <w:spacing w:before="0" w:beforeAutospacing="0" w:after="0" w:afterAutospacing="0"/>
              <w:jc w:val="both"/>
              <w:textAlignment w:val="top"/>
              <w:rPr>
                <w:color w:val="000000"/>
              </w:rPr>
            </w:pPr>
            <w:r w:rsidRPr="00E36881">
              <w:rPr>
                <w:color w:val="000000"/>
              </w:rPr>
              <w:t>GS-US-342-1139 (ASTRAL-2)</w:t>
            </w:r>
          </w:p>
        </w:tc>
        <w:tc>
          <w:tcPr>
            <w:tcW w:w="1970" w:type="dxa"/>
            <w:vMerge/>
            <w:vAlign w:val="center"/>
          </w:tcPr>
          <w:p w14:paraId="3EA5B918" w14:textId="2D7EF32D" w:rsidR="003045EE" w:rsidRPr="00E36881" w:rsidRDefault="003045EE" w:rsidP="00971371">
            <w:pPr>
              <w:pStyle w:val="NormalWeb"/>
              <w:spacing w:before="0" w:beforeAutospacing="0" w:after="0" w:afterAutospacing="0"/>
              <w:jc w:val="center"/>
              <w:textAlignment w:val="top"/>
              <w:rPr>
                <w:color w:val="000000"/>
              </w:rPr>
            </w:pPr>
          </w:p>
        </w:tc>
        <w:tc>
          <w:tcPr>
            <w:tcW w:w="1141" w:type="dxa"/>
            <w:vAlign w:val="center"/>
          </w:tcPr>
          <w:p w14:paraId="76BA93D9" w14:textId="0265A5B6" w:rsidR="003045EE" w:rsidRPr="00E36881" w:rsidRDefault="003045EE" w:rsidP="00971371">
            <w:pPr>
              <w:pStyle w:val="NormalWeb"/>
              <w:spacing w:before="0" w:beforeAutospacing="0" w:after="0" w:afterAutospacing="0"/>
              <w:jc w:val="center"/>
              <w:textAlignment w:val="top"/>
              <w:rPr>
                <w:color w:val="000000"/>
              </w:rPr>
            </w:pPr>
            <w:r w:rsidRPr="00E36881">
              <w:rPr>
                <w:color w:val="000000"/>
              </w:rPr>
              <w:t>SOF/VEL или SOF+RBV в течение 12 недель</w:t>
            </w:r>
          </w:p>
        </w:tc>
        <w:tc>
          <w:tcPr>
            <w:tcW w:w="1527" w:type="dxa"/>
            <w:vAlign w:val="center"/>
          </w:tcPr>
          <w:p w14:paraId="5AA4363B" w14:textId="5153DD1B" w:rsidR="003045EE" w:rsidRPr="00E36881" w:rsidRDefault="00065ED1" w:rsidP="00971371">
            <w:pPr>
              <w:pStyle w:val="NormalWeb"/>
              <w:spacing w:before="0" w:beforeAutospacing="0" w:after="0" w:afterAutospacing="0"/>
              <w:textAlignment w:val="top"/>
              <w:rPr>
                <w:color w:val="000000"/>
              </w:rPr>
            </w:pPr>
            <w:r w:rsidRPr="00E36881">
              <w:rPr>
                <w:color w:val="000000"/>
                <w:lang w:val="en-US"/>
              </w:rPr>
              <w:t>GT</w:t>
            </w:r>
            <w:r w:rsidRPr="00E36881">
              <w:rPr>
                <w:color w:val="000000"/>
              </w:rPr>
              <w:t xml:space="preserve"> </w:t>
            </w:r>
            <w:r w:rsidR="003045EE" w:rsidRPr="00E36881">
              <w:rPr>
                <w:color w:val="000000"/>
              </w:rPr>
              <w:t>2 (n=266)</w:t>
            </w:r>
          </w:p>
        </w:tc>
        <w:tc>
          <w:tcPr>
            <w:tcW w:w="1849" w:type="dxa"/>
            <w:vMerge/>
            <w:vAlign w:val="center"/>
          </w:tcPr>
          <w:p w14:paraId="6EC6ECA2" w14:textId="59097396" w:rsidR="003045EE" w:rsidRPr="00E36881" w:rsidRDefault="003045EE" w:rsidP="00971371">
            <w:pPr>
              <w:pStyle w:val="NormalWeb"/>
              <w:spacing w:before="0" w:beforeAutospacing="0" w:after="0" w:afterAutospacing="0"/>
              <w:ind w:left="-291" w:right="828" w:firstLine="314"/>
              <w:jc w:val="center"/>
              <w:textAlignment w:val="top"/>
              <w:rPr>
                <w:color w:val="000000"/>
              </w:rPr>
            </w:pPr>
          </w:p>
        </w:tc>
        <w:tc>
          <w:tcPr>
            <w:tcW w:w="1172" w:type="dxa"/>
            <w:gridSpan w:val="2"/>
            <w:vMerge/>
            <w:vAlign w:val="center"/>
          </w:tcPr>
          <w:p w14:paraId="6070E5FB" w14:textId="34FDBF02" w:rsidR="003045EE" w:rsidRPr="00E36881" w:rsidRDefault="003045EE" w:rsidP="00971371">
            <w:pPr>
              <w:pStyle w:val="NormalWeb"/>
              <w:spacing w:before="0" w:beforeAutospacing="0" w:after="0" w:afterAutospacing="0"/>
              <w:jc w:val="center"/>
              <w:textAlignment w:val="top"/>
              <w:rPr>
                <w:color w:val="000000"/>
                <w:lang w:val="en-US"/>
              </w:rPr>
            </w:pPr>
          </w:p>
        </w:tc>
      </w:tr>
      <w:tr w:rsidR="003045EE" w:rsidRPr="00E36881" w14:paraId="1F79698C" w14:textId="77777777" w:rsidTr="00E36881">
        <w:trPr>
          <w:trHeight w:val="521"/>
        </w:trPr>
        <w:tc>
          <w:tcPr>
            <w:tcW w:w="1550" w:type="dxa"/>
            <w:vAlign w:val="center"/>
          </w:tcPr>
          <w:p w14:paraId="688DAB28" w14:textId="6C57FA0B" w:rsidR="003045EE" w:rsidRPr="00E36881" w:rsidRDefault="003045EE" w:rsidP="00971371">
            <w:pPr>
              <w:pStyle w:val="NormalWeb"/>
              <w:spacing w:before="0" w:beforeAutospacing="0" w:after="0" w:afterAutospacing="0"/>
              <w:jc w:val="both"/>
              <w:textAlignment w:val="top"/>
              <w:rPr>
                <w:color w:val="000000"/>
              </w:rPr>
            </w:pPr>
            <w:r w:rsidRPr="00E36881">
              <w:rPr>
                <w:color w:val="000000"/>
              </w:rPr>
              <w:lastRenderedPageBreak/>
              <w:t>GS-US-342-1140 (ASTRAL-3)</w:t>
            </w:r>
          </w:p>
        </w:tc>
        <w:tc>
          <w:tcPr>
            <w:tcW w:w="1970" w:type="dxa"/>
            <w:vMerge/>
            <w:vAlign w:val="center"/>
          </w:tcPr>
          <w:p w14:paraId="1DEC1618" w14:textId="7A43D90B" w:rsidR="003045EE" w:rsidRPr="00E36881" w:rsidRDefault="003045EE" w:rsidP="00971371">
            <w:pPr>
              <w:pStyle w:val="NormalWeb"/>
              <w:spacing w:before="0" w:beforeAutospacing="0" w:after="0" w:afterAutospacing="0"/>
              <w:jc w:val="center"/>
              <w:textAlignment w:val="top"/>
              <w:rPr>
                <w:color w:val="000000"/>
              </w:rPr>
            </w:pPr>
          </w:p>
        </w:tc>
        <w:tc>
          <w:tcPr>
            <w:tcW w:w="1141" w:type="dxa"/>
            <w:vAlign w:val="center"/>
          </w:tcPr>
          <w:p w14:paraId="323B69E6" w14:textId="77777777" w:rsidR="003045EE" w:rsidRPr="00E36881" w:rsidRDefault="003045EE" w:rsidP="00971371">
            <w:r w:rsidRPr="00E36881">
              <w:rPr>
                <w:color w:val="000000"/>
              </w:rPr>
              <w:t>SOF+RBV 12 недель</w:t>
            </w:r>
          </w:p>
          <w:p w14:paraId="2C5A7C3D" w14:textId="77777777" w:rsidR="003045EE" w:rsidRPr="00E36881" w:rsidRDefault="003045EE" w:rsidP="00971371">
            <w:r w:rsidRPr="00E36881">
              <w:rPr>
                <w:color w:val="000000"/>
              </w:rPr>
              <w:t>или</w:t>
            </w:r>
          </w:p>
          <w:p w14:paraId="0518542A" w14:textId="265D0847" w:rsidR="003045EE" w:rsidRPr="00E36881" w:rsidRDefault="003045EE" w:rsidP="00971371">
            <w:pPr>
              <w:pStyle w:val="NormalWeb"/>
              <w:spacing w:before="0" w:beforeAutospacing="0" w:after="0" w:afterAutospacing="0"/>
              <w:jc w:val="center"/>
              <w:textAlignment w:val="top"/>
              <w:rPr>
                <w:color w:val="000000"/>
              </w:rPr>
            </w:pPr>
            <w:r w:rsidRPr="00E36881">
              <w:rPr>
                <w:color w:val="000000"/>
              </w:rPr>
              <w:t>SOF+RBV 24 недели</w:t>
            </w:r>
          </w:p>
        </w:tc>
        <w:tc>
          <w:tcPr>
            <w:tcW w:w="1527" w:type="dxa"/>
            <w:vAlign w:val="center"/>
          </w:tcPr>
          <w:p w14:paraId="65513B12" w14:textId="1C0BB3AD" w:rsidR="003045EE" w:rsidRPr="00E36881" w:rsidRDefault="00065ED1" w:rsidP="00971371">
            <w:pPr>
              <w:pStyle w:val="NormalWeb"/>
              <w:spacing w:before="0" w:beforeAutospacing="0" w:after="0" w:afterAutospacing="0"/>
              <w:textAlignment w:val="top"/>
              <w:rPr>
                <w:color w:val="000000"/>
              </w:rPr>
            </w:pPr>
            <w:r w:rsidRPr="00E36881">
              <w:rPr>
                <w:color w:val="000000"/>
                <w:lang w:val="en-US"/>
              </w:rPr>
              <w:t>GT</w:t>
            </w:r>
            <w:r w:rsidRPr="00E36881">
              <w:rPr>
                <w:color w:val="000000"/>
              </w:rPr>
              <w:t xml:space="preserve"> </w:t>
            </w:r>
            <w:r w:rsidR="003045EE" w:rsidRPr="00E36881">
              <w:rPr>
                <w:color w:val="000000"/>
              </w:rPr>
              <w:t>3 (n=552)</w:t>
            </w:r>
          </w:p>
        </w:tc>
        <w:tc>
          <w:tcPr>
            <w:tcW w:w="1849" w:type="dxa"/>
            <w:vMerge/>
            <w:vAlign w:val="center"/>
          </w:tcPr>
          <w:p w14:paraId="116180A4" w14:textId="7B89821B" w:rsidR="003045EE" w:rsidRPr="00E36881" w:rsidRDefault="003045EE" w:rsidP="00971371">
            <w:pPr>
              <w:pStyle w:val="NormalWeb"/>
              <w:spacing w:before="0" w:beforeAutospacing="0" w:after="0" w:afterAutospacing="0"/>
              <w:jc w:val="center"/>
              <w:textAlignment w:val="top"/>
              <w:rPr>
                <w:color w:val="000000"/>
              </w:rPr>
            </w:pPr>
          </w:p>
        </w:tc>
        <w:tc>
          <w:tcPr>
            <w:tcW w:w="1172" w:type="dxa"/>
            <w:gridSpan w:val="2"/>
            <w:vMerge/>
            <w:vAlign w:val="center"/>
          </w:tcPr>
          <w:p w14:paraId="6490BB97" w14:textId="200DE827" w:rsidR="003045EE" w:rsidRPr="00E36881" w:rsidRDefault="003045EE" w:rsidP="00971371">
            <w:pPr>
              <w:pStyle w:val="NormalWeb"/>
              <w:spacing w:before="0" w:beforeAutospacing="0" w:after="0" w:afterAutospacing="0"/>
              <w:jc w:val="center"/>
              <w:textAlignment w:val="top"/>
              <w:rPr>
                <w:color w:val="000000"/>
                <w:lang w:val="en-US"/>
              </w:rPr>
            </w:pPr>
          </w:p>
        </w:tc>
      </w:tr>
      <w:tr w:rsidR="007409B7" w:rsidRPr="00E36881" w14:paraId="13712376" w14:textId="77777777" w:rsidTr="00E36881">
        <w:trPr>
          <w:trHeight w:val="521"/>
        </w:trPr>
        <w:tc>
          <w:tcPr>
            <w:tcW w:w="1550" w:type="dxa"/>
            <w:vAlign w:val="center"/>
          </w:tcPr>
          <w:p w14:paraId="2693A065" w14:textId="57DB2C65" w:rsidR="007409B7" w:rsidRPr="00E36881" w:rsidRDefault="007409B7" w:rsidP="00971371">
            <w:pPr>
              <w:pStyle w:val="NormalWeb"/>
              <w:spacing w:before="0" w:beforeAutospacing="0" w:after="0" w:afterAutospacing="0"/>
              <w:jc w:val="both"/>
              <w:textAlignment w:val="top"/>
              <w:rPr>
                <w:color w:val="000000"/>
              </w:rPr>
            </w:pPr>
            <w:bookmarkStart w:id="2252" w:name="bookmark22"/>
            <w:r w:rsidRPr="00E36881">
              <w:rPr>
                <w:color w:val="000000"/>
              </w:rPr>
              <w:t>G</w:t>
            </w:r>
            <w:bookmarkEnd w:id="2252"/>
            <w:r w:rsidRPr="00E36881">
              <w:rPr>
                <w:color w:val="000000"/>
              </w:rPr>
              <w:t>S-US-342-1137 (ASTRAL-4)</w:t>
            </w:r>
          </w:p>
        </w:tc>
        <w:tc>
          <w:tcPr>
            <w:tcW w:w="1970" w:type="dxa"/>
            <w:vAlign w:val="center"/>
          </w:tcPr>
          <w:p w14:paraId="087CFCFD" w14:textId="23B61286" w:rsidR="007409B7" w:rsidRPr="00E36881" w:rsidRDefault="007409B7" w:rsidP="00971371">
            <w:pPr>
              <w:pStyle w:val="NormalWeb"/>
              <w:spacing w:before="0" w:beforeAutospacing="0" w:after="0" w:afterAutospacing="0"/>
              <w:jc w:val="center"/>
              <w:textAlignment w:val="top"/>
              <w:rPr>
                <w:color w:val="000000"/>
              </w:rPr>
            </w:pPr>
            <w:r w:rsidRPr="00E36881">
              <w:rPr>
                <w:color w:val="000000"/>
              </w:rPr>
              <w:t>рандомизированное, открытое</w:t>
            </w:r>
          </w:p>
        </w:tc>
        <w:tc>
          <w:tcPr>
            <w:tcW w:w="1141" w:type="dxa"/>
            <w:vAlign w:val="center"/>
          </w:tcPr>
          <w:p w14:paraId="177A3055" w14:textId="77777777" w:rsidR="007409B7" w:rsidRPr="00E36881" w:rsidRDefault="007409B7" w:rsidP="00971371">
            <w:pPr>
              <w:rPr>
                <w:color w:val="000000"/>
              </w:rPr>
            </w:pPr>
            <w:r w:rsidRPr="00E36881">
              <w:rPr>
                <w:color w:val="000000"/>
              </w:rPr>
              <w:t>SOF+RBV 12 недель</w:t>
            </w:r>
          </w:p>
          <w:p w14:paraId="459CF197" w14:textId="77777777" w:rsidR="007409B7" w:rsidRPr="00E36881" w:rsidRDefault="007409B7" w:rsidP="00971371">
            <w:pPr>
              <w:rPr>
                <w:color w:val="000000"/>
              </w:rPr>
            </w:pPr>
            <w:r w:rsidRPr="00E36881">
              <w:rPr>
                <w:color w:val="000000"/>
              </w:rPr>
              <w:t>SOF/VEL+ RBV 12 недель</w:t>
            </w:r>
          </w:p>
          <w:p w14:paraId="3E023586" w14:textId="30ECF6FD" w:rsidR="007409B7" w:rsidRPr="00E36881" w:rsidRDefault="007409B7" w:rsidP="00971371">
            <w:pPr>
              <w:pStyle w:val="NormalWeb"/>
              <w:spacing w:before="0" w:beforeAutospacing="0" w:after="0" w:afterAutospacing="0"/>
              <w:jc w:val="center"/>
              <w:textAlignment w:val="top"/>
              <w:rPr>
                <w:color w:val="000000"/>
              </w:rPr>
            </w:pPr>
            <w:r w:rsidRPr="00E36881">
              <w:rPr>
                <w:color w:val="000000"/>
              </w:rPr>
              <w:t>SOF+RBV 24 недели</w:t>
            </w:r>
          </w:p>
        </w:tc>
        <w:tc>
          <w:tcPr>
            <w:tcW w:w="1527" w:type="dxa"/>
            <w:vAlign w:val="center"/>
          </w:tcPr>
          <w:p w14:paraId="6B6A65D8" w14:textId="77777777" w:rsidR="007409B7" w:rsidRPr="00E36881" w:rsidRDefault="007409B7" w:rsidP="00971371">
            <w:pPr>
              <w:rPr>
                <w:color w:val="000000"/>
              </w:rPr>
            </w:pPr>
            <w:r w:rsidRPr="00E36881">
              <w:rPr>
                <w:color w:val="000000"/>
              </w:rPr>
              <w:t>1, 2, 3, 4 или 6</w:t>
            </w:r>
          </w:p>
          <w:p w14:paraId="6BD20DA5" w14:textId="77777777" w:rsidR="007409B7" w:rsidRPr="00E36881" w:rsidRDefault="007409B7" w:rsidP="00971371">
            <w:pPr>
              <w:rPr>
                <w:color w:val="000000"/>
              </w:rPr>
            </w:pPr>
            <w:r w:rsidRPr="00E36881">
              <w:rPr>
                <w:color w:val="000000"/>
              </w:rPr>
              <w:t>(Генотип 1: 207;</w:t>
            </w:r>
          </w:p>
          <w:p w14:paraId="74626EA5" w14:textId="77777777" w:rsidR="007409B7" w:rsidRPr="00E36881" w:rsidRDefault="007409B7" w:rsidP="00971371">
            <w:pPr>
              <w:rPr>
                <w:color w:val="000000"/>
              </w:rPr>
            </w:pPr>
            <w:r w:rsidRPr="00E36881">
              <w:rPr>
                <w:color w:val="000000"/>
              </w:rPr>
              <w:t>Генотип 2: 12;</w:t>
            </w:r>
          </w:p>
          <w:p w14:paraId="7F3BABF2" w14:textId="77777777" w:rsidR="007409B7" w:rsidRPr="00E36881" w:rsidRDefault="007409B7" w:rsidP="00971371">
            <w:pPr>
              <w:rPr>
                <w:color w:val="000000"/>
              </w:rPr>
            </w:pPr>
            <w:r w:rsidRPr="00E36881">
              <w:rPr>
                <w:color w:val="000000"/>
              </w:rPr>
              <w:t>Генотип 3: 39;</w:t>
            </w:r>
          </w:p>
          <w:p w14:paraId="2F40546F" w14:textId="77777777" w:rsidR="007409B7" w:rsidRPr="00E36881" w:rsidRDefault="007409B7" w:rsidP="00971371">
            <w:pPr>
              <w:rPr>
                <w:color w:val="000000"/>
              </w:rPr>
            </w:pPr>
            <w:r w:rsidRPr="00E36881">
              <w:rPr>
                <w:color w:val="000000"/>
              </w:rPr>
              <w:t>Генотип 4: 8;</w:t>
            </w:r>
          </w:p>
          <w:p w14:paraId="73C4FAE4" w14:textId="51F3E0FE" w:rsidR="007409B7" w:rsidRPr="00E36881" w:rsidRDefault="007409B7" w:rsidP="00971371">
            <w:pPr>
              <w:pStyle w:val="NormalWeb"/>
              <w:spacing w:before="0" w:beforeAutospacing="0" w:after="0" w:afterAutospacing="0"/>
              <w:ind w:right="598"/>
              <w:jc w:val="center"/>
              <w:textAlignment w:val="top"/>
              <w:rPr>
                <w:color w:val="000000"/>
              </w:rPr>
            </w:pPr>
            <w:r w:rsidRPr="00E36881">
              <w:rPr>
                <w:color w:val="000000"/>
              </w:rPr>
              <w:t>Генотип 6: 1)</w:t>
            </w:r>
          </w:p>
        </w:tc>
        <w:tc>
          <w:tcPr>
            <w:tcW w:w="1849" w:type="dxa"/>
            <w:vAlign w:val="center"/>
          </w:tcPr>
          <w:p w14:paraId="25178AE4" w14:textId="77777777" w:rsidR="007409B7" w:rsidRPr="00E36881" w:rsidRDefault="007409B7" w:rsidP="00971371">
            <w:pPr>
              <w:pStyle w:val="NormalWeb"/>
              <w:spacing w:before="0" w:beforeAutospacing="0" w:after="0" w:afterAutospacing="0"/>
              <w:ind w:right="598"/>
              <w:jc w:val="center"/>
              <w:textAlignment w:val="top"/>
              <w:rPr>
                <w:color w:val="000000"/>
              </w:rPr>
            </w:pPr>
          </w:p>
          <w:p w14:paraId="75CC37AF" w14:textId="13381463" w:rsidR="007409B7" w:rsidRPr="00E36881" w:rsidRDefault="007409B7" w:rsidP="00971371">
            <w:pPr>
              <w:ind w:right="43"/>
              <w:rPr>
                <w:lang w:eastAsia="ru-RU"/>
              </w:rPr>
            </w:pPr>
            <w:r w:rsidRPr="00E36881">
              <w:rPr>
                <w:color w:val="000000"/>
              </w:rPr>
              <w:t>Ранее не получали лечения/ранее получали лечение</w:t>
            </w:r>
          </w:p>
        </w:tc>
        <w:tc>
          <w:tcPr>
            <w:tcW w:w="1172" w:type="dxa"/>
            <w:gridSpan w:val="2"/>
            <w:vAlign w:val="center"/>
          </w:tcPr>
          <w:p w14:paraId="368124E5" w14:textId="05CE031A" w:rsidR="007409B7" w:rsidRPr="00E36881" w:rsidRDefault="003045EE" w:rsidP="00971371">
            <w:pPr>
              <w:pStyle w:val="NormalWeb"/>
              <w:spacing w:before="0" w:beforeAutospacing="0" w:after="0" w:afterAutospacing="0"/>
              <w:textAlignment w:val="top"/>
              <w:rPr>
                <w:color w:val="000000"/>
              </w:rPr>
            </w:pPr>
            <w:r w:rsidRPr="00E36881">
              <w:rPr>
                <w:color w:val="000000"/>
              </w:rPr>
              <w:t>У всех был декомпенсированный цирроз печени, класс В по шкале Чайлда-Пью</w:t>
            </w:r>
          </w:p>
        </w:tc>
      </w:tr>
      <w:tr w:rsidR="007409B7" w:rsidRPr="00E36881" w14:paraId="5EA3E9E6" w14:textId="77777777" w:rsidTr="00E36881">
        <w:trPr>
          <w:trHeight w:val="253"/>
        </w:trPr>
        <w:tc>
          <w:tcPr>
            <w:tcW w:w="9209" w:type="dxa"/>
            <w:gridSpan w:val="7"/>
            <w:vAlign w:val="center"/>
          </w:tcPr>
          <w:p w14:paraId="73360609" w14:textId="77777777" w:rsidR="009C6C0A" w:rsidRPr="00E36881" w:rsidRDefault="009C6C0A" w:rsidP="00971371">
            <w:pPr>
              <w:pStyle w:val="NormalWeb"/>
              <w:spacing w:before="0" w:beforeAutospacing="0" w:after="0" w:afterAutospacing="0"/>
              <w:textAlignment w:val="top"/>
              <w:rPr>
                <w:b/>
                <w:color w:val="000000"/>
                <w:sz w:val="20"/>
                <w:szCs w:val="20"/>
              </w:rPr>
            </w:pPr>
            <w:r w:rsidRPr="00E36881">
              <w:rPr>
                <w:b/>
                <w:color w:val="000000"/>
                <w:sz w:val="20"/>
                <w:szCs w:val="20"/>
              </w:rPr>
              <w:t>Примечание:</w:t>
            </w:r>
          </w:p>
          <w:p w14:paraId="049491FE" w14:textId="30F1C123" w:rsidR="009C6C0A" w:rsidRPr="00E36881" w:rsidRDefault="007409B7" w:rsidP="00971371">
            <w:pPr>
              <w:shd w:val="clear" w:color="auto" w:fill="FFFFFF"/>
              <w:rPr>
                <w:color w:val="000000"/>
                <w:sz w:val="20"/>
                <w:szCs w:val="20"/>
              </w:rPr>
            </w:pPr>
            <w:r w:rsidRPr="00E36881">
              <w:rPr>
                <w:color w:val="000000"/>
                <w:sz w:val="20"/>
                <w:szCs w:val="20"/>
                <w:lang w:val="en-US"/>
              </w:rPr>
              <w:t>SOF</w:t>
            </w:r>
            <w:r w:rsidRPr="00E36881">
              <w:rPr>
                <w:color w:val="000000"/>
                <w:sz w:val="20"/>
                <w:szCs w:val="20"/>
              </w:rPr>
              <w:t xml:space="preserve"> - софосбувир</w:t>
            </w:r>
          </w:p>
          <w:p w14:paraId="204204E5" w14:textId="0DB0B0CF" w:rsidR="007409B7" w:rsidRPr="00E36881" w:rsidRDefault="007409B7" w:rsidP="00971371">
            <w:pPr>
              <w:shd w:val="clear" w:color="auto" w:fill="FFFFFF"/>
              <w:rPr>
                <w:color w:val="000000"/>
                <w:sz w:val="20"/>
                <w:szCs w:val="20"/>
              </w:rPr>
            </w:pPr>
            <w:r w:rsidRPr="00E36881">
              <w:rPr>
                <w:color w:val="000000"/>
                <w:sz w:val="20"/>
                <w:szCs w:val="20"/>
                <w:lang w:val="en-US"/>
              </w:rPr>
              <w:t>VEL</w:t>
            </w:r>
            <w:r w:rsidRPr="00E36881">
              <w:rPr>
                <w:color w:val="000000"/>
                <w:sz w:val="20"/>
                <w:szCs w:val="20"/>
              </w:rPr>
              <w:t xml:space="preserve"> - велпатасвир</w:t>
            </w:r>
          </w:p>
          <w:p w14:paraId="0E4919E5" w14:textId="332D81BD" w:rsidR="007409B7" w:rsidRPr="00E36881" w:rsidRDefault="007409B7" w:rsidP="00971371">
            <w:pPr>
              <w:shd w:val="clear" w:color="auto" w:fill="FFFFFF"/>
              <w:rPr>
                <w:color w:val="000000"/>
                <w:sz w:val="20"/>
                <w:szCs w:val="20"/>
              </w:rPr>
            </w:pPr>
            <w:r w:rsidRPr="00E36881">
              <w:rPr>
                <w:color w:val="000000"/>
                <w:sz w:val="20"/>
                <w:szCs w:val="20"/>
                <w:lang w:val="en-US"/>
              </w:rPr>
              <w:t>GT</w:t>
            </w:r>
            <w:r w:rsidRPr="00E36881">
              <w:rPr>
                <w:color w:val="000000"/>
                <w:sz w:val="20"/>
                <w:szCs w:val="20"/>
              </w:rPr>
              <w:t xml:space="preserve"> - генотип</w:t>
            </w:r>
          </w:p>
          <w:p w14:paraId="7A926E71" w14:textId="69336986" w:rsidR="007409B7" w:rsidRPr="00E36881" w:rsidRDefault="007409B7" w:rsidP="00971371">
            <w:pPr>
              <w:shd w:val="clear" w:color="auto" w:fill="FFFFFF"/>
              <w:rPr>
                <w:color w:val="000000"/>
              </w:rPr>
            </w:pPr>
            <w:r w:rsidRPr="00E36881">
              <w:rPr>
                <w:color w:val="000000"/>
                <w:sz w:val="20"/>
                <w:szCs w:val="20"/>
                <w:lang w:val="en-US"/>
              </w:rPr>
              <w:t>RBV</w:t>
            </w:r>
            <w:r w:rsidRPr="00E36881">
              <w:rPr>
                <w:color w:val="000000"/>
                <w:sz w:val="20"/>
                <w:szCs w:val="20"/>
              </w:rPr>
              <w:t xml:space="preserve"> - рибавирин</w:t>
            </w:r>
          </w:p>
        </w:tc>
      </w:tr>
    </w:tbl>
    <w:p w14:paraId="461707B8" w14:textId="77777777" w:rsidR="00110662" w:rsidDel="00B12932" w:rsidRDefault="00110662" w:rsidP="00110662">
      <w:pPr>
        <w:pStyle w:val="NormalWeb"/>
        <w:shd w:val="clear" w:color="auto" w:fill="FFFFFF"/>
        <w:spacing w:before="0" w:beforeAutospacing="0" w:after="0" w:afterAutospacing="0"/>
        <w:contextualSpacing/>
        <w:jc w:val="both"/>
        <w:rPr>
          <w:del w:id="2253" w:author="Абрамова Анна Андреевна" w:date="2024-05-17T00:04:00Z"/>
          <w:rStyle w:val="rynqvb"/>
          <w:color w:val="000000"/>
        </w:rPr>
      </w:pPr>
    </w:p>
    <w:p w14:paraId="5613BB9F" w14:textId="77777777" w:rsidR="00971371" w:rsidRDefault="00971371" w:rsidP="00110662">
      <w:pPr>
        <w:pStyle w:val="NormalWeb"/>
        <w:shd w:val="clear" w:color="auto" w:fill="FFFFFF"/>
        <w:spacing w:before="0" w:beforeAutospacing="0" w:after="0" w:afterAutospacing="0"/>
        <w:contextualSpacing/>
        <w:jc w:val="both"/>
        <w:rPr>
          <w:ins w:id="2254" w:author="Абрамова Анна Андреевна" w:date="2024-05-16T00:29:00Z"/>
          <w:rStyle w:val="rynqvb"/>
          <w:b/>
          <w:bCs/>
          <w:i/>
          <w:iCs/>
          <w:color w:val="000000"/>
        </w:rPr>
      </w:pPr>
    </w:p>
    <w:p w14:paraId="3CA1A947" w14:textId="24D68E09" w:rsidR="00110662" w:rsidRPr="00350D57" w:rsidRDefault="00065ED1" w:rsidP="00110662">
      <w:pPr>
        <w:pStyle w:val="NormalWeb"/>
        <w:shd w:val="clear" w:color="auto" w:fill="FFFFFF"/>
        <w:spacing w:before="0" w:beforeAutospacing="0" w:after="0" w:afterAutospacing="0"/>
        <w:contextualSpacing/>
        <w:jc w:val="both"/>
        <w:rPr>
          <w:rStyle w:val="rynqvb"/>
          <w:b/>
          <w:bCs/>
          <w:i/>
          <w:iCs/>
          <w:color w:val="000000"/>
          <w:rPrChange w:id="2255" w:author="Абрамова Анна Андреевна" w:date="2024-05-15T00:47:00Z">
            <w:rPr>
              <w:rStyle w:val="rynqvb"/>
              <w:i/>
              <w:iCs/>
              <w:color w:val="000000"/>
            </w:rPr>
          </w:rPrChange>
        </w:rPr>
      </w:pPr>
      <w:r w:rsidRPr="00350D57">
        <w:rPr>
          <w:rStyle w:val="rynqvb"/>
          <w:b/>
          <w:bCs/>
          <w:i/>
          <w:iCs/>
          <w:color w:val="000000"/>
          <w:rPrChange w:id="2256" w:author="Абрамова Анна Андреевна" w:date="2024-05-15T00:47:00Z">
            <w:rPr>
              <w:rStyle w:val="rynqvb"/>
              <w:i/>
              <w:iCs/>
              <w:color w:val="000000"/>
            </w:rPr>
          </w:rPrChange>
        </w:rPr>
        <w:t>Клинические исследования у взрослых пациентов без цирроза печени и пациентов с компенсированным циррозом печени с ВГС генотипов 1, 2, 4, 5 и 6 - ASTRAL-1 (исследование 1138)</w:t>
      </w:r>
    </w:p>
    <w:p w14:paraId="04125C76" w14:textId="77777777" w:rsidR="00065ED1" w:rsidRDefault="00065ED1" w:rsidP="00110662">
      <w:pPr>
        <w:pStyle w:val="NormalWeb"/>
        <w:shd w:val="clear" w:color="auto" w:fill="FFFFFF"/>
        <w:spacing w:before="0" w:beforeAutospacing="0" w:after="0" w:afterAutospacing="0"/>
        <w:contextualSpacing/>
        <w:jc w:val="both"/>
        <w:rPr>
          <w:rStyle w:val="rynqvb"/>
          <w:b/>
          <w:bCs/>
          <w:i/>
          <w:iCs/>
          <w:color w:val="000000"/>
        </w:rPr>
      </w:pPr>
    </w:p>
    <w:p w14:paraId="65EA0B9B" w14:textId="2392925A" w:rsidR="00065ED1" w:rsidRPr="00065ED1" w:rsidRDefault="00065ED1" w:rsidP="0081412F">
      <w:pPr>
        <w:pStyle w:val="NormalWeb"/>
        <w:shd w:val="clear" w:color="auto" w:fill="FFFFFF"/>
        <w:spacing w:after="0"/>
        <w:ind w:firstLine="708"/>
        <w:contextualSpacing/>
        <w:jc w:val="both"/>
        <w:rPr>
          <w:rStyle w:val="rynqvb"/>
          <w:color w:val="000000"/>
        </w:rPr>
      </w:pPr>
      <w:r w:rsidRPr="00065ED1">
        <w:rPr>
          <w:rStyle w:val="rynqvb"/>
          <w:color w:val="000000"/>
        </w:rPr>
        <w:t xml:space="preserve">ASTRAL-1 </w:t>
      </w:r>
      <w:r w:rsidR="0023338A">
        <w:rPr>
          <w:rStyle w:val="rynqvb"/>
          <w:color w:val="000000"/>
        </w:rPr>
        <w:t>представляет собой</w:t>
      </w:r>
      <w:r w:rsidRPr="00065ED1">
        <w:rPr>
          <w:rStyle w:val="rynqvb"/>
          <w:color w:val="000000"/>
        </w:rPr>
        <w:t xml:space="preserve"> рандомизированн</w:t>
      </w:r>
      <w:r w:rsidR="0023338A">
        <w:rPr>
          <w:rStyle w:val="rynqvb"/>
          <w:color w:val="000000"/>
        </w:rPr>
        <w:t>ое</w:t>
      </w:r>
      <w:r w:rsidRPr="00065ED1">
        <w:rPr>
          <w:rStyle w:val="rynqvb"/>
          <w:color w:val="000000"/>
        </w:rPr>
        <w:t xml:space="preserve"> двойн</w:t>
      </w:r>
      <w:r w:rsidR="0023338A">
        <w:rPr>
          <w:rStyle w:val="rynqvb"/>
          <w:color w:val="000000"/>
        </w:rPr>
        <w:t>ое</w:t>
      </w:r>
      <w:r w:rsidRPr="00065ED1">
        <w:rPr>
          <w:rStyle w:val="rynqvb"/>
          <w:color w:val="000000"/>
        </w:rPr>
        <w:t xml:space="preserve"> слеп</w:t>
      </w:r>
      <w:r w:rsidR="0023338A">
        <w:rPr>
          <w:rStyle w:val="rynqvb"/>
          <w:color w:val="000000"/>
        </w:rPr>
        <w:t>ое</w:t>
      </w:r>
      <w:r w:rsidRPr="00065ED1">
        <w:rPr>
          <w:rStyle w:val="rynqvb"/>
          <w:color w:val="000000"/>
        </w:rPr>
        <w:t xml:space="preserve"> плацебо-контролируем</w:t>
      </w:r>
      <w:r w:rsidR="0023338A">
        <w:rPr>
          <w:rStyle w:val="rynqvb"/>
          <w:color w:val="000000"/>
        </w:rPr>
        <w:t>ое</w:t>
      </w:r>
      <w:r w:rsidRPr="00065ED1">
        <w:rPr>
          <w:rStyle w:val="rynqvb"/>
          <w:color w:val="000000"/>
        </w:rPr>
        <w:t xml:space="preserve"> исследование, в котором оценивали</w:t>
      </w:r>
      <w:r w:rsidR="0023338A">
        <w:rPr>
          <w:rStyle w:val="rynqvb"/>
          <w:color w:val="000000"/>
        </w:rPr>
        <w:t xml:space="preserve"> применение комбинации софосбувира+велтапасвира в течение</w:t>
      </w:r>
      <w:r w:rsidRPr="00065ED1">
        <w:rPr>
          <w:rStyle w:val="rynqvb"/>
          <w:color w:val="000000"/>
        </w:rPr>
        <w:t xml:space="preserve"> 12 недель по сравнению с 12 неделями применения плацебо у пациентов с ВГС генотипов 1, 2, 4, 5 или 6. Пациенты с ВГС генотипов 1, 2, 4 или 6 были рандомизированы в соотношении 5:1 для лечения препаратом Эпклюза в течение 12 недель или плацебо в течение 12 недель. Пациенты с ВГС генотипа 5 были включены в группу </w:t>
      </w:r>
      <w:r w:rsidR="0023338A">
        <w:rPr>
          <w:rStyle w:val="rynqvb"/>
          <w:color w:val="000000"/>
        </w:rPr>
        <w:t>софосбувира+велтапасвира</w:t>
      </w:r>
      <w:r w:rsidRPr="00065ED1">
        <w:rPr>
          <w:rStyle w:val="rynqvb"/>
          <w:color w:val="000000"/>
        </w:rPr>
        <w:t>. Рандомизация была стратифицирована по генотипу ВГС (1, 2, 4, 6 и не установленный) и наличию или отсутствию цирроза печени.</w:t>
      </w:r>
    </w:p>
    <w:p w14:paraId="154364B4" w14:textId="11589A09" w:rsidR="009C6C0A" w:rsidRDefault="00065ED1" w:rsidP="00350D57">
      <w:pPr>
        <w:pStyle w:val="NormalWeb"/>
        <w:shd w:val="clear" w:color="auto" w:fill="FFFFFF"/>
        <w:spacing w:before="0" w:beforeAutospacing="0" w:after="0" w:afterAutospacing="0"/>
        <w:contextualSpacing/>
        <w:jc w:val="both"/>
        <w:rPr>
          <w:rStyle w:val="rynqvb"/>
          <w:color w:val="000000"/>
        </w:rPr>
      </w:pPr>
      <w:r w:rsidRPr="00065ED1">
        <w:rPr>
          <w:rStyle w:val="rynqvb"/>
          <w:color w:val="000000"/>
        </w:rPr>
        <w:t>Демографические и исходные характеристики между группами п</w:t>
      </w:r>
      <w:r w:rsidR="0023338A">
        <w:rPr>
          <w:rStyle w:val="rynqvb"/>
          <w:color w:val="000000"/>
        </w:rPr>
        <w:t xml:space="preserve">комбинации софосбувира+велтапасвира </w:t>
      </w:r>
      <w:r w:rsidRPr="00065ED1">
        <w:rPr>
          <w:rStyle w:val="rynqvb"/>
          <w:color w:val="000000"/>
        </w:rPr>
        <w:t xml:space="preserve">и плацебо были сбалансированными. Из 740 получавших лечение пациентов медиана возраста составляла 56 лет (диапазон: от 18 до 82 лет); 60% пациентов были мужского пола; 79% были европеоидной расы, 9% - негроидной расы; у 21% исходный индекс массы тела составлял не менее 30 кг/м2; доля пациентов с ВГС генотипов 1, 2, 4, 5 или 6 была равна 53 %, 17 %, 19 %, 5 % и 7 %, соответственно; 69 % имели аллели IL28B, отличные от CC (CT или TT); у 74 % исходные концентрации РНК ВГС составляли как минимум 800 000 МЕ/мл; 19 У % был компенсированный цирроз печени, 32 % пациентов ранее получали </w:t>
      </w:r>
      <w:r w:rsidRPr="003D7168">
        <w:rPr>
          <w:rStyle w:val="rynqvb"/>
          <w:color w:val="000000"/>
        </w:rPr>
        <w:t>лечение</w:t>
      </w:r>
      <w:r w:rsidR="00CC6570" w:rsidRPr="003D7168">
        <w:rPr>
          <w:rStyle w:val="rynqvb"/>
          <w:color w:val="000000"/>
        </w:rPr>
        <w:t xml:space="preserve"> </w:t>
      </w:r>
      <w:r w:rsidR="00CC6570" w:rsidRPr="003D7168">
        <w:rPr>
          <w:color w:val="000000"/>
        </w:rPr>
        <w:t>[</w:t>
      </w:r>
      <w:r w:rsidR="003D7168" w:rsidRPr="003D7168">
        <w:rPr>
          <w:color w:val="000000"/>
        </w:rPr>
        <w:t>9</w:t>
      </w:r>
      <w:r w:rsidR="00CC6570" w:rsidRPr="003D7168">
        <w:rPr>
          <w:color w:val="000000"/>
        </w:rPr>
        <w:t>]</w:t>
      </w:r>
      <w:r w:rsidRPr="003D7168">
        <w:rPr>
          <w:rStyle w:val="rynqvb"/>
          <w:color w:val="000000"/>
        </w:rPr>
        <w:t>.</w:t>
      </w:r>
    </w:p>
    <w:p w14:paraId="3E0C1A0E" w14:textId="77777777" w:rsidR="0023338A" w:rsidRDefault="0023338A" w:rsidP="00350D57">
      <w:pPr>
        <w:pStyle w:val="NormalWeb"/>
        <w:shd w:val="clear" w:color="auto" w:fill="FFFFFF"/>
        <w:spacing w:before="0" w:beforeAutospacing="0" w:after="0" w:afterAutospacing="0"/>
        <w:contextualSpacing/>
        <w:jc w:val="both"/>
        <w:rPr>
          <w:rStyle w:val="rynqvb"/>
          <w:color w:val="000000"/>
        </w:rPr>
      </w:pPr>
    </w:p>
    <w:p w14:paraId="27931817" w14:textId="25EC3C53" w:rsidR="0023338A" w:rsidRDefault="0023338A" w:rsidP="00350D57">
      <w:pPr>
        <w:pStyle w:val="NormalWeb"/>
        <w:shd w:val="clear" w:color="auto" w:fill="FFFFFF"/>
        <w:spacing w:after="0"/>
        <w:contextualSpacing/>
        <w:jc w:val="both"/>
        <w:rPr>
          <w:color w:val="000000"/>
        </w:rPr>
      </w:pPr>
      <w:r w:rsidRPr="0023338A">
        <w:rPr>
          <w:color w:val="000000"/>
        </w:rPr>
        <w:t xml:space="preserve">В </w:t>
      </w:r>
      <w:r w:rsidRPr="00E36881">
        <w:rPr>
          <w:color w:val="000000"/>
        </w:rPr>
        <w:t xml:space="preserve">Таблице </w:t>
      </w:r>
      <w:r w:rsidR="00E36881" w:rsidRPr="00E36881">
        <w:rPr>
          <w:color w:val="000000"/>
        </w:rPr>
        <w:t>4-</w:t>
      </w:r>
      <w:ins w:id="2257" w:author="Абрамова Анна Андреевна" w:date="2024-05-17T15:10:00Z">
        <w:r w:rsidR="00C4139E">
          <w:rPr>
            <w:color w:val="000000"/>
          </w:rPr>
          <w:t>9</w:t>
        </w:r>
      </w:ins>
      <w:del w:id="2258" w:author="Абрамова Анна Андреевна" w:date="2024-05-17T15:10:00Z">
        <w:r w:rsidR="00E36881" w:rsidRPr="00E36881" w:rsidDel="00C4139E">
          <w:rPr>
            <w:color w:val="000000"/>
          </w:rPr>
          <w:delText>5</w:delText>
        </w:r>
      </w:del>
      <w:r w:rsidRPr="0023338A">
        <w:rPr>
          <w:color w:val="000000"/>
        </w:rPr>
        <w:t xml:space="preserve"> представлен </w:t>
      </w:r>
      <w:r>
        <w:rPr>
          <w:color w:val="000000"/>
        </w:rPr>
        <w:t>устойчивый вирусологический ответ</w:t>
      </w:r>
      <w:r w:rsidRPr="0023338A">
        <w:rPr>
          <w:color w:val="000000"/>
        </w:rPr>
        <w:t xml:space="preserve"> в исследовании ASTRAL-1 по генотипам ВГС. Ни один пациент в группе плацебо не достиг </w:t>
      </w:r>
      <w:r>
        <w:rPr>
          <w:color w:val="000000"/>
        </w:rPr>
        <w:t>УВО12</w:t>
      </w:r>
      <w:r w:rsidRPr="0023338A">
        <w:rPr>
          <w:color w:val="000000"/>
        </w:rPr>
        <w:t>.</w:t>
      </w:r>
    </w:p>
    <w:p w14:paraId="25B5D128" w14:textId="77777777" w:rsidR="0023338A" w:rsidRPr="0023338A" w:rsidDel="00350D57" w:rsidRDefault="0023338A" w:rsidP="00350D57">
      <w:pPr>
        <w:pStyle w:val="NormalWeb"/>
        <w:shd w:val="clear" w:color="auto" w:fill="FFFFFF"/>
        <w:spacing w:after="0"/>
        <w:contextualSpacing/>
        <w:rPr>
          <w:del w:id="2259" w:author="Абрамова Анна Андреевна" w:date="2024-05-15T00:48:00Z"/>
          <w:color w:val="000000"/>
        </w:rPr>
      </w:pPr>
    </w:p>
    <w:p w14:paraId="72B16525" w14:textId="77777777" w:rsidR="00C4139E" w:rsidRDefault="00C4139E" w:rsidP="00350D57">
      <w:pPr>
        <w:pStyle w:val="NormalWeb"/>
        <w:shd w:val="clear" w:color="auto" w:fill="FFFFFF"/>
        <w:spacing w:before="0" w:beforeAutospacing="0" w:after="0" w:afterAutospacing="0"/>
        <w:contextualSpacing/>
        <w:jc w:val="both"/>
        <w:rPr>
          <w:ins w:id="2260" w:author="Абрамова Анна Андреевна" w:date="2024-05-17T15:10:00Z"/>
          <w:b/>
          <w:bCs/>
          <w:color w:val="000000"/>
        </w:rPr>
      </w:pPr>
    </w:p>
    <w:p w14:paraId="3647D23C" w14:textId="07F5A255" w:rsidR="0023338A" w:rsidDel="00350D57" w:rsidRDefault="0023338A">
      <w:pPr>
        <w:pStyle w:val="NormalWeb"/>
        <w:shd w:val="clear" w:color="auto" w:fill="FFFFFF"/>
        <w:spacing w:before="0" w:beforeAutospacing="0" w:after="240" w:afterAutospacing="0"/>
        <w:contextualSpacing/>
        <w:jc w:val="both"/>
        <w:rPr>
          <w:del w:id="2261" w:author="Абрамова Анна Андреевна" w:date="2024-05-15T00:47:00Z"/>
          <w:color w:val="000000"/>
        </w:rPr>
        <w:pPrChange w:id="2262" w:author="Абрамова Анна Андреевна" w:date="2024-05-15T00:47:00Z">
          <w:pPr>
            <w:pStyle w:val="NormalWeb"/>
            <w:shd w:val="clear" w:color="auto" w:fill="FFFFFF"/>
            <w:spacing w:before="0" w:beforeAutospacing="0" w:after="0" w:afterAutospacing="0"/>
            <w:contextualSpacing/>
            <w:jc w:val="both"/>
          </w:pPr>
        </w:pPrChange>
      </w:pPr>
      <w:r w:rsidRPr="00E36881">
        <w:rPr>
          <w:b/>
          <w:bCs/>
          <w:color w:val="000000"/>
        </w:rPr>
        <w:t xml:space="preserve">Таблица </w:t>
      </w:r>
      <w:r w:rsidR="00E36881" w:rsidRPr="00E36881">
        <w:rPr>
          <w:b/>
          <w:bCs/>
          <w:color w:val="000000"/>
        </w:rPr>
        <w:t>4-</w:t>
      </w:r>
      <w:ins w:id="2263" w:author="Абрамова Анна Андреевна" w:date="2024-05-17T15:10:00Z">
        <w:r w:rsidR="00C4139E">
          <w:rPr>
            <w:b/>
            <w:bCs/>
            <w:color w:val="000000"/>
          </w:rPr>
          <w:t>9</w:t>
        </w:r>
      </w:ins>
      <w:del w:id="2264" w:author="Абрамова Анна Андреевна" w:date="2024-05-17T15:10:00Z">
        <w:r w:rsidR="00E36881" w:rsidRPr="00E36881" w:rsidDel="00C4139E">
          <w:rPr>
            <w:b/>
            <w:bCs/>
            <w:color w:val="000000"/>
          </w:rPr>
          <w:delText>5</w:delText>
        </w:r>
      </w:del>
      <w:r w:rsidR="00E36881" w:rsidRPr="00E36881">
        <w:rPr>
          <w:b/>
          <w:bCs/>
          <w:color w:val="000000"/>
        </w:rPr>
        <w:t>.</w:t>
      </w:r>
      <w:r w:rsidRPr="0023338A">
        <w:rPr>
          <w:color w:val="000000"/>
        </w:rPr>
        <w:t xml:space="preserve"> </w:t>
      </w:r>
      <w:r>
        <w:rPr>
          <w:color w:val="000000"/>
        </w:rPr>
        <w:t>УВО12</w:t>
      </w:r>
      <w:r w:rsidRPr="0023338A">
        <w:rPr>
          <w:color w:val="000000"/>
        </w:rPr>
        <w:t xml:space="preserve"> в исследовании ASTRAL-1 по генотипу ВГС</w:t>
      </w:r>
      <w:ins w:id="2265" w:author="Абрамова Анна Андреевна" w:date="2024-05-15T00:48:00Z">
        <w:r w:rsidR="00350D57">
          <w:rPr>
            <w:color w:val="000000"/>
          </w:rPr>
          <w:t>.</w:t>
        </w:r>
      </w:ins>
    </w:p>
    <w:p w14:paraId="2FDC5349" w14:textId="77777777" w:rsidR="0023338A" w:rsidRDefault="0023338A" w:rsidP="00350D57">
      <w:pPr>
        <w:pStyle w:val="NormalWeb"/>
        <w:shd w:val="clear" w:color="auto" w:fill="FFFFFF"/>
        <w:spacing w:before="0" w:beforeAutospacing="0" w:after="0" w:afterAutospacing="0"/>
        <w:contextualSpacing/>
        <w:jc w:val="both"/>
        <w:rPr>
          <w:color w:val="000000"/>
        </w:rPr>
      </w:pPr>
    </w:p>
    <w:tbl>
      <w:tblPr>
        <w:tblW w:w="5000" w:type="pct"/>
        <w:tblCellMar>
          <w:left w:w="40" w:type="dxa"/>
          <w:right w:w="40" w:type="dxa"/>
        </w:tblCellMar>
        <w:tblLook w:val="0000" w:firstRow="0" w:lastRow="0" w:firstColumn="0" w:lastColumn="0" w:noHBand="0" w:noVBand="0"/>
        <w:tblPrChange w:id="2266" w:author="Абрамова Анна Андреевна" w:date="2024-05-17T15:25:00Z">
          <w:tblPr>
            <w:tblW w:w="5000" w:type="pct"/>
            <w:tblCellMar>
              <w:left w:w="40" w:type="dxa"/>
              <w:right w:w="40" w:type="dxa"/>
            </w:tblCellMar>
            <w:tblLook w:val="0000" w:firstRow="0" w:lastRow="0" w:firstColumn="0" w:lastColumn="0" w:noHBand="0" w:noVBand="0"/>
          </w:tblPr>
        </w:tblPrChange>
      </w:tblPr>
      <w:tblGrid>
        <w:gridCol w:w="1822"/>
        <w:gridCol w:w="1127"/>
        <w:gridCol w:w="953"/>
        <w:gridCol w:w="954"/>
        <w:gridCol w:w="954"/>
        <w:gridCol w:w="954"/>
        <w:gridCol w:w="954"/>
        <w:gridCol w:w="810"/>
        <w:gridCol w:w="810"/>
        <w:tblGridChange w:id="2267">
          <w:tblGrid>
            <w:gridCol w:w="1822"/>
            <w:gridCol w:w="1127"/>
            <w:gridCol w:w="953"/>
            <w:gridCol w:w="954"/>
            <w:gridCol w:w="954"/>
            <w:gridCol w:w="954"/>
            <w:gridCol w:w="954"/>
            <w:gridCol w:w="810"/>
            <w:gridCol w:w="810"/>
          </w:tblGrid>
        </w:tblGridChange>
      </w:tblGrid>
      <w:tr w:rsidR="008141CD" w:rsidRPr="00C37BA7" w14:paraId="4EC2729F" w14:textId="77777777" w:rsidTr="005E739A">
        <w:trPr>
          <w:tblHeader/>
        </w:trPr>
        <w:tc>
          <w:tcPr>
            <w:tcW w:w="976" w:type="pct"/>
            <w:tcBorders>
              <w:top w:val="single" w:sz="6" w:space="0" w:color="auto"/>
              <w:left w:val="single" w:sz="6" w:space="0" w:color="auto"/>
              <w:bottom w:val="nil"/>
              <w:right w:val="single" w:sz="6" w:space="0" w:color="auto"/>
            </w:tcBorders>
            <w:shd w:val="clear" w:color="auto" w:fill="D9D9D9" w:themeFill="background1" w:themeFillShade="D9"/>
            <w:tcPrChange w:id="2268" w:author="Абрамова Анна Андреевна" w:date="2024-05-17T15:25:00Z">
              <w:tcPr>
                <w:tcW w:w="976" w:type="pct"/>
                <w:tcBorders>
                  <w:top w:val="single" w:sz="6" w:space="0" w:color="auto"/>
                  <w:left w:val="single" w:sz="6" w:space="0" w:color="auto"/>
                  <w:bottom w:val="nil"/>
                  <w:right w:val="single" w:sz="6" w:space="0" w:color="auto"/>
                </w:tcBorders>
                <w:shd w:val="clear" w:color="auto" w:fill="D9D9D9" w:themeFill="background1" w:themeFillShade="D9"/>
              </w:tcPr>
            </w:tcPrChange>
          </w:tcPr>
          <w:p w14:paraId="413FD962" w14:textId="77777777" w:rsidR="008141CD" w:rsidRPr="00C37BA7" w:rsidRDefault="008141CD">
            <w:pPr>
              <w:spacing w:line="240" w:lineRule="auto"/>
              <w:pPrChange w:id="2269" w:author="Абрамова Анна Андреевна" w:date="2024-05-16T00:30:00Z">
                <w:pPr/>
              </w:pPrChange>
            </w:pPr>
          </w:p>
        </w:tc>
        <w:tc>
          <w:tcPr>
            <w:tcW w:w="4024" w:type="pct"/>
            <w:gridSpan w:val="8"/>
            <w:tcBorders>
              <w:top w:val="single" w:sz="6" w:space="0" w:color="auto"/>
              <w:left w:val="single" w:sz="6" w:space="0" w:color="auto"/>
              <w:bottom w:val="single" w:sz="6" w:space="0" w:color="auto"/>
              <w:right w:val="single" w:sz="6" w:space="0" w:color="auto"/>
            </w:tcBorders>
            <w:shd w:val="clear" w:color="auto" w:fill="D9D9D9" w:themeFill="background1" w:themeFillShade="D9"/>
            <w:tcPrChange w:id="2270" w:author="Абрамова Анна Андреевна" w:date="2024-05-17T15:25:00Z">
              <w:tcPr>
                <w:tcW w:w="4024" w:type="pct"/>
                <w:gridSpan w:val="8"/>
                <w:tcBorders>
                  <w:top w:val="single" w:sz="6" w:space="0" w:color="auto"/>
                  <w:left w:val="single" w:sz="6" w:space="0" w:color="auto"/>
                  <w:bottom w:val="single" w:sz="6" w:space="0" w:color="auto"/>
                  <w:right w:val="single" w:sz="6" w:space="0" w:color="auto"/>
                </w:tcBorders>
                <w:shd w:val="clear" w:color="auto" w:fill="D9D9D9" w:themeFill="background1" w:themeFillShade="D9"/>
              </w:tcPr>
            </w:tcPrChange>
          </w:tcPr>
          <w:p w14:paraId="4983578C" w14:textId="77777777" w:rsidR="008141CD" w:rsidRPr="00C37BA7" w:rsidRDefault="008141CD">
            <w:pPr>
              <w:spacing w:line="240" w:lineRule="auto"/>
              <w:jc w:val="center"/>
              <w:pPrChange w:id="2271" w:author="Абрамова Анна Андреевна" w:date="2024-05-16T00:30:00Z">
                <w:pPr>
                  <w:jc w:val="center"/>
                </w:pPr>
              </w:pPrChange>
            </w:pPr>
            <w:r w:rsidRPr="00C37BA7">
              <w:rPr>
                <w:b/>
                <w:bCs/>
                <w:color w:val="000000"/>
              </w:rPr>
              <w:t>Эпклюза 12 недель (624)</w:t>
            </w:r>
          </w:p>
        </w:tc>
      </w:tr>
      <w:tr w:rsidR="008141CD" w:rsidRPr="00C37BA7" w14:paraId="1CD9C8C7" w14:textId="77777777" w:rsidTr="005E739A">
        <w:trPr>
          <w:trHeight w:val="508"/>
          <w:tblHeader/>
          <w:trPrChange w:id="2272" w:author="Абрамова Анна Андреевна" w:date="2024-05-17T15:25:00Z">
            <w:trPr>
              <w:trHeight w:val="508"/>
            </w:trPr>
          </w:trPrChange>
        </w:trPr>
        <w:tc>
          <w:tcPr>
            <w:tcW w:w="976" w:type="pct"/>
            <w:tcBorders>
              <w:top w:val="nil"/>
              <w:left w:val="single" w:sz="6" w:space="0" w:color="auto"/>
              <w:bottom w:val="nil"/>
              <w:right w:val="single" w:sz="6" w:space="0" w:color="auto"/>
            </w:tcBorders>
            <w:shd w:val="clear" w:color="auto" w:fill="D9D9D9" w:themeFill="background1" w:themeFillShade="D9"/>
            <w:tcPrChange w:id="2273" w:author="Абрамова Анна Андреевна" w:date="2024-05-17T15:25:00Z">
              <w:tcPr>
                <w:tcW w:w="976" w:type="pct"/>
                <w:tcBorders>
                  <w:top w:val="nil"/>
                  <w:left w:val="single" w:sz="6" w:space="0" w:color="auto"/>
                  <w:bottom w:val="nil"/>
                  <w:right w:val="single" w:sz="6" w:space="0" w:color="auto"/>
                </w:tcBorders>
                <w:shd w:val="clear" w:color="auto" w:fill="D9D9D9" w:themeFill="background1" w:themeFillShade="D9"/>
              </w:tcPr>
            </w:tcPrChange>
          </w:tcPr>
          <w:p w14:paraId="14B412A9" w14:textId="77777777" w:rsidR="008141CD" w:rsidRPr="00C37BA7" w:rsidRDefault="008141CD">
            <w:pPr>
              <w:spacing w:line="240" w:lineRule="auto"/>
              <w:pPrChange w:id="2274" w:author="Абрамова Анна Андреевна" w:date="2024-05-16T00:30:00Z">
                <w:pPr/>
              </w:pPrChange>
            </w:pPr>
          </w:p>
        </w:tc>
        <w:tc>
          <w:tcPr>
            <w:tcW w:w="603" w:type="pct"/>
            <w:vMerge w:val="restart"/>
            <w:tcBorders>
              <w:top w:val="single" w:sz="6" w:space="0" w:color="auto"/>
              <w:left w:val="single" w:sz="6" w:space="0" w:color="auto"/>
              <w:right w:val="single" w:sz="6" w:space="0" w:color="auto"/>
            </w:tcBorders>
            <w:shd w:val="clear" w:color="auto" w:fill="D9D9D9" w:themeFill="background1" w:themeFillShade="D9"/>
            <w:tcPrChange w:id="2275" w:author="Абрамова Анна Андреевна" w:date="2024-05-17T15:25:00Z">
              <w:tcPr>
                <w:tcW w:w="603" w:type="pct"/>
                <w:vMerge w:val="restart"/>
                <w:tcBorders>
                  <w:top w:val="single" w:sz="6" w:space="0" w:color="auto"/>
                  <w:left w:val="single" w:sz="6" w:space="0" w:color="auto"/>
                  <w:right w:val="single" w:sz="6" w:space="0" w:color="auto"/>
                </w:tcBorders>
                <w:shd w:val="clear" w:color="auto" w:fill="D9D9D9" w:themeFill="background1" w:themeFillShade="D9"/>
              </w:tcPr>
            </w:tcPrChange>
          </w:tcPr>
          <w:p w14:paraId="5B3C8927" w14:textId="77777777" w:rsidR="008141CD" w:rsidRPr="00C37BA7" w:rsidRDefault="008141CD">
            <w:pPr>
              <w:spacing w:line="240" w:lineRule="auto"/>
              <w:rPr>
                <w:b/>
                <w:bCs/>
                <w:color w:val="000000"/>
              </w:rPr>
              <w:pPrChange w:id="2276" w:author="Абрамова Анна Андреевна" w:date="2024-05-16T00:30:00Z">
                <w:pPr/>
              </w:pPrChange>
            </w:pPr>
            <w:r w:rsidRPr="00C37BA7">
              <w:rPr>
                <w:b/>
                <w:bCs/>
                <w:color w:val="000000"/>
              </w:rPr>
              <w:t>Всего (все генотипы)</w:t>
            </w:r>
          </w:p>
          <w:p w14:paraId="3C667A01" w14:textId="77777777" w:rsidR="008141CD" w:rsidRPr="00C37BA7" w:rsidRDefault="008141CD">
            <w:pPr>
              <w:spacing w:line="240" w:lineRule="auto"/>
              <w:pPrChange w:id="2277" w:author="Абрамова Анна Андреевна" w:date="2024-05-16T00:30:00Z">
                <w:pPr/>
              </w:pPrChange>
            </w:pPr>
            <w:r w:rsidRPr="00C37BA7">
              <w:rPr>
                <w:b/>
                <w:bCs/>
                <w:color w:val="000000"/>
              </w:rPr>
              <w:t>(n = 624)</w:t>
            </w:r>
          </w:p>
        </w:tc>
        <w:tc>
          <w:tcPr>
            <w:tcW w:w="1532" w:type="pct"/>
            <w:gridSpan w:val="3"/>
            <w:tcBorders>
              <w:top w:val="single" w:sz="6" w:space="0" w:color="auto"/>
              <w:left w:val="single" w:sz="6" w:space="0" w:color="auto"/>
              <w:bottom w:val="single" w:sz="6" w:space="0" w:color="auto"/>
              <w:right w:val="single" w:sz="6" w:space="0" w:color="auto"/>
            </w:tcBorders>
            <w:shd w:val="clear" w:color="auto" w:fill="D9D9D9" w:themeFill="background1" w:themeFillShade="D9"/>
            <w:tcPrChange w:id="2278" w:author="Абрамова Анна Андреевна" w:date="2024-05-17T15:25:00Z">
              <w:tcPr>
                <w:tcW w:w="1532" w:type="pct"/>
                <w:gridSpan w:val="3"/>
                <w:tcBorders>
                  <w:top w:val="single" w:sz="6" w:space="0" w:color="auto"/>
                  <w:left w:val="single" w:sz="6" w:space="0" w:color="auto"/>
                  <w:bottom w:val="single" w:sz="6" w:space="0" w:color="auto"/>
                  <w:right w:val="single" w:sz="6" w:space="0" w:color="auto"/>
                </w:tcBorders>
                <w:shd w:val="clear" w:color="auto" w:fill="D9D9D9" w:themeFill="background1" w:themeFillShade="D9"/>
              </w:tcPr>
            </w:tcPrChange>
          </w:tcPr>
          <w:p w14:paraId="4263543A" w14:textId="77777777" w:rsidR="008141CD" w:rsidRPr="00C37BA7" w:rsidRDefault="008141CD">
            <w:pPr>
              <w:spacing w:line="240" w:lineRule="auto"/>
              <w:pPrChange w:id="2279" w:author="Абрамова Анна Андреевна" w:date="2024-05-16T00:30:00Z">
                <w:pPr/>
              </w:pPrChange>
            </w:pPr>
            <w:r w:rsidRPr="00C37BA7">
              <w:rPr>
                <w:b/>
                <w:bCs/>
                <w:color w:val="000000"/>
              </w:rPr>
              <w:t>GT-1</w:t>
            </w:r>
          </w:p>
        </w:tc>
        <w:tc>
          <w:tcPr>
            <w:tcW w:w="511" w:type="pct"/>
            <w:vMerge w:val="restart"/>
            <w:tcBorders>
              <w:top w:val="single" w:sz="6" w:space="0" w:color="auto"/>
              <w:left w:val="single" w:sz="6" w:space="0" w:color="auto"/>
              <w:right w:val="single" w:sz="6" w:space="0" w:color="auto"/>
            </w:tcBorders>
            <w:shd w:val="clear" w:color="auto" w:fill="D9D9D9" w:themeFill="background1" w:themeFillShade="D9"/>
            <w:tcPrChange w:id="2280" w:author="Абрамова Анна Андреевна" w:date="2024-05-17T15:25:00Z">
              <w:tcPr>
                <w:tcW w:w="511" w:type="pct"/>
                <w:vMerge w:val="restart"/>
                <w:tcBorders>
                  <w:top w:val="single" w:sz="6" w:space="0" w:color="auto"/>
                  <w:left w:val="single" w:sz="6" w:space="0" w:color="auto"/>
                  <w:right w:val="single" w:sz="6" w:space="0" w:color="auto"/>
                </w:tcBorders>
                <w:shd w:val="clear" w:color="auto" w:fill="D9D9D9" w:themeFill="background1" w:themeFillShade="D9"/>
              </w:tcPr>
            </w:tcPrChange>
          </w:tcPr>
          <w:p w14:paraId="77A30311" w14:textId="77777777" w:rsidR="008141CD" w:rsidRPr="00C37BA7" w:rsidRDefault="008141CD">
            <w:pPr>
              <w:spacing w:line="240" w:lineRule="auto"/>
              <w:pPrChange w:id="2281" w:author="Абрамова Анна Андреевна" w:date="2024-05-16T00:30:00Z">
                <w:pPr/>
              </w:pPrChange>
            </w:pPr>
            <w:r w:rsidRPr="00C37BA7">
              <w:rPr>
                <w:b/>
                <w:bCs/>
                <w:color w:val="000000"/>
              </w:rPr>
              <w:t>GT-2</w:t>
            </w:r>
          </w:p>
          <w:p w14:paraId="43B9A6C0" w14:textId="77777777" w:rsidR="008141CD" w:rsidRPr="00C37BA7" w:rsidRDefault="008141CD">
            <w:pPr>
              <w:spacing w:line="240" w:lineRule="auto"/>
              <w:pPrChange w:id="2282" w:author="Абрамова Анна Андреевна" w:date="2024-05-16T00:30:00Z">
                <w:pPr/>
              </w:pPrChange>
            </w:pPr>
            <w:r w:rsidRPr="00C37BA7">
              <w:rPr>
                <w:b/>
                <w:bCs/>
                <w:color w:val="000000"/>
              </w:rPr>
              <w:t>(n = 104)</w:t>
            </w:r>
          </w:p>
        </w:tc>
        <w:tc>
          <w:tcPr>
            <w:tcW w:w="511" w:type="pct"/>
            <w:vMerge w:val="restart"/>
            <w:tcBorders>
              <w:top w:val="single" w:sz="6" w:space="0" w:color="auto"/>
              <w:left w:val="single" w:sz="6" w:space="0" w:color="auto"/>
              <w:right w:val="single" w:sz="6" w:space="0" w:color="auto"/>
            </w:tcBorders>
            <w:shd w:val="clear" w:color="auto" w:fill="D9D9D9" w:themeFill="background1" w:themeFillShade="D9"/>
            <w:tcPrChange w:id="2283" w:author="Абрамова Анна Андреевна" w:date="2024-05-17T15:25:00Z">
              <w:tcPr>
                <w:tcW w:w="511" w:type="pct"/>
                <w:vMerge w:val="restart"/>
                <w:tcBorders>
                  <w:top w:val="single" w:sz="6" w:space="0" w:color="auto"/>
                  <w:left w:val="single" w:sz="6" w:space="0" w:color="auto"/>
                  <w:right w:val="single" w:sz="6" w:space="0" w:color="auto"/>
                </w:tcBorders>
                <w:shd w:val="clear" w:color="auto" w:fill="D9D9D9" w:themeFill="background1" w:themeFillShade="D9"/>
              </w:tcPr>
            </w:tcPrChange>
          </w:tcPr>
          <w:p w14:paraId="443EEC17" w14:textId="77777777" w:rsidR="008141CD" w:rsidRPr="00C37BA7" w:rsidRDefault="008141CD">
            <w:pPr>
              <w:spacing w:line="240" w:lineRule="auto"/>
              <w:pPrChange w:id="2284" w:author="Абрамова Анна Андреевна" w:date="2024-05-16T00:30:00Z">
                <w:pPr/>
              </w:pPrChange>
            </w:pPr>
            <w:r w:rsidRPr="00C37BA7">
              <w:rPr>
                <w:b/>
                <w:bCs/>
                <w:color w:val="000000"/>
              </w:rPr>
              <w:t>GT-4</w:t>
            </w:r>
          </w:p>
          <w:p w14:paraId="3CF40E1D" w14:textId="77777777" w:rsidR="008141CD" w:rsidRPr="00C37BA7" w:rsidRDefault="008141CD">
            <w:pPr>
              <w:spacing w:line="240" w:lineRule="auto"/>
              <w:pPrChange w:id="2285" w:author="Абрамова Анна Андреевна" w:date="2024-05-16T00:30:00Z">
                <w:pPr/>
              </w:pPrChange>
            </w:pPr>
            <w:r w:rsidRPr="00C37BA7">
              <w:rPr>
                <w:b/>
                <w:bCs/>
                <w:color w:val="000000"/>
              </w:rPr>
              <w:t>(n = 116)</w:t>
            </w:r>
          </w:p>
        </w:tc>
        <w:tc>
          <w:tcPr>
            <w:tcW w:w="434" w:type="pct"/>
            <w:vMerge w:val="restart"/>
            <w:tcBorders>
              <w:top w:val="single" w:sz="6" w:space="0" w:color="auto"/>
              <w:left w:val="single" w:sz="6" w:space="0" w:color="auto"/>
              <w:right w:val="single" w:sz="6" w:space="0" w:color="auto"/>
            </w:tcBorders>
            <w:shd w:val="clear" w:color="auto" w:fill="D9D9D9" w:themeFill="background1" w:themeFillShade="D9"/>
            <w:tcPrChange w:id="2286" w:author="Абрамова Анна Андреевна" w:date="2024-05-17T15:25:00Z">
              <w:tcPr>
                <w:tcW w:w="434" w:type="pct"/>
                <w:vMerge w:val="restart"/>
                <w:tcBorders>
                  <w:top w:val="single" w:sz="6" w:space="0" w:color="auto"/>
                  <w:left w:val="single" w:sz="6" w:space="0" w:color="auto"/>
                  <w:right w:val="single" w:sz="6" w:space="0" w:color="auto"/>
                </w:tcBorders>
                <w:shd w:val="clear" w:color="auto" w:fill="D9D9D9" w:themeFill="background1" w:themeFillShade="D9"/>
              </w:tcPr>
            </w:tcPrChange>
          </w:tcPr>
          <w:p w14:paraId="79CE4D9E" w14:textId="77777777" w:rsidR="008141CD" w:rsidRPr="00C37BA7" w:rsidRDefault="008141CD">
            <w:pPr>
              <w:spacing w:line="240" w:lineRule="auto"/>
              <w:pPrChange w:id="2287" w:author="Абрамова Анна Андреевна" w:date="2024-05-16T00:30:00Z">
                <w:pPr/>
              </w:pPrChange>
            </w:pPr>
            <w:r w:rsidRPr="00C37BA7">
              <w:rPr>
                <w:b/>
                <w:bCs/>
                <w:color w:val="000000"/>
              </w:rPr>
              <w:t>GT-5</w:t>
            </w:r>
          </w:p>
          <w:p w14:paraId="7A84937E" w14:textId="77777777" w:rsidR="008141CD" w:rsidRPr="00C37BA7" w:rsidRDefault="008141CD">
            <w:pPr>
              <w:spacing w:line="240" w:lineRule="auto"/>
              <w:pPrChange w:id="2288" w:author="Абрамова Анна Андреевна" w:date="2024-05-16T00:30:00Z">
                <w:pPr/>
              </w:pPrChange>
            </w:pPr>
            <w:r w:rsidRPr="00C37BA7">
              <w:rPr>
                <w:b/>
                <w:bCs/>
                <w:color w:val="000000"/>
              </w:rPr>
              <w:t>(n = 35)</w:t>
            </w:r>
          </w:p>
        </w:tc>
        <w:tc>
          <w:tcPr>
            <w:tcW w:w="434" w:type="pct"/>
            <w:vMerge w:val="restart"/>
            <w:tcBorders>
              <w:top w:val="single" w:sz="6" w:space="0" w:color="auto"/>
              <w:left w:val="single" w:sz="6" w:space="0" w:color="auto"/>
              <w:right w:val="single" w:sz="6" w:space="0" w:color="auto"/>
            </w:tcBorders>
            <w:shd w:val="clear" w:color="auto" w:fill="D9D9D9" w:themeFill="background1" w:themeFillShade="D9"/>
            <w:tcPrChange w:id="2289" w:author="Абрамова Анна Андреевна" w:date="2024-05-17T15:25:00Z">
              <w:tcPr>
                <w:tcW w:w="434" w:type="pct"/>
                <w:vMerge w:val="restart"/>
                <w:tcBorders>
                  <w:top w:val="single" w:sz="6" w:space="0" w:color="auto"/>
                  <w:left w:val="single" w:sz="6" w:space="0" w:color="auto"/>
                  <w:right w:val="single" w:sz="6" w:space="0" w:color="auto"/>
                </w:tcBorders>
                <w:shd w:val="clear" w:color="auto" w:fill="D9D9D9" w:themeFill="background1" w:themeFillShade="D9"/>
              </w:tcPr>
            </w:tcPrChange>
          </w:tcPr>
          <w:p w14:paraId="4B1B3498" w14:textId="77777777" w:rsidR="008141CD" w:rsidRPr="00C37BA7" w:rsidRDefault="008141CD">
            <w:pPr>
              <w:spacing w:line="240" w:lineRule="auto"/>
              <w:pPrChange w:id="2290" w:author="Абрамова Анна Андреевна" w:date="2024-05-16T00:30:00Z">
                <w:pPr/>
              </w:pPrChange>
            </w:pPr>
            <w:r w:rsidRPr="00C37BA7">
              <w:rPr>
                <w:b/>
                <w:bCs/>
                <w:color w:val="000000"/>
              </w:rPr>
              <w:t>GT-6</w:t>
            </w:r>
          </w:p>
          <w:p w14:paraId="6DBD93BE" w14:textId="77777777" w:rsidR="008141CD" w:rsidRPr="00C37BA7" w:rsidRDefault="008141CD">
            <w:pPr>
              <w:spacing w:line="240" w:lineRule="auto"/>
              <w:pPrChange w:id="2291" w:author="Абрамова Анна Андреевна" w:date="2024-05-16T00:30:00Z">
                <w:pPr/>
              </w:pPrChange>
            </w:pPr>
            <w:r w:rsidRPr="00C37BA7">
              <w:rPr>
                <w:b/>
                <w:bCs/>
                <w:color w:val="000000"/>
              </w:rPr>
              <w:t>(n = 41)</w:t>
            </w:r>
          </w:p>
        </w:tc>
      </w:tr>
      <w:tr w:rsidR="008141CD" w:rsidRPr="00C37BA7" w14:paraId="5678D0FF" w14:textId="77777777" w:rsidTr="005E739A">
        <w:trPr>
          <w:tblHeader/>
        </w:trPr>
        <w:tc>
          <w:tcPr>
            <w:tcW w:w="976" w:type="pct"/>
            <w:tcBorders>
              <w:top w:val="nil"/>
              <w:left w:val="single" w:sz="6" w:space="0" w:color="auto"/>
              <w:bottom w:val="single" w:sz="6" w:space="0" w:color="auto"/>
              <w:right w:val="single" w:sz="6" w:space="0" w:color="auto"/>
            </w:tcBorders>
            <w:shd w:val="clear" w:color="auto" w:fill="D9D9D9" w:themeFill="background1" w:themeFillShade="D9"/>
            <w:tcPrChange w:id="2292" w:author="Абрамова Анна Андреевна" w:date="2024-05-17T15:25:00Z">
              <w:tcPr>
                <w:tcW w:w="976" w:type="pct"/>
                <w:tcBorders>
                  <w:top w:val="nil"/>
                  <w:left w:val="single" w:sz="6" w:space="0" w:color="auto"/>
                  <w:bottom w:val="single" w:sz="6" w:space="0" w:color="auto"/>
                  <w:right w:val="single" w:sz="6" w:space="0" w:color="auto"/>
                </w:tcBorders>
                <w:shd w:val="clear" w:color="auto" w:fill="D9D9D9" w:themeFill="background1" w:themeFillShade="D9"/>
              </w:tcPr>
            </w:tcPrChange>
          </w:tcPr>
          <w:p w14:paraId="69F82B38" w14:textId="77777777" w:rsidR="008141CD" w:rsidRPr="00C37BA7" w:rsidRDefault="008141CD">
            <w:pPr>
              <w:spacing w:line="240" w:lineRule="auto"/>
              <w:pPrChange w:id="2293" w:author="Абрамова Анна Андреевна" w:date="2024-05-16T00:30:00Z">
                <w:pPr/>
              </w:pPrChange>
            </w:pPr>
          </w:p>
        </w:tc>
        <w:tc>
          <w:tcPr>
            <w:tcW w:w="603" w:type="pct"/>
            <w:vMerge/>
            <w:tcBorders>
              <w:left w:val="single" w:sz="6" w:space="0" w:color="auto"/>
              <w:bottom w:val="single" w:sz="6" w:space="0" w:color="auto"/>
              <w:right w:val="single" w:sz="6" w:space="0" w:color="auto"/>
            </w:tcBorders>
            <w:shd w:val="clear" w:color="auto" w:fill="D9D9D9" w:themeFill="background1" w:themeFillShade="D9"/>
            <w:tcPrChange w:id="2294" w:author="Абрамова Анна Андреевна" w:date="2024-05-17T15:25:00Z">
              <w:tcPr>
                <w:tcW w:w="603" w:type="pct"/>
                <w:vMerge/>
                <w:tcBorders>
                  <w:left w:val="single" w:sz="6" w:space="0" w:color="auto"/>
                  <w:bottom w:val="single" w:sz="6" w:space="0" w:color="auto"/>
                  <w:right w:val="single" w:sz="6" w:space="0" w:color="auto"/>
                </w:tcBorders>
                <w:shd w:val="clear" w:color="auto" w:fill="D9D9D9" w:themeFill="background1" w:themeFillShade="D9"/>
              </w:tcPr>
            </w:tcPrChange>
          </w:tcPr>
          <w:p w14:paraId="709EF4A2" w14:textId="77777777" w:rsidR="008141CD" w:rsidRPr="00C37BA7" w:rsidRDefault="008141CD">
            <w:pPr>
              <w:spacing w:line="240" w:lineRule="auto"/>
              <w:pPrChange w:id="2295" w:author="Абрамова Анна Андреевна" w:date="2024-05-16T00:30:00Z">
                <w:pPr/>
              </w:pPrChange>
            </w:pPr>
          </w:p>
        </w:tc>
        <w:tc>
          <w:tcPr>
            <w:tcW w:w="510"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Change w:id="2296" w:author="Абрамова Анна Андреевна" w:date="2024-05-17T15:25:00Z">
              <w:tcPr>
                <w:tcW w:w="510"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tcPrChange>
          </w:tcPr>
          <w:p w14:paraId="1D1BDD45" w14:textId="77777777" w:rsidR="008141CD" w:rsidRPr="00C37BA7" w:rsidRDefault="008141CD">
            <w:pPr>
              <w:spacing w:line="240" w:lineRule="auto"/>
              <w:pPrChange w:id="2297" w:author="Абрамова Анна Андреевна" w:date="2024-05-16T00:30:00Z">
                <w:pPr/>
              </w:pPrChange>
            </w:pPr>
            <w:r w:rsidRPr="00C37BA7">
              <w:rPr>
                <w:b/>
                <w:bCs/>
                <w:color w:val="000000"/>
              </w:rPr>
              <w:t>GT-1a</w:t>
            </w:r>
          </w:p>
          <w:p w14:paraId="510461A1" w14:textId="77777777" w:rsidR="008141CD" w:rsidRPr="00C37BA7" w:rsidRDefault="008141CD">
            <w:pPr>
              <w:spacing w:line="240" w:lineRule="auto"/>
              <w:pPrChange w:id="2298" w:author="Абрамова Анна Андреевна" w:date="2024-05-16T00:30:00Z">
                <w:pPr/>
              </w:pPrChange>
            </w:pPr>
            <w:r w:rsidRPr="00C37BA7">
              <w:rPr>
                <w:b/>
                <w:bCs/>
                <w:color w:val="000000"/>
              </w:rPr>
              <w:t>(n = 210)</w:t>
            </w:r>
          </w:p>
        </w:tc>
        <w:tc>
          <w:tcPr>
            <w:tcW w:w="5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Change w:id="2299" w:author="Абрамова Анна Андреевна" w:date="2024-05-17T15:25:00Z">
              <w:tcPr>
                <w:tcW w:w="5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tcPrChange>
          </w:tcPr>
          <w:p w14:paraId="302234DB" w14:textId="77777777" w:rsidR="008141CD" w:rsidRPr="00C37BA7" w:rsidRDefault="008141CD">
            <w:pPr>
              <w:spacing w:line="240" w:lineRule="auto"/>
              <w:rPr>
                <w:b/>
                <w:bCs/>
                <w:color w:val="000000"/>
              </w:rPr>
              <w:pPrChange w:id="2300" w:author="Абрамова Анна Андреевна" w:date="2024-05-16T00:30:00Z">
                <w:pPr/>
              </w:pPrChange>
            </w:pPr>
            <w:r w:rsidRPr="00C37BA7">
              <w:rPr>
                <w:b/>
                <w:bCs/>
                <w:color w:val="000000"/>
              </w:rPr>
              <w:t>GT-1b</w:t>
            </w:r>
          </w:p>
          <w:p w14:paraId="2B528775" w14:textId="77777777" w:rsidR="008141CD" w:rsidRPr="00C37BA7" w:rsidRDefault="008141CD">
            <w:pPr>
              <w:spacing w:line="240" w:lineRule="auto"/>
              <w:pPrChange w:id="2301" w:author="Абрамова Анна Андреевна" w:date="2024-05-16T00:30:00Z">
                <w:pPr/>
              </w:pPrChange>
            </w:pPr>
            <w:r w:rsidRPr="00C37BA7">
              <w:rPr>
                <w:b/>
                <w:bCs/>
                <w:color w:val="000000"/>
              </w:rPr>
              <w:t>(n = 118)</w:t>
            </w:r>
          </w:p>
        </w:tc>
        <w:tc>
          <w:tcPr>
            <w:tcW w:w="5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Change w:id="2302" w:author="Абрамова Анна Андреевна" w:date="2024-05-17T15:25:00Z">
              <w:tcPr>
                <w:tcW w:w="5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tcPrChange>
          </w:tcPr>
          <w:p w14:paraId="18235B70" w14:textId="77777777" w:rsidR="008141CD" w:rsidRPr="00C37BA7" w:rsidRDefault="008141CD">
            <w:pPr>
              <w:spacing w:line="240" w:lineRule="auto"/>
              <w:rPr>
                <w:b/>
                <w:bCs/>
                <w:color w:val="000000"/>
              </w:rPr>
              <w:pPrChange w:id="2303" w:author="Абрамова Анна Андреевна" w:date="2024-05-16T00:30:00Z">
                <w:pPr/>
              </w:pPrChange>
            </w:pPr>
            <w:r w:rsidRPr="00C37BA7">
              <w:rPr>
                <w:b/>
                <w:bCs/>
                <w:color w:val="000000"/>
              </w:rPr>
              <w:t>Всего</w:t>
            </w:r>
          </w:p>
          <w:p w14:paraId="1F77998D" w14:textId="77777777" w:rsidR="008141CD" w:rsidRPr="00C37BA7" w:rsidRDefault="008141CD">
            <w:pPr>
              <w:spacing w:line="240" w:lineRule="auto"/>
              <w:pPrChange w:id="2304" w:author="Абрамова Анна Андреевна" w:date="2024-05-16T00:30:00Z">
                <w:pPr/>
              </w:pPrChange>
            </w:pPr>
            <w:r w:rsidRPr="00C37BA7">
              <w:rPr>
                <w:b/>
                <w:bCs/>
                <w:color w:val="000000"/>
              </w:rPr>
              <w:t>(n = 328)</w:t>
            </w:r>
          </w:p>
        </w:tc>
        <w:tc>
          <w:tcPr>
            <w:tcW w:w="511" w:type="pct"/>
            <w:vMerge/>
            <w:tcBorders>
              <w:left w:val="single" w:sz="6" w:space="0" w:color="auto"/>
              <w:bottom w:val="single" w:sz="6" w:space="0" w:color="auto"/>
              <w:right w:val="single" w:sz="6" w:space="0" w:color="auto"/>
            </w:tcBorders>
            <w:shd w:val="clear" w:color="auto" w:fill="D9D9D9" w:themeFill="background1" w:themeFillShade="D9"/>
            <w:tcPrChange w:id="2305" w:author="Абрамова Анна Андреевна" w:date="2024-05-17T15:25:00Z">
              <w:tcPr>
                <w:tcW w:w="511" w:type="pct"/>
                <w:vMerge/>
                <w:tcBorders>
                  <w:left w:val="single" w:sz="6" w:space="0" w:color="auto"/>
                  <w:bottom w:val="single" w:sz="6" w:space="0" w:color="auto"/>
                  <w:right w:val="single" w:sz="6" w:space="0" w:color="auto"/>
                </w:tcBorders>
                <w:shd w:val="clear" w:color="auto" w:fill="D9D9D9" w:themeFill="background1" w:themeFillShade="D9"/>
              </w:tcPr>
            </w:tcPrChange>
          </w:tcPr>
          <w:p w14:paraId="4A4A8319" w14:textId="77777777" w:rsidR="008141CD" w:rsidRPr="00C37BA7" w:rsidRDefault="008141CD">
            <w:pPr>
              <w:spacing w:line="240" w:lineRule="auto"/>
              <w:pPrChange w:id="2306" w:author="Абрамова Анна Андреевна" w:date="2024-05-16T00:30:00Z">
                <w:pPr/>
              </w:pPrChange>
            </w:pPr>
          </w:p>
        </w:tc>
        <w:tc>
          <w:tcPr>
            <w:tcW w:w="511" w:type="pct"/>
            <w:vMerge/>
            <w:tcBorders>
              <w:left w:val="single" w:sz="6" w:space="0" w:color="auto"/>
              <w:bottom w:val="single" w:sz="6" w:space="0" w:color="auto"/>
              <w:right w:val="single" w:sz="6" w:space="0" w:color="auto"/>
            </w:tcBorders>
            <w:shd w:val="clear" w:color="auto" w:fill="D9D9D9" w:themeFill="background1" w:themeFillShade="D9"/>
            <w:tcPrChange w:id="2307" w:author="Абрамова Анна Андреевна" w:date="2024-05-17T15:25:00Z">
              <w:tcPr>
                <w:tcW w:w="511" w:type="pct"/>
                <w:vMerge/>
                <w:tcBorders>
                  <w:left w:val="single" w:sz="6" w:space="0" w:color="auto"/>
                  <w:bottom w:val="single" w:sz="6" w:space="0" w:color="auto"/>
                  <w:right w:val="single" w:sz="6" w:space="0" w:color="auto"/>
                </w:tcBorders>
                <w:shd w:val="clear" w:color="auto" w:fill="D9D9D9" w:themeFill="background1" w:themeFillShade="D9"/>
              </w:tcPr>
            </w:tcPrChange>
          </w:tcPr>
          <w:p w14:paraId="27943DDC" w14:textId="77777777" w:rsidR="008141CD" w:rsidRPr="00C37BA7" w:rsidRDefault="008141CD">
            <w:pPr>
              <w:spacing w:line="240" w:lineRule="auto"/>
              <w:pPrChange w:id="2308" w:author="Абрамова Анна Андреевна" w:date="2024-05-16T00:30:00Z">
                <w:pPr/>
              </w:pPrChange>
            </w:pPr>
          </w:p>
        </w:tc>
        <w:tc>
          <w:tcPr>
            <w:tcW w:w="434" w:type="pct"/>
            <w:vMerge/>
            <w:tcBorders>
              <w:left w:val="single" w:sz="6" w:space="0" w:color="auto"/>
              <w:bottom w:val="single" w:sz="6" w:space="0" w:color="auto"/>
              <w:right w:val="single" w:sz="6" w:space="0" w:color="auto"/>
            </w:tcBorders>
            <w:shd w:val="clear" w:color="auto" w:fill="D9D9D9" w:themeFill="background1" w:themeFillShade="D9"/>
            <w:tcPrChange w:id="2309" w:author="Абрамова Анна Андреевна" w:date="2024-05-17T15:25:00Z">
              <w:tcPr>
                <w:tcW w:w="434" w:type="pct"/>
                <w:vMerge/>
                <w:tcBorders>
                  <w:left w:val="single" w:sz="6" w:space="0" w:color="auto"/>
                  <w:bottom w:val="single" w:sz="6" w:space="0" w:color="auto"/>
                  <w:right w:val="single" w:sz="6" w:space="0" w:color="auto"/>
                </w:tcBorders>
                <w:shd w:val="clear" w:color="auto" w:fill="D9D9D9" w:themeFill="background1" w:themeFillShade="D9"/>
              </w:tcPr>
            </w:tcPrChange>
          </w:tcPr>
          <w:p w14:paraId="7D15EA59" w14:textId="77777777" w:rsidR="008141CD" w:rsidRPr="00C37BA7" w:rsidRDefault="008141CD">
            <w:pPr>
              <w:spacing w:line="240" w:lineRule="auto"/>
              <w:pPrChange w:id="2310" w:author="Абрамова Анна Андреевна" w:date="2024-05-16T00:30:00Z">
                <w:pPr/>
              </w:pPrChange>
            </w:pPr>
          </w:p>
        </w:tc>
        <w:tc>
          <w:tcPr>
            <w:tcW w:w="434" w:type="pct"/>
            <w:vMerge/>
            <w:tcBorders>
              <w:left w:val="single" w:sz="6" w:space="0" w:color="auto"/>
              <w:bottom w:val="single" w:sz="6" w:space="0" w:color="auto"/>
              <w:right w:val="single" w:sz="6" w:space="0" w:color="auto"/>
            </w:tcBorders>
            <w:shd w:val="clear" w:color="auto" w:fill="D9D9D9" w:themeFill="background1" w:themeFillShade="D9"/>
            <w:tcPrChange w:id="2311" w:author="Абрамова Анна Андреевна" w:date="2024-05-17T15:25:00Z">
              <w:tcPr>
                <w:tcW w:w="434" w:type="pct"/>
                <w:vMerge/>
                <w:tcBorders>
                  <w:left w:val="single" w:sz="6" w:space="0" w:color="auto"/>
                  <w:bottom w:val="single" w:sz="6" w:space="0" w:color="auto"/>
                  <w:right w:val="single" w:sz="6" w:space="0" w:color="auto"/>
                </w:tcBorders>
                <w:shd w:val="clear" w:color="auto" w:fill="D9D9D9" w:themeFill="background1" w:themeFillShade="D9"/>
              </w:tcPr>
            </w:tcPrChange>
          </w:tcPr>
          <w:p w14:paraId="4CCC58D5" w14:textId="77777777" w:rsidR="008141CD" w:rsidRPr="00C37BA7" w:rsidRDefault="008141CD">
            <w:pPr>
              <w:spacing w:line="240" w:lineRule="auto"/>
              <w:pPrChange w:id="2312" w:author="Абрамова Анна Андреевна" w:date="2024-05-16T00:30:00Z">
                <w:pPr/>
              </w:pPrChange>
            </w:pPr>
          </w:p>
        </w:tc>
      </w:tr>
      <w:tr w:rsidR="008141CD" w:rsidRPr="00C37BA7" w14:paraId="1B74C441" w14:textId="77777777" w:rsidTr="000B382D">
        <w:tc>
          <w:tcPr>
            <w:tcW w:w="976" w:type="pct"/>
            <w:tcBorders>
              <w:top w:val="single" w:sz="6" w:space="0" w:color="auto"/>
              <w:left w:val="single" w:sz="6" w:space="0" w:color="auto"/>
              <w:bottom w:val="single" w:sz="6" w:space="0" w:color="auto"/>
              <w:right w:val="single" w:sz="6" w:space="0" w:color="auto"/>
            </w:tcBorders>
            <w:shd w:val="clear" w:color="auto" w:fill="FFFFFF"/>
            <w:vAlign w:val="center"/>
          </w:tcPr>
          <w:p w14:paraId="73F6BCDF" w14:textId="3757FBB9" w:rsidR="008141CD" w:rsidRPr="00C37BA7" w:rsidRDefault="008141CD">
            <w:pPr>
              <w:keepNext/>
              <w:shd w:val="clear" w:color="auto" w:fill="FFFFFF"/>
              <w:spacing w:line="240" w:lineRule="auto"/>
              <w:pPrChange w:id="2313" w:author="Абрамова Анна Андреевна" w:date="2024-05-16T00:30:00Z">
                <w:pPr>
                  <w:keepNext/>
                  <w:shd w:val="clear" w:color="auto" w:fill="FFFFFF"/>
                </w:pPr>
              </w:pPrChange>
            </w:pPr>
            <w:r>
              <w:rPr>
                <w:color w:val="000000"/>
              </w:rPr>
              <w:t>УВО</w:t>
            </w:r>
            <w:r w:rsidRPr="00C37BA7">
              <w:rPr>
                <w:color w:val="000000"/>
              </w:rPr>
              <w:t>12</w:t>
            </w:r>
          </w:p>
        </w:tc>
        <w:tc>
          <w:tcPr>
            <w:tcW w:w="603" w:type="pct"/>
            <w:tcBorders>
              <w:top w:val="single" w:sz="6" w:space="0" w:color="auto"/>
              <w:left w:val="single" w:sz="6" w:space="0" w:color="auto"/>
              <w:bottom w:val="single" w:sz="6" w:space="0" w:color="auto"/>
              <w:right w:val="single" w:sz="6" w:space="0" w:color="auto"/>
            </w:tcBorders>
            <w:shd w:val="clear" w:color="auto" w:fill="FFFFFF"/>
            <w:vAlign w:val="center"/>
          </w:tcPr>
          <w:p w14:paraId="5BB8A8FA" w14:textId="77777777" w:rsidR="008141CD" w:rsidRPr="00C37BA7" w:rsidRDefault="008141CD">
            <w:pPr>
              <w:keepNext/>
              <w:shd w:val="clear" w:color="auto" w:fill="FFFFFF"/>
              <w:spacing w:line="240" w:lineRule="auto"/>
              <w:pPrChange w:id="2314" w:author="Абрамова Анна Андреевна" w:date="2024-05-16T00:30:00Z">
                <w:pPr>
                  <w:keepNext/>
                  <w:shd w:val="clear" w:color="auto" w:fill="FFFFFF"/>
                </w:pPr>
              </w:pPrChange>
            </w:pPr>
            <w:r w:rsidRPr="00C37BA7">
              <w:rPr>
                <w:color w:val="000000"/>
              </w:rPr>
              <w:t>99 % (618/624)</w:t>
            </w:r>
          </w:p>
        </w:tc>
        <w:tc>
          <w:tcPr>
            <w:tcW w:w="510" w:type="pct"/>
            <w:tcBorders>
              <w:top w:val="single" w:sz="6" w:space="0" w:color="auto"/>
              <w:left w:val="single" w:sz="6" w:space="0" w:color="auto"/>
              <w:bottom w:val="single" w:sz="6" w:space="0" w:color="auto"/>
              <w:right w:val="single" w:sz="6" w:space="0" w:color="auto"/>
            </w:tcBorders>
            <w:shd w:val="clear" w:color="auto" w:fill="FFFFFF"/>
            <w:vAlign w:val="center"/>
          </w:tcPr>
          <w:p w14:paraId="5637634C" w14:textId="77777777" w:rsidR="008141CD" w:rsidRPr="00C37BA7" w:rsidRDefault="008141CD">
            <w:pPr>
              <w:keepNext/>
              <w:shd w:val="clear" w:color="auto" w:fill="FFFFFF"/>
              <w:spacing w:line="240" w:lineRule="auto"/>
              <w:pPrChange w:id="2315" w:author="Абрамова Анна Андреевна" w:date="2024-05-16T00:30:00Z">
                <w:pPr>
                  <w:keepNext/>
                  <w:shd w:val="clear" w:color="auto" w:fill="FFFFFF"/>
                </w:pPr>
              </w:pPrChange>
            </w:pPr>
            <w:r w:rsidRPr="00C37BA7">
              <w:rPr>
                <w:color w:val="000000"/>
              </w:rPr>
              <w:t>98 % (206/210)</w:t>
            </w:r>
          </w:p>
        </w:tc>
        <w:tc>
          <w:tcPr>
            <w:tcW w:w="511" w:type="pct"/>
            <w:tcBorders>
              <w:top w:val="single" w:sz="6" w:space="0" w:color="auto"/>
              <w:left w:val="single" w:sz="6" w:space="0" w:color="auto"/>
              <w:bottom w:val="single" w:sz="6" w:space="0" w:color="auto"/>
              <w:right w:val="single" w:sz="6" w:space="0" w:color="auto"/>
            </w:tcBorders>
            <w:shd w:val="clear" w:color="auto" w:fill="FFFFFF"/>
            <w:vAlign w:val="center"/>
          </w:tcPr>
          <w:p w14:paraId="25E94AB4" w14:textId="77777777" w:rsidR="008141CD" w:rsidRPr="00C37BA7" w:rsidRDefault="008141CD">
            <w:pPr>
              <w:keepNext/>
              <w:shd w:val="clear" w:color="auto" w:fill="FFFFFF"/>
              <w:spacing w:line="240" w:lineRule="auto"/>
              <w:pPrChange w:id="2316" w:author="Абрамова Анна Андреевна" w:date="2024-05-16T00:30:00Z">
                <w:pPr>
                  <w:keepNext/>
                  <w:shd w:val="clear" w:color="auto" w:fill="FFFFFF"/>
                </w:pPr>
              </w:pPrChange>
            </w:pPr>
            <w:r w:rsidRPr="00C37BA7">
              <w:rPr>
                <w:color w:val="000000"/>
              </w:rPr>
              <w:t>99 % (117/118)</w:t>
            </w:r>
          </w:p>
        </w:tc>
        <w:tc>
          <w:tcPr>
            <w:tcW w:w="511" w:type="pct"/>
            <w:tcBorders>
              <w:top w:val="single" w:sz="6" w:space="0" w:color="auto"/>
              <w:left w:val="single" w:sz="6" w:space="0" w:color="auto"/>
              <w:bottom w:val="single" w:sz="6" w:space="0" w:color="auto"/>
              <w:right w:val="single" w:sz="6" w:space="0" w:color="auto"/>
            </w:tcBorders>
            <w:shd w:val="clear" w:color="auto" w:fill="FFFFFF"/>
            <w:vAlign w:val="center"/>
          </w:tcPr>
          <w:p w14:paraId="01E3AB0B" w14:textId="77777777" w:rsidR="008141CD" w:rsidRPr="00C37BA7" w:rsidRDefault="008141CD">
            <w:pPr>
              <w:keepNext/>
              <w:shd w:val="clear" w:color="auto" w:fill="FFFFFF"/>
              <w:spacing w:line="240" w:lineRule="auto"/>
              <w:pPrChange w:id="2317" w:author="Абрамова Анна Андреевна" w:date="2024-05-16T00:30:00Z">
                <w:pPr>
                  <w:keepNext/>
                  <w:shd w:val="clear" w:color="auto" w:fill="FFFFFF"/>
                </w:pPr>
              </w:pPrChange>
            </w:pPr>
            <w:r w:rsidRPr="00C37BA7">
              <w:rPr>
                <w:color w:val="000000"/>
              </w:rPr>
              <w:t>98 %</w:t>
            </w:r>
          </w:p>
          <w:p w14:paraId="16257BB2" w14:textId="77777777" w:rsidR="008141CD" w:rsidRPr="00C37BA7" w:rsidRDefault="008141CD">
            <w:pPr>
              <w:keepNext/>
              <w:shd w:val="clear" w:color="auto" w:fill="FFFFFF"/>
              <w:spacing w:line="240" w:lineRule="auto"/>
              <w:pPrChange w:id="2318" w:author="Абрамова Анна Андреевна" w:date="2024-05-16T00:30:00Z">
                <w:pPr>
                  <w:keepNext/>
                  <w:shd w:val="clear" w:color="auto" w:fill="FFFFFF"/>
                </w:pPr>
              </w:pPrChange>
            </w:pPr>
            <w:r w:rsidRPr="00C37BA7">
              <w:rPr>
                <w:color w:val="000000"/>
              </w:rPr>
              <w:t>(323/328)</w:t>
            </w:r>
          </w:p>
        </w:tc>
        <w:tc>
          <w:tcPr>
            <w:tcW w:w="511" w:type="pct"/>
            <w:tcBorders>
              <w:top w:val="single" w:sz="6" w:space="0" w:color="auto"/>
              <w:left w:val="single" w:sz="6" w:space="0" w:color="auto"/>
              <w:bottom w:val="single" w:sz="6" w:space="0" w:color="auto"/>
              <w:right w:val="single" w:sz="6" w:space="0" w:color="auto"/>
            </w:tcBorders>
            <w:shd w:val="clear" w:color="auto" w:fill="FFFFFF"/>
            <w:vAlign w:val="center"/>
          </w:tcPr>
          <w:p w14:paraId="37072612" w14:textId="77777777" w:rsidR="008141CD" w:rsidRPr="00C37BA7" w:rsidRDefault="008141CD">
            <w:pPr>
              <w:keepNext/>
              <w:shd w:val="clear" w:color="auto" w:fill="FFFFFF"/>
              <w:spacing w:line="240" w:lineRule="auto"/>
              <w:pPrChange w:id="2319" w:author="Абрамова Анна Андреевна" w:date="2024-05-16T00:30:00Z">
                <w:pPr>
                  <w:keepNext/>
                  <w:shd w:val="clear" w:color="auto" w:fill="FFFFFF"/>
                </w:pPr>
              </w:pPrChange>
            </w:pPr>
            <w:r w:rsidRPr="00C37BA7">
              <w:rPr>
                <w:color w:val="000000"/>
              </w:rPr>
              <w:t>100 % (104/104)</w:t>
            </w:r>
          </w:p>
        </w:tc>
        <w:tc>
          <w:tcPr>
            <w:tcW w:w="511" w:type="pct"/>
            <w:tcBorders>
              <w:top w:val="single" w:sz="6" w:space="0" w:color="auto"/>
              <w:left w:val="single" w:sz="6" w:space="0" w:color="auto"/>
              <w:bottom w:val="single" w:sz="6" w:space="0" w:color="auto"/>
              <w:right w:val="single" w:sz="6" w:space="0" w:color="auto"/>
            </w:tcBorders>
            <w:shd w:val="clear" w:color="auto" w:fill="FFFFFF"/>
            <w:vAlign w:val="center"/>
          </w:tcPr>
          <w:p w14:paraId="284C592E" w14:textId="77777777" w:rsidR="008141CD" w:rsidRPr="00C37BA7" w:rsidRDefault="008141CD">
            <w:pPr>
              <w:keepNext/>
              <w:shd w:val="clear" w:color="auto" w:fill="FFFFFF"/>
              <w:spacing w:line="240" w:lineRule="auto"/>
              <w:pPrChange w:id="2320" w:author="Абрамова Анна Андреевна" w:date="2024-05-16T00:30:00Z">
                <w:pPr>
                  <w:keepNext/>
                  <w:shd w:val="clear" w:color="auto" w:fill="FFFFFF"/>
                </w:pPr>
              </w:pPrChange>
            </w:pPr>
            <w:r w:rsidRPr="00C37BA7">
              <w:rPr>
                <w:color w:val="000000"/>
              </w:rPr>
              <w:t>100 % (116/116)</w:t>
            </w:r>
          </w:p>
        </w:tc>
        <w:tc>
          <w:tcPr>
            <w:tcW w:w="434" w:type="pct"/>
            <w:tcBorders>
              <w:top w:val="single" w:sz="6" w:space="0" w:color="auto"/>
              <w:left w:val="single" w:sz="6" w:space="0" w:color="auto"/>
              <w:bottom w:val="single" w:sz="6" w:space="0" w:color="auto"/>
              <w:right w:val="single" w:sz="6" w:space="0" w:color="auto"/>
            </w:tcBorders>
            <w:shd w:val="clear" w:color="auto" w:fill="FFFFFF"/>
            <w:vAlign w:val="center"/>
          </w:tcPr>
          <w:p w14:paraId="14060EFB" w14:textId="77777777" w:rsidR="008141CD" w:rsidRPr="00C37BA7" w:rsidRDefault="008141CD">
            <w:pPr>
              <w:keepNext/>
              <w:shd w:val="clear" w:color="auto" w:fill="FFFFFF"/>
              <w:spacing w:line="240" w:lineRule="auto"/>
              <w:pPrChange w:id="2321" w:author="Абрамова Анна Андреевна" w:date="2024-05-16T00:30:00Z">
                <w:pPr>
                  <w:keepNext/>
                  <w:shd w:val="clear" w:color="auto" w:fill="FFFFFF"/>
                </w:pPr>
              </w:pPrChange>
            </w:pPr>
            <w:r w:rsidRPr="00C37BA7">
              <w:rPr>
                <w:color w:val="000000"/>
              </w:rPr>
              <w:t>97 % (34/35)</w:t>
            </w:r>
          </w:p>
        </w:tc>
        <w:tc>
          <w:tcPr>
            <w:tcW w:w="434" w:type="pct"/>
            <w:tcBorders>
              <w:top w:val="single" w:sz="6" w:space="0" w:color="auto"/>
              <w:left w:val="single" w:sz="6" w:space="0" w:color="auto"/>
              <w:bottom w:val="single" w:sz="6" w:space="0" w:color="auto"/>
              <w:right w:val="single" w:sz="6" w:space="0" w:color="auto"/>
            </w:tcBorders>
            <w:shd w:val="clear" w:color="auto" w:fill="FFFFFF"/>
            <w:vAlign w:val="center"/>
          </w:tcPr>
          <w:p w14:paraId="477981C9" w14:textId="77777777" w:rsidR="008141CD" w:rsidRPr="00C37BA7" w:rsidRDefault="008141CD">
            <w:pPr>
              <w:keepNext/>
              <w:shd w:val="clear" w:color="auto" w:fill="FFFFFF"/>
              <w:spacing w:line="240" w:lineRule="auto"/>
              <w:pPrChange w:id="2322" w:author="Абрамова Анна Андреевна" w:date="2024-05-16T00:30:00Z">
                <w:pPr>
                  <w:keepNext/>
                  <w:shd w:val="clear" w:color="auto" w:fill="FFFFFF"/>
                </w:pPr>
              </w:pPrChange>
            </w:pPr>
            <w:r w:rsidRPr="00C37BA7">
              <w:rPr>
                <w:color w:val="000000"/>
              </w:rPr>
              <w:t>100 % (41/41)</w:t>
            </w:r>
          </w:p>
        </w:tc>
      </w:tr>
      <w:tr w:rsidR="008141CD" w:rsidRPr="00C37BA7" w14:paraId="46F4AE4D" w14:textId="77777777" w:rsidTr="000B382D">
        <w:tc>
          <w:tcPr>
            <w:tcW w:w="5000" w:type="pct"/>
            <w:gridSpan w:val="9"/>
            <w:tcBorders>
              <w:top w:val="single" w:sz="6" w:space="0" w:color="auto"/>
              <w:left w:val="single" w:sz="6" w:space="0" w:color="auto"/>
              <w:bottom w:val="single" w:sz="6" w:space="0" w:color="auto"/>
              <w:right w:val="single" w:sz="6" w:space="0" w:color="auto"/>
            </w:tcBorders>
            <w:shd w:val="clear" w:color="auto" w:fill="FFFFFF"/>
            <w:vAlign w:val="center"/>
          </w:tcPr>
          <w:p w14:paraId="6999A8FC" w14:textId="2F822DEE" w:rsidR="008141CD" w:rsidRPr="00C37BA7" w:rsidRDefault="008141CD">
            <w:pPr>
              <w:keepNext/>
              <w:shd w:val="clear" w:color="auto" w:fill="FFFFFF"/>
              <w:spacing w:line="240" w:lineRule="auto"/>
              <w:pPrChange w:id="2323" w:author="Абрамова Анна Андреевна" w:date="2024-05-16T00:30:00Z">
                <w:pPr>
                  <w:keepNext/>
                  <w:shd w:val="clear" w:color="auto" w:fill="FFFFFF"/>
                </w:pPr>
              </w:pPrChange>
            </w:pPr>
            <w:r w:rsidRPr="00C37BA7">
              <w:rPr>
                <w:color w:val="000000"/>
              </w:rPr>
              <w:t xml:space="preserve">Исход у пациентов без </w:t>
            </w:r>
            <w:r>
              <w:rPr>
                <w:color w:val="000000"/>
              </w:rPr>
              <w:t>УВО</w:t>
            </w:r>
            <w:r w:rsidRPr="00C37BA7">
              <w:rPr>
                <w:color w:val="000000"/>
              </w:rPr>
              <w:t>12</w:t>
            </w:r>
          </w:p>
        </w:tc>
      </w:tr>
      <w:tr w:rsidR="008141CD" w:rsidRPr="00C37BA7" w14:paraId="609E792C" w14:textId="77777777" w:rsidTr="000B382D">
        <w:tc>
          <w:tcPr>
            <w:tcW w:w="976" w:type="pct"/>
            <w:tcBorders>
              <w:top w:val="single" w:sz="6" w:space="0" w:color="auto"/>
              <w:left w:val="single" w:sz="6" w:space="0" w:color="auto"/>
              <w:bottom w:val="single" w:sz="6" w:space="0" w:color="auto"/>
              <w:right w:val="single" w:sz="6" w:space="0" w:color="auto"/>
            </w:tcBorders>
            <w:shd w:val="clear" w:color="auto" w:fill="FFFFFF"/>
            <w:vAlign w:val="center"/>
          </w:tcPr>
          <w:p w14:paraId="33CFA93F" w14:textId="77777777" w:rsidR="008141CD" w:rsidRPr="00C37BA7" w:rsidRDefault="008141CD">
            <w:pPr>
              <w:keepNext/>
              <w:shd w:val="clear" w:color="auto" w:fill="FFFFFF"/>
              <w:spacing w:line="240" w:lineRule="auto"/>
              <w:pPrChange w:id="2324" w:author="Абрамова Анна Андреевна" w:date="2024-05-16T00:30:00Z">
                <w:pPr>
                  <w:keepNext/>
                  <w:shd w:val="clear" w:color="auto" w:fill="FFFFFF"/>
                </w:pPr>
              </w:pPrChange>
            </w:pPr>
            <w:r w:rsidRPr="00C37BA7">
              <w:rPr>
                <w:color w:val="000000"/>
              </w:rPr>
              <w:t>Вирусологическая неэффективность во время лечения</w:t>
            </w:r>
          </w:p>
        </w:tc>
        <w:tc>
          <w:tcPr>
            <w:tcW w:w="603" w:type="pct"/>
            <w:tcBorders>
              <w:top w:val="single" w:sz="6" w:space="0" w:color="auto"/>
              <w:left w:val="single" w:sz="6" w:space="0" w:color="auto"/>
              <w:bottom w:val="single" w:sz="6" w:space="0" w:color="auto"/>
              <w:right w:val="single" w:sz="6" w:space="0" w:color="auto"/>
            </w:tcBorders>
            <w:shd w:val="clear" w:color="auto" w:fill="FFFFFF"/>
            <w:vAlign w:val="center"/>
          </w:tcPr>
          <w:p w14:paraId="409CB798" w14:textId="77777777" w:rsidR="008141CD" w:rsidRPr="00C37BA7" w:rsidRDefault="008141CD">
            <w:pPr>
              <w:keepNext/>
              <w:shd w:val="clear" w:color="auto" w:fill="FFFFFF"/>
              <w:spacing w:line="240" w:lineRule="auto"/>
              <w:pPrChange w:id="2325" w:author="Абрамова Анна Андреевна" w:date="2024-05-16T00:30:00Z">
                <w:pPr>
                  <w:keepNext/>
                  <w:shd w:val="clear" w:color="auto" w:fill="FFFFFF"/>
                </w:pPr>
              </w:pPrChange>
            </w:pPr>
            <w:r w:rsidRPr="00C37BA7">
              <w:rPr>
                <w:color w:val="000000"/>
              </w:rPr>
              <w:t>0/624</w:t>
            </w:r>
          </w:p>
        </w:tc>
        <w:tc>
          <w:tcPr>
            <w:tcW w:w="510" w:type="pct"/>
            <w:tcBorders>
              <w:top w:val="single" w:sz="6" w:space="0" w:color="auto"/>
              <w:left w:val="single" w:sz="6" w:space="0" w:color="auto"/>
              <w:bottom w:val="single" w:sz="6" w:space="0" w:color="auto"/>
              <w:right w:val="single" w:sz="6" w:space="0" w:color="auto"/>
            </w:tcBorders>
            <w:shd w:val="clear" w:color="auto" w:fill="FFFFFF"/>
            <w:vAlign w:val="center"/>
          </w:tcPr>
          <w:p w14:paraId="573C16A9" w14:textId="77777777" w:rsidR="008141CD" w:rsidRPr="00C37BA7" w:rsidRDefault="008141CD">
            <w:pPr>
              <w:keepNext/>
              <w:shd w:val="clear" w:color="auto" w:fill="FFFFFF"/>
              <w:spacing w:line="240" w:lineRule="auto"/>
              <w:pPrChange w:id="2326" w:author="Абрамова Анна Андреевна" w:date="2024-05-16T00:30:00Z">
                <w:pPr>
                  <w:keepNext/>
                  <w:shd w:val="clear" w:color="auto" w:fill="FFFFFF"/>
                </w:pPr>
              </w:pPrChange>
            </w:pPr>
            <w:r w:rsidRPr="00C37BA7">
              <w:rPr>
                <w:color w:val="000000"/>
              </w:rPr>
              <w:t>0/210</w:t>
            </w:r>
          </w:p>
        </w:tc>
        <w:tc>
          <w:tcPr>
            <w:tcW w:w="511" w:type="pct"/>
            <w:tcBorders>
              <w:top w:val="single" w:sz="6" w:space="0" w:color="auto"/>
              <w:left w:val="single" w:sz="6" w:space="0" w:color="auto"/>
              <w:bottom w:val="single" w:sz="6" w:space="0" w:color="auto"/>
              <w:right w:val="single" w:sz="6" w:space="0" w:color="auto"/>
            </w:tcBorders>
            <w:shd w:val="clear" w:color="auto" w:fill="FFFFFF"/>
            <w:vAlign w:val="center"/>
          </w:tcPr>
          <w:p w14:paraId="373E466F" w14:textId="77777777" w:rsidR="008141CD" w:rsidRPr="00C37BA7" w:rsidRDefault="008141CD">
            <w:pPr>
              <w:keepNext/>
              <w:shd w:val="clear" w:color="auto" w:fill="FFFFFF"/>
              <w:spacing w:line="240" w:lineRule="auto"/>
              <w:pPrChange w:id="2327" w:author="Абрамова Анна Андреевна" w:date="2024-05-16T00:30:00Z">
                <w:pPr>
                  <w:keepNext/>
                  <w:shd w:val="clear" w:color="auto" w:fill="FFFFFF"/>
                </w:pPr>
              </w:pPrChange>
            </w:pPr>
            <w:r w:rsidRPr="00C37BA7">
              <w:rPr>
                <w:color w:val="000000"/>
              </w:rPr>
              <w:t>0/118</w:t>
            </w:r>
          </w:p>
        </w:tc>
        <w:tc>
          <w:tcPr>
            <w:tcW w:w="511" w:type="pct"/>
            <w:tcBorders>
              <w:top w:val="single" w:sz="6" w:space="0" w:color="auto"/>
              <w:left w:val="single" w:sz="6" w:space="0" w:color="auto"/>
              <w:bottom w:val="single" w:sz="6" w:space="0" w:color="auto"/>
              <w:right w:val="single" w:sz="6" w:space="0" w:color="auto"/>
            </w:tcBorders>
            <w:shd w:val="clear" w:color="auto" w:fill="FFFFFF"/>
            <w:vAlign w:val="center"/>
          </w:tcPr>
          <w:p w14:paraId="6B20DF85" w14:textId="77777777" w:rsidR="008141CD" w:rsidRPr="00C37BA7" w:rsidRDefault="008141CD">
            <w:pPr>
              <w:keepNext/>
              <w:shd w:val="clear" w:color="auto" w:fill="FFFFFF"/>
              <w:spacing w:line="240" w:lineRule="auto"/>
              <w:pPrChange w:id="2328" w:author="Абрамова Анна Андреевна" w:date="2024-05-16T00:30:00Z">
                <w:pPr>
                  <w:keepNext/>
                  <w:shd w:val="clear" w:color="auto" w:fill="FFFFFF"/>
                </w:pPr>
              </w:pPrChange>
            </w:pPr>
            <w:r w:rsidRPr="00C37BA7">
              <w:rPr>
                <w:color w:val="000000"/>
              </w:rPr>
              <w:t>0/328</w:t>
            </w:r>
          </w:p>
        </w:tc>
        <w:tc>
          <w:tcPr>
            <w:tcW w:w="511" w:type="pct"/>
            <w:tcBorders>
              <w:top w:val="single" w:sz="6" w:space="0" w:color="auto"/>
              <w:left w:val="single" w:sz="6" w:space="0" w:color="auto"/>
              <w:bottom w:val="single" w:sz="6" w:space="0" w:color="auto"/>
              <w:right w:val="single" w:sz="6" w:space="0" w:color="auto"/>
            </w:tcBorders>
            <w:shd w:val="clear" w:color="auto" w:fill="FFFFFF"/>
            <w:vAlign w:val="center"/>
          </w:tcPr>
          <w:p w14:paraId="672BF14B" w14:textId="77777777" w:rsidR="008141CD" w:rsidRPr="00C37BA7" w:rsidRDefault="008141CD">
            <w:pPr>
              <w:keepNext/>
              <w:shd w:val="clear" w:color="auto" w:fill="FFFFFF"/>
              <w:spacing w:line="240" w:lineRule="auto"/>
              <w:pPrChange w:id="2329" w:author="Абрамова Анна Андреевна" w:date="2024-05-16T00:30:00Z">
                <w:pPr>
                  <w:keepNext/>
                  <w:shd w:val="clear" w:color="auto" w:fill="FFFFFF"/>
                </w:pPr>
              </w:pPrChange>
            </w:pPr>
            <w:r w:rsidRPr="00C37BA7">
              <w:rPr>
                <w:color w:val="000000"/>
              </w:rPr>
              <w:t>0/104</w:t>
            </w:r>
          </w:p>
        </w:tc>
        <w:tc>
          <w:tcPr>
            <w:tcW w:w="511" w:type="pct"/>
            <w:tcBorders>
              <w:top w:val="single" w:sz="6" w:space="0" w:color="auto"/>
              <w:left w:val="single" w:sz="6" w:space="0" w:color="auto"/>
              <w:bottom w:val="single" w:sz="6" w:space="0" w:color="auto"/>
              <w:right w:val="single" w:sz="6" w:space="0" w:color="auto"/>
            </w:tcBorders>
            <w:shd w:val="clear" w:color="auto" w:fill="FFFFFF"/>
            <w:vAlign w:val="center"/>
          </w:tcPr>
          <w:p w14:paraId="1BD4AD61" w14:textId="77777777" w:rsidR="008141CD" w:rsidRPr="00C37BA7" w:rsidRDefault="008141CD">
            <w:pPr>
              <w:keepNext/>
              <w:shd w:val="clear" w:color="auto" w:fill="FFFFFF"/>
              <w:spacing w:line="240" w:lineRule="auto"/>
              <w:pPrChange w:id="2330" w:author="Абрамова Анна Андреевна" w:date="2024-05-16T00:30:00Z">
                <w:pPr>
                  <w:keepNext/>
                  <w:shd w:val="clear" w:color="auto" w:fill="FFFFFF"/>
                </w:pPr>
              </w:pPrChange>
            </w:pPr>
            <w:r w:rsidRPr="00C37BA7">
              <w:rPr>
                <w:color w:val="000000"/>
              </w:rPr>
              <w:t>0/116</w:t>
            </w:r>
          </w:p>
        </w:tc>
        <w:tc>
          <w:tcPr>
            <w:tcW w:w="434" w:type="pct"/>
            <w:tcBorders>
              <w:top w:val="single" w:sz="6" w:space="0" w:color="auto"/>
              <w:left w:val="single" w:sz="6" w:space="0" w:color="auto"/>
              <w:bottom w:val="single" w:sz="6" w:space="0" w:color="auto"/>
              <w:right w:val="single" w:sz="6" w:space="0" w:color="auto"/>
            </w:tcBorders>
            <w:shd w:val="clear" w:color="auto" w:fill="FFFFFF"/>
            <w:vAlign w:val="center"/>
          </w:tcPr>
          <w:p w14:paraId="490C21A1" w14:textId="77777777" w:rsidR="008141CD" w:rsidRPr="00C37BA7" w:rsidRDefault="008141CD">
            <w:pPr>
              <w:keepNext/>
              <w:shd w:val="clear" w:color="auto" w:fill="FFFFFF"/>
              <w:spacing w:line="240" w:lineRule="auto"/>
              <w:pPrChange w:id="2331" w:author="Абрамова Анна Андреевна" w:date="2024-05-16T00:30:00Z">
                <w:pPr>
                  <w:keepNext/>
                  <w:shd w:val="clear" w:color="auto" w:fill="FFFFFF"/>
                </w:pPr>
              </w:pPrChange>
            </w:pPr>
            <w:r w:rsidRPr="00C37BA7">
              <w:rPr>
                <w:color w:val="000000"/>
              </w:rPr>
              <w:t>0/35</w:t>
            </w:r>
          </w:p>
        </w:tc>
        <w:tc>
          <w:tcPr>
            <w:tcW w:w="434" w:type="pct"/>
            <w:tcBorders>
              <w:top w:val="single" w:sz="6" w:space="0" w:color="auto"/>
              <w:left w:val="single" w:sz="6" w:space="0" w:color="auto"/>
              <w:bottom w:val="single" w:sz="6" w:space="0" w:color="auto"/>
              <w:right w:val="single" w:sz="6" w:space="0" w:color="auto"/>
            </w:tcBorders>
            <w:shd w:val="clear" w:color="auto" w:fill="FFFFFF"/>
            <w:vAlign w:val="center"/>
          </w:tcPr>
          <w:p w14:paraId="7172EA96" w14:textId="77777777" w:rsidR="008141CD" w:rsidRPr="00C37BA7" w:rsidRDefault="008141CD">
            <w:pPr>
              <w:keepNext/>
              <w:shd w:val="clear" w:color="auto" w:fill="FFFFFF"/>
              <w:spacing w:line="240" w:lineRule="auto"/>
              <w:pPrChange w:id="2332" w:author="Абрамова Анна Андреевна" w:date="2024-05-16T00:30:00Z">
                <w:pPr>
                  <w:keepNext/>
                  <w:shd w:val="clear" w:color="auto" w:fill="FFFFFF"/>
                </w:pPr>
              </w:pPrChange>
            </w:pPr>
            <w:r w:rsidRPr="00C37BA7">
              <w:rPr>
                <w:color w:val="000000"/>
              </w:rPr>
              <w:t>0/41</w:t>
            </w:r>
          </w:p>
        </w:tc>
      </w:tr>
      <w:tr w:rsidR="008141CD" w:rsidRPr="00C37BA7" w14:paraId="50F18C18" w14:textId="77777777" w:rsidTr="000B382D">
        <w:tc>
          <w:tcPr>
            <w:tcW w:w="976" w:type="pct"/>
            <w:tcBorders>
              <w:top w:val="single" w:sz="6" w:space="0" w:color="auto"/>
              <w:left w:val="single" w:sz="6" w:space="0" w:color="auto"/>
              <w:bottom w:val="single" w:sz="6" w:space="0" w:color="auto"/>
              <w:right w:val="single" w:sz="6" w:space="0" w:color="auto"/>
            </w:tcBorders>
            <w:shd w:val="clear" w:color="auto" w:fill="FFFFFF"/>
            <w:vAlign w:val="center"/>
          </w:tcPr>
          <w:p w14:paraId="3A9B706A" w14:textId="42FEDE68" w:rsidR="008141CD" w:rsidRPr="00C37BA7" w:rsidRDefault="008141CD">
            <w:pPr>
              <w:keepNext/>
              <w:shd w:val="clear" w:color="auto" w:fill="FFFFFF"/>
              <w:spacing w:line="240" w:lineRule="auto"/>
              <w:pPrChange w:id="2333" w:author="Абрамова Анна Андреевна" w:date="2024-05-16T00:30:00Z">
                <w:pPr>
                  <w:keepNext/>
                  <w:shd w:val="clear" w:color="auto" w:fill="FFFFFF"/>
                </w:pPr>
              </w:pPrChange>
            </w:pPr>
            <w:r w:rsidRPr="00C37BA7">
              <w:rPr>
                <w:color w:val="000000"/>
              </w:rPr>
              <w:t>Рецидив</w:t>
            </w:r>
            <w:ins w:id="2334" w:author="Абрамова Анна Андреевна" w:date="2024-05-17T15:10:00Z">
              <w:r w:rsidR="00C4139E">
                <w:rPr>
                  <w:color w:val="000000"/>
                  <w:vertAlign w:val="superscript"/>
                </w:rPr>
                <w:t>*</w:t>
              </w:r>
            </w:ins>
            <w:del w:id="2335" w:author="Абрамова Анна Андреевна" w:date="2024-05-17T15:10:00Z">
              <w:r w:rsidRPr="00C37BA7" w:rsidDel="00C4139E">
                <w:rPr>
                  <w:color w:val="000000"/>
                  <w:vertAlign w:val="superscript"/>
                </w:rPr>
                <w:delText>a</w:delText>
              </w:r>
            </w:del>
          </w:p>
        </w:tc>
        <w:tc>
          <w:tcPr>
            <w:tcW w:w="603" w:type="pct"/>
            <w:tcBorders>
              <w:top w:val="single" w:sz="6" w:space="0" w:color="auto"/>
              <w:left w:val="single" w:sz="6" w:space="0" w:color="auto"/>
              <w:bottom w:val="single" w:sz="6" w:space="0" w:color="auto"/>
              <w:right w:val="single" w:sz="6" w:space="0" w:color="auto"/>
            </w:tcBorders>
            <w:shd w:val="clear" w:color="auto" w:fill="FFFFFF"/>
            <w:vAlign w:val="center"/>
          </w:tcPr>
          <w:p w14:paraId="78346DC4" w14:textId="77777777" w:rsidR="008141CD" w:rsidRPr="00C37BA7" w:rsidRDefault="008141CD">
            <w:pPr>
              <w:keepNext/>
              <w:shd w:val="clear" w:color="auto" w:fill="FFFFFF"/>
              <w:spacing w:line="240" w:lineRule="auto"/>
              <w:pPrChange w:id="2336" w:author="Абрамова Анна Андреевна" w:date="2024-05-16T00:30:00Z">
                <w:pPr>
                  <w:keepNext/>
                  <w:shd w:val="clear" w:color="auto" w:fill="FFFFFF"/>
                </w:pPr>
              </w:pPrChange>
            </w:pPr>
            <w:r w:rsidRPr="00C37BA7">
              <w:rPr>
                <w:color w:val="000000"/>
              </w:rPr>
              <w:t>&lt; 1 %</w:t>
            </w:r>
          </w:p>
          <w:p w14:paraId="0E64018D" w14:textId="77777777" w:rsidR="008141CD" w:rsidRPr="00C37BA7" w:rsidRDefault="008141CD">
            <w:pPr>
              <w:keepNext/>
              <w:shd w:val="clear" w:color="auto" w:fill="FFFFFF"/>
              <w:spacing w:line="240" w:lineRule="auto"/>
              <w:pPrChange w:id="2337" w:author="Абрамова Анна Андреевна" w:date="2024-05-16T00:30:00Z">
                <w:pPr>
                  <w:keepNext/>
                  <w:shd w:val="clear" w:color="auto" w:fill="FFFFFF"/>
                </w:pPr>
              </w:pPrChange>
            </w:pPr>
            <w:r w:rsidRPr="00C37BA7">
              <w:rPr>
                <w:color w:val="000000"/>
              </w:rPr>
              <w:t>(2/623)</w:t>
            </w:r>
          </w:p>
        </w:tc>
        <w:tc>
          <w:tcPr>
            <w:tcW w:w="510" w:type="pct"/>
            <w:tcBorders>
              <w:top w:val="single" w:sz="6" w:space="0" w:color="auto"/>
              <w:left w:val="single" w:sz="6" w:space="0" w:color="auto"/>
              <w:bottom w:val="single" w:sz="6" w:space="0" w:color="auto"/>
              <w:right w:val="single" w:sz="6" w:space="0" w:color="auto"/>
            </w:tcBorders>
            <w:shd w:val="clear" w:color="auto" w:fill="FFFFFF"/>
            <w:vAlign w:val="center"/>
          </w:tcPr>
          <w:p w14:paraId="2D9C2FC0" w14:textId="77777777" w:rsidR="008141CD" w:rsidRPr="00C37BA7" w:rsidRDefault="008141CD">
            <w:pPr>
              <w:keepNext/>
              <w:shd w:val="clear" w:color="auto" w:fill="FFFFFF"/>
              <w:spacing w:line="240" w:lineRule="auto"/>
              <w:pPrChange w:id="2338" w:author="Абрамова Анна Андреевна" w:date="2024-05-16T00:30:00Z">
                <w:pPr>
                  <w:keepNext/>
                  <w:shd w:val="clear" w:color="auto" w:fill="FFFFFF"/>
                </w:pPr>
              </w:pPrChange>
            </w:pPr>
            <w:r w:rsidRPr="00C37BA7">
              <w:rPr>
                <w:color w:val="000000"/>
              </w:rPr>
              <w:t>&lt; 1 %</w:t>
            </w:r>
          </w:p>
          <w:p w14:paraId="5BE0B50F" w14:textId="77777777" w:rsidR="008141CD" w:rsidRPr="00C37BA7" w:rsidRDefault="008141CD">
            <w:pPr>
              <w:keepNext/>
              <w:shd w:val="clear" w:color="auto" w:fill="FFFFFF"/>
              <w:spacing w:line="240" w:lineRule="auto"/>
              <w:pPrChange w:id="2339" w:author="Абрамова Анна Андреевна" w:date="2024-05-16T00:30:00Z">
                <w:pPr>
                  <w:keepNext/>
                  <w:shd w:val="clear" w:color="auto" w:fill="FFFFFF"/>
                </w:pPr>
              </w:pPrChange>
            </w:pPr>
            <w:r w:rsidRPr="00C37BA7">
              <w:rPr>
                <w:color w:val="000000"/>
              </w:rPr>
              <w:t>(1/209)</w:t>
            </w:r>
          </w:p>
        </w:tc>
        <w:tc>
          <w:tcPr>
            <w:tcW w:w="511" w:type="pct"/>
            <w:tcBorders>
              <w:top w:val="single" w:sz="6" w:space="0" w:color="auto"/>
              <w:left w:val="single" w:sz="6" w:space="0" w:color="auto"/>
              <w:bottom w:val="single" w:sz="6" w:space="0" w:color="auto"/>
              <w:right w:val="single" w:sz="6" w:space="0" w:color="auto"/>
            </w:tcBorders>
            <w:shd w:val="clear" w:color="auto" w:fill="FFFFFF"/>
            <w:vAlign w:val="center"/>
          </w:tcPr>
          <w:p w14:paraId="568EF842" w14:textId="77777777" w:rsidR="008141CD" w:rsidRPr="00C37BA7" w:rsidRDefault="008141CD">
            <w:pPr>
              <w:keepNext/>
              <w:shd w:val="clear" w:color="auto" w:fill="FFFFFF"/>
              <w:spacing w:line="240" w:lineRule="auto"/>
              <w:rPr>
                <w:color w:val="000000"/>
              </w:rPr>
              <w:pPrChange w:id="2340" w:author="Абрамова Анна Андреевна" w:date="2024-05-16T00:30:00Z">
                <w:pPr>
                  <w:keepNext/>
                  <w:shd w:val="clear" w:color="auto" w:fill="FFFFFF"/>
                </w:pPr>
              </w:pPrChange>
            </w:pPr>
            <w:r w:rsidRPr="00C37BA7">
              <w:rPr>
                <w:color w:val="000000"/>
              </w:rPr>
              <w:t>1 %</w:t>
            </w:r>
          </w:p>
          <w:p w14:paraId="45D6E6D3" w14:textId="77777777" w:rsidR="008141CD" w:rsidRPr="00C37BA7" w:rsidRDefault="008141CD">
            <w:pPr>
              <w:keepNext/>
              <w:shd w:val="clear" w:color="auto" w:fill="FFFFFF"/>
              <w:spacing w:line="240" w:lineRule="auto"/>
              <w:pPrChange w:id="2341" w:author="Абрамова Анна Андреевна" w:date="2024-05-16T00:30:00Z">
                <w:pPr>
                  <w:keepNext/>
                  <w:shd w:val="clear" w:color="auto" w:fill="FFFFFF"/>
                </w:pPr>
              </w:pPrChange>
            </w:pPr>
            <w:r w:rsidRPr="00C37BA7">
              <w:rPr>
                <w:color w:val="000000"/>
              </w:rPr>
              <w:t>(1/118)</w:t>
            </w:r>
          </w:p>
        </w:tc>
        <w:tc>
          <w:tcPr>
            <w:tcW w:w="511" w:type="pct"/>
            <w:tcBorders>
              <w:top w:val="single" w:sz="6" w:space="0" w:color="auto"/>
              <w:left w:val="single" w:sz="6" w:space="0" w:color="auto"/>
              <w:bottom w:val="single" w:sz="6" w:space="0" w:color="auto"/>
              <w:right w:val="single" w:sz="6" w:space="0" w:color="auto"/>
            </w:tcBorders>
            <w:shd w:val="clear" w:color="auto" w:fill="FFFFFF"/>
            <w:vAlign w:val="center"/>
          </w:tcPr>
          <w:p w14:paraId="6062073D" w14:textId="77777777" w:rsidR="008141CD" w:rsidRPr="00C37BA7" w:rsidRDefault="008141CD">
            <w:pPr>
              <w:keepNext/>
              <w:shd w:val="clear" w:color="auto" w:fill="FFFFFF"/>
              <w:spacing w:line="240" w:lineRule="auto"/>
              <w:pPrChange w:id="2342" w:author="Абрамова Анна Андреевна" w:date="2024-05-16T00:30:00Z">
                <w:pPr>
                  <w:keepNext/>
                  <w:shd w:val="clear" w:color="auto" w:fill="FFFFFF"/>
                </w:pPr>
              </w:pPrChange>
            </w:pPr>
            <w:r w:rsidRPr="00C37BA7">
              <w:rPr>
                <w:color w:val="000000"/>
              </w:rPr>
              <w:t>1 %</w:t>
            </w:r>
          </w:p>
          <w:p w14:paraId="2BBCA027" w14:textId="77777777" w:rsidR="008141CD" w:rsidRPr="00C37BA7" w:rsidRDefault="008141CD">
            <w:pPr>
              <w:keepNext/>
              <w:shd w:val="clear" w:color="auto" w:fill="FFFFFF"/>
              <w:spacing w:line="240" w:lineRule="auto"/>
              <w:pPrChange w:id="2343" w:author="Абрамова Анна Андреевна" w:date="2024-05-16T00:30:00Z">
                <w:pPr>
                  <w:keepNext/>
                  <w:shd w:val="clear" w:color="auto" w:fill="FFFFFF"/>
                </w:pPr>
              </w:pPrChange>
            </w:pPr>
            <w:r w:rsidRPr="00C37BA7">
              <w:rPr>
                <w:color w:val="000000"/>
              </w:rPr>
              <w:t>(2/327)</w:t>
            </w:r>
          </w:p>
        </w:tc>
        <w:tc>
          <w:tcPr>
            <w:tcW w:w="511" w:type="pct"/>
            <w:tcBorders>
              <w:top w:val="single" w:sz="6" w:space="0" w:color="auto"/>
              <w:left w:val="single" w:sz="6" w:space="0" w:color="auto"/>
              <w:bottom w:val="single" w:sz="6" w:space="0" w:color="auto"/>
              <w:right w:val="single" w:sz="6" w:space="0" w:color="auto"/>
            </w:tcBorders>
            <w:shd w:val="clear" w:color="auto" w:fill="FFFFFF"/>
            <w:vAlign w:val="center"/>
          </w:tcPr>
          <w:p w14:paraId="7E58CEB5" w14:textId="77777777" w:rsidR="008141CD" w:rsidRPr="00C37BA7" w:rsidRDefault="008141CD">
            <w:pPr>
              <w:keepNext/>
              <w:shd w:val="clear" w:color="auto" w:fill="FFFFFF"/>
              <w:spacing w:line="240" w:lineRule="auto"/>
              <w:pPrChange w:id="2344" w:author="Абрамова Анна Андреевна" w:date="2024-05-16T00:30:00Z">
                <w:pPr>
                  <w:keepNext/>
                  <w:shd w:val="clear" w:color="auto" w:fill="FFFFFF"/>
                </w:pPr>
              </w:pPrChange>
            </w:pPr>
            <w:r w:rsidRPr="00C37BA7">
              <w:rPr>
                <w:color w:val="000000"/>
              </w:rPr>
              <w:t>0/104</w:t>
            </w:r>
          </w:p>
        </w:tc>
        <w:tc>
          <w:tcPr>
            <w:tcW w:w="511" w:type="pct"/>
            <w:tcBorders>
              <w:top w:val="single" w:sz="6" w:space="0" w:color="auto"/>
              <w:left w:val="single" w:sz="6" w:space="0" w:color="auto"/>
              <w:bottom w:val="single" w:sz="6" w:space="0" w:color="auto"/>
              <w:right w:val="single" w:sz="6" w:space="0" w:color="auto"/>
            </w:tcBorders>
            <w:shd w:val="clear" w:color="auto" w:fill="FFFFFF"/>
            <w:vAlign w:val="center"/>
          </w:tcPr>
          <w:p w14:paraId="2FFEEE17" w14:textId="77777777" w:rsidR="008141CD" w:rsidRPr="00C37BA7" w:rsidRDefault="008141CD">
            <w:pPr>
              <w:keepNext/>
              <w:shd w:val="clear" w:color="auto" w:fill="FFFFFF"/>
              <w:spacing w:line="240" w:lineRule="auto"/>
              <w:pPrChange w:id="2345" w:author="Абрамова Анна Андреевна" w:date="2024-05-16T00:30:00Z">
                <w:pPr>
                  <w:keepNext/>
                  <w:shd w:val="clear" w:color="auto" w:fill="FFFFFF"/>
                </w:pPr>
              </w:pPrChange>
            </w:pPr>
            <w:r w:rsidRPr="00C37BA7">
              <w:rPr>
                <w:color w:val="000000"/>
              </w:rPr>
              <w:t>0/116</w:t>
            </w:r>
          </w:p>
        </w:tc>
        <w:tc>
          <w:tcPr>
            <w:tcW w:w="434" w:type="pct"/>
            <w:tcBorders>
              <w:top w:val="single" w:sz="6" w:space="0" w:color="auto"/>
              <w:left w:val="single" w:sz="6" w:space="0" w:color="auto"/>
              <w:bottom w:val="single" w:sz="6" w:space="0" w:color="auto"/>
              <w:right w:val="single" w:sz="6" w:space="0" w:color="auto"/>
            </w:tcBorders>
            <w:shd w:val="clear" w:color="auto" w:fill="FFFFFF"/>
            <w:vAlign w:val="center"/>
          </w:tcPr>
          <w:p w14:paraId="6200B741" w14:textId="77777777" w:rsidR="008141CD" w:rsidRPr="00C37BA7" w:rsidRDefault="008141CD">
            <w:pPr>
              <w:keepNext/>
              <w:shd w:val="clear" w:color="auto" w:fill="FFFFFF"/>
              <w:spacing w:line="240" w:lineRule="auto"/>
              <w:pPrChange w:id="2346" w:author="Абрамова Анна Андреевна" w:date="2024-05-16T00:30:00Z">
                <w:pPr>
                  <w:keepNext/>
                  <w:shd w:val="clear" w:color="auto" w:fill="FFFFFF"/>
                </w:pPr>
              </w:pPrChange>
            </w:pPr>
            <w:r w:rsidRPr="00C37BA7">
              <w:rPr>
                <w:color w:val="000000"/>
              </w:rPr>
              <w:t>0/35</w:t>
            </w:r>
          </w:p>
        </w:tc>
        <w:tc>
          <w:tcPr>
            <w:tcW w:w="434" w:type="pct"/>
            <w:tcBorders>
              <w:top w:val="single" w:sz="6" w:space="0" w:color="auto"/>
              <w:left w:val="single" w:sz="6" w:space="0" w:color="auto"/>
              <w:bottom w:val="single" w:sz="6" w:space="0" w:color="auto"/>
              <w:right w:val="single" w:sz="6" w:space="0" w:color="auto"/>
            </w:tcBorders>
            <w:shd w:val="clear" w:color="auto" w:fill="FFFFFF"/>
            <w:vAlign w:val="center"/>
          </w:tcPr>
          <w:p w14:paraId="50831CB7" w14:textId="77777777" w:rsidR="008141CD" w:rsidRPr="00C37BA7" w:rsidRDefault="008141CD">
            <w:pPr>
              <w:keepNext/>
              <w:shd w:val="clear" w:color="auto" w:fill="FFFFFF"/>
              <w:spacing w:line="240" w:lineRule="auto"/>
              <w:pPrChange w:id="2347" w:author="Абрамова Анна Андреевна" w:date="2024-05-16T00:30:00Z">
                <w:pPr>
                  <w:keepNext/>
                  <w:shd w:val="clear" w:color="auto" w:fill="FFFFFF"/>
                </w:pPr>
              </w:pPrChange>
            </w:pPr>
            <w:r w:rsidRPr="00C37BA7">
              <w:rPr>
                <w:color w:val="000000"/>
              </w:rPr>
              <w:t>0/41</w:t>
            </w:r>
          </w:p>
        </w:tc>
      </w:tr>
      <w:tr w:rsidR="008141CD" w:rsidRPr="00C37BA7" w14:paraId="6E2AEEDB" w14:textId="77777777" w:rsidTr="000B382D">
        <w:tc>
          <w:tcPr>
            <w:tcW w:w="976" w:type="pct"/>
            <w:tcBorders>
              <w:top w:val="single" w:sz="6" w:space="0" w:color="auto"/>
              <w:left w:val="single" w:sz="6" w:space="0" w:color="auto"/>
              <w:bottom w:val="single" w:sz="6" w:space="0" w:color="auto"/>
              <w:right w:val="single" w:sz="6" w:space="0" w:color="auto"/>
            </w:tcBorders>
            <w:shd w:val="clear" w:color="auto" w:fill="FFFFFF"/>
            <w:vAlign w:val="center"/>
          </w:tcPr>
          <w:p w14:paraId="5D9858F9" w14:textId="07EE3D3F" w:rsidR="008141CD" w:rsidRPr="00C37BA7" w:rsidRDefault="008141CD">
            <w:pPr>
              <w:keepNext/>
              <w:shd w:val="clear" w:color="auto" w:fill="FFFFFF"/>
              <w:spacing w:line="240" w:lineRule="auto"/>
              <w:pPrChange w:id="2348" w:author="Абрамова Анна Андреевна" w:date="2024-05-16T00:30:00Z">
                <w:pPr>
                  <w:keepNext/>
                  <w:shd w:val="clear" w:color="auto" w:fill="FFFFFF"/>
                </w:pPr>
              </w:pPrChange>
            </w:pPr>
            <w:r w:rsidRPr="00C37BA7">
              <w:rPr>
                <w:color w:val="000000"/>
              </w:rPr>
              <w:t>Другое</w:t>
            </w:r>
            <w:ins w:id="2349" w:author="Абрамова Анна Андреевна" w:date="2024-05-17T15:10:00Z">
              <w:r w:rsidR="00C4139E">
                <w:rPr>
                  <w:color w:val="000000"/>
                  <w:vertAlign w:val="superscript"/>
                </w:rPr>
                <w:t>**</w:t>
              </w:r>
            </w:ins>
            <w:del w:id="2350" w:author="Абрамова Анна Андреевна" w:date="2024-05-17T15:10:00Z">
              <w:r w:rsidRPr="00C37BA7" w:rsidDel="00C4139E">
                <w:rPr>
                  <w:color w:val="000000"/>
                  <w:vertAlign w:val="superscript"/>
                </w:rPr>
                <w:delText>b</w:delText>
              </w:r>
            </w:del>
          </w:p>
        </w:tc>
        <w:tc>
          <w:tcPr>
            <w:tcW w:w="603" w:type="pct"/>
            <w:tcBorders>
              <w:top w:val="single" w:sz="6" w:space="0" w:color="auto"/>
              <w:left w:val="single" w:sz="6" w:space="0" w:color="auto"/>
              <w:bottom w:val="single" w:sz="6" w:space="0" w:color="auto"/>
              <w:right w:val="single" w:sz="6" w:space="0" w:color="auto"/>
            </w:tcBorders>
            <w:shd w:val="clear" w:color="auto" w:fill="FFFFFF"/>
            <w:vAlign w:val="center"/>
          </w:tcPr>
          <w:p w14:paraId="389A23A5" w14:textId="77777777" w:rsidR="008141CD" w:rsidRPr="00C37BA7" w:rsidRDefault="008141CD">
            <w:pPr>
              <w:keepNext/>
              <w:shd w:val="clear" w:color="auto" w:fill="FFFFFF"/>
              <w:spacing w:line="240" w:lineRule="auto"/>
              <w:pPrChange w:id="2351" w:author="Абрамова Анна Андреевна" w:date="2024-05-16T00:30:00Z">
                <w:pPr>
                  <w:keepNext/>
                  <w:shd w:val="clear" w:color="auto" w:fill="FFFFFF"/>
                </w:pPr>
              </w:pPrChange>
            </w:pPr>
            <w:r w:rsidRPr="00C37BA7">
              <w:rPr>
                <w:color w:val="000000"/>
              </w:rPr>
              <w:t>1 % (4/624)</w:t>
            </w:r>
          </w:p>
        </w:tc>
        <w:tc>
          <w:tcPr>
            <w:tcW w:w="510" w:type="pct"/>
            <w:tcBorders>
              <w:top w:val="single" w:sz="6" w:space="0" w:color="auto"/>
              <w:left w:val="single" w:sz="6" w:space="0" w:color="auto"/>
              <w:bottom w:val="single" w:sz="6" w:space="0" w:color="auto"/>
              <w:right w:val="single" w:sz="6" w:space="0" w:color="auto"/>
            </w:tcBorders>
            <w:shd w:val="clear" w:color="auto" w:fill="FFFFFF"/>
            <w:vAlign w:val="center"/>
          </w:tcPr>
          <w:p w14:paraId="0C564CF5" w14:textId="77777777" w:rsidR="008141CD" w:rsidRPr="00C37BA7" w:rsidRDefault="008141CD">
            <w:pPr>
              <w:keepNext/>
              <w:shd w:val="clear" w:color="auto" w:fill="FFFFFF"/>
              <w:spacing w:line="240" w:lineRule="auto"/>
              <w:pPrChange w:id="2352" w:author="Абрамова Анна Андреевна" w:date="2024-05-16T00:30:00Z">
                <w:pPr>
                  <w:keepNext/>
                  <w:shd w:val="clear" w:color="auto" w:fill="FFFFFF"/>
                </w:pPr>
              </w:pPrChange>
            </w:pPr>
            <w:r w:rsidRPr="00C37BA7">
              <w:rPr>
                <w:color w:val="000000"/>
              </w:rPr>
              <w:t>1 % (3/210)</w:t>
            </w:r>
          </w:p>
        </w:tc>
        <w:tc>
          <w:tcPr>
            <w:tcW w:w="511" w:type="pct"/>
            <w:tcBorders>
              <w:top w:val="single" w:sz="6" w:space="0" w:color="auto"/>
              <w:left w:val="single" w:sz="6" w:space="0" w:color="auto"/>
              <w:bottom w:val="single" w:sz="6" w:space="0" w:color="auto"/>
              <w:right w:val="single" w:sz="6" w:space="0" w:color="auto"/>
            </w:tcBorders>
            <w:shd w:val="clear" w:color="auto" w:fill="FFFFFF"/>
            <w:vAlign w:val="center"/>
          </w:tcPr>
          <w:p w14:paraId="65D30893" w14:textId="77777777" w:rsidR="008141CD" w:rsidRPr="00C37BA7" w:rsidRDefault="008141CD">
            <w:pPr>
              <w:keepNext/>
              <w:shd w:val="clear" w:color="auto" w:fill="FFFFFF"/>
              <w:spacing w:line="240" w:lineRule="auto"/>
              <w:pPrChange w:id="2353" w:author="Абрамова Анна Андреевна" w:date="2024-05-16T00:30:00Z">
                <w:pPr>
                  <w:keepNext/>
                  <w:shd w:val="clear" w:color="auto" w:fill="FFFFFF"/>
                </w:pPr>
              </w:pPrChange>
            </w:pPr>
            <w:r w:rsidRPr="00C37BA7">
              <w:rPr>
                <w:color w:val="000000"/>
              </w:rPr>
              <w:t>0/118</w:t>
            </w:r>
          </w:p>
        </w:tc>
        <w:tc>
          <w:tcPr>
            <w:tcW w:w="511" w:type="pct"/>
            <w:tcBorders>
              <w:top w:val="single" w:sz="6" w:space="0" w:color="auto"/>
              <w:left w:val="single" w:sz="6" w:space="0" w:color="auto"/>
              <w:bottom w:val="single" w:sz="6" w:space="0" w:color="auto"/>
              <w:right w:val="single" w:sz="6" w:space="0" w:color="auto"/>
            </w:tcBorders>
            <w:shd w:val="clear" w:color="auto" w:fill="FFFFFF"/>
            <w:vAlign w:val="center"/>
          </w:tcPr>
          <w:p w14:paraId="6BFCEABB" w14:textId="77777777" w:rsidR="008141CD" w:rsidRPr="00C37BA7" w:rsidRDefault="008141CD">
            <w:pPr>
              <w:keepNext/>
              <w:shd w:val="clear" w:color="auto" w:fill="FFFFFF"/>
              <w:spacing w:line="240" w:lineRule="auto"/>
              <w:pPrChange w:id="2354" w:author="Абрамова Анна Андреевна" w:date="2024-05-16T00:30:00Z">
                <w:pPr>
                  <w:keepNext/>
                  <w:shd w:val="clear" w:color="auto" w:fill="FFFFFF"/>
                </w:pPr>
              </w:pPrChange>
            </w:pPr>
            <w:r w:rsidRPr="00C37BA7">
              <w:rPr>
                <w:color w:val="000000"/>
              </w:rPr>
              <w:t>1 % (3/328)</w:t>
            </w:r>
          </w:p>
        </w:tc>
        <w:tc>
          <w:tcPr>
            <w:tcW w:w="511" w:type="pct"/>
            <w:tcBorders>
              <w:top w:val="single" w:sz="6" w:space="0" w:color="auto"/>
              <w:left w:val="single" w:sz="6" w:space="0" w:color="auto"/>
              <w:bottom w:val="single" w:sz="6" w:space="0" w:color="auto"/>
              <w:right w:val="single" w:sz="6" w:space="0" w:color="auto"/>
            </w:tcBorders>
            <w:shd w:val="clear" w:color="auto" w:fill="FFFFFF"/>
            <w:vAlign w:val="center"/>
          </w:tcPr>
          <w:p w14:paraId="60C60763" w14:textId="77777777" w:rsidR="008141CD" w:rsidRPr="00C37BA7" w:rsidRDefault="008141CD">
            <w:pPr>
              <w:keepNext/>
              <w:shd w:val="clear" w:color="auto" w:fill="FFFFFF"/>
              <w:spacing w:line="240" w:lineRule="auto"/>
              <w:pPrChange w:id="2355" w:author="Абрамова Анна Андреевна" w:date="2024-05-16T00:30:00Z">
                <w:pPr>
                  <w:keepNext/>
                  <w:shd w:val="clear" w:color="auto" w:fill="FFFFFF"/>
                </w:pPr>
              </w:pPrChange>
            </w:pPr>
            <w:r w:rsidRPr="00C37BA7">
              <w:rPr>
                <w:color w:val="000000"/>
              </w:rPr>
              <w:t>0/104</w:t>
            </w:r>
          </w:p>
        </w:tc>
        <w:tc>
          <w:tcPr>
            <w:tcW w:w="511" w:type="pct"/>
            <w:tcBorders>
              <w:top w:val="single" w:sz="6" w:space="0" w:color="auto"/>
              <w:left w:val="single" w:sz="6" w:space="0" w:color="auto"/>
              <w:bottom w:val="single" w:sz="6" w:space="0" w:color="auto"/>
              <w:right w:val="single" w:sz="6" w:space="0" w:color="auto"/>
            </w:tcBorders>
            <w:shd w:val="clear" w:color="auto" w:fill="FFFFFF"/>
            <w:vAlign w:val="center"/>
          </w:tcPr>
          <w:p w14:paraId="281639C2" w14:textId="77777777" w:rsidR="008141CD" w:rsidRPr="00C37BA7" w:rsidRDefault="008141CD">
            <w:pPr>
              <w:keepNext/>
              <w:shd w:val="clear" w:color="auto" w:fill="FFFFFF"/>
              <w:spacing w:line="240" w:lineRule="auto"/>
              <w:pPrChange w:id="2356" w:author="Абрамова Анна Андреевна" w:date="2024-05-16T00:30:00Z">
                <w:pPr>
                  <w:keepNext/>
                  <w:shd w:val="clear" w:color="auto" w:fill="FFFFFF"/>
                </w:pPr>
              </w:pPrChange>
            </w:pPr>
            <w:r w:rsidRPr="00C37BA7">
              <w:rPr>
                <w:color w:val="000000"/>
              </w:rPr>
              <w:t>0/116</w:t>
            </w:r>
          </w:p>
        </w:tc>
        <w:tc>
          <w:tcPr>
            <w:tcW w:w="434" w:type="pct"/>
            <w:tcBorders>
              <w:top w:val="single" w:sz="6" w:space="0" w:color="auto"/>
              <w:left w:val="single" w:sz="6" w:space="0" w:color="auto"/>
              <w:bottom w:val="single" w:sz="6" w:space="0" w:color="auto"/>
              <w:right w:val="single" w:sz="6" w:space="0" w:color="auto"/>
            </w:tcBorders>
            <w:shd w:val="clear" w:color="auto" w:fill="FFFFFF"/>
            <w:vAlign w:val="center"/>
          </w:tcPr>
          <w:p w14:paraId="77B28451" w14:textId="77777777" w:rsidR="008141CD" w:rsidRPr="00C37BA7" w:rsidRDefault="008141CD">
            <w:pPr>
              <w:keepNext/>
              <w:shd w:val="clear" w:color="auto" w:fill="FFFFFF"/>
              <w:spacing w:line="240" w:lineRule="auto"/>
              <w:pPrChange w:id="2357" w:author="Абрамова Анна Андреевна" w:date="2024-05-16T00:30:00Z">
                <w:pPr>
                  <w:keepNext/>
                  <w:shd w:val="clear" w:color="auto" w:fill="FFFFFF"/>
                </w:pPr>
              </w:pPrChange>
            </w:pPr>
            <w:r w:rsidRPr="00C37BA7">
              <w:rPr>
                <w:color w:val="000000"/>
              </w:rPr>
              <w:t>3 % (1/35)</w:t>
            </w:r>
          </w:p>
        </w:tc>
        <w:tc>
          <w:tcPr>
            <w:tcW w:w="434" w:type="pct"/>
            <w:tcBorders>
              <w:top w:val="single" w:sz="6" w:space="0" w:color="auto"/>
              <w:left w:val="single" w:sz="6" w:space="0" w:color="auto"/>
              <w:bottom w:val="single" w:sz="6" w:space="0" w:color="auto"/>
              <w:right w:val="single" w:sz="6" w:space="0" w:color="auto"/>
            </w:tcBorders>
            <w:shd w:val="clear" w:color="auto" w:fill="FFFFFF"/>
            <w:vAlign w:val="center"/>
          </w:tcPr>
          <w:p w14:paraId="168B0426" w14:textId="77777777" w:rsidR="008141CD" w:rsidRPr="00C37BA7" w:rsidRDefault="008141CD">
            <w:pPr>
              <w:keepNext/>
              <w:shd w:val="clear" w:color="auto" w:fill="FFFFFF"/>
              <w:spacing w:line="240" w:lineRule="auto"/>
              <w:pPrChange w:id="2358" w:author="Абрамова Анна Андреевна" w:date="2024-05-16T00:30:00Z">
                <w:pPr>
                  <w:keepNext/>
                  <w:shd w:val="clear" w:color="auto" w:fill="FFFFFF"/>
                </w:pPr>
              </w:pPrChange>
            </w:pPr>
            <w:r w:rsidRPr="00C37BA7">
              <w:rPr>
                <w:color w:val="000000"/>
              </w:rPr>
              <w:t>0/41</w:t>
            </w:r>
          </w:p>
        </w:tc>
      </w:tr>
      <w:tr w:rsidR="008141CD" w:rsidRPr="002E5CCE" w14:paraId="3EBACCE9" w14:textId="77777777" w:rsidTr="000B382D">
        <w:tc>
          <w:tcPr>
            <w:tcW w:w="5000" w:type="pct"/>
            <w:gridSpan w:val="9"/>
            <w:tcBorders>
              <w:top w:val="single" w:sz="6" w:space="0" w:color="auto"/>
              <w:left w:val="single" w:sz="6" w:space="0" w:color="auto"/>
              <w:bottom w:val="single" w:sz="6" w:space="0" w:color="auto"/>
              <w:right w:val="single" w:sz="6" w:space="0" w:color="auto"/>
            </w:tcBorders>
            <w:shd w:val="clear" w:color="auto" w:fill="FFFFFF"/>
            <w:vAlign w:val="center"/>
          </w:tcPr>
          <w:p w14:paraId="001A4B96" w14:textId="77777777" w:rsidR="008141CD" w:rsidRPr="008141CD" w:rsidRDefault="008141CD" w:rsidP="00971371">
            <w:pPr>
              <w:pStyle w:val="NormalWeb"/>
              <w:shd w:val="clear" w:color="auto" w:fill="FFFFFF"/>
              <w:spacing w:after="0"/>
              <w:contextualSpacing/>
              <w:rPr>
                <w:b/>
                <w:bCs/>
                <w:color w:val="000000"/>
                <w:sz w:val="20"/>
                <w:szCs w:val="20"/>
              </w:rPr>
            </w:pPr>
            <w:r w:rsidRPr="008141CD">
              <w:rPr>
                <w:b/>
                <w:bCs/>
                <w:color w:val="000000"/>
                <w:sz w:val="20"/>
                <w:szCs w:val="20"/>
              </w:rPr>
              <w:t xml:space="preserve">Примечания: </w:t>
            </w:r>
          </w:p>
          <w:p w14:paraId="0BD26EEB" w14:textId="77777777" w:rsidR="008141CD" w:rsidRPr="008141CD" w:rsidRDefault="008141CD" w:rsidP="00971371">
            <w:pPr>
              <w:pStyle w:val="NormalWeb"/>
              <w:shd w:val="clear" w:color="auto" w:fill="FFFFFF"/>
              <w:spacing w:after="0"/>
              <w:contextualSpacing/>
              <w:rPr>
                <w:color w:val="000000"/>
                <w:sz w:val="20"/>
                <w:szCs w:val="20"/>
              </w:rPr>
            </w:pPr>
            <w:r w:rsidRPr="008141CD">
              <w:rPr>
                <w:color w:val="000000"/>
                <w:sz w:val="20"/>
                <w:szCs w:val="20"/>
              </w:rPr>
              <w:t>GT = Генотип</w:t>
            </w:r>
          </w:p>
          <w:p w14:paraId="22F5F468" w14:textId="2BEDD2EE" w:rsidR="008141CD" w:rsidRPr="008141CD" w:rsidRDefault="00C4139E" w:rsidP="00971371">
            <w:pPr>
              <w:pStyle w:val="NormalWeb"/>
              <w:shd w:val="clear" w:color="auto" w:fill="FFFFFF"/>
              <w:spacing w:after="0"/>
              <w:contextualSpacing/>
              <w:rPr>
                <w:color w:val="000000"/>
                <w:sz w:val="20"/>
                <w:szCs w:val="20"/>
              </w:rPr>
            </w:pPr>
            <w:ins w:id="2359" w:author="Абрамова Анна Андреевна" w:date="2024-05-17T15:10:00Z">
              <w:r>
                <w:rPr>
                  <w:color w:val="000000"/>
                  <w:sz w:val="20"/>
                  <w:szCs w:val="20"/>
                </w:rPr>
                <w:t>*</w:t>
              </w:r>
            </w:ins>
            <w:del w:id="2360" w:author="Абрамова Анна Андреевна" w:date="2024-05-17T15:10:00Z">
              <w:r w:rsidR="008141CD" w:rsidRPr="008141CD" w:rsidDel="00C4139E">
                <w:rPr>
                  <w:color w:val="000000"/>
                  <w:sz w:val="20"/>
                  <w:szCs w:val="20"/>
                </w:rPr>
                <w:delText>a</w:delText>
              </w:r>
            </w:del>
            <w:r w:rsidR="008141CD" w:rsidRPr="008141CD">
              <w:rPr>
                <w:color w:val="000000"/>
                <w:sz w:val="20"/>
                <w:szCs w:val="20"/>
              </w:rPr>
              <w:t xml:space="preserve"> Знаменателем рецидива является количество пациентов с концентрацией РНК ВГС &lt; НПКО на момент последнего обследования во время лечения.</w:t>
            </w:r>
          </w:p>
          <w:p w14:paraId="50AE0320" w14:textId="665FF4D0" w:rsidR="008141CD" w:rsidRPr="002E5CCE" w:rsidRDefault="00C4139E" w:rsidP="00971371">
            <w:pPr>
              <w:pStyle w:val="NormalWeb"/>
              <w:shd w:val="clear" w:color="auto" w:fill="FFFFFF"/>
              <w:spacing w:before="0" w:beforeAutospacing="0" w:after="0" w:afterAutospacing="0"/>
              <w:contextualSpacing/>
              <w:jc w:val="both"/>
              <w:rPr>
                <w:color w:val="000000"/>
              </w:rPr>
            </w:pPr>
            <w:ins w:id="2361" w:author="Абрамова Анна Андреевна" w:date="2024-05-17T15:10:00Z">
              <w:r>
                <w:rPr>
                  <w:color w:val="000000"/>
                  <w:sz w:val="20"/>
                  <w:szCs w:val="20"/>
                </w:rPr>
                <w:t>**</w:t>
              </w:r>
            </w:ins>
            <w:del w:id="2362" w:author="Абрамова Анна Андреевна" w:date="2024-05-17T15:10:00Z">
              <w:r w:rsidR="008141CD" w:rsidRPr="008141CD" w:rsidDel="00C4139E">
                <w:rPr>
                  <w:color w:val="000000"/>
                  <w:sz w:val="20"/>
                  <w:szCs w:val="20"/>
                </w:rPr>
                <w:delText>b</w:delText>
              </w:r>
            </w:del>
            <w:r w:rsidR="008141CD" w:rsidRPr="008141CD">
              <w:rPr>
                <w:color w:val="000000"/>
                <w:sz w:val="20"/>
                <w:szCs w:val="20"/>
              </w:rPr>
              <w:t xml:space="preserve"> «Другое» включает пациентов, у которых не был достигнут SVR12 и которые не соответствовали критериям вирусологической неэффективности.</w:t>
            </w:r>
          </w:p>
        </w:tc>
      </w:tr>
    </w:tbl>
    <w:p w14:paraId="6C097D8A" w14:textId="77777777" w:rsidR="008141CD" w:rsidRDefault="008141CD" w:rsidP="00971371">
      <w:pPr>
        <w:pStyle w:val="NormalWeb"/>
        <w:shd w:val="clear" w:color="auto" w:fill="FFFFFF"/>
        <w:spacing w:before="0" w:beforeAutospacing="0" w:after="0" w:afterAutospacing="0"/>
        <w:contextualSpacing/>
        <w:jc w:val="both"/>
        <w:rPr>
          <w:color w:val="000000"/>
        </w:rPr>
      </w:pPr>
    </w:p>
    <w:p w14:paraId="2BFFDDA4" w14:textId="77777777" w:rsidR="0023338A" w:rsidRPr="00350D57" w:rsidRDefault="0023338A">
      <w:pPr>
        <w:shd w:val="clear" w:color="auto" w:fill="FFFFFF"/>
        <w:spacing w:line="240" w:lineRule="auto"/>
        <w:rPr>
          <w:b/>
          <w:bCs/>
          <w:rPrChange w:id="2363" w:author="Абрамова Анна Андреевна" w:date="2024-05-15T00:48:00Z">
            <w:rPr/>
          </w:rPrChange>
        </w:rPr>
        <w:pPrChange w:id="2364" w:author="Абрамова Анна Андреевна" w:date="2024-05-17T15:25:00Z">
          <w:pPr>
            <w:shd w:val="clear" w:color="auto" w:fill="FFFFFF"/>
            <w:spacing w:before="120"/>
          </w:pPr>
        </w:pPrChange>
      </w:pPr>
      <w:r w:rsidRPr="00350D57">
        <w:rPr>
          <w:b/>
          <w:bCs/>
          <w:i/>
          <w:iCs/>
          <w:color w:val="000000"/>
          <w:rPrChange w:id="2365" w:author="Абрамова Анна Андреевна" w:date="2024-05-15T00:48:00Z">
            <w:rPr>
              <w:i/>
              <w:iCs/>
              <w:color w:val="000000"/>
            </w:rPr>
          </w:rPrChange>
        </w:rPr>
        <w:t xml:space="preserve">Взрослые пациенты с инфекцией ВГС генотипа 2 </w:t>
      </w:r>
      <w:r w:rsidRPr="00350D57">
        <w:rPr>
          <w:rFonts w:eastAsia="Times New Roman"/>
          <w:b/>
          <w:bCs/>
          <w:i/>
          <w:iCs/>
          <w:color w:val="000000"/>
          <w:rPrChange w:id="2366" w:author="Абрамова Анна Андреевна" w:date="2024-05-15T00:48:00Z">
            <w:rPr>
              <w:rFonts w:eastAsia="Times New Roman"/>
              <w:i/>
              <w:iCs/>
              <w:color w:val="000000"/>
            </w:rPr>
          </w:rPrChange>
        </w:rPr>
        <w:t>–</w:t>
      </w:r>
      <w:r w:rsidRPr="00350D57">
        <w:rPr>
          <w:b/>
          <w:bCs/>
          <w:i/>
          <w:iCs/>
          <w:color w:val="000000"/>
          <w:rPrChange w:id="2367" w:author="Абрамова Анна Андреевна" w:date="2024-05-15T00:48:00Z">
            <w:rPr>
              <w:i/>
              <w:iCs/>
              <w:color w:val="000000"/>
            </w:rPr>
          </w:rPrChange>
        </w:rPr>
        <w:t xml:space="preserve"> ASTRAL-2 (исследование 1139)</w:t>
      </w:r>
    </w:p>
    <w:p w14:paraId="2D408B7E" w14:textId="05EDAF08" w:rsidR="00971371" w:rsidRPr="00971371" w:rsidRDefault="0023338A" w:rsidP="00971371">
      <w:pPr>
        <w:shd w:val="clear" w:color="auto" w:fill="FFFFFF"/>
        <w:spacing w:after="0" w:line="240" w:lineRule="auto"/>
        <w:ind w:firstLine="708"/>
        <w:rPr>
          <w:color w:val="000000"/>
          <w:rPrChange w:id="2368" w:author="Абрамова Анна Андреевна" w:date="2024-05-16T00:30:00Z">
            <w:rPr/>
          </w:rPrChange>
        </w:rPr>
      </w:pPr>
      <w:r>
        <w:rPr>
          <w:color w:val="000000"/>
        </w:rPr>
        <w:t xml:space="preserve">Исследование </w:t>
      </w:r>
      <w:r w:rsidRPr="00F3552A">
        <w:rPr>
          <w:color w:val="000000"/>
        </w:rPr>
        <w:t xml:space="preserve">ASTRAL-2 </w:t>
      </w:r>
      <w:r>
        <w:rPr>
          <w:color w:val="000000"/>
        </w:rPr>
        <w:t>представляло собой</w:t>
      </w:r>
      <w:r w:rsidRPr="00F3552A">
        <w:rPr>
          <w:color w:val="000000"/>
        </w:rPr>
        <w:t xml:space="preserve"> рандомизированн</w:t>
      </w:r>
      <w:r>
        <w:rPr>
          <w:color w:val="000000"/>
        </w:rPr>
        <w:t>ое</w:t>
      </w:r>
      <w:r w:rsidRPr="00F3552A">
        <w:rPr>
          <w:color w:val="000000"/>
        </w:rPr>
        <w:t xml:space="preserve"> открыт</w:t>
      </w:r>
      <w:r>
        <w:rPr>
          <w:color w:val="000000"/>
        </w:rPr>
        <w:t>ое</w:t>
      </w:r>
      <w:r w:rsidRPr="00F3552A">
        <w:rPr>
          <w:color w:val="000000"/>
        </w:rPr>
        <w:t xml:space="preserve"> исследованием, в котором оценивали 12</w:t>
      </w:r>
      <w:r>
        <w:rPr>
          <w:color w:val="000000"/>
        </w:rPr>
        <w:t> нед</w:t>
      </w:r>
      <w:r w:rsidRPr="00F3552A">
        <w:rPr>
          <w:color w:val="000000"/>
        </w:rPr>
        <w:t xml:space="preserve">ель </w:t>
      </w:r>
      <w:r>
        <w:rPr>
          <w:color w:val="000000"/>
        </w:rPr>
        <w:t>применение комбинации софосбувира+велтапасвира</w:t>
      </w:r>
      <w:r w:rsidRPr="00F3552A">
        <w:rPr>
          <w:color w:val="000000"/>
        </w:rPr>
        <w:t xml:space="preserve"> по сравнению с 12</w:t>
      </w:r>
      <w:r>
        <w:rPr>
          <w:color w:val="000000"/>
        </w:rPr>
        <w:t> нед</w:t>
      </w:r>
      <w:r w:rsidRPr="00F3552A">
        <w:rPr>
          <w:color w:val="000000"/>
        </w:rPr>
        <w:t xml:space="preserve">елями </w:t>
      </w:r>
      <w:r>
        <w:rPr>
          <w:color w:val="000000"/>
        </w:rPr>
        <w:t>применения кобинации софосбувира+рибавирина</w:t>
      </w:r>
      <w:r w:rsidRPr="00F3552A">
        <w:rPr>
          <w:color w:val="000000"/>
        </w:rPr>
        <w:t xml:space="preserve"> у пациентов с инфекцией ВГС генотипа 2. Пациенты были рандомизированы в соотношении 1:1 для </w:t>
      </w:r>
      <w:r>
        <w:rPr>
          <w:color w:val="000000"/>
        </w:rPr>
        <w:t>применения комбинации софосбувира+велтапасвира</w:t>
      </w:r>
      <w:r w:rsidRPr="00F3552A">
        <w:rPr>
          <w:color w:val="000000"/>
        </w:rPr>
        <w:t xml:space="preserve"> в течение 12</w:t>
      </w:r>
      <w:r>
        <w:rPr>
          <w:color w:val="000000"/>
        </w:rPr>
        <w:t> нед</w:t>
      </w:r>
      <w:r w:rsidRPr="00F3552A">
        <w:rPr>
          <w:color w:val="000000"/>
        </w:rPr>
        <w:t xml:space="preserve">ель или </w:t>
      </w:r>
      <w:r>
        <w:rPr>
          <w:color w:val="000000"/>
        </w:rPr>
        <w:t>кобинации софосбувира+рибавирина</w:t>
      </w:r>
      <w:r w:rsidRPr="00F3552A">
        <w:rPr>
          <w:color w:val="000000"/>
        </w:rPr>
        <w:t xml:space="preserve"> в течение 12</w:t>
      </w:r>
      <w:r>
        <w:rPr>
          <w:color w:val="000000"/>
        </w:rPr>
        <w:t> нед</w:t>
      </w:r>
      <w:r w:rsidRPr="00F3552A">
        <w:rPr>
          <w:color w:val="000000"/>
        </w:rPr>
        <w:t>ель. Рандомизация была стратифицирована в зависимости от наличия или отсутствия цирроза печени и предшествующего опыта лечения (</w:t>
      </w:r>
      <w:r>
        <w:rPr>
          <w:color w:val="000000"/>
        </w:rPr>
        <w:t>«</w:t>
      </w:r>
      <w:r w:rsidRPr="00F3552A">
        <w:rPr>
          <w:color w:val="000000"/>
        </w:rPr>
        <w:t xml:space="preserve">ранее не получали </w:t>
      </w:r>
      <w:r w:rsidRPr="00F3552A">
        <w:rPr>
          <w:color w:val="000000"/>
        </w:rPr>
        <w:lastRenderedPageBreak/>
        <w:t>лечения</w:t>
      </w:r>
      <w:r>
        <w:rPr>
          <w:color w:val="000000"/>
        </w:rPr>
        <w:t>»</w:t>
      </w:r>
      <w:r w:rsidRPr="00F3552A">
        <w:rPr>
          <w:color w:val="000000"/>
        </w:rPr>
        <w:t xml:space="preserve"> </w:t>
      </w:r>
      <w:r w:rsidRPr="00F3552A">
        <w:rPr>
          <w:rFonts w:eastAsia="Times New Roman"/>
          <w:i/>
          <w:iCs/>
          <w:color w:val="000000"/>
        </w:rPr>
        <w:t>или</w:t>
      </w:r>
      <w:r w:rsidRPr="00F3552A">
        <w:rPr>
          <w:color w:val="000000"/>
        </w:rPr>
        <w:t xml:space="preserve"> </w:t>
      </w:r>
      <w:r>
        <w:rPr>
          <w:color w:val="000000"/>
        </w:rPr>
        <w:t>«</w:t>
      </w:r>
      <w:r w:rsidRPr="00F3552A">
        <w:rPr>
          <w:color w:val="000000"/>
        </w:rPr>
        <w:t>ранее получали лечение</w:t>
      </w:r>
      <w:r w:rsidRPr="003D7168">
        <w:rPr>
          <w:color w:val="000000"/>
        </w:rPr>
        <w:t>»)</w:t>
      </w:r>
      <w:r w:rsidR="00CC6570" w:rsidRPr="003D7168">
        <w:rPr>
          <w:color w:val="000000"/>
        </w:rPr>
        <w:t xml:space="preserve"> [</w:t>
      </w:r>
      <w:r w:rsidR="003D7168" w:rsidRPr="003D7168">
        <w:rPr>
          <w:color w:val="000000"/>
        </w:rPr>
        <w:t>9</w:t>
      </w:r>
      <w:r w:rsidR="00CC6570" w:rsidRPr="003D7168">
        <w:rPr>
          <w:color w:val="000000"/>
        </w:rPr>
        <w:t>]</w:t>
      </w:r>
      <w:r w:rsidRPr="003D7168">
        <w:rPr>
          <w:color w:val="000000"/>
        </w:rPr>
        <w:t>.</w:t>
      </w:r>
      <w:r w:rsidR="00E36881">
        <w:t xml:space="preserve"> </w:t>
      </w:r>
      <w:r w:rsidRPr="00F3552A">
        <w:rPr>
          <w:color w:val="000000"/>
        </w:rPr>
        <w:t>Демографические и исходные характеристики в двух группах лечения были сбалансированными. Среди 266 получавших лечение пациентов медиана возраста составляла 58</w:t>
      </w:r>
      <w:r>
        <w:rPr>
          <w:color w:val="000000"/>
        </w:rPr>
        <w:t> </w:t>
      </w:r>
      <w:r w:rsidRPr="00F3552A">
        <w:rPr>
          <w:color w:val="000000"/>
        </w:rPr>
        <w:t>лет (диапазон: от 23 до 81 года); 59</w:t>
      </w:r>
      <w:r>
        <w:rPr>
          <w:color w:val="000000"/>
        </w:rPr>
        <w:t>%</w:t>
      </w:r>
      <w:r w:rsidRPr="00F3552A">
        <w:rPr>
          <w:color w:val="000000"/>
        </w:rPr>
        <w:t xml:space="preserve"> пациентов были мужского пола; 88</w:t>
      </w:r>
      <w:r>
        <w:rPr>
          <w:color w:val="000000"/>
        </w:rPr>
        <w:t>%</w:t>
      </w:r>
      <w:r w:rsidRPr="00F3552A">
        <w:rPr>
          <w:color w:val="000000"/>
        </w:rPr>
        <w:t xml:space="preserve"> были европеоидной расы, 7</w:t>
      </w:r>
      <w:r>
        <w:rPr>
          <w:color w:val="000000"/>
        </w:rPr>
        <w:t>%</w:t>
      </w:r>
      <w:r w:rsidRPr="00F3552A">
        <w:rPr>
          <w:color w:val="000000"/>
        </w:rPr>
        <w:t xml:space="preserve"> - негроидной расы; у 33</w:t>
      </w:r>
      <w:r>
        <w:rPr>
          <w:color w:val="000000"/>
        </w:rPr>
        <w:t>%</w:t>
      </w:r>
      <w:r w:rsidRPr="00F3552A">
        <w:rPr>
          <w:color w:val="000000"/>
        </w:rPr>
        <w:t xml:space="preserve"> исходный индекс массы тела составлял </w:t>
      </w:r>
      <w:r>
        <w:rPr>
          <w:color w:val="000000"/>
        </w:rPr>
        <w:t>не менее</w:t>
      </w:r>
      <w:r w:rsidRPr="00F3552A">
        <w:rPr>
          <w:color w:val="000000"/>
        </w:rPr>
        <w:t xml:space="preserve"> 30</w:t>
      </w:r>
      <w:r>
        <w:rPr>
          <w:color w:val="000000"/>
        </w:rPr>
        <w:t> </w:t>
      </w:r>
      <w:r w:rsidRPr="00F3552A">
        <w:rPr>
          <w:color w:val="000000"/>
        </w:rPr>
        <w:t>кг/м</w:t>
      </w:r>
      <w:r w:rsidRPr="00F3552A">
        <w:rPr>
          <w:color w:val="000000"/>
          <w:vertAlign w:val="superscript"/>
        </w:rPr>
        <w:t>2</w:t>
      </w:r>
      <w:r w:rsidRPr="00F3552A">
        <w:rPr>
          <w:color w:val="000000"/>
        </w:rPr>
        <w:t>; 62</w:t>
      </w:r>
      <w:r>
        <w:rPr>
          <w:color w:val="000000"/>
        </w:rPr>
        <w:t>%</w:t>
      </w:r>
      <w:r w:rsidRPr="00F3552A">
        <w:rPr>
          <w:color w:val="000000"/>
        </w:rPr>
        <w:t xml:space="preserve"> имели аллели IL28B, отличные от CC (CT или TT); у 80</w:t>
      </w:r>
      <w:r>
        <w:rPr>
          <w:color w:val="000000"/>
        </w:rPr>
        <w:t>%</w:t>
      </w:r>
      <w:r w:rsidRPr="00F3552A">
        <w:rPr>
          <w:color w:val="000000"/>
        </w:rPr>
        <w:t xml:space="preserve"> исходная концентрация РНК ВГС составляла как минимум 800</w:t>
      </w:r>
      <w:r>
        <w:rPr>
          <w:color w:val="000000"/>
        </w:rPr>
        <w:t> </w:t>
      </w:r>
      <w:r w:rsidRPr="00F3552A">
        <w:rPr>
          <w:color w:val="000000"/>
        </w:rPr>
        <w:t>000</w:t>
      </w:r>
      <w:r>
        <w:rPr>
          <w:color w:val="000000"/>
        </w:rPr>
        <w:t> </w:t>
      </w:r>
      <w:r w:rsidRPr="00F3552A">
        <w:rPr>
          <w:color w:val="000000"/>
        </w:rPr>
        <w:t>МЕ/мл, у 14</w:t>
      </w:r>
      <w:r>
        <w:rPr>
          <w:color w:val="000000"/>
        </w:rPr>
        <w:t>%</w:t>
      </w:r>
      <w:r w:rsidRPr="00F3552A">
        <w:rPr>
          <w:color w:val="000000"/>
        </w:rPr>
        <w:t xml:space="preserve"> имел место компенсированный цирроз печени; 15</w:t>
      </w:r>
      <w:r>
        <w:rPr>
          <w:color w:val="000000"/>
        </w:rPr>
        <w:t>%</w:t>
      </w:r>
      <w:r w:rsidRPr="00F3552A">
        <w:rPr>
          <w:color w:val="000000"/>
        </w:rPr>
        <w:t xml:space="preserve"> пациентов ранее получали лечение</w:t>
      </w:r>
      <w:r w:rsidR="00CC6570">
        <w:rPr>
          <w:color w:val="000000"/>
        </w:rPr>
        <w:t xml:space="preserve"> </w:t>
      </w:r>
      <w:r w:rsidR="003D7168">
        <w:rPr>
          <w:color w:val="000000"/>
        </w:rPr>
        <w:t>[</w:t>
      </w:r>
      <w:r w:rsidR="003D7168" w:rsidRPr="003D7168">
        <w:rPr>
          <w:color w:val="000000"/>
        </w:rPr>
        <w:t>9].</w:t>
      </w:r>
      <w:r w:rsidR="00E36881">
        <w:t xml:space="preserve"> </w:t>
      </w:r>
      <w:r>
        <w:rPr>
          <w:color w:val="000000"/>
        </w:rPr>
        <w:t>Назначение</w:t>
      </w:r>
      <w:r w:rsidRPr="00F3552A">
        <w:rPr>
          <w:color w:val="000000"/>
        </w:rPr>
        <w:t xml:space="preserve"> </w:t>
      </w:r>
      <w:r>
        <w:rPr>
          <w:color w:val="000000"/>
        </w:rPr>
        <w:t>комбинации софосбувира+велтапасвира</w:t>
      </w:r>
      <w:r w:rsidRPr="00F3552A">
        <w:rPr>
          <w:color w:val="000000"/>
        </w:rPr>
        <w:t xml:space="preserve"> в течение 12</w:t>
      </w:r>
      <w:r>
        <w:rPr>
          <w:color w:val="000000"/>
        </w:rPr>
        <w:t> нед</w:t>
      </w:r>
      <w:r w:rsidRPr="00F3552A">
        <w:rPr>
          <w:color w:val="000000"/>
        </w:rPr>
        <w:t xml:space="preserve">ель продемонстрировало статистическое превосходство </w:t>
      </w:r>
      <w:r>
        <w:rPr>
          <w:color w:val="000000"/>
        </w:rPr>
        <w:t>(</w:t>
      </w:r>
      <w:r w:rsidRPr="00F3552A">
        <w:rPr>
          <w:color w:val="000000"/>
        </w:rPr>
        <w:t>р</w:t>
      </w:r>
      <w:r>
        <w:rPr>
          <w:color w:val="000000"/>
        </w:rPr>
        <w:t> </w:t>
      </w:r>
      <w:r w:rsidRPr="00F3552A">
        <w:rPr>
          <w:color w:val="000000"/>
        </w:rPr>
        <w:t xml:space="preserve">= 0,018) по сравнению </w:t>
      </w:r>
      <w:r>
        <w:rPr>
          <w:color w:val="000000"/>
        </w:rPr>
        <w:t>с комбинацией софосбувир+рибавирин</w:t>
      </w:r>
      <w:r w:rsidRPr="00F3552A">
        <w:rPr>
          <w:color w:val="000000"/>
        </w:rPr>
        <w:t xml:space="preserve"> в течение 12</w:t>
      </w:r>
      <w:r>
        <w:rPr>
          <w:color w:val="000000"/>
        </w:rPr>
        <w:t> нед</w:t>
      </w:r>
      <w:r w:rsidRPr="00F3552A">
        <w:rPr>
          <w:color w:val="000000"/>
        </w:rPr>
        <w:t>ель (разница между группами лечения +5,2</w:t>
      </w:r>
      <w:r>
        <w:rPr>
          <w:color w:val="000000"/>
        </w:rPr>
        <w:t> %</w:t>
      </w:r>
      <w:r w:rsidRPr="00F3552A">
        <w:rPr>
          <w:color w:val="000000"/>
        </w:rPr>
        <w:t>; 95</w:t>
      </w:r>
      <w:r>
        <w:rPr>
          <w:color w:val="000000"/>
        </w:rPr>
        <w:t>%</w:t>
      </w:r>
      <w:r w:rsidRPr="00F3552A">
        <w:rPr>
          <w:color w:val="000000"/>
        </w:rPr>
        <w:t xml:space="preserve"> доверительный интервал: от +0,2 до +10,3</w:t>
      </w:r>
      <w:r>
        <w:rPr>
          <w:color w:val="000000"/>
        </w:rPr>
        <w:t> %</w:t>
      </w:r>
      <w:r w:rsidRPr="00F3552A">
        <w:rPr>
          <w:color w:val="000000"/>
        </w:rPr>
        <w:t>)</w:t>
      </w:r>
      <w:r w:rsidR="00CC6570">
        <w:rPr>
          <w:color w:val="000000"/>
        </w:rPr>
        <w:t xml:space="preserve"> </w:t>
      </w:r>
      <w:r w:rsidR="003D7168">
        <w:rPr>
          <w:color w:val="000000"/>
        </w:rPr>
        <w:t>[</w:t>
      </w:r>
      <w:r w:rsidR="003D7168" w:rsidRPr="003D7168">
        <w:rPr>
          <w:color w:val="000000"/>
        </w:rPr>
        <w:t>9].</w:t>
      </w:r>
      <w:r w:rsidR="003D7168">
        <w:rPr>
          <w:color w:val="000000"/>
        </w:rPr>
        <w:t xml:space="preserve"> </w:t>
      </w:r>
      <w:r w:rsidRPr="00350D57">
        <w:rPr>
          <w:color w:val="000000"/>
          <w:rPrChange w:id="2369" w:author="Абрамова Анна Андреевна" w:date="2024-05-15T00:49:00Z">
            <w:rPr>
              <w:color w:val="000000"/>
              <w:highlight w:val="yellow"/>
            </w:rPr>
          </w:rPrChange>
        </w:rPr>
        <w:t>В Таблице </w:t>
      </w:r>
      <w:r w:rsidR="00E36881" w:rsidRPr="00E36881">
        <w:rPr>
          <w:color w:val="000000"/>
        </w:rPr>
        <w:t>4-</w:t>
      </w:r>
      <w:ins w:id="2370" w:author="Абрамова Анна Андреевна" w:date="2024-05-17T15:10:00Z">
        <w:r w:rsidR="00C4139E">
          <w:rPr>
            <w:color w:val="000000"/>
          </w:rPr>
          <w:t>10</w:t>
        </w:r>
      </w:ins>
      <w:del w:id="2371" w:author="Абрамова Анна Андреевна" w:date="2024-05-17T15:10:00Z">
        <w:r w:rsidR="00E36881" w:rsidRPr="00E36881" w:rsidDel="00C4139E">
          <w:rPr>
            <w:color w:val="000000"/>
          </w:rPr>
          <w:delText>6</w:delText>
        </w:r>
      </w:del>
      <w:r w:rsidRPr="00F3552A">
        <w:rPr>
          <w:color w:val="000000"/>
        </w:rPr>
        <w:t xml:space="preserve"> представлен </w:t>
      </w:r>
      <w:r>
        <w:rPr>
          <w:color w:val="000000"/>
        </w:rPr>
        <w:t>УВО12</w:t>
      </w:r>
      <w:r w:rsidRPr="00F3552A">
        <w:rPr>
          <w:color w:val="000000"/>
        </w:rPr>
        <w:t xml:space="preserve"> для исследования ASTRAL-2.</w:t>
      </w:r>
    </w:p>
    <w:p w14:paraId="2DF710EE" w14:textId="5648CA9C" w:rsidR="0023338A" w:rsidRDefault="0023338A" w:rsidP="00E36881">
      <w:pPr>
        <w:shd w:val="clear" w:color="auto" w:fill="FFFFFF"/>
        <w:spacing w:before="120" w:after="0" w:line="240" w:lineRule="auto"/>
        <w:rPr>
          <w:color w:val="000000"/>
        </w:rPr>
      </w:pPr>
      <w:r w:rsidRPr="00E36881">
        <w:rPr>
          <w:b/>
          <w:bCs/>
          <w:color w:val="000000"/>
        </w:rPr>
        <w:t xml:space="preserve">Таблица </w:t>
      </w:r>
      <w:r w:rsidR="00E36881" w:rsidRPr="00E36881">
        <w:rPr>
          <w:b/>
          <w:bCs/>
          <w:color w:val="000000"/>
        </w:rPr>
        <w:t>4-</w:t>
      </w:r>
      <w:ins w:id="2372" w:author="Абрамова Анна Андреевна" w:date="2024-05-17T15:10:00Z">
        <w:r w:rsidR="00C4139E">
          <w:rPr>
            <w:b/>
            <w:bCs/>
            <w:color w:val="000000"/>
          </w:rPr>
          <w:t>10</w:t>
        </w:r>
      </w:ins>
      <w:del w:id="2373" w:author="Абрамова Анна Андреевна" w:date="2024-05-17T15:10:00Z">
        <w:r w:rsidR="00E36881" w:rsidRPr="00E36881" w:rsidDel="00C4139E">
          <w:rPr>
            <w:b/>
            <w:bCs/>
            <w:color w:val="000000"/>
          </w:rPr>
          <w:delText>6</w:delText>
        </w:r>
      </w:del>
      <w:r w:rsidR="00E36881" w:rsidRPr="00E36881">
        <w:rPr>
          <w:b/>
          <w:bCs/>
          <w:color w:val="000000"/>
        </w:rPr>
        <w:t>.</w:t>
      </w:r>
      <w:r w:rsidR="00E36881">
        <w:rPr>
          <w:b/>
          <w:bCs/>
          <w:color w:val="000000"/>
        </w:rPr>
        <w:t xml:space="preserve"> </w:t>
      </w:r>
      <w:r w:rsidRPr="0023338A">
        <w:rPr>
          <w:color w:val="000000"/>
        </w:rPr>
        <w:t>УВО12 в исследовании ASTRAL-2 (ВГС генотипа 2)</w:t>
      </w:r>
      <w:ins w:id="2374" w:author="Абрамова Анна Андреевна" w:date="2024-05-16T00:30:00Z">
        <w:r w:rsidR="00971371">
          <w:rPr>
            <w:color w:val="000000"/>
          </w:rPr>
          <w:t>.</w:t>
        </w:r>
      </w:ins>
    </w:p>
    <w:tbl>
      <w:tblPr>
        <w:tblW w:w="5000" w:type="pct"/>
        <w:tblCellMar>
          <w:left w:w="40" w:type="dxa"/>
          <w:right w:w="40" w:type="dxa"/>
        </w:tblCellMar>
        <w:tblLook w:val="0000" w:firstRow="0" w:lastRow="0" w:firstColumn="0" w:lastColumn="0" w:noHBand="0" w:noVBand="0"/>
        <w:tblPrChange w:id="2375" w:author="Абрамова Анна Андреевна" w:date="2024-05-17T15:25:00Z">
          <w:tblPr>
            <w:tblW w:w="5000" w:type="pct"/>
            <w:tblCellMar>
              <w:left w:w="40" w:type="dxa"/>
              <w:right w:w="40" w:type="dxa"/>
            </w:tblCellMar>
            <w:tblLook w:val="0000" w:firstRow="0" w:lastRow="0" w:firstColumn="0" w:lastColumn="0" w:noHBand="0" w:noVBand="0"/>
          </w:tblPr>
        </w:tblPrChange>
      </w:tblPr>
      <w:tblGrid>
        <w:gridCol w:w="3117"/>
        <w:gridCol w:w="3111"/>
        <w:gridCol w:w="3110"/>
        <w:tblGridChange w:id="2376">
          <w:tblGrid>
            <w:gridCol w:w="3117"/>
            <w:gridCol w:w="3111"/>
            <w:gridCol w:w="3110"/>
          </w:tblGrid>
        </w:tblGridChange>
      </w:tblGrid>
      <w:tr w:rsidR="008141CD" w:rsidRPr="00C37BA7" w14:paraId="54FB88A7" w14:textId="77777777" w:rsidTr="005E739A">
        <w:trPr>
          <w:tblHeader/>
        </w:trPr>
        <w:tc>
          <w:tcPr>
            <w:tcW w:w="166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Change w:id="2377" w:author="Абрамова Анна Андреевна" w:date="2024-05-17T15:25:00Z">
              <w:tcPr>
                <w:tcW w:w="166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tcPrChange>
          </w:tcPr>
          <w:p w14:paraId="08034FF1" w14:textId="77777777" w:rsidR="008141CD" w:rsidRPr="00C37BA7" w:rsidRDefault="008141CD" w:rsidP="00E36881">
            <w:pPr>
              <w:spacing w:after="0" w:line="240" w:lineRule="auto"/>
            </w:pPr>
          </w:p>
        </w:tc>
        <w:tc>
          <w:tcPr>
            <w:tcW w:w="166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Change w:id="2378" w:author="Абрамова Анна Андреевна" w:date="2024-05-17T15:25:00Z">
              <w:tcPr>
                <w:tcW w:w="166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tcPrChange>
          </w:tcPr>
          <w:p w14:paraId="021E83CF" w14:textId="77777777" w:rsidR="008141CD" w:rsidRPr="00C37BA7" w:rsidRDefault="008141CD" w:rsidP="00E36881">
            <w:pPr>
              <w:spacing w:after="0" w:line="240" w:lineRule="auto"/>
              <w:jc w:val="center"/>
              <w:rPr>
                <w:b/>
                <w:bCs/>
                <w:color w:val="000000"/>
              </w:rPr>
            </w:pPr>
            <w:r w:rsidRPr="00C37BA7">
              <w:rPr>
                <w:b/>
                <w:bCs/>
                <w:color w:val="000000"/>
              </w:rPr>
              <w:t>Эпклюза</w:t>
            </w:r>
          </w:p>
          <w:p w14:paraId="67B34998" w14:textId="77777777" w:rsidR="008141CD" w:rsidRPr="00C37BA7" w:rsidRDefault="008141CD" w:rsidP="00E36881">
            <w:pPr>
              <w:spacing w:after="0" w:line="240" w:lineRule="auto"/>
              <w:jc w:val="center"/>
              <w:rPr>
                <w:b/>
                <w:bCs/>
                <w:color w:val="000000"/>
              </w:rPr>
            </w:pPr>
            <w:r w:rsidRPr="00C37BA7">
              <w:rPr>
                <w:b/>
                <w:bCs/>
                <w:color w:val="000000"/>
              </w:rPr>
              <w:t>12 недель</w:t>
            </w:r>
          </w:p>
          <w:p w14:paraId="641B4003" w14:textId="77777777" w:rsidR="008141CD" w:rsidRPr="00C37BA7" w:rsidRDefault="008141CD" w:rsidP="00E36881">
            <w:pPr>
              <w:spacing w:after="0" w:line="240" w:lineRule="auto"/>
              <w:jc w:val="center"/>
            </w:pPr>
            <w:r w:rsidRPr="00C37BA7">
              <w:rPr>
                <w:b/>
                <w:bCs/>
                <w:color w:val="000000"/>
              </w:rPr>
              <w:t>(n = 134)</w:t>
            </w:r>
          </w:p>
        </w:tc>
        <w:tc>
          <w:tcPr>
            <w:tcW w:w="166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Change w:id="2379" w:author="Абрамова Анна Андреевна" w:date="2024-05-17T15:25:00Z">
              <w:tcPr>
                <w:tcW w:w="166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tcPrChange>
          </w:tcPr>
          <w:p w14:paraId="04739D58" w14:textId="77777777" w:rsidR="008141CD" w:rsidRPr="00C37BA7" w:rsidRDefault="008141CD" w:rsidP="00E36881">
            <w:pPr>
              <w:spacing w:after="0" w:line="240" w:lineRule="auto"/>
              <w:jc w:val="center"/>
              <w:rPr>
                <w:b/>
                <w:bCs/>
                <w:color w:val="000000"/>
              </w:rPr>
            </w:pPr>
            <w:r w:rsidRPr="00C37BA7">
              <w:rPr>
                <w:b/>
                <w:bCs/>
                <w:color w:val="000000"/>
              </w:rPr>
              <w:t>SOF+RBV</w:t>
            </w:r>
          </w:p>
          <w:p w14:paraId="6267DBCF" w14:textId="77777777" w:rsidR="008141CD" w:rsidRPr="00C37BA7" w:rsidRDefault="008141CD" w:rsidP="00E36881">
            <w:pPr>
              <w:spacing w:after="0" w:line="240" w:lineRule="auto"/>
              <w:jc w:val="center"/>
              <w:rPr>
                <w:b/>
                <w:bCs/>
                <w:color w:val="000000"/>
              </w:rPr>
            </w:pPr>
            <w:r w:rsidRPr="00C37BA7">
              <w:rPr>
                <w:b/>
                <w:bCs/>
                <w:color w:val="000000"/>
              </w:rPr>
              <w:t>12 недель</w:t>
            </w:r>
          </w:p>
          <w:p w14:paraId="45687FCC" w14:textId="77777777" w:rsidR="008141CD" w:rsidRPr="00C37BA7" w:rsidRDefault="008141CD" w:rsidP="00E36881">
            <w:pPr>
              <w:spacing w:after="0" w:line="240" w:lineRule="auto"/>
              <w:jc w:val="center"/>
            </w:pPr>
            <w:r w:rsidRPr="00C37BA7">
              <w:rPr>
                <w:b/>
                <w:bCs/>
                <w:color w:val="000000"/>
              </w:rPr>
              <w:t>(n = 132)</w:t>
            </w:r>
          </w:p>
        </w:tc>
      </w:tr>
      <w:tr w:rsidR="008141CD" w:rsidRPr="00C37BA7" w14:paraId="2B511D17" w14:textId="77777777" w:rsidTr="000B382D">
        <w:tc>
          <w:tcPr>
            <w:tcW w:w="1669" w:type="pct"/>
            <w:tcBorders>
              <w:top w:val="single" w:sz="6" w:space="0" w:color="auto"/>
              <w:left w:val="single" w:sz="6" w:space="0" w:color="auto"/>
              <w:bottom w:val="single" w:sz="6" w:space="0" w:color="auto"/>
              <w:right w:val="single" w:sz="6" w:space="0" w:color="auto"/>
            </w:tcBorders>
            <w:shd w:val="clear" w:color="auto" w:fill="FFFFFF"/>
          </w:tcPr>
          <w:p w14:paraId="50B65CD0" w14:textId="210CF3D7" w:rsidR="008141CD" w:rsidRPr="00C37BA7" w:rsidRDefault="008141CD" w:rsidP="00E36881">
            <w:pPr>
              <w:shd w:val="clear" w:color="auto" w:fill="FFFFFF"/>
              <w:spacing w:after="0" w:line="240" w:lineRule="auto"/>
              <w:jc w:val="center"/>
            </w:pPr>
            <w:r>
              <w:rPr>
                <w:color w:val="000000"/>
              </w:rPr>
              <w:t>УВО</w:t>
            </w:r>
            <w:r w:rsidRPr="00C37BA7">
              <w:rPr>
                <w:color w:val="000000"/>
              </w:rPr>
              <w:t>12</w:t>
            </w:r>
          </w:p>
        </w:tc>
        <w:tc>
          <w:tcPr>
            <w:tcW w:w="1666" w:type="pct"/>
            <w:tcBorders>
              <w:top w:val="single" w:sz="6" w:space="0" w:color="auto"/>
              <w:left w:val="single" w:sz="6" w:space="0" w:color="auto"/>
              <w:bottom w:val="single" w:sz="6" w:space="0" w:color="auto"/>
              <w:right w:val="single" w:sz="6" w:space="0" w:color="auto"/>
            </w:tcBorders>
            <w:shd w:val="clear" w:color="auto" w:fill="FFFFFF"/>
          </w:tcPr>
          <w:p w14:paraId="7F1371D9" w14:textId="77777777" w:rsidR="008141CD" w:rsidRPr="00C37BA7" w:rsidRDefault="008141CD" w:rsidP="00E36881">
            <w:pPr>
              <w:shd w:val="clear" w:color="auto" w:fill="FFFFFF"/>
              <w:spacing w:after="0" w:line="240" w:lineRule="auto"/>
              <w:jc w:val="center"/>
            </w:pPr>
            <w:r w:rsidRPr="00C37BA7">
              <w:rPr>
                <w:color w:val="000000"/>
              </w:rPr>
              <w:t>99 % (133/134)</w:t>
            </w:r>
          </w:p>
        </w:tc>
        <w:tc>
          <w:tcPr>
            <w:tcW w:w="1665" w:type="pct"/>
            <w:tcBorders>
              <w:top w:val="single" w:sz="6" w:space="0" w:color="auto"/>
              <w:left w:val="single" w:sz="6" w:space="0" w:color="auto"/>
              <w:bottom w:val="single" w:sz="6" w:space="0" w:color="auto"/>
              <w:right w:val="single" w:sz="6" w:space="0" w:color="auto"/>
            </w:tcBorders>
            <w:shd w:val="clear" w:color="auto" w:fill="FFFFFF"/>
          </w:tcPr>
          <w:p w14:paraId="28038D51" w14:textId="77777777" w:rsidR="008141CD" w:rsidRPr="00C37BA7" w:rsidRDefault="008141CD" w:rsidP="00E36881">
            <w:pPr>
              <w:shd w:val="clear" w:color="auto" w:fill="FFFFFF"/>
              <w:spacing w:after="0" w:line="240" w:lineRule="auto"/>
              <w:jc w:val="center"/>
            </w:pPr>
            <w:r w:rsidRPr="00C37BA7">
              <w:rPr>
                <w:color w:val="000000"/>
              </w:rPr>
              <w:t>94 % (124/132)</w:t>
            </w:r>
          </w:p>
        </w:tc>
      </w:tr>
      <w:tr w:rsidR="008141CD" w:rsidRPr="00C37BA7" w14:paraId="61F96100" w14:textId="77777777" w:rsidTr="000B382D">
        <w:tc>
          <w:tcPr>
            <w:tcW w:w="5000" w:type="pct"/>
            <w:gridSpan w:val="3"/>
            <w:tcBorders>
              <w:top w:val="single" w:sz="6" w:space="0" w:color="auto"/>
              <w:left w:val="single" w:sz="6" w:space="0" w:color="auto"/>
              <w:bottom w:val="single" w:sz="6" w:space="0" w:color="auto"/>
              <w:right w:val="single" w:sz="6" w:space="0" w:color="auto"/>
            </w:tcBorders>
            <w:shd w:val="clear" w:color="auto" w:fill="FFFFFF"/>
          </w:tcPr>
          <w:p w14:paraId="61D5CBD4" w14:textId="77777777" w:rsidR="008141CD" w:rsidRPr="00C37BA7" w:rsidRDefault="008141CD" w:rsidP="008141CD">
            <w:pPr>
              <w:shd w:val="clear" w:color="auto" w:fill="FFFFFF"/>
              <w:jc w:val="center"/>
            </w:pPr>
            <w:r w:rsidRPr="00C37BA7">
              <w:rPr>
                <w:color w:val="000000"/>
              </w:rPr>
              <w:t>Исход у пациентов без SVR12</w:t>
            </w:r>
          </w:p>
        </w:tc>
      </w:tr>
      <w:tr w:rsidR="008141CD" w:rsidRPr="00C37BA7" w14:paraId="38F060FD" w14:textId="77777777" w:rsidTr="000B382D">
        <w:tc>
          <w:tcPr>
            <w:tcW w:w="1669" w:type="pct"/>
            <w:tcBorders>
              <w:top w:val="single" w:sz="6" w:space="0" w:color="auto"/>
              <w:left w:val="single" w:sz="6" w:space="0" w:color="auto"/>
              <w:bottom w:val="single" w:sz="6" w:space="0" w:color="auto"/>
              <w:right w:val="single" w:sz="6" w:space="0" w:color="auto"/>
            </w:tcBorders>
            <w:shd w:val="clear" w:color="auto" w:fill="FFFFFF"/>
          </w:tcPr>
          <w:p w14:paraId="370B26CD" w14:textId="77777777" w:rsidR="008141CD" w:rsidRPr="00C37BA7" w:rsidRDefault="008141CD" w:rsidP="008141CD">
            <w:pPr>
              <w:shd w:val="clear" w:color="auto" w:fill="FFFFFF"/>
              <w:jc w:val="center"/>
            </w:pPr>
            <w:r w:rsidRPr="00C37BA7">
              <w:rPr>
                <w:color w:val="000000"/>
              </w:rPr>
              <w:t>Вирусологическая неэффективность во время лечения</w:t>
            </w:r>
          </w:p>
        </w:tc>
        <w:tc>
          <w:tcPr>
            <w:tcW w:w="1666" w:type="pct"/>
            <w:tcBorders>
              <w:top w:val="single" w:sz="6" w:space="0" w:color="auto"/>
              <w:left w:val="single" w:sz="6" w:space="0" w:color="auto"/>
              <w:bottom w:val="single" w:sz="6" w:space="0" w:color="auto"/>
              <w:right w:val="single" w:sz="6" w:space="0" w:color="auto"/>
            </w:tcBorders>
            <w:shd w:val="clear" w:color="auto" w:fill="FFFFFF"/>
          </w:tcPr>
          <w:p w14:paraId="41DC4C3B" w14:textId="77777777" w:rsidR="008141CD" w:rsidRPr="00C37BA7" w:rsidRDefault="008141CD" w:rsidP="00E36881">
            <w:pPr>
              <w:shd w:val="clear" w:color="auto" w:fill="FFFFFF"/>
              <w:jc w:val="center"/>
            </w:pPr>
            <w:r w:rsidRPr="00C37BA7">
              <w:rPr>
                <w:color w:val="000000"/>
              </w:rPr>
              <w:t>0/134</w:t>
            </w:r>
          </w:p>
        </w:tc>
        <w:tc>
          <w:tcPr>
            <w:tcW w:w="1665" w:type="pct"/>
            <w:tcBorders>
              <w:top w:val="single" w:sz="6" w:space="0" w:color="auto"/>
              <w:left w:val="single" w:sz="6" w:space="0" w:color="auto"/>
              <w:bottom w:val="single" w:sz="6" w:space="0" w:color="auto"/>
              <w:right w:val="single" w:sz="6" w:space="0" w:color="auto"/>
            </w:tcBorders>
            <w:shd w:val="clear" w:color="auto" w:fill="FFFFFF"/>
          </w:tcPr>
          <w:p w14:paraId="3B655165" w14:textId="77777777" w:rsidR="008141CD" w:rsidRPr="00C37BA7" w:rsidRDefault="008141CD" w:rsidP="00E36881">
            <w:pPr>
              <w:shd w:val="clear" w:color="auto" w:fill="FFFFFF"/>
              <w:jc w:val="center"/>
            </w:pPr>
            <w:r w:rsidRPr="00C37BA7">
              <w:rPr>
                <w:color w:val="000000"/>
              </w:rPr>
              <w:t>0/132</w:t>
            </w:r>
          </w:p>
        </w:tc>
      </w:tr>
      <w:tr w:rsidR="008141CD" w:rsidRPr="00C37BA7" w14:paraId="18732689" w14:textId="77777777" w:rsidTr="000B382D">
        <w:tc>
          <w:tcPr>
            <w:tcW w:w="1669" w:type="pct"/>
            <w:tcBorders>
              <w:top w:val="single" w:sz="6" w:space="0" w:color="auto"/>
              <w:left w:val="single" w:sz="6" w:space="0" w:color="auto"/>
              <w:bottom w:val="single" w:sz="6" w:space="0" w:color="auto"/>
              <w:right w:val="single" w:sz="6" w:space="0" w:color="auto"/>
            </w:tcBorders>
            <w:shd w:val="clear" w:color="auto" w:fill="FFFFFF"/>
          </w:tcPr>
          <w:p w14:paraId="78C5A6D1" w14:textId="010AACE1" w:rsidR="008141CD" w:rsidRPr="00C37BA7" w:rsidRDefault="008141CD" w:rsidP="008141CD">
            <w:pPr>
              <w:shd w:val="clear" w:color="auto" w:fill="FFFFFF"/>
              <w:jc w:val="center"/>
            </w:pPr>
            <w:r w:rsidRPr="00C37BA7">
              <w:rPr>
                <w:color w:val="000000"/>
              </w:rPr>
              <w:t>Рецидив</w:t>
            </w:r>
            <w:ins w:id="2380" w:author="Абрамова Анна Андреевна" w:date="2024-05-16T00:30:00Z">
              <w:r w:rsidR="00971371">
                <w:rPr>
                  <w:color w:val="000000"/>
                  <w:vertAlign w:val="superscript"/>
                </w:rPr>
                <w:t>*</w:t>
              </w:r>
            </w:ins>
            <w:del w:id="2381" w:author="Абрамова Анна Андреевна" w:date="2024-05-16T00:30:00Z">
              <w:r w:rsidRPr="00C37BA7" w:rsidDel="00971371">
                <w:rPr>
                  <w:color w:val="000000"/>
                  <w:vertAlign w:val="superscript"/>
                </w:rPr>
                <w:delText>a</w:delText>
              </w:r>
            </w:del>
          </w:p>
        </w:tc>
        <w:tc>
          <w:tcPr>
            <w:tcW w:w="1666" w:type="pct"/>
            <w:tcBorders>
              <w:top w:val="single" w:sz="6" w:space="0" w:color="auto"/>
              <w:left w:val="single" w:sz="6" w:space="0" w:color="auto"/>
              <w:bottom w:val="single" w:sz="6" w:space="0" w:color="auto"/>
              <w:right w:val="single" w:sz="6" w:space="0" w:color="auto"/>
            </w:tcBorders>
            <w:shd w:val="clear" w:color="auto" w:fill="FFFFFF"/>
          </w:tcPr>
          <w:p w14:paraId="519DA91E" w14:textId="77777777" w:rsidR="008141CD" w:rsidRPr="00C37BA7" w:rsidRDefault="008141CD" w:rsidP="00E36881">
            <w:pPr>
              <w:shd w:val="clear" w:color="auto" w:fill="FFFFFF"/>
              <w:jc w:val="center"/>
            </w:pPr>
            <w:r w:rsidRPr="00C37BA7">
              <w:rPr>
                <w:color w:val="000000"/>
              </w:rPr>
              <w:t>0/133</w:t>
            </w:r>
          </w:p>
        </w:tc>
        <w:tc>
          <w:tcPr>
            <w:tcW w:w="1665" w:type="pct"/>
            <w:tcBorders>
              <w:top w:val="single" w:sz="6" w:space="0" w:color="auto"/>
              <w:left w:val="single" w:sz="6" w:space="0" w:color="auto"/>
              <w:bottom w:val="single" w:sz="6" w:space="0" w:color="auto"/>
              <w:right w:val="single" w:sz="6" w:space="0" w:color="auto"/>
            </w:tcBorders>
            <w:shd w:val="clear" w:color="auto" w:fill="FFFFFF"/>
          </w:tcPr>
          <w:p w14:paraId="286DD438" w14:textId="77777777" w:rsidR="008141CD" w:rsidRPr="00C37BA7" w:rsidRDefault="008141CD" w:rsidP="00E36881">
            <w:pPr>
              <w:shd w:val="clear" w:color="auto" w:fill="FFFFFF"/>
              <w:jc w:val="center"/>
            </w:pPr>
            <w:r w:rsidRPr="00C37BA7">
              <w:rPr>
                <w:color w:val="000000"/>
              </w:rPr>
              <w:t>5 % (6/132)</w:t>
            </w:r>
          </w:p>
        </w:tc>
      </w:tr>
      <w:tr w:rsidR="008141CD" w:rsidRPr="00C37BA7" w14:paraId="2D97D0FC" w14:textId="77777777" w:rsidTr="000B382D">
        <w:tc>
          <w:tcPr>
            <w:tcW w:w="1669" w:type="pct"/>
            <w:tcBorders>
              <w:top w:val="single" w:sz="6" w:space="0" w:color="auto"/>
              <w:left w:val="single" w:sz="6" w:space="0" w:color="auto"/>
              <w:bottom w:val="single" w:sz="6" w:space="0" w:color="auto"/>
              <w:right w:val="single" w:sz="6" w:space="0" w:color="auto"/>
            </w:tcBorders>
            <w:shd w:val="clear" w:color="auto" w:fill="FFFFFF"/>
          </w:tcPr>
          <w:p w14:paraId="149A2678" w14:textId="4EEF6452" w:rsidR="008141CD" w:rsidRPr="00C37BA7" w:rsidRDefault="008141CD" w:rsidP="000B382D">
            <w:pPr>
              <w:shd w:val="clear" w:color="auto" w:fill="FFFFFF"/>
            </w:pPr>
            <w:r w:rsidRPr="00C37BA7">
              <w:rPr>
                <w:color w:val="000000"/>
              </w:rPr>
              <w:t>Другое</w:t>
            </w:r>
            <w:ins w:id="2382" w:author="Абрамова Анна Андреевна" w:date="2024-05-16T00:31:00Z">
              <w:r w:rsidR="00971371">
                <w:rPr>
                  <w:color w:val="000000"/>
                  <w:vertAlign w:val="superscript"/>
                </w:rPr>
                <w:t>**</w:t>
              </w:r>
            </w:ins>
            <w:del w:id="2383" w:author="Абрамова Анна Андреевна" w:date="2024-05-16T00:31:00Z">
              <w:r w:rsidRPr="00C37BA7" w:rsidDel="00971371">
                <w:rPr>
                  <w:color w:val="000000"/>
                  <w:vertAlign w:val="superscript"/>
                </w:rPr>
                <w:delText>b</w:delText>
              </w:r>
            </w:del>
          </w:p>
        </w:tc>
        <w:tc>
          <w:tcPr>
            <w:tcW w:w="1666" w:type="pct"/>
            <w:tcBorders>
              <w:top w:val="single" w:sz="6" w:space="0" w:color="auto"/>
              <w:left w:val="single" w:sz="6" w:space="0" w:color="auto"/>
              <w:bottom w:val="single" w:sz="6" w:space="0" w:color="auto"/>
              <w:right w:val="single" w:sz="6" w:space="0" w:color="auto"/>
            </w:tcBorders>
            <w:shd w:val="clear" w:color="auto" w:fill="FFFFFF"/>
          </w:tcPr>
          <w:p w14:paraId="78C2951E" w14:textId="77777777" w:rsidR="008141CD" w:rsidRPr="00C37BA7" w:rsidRDefault="008141CD" w:rsidP="00E36881">
            <w:pPr>
              <w:shd w:val="clear" w:color="auto" w:fill="FFFFFF"/>
              <w:jc w:val="center"/>
            </w:pPr>
            <w:r w:rsidRPr="00C37BA7">
              <w:rPr>
                <w:color w:val="000000"/>
              </w:rPr>
              <w:t>1 % (1/134)</w:t>
            </w:r>
          </w:p>
        </w:tc>
        <w:tc>
          <w:tcPr>
            <w:tcW w:w="1665" w:type="pct"/>
            <w:tcBorders>
              <w:top w:val="single" w:sz="6" w:space="0" w:color="auto"/>
              <w:left w:val="single" w:sz="6" w:space="0" w:color="auto"/>
              <w:bottom w:val="single" w:sz="6" w:space="0" w:color="auto"/>
              <w:right w:val="single" w:sz="6" w:space="0" w:color="auto"/>
            </w:tcBorders>
            <w:shd w:val="clear" w:color="auto" w:fill="FFFFFF"/>
          </w:tcPr>
          <w:p w14:paraId="5BDFA3B2" w14:textId="77777777" w:rsidR="008141CD" w:rsidRPr="00C37BA7" w:rsidRDefault="008141CD" w:rsidP="00E36881">
            <w:pPr>
              <w:shd w:val="clear" w:color="auto" w:fill="FFFFFF"/>
              <w:jc w:val="center"/>
            </w:pPr>
            <w:r w:rsidRPr="00C37BA7">
              <w:rPr>
                <w:color w:val="000000"/>
              </w:rPr>
              <w:t>2 % (2/132)</w:t>
            </w:r>
          </w:p>
        </w:tc>
      </w:tr>
      <w:tr w:rsidR="008141CD" w:rsidRPr="002E5CCE" w14:paraId="2A6FA7F4" w14:textId="77777777" w:rsidTr="000B382D">
        <w:tc>
          <w:tcPr>
            <w:tcW w:w="5000" w:type="pct"/>
            <w:gridSpan w:val="3"/>
            <w:tcBorders>
              <w:top w:val="single" w:sz="6" w:space="0" w:color="auto"/>
              <w:left w:val="single" w:sz="6" w:space="0" w:color="auto"/>
              <w:bottom w:val="single" w:sz="6" w:space="0" w:color="auto"/>
              <w:right w:val="single" w:sz="6" w:space="0" w:color="auto"/>
            </w:tcBorders>
            <w:shd w:val="clear" w:color="auto" w:fill="FFFFFF"/>
          </w:tcPr>
          <w:p w14:paraId="34392DE9" w14:textId="77777777" w:rsidR="008141CD" w:rsidRPr="008141CD" w:rsidRDefault="008141CD" w:rsidP="008141CD">
            <w:pPr>
              <w:shd w:val="clear" w:color="auto" w:fill="FFFFFF"/>
              <w:spacing w:before="120" w:after="0"/>
              <w:rPr>
                <w:b/>
                <w:bCs/>
                <w:sz w:val="20"/>
                <w:szCs w:val="20"/>
              </w:rPr>
            </w:pPr>
            <w:r w:rsidRPr="008141CD">
              <w:rPr>
                <w:b/>
                <w:bCs/>
                <w:sz w:val="20"/>
                <w:szCs w:val="20"/>
              </w:rPr>
              <w:t>Примечания:</w:t>
            </w:r>
          </w:p>
          <w:p w14:paraId="10A31FBC" w14:textId="21EFCBFA" w:rsidR="008141CD" w:rsidRPr="008141CD" w:rsidRDefault="00971371" w:rsidP="008141CD">
            <w:pPr>
              <w:shd w:val="clear" w:color="auto" w:fill="FFFFFF"/>
              <w:spacing w:after="0"/>
              <w:rPr>
                <w:color w:val="000000"/>
                <w:sz w:val="20"/>
                <w:szCs w:val="20"/>
              </w:rPr>
            </w:pPr>
            <w:ins w:id="2384" w:author="Абрамова Анна Андреевна" w:date="2024-05-16T00:30:00Z">
              <w:r>
                <w:rPr>
                  <w:color w:val="000000"/>
                  <w:sz w:val="20"/>
                  <w:szCs w:val="20"/>
                </w:rPr>
                <w:t>*</w:t>
              </w:r>
            </w:ins>
            <w:del w:id="2385" w:author="Абрамова Анна Андреевна" w:date="2024-05-16T00:30:00Z">
              <w:r w:rsidR="008141CD" w:rsidRPr="008141CD" w:rsidDel="00971371">
                <w:rPr>
                  <w:color w:val="000000"/>
                  <w:sz w:val="20"/>
                  <w:szCs w:val="20"/>
                </w:rPr>
                <w:delText>a</w:delText>
              </w:r>
            </w:del>
            <w:r w:rsidR="008141CD" w:rsidRPr="008141CD">
              <w:rPr>
                <w:color w:val="000000"/>
                <w:sz w:val="20"/>
                <w:szCs w:val="20"/>
              </w:rPr>
              <w:t xml:space="preserve"> Знаменателем рецидива является количество пациентов с концентрацией РНК ВГС &lt; НПКО на момент последнего обследования во время лечения.</w:t>
            </w:r>
          </w:p>
          <w:p w14:paraId="5D052BD6" w14:textId="2B4A0393" w:rsidR="008141CD" w:rsidRPr="002E5CCE" w:rsidRDefault="00971371" w:rsidP="008141CD">
            <w:pPr>
              <w:shd w:val="clear" w:color="auto" w:fill="FFFFFF"/>
              <w:spacing w:after="0"/>
              <w:rPr>
                <w:color w:val="000000"/>
              </w:rPr>
            </w:pPr>
            <w:ins w:id="2386" w:author="Абрамова Анна Андреевна" w:date="2024-05-16T00:31:00Z">
              <w:r>
                <w:rPr>
                  <w:color w:val="000000"/>
                  <w:sz w:val="20"/>
                  <w:szCs w:val="20"/>
                </w:rPr>
                <w:t>**</w:t>
              </w:r>
            </w:ins>
            <w:del w:id="2387" w:author="Абрамова Анна Андреевна" w:date="2024-05-16T00:31:00Z">
              <w:r w:rsidR="008141CD" w:rsidRPr="008141CD" w:rsidDel="00971371">
                <w:rPr>
                  <w:color w:val="000000"/>
                  <w:sz w:val="20"/>
                  <w:szCs w:val="20"/>
                </w:rPr>
                <w:delText>b</w:delText>
              </w:r>
            </w:del>
            <w:r w:rsidR="008141CD" w:rsidRPr="008141CD">
              <w:rPr>
                <w:color w:val="000000"/>
                <w:sz w:val="20"/>
                <w:szCs w:val="20"/>
              </w:rPr>
              <w:t xml:space="preserve"> «Другое» включает пациентов, у которых не был достигнут SVR12 и которые не соответствовали критериям вирусологической неэффективности.</w:t>
            </w:r>
          </w:p>
        </w:tc>
      </w:tr>
    </w:tbl>
    <w:p w14:paraId="3B702C25" w14:textId="77777777" w:rsidR="00971371" w:rsidRDefault="00971371">
      <w:pPr>
        <w:shd w:val="clear" w:color="auto" w:fill="FFFFFF"/>
        <w:spacing w:after="0"/>
        <w:rPr>
          <w:ins w:id="2388" w:author="Абрамова Анна Андреевна" w:date="2024-05-16T00:31:00Z"/>
          <w:b/>
          <w:bCs/>
          <w:i/>
          <w:iCs/>
          <w:color w:val="000000"/>
        </w:rPr>
        <w:pPrChange w:id="2389" w:author="Абрамова Анна Андреевна" w:date="2024-05-16T00:31:00Z">
          <w:pPr>
            <w:shd w:val="clear" w:color="auto" w:fill="FFFFFF"/>
            <w:spacing w:before="120"/>
          </w:pPr>
        </w:pPrChange>
      </w:pPr>
    </w:p>
    <w:p w14:paraId="1CF6AB70" w14:textId="1FEBFDB1" w:rsidR="0023338A" w:rsidRDefault="0023338A" w:rsidP="00971371">
      <w:pPr>
        <w:shd w:val="clear" w:color="auto" w:fill="FFFFFF"/>
        <w:spacing w:after="0"/>
        <w:rPr>
          <w:ins w:id="2390" w:author="Абрамова Анна Андреевна" w:date="2024-05-16T00:31:00Z"/>
          <w:b/>
          <w:bCs/>
          <w:i/>
          <w:iCs/>
          <w:color w:val="000000"/>
        </w:rPr>
      </w:pPr>
      <w:r w:rsidRPr="00350D57">
        <w:rPr>
          <w:b/>
          <w:bCs/>
          <w:i/>
          <w:iCs/>
          <w:color w:val="000000"/>
          <w:rPrChange w:id="2391" w:author="Абрамова Анна Андреевна" w:date="2024-05-15T00:49:00Z">
            <w:rPr>
              <w:i/>
              <w:iCs/>
              <w:color w:val="000000"/>
            </w:rPr>
          </w:rPrChange>
        </w:rPr>
        <w:t xml:space="preserve">Взрослые пациенты с инфекцией ВГС генотипа 3 </w:t>
      </w:r>
      <w:r w:rsidRPr="00350D57">
        <w:rPr>
          <w:rFonts w:eastAsia="Times New Roman"/>
          <w:b/>
          <w:bCs/>
          <w:i/>
          <w:iCs/>
          <w:color w:val="000000"/>
          <w:rPrChange w:id="2392" w:author="Абрамова Анна Андреевна" w:date="2024-05-15T00:49:00Z">
            <w:rPr>
              <w:rFonts w:eastAsia="Times New Roman"/>
              <w:i/>
              <w:iCs/>
              <w:color w:val="000000"/>
            </w:rPr>
          </w:rPrChange>
        </w:rPr>
        <w:t>–</w:t>
      </w:r>
      <w:r w:rsidRPr="00350D57">
        <w:rPr>
          <w:b/>
          <w:bCs/>
          <w:i/>
          <w:iCs/>
          <w:color w:val="000000"/>
          <w:rPrChange w:id="2393" w:author="Абрамова Анна Андреевна" w:date="2024-05-15T00:49:00Z">
            <w:rPr>
              <w:i/>
              <w:iCs/>
              <w:color w:val="000000"/>
            </w:rPr>
          </w:rPrChange>
        </w:rPr>
        <w:t xml:space="preserve"> ASTRAL-3 (исследование 1140)</w:t>
      </w:r>
    </w:p>
    <w:p w14:paraId="12994FC5" w14:textId="77777777" w:rsidR="00971371" w:rsidRPr="00350D57" w:rsidRDefault="00971371">
      <w:pPr>
        <w:shd w:val="clear" w:color="auto" w:fill="FFFFFF"/>
        <w:spacing w:after="0"/>
        <w:rPr>
          <w:b/>
          <w:bCs/>
          <w:rPrChange w:id="2394" w:author="Абрамова Анна Андреевна" w:date="2024-05-15T00:49:00Z">
            <w:rPr/>
          </w:rPrChange>
        </w:rPr>
        <w:pPrChange w:id="2395" w:author="Абрамова Анна Андреевна" w:date="2024-05-16T00:31:00Z">
          <w:pPr>
            <w:shd w:val="clear" w:color="auto" w:fill="FFFFFF"/>
            <w:spacing w:before="120"/>
          </w:pPr>
        </w:pPrChange>
      </w:pPr>
    </w:p>
    <w:p w14:paraId="3E1BABA6" w14:textId="38D00510" w:rsidR="0023338A" w:rsidRPr="00F3552A" w:rsidRDefault="0023338A" w:rsidP="00971371">
      <w:pPr>
        <w:shd w:val="clear" w:color="auto" w:fill="FFFFFF"/>
        <w:spacing w:line="240" w:lineRule="auto"/>
        <w:ind w:firstLine="708"/>
      </w:pPr>
      <w:r w:rsidRPr="00F3552A">
        <w:rPr>
          <w:color w:val="000000"/>
        </w:rPr>
        <w:t xml:space="preserve">ASTRAL-3 </w:t>
      </w:r>
      <w:r>
        <w:rPr>
          <w:color w:val="000000"/>
        </w:rPr>
        <w:t>представляло собой</w:t>
      </w:r>
      <w:r w:rsidRPr="00F3552A">
        <w:rPr>
          <w:color w:val="000000"/>
        </w:rPr>
        <w:t xml:space="preserve"> рандомизирован</w:t>
      </w:r>
      <w:r>
        <w:rPr>
          <w:color w:val="000000"/>
        </w:rPr>
        <w:t>ное</w:t>
      </w:r>
      <w:r w:rsidRPr="00F3552A">
        <w:rPr>
          <w:color w:val="000000"/>
        </w:rPr>
        <w:t xml:space="preserve"> открыт</w:t>
      </w:r>
      <w:r>
        <w:rPr>
          <w:color w:val="000000"/>
        </w:rPr>
        <w:t>ое</w:t>
      </w:r>
      <w:r w:rsidRPr="00F3552A">
        <w:rPr>
          <w:color w:val="000000"/>
        </w:rPr>
        <w:t xml:space="preserve"> исследование, в котором оценивали 12</w:t>
      </w:r>
      <w:r>
        <w:rPr>
          <w:color w:val="000000"/>
        </w:rPr>
        <w:t> нед</w:t>
      </w:r>
      <w:r w:rsidRPr="00F3552A">
        <w:rPr>
          <w:color w:val="000000"/>
        </w:rPr>
        <w:t xml:space="preserve">ель </w:t>
      </w:r>
      <w:r w:rsidR="004D348F">
        <w:rPr>
          <w:color w:val="000000"/>
        </w:rPr>
        <w:t>комбинации софосбувира+велтапасвира</w:t>
      </w:r>
      <w:r w:rsidRPr="00F3552A">
        <w:rPr>
          <w:color w:val="000000"/>
        </w:rPr>
        <w:t xml:space="preserve"> по сравнению с 24</w:t>
      </w:r>
      <w:r>
        <w:rPr>
          <w:color w:val="000000"/>
        </w:rPr>
        <w:t> нед</w:t>
      </w:r>
      <w:r w:rsidRPr="00F3552A">
        <w:rPr>
          <w:color w:val="000000"/>
        </w:rPr>
        <w:t xml:space="preserve">елями лечения </w:t>
      </w:r>
      <w:r w:rsidR="004D348F">
        <w:rPr>
          <w:color w:val="000000"/>
        </w:rPr>
        <w:t>софосбувир+рибавирин</w:t>
      </w:r>
      <w:r w:rsidRPr="00F3552A">
        <w:rPr>
          <w:color w:val="000000"/>
        </w:rPr>
        <w:t xml:space="preserve"> у пациентов с инфекцией ВГС генотипа 3. Пациенты были рандомизированы в соотношении 1:1 для </w:t>
      </w:r>
      <w:r w:rsidR="004D348F">
        <w:rPr>
          <w:color w:val="000000"/>
        </w:rPr>
        <w:t>применения комбинации софосбувир+велпатасвир</w:t>
      </w:r>
      <w:r w:rsidRPr="00F3552A">
        <w:rPr>
          <w:color w:val="000000"/>
        </w:rPr>
        <w:t xml:space="preserve"> в течение 12</w:t>
      </w:r>
      <w:r>
        <w:rPr>
          <w:color w:val="000000"/>
        </w:rPr>
        <w:t> нед</w:t>
      </w:r>
      <w:r w:rsidRPr="00F3552A">
        <w:rPr>
          <w:color w:val="000000"/>
        </w:rPr>
        <w:t xml:space="preserve">ель или </w:t>
      </w:r>
      <w:r w:rsidR="004D348F">
        <w:rPr>
          <w:color w:val="000000"/>
        </w:rPr>
        <w:t>софосбувир+рибавирин</w:t>
      </w:r>
      <w:r w:rsidR="004D348F" w:rsidRPr="00F3552A">
        <w:rPr>
          <w:color w:val="000000"/>
        </w:rPr>
        <w:t xml:space="preserve"> </w:t>
      </w:r>
      <w:r w:rsidRPr="00F3552A">
        <w:rPr>
          <w:color w:val="000000"/>
        </w:rPr>
        <w:t>в течение 24</w:t>
      </w:r>
      <w:r>
        <w:rPr>
          <w:color w:val="000000"/>
        </w:rPr>
        <w:t> нед</w:t>
      </w:r>
      <w:r w:rsidRPr="00F3552A">
        <w:rPr>
          <w:color w:val="000000"/>
        </w:rPr>
        <w:t>ель. Рандомизация была стратифицирована в зависимости от наличия или отсутствия цирроза печени и предшествующего опыта лечения (</w:t>
      </w:r>
      <w:r>
        <w:rPr>
          <w:color w:val="000000"/>
        </w:rPr>
        <w:t>«</w:t>
      </w:r>
      <w:r w:rsidRPr="00F3552A">
        <w:rPr>
          <w:color w:val="000000"/>
        </w:rPr>
        <w:t>ранее не получали лечения</w:t>
      </w:r>
      <w:r>
        <w:rPr>
          <w:color w:val="000000"/>
        </w:rPr>
        <w:t>»</w:t>
      </w:r>
      <w:r w:rsidRPr="00F3552A">
        <w:rPr>
          <w:color w:val="000000"/>
        </w:rPr>
        <w:t xml:space="preserve"> </w:t>
      </w:r>
      <w:r w:rsidRPr="00F3552A">
        <w:rPr>
          <w:rFonts w:eastAsia="Times New Roman"/>
          <w:i/>
          <w:iCs/>
          <w:color w:val="000000"/>
        </w:rPr>
        <w:t>или</w:t>
      </w:r>
      <w:r w:rsidRPr="00F3552A">
        <w:rPr>
          <w:color w:val="000000"/>
        </w:rPr>
        <w:t xml:space="preserve"> </w:t>
      </w:r>
      <w:r>
        <w:rPr>
          <w:color w:val="000000"/>
        </w:rPr>
        <w:t>«</w:t>
      </w:r>
      <w:r w:rsidRPr="00F3552A">
        <w:rPr>
          <w:color w:val="000000"/>
        </w:rPr>
        <w:t>ранее получали лечение</w:t>
      </w:r>
      <w:r>
        <w:rPr>
          <w:color w:val="000000"/>
        </w:rPr>
        <w:t>»</w:t>
      </w:r>
      <w:r w:rsidRPr="00F3552A">
        <w:rPr>
          <w:color w:val="000000"/>
        </w:rPr>
        <w:t>)</w:t>
      </w:r>
      <w:r w:rsidR="00CC6570">
        <w:rPr>
          <w:color w:val="000000"/>
        </w:rPr>
        <w:t xml:space="preserve"> </w:t>
      </w:r>
      <w:r w:rsidR="003D7168">
        <w:rPr>
          <w:color w:val="000000"/>
        </w:rPr>
        <w:t>[</w:t>
      </w:r>
      <w:r w:rsidR="003D7168" w:rsidRPr="003D7168">
        <w:rPr>
          <w:color w:val="000000"/>
        </w:rPr>
        <w:t>9].</w:t>
      </w:r>
    </w:p>
    <w:p w14:paraId="439ADCB9" w14:textId="1BB19751" w:rsidR="0023338A" w:rsidDel="00971371" w:rsidRDefault="0023338A">
      <w:pPr>
        <w:shd w:val="clear" w:color="auto" w:fill="FFFFFF"/>
        <w:spacing w:before="120" w:line="240" w:lineRule="auto"/>
        <w:ind w:firstLine="708"/>
        <w:rPr>
          <w:del w:id="2396" w:author="Абрамова Анна Андреевна" w:date="2024-05-15T00:49:00Z"/>
          <w:color w:val="000000"/>
        </w:rPr>
      </w:pPr>
      <w:r w:rsidRPr="00F3552A">
        <w:rPr>
          <w:color w:val="000000"/>
        </w:rPr>
        <w:t>Демографические и исходные характеристики в двух группах лечения были сбалансированными. Среди 552 получавших лечение пациентов медиана возраста составляла 52 года (диапазон: от 19 до 76</w:t>
      </w:r>
      <w:r>
        <w:rPr>
          <w:color w:val="000000"/>
        </w:rPr>
        <w:t> </w:t>
      </w:r>
      <w:r w:rsidRPr="00F3552A">
        <w:rPr>
          <w:color w:val="000000"/>
        </w:rPr>
        <w:t>лет); 62</w:t>
      </w:r>
      <w:r>
        <w:rPr>
          <w:color w:val="000000"/>
        </w:rPr>
        <w:t>%</w:t>
      </w:r>
      <w:r w:rsidRPr="00F3552A">
        <w:rPr>
          <w:color w:val="000000"/>
        </w:rPr>
        <w:t xml:space="preserve"> пациентов были мужского пола; 89</w:t>
      </w:r>
      <w:r>
        <w:rPr>
          <w:color w:val="000000"/>
        </w:rPr>
        <w:t>%</w:t>
      </w:r>
      <w:r w:rsidRPr="00F3552A">
        <w:rPr>
          <w:color w:val="000000"/>
        </w:rPr>
        <w:t xml:space="preserve"> </w:t>
      </w:r>
      <w:r w:rsidRPr="00F3552A">
        <w:rPr>
          <w:color w:val="000000"/>
        </w:rPr>
        <w:lastRenderedPageBreak/>
        <w:t>были европеоидной расы, 9</w:t>
      </w:r>
      <w:r>
        <w:rPr>
          <w:color w:val="000000"/>
        </w:rPr>
        <w:t>%</w:t>
      </w:r>
      <w:r w:rsidRPr="00F3552A">
        <w:rPr>
          <w:color w:val="000000"/>
        </w:rPr>
        <w:t xml:space="preserve"> - монголоидной расы; 1</w:t>
      </w:r>
      <w:r>
        <w:rPr>
          <w:color w:val="000000"/>
        </w:rPr>
        <w:t> %</w:t>
      </w:r>
      <w:r w:rsidRPr="00F3552A">
        <w:rPr>
          <w:color w:val="000000"/>
        </w:rPr>
        <w:t xml:space="preserve"> - негроидной расы; у 20</w:t>
      </w:r>
      <w:r>
        <w:rPr>
          <w:color w:val="000000"/>
        </w:rPr>
        <w:t>%</w:t>
      </w:r>
      <w:r w:rsidRPr="00F3552A">
        <w:rPr>
          <w:color w:val="000000"/>
        </w:rPr>
        <w:t xml:space="preserve"> исходный индекс массы тела составлял </w:t>
      </w:r>
      <w:r>
        <w:rPr>
          <w:color w:val="000000"/>
        </w:rPr>
        <w:t>не менее</w:t>
      </w:r>
      <w:r w:rsidRPr="00F3552A">
        <w:rPr>
          <w:color w:val="000000"/>
        </w:rPr>
        <w:t xml:space="preserve"> 30</w:t>
      </w:r>
      <w:r>
        <w:rPr>
          <w:color w:val="000000"/>
        </w:rPr>
        <w:t> </w:t>
      </w:r>
      <w:r w:rsidRPr="00F3552A">
        <w:rPr>
          <w:color w:val="000000"/>
        </w:rPr>
        <w:t>кг/м</w:t>
      </w:r>
      <w:r w:rsidRPr="00F3552A">
        <w:rPr>
          <w:color w:val="000000"/>
          <w:vertAlign w:val="superscript"/>
        </w:rPr>
        <w:t>2</w:t>
      </w:r>
      <w:r w:rsidRPr="00F3552A">
        <w:rPr>
          <w:color w:val="000000"/>
        </w:rPr>
        <w:t>; 61</w:t>
      </w:r>
      <w:r>
        <w:rPr>
          <w:color w:val="000000"/>
        </w:rPr>
        <w:t> %</w:t>
      </w:r>
      <w:r w:rsidRPr="00F3552A">
        <w:rPr>
          <w:color w:val="000000"/>
        </w:rPr>
        <w:t xml:space="preserve"> имели аллели IL28B, отличные от CC (CT или TT); у 70</w:t>
      </w:r>
      <w:r>
        <w:rPr>
          <w:color w:val="000000"/>
        </w:rPr>
        <w:t>%</w:t>
      </w:r>
      <w:r w:rsidRPr="00F3552A">
        <w:rPr>
          <w:color w:val="000000"/>
        </w:rPr>
        <w:t xml:space="preserve"> исходная концентрация РНК ВГС составляла как минимум 800</w:t>
      </w:r>
      <w:r>
        <w:rPr>
          <w:color w:val="000000"/>
        </w:rPr>
        <w:t> </w:t>
      </w:r>
      <w:r w:rsidRPr="00F3552A">
        <w:rPr>
          <w:color w:val="000000"/>
        </w:rPr>
        <w:t>000</w:t>
      </w:r>
      <w:r>
        <w:rPr>
          <w:color w:val="000000"/>
        </w:rPr>
        <w:t> </w:t>
      </w:r>
      <w:r w:rsidRPr="00F3552A">
        <w:rPr>
          <w:color w:val="000000"/>
        </w:rPr>
        <w:t>МЕ/мл, у 30</w:t>
      </w:r>
      <w:r>
        <w:rPr>
          <w:color w:val="000000"/>
        </w:rPr>
        <w:t>%</w:t>
      </w:r>
      <w:r w:rsidRPr="00F3552A">
        <w:rPr>
          <w:color w:val="000000"/>
        </w:rPr>
        <w:t xml:space="preserve"> имел место компенсированный цирроз печени; 26</w:t>
      </w:r>
      <w:r>
        <w:rPr>
          <w:color w:val="000000"/>
        </w:rPr>
        <w:t>%</w:t>
      </w:r>
      <w:r w:rsidRPr="00F3552A">
        <w:rPr>
          <w:color w:val="000000"/>
        </w:rPr>
        <w:t xml:space="preserve"> пациентов ранее получали лечение.</w:t>
      </w:r>
      <w:r w:rsidR="004D348F">
        <w:rPr>
          <w:color w:val="000000"/>
        </w:rPr>
        <w:t xml:space="preserve"> Применение комбинации софосбувир+велпатасвир</w:t>
      </w:r>
      <w:r w:rsidR="004D348F" w:rsidRPr="00F3552A">
        <w:rPr>
          <w:color w:val="000000"/>
        </w:rPr>
        <w:t xml:space="preserve"> в течение 12</w:t>
      </w:r>
      <w:r w:rsidR="004D348F">
        <w:rPr>
          <w:color w:val="000000"/>
        </w:rPr>
        <w:t> нед</w:t>
      </w:r>
      <w:r w:rsidR="004D348F" w:rsidRPr="00F3552A">
        <w:rPr>
          <w:color w:val="000000"/>
        </w:rPr>
        <w:t xml:space="preserve">ель продемонстрировало статистическое превосходство </w:t>
      </w:r>
      <w:r w:rsidR="004D348F">
        <w:rPr>
          <w:color w:val="000000"/>
        </w:rPr>
        <w:t>(</w:t>
      </w:r>
      <w:r w:rsidR="004D348F" w:rsidRPr="00F3552A">
        <w:rPr>
          <w:color w:val="000000"/>
        </w:rPr>
        <w:t>р</w:t>
      </w:r>
      <w:r w:rsidR="004D348F">
        <w:rPr>
          <w:color w:val="000000"/>
        </w:rPr>
        <w:t> &lt; </w:t>
      </w:r>
      <w:r w:rsidR="004D348F" w:rsidRPr="00F3552A">
        <w:rPr>
          <w:color w:val="000000"/>
        </w:rPr>
        <w:t xml:space="preserve">0,001) по сравнению с </w:t>
      </w:r>
      <w:r w:rsidR="004D348F">
        <w:rPr>
          <w:color w:val="000000"/>
        </w:rPr>
        <w:t>комбинацией софосбувир+рибавирин</w:t>
      </w:r>
      <w:r w:rsidR="004D348F" w:rsidRPr="00F3552A">
        <w:rPr>
          <w:color w:val="000000"/>
        </w:rPr>
        <w:t xml:space="preserve"> в течение 24</w:t>
      </w:r>
      <w:r w:rsidR="004D348F">
        <w:rPr>
          <w:color w:val="000000"/>
        </w:rPr>
        <w:t> нед</w:t>
      </w:r>
      <w:r w:rsidR="004D348F" w:rsidRPr="00F3552A">
        <w:rPr>
          <w:color w:val="000000"/>
        </w:rPr>
        <w:t>ель (разница между группами лечения +14,8</w:t>
      </w:r>
      <w:r w:rsidR="004D348F">
        <w:rPr>
          <w:color w:val="000000"/>
        </w:rPr>
        <w:t>%</w:t>
      </w:r>
      <w:r w:rsidR="004D348F" w:rsidRPr="00F3552A">
        <w:rPr>
          <w:color w:val="000000"/>
        </w:rPr>
        <w:t>; 95</w:t>
      </w:r>
      <w:r w:rsidR="004D348F">
        <w:rPr>
          <w:color w:val="000000"/>
        </w:rPr>
        <w:t>%</w:t>
      </w:r>
      <w:r w:rsidR="004D348F" w:rsidRPr="00F3552A">
        <w:rPr>
          <w:color w:val="000000"/>
        </w:rPr>
        <w:t xml:space="preserve"> доверительный интервал: от +9,6 до +20,0</w:t>
      </w:r>
      <w:r w:rsidR="004D348F">
        <w:rPr>
          <w:color w:val="000000"/>
        </w:rPr>
        <w:t>%</w:t>
      </w:r>
      <w:r w:rsidR="004D348F" w:rsidRPr="00F3552A">
        <w:rPr>
          <w:color w:val="000000"/>
        </w:rPr>
        <w:t>)</w:t>
      </w:r>
      <w:r w:rsidR="00CC6570">
        <w:rPr>
          <w:color w:val="000000"/>
        </w:rPr>
        <w:t xml:space="preserve"> </w:t>
      </w:r>
      <w:r w:rsidR="003D7168">
        <w:rPr>
          <w:color w:val="000000"/>
        </w:rPr>
        <w:t>[</w:t>
      </w:r>
      <w:r w:rsidR="003D7168" w:rsidRPr="003D7168">
        <w:rPr>
          <w:color w:val="000000"/>
        </w:rPr>
        <w:t>9].</w:t>
      </w:r>
      <w:r w:rsidR="003D7168">
        <w:rPr>
          <w:color w:val="000000"/>
        </w:rPr>
        <w:t xml:space="preserve"> </w:t>
      </w:r>
      <w:r w:rsidRPr="00A44D4D">
        <w:rPr>
          <w:color w:val="000000"/>
        </w:rPr>
        <w:t>В Таблице </w:t>
      </w:r>
      <w:r w:rsidR="00A44D4D" w:rsidRPr="00A44D4D">
        <w:rPr>
          <w:color w:val="000000"/>
        </w:rPr>
        <w:t>4-</w:t>
      </w:r>
      <w:ins w:id="2397" w:author="Абрамова Анна Андреевна" w:date="2024-05-17T15:11:00Z">
        <w:r w:rsidR="00C4139E">
          <w:rPr>
            <w:color w:val="000000"/>
          </w:rPr>
          <w:t>11</w:t>
        </w:r>
      </w:ins>
      <w:del w:id="2398" w:author="Абрамова Анна Андреевна" w:date="2024-05-17T15:11:00Z">
        <w:r w:rsidR="00A44D4D" w:rsidRPr="00A44D4D" w:rsidDel="00C4139E">
          <w:rPr>
            <w:color w:val="000000"/>
          </w:rPr>
          <w:delText>7</w:delText>
        </w:r>
      </w:del>
      <w:r w:rsidRPr="00A44D4D">
        <w:rPr>
          <w:color w:val="000000"/>
        </w:rPr>
        <w:t xml:space="preserve"> представлен </w:t>
      </w:r>
      <w:r w:rsidR="004D348F" w:rsidRPr="00A44D4D">
        <w:rPr>
          <w:color w:val="000000"/>
        </w:rPr>
        <w:t>УВО</w:t>
      </w:r>
      <w:r w:rsidRPr="00A44D4D">
        <w:rPr>
          <w:color w:val="000000"/>
        </w:rPr>
        <w:t>12 для исследования ASTRAL-3</w:t>
      </w:r>
      <w:ins w:id="2399" w:author="Абрамова Анна Андреевна" w:date="2024-05-16T00:32:00Z">
        <w:r w:rsidR="00971371">
          <w:rPr>
            <w:color w:val="000000"/>
          </w:rPr>
          <w:t>.</w:t>
        </w:r>
      </w:ins>
      <w:del w:id="2400" w:author="Абрамова Анна Андреевна" w:date="2024-05-15T00:49:00Z">
        <w:r w:rsidRPr="00A44D4D" w:rsidDel="00350D57">
          <w:rPr>
            <w:color w:val="000000"/>
          </w:rPr>
          <w:delText>.</w:delText>
        </w:r>
      </w:del>
    </w:p>
    <w:p w14:paraId="539CBC9A" w14:textId="77777777" w:rsidR="00A44D4D" w:rsidDel="00AD6294" w:rsidRDefault="00A44D4D" w:rsidP="00971371">
      <w:pPr>
        <w:shd w:val="clear" w:color="auto" w:fill="FFFFFF"/>
        <w:spacing w:after="0" w:line="240" w:lineRule="auto"/>
        <w:rPr>
          <w:del w:id="2401" w:author="Абрамова Анна Андреевна" w:date="2024-05-15T00:49:00Z"/>
          <w:b/>
          <w:bCs/>
          <w:color w:val="000000"/>
        </w:rPr>
      </w:pPr>
    </w:p>
    <w:p w14:paraId="368A6636" w14:textId="77777777" w:rsidR="00AD6294" w:rsidRDefault="00AD6294">
      <w:pPr>
        <w:shd w:val="clear" w:color="auto" w:fill="FFFFFF"/>
        <w:spacing w:before="120" w:line="240" w:lineRule="auto"/>
        <w:rPr>
          <w:ins w:id="2402" w:author="Абрамова Анна Андреевна" w:date="2024-05-17T00:19:00Z"/>
          <w:b/>
          <w:bCs/>
          <w:color w:val="000000"/>
        </w:rPr>
        <w:pPrChange w:id="2403" w:author="Абрамова Анна Андреевна" w:date="2024-05-16T00:31:00Z">
          <w:pPr>
            <w:shd w:val="clear" w:color="auto" w:fill="FFFFFF"/>
            <w:spacing w:before="120" w:after="0"/>
          </w:pPr>
        </w:pPrChange>
      </w:pPr>
    </w:p>
    <w:p w14:paraId="61610FAF" w14:textId="15EB16E6" w:rsidR="004D348F" w:rsidRPr="004D348F" w:rsidRDefault="004D348F">
      <w:pPr>
        <w:shd w:val="clear" w:color="auto" w:fill="FFFFFF"/>
        <w:spacing w:after="0" w:line="240" w:lineRule="auto"/>
        <w:pPrChange w:id="2404" w:author="Абрамова Анна Андреевна" w:date="2024-05-16T00:31:00Z">
          <w:pPr>
            <w:shd w:val="clear" w:color="auto" w:fill="FFFFFF"/>
            <w:spacing w:before="120" w:after="0"/>
          </w:pPr>
        </w:pPrChange>
      </w:pPr>
      <w:r w:rsidRPr="00A44D4D">
        <w:rPr>
          <w:b/>
          <w:bCs/>
          <w:color w:val="000000"/>
        </w:rPr>
        <w:t xml:space="preserve">Таблица </w:t>
      </w:r>
      <w:r w:rsidR="00A44D4D" w:rsidRPr="00A44D4D">
        <w:rPr>
          <w:b/>
          <w:bCs/>
          <w:color w:val="000000"/>
        </w:rPr>
        <w:t>4-</w:t>
      </w:r>
      <w:ins w:id="2405" w:author="Абрамова Анна Андреевна" w:date="2024-05-17T15:11:00Z">
        <w:r w:rsidR="00C4139E">
          <w:rPr>
            <w:b/>
            <w:bCs/>
            <w:color w:val="000000"/>
          </w:rPr>
          <w:t>11</w:t>
        </w:r>
      </w:ins>
      <w:del w:id="2406" w:author="Абрамова Анна Андреевна" w:date="2024-05-17T15:11:00Z">
        <w:r w:rsidR="00A44D4D" w:rsidRPr="00A44D4D" w:rsidDel="00C4139E">
          <w:rPr>
            <w:b/>
            <w:bCs/>
            <w:color w:val="000000"/>
          </w:rPr>
          <w:delText>7</w:delText>
        </w:r>
      </w:del>
      <w:r w:rsidR="00A44D4D" w:rsidRPr="00A44D4D">
        <w:rPr>
          <w:b/>
          <w:bCs/>
          <w:color w:val="000000"/>
        </w:rPr>
        <w:t>.</w:t>
      </w:r>
      <w:r w:rsidRPr="00F3552A">
        <w:rPr>
          <w:b/>
          <w:bCs/>
          <w:color w:val="000000"/>
        </w:rPr>
        <w:t xml:space="preserve"> </w:t>
      </w:r>
      <w:r w:rsidRPr="004D348F">
        <w:rPr>
          <w:color w:val="000000"/>
        </w:rPr>
        <w:t>УВО12 в исследовании ASTRAL-3 (генотип ВГС 3)</w:t>
      </w:r>
      <w:ins w:id="2407" w:author="Абрамова Анна Андреевна" w:date="2024-05-15T00:49:00Z">
        <w:r w:rsidR="00350D57">
          <w:rPr>
            <w:color w:val="000000"/>
          </w:rPr>
          <w:t>.</w:t>
        </w:r>
      </w:ins>
    </w:p>
    <w:tbl>
      <w:tblPr>
        <w:tblW w:w="5000" w:type="pct"/>
        <w:tblCellMar>
          <w:left w:w="40" w:type="dxa"/>
          <w:right w:w="40" w:type="dxa"/>
        </w:tblCellMar>
        <w:tblLook w:val="0000" w:firstRow="0" w:lastRow="0" w:firstColumn="0" w:lastColumn="0" w:noHBand="0" w:noVBand="0"/>
        <w:tblPrChange w:id="2408" w:author="Абрамова Анна Андреевна" w:date="2024-05-17T15:25:00Z">
          <w:tblPr>
            <w:tblW w:w="5000" w:type="pct"/>
            <w:tblCellMar>
              <w:left w:w="40" w:type="dxa"/>
              <w:right w:w="40" w:type="dxa"/>
            </w:tblCellMar>
            <w:tblLook w:val="0000" w:firstRow="0" w:lastRow="0" w:firstColumn="0" w:lastColumn="0" w:noHBand="0" w:noVBand="0"/>
          </w:tblPr>
        </w:tblPrChange>
      </w:tblPr>
      <w:tblGrid>
        <w:gridCol w:w="3117"/>
        <w:gridCol w:w="3111"/>
        <w:gridCol w:w="3110"/>
        <w:tblGridChange w:id="2409">
          <w:tblGrid>
            <w:gridCol w:w="3117"/>
            <w:gridCol w:w="3111"/>
            <w:gridCol w:w="3110"/>
          </w:tblGrid>
        </w:tblGridChange>
      </w:tblGrid>
      <w:tr w:rsidR="008141CD" w:rsidRPr="00C37BA7" w14:paraId="4BB7AA3C" w14:textId="77777777" w:rsidTr="005E739A">
        <w:trPr>
          <w:tblHeader/>
        </w:trPr>
        <w:tc>
          <w:tcPr>
            <w:tcW w:w="166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Change w:id="2410" w:author="Абрамова Анна Андреевна" w:date="2024-05-17T15:25:00Z">
              <w:tcPr>
                <w:tcW w:w="166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tcPrChange>
          </w:tcPr>
          <w:p w14:paraId="732872E3" w14:textId="77777777" w:rsidR="008141CD" w:rsidRPr="00C37BA7" w:rsidRDefault="008141CD" w:rsidP="00A44D4D">
            <w:pPr>
              <w:spacing w:after="0"/>
              <w:jc w:val="center"/>
            </w:pPr>
          </w:p>
        </w:tc>
        <w:tc>
          <w:tcPr>
            <w:tcW w:w="166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Change w:id="2411" w:author="Абрамова Анна Андреевна" w:date="2024-05-17T15:25:00Z">
              <w:tcPr>
                <w:tcW w:w="166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tcPrChange>
          </w:tcPr>
          <w:p w14:paraId="71CC53FD" w14:textId="77777777" w:rsidR="008141CD" w:rsidRPr="00C37BA7" w:rsidRDefault="008141CD" w:rsidP="00A44D4D">
            <w:pPr>
              <w:spacing w:after="0"/>
              <w:jc w:val="center"/>
              <w:rPr>
                <w:b/>
                <w:bCs/>
                <w:color w:val="000000"/>
              </w:rPr>
            </w:pPr>
            <w:r w:rsidRPr="00C37BA7">
              <w:rPr>
                <w:b/>
                <w:bCs/>
                <w:color w:val="000000"/>
              </w:rPr>
              <w:t>Эпклюза</w:t>
            </w:r>
          </w:p>
          <w:p w14:paraId="46BF15E8" w14:textId="77777777" w:rsidR="008141CD" w:rsidRPr="00C37BA7" w:rsidRDefault="008141CD" w:rsidP="00A44D4D">
            <w:pPr>
              <w:spacing w:after="0"/>
              <w:jc w:val="center"/>
              <w:rPr>
                <w:b/>
                <w:bCs/>
                <w:color w:val="000000"/>
              </w:rPr>
            </w:pPr>
            <w:r w:rsidRPr="00C37BA7">
              <w:rPr>
                <w:b/>
                <w:bCs/>
                <w:color w:val="000000"/>
              </w:rPr>
              <w:t>12 недель</w:t>
            </w:r>
          </w:p>
          <w:p w14:paraId="2BB84F02" w14:textId="77777777" w:rsidR="008141CD" w:rsidRPr="00C37BA7" w:rsidRDefault="008141CD" w:rsidP="00A44D4D">
            <w:pPr>
              <w:spacing w:after="0"/>
              <w:jc w:val="center"/>
            </w:pPr>
            <w:r w:rsidRPr="00C37BA7">
              <w:rPr>
                <w:b/>
                <w:bCs/>
                <w:color w:val="000000"/>
              </w:rPr>
              <w:t>(n = 277)</w:t>
            </w:r>
          </w:p>
        </w:tc>
        <w:tc>
          <w:tcPr>
            <w:tcW w:w="166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Change w:id="2412" w:author="Абрамова Анна Андреевна" w:date="2024-05-17T15:25:00Z">
              <w:tcPr>
                <w:tcW w:w="166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tcPrChange>
          </w:tcPr>
          <w:p w14:paraId="58BBBE84" w14:textId="77777777" w:rsidR="008141CD" w:rsidRPr="00C37BA7" w:rsidRDefault="008141CD" w:rsidP="00A44D4D">
            <w:pPr>
              <w:spacing w:after="0"/>
              <w:jc w:val="center"/>
              <w:rPr>
                <w:b/>
                <w:bCs/>
                <w:color w:val="000000"/>
              </w:rPr>
            </w:pPr>
            <w:r w:rsidRPr="00C37BA7">
              <w:rPr>
                <w:b/>
                <w:bCs/>
                <w:color w:val="000000"/>
              </w:rPr>
              <w:t>SOF+RBV</w:t>
            </w:r>
          </w:p>
          <w:p w14:paraId="3588B009" w14:textId="77777777" w:rsidR="008141CD" w:rsidRPr="00C37BA7" w:rsidRDefault="008141CD" w:rsidP="00A44D4D">
            <w:pPr>
              <w:spacing w:after="0"/>
              <w:jc w:val="center"/>
              <w:rPr>
                <w:b/>
                <w:bCs/>
                <w:color w:val="000000"/>
              </w:rPr>
            </w:pPr>
            <w:r w:rsidRPr="00C37BA7">
              <w:rPr>
                <w:b/>
                <w:bCs/>
                <w:color w:val="000000"/>
              </w:rPr>
              <w:t>24 недели</w:t>
            </w:r>
          </w:p>
          <w:p w14:paraId="57D61A31" w14:textId="77777777" w:rsidR="008141CD" w:rsidRPr="00C37BA7" w:rsidRDefault="008141CD" w:rsidP="00A44D4D">
            <w:pPr>
              <w:spacing w:after="0"/>
              <w:jc w:val="center"/>
            </w:pPr>
            <w:r w:rsidRPr="00C37BA7">
              <w:rPr>
                <w:b/>
                <w:bCs/>
                <w:color w:val="000000"/>
              </w:rPr>
              <w:t>(n = 275)</w:t>
            </w:r>
          </w:p>
        </w:tc>
      </w:tr>
      <w:tr w:rsidR="008141CD" w:rsidRPr="00C37BA7" w14:paraId="41E1EC0F" w14:textId="77777777" w:rsidTr="000B382D">
        <w:tc>
          <w:tcPr>
            <w:tcW w:w="1669" w:type="pct"/>
            <w:tcBorders>
              <w:top w:val="single" w:sz="6" w:space="0" w:color="auto"/>
              <w:left w:val="single" w:sz="6" w:space="0" w:color="auto"/>
              <w:bottom w:val="single" w:sz="6" w:space="0" w:color="auto"/>
              <w:right w:val="single" w:sz="6" w:space="0" w:color="auto"/>
            </w:tcBorders>
            <w:shd w:val="clear" w:color="auto" w:fill="FFFFFF"/>
          </w:tcPr>
          <w:p w14:paraId="600A90DE" w14:textId="55925FD0" w:rsidR="008141CD" w:rsidRPr="00C37BA7" w:rsidRDefault="008141CD" w:rsidP="008141CD">
            <w:pPr>
              <w:shd w:val="clear" w:color="auto" w:fill="FFFFFF"/>
              <w:jc w:val="center"/>
            </w:pPr>
            <w:r>
              <w:rPr>
                <w:color w:val="000000"/>
              </w:rPr>
              <w:t>УВО</w:t>
            </w:r>
            <w:r w:rsidRPr="00C37BA7">
              <w:rPr>
                <w:color w:val="000000"/>
              </w:rPr>
              <w:t>12</w:t>
            </w:r>
          </w:p>
        </w:tc>
        <w:tc>
          <w:tcPr>
            <w:tcW w:w="1666" w:type="pct"/>
            <w:tcBorders>
              <w:top w:val="single" w:sz="6" w:space="0" w:color="auto"/>
              <w:left w:val="single" w:sz="6" w:space="0" w:color="auto"/>
              <w:bottom w:val="single" w:sz="6" w:space="0" w:color="auto"/>
              <w:right w:val="single" w:sz="6" w:space="0" w:color="auto"/>
            </w:tcBorders>
            <w:shd w:val="clear" w:color="auto" w:fill="FFFFFF"/>
          </w:tcPr>
          <w:p w14:paraId="10648305" w14:textId="77777777" w:rsidR="008141CD" w:rsidRPr="00C37BA7" w:rsidRDefault="008141CD" w:rsidP="008141CD">
            <w:pPr>
              <w:shd w:val="clear" w:color="auto" w:fill="FFFFFF"/>
              <w:jc w:val="center"/>
            </w:pPr>
            <w:r w:rsidRPr="00C37BA7">
              <w:rPr>
                <w:color w:val="000000"/>
              </w:rPr>
              <w:t>95 % (264/277)</w:t>
            </w:r>
          </w:p>
        </w:tc>
        <w:tc>
          <w:tcPr>
            <w:tcW w:w="1665" w:type="pct"/>
            <w:tcBorders>
              <w:top w:val="single" w:sz="6" w:space="0" w:color="auto"/>
              <w:left w:val="single" w:sz="6" w:space="0" w:color="auto"/>
              <w:bottom w:val="single" w:sz="6" w:space="0" w:color="auto"/>
              <w:right w:val="single" w:sz="6" w:space="0" w:color="auto"/>
            </w:tcBorders>
            <w:shd w:val="clear" w:color="auto" w:fill="FFFFFF"/>
          </w:tcPr>
          <w:p w14:paraId="7B031FA5" w14:textId="77777777" w:rsidR="008141CD" w:rsidRPr="00C37BA7" w:rsidRDefault="008141CD" w:rsidP="008141CD">
            <w:pPr>
              <w:shd w:val="clear" w:color="auto" w:fill="FFFFFF"/>
              <w:jc w:val="center"/>
            </w:pPr>
            <w:r w:rsidRPr="00C37BA7">
              <w:rPr>
                <w:color w:val="000000"/>
              </w:rPr>
              <w:t>80 % (221/275)</w:t>
            </w:r>
          </w:p>
        </w:tc>
      </w:tr>
      <w:tr w:rsidR="008141CD" w:rsidRPr="00C37BA7" w14:paraId="491030B9" w14:textId="77777777" w:rsidTr="000B382D">
        <w:tc>
          <w:tcPr>
            <w:tcW w:w="5000" w:type="pct"/>
            <w:gridSpan w:val="3"/>
            <w:tcBorders>
              <w:top w:val="single" w:sz="6" w:space="0" w:color="auto"/>
              <w:left w:val="single" w:sz="6" w:space="0" w:color="auto"/>
              <w:bottom w:val="single" w:sz="6" w:space="0" w:color="auto"/>
              <w:right w:val="single" w:sz="6" w:space="0" w:color="auto"/>
            </w:tcBorders>
            <w:shd w:val="clear" w:color="auto" w:fill="FFFFFF"/>
          </w:tcPr>
          <w:p w14:paraId="1329E3AD" w14:textId="77777777" w:rsidR="008141CD" w:rsidRPr="00C37BA7" w:rsidRDefault="008141CD" w:rsidP="008141CD">
            <w:pPr>
              <w:shd w:val="clear" w:color="auto" w:fill="FFFFFF"/>
              <w:jc w:val="center"/>
            </w:pPr>
            <w:r w:rsidRPr="00C37BA7">
              <w:rPr>
                <w:color w:val="000000"/>
              </w:rPr>
              <w:t>Исход у пациентов без SVR12</w:t>
            </w:r>
          </w:p>
        </w:tc>
      </w:tr>
      <w:tr w:rsidR="008141CD" w:rsidRPr="00C37BA7" w14:paraId="62B6F08C" w14:textId="77777777" w:rsidTr="000B382D">
        <w:tc>
          <w:tcPr>
            <w:tcW w:w="1669" w:type="pct"/>
            <w:tcBorders>
              <w:top w:val="single" w:sz="6" w:space="0" w:color="auto"/>
              <w:left w:val="single" w:sz="6" w:space="0" w:color="auto"/>
              <w:bottom w:val="single" w:sz="6" w:space="0" w:color="auto"/>
              <w:right w:val="single" w:sz="6" w:space="0" w:color="auto"/>
            </w:tcBorders>
            <w:shd w:val="clear" w:color="auto" w:fill="FFFFFF"/>
          </w:tcPr>
          <w:p w14:paraId="0D2A10FC" w14:textId="77777777" w:rsidR="008141CD" w:rsidRPr="00C37BA7" w:rsidRDefault="008141CD" w:rsidP="008141CD">
            <w:pPr>
              <w:shd w:val="clear" w:color="auto" w:fill="FFFFFF"/>
              <w:jc w:val="center"/>
            </w:pPr>
            <w:r w:rsidRPr="00C37BA7">
              <w:rPr>
                <w:color w:val="000000"/>
              </w:rPr>
              <w:t>Вирусологическая неэффективность во время лечения</w:t>
            </w:r>
          </w:p>
        </w:tc>
        <w:tc>
          <w:tcPr>
            <w:tcW w:w="1666" w:type="pct"/>
            <w:tcBorders>
              <w:top w:val="single" w:sz="6" w:space="0" w:color="auto"/>
              <w:left w:val="single" w:sz="6" w:space="0" w:color="auto"/>
              <w:bottom w:val="single" w:sz="6" w:space="0" w:color="auto"/>
              <w:right w:val="single" w:sz="6" w:space="0" w:color="auto"/>
            </w:tcBorders>
            <w:shd w:val="clear" w:color="auto" w:fill="FFFFFF"/>
          </w:tcPr>
          <w:p w14:paraId="21DA5CFB" w14:textId="77777777" w:rsidR="008141CD" w:rsidRPr="00C37BA7" w:rsidRDefault="008141CD" w:rsidP="008141CD">
            <w:pPr>
              <w:shd w:val="clear" w:color="auto" w:fill="FFFFFF"/>
              <w:jc w:val="center"/>
            </w:pPr>
            <w:r w:rsidRPr="00C37BA7">
              <w:rPr>
                <w:color w:val="000000"/>
              </w:rPr>
              <w:t>0/277</w:t>
            </w:r>
          </w:p>
        </w:tc>
        <w:tc>
          <w:tcPr>
            <w:tcW w:w="1665" w:type="pct"/>
            <w:tcBorders>
              <w:top w:val="single" w:sz="6" w:space="0" w:color="auto"/>
              <w:left w:val="single" w:sz="6" w:space="0" w:color="auto"/>
              <w:bottom w:val="single" w:sz="6" w:space="0" w:color="auto"/>
              <w:right w:val="single" w:sz="6" w:space="0" w:color="auto"/>
            </w:tcBorders>
            <w:shd w:val="clear" w:color="auto" w:fill="FFFFFF"/>
          </w:tcPr>
          <w:p w14:paraId="512DBCF5" w14:textId="77777777" w:rsidR="008141CD" w:rsidRPr="00C37BA7" w:rsidRDefault="008141CD" w:rsidP="008141CD">
            <w:pPr>
              <w:shd w:val="clear" w:color="auto" w:fill="FFFFFF"/>
              <w:jc w:val="center"/>
            </w:pPr>
            <w:r w:rsidRPr="00C37BA7">
              <w:rPr>
                <w:color w:val="000000"/>
              </w:rPr>
              <w:t>&lt; 1 % (1/275)</w:t>
            </w:r>
          </w:p>
        </w:tc>
      </w:tr>
      <w:tr w:rsidR="008141CD" w:rsidRPr="00C37BA7" w14:paraId="60B6C516" w14:textId="77777777" w:rsidTr="000B382D">
        <w:tc>
          <w:tcPr>
            <w:tcW w:w="1669" w:type="pct"/>
            <w:tcBorders>
              <w:top w:val="single" w:sz="6" w:space="0" w:color="auto"/>
              <w:left w:val="single" w:sz="6" w:space="0" w:color="auto"/>
              <w:bottom w:val="single" w:sz="6" w:space="0" w:color="auto"/>
              <w:right w:val="single" w:sz="6" w:space="0" w:color="auto"/>
            </w:tcBorders>
            <w:shd w:val="clear" w:color="auto" w:fill="FFFFFF"/>
          </w:tcPr>
          <w:p w14:paraId="1F371A21" w14:textId="0AD4E0F6" w:rsidR="008141CD" w:rsidRPr="00C37BA7" w:rsidRDefault="008141CD" w:rsidP="008141CD">
            <w:pPr>
              <w:shd w:val="clear" w:color="auto" w:fill="FFFFFF"/>
              <w:jc w:val="center"/>
            </w:pPr>
            <w:r w:rsidRPr="00C37BA7">
              <w:rPr>
                <w:color w:val="000000"/>
              </w:rPr>
              <w:t>Рецидив</w:t>
            </w:r>
            <w:ins w:id="2413" w:author="Абрамова Анна Андреевна" w:date="2024-05-16T00:32:00Z">
              <w:r w:rsidR="00971371">
                <w:rPr>
                  <w:color w:val="000000"/>
                  <w:vertAlign w:val="superscript"/>
                </w:rPr>
                <w:t>*</w:t>
              </w:r>
            </w:ins>
            <w:del w:id="2414" w:author="Абрамова Анна Андреевна" w:date="2024-05-16T00:32:00Z">
              <w:r w:rsidRPr="00C37BA7" w:rsidDel="00971371">
                <w:rPr>
                  <w:color w:val="000000"/>
                  <w:vertAlign w:val="superscript"/>
                </w:rPr>
                <w:delText>a</w:delText>
              </w:r>
            </w:del>
          </w:p>
        </w:tc>
        <w:tc>
          <w:tcPr>
            <w:tcW w:w="1666" w:type="pct"/>
            <w:tcBorders>
              <w:top w:val="single" w:sz="6" w:space="0" w:color="auto"/>
              <w:left w:val="single" w:sz="6" w:space="0" w:color="auto"/>
              <w:bottom w:val="single" w:sz="6" w:space="0" w:color="auto"/>
              <w:right w:val="single" w:sz="6" w:space="0" w:color="auto"/>
            </w:tcBorders>
            <w:shd w:val="clear" w:color="auto" w:fill="FFFFFF"/>
          </w:tcPr>
          <w:p w14:paraId="1FF233B7" w14:textId="77777777" w:rsidR="008141CD" w:rsidRPr="00C37BA7" w:rsidRDefault="008141CD" w:rsidP="008141CD">
            <w:pPr>
              <w:shd w:val="clear" w:color="auto" w:fill="FFFFFF"/>
              <w:jc w:val="center"/>
            </w:pPr>
            <w:r w:rsidRPr="00C37BA7">
              <w:rPr>
                <w:color w:val="000000"/>
              </w:rPr>
              <w:t>4 % (11/276)</w:t>
            </w:r>
          </w:p>
        </w:tc>
        <w:tc>
          <w:tcPr>
            <w:tcW w:w="1665" w:type="pct"/>
            <w:tcBorders>
              <w:top w:val="single" w:sz="6" w:space="0" w:color="auto"/>
              <w:left w:val="single" w:sz="6" w:space="0" w:color="auto"/>
              <w:bottom w:val="single" w:sz="6" w:space="0" w:color="auto"/>
              <w:right w:val="single" w:sz="6" w:space="0" w:color="auto"/>
            </w:tcBorders>
            <w:shd w:val="clear" w:color="auto" w:fill="FFFFFF"/>
          </w:tcPr>
          <w:p w14:paraId="29B6B126" w14:textId="77777777" w:rsidR="008141CD" w:rsidRPr="00C37BA7" w:rsidRDefault="008141CD" w:rsidP="008141CD">
            <w:pPr>
              <w:shd w:val="clear" w:color="auto" w:fill="FFFFFF"/>
              <w:jc w:val="center"/>
            </w:pPr>
            <w:r w:rsidRPr="00C37BA7">
              <w:rPr>
                <w:color w:val="000000"/>
              </w:rPr>
              <w:t>14 % (38/272)</w:t>
            </w:r>
          </w:p>
        </w:tc>
      </w:tr>
      <w:tr w:rsidR="008141CD" w:rsidRPr="00C37BA7" w14:paraId="43E9FD19" w14:textId="77777777" w:rsidTr="000B382D">
        <w:tc>
          <w:tcPr>
            <w:tcW w:w="1669" w:type="pct"/>
            <w:tcBorders>
              <w:top w:val="single" w:sz="6" w:space="0" w:color="auto"/>
              <w:left w:val="single" w:sz="6" w:space="0" w:color="auto"/>
              <w:bottom w:val="single" w:sz="6" w:space="0" w:color="auto"/>
              <w:right w:val="single" w:sz="6" w:space="0" w:color="auto"/>
            </w:tcBorders>
            <w:shd w:val="clear" w:color="auto" w:fill="FFFFFF"/>
          </w:tcPr>
          <w:p w14:paraId="5EB3C55E" w14:textId="4BF82360" w:rsidR="008141CD" w:rsidRPr="00C37BA7" w:rsidRDefault="008141CD" w:rsidP="008141CD">
            <w:pPr>
              <w:shd w:val="clear" w:color="auto" w:fill="FFFFFF"/>
              <w:jc w:val="center"/>
            </w:pPr>
            <w:r w:rsidRPr="00C37BA7">
              <w:rPr>
                <w:color w:val="000000"/>
              </w:rPr>
              <w:t>Другое</w:t>
            </w:r>
            <w:ins w:id="2415" w:author="Абрамова Анна Андреевна" w:date="2024-05-16T00:32:00Z">
              <w:r w:rsidR="00971371">
                <w:rPr>
                  <w:color w:val="000000"/>
                  <w:vertAlign w:val="superscript"/>
                </w:rPr>
                <w:t>**</w:t>
              </w:r>
            </w:ins>
            <w:del w:id="2416" w:author="Абрамова Анна Андреевна" w:date="2024-05-16T00:32:00Z">
              <w:r w:rsidRPr="00C37BA7" w:rsidDel="00971371">
                <w:rPr>
                  <w:color w:val="000000"/>
                  <w:vertAlign w:val="superscript"/>
                </w:rPr>
                <w:delText>b</w:delText>
              </w:r>
            </w:del>
          </w:p>
        </w:tc>
        <w:tc>
          <w:tcPr>
            <w:tcW w:w="1666" w:type="pct"/>
            <w:tcBorders>
              <w:top w:val="single" w:sz="6" w:space="0" w:color="auto"/>
              <w:left w:val="single" w:sz="6" w:space="0" w:color="auto"/>
              <w:bottom w:val="single" w:sz="6" w:space="0" w:color="auto"/>
              <w:right w:val="single" w:sz="6" w:space="0" w:color="auto"/>
            </w:tcBorders>
            <w:shd w:val="clear" w:color="auto" w:fill="FFFFFF"/>
          </w:tcPr>
          <w:p w14:paraId="31A781F6" w14:textId="77777777" w:rsidR="008141CD" w:rsidRPr="00C37BA7" w:rsidRDefault="008141CD" w:rsidP="008141CD">
            <w:pPr>
              <w:shd w:val="clear" w:color="auto" w:fill="FFFFFF"/>
              <w:jc w:val="center"/>
            </w:pPr>
            <w:r w:rsidRPr="00C37BA7">
              <w:rPr>
                <w:color w:val="000000"/>
              </w:rPr>
              <w:t>1 % (2/277)</w:t>
            </w:r>
          </w:p>
        </w:tc>
        <w:tc>
          <w:tcPr>
            <w:tcW w:w="1665" w:type="pct"/>
            <w:tcBorders>
              <w:top w:val="single" w:sz="6" w:space="0" w:color="auto"/>
              <w:left w:val="single" w:sz="6" w:space="0" w:color="auto"/>
              <w:bottom w:val="single" w:sz="6" w:space="0" w:color="auto"/>
              <w:right w:val="single" w:sz="6" w:space="0" w:color="auto"/>
            </w:tcBorders>
            <w:shd w:val="clear" w:color="auto" w:fill="FFFFFF"/>
          </w:tcPr>
          <w:p w14:paraId="023199E8" w14:textId="77777777" w:rsidR="008141CD" w:rsidRPr="00C37BA7" w:rsidRDefault="008141CD" w:rsidP="008141CD">
            <w:pPr>
              <w:shd w:val="clear" w:color="auto" w:fill="FFFFFF"/>
              <w:jc w:val="center"/>
            </w:pPr>
            <w:r w:rsidRPr="00C37BA7">
              <w:rPr>
                <w:color w:val="000000"/>
              </w:rPr>
              <w:t>5 % (15/275)</w:t>
            </w:r>
          </w:p>
        </w:tc>
      </w:tr>
      <w:tr w:rsidR="008141CD" w:rsidRPr="002E5CCE" w14:paraId="3BEC0666" w14:textId="77777777" w:rsidTr="000B382D">
        <w:tc>
          <w:tcPr>
            <w:tcW w:w="5000" w:type="pct"/>
            <w:gridSpan w:val="3"/>
            <w:tcBorders>
              <w:top w:val="single" w:sz="6" w:space="0" w:color="auto"/>
              <w:left w:val="single" w:sz="6" w:space="0" w:color="auto"/>
              <w:bottom w:val="single" w:sz="6" w:space="0" w:color="auto"/>
              <w:right w:val="single" w:sz="6" w:space="0" w:color="auto"/>
            </w:tcBorders>
            <w:shd w:val="clear" w:color="auto" w:fill="FFFFFF"/>
          </w:tcPr>
          <w:p w14:paraId="029F7B2F" w14:textId="77777777" w:rsidR="008141CD" w:rsidRPr="008141CD" w:rsidRDefault="008141CD" w:rsidP="008141CD">
            <w:pPr>
              <w:shd w:val="clear" w:color="auto" w:fill="FFFFFF"/>
              <w:spacing w:after="0"/>
              <w:rPr>
                <w:b/>
                <w:bCs/>
                <w:sz w:val="20"/>
                <w:szCs w:val="20"/>
              </w:rPr>
            </w:pPr>
            <w:r w:rsidRPr="008141CD">
              <w:rPr>
                <w:b/>
                <w:bCs/>
                <w:sz w:val="20"/>
                <w:szCs w:val="20"/>
              </w:rPr>
              <w:t>Примечания:</w:t>
            </w:r>
          </w:p>
          <w:p w14:paraId="3B456F0D" w14:textId="79974488" w:rsidR="008141CD" w:rsidRPr="008141CD" w:rsidRDefault="00971371" w:rsidP="008141CD">
            <w:pPr>
              <w:shd w:val="clear" w:color="auto" w:fill="FFFFFF"/>
              <w:spacing w:after="0"/>
              <w:rPr>
                <w:sz w:val="20"/>
                <w:szCs w:val="20"/>
              </w:rPr>
            </w:pPr>
            <w:ins w:id="2417" w:author="Абрамова Анна Андреевна" w:date="2024-05-16T00:32:00Z">
              <w:r>
                <w:rPr>
                  <w:sz w:val="20"/>
                  <w:szCs w:val="20"/>
                </w:rPr>
                <w:t>*</w:t>
              </w:r>
            </w:ins>
            <w:del w:id="2418" w:author="Абрамова Анна Андреевна" w:date="2024-05-16T00:32:00Z">
              <w:r w:rsidR="008141CD" w:rsidRPr="008141CD" w:rsidDel="00971371">
                <w:rPr>
                  <w:sz w:val="20"/>
                  <w:szCs w:val="20"/>
                </w:rPr>
                <w:delText>a</w:delText>
              </w:r>
            </w:del>
            <w:r w:rsidR="008141CD" w:rsidRPr="008141CD">
              <w:rPr>
                <w:sz w:val="20"/>
                <w:szCs w:val="20"/>
              </w:rPr>
              <w:t xml:space="preserve"> Знаменателем рецидива является количество пациентов с концентрацией РНК ВГС &lt; НПКО на момент последнего обследования во время лечения.</w:t>
            </w:r>
          </w:p>
          <w:p w14:paraId="71C2094F" w14:textId="5D323664" w:rsidR="008141CD" w:rsidRPr="002E5CCE" w:rsidRDefault="00971371" w:rsidP="008141CD">
            <w:pPr>
              <w:shd w:val="clear" w:color="auto" w:fill="FFFFFF"/>
              <w:spacing w:after="0"/>
              <w:rPr>
                <w:b/>
                <w:bCs/>
              </w:rPr>
            </w:pPr>
            <w:ins w:id="2419" w:author="Абрамова Анна Андреевна" w:date="2024-05-16T00:32:00Z">
              <w:r>
                <w:rPr>
                  <w:sz w:val="20"/>
                  <w:szCs w:val="20"/>
                </w:rPr>
                <w:t>**</w:t>
              </w:r>
            </w:ins>
            <w:del w:id="2420" w:author="Абрамова Анна Андреевна" w:date="2024-05-16T00:32:00Z">
              <w:r w:rsidR="008141CD" w:rsidRPr="008141CD" w:rsidDel="00971371">
                <w:rPr>
                  <w:sz w:val="20"/>
                  <w:szCs w:val="20"/>
                </w:rPr>
                <w:delText>b</w:delText>
              </w:r>
            </w:del>
            <w:r w:rsidR="008141CD" w:rsidRPr="008141CD">
              <w:rPr>
                <w:sz w:val="20"/>
                <w:szCs w:val="20"/>
              </w:rPr>
              <w:t xml:space="preserve"> «Другое» включает пациентов, у которых не был достигнут SVR12 и которые не соответствовали критериям вирусологической неэффективности.</w:t>
            </w:r>
          </w:p>
        </w:tc>
      </w:tr>
    </w:tbl>
    <w:p w14:paraId="13AC8DA1" w14:textId="77777777" w:rsidR="00971371" w:rsidRDefault="00971371">
      <w:pPr>
        <w:shd w:val="clear" w:color="auto" w:fill="FFFFFF"/>
        <w:spacing w:after="0"/>
        <w:rPr>
          <w:ins w:id="2421" w:author="Абрамова Анна Андреевна" w:date="2024-05-16T00:32:00Z"/>
          <w:b/>
          <w:bCs/>
          <w:i/>
          <w:iCs/>
          <w:color w:val="000000"/>
        </w:rPr>
        <w:pPrChange w:id="2422" w:author="Абрамова Анна Андреевна" w:date="2024-05-16T00:32:00Z">
          <w:pPr>
            <w:shd w:val="clear" w:color="auto" w:fill="FFFFFF"/>
            <w:spacing w:before="120"/>
          </w:pPr>
        </w:pPrChange>
      </w:pPr>
    </w:p>
    <w:p w14:paraId="5DC2E34C" w14:textId="3E3F0B98" w:rsidR="004D348F" w:rsidRDefault="004D348F" w:rsidP="00971371">
      <w:pPr>
        <w:shd w:val="clear" w:color="auto" w:fill="FFFFFF"/>
        <w:spacing w:after="0"/>
        <w:rPr>
          <w:ins w:id="2423" w:author="Абрамова Анна Андреевна" w:date="2024-05-16T00:32:00Z"/>
          <w:b/>
          <w:bCs/>
          <w:i/>
          <w:iCs/>
          <w:color w:val="000000"/>
        </w:rPr>
      </w:pPr>
      <w:r w:rsidRPr="00350D57">
        <w:rPr>
          <w:b/>
          <w:bCs/>
          <w:i/>
          <w:iCs/>
          <w:color w:val="000000"/>
          <w:rPrChange w:id="2424" w:author="Абрамова Анна Андреевна" w:date="2024-05-15T00:50:00Z">
            <w:rPr>
              <w:i/>
              <w:iCs/>
              <w:color w:val="000000"/>
            </w:rPr>
          </w:rPrChange>
        </w:rPr>
        <w:t xml:space="preserve">Клинические исследования у пациентов с декомпенсированным циррозом печени </w:t>
      </w:r>
      <w:r w:rsidRPr="00350D57">
        <w:rPr>
          <w:rFonts w:eastAsia="Times New Roman"/>
          <w:b/>
          <w:bCs/>
          <w:i/>
          <w:iCs/>
          <w:color w:val="000000"/>
          <w:rPrChange w:id="2425" w:author="Абрамова Анна Андреевна" w:date="2024-05-15T00:50:00Z">
            <w:rPr>
              <w:rFonts w:eastAsia="Times New Roman"/>
              <w:i/>
              <w:iCs/>
              <w:color w:val="000000"/>
            </w:rPr>
          </w:rPrChange>
        </w:rPr>
        <w:t>–</w:t>
      </w:r>
      <w:r w:rsidRPr="00350D57">
        <w:rPr>
          <w:b/>
          <w:bCs/>
          <w:i/>
          <w:iCs/>
          <w:color w:val="000000"/>
          <w:rPrChange w:id="2426" w:author="Абрамова Анна Андреевна" w:date="2024-05-15T00:50:00Z">
            <w:rPr>
              <w:i/>
              <w:iCs/>
              <w:color w:val="000000"/>
            </w:rPr>
          </w:rPrChange>
        </w:rPr>
        <w:t xml:space="preserve"> ASTRAL-4 (исследование 1137)</w:t>
      </w:r>
    </w:p>
    <w:p w14:paraId="380CE545" w14:textId="77777777" w:rsidR="00971371" w:rsidRPr="00350D57" w:rsidRDefault="00971371">
      <w:pPr>
        <w:shd w:val="clear" w:color="auto" w:fill="FFFFFF"/>
        <w:spacing w:after="0" w:line="240" w:lineRule="auto"/>
        <w:rPr>
          <w:rFonts w:eastAsia="Times New Roman"/>
          <w:b/>
          <w:bCs/>
          <w:i/>
          <w:iCs/>
          <w:color w:val="000000"/>
          <w:rPrChange w:id="2427" w:author="Абрамова Анна Андреевна" w:date="2024-05-15T00:50:00Z">
            <w:rPr>
              <w:rFonts w:eastAsia="Times New Roman"/>
              <w:i/>
              <w:iCs/>
              <w:color w:val="000000"/>
            </w:rPr>
          </w:rPrChange>
        </w:rPr>
        <w:pPrChange w:id="2428" w:author="Абрамова Анна Андреевна" w:date="2024-05-16T00:32:00Z">
          <w:pPr>
            <w:shd w:val="clear" w:color="auto" w:fill="FFFFFF"/>
            <w:spacing w:before="120"/>
          </w:pPr>
        </w:pPrChange>
      </w:pPr>
    </w:p>
    <w:p w14:paraId="1896B4D3" w14:textId="6830A69D" w:rsidR="004D348F" w:rsidDel="005E739A" w:rsidRDefault="004D348F" w:rsidP="005E739A">
      <w:pPr>
        <w:shd w:val="clear" w:color="auto" w:fill="FFFFFF"/>
        <w:spacing w:after="0" w:line="240" w:lineRule="auto"/>
        <w:ind w:firstLine="708"/>
        <w:rPr>
          <w:del w:id="2429" w:author="Абрамова Анна Андреевна" w:date="2024-05-17T15:26:00Z"/>
          <w:color w:val="000000"/>
        </w:rPr>
      </w:pPr>
      <w:r w:rsidRPr="00F3552A">
        <w:rPr>
          <w:rFonts w:eastAsia="Times New Roman"/>
          <w:color w:val="000000"/>
        </w:rPr>
        <w:t xml:space="preserve">ASTRAL-4 было рандомизированным открытым исследованием с участием пациентов с ВГС генотипов 1, 2, 3, 4, 5 или 6 и циррозом печени класса В по классификации CPT. Пациенты были рандомизированы в соотношении 1:1:1 для </w:t>
      </w:r>
      <w:r>
        <w:rPr>
          <w:rFonts w:eastAsia="Times New Roman"/>
          <w:color w:val="000000"/>
        </w:rPr>
        <w:t>назначения софосбувира+велпатасвира</w:t>
      </w:r>
      <w:r w:rsidRPr="00F3552A">
        <w:rPr>
          <w:rFonts w:eastAsia="Times New Roman"/>
          <w:color w:val="000000"/>
        </w:rPr>
        <w:t xml:space="preserve"> в течение 12</w:t>
      </w:r>
      <w:r>
        <w:rPr>
          <w:rFonts w:eastAsia="Times New Roman"/>
          <w:color w:val="000000"/>
        </w:rPr>
        <w:t> нед</w:t>
      </w:r>
      <w:r w:rsidRPr="00F3552A">
        <w:rPr>
          <w:rFonts w:eastAsia="Times New Roman"/>
          <w:color w:val="000000"/>
        </w:rPr>
        <w:t xml:space="preserve">ель, </w:t>
      </w:r>
      <w:r>
        <w:rPr>
          <w:rFonts w:eastAsia="Times New Roman"/>
          <w:color w:val="000000"/>
        </w:rPr>
        <w:t>софосбувира+велпатасвира+рибавирина</w:t>
      </w:r>
      <w:r w:rsidRPr="00F3552A">
        <w:rPr>
          <w:rFonts w:eastAsia="Times New Roman"/>
          <w:color w:val="000000"/>
        </w:rPr>
        <w:t xml:space="preserve"> в течение 12</w:t>
      </w:r>
      <w:r>
        <w:rPr>
          <w:rFonts w:eastAsia="Times New Roman"/>
          <w:color w:val="000000"/>
        </w:rPr>
        <w:t> нед</w:t>
      </w:r>
      <w:r w:rsidRPr="00F3552A">
        <w:rPr>
          <w:rFonts w:eastAsia="Times New Roman"/>
          <w:color w:val="000000"/>
        </w:rPr>
        <w:t xml:space="preserve">ель или </w:t>
      </w:r>
      <w:r>
        <w:rPr>
          <w:rFonts w:eastAsia="Times New Roman"/>
          <w:color w:val="000000"/>
        </w:rPr>
        <w:t>софосбувира+велпатасвира</w:t>
      </w:r>
      <w:r w:rsidRPr="00F3552A">
        <w:rPr>
          <w:rFonts w:eastAsia="Times New Roman"/>
          <w:color w:val="000000"/>
        </w:rPr>
        <w:t xml:space="preserve"> в течение 24</w:t>
      </w:r>
      <w:r>
        <w:rPr>
          <w:rFonts w:eastAsia="Times New Roman"/>
          <w:color w:val="000000"/>
        </w:rPr>
        <w:t> нед</w:t>
      </w:r>
      <w:r w:rsidRPr="00F3552A">
        <w:rPr>
          <w:rFonts w:eastAsia="Times New Roman"/>
          <w:color w:val="000000"/>
        </w:rPr>
        <w:t>ель. Рандомизация была стратифицирована по генотипу ВГС (1, 2, 3, 4, 5, 6 и не установленный)</w:t>
      </w:r>
      <w:r w:rsidR="00CC6570">
        <w:rPr>
          <w:rFonts w:eastAsia="Times New Roman"/>
          <w:color w:val="000000"/>
        </w:rPr>
        <w:t xml:space="preserve"> </w:t>
      </w:r>
      <w:r w:rsidR="003D7168">
        <w:rPr>
          <w:color w:val="000000"/>
        </w:rPr>
        <w:t>[</w:t>
      </w:r>
      <w:r w:rsidR="003D7168" w:rsidRPr="003D7168">
        <w:rPr>
          <w:color w:val="000000"/>
        </w:rPr>
        <w:t>9].</w:t>
      </w:r>
    </w:p>
    <w:p w14:paraId="1D99FA4C" w14:textId="77777777" w:rsidR="005E739A" w:rsidRPr="00F3552A" w:rsidRDefault="005E739A">
      <w:pPr>
        <w:shd w:val="clear" w:color="auto" w:fill="FFFFFF"/>
        <w:spacing w:after="0" w:line="240" w:lineRule="auto"/>
        <w:ind w:firstLine="708"/>
        <w:rPr>
          <w:ins w:id="2430" w:author="Абрамова Анна Андреевна" w:date="2024-05-17T15:26:00Z"/>
        </w:rPr>
        <w:pPrChange w:id="2431" w:author="Абрамова Анна Андреевна" w:date="2024-05-17T15:26:00Z">
          <w:pPr>
            <w:shd w:val="clear" w:color="auto" w:fill="FFFFFF"/>
            <w:spacing w:line="240" w:lineRule="auto"/>
            <w:ind w:firstLine="708"/>
          </w:pPr>
        </w:pPrChange>
      </w:pPr>
    </w:p>
    <w:p w14:paraId="6F8E339E" w14:textId="7955F702" w:rsidR="004D348F" w:rsidRDefault="004D348F" w:rsidP="005E739A">
      <w:pPr>
        <w:shd w:val="clear" w:color="auto" w:fill="FFFFFF"/>
        <w:spacing w:after="0" w:line="240" w:lineRule="auto"/>
        <w:ind w:firstLine="708"/>
        <w:rPr>
          <w:ins w:id="2432" w:author="Абрамова Анна Андреевна" w:date="2024-05-17T15:26:00Z"/>
          <w:color w:val="000000"/>
        </w:rPr>
      </w:pPr>
      <w:r w:rsidRPr="00F3552A">
        <w:rPr>
          <w:color w:val="000000"/>
        </w:rPr>
        <w:t>Демографические и исходные характеристики в группах лечения были сбалансированными. Среди 267 получавших лечение пациентов медиана возраста составляла 59</w:t>
      </w:r>
      <w:r>
        <w:rPr>
          <w:color w:val="000000"/>
        </w:rPr>
        <w:t> </w:t>
      </w:r>
      <w:r w:rsidRPr="00F3552A">
        <w:rPr>
          <w:color w:val="000000"/>
        </w:rPr>
        <w:t>лет (диапазон: от 40 до 73</w:t>
      </w:r>
      <w:r>
        <w:rPr>
          <w:color w:val="000000"/>
        </w:rPr>
        <w:t> </w:t>
      </w:r>
      <w:r w:rsidRPr="00F3552A">
        <w:rPr>
          <w:color w:val="000000"/>
        </w:rPr>
        <w:t>лет); 70</w:t>
      </w:r>
      <w:r>
        <w:rPr>
          <w:color w:val="000000"/>
        </w:rPr>
        <w:t>%</w:t>
      </w:r>
      <w:r w:rsidRPr="00F3552A">
        <w:rPr>
          <w:color w:val="000000"/>
        </w:rPr>
        <w:t xml:space="preserve"> пациентов были мужского пола; 90</w:t>
      </w:r>
      <w:r>
        <w:rPr>
          <w:color w:val="000000"/>
        </w:rPr>
        <w:t> %</w:t>
      </w:r>
      <w:r w:rsidRPr="00F3552A">
        <w:rPr>
          <w:color w:val="000000"/>
        </w:rPr>
        <w:t xml:space="preserve"> были европеоидной расы, 6</w:t>
      </w:r>
      <w:r>
        <w:rPr>
          <w:color w:val="000000"/>
        </w:rPr>
        <w:t>%</w:t>
      </w:r>
      <w:r w:rsidRPr="00F3552A">
        <w:rPr>
          <w:color w:val="000000"/>
        </w:rPr>
        <w:t xml:space="preserve"> - негроидной расы; у 42</w:t>
      </w:r>
      <w:r>
        <w:rPr>
          <w:color w:val="000000"/>
        </w:rPr>
        <w:t>%</w:t>
      </w:r>
      <w:r w:rsidRPr="00F3552A">
        <w:rPr>
          <w:color w:val="000000"/>
        </w:rPr>
        <w:t xml:space="preserve"> исходный индекс массы тела составлял </w:t>
      </w:r>
      <w:r>
        <w:rPr>
          <w:color w:val="000000"/>
        </w:rPr>
        <w:t>не менее</w:t>
      </w:r>
      <w:r w:rsidRPr="00F3552A">
        <w:rPr>
          <w:color w:val="000000"/>
        </w:rPr>
        <w:t xml:space="preserve"> 30</w:t>
      </w:r>
      <w:r>
        <w:rPr>
          <w:color w:val="000000"/>
        </w:rPr>
        <w:t> </w:t>
      </w:r>
      <w:r w:rsidRPr="00F3552A">
        <w:rPr>
          <w:color w:val="000000"/>
        </w:rPr>
        <w:t>кг/м</w:t>
      </w:r>
      <w:r w:rsidRPr="00F3552A">
        <w:rPr>
          <w:color w:val="000000"/>
          <w:vertAlign w:val="superscript"/>
        </w:rPr>
        <w:t>2</w:t>
      </w:r>
      <w:r w:rsidRPr="00F3552A">
        <w:rPr>
          <w:color w:val="000000"/>
        </w:rPr>
        <w:t>. Доли пациентов с ВГС генотипов 1, 2, 3, 4 или 6 были следующими: 78</w:t>
      </w:r>
      <w:r>
        <w:rPr>
          <w:color w:val="000000"/>
        </w:rPr>
        <w:t>%</w:t>
      </w:r>
      <w:r w:rsidRPr="00F3552A">
        <w:rPr>
          <w:color w:val="000000"/>
        </w:rPr>
        <w:t>, 4</w:t>
      </w:r>
      <w:r>
        <w:rPr>
          <w:color w:val="000000"/>
        </w:rPr>
        <w:t>%</w:t>
      </w:r>
      <w:r w:rsidRPr="00F3552A">
        <w:rPr>
          <w:color w:val="000000"/>
        </w:rPr>
        <w:t>, 15</w:t>
      </w:r>
      <w:r>
        <w:rPr>
          <w:color w:val="000000"/>
        </w:rPr>
        <w:t>%</w:t>
      </w:r>
      <w:r w:rsidRPr="00F3552A">
        <w:rPr>
          <w:color w:val="000000"/>
        </w:rPr>
        <w:t>, 3</w:t>
      </w:r>
      <w:r>
        <w:rPr>
          <w:color w:val="000000"/>
        </w:rPr>
        <w:t>%</w:t>
      </w:r>
      <w:r w:rsidRPr="00F3552A">
        <w:rPr>
          <w:color w:val="000000"/>
        </w:rPr>
        <w:t xml:space="preserve">, и </w:t>
      </w:r>
      <w:r>
        <w:rPr>
          <w:color w:val="000000"/>
        </w:rPr>
        <w:t>&lt; </w:t>
      </w:r>
      <w:r w:rsidRPr="00F3552A">
        <w:rPr>
          <w:color w:val="000000"/>
        </w:rPr>
        <w:t>1</w:t>
      </w:r>
      <w:r>
        <w:rPr>
          <w:color w:val="000000"/>
        </w:rPr>
        <w:t>%</w:t>
      </w:r>
      <w:r w:rsidRPr="00F3552A">
        <w:rPr>
          <w:color w:val="000000"/>
        </w:rPr>
        <w:t xml:space="preserve"> (1</w:t>
      </w:r>
      <w:r>
        <w:rPr>
          <w:color w:val="000000"/>
        </w:rPr>
        <w:t> пациент</w:t>
      </w:r>
      <w:r w:rsidRPr="00F3552A">
        <w:rPr>
          <w:color w:val="000000"/>
        </w:rPr>
        <w:t>), соответственно</w:t>
      </w:r>
      <w:r>
        <w:rPr>
          <w:color w:val="000000"/>
        </w:rPr>
        <w:t xml:space="preserve">. </w:t>
      </w:r>
      <w:r w:rsidRPr="00F3552A">
        <w:rPr>
          <w:color w:val="000000"/>
        </w:rPr>
        <w:t>В</w:t>
      </w:r>
      <w:r>
        <w:rPr>
          <w:color w:val="000000"/>
        </w:rPr>
        <w:t> </w:t>
      </w:r>
      <w:r w:rsidRPr="00F3552A">
        <w:rPr>
          <w:color w:val="000000"/>
        </w:rPr>
        <w:t xml:space="preserve">исследование не </w:t>
      </w:r>
      <w:r w:rsidRPr="00F3552A">
        <w:rPr>
          <w:color w:val="000000"/>
        </w:rPr>
        <w:lastRenderedPageBreak/>
        <w:t>было включено ни одного пациента с инфекцией ВГС генотипа 5</w:t>
      </w:r>
      <w:r>
        <w:rPr>
          <w:color w:val="000000"/>
        </w:rPr>
        <w:t xml:space="preserve">. </w:t>
      </w:r>
      <w:r w:rsidRPr="00F3552A">
        <w:rPr>
          <w:color w:val="000000"/>
        </w:rPr>
        <w:t>У</w:t>
      </w:r>
      <w:r>
        <w:rPr>
          <w:color w:val="000000"/>
        </w:rPr>
        <w:t> </w:t>
      </w:r>
      <w:r w:rsidRPr="00F3552A">
        <w:rPr>
          <w:color w:val="000000"/>
        </w:rPr>
        <w:t>76</w:t>
      </w:r>
      <w:r>
        <w:rPr>
          <w:color w:val="000000"/>
        </w:rPr>
        <w:t>%</w:t>
      </w:r>
      <w:r w:rsidRPr="00F3552A">
        <w:rPr>
          <w:color w:val="000000"/>
        </w:rPr>
        <w:t xml:space="preserve"> пациентов были аллели IL28B, отличные от CC (CT или TT); у 56</w:t>
      </w:r>
      <w:r>
        <w:rPr>
          <w:color w:val="000000"/>
        </w:rPr>
        <w:t>%</w:t>
      </w:r>
      <w:r w:rsidRPr="00F3552A">
        <w:rPr>
          <w:color w:val="000000"/>
        </w:rPr>
        <w:t xml:space="preserve"> исходная концентрация РНК ВГС составляла </w:t>
      </w:r>
      <w:r>
        <w:rPr>
          <w:color w:val="000000"/>
        </w:rPr>
        <w:t>не менее</w:t>
      </w:r>
      <w:r w:rsidRPr="00F3552A">
        <w:rPr>
          <w:color w:val="000000"/>
        </w:rPr>
        <w:t xml:space="preserve"> 800</w:t>
      </w:r>
      <w:r>
        <w:rPr>
          <w:color w:val="000000"/>
        </w:rPr>
        <w:t> </w:t>
      </w:r>
      <w:r w:rsidRPr="00F3552A">
        <w:rPr>
          <w:color w:val="000000"/>
        </w:rPr>
        <w:t>000</w:t>
      </w:r>
      <w:r>
        <w:rPr>
          <w:color w:val="000000"/>
        </w:rPr>
        <w:t> </w:t>
      </w:r>
      <w:r w:rsidRPr="00F3552A">
        <w:rPr>
          <w:color w:val="000000"/>
        </w:rPr>
        <w:t>МЕ/мл, 55</w:t>
      </w:r>
      <w:r>
        <w:rPr>
          <w:color w:val="000000"/>
        </w:rPr>
        <w:t>%</w:t>
      </w:r>
      <w:r w:rsidRPr="00F3552A">
        <w:rPr>
          <w:color w:val="000000"/>
        </w:rPr>
        <w:t xml:space="preserve"> ранее получали лечение; у 90</w:t>
      </w:r>
      <w:r>
        <w:rPr>
          <w:color w:val="000000"/>
        </w:rPr>
        <w:t>%</w:t>
      </w:r>
      <w:r w:rsidRPr="00F3552A">
        <w:rPr>
          <w:color w:val="000000"/>
        </w:rPr>
        <w:t xml:space="preserve"> и 9</w:t>
      </w:r>
      <w:r>
        <w:rPr>
          <w:color w:val="000000"/>
        </w:rPr>
        <w:t> %</w:t>
      </w:r>
      <w:r w:rsidRPr="00F3552A">
        <w:rPr>
          <w:color w:val="000000"/>
        </w:rPr>
        <w:t xml:space="preserve"> пациентов был цирроз печени класса В и </w:t>
      </w:r>
      <w:r>
        <w:rPr>
          <w:color w:val="000000"/>
        </w:rPr>
        <w:t>≤ </w:t>
      </w:r>
      <w:r w:rsidRPr="00F3552A">
        <w:rPr>
          <w:color w:val="000000"/>
        </w:rPr>
        <w:t>15</w:t>
      </w:r>
      <w:r>
        <w:rPr>
          <w:color w:val="000000"/>
        </w:rPr>
        <w:t> балл</w:t>
      </w:r>
      <w:r w:rsidRPr="00F3552A">
        <w:rPr>
          <w:color w:val="000000"/>
        </w:rPr>
        <w:t>ов по модели терминальной стадии заболевания печени (MELD) исходно, соответственно</w:t>
      </w:r>
      <w:r w:rsidR="00CC6570">
        <w:rPr>
          <w:color w:val="000000"/>
        </w:rPr>
        <w:t xml:space="preserve"> </w:t>
      </w:r>
      <w:r w:rsidR="003D7168">
        <w:rPr>
          <w:color w:val="000000"/>
        </w:rPr>
        <w:t>[</w:t>
      </w:r>
      <w:r w:rsidR="003D7168" w:rsidRPr="003D7168">
        <w:rPr>
          <w:color w:val="000000"/>
        </w:rPr>
        <w:t>9].</w:t>
      </w:r>
      <w:r w:rsidR="003D7168">
        <w:rPr>
          <w:color w:val="000000"/>
        </w:rPr>
        <w:t xml:space="preserve"> </w:t>
      </w:r>
      <w:r w:rsidRPr="00A44D4D">
        <w:rPr>
          <w:color w:val="000000"/>
        </w:rPr>
        <w:t>В Таблице </w:t>
      </w:r>
      <w:r w:rsidR="00A44D4D" w:rsidRPr="00A44D4D">
        <w:rPr>
          <w:color w:val="000000"/>
        </w:rPr>
        <w:t>4-</w:t>
      </w:r>
      <w:ins w:id="2433" w:author="Абрамова Анна Андреевна" w:date="2024-05-17T15:11:00Z">
        <w:r w:rsidR="00C4139E">
          <w:rPr>
            <w:color w:val="000000"/>
          </w:rPr>
          <w:t>12</w:t>
        </w:r>
      </w:ins>
      <w:del w:id="2434" w:author="Абрамова Анна Андреевна" w:date="2024-05-17T15:11:00Z">
        <w:r w:rsidR="00A44D4D" w:rsidRPr="00A44D4D" w:rsidDel="00C4139E">
          <w:rPr>
            <w:color w:val="000000"/>
          </w:rPr>
          <w:delText>8</w:delText>
        </w:r>
      </w:del>
      <w:r w:rsidRPr="00F3552A">
        <w:rPr>
          <w:color w:val="000000"/>
        </w:rPr>
        <w:t xml:space="preserve"> представлен </w:t>
      </w:r>
      <w:r>
        <w:rPr>
          <w:color w:val="000000"/>
        </w:rPr>
        <w:t>УВО</w:t>
      </w:r>
      <w:r w:rsidRPr="00F3552A">
        <w:rPr>
          <w:color w:val="000000"/>
        </w:rPr>
        <w:t>12 для исследования ASTRAL-4 по генотипам ВГС.</w:t>
      </w:r>
    </w:p>
    <w:p w14:paraId="5AA07C67" w14:textId="77777777" w:rsidR="005E739A" w:rsidRPr="00B86B6E" w:rsidRDefault="005E739A">
      <w:pPr>
        <w:shd w:val="clear" w:color="auto" w:fill="FFFFFF"/>
        <w:spacing w:after="0" w:line="240" w:lineRule="auto"/>
        <w:ind w:firstLine="708"/>
        <w:pPrChange w:id="2435" w:author="Абрамова Анна Андреевна" w:date="2024-05-17T15:26:00Z">
          <w:pPr>
            <w:shd w:val="clear" w:color="auto" w:fill="FFFFFF"/>
            <w:spacing w:before="120" w:line="240" w:lineRule="auto"/>
          </w:pPr>
        </w:pPrChange>
      </w:pPr>
    </w:p>
    <w:p w14:paraId="168837C2" w14:textId="4618D824" w:rsidR="004D348F" w:rsidRPr="00F3552A" w:rsidRDefault="004D348F">
      <w:pPr>
        <w:shd w:val="clear" w:color="auto" w:fill="FFFFFF"/>
        <w:spacing w:after="0"/>
        <w:pPrChange w:id="2436" w:author="Абрамова Анна Андреевна" w:date="2024-05-17T15:26:00Z">
          <w:pPr>
            <w:shd w:val="clear" w:color="auto" w:fill="FFFFFF"/>
            <w:spacing w:before="120" w:after="0"/>
          </w:pPr>
        </w:pPrChange>
      </w:pPr>
      <w:r w:rsidRPr="00A44D4D">
        <w:rPr>
          <w:b/>
          <w:bCs/>
          <w:color w:val="000000"/>
        </w:rPr>
        <w:t xml:space="preserve">Таблица </w:t>
      </w:r>
      <w:r w:rsidR="00A44D4D" w:rsidRPr="00A44D4D">
        <w:rPr>
          <w:b/>
          <w:bCs/>
          <w:color w:val="000000"/>
        </w:rPr>
        <w:t>4-</w:t>
      </w:r>
      <w:ins w:id="2437" w:author="Абрамова Анна Андреевна" w:date="2024-05-17T15:11:00Z">
        <w:r w:rsidR="00C4139E">
          <w:rPr>
            <w:b/>
            <w:bCs/>
            <w:color w:val="000000"/>
          </w:rPr>
          <w:t>12</w:t>
        </w:r>
      </w:ins>
      <w:del w:id="2438" w:author="Абрамова Анна Андреевна" w:date="2024-05-17T15:11:00Z">
        <w:r w:rsidR="00A44D4D" w:rsidRPr="00A44D4D" w:rsidDel="00C4139E">
          <w:rPr>
            <w:b/>
            <w:bCs/>
            <w:color w:val="000000"/>
          </w:rPr>
          <w:delText>8</w:delText>
        </w:r>
      </w:del>
      <w:r w:rsidR="00A44D4D" w:rsidRPr="00A44D4D">
        <w:rPr>
          <w:b/>
          <w:bCs/>
          <w:color w:val="000000"/>
        </w:rPr>
        <w:t>.</w:t>
      </w:r>
      <w:r w:rsidRPr="00A44D4D">
        <w:rPr>
          <w:b/>
          <w:bCs/>
          <w:color w:val="000000"/>
        </w:rPr>
        <w:t xml:space="preserve"> </w:t>
      </w:r>
      <w:r w:rsidRPr="00A44D4D">
        <w:rPr>
          <w:color w:val="000000"/>
        </w:rPr>
        <w:t>УВО12</w:t>
      </w:r>
      <w:r w:rsidRPr="004D348F">
        <w:rPr>
          <w:color w:val="000000"/>
        </w:rPr>
        <w:t xml:space="preserve"> в исследовании ASTRAL-4 по генотипу ВГС</w:t>
      </w:r>
      <w:ins w:id="2439" w:author="Абрамова Анна Андреевна" w:date="2024-05-15T00:50:00Z">
        <w:r w:rsidR="00350D57">
          <w:rPr>
            <w:color w:val="000000"/>
          </w:rPr>
          <w:t>.</w:t>
        </w:r>
      </w:ins>
    </w:p>
    <w:tbl>
      <w:tblPr>
        <w:tblW w:w="5000" w:type="pct"/>
        <w:tblCellMar>
          <w:left w:w="40" w:type="dxa"/>
          <w:right w:w="40" w:type="dxa"/>
        </w:tblCellMar>
        <w:tblLook w:val="0000" w:firstRow="0" w:lastRow="0" w:firstColumn="0" w:lastColumn="0" w:noHBand="0" w:noVBand="0"/>
        <w:tblPrChange w:id="2440" w:author="Абрамова Анна Андреевна" w:date="2024-05-17T15:25:00Z">
          <w:tblPr>
            <w:tblW w:w="5000" w:type="pct"/>
            <w:tblCellMar>
              <w:left w:w="40" w:type="dxa"/>
              <w:right w:w="40" w:type="dxa"/>
            </w:tblCellMar>
            <w:tblLook w:val="0000" w:firstRow="0" w:lastRow="0" w:firstColumn="0" w:lastColumn="0" w:noHBand="0" w:noVBand="0"/>
          </w:tblPr>
        </w:tblPrChange>
      </w:tblPr>
      <w:tblGrid>
        <w:gridCol w:w="2082"/>
        <w:gridCol w:w="2430"/>
        <w:gridCol w:w="2430"/>
        <w:gridCol w:w="2396"/>
        <w:tblGridChange w:id="2441">
          <w:tblGrid>
            <w:gridCol w:w="2082"/>
            <w:gridCol w:w="2430"/>
            <w:gridCol w:w="2430"/>
            <w:gridCol w:w="2396"/>
          </w:tblGrid>
        </w:tblGridChange>
      </w:tblGrid>
      <w:tr w:rsidR="008141CD" w:rsidRPr="00C37BA7" w14:paraId="48D664A8" w14:textId="77777777" w:rsidTr="005E739A">
        <w:trPr>
          <w:tblHeader/>
        </w:trPr>
        <w:tc>
          <w:tcPr>
            <w:tcW w:w="11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Change w:id="2442" w:author="Абрамова Анна Андреевна" w:date="2024-05-17T15:25:00Z">
              <w:tcPr>
                <w:tcW w:w="11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tcPrChange>
          </w:tcPr>
          <w:p w14:paraId="109FD176" w14:textId="77777777" w:rsidR="008141CD" w:rsidRPr="00C37BA7" w:rsidRDefault="008141CD">
            <w:pPr>
              <w:spacing w:after="0" w:line="240" w:lineRule="auto"/>
              <w:pPrChange w:id="2443" w:author="Абрамова Анна Андреевна" w:date="2024-05-16T00:32:00Z">
                <w:pPr>
                  <w:spacing w:after="0"/>
                </w:pPr>
              </w:pPrChange>
            </w:pPr>
          </w:p>
        </w:tc>
        <w:tc>
          <w:tcPr>
            <w:tcW w:w="130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Change w:id="2444" w:author="Абрамова Анна Андреевна" w:date="2024-05-17T15:25:00Z">
              <w:tcPr>
                <w:tcW w:w="130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tcPrChange>
          </w:tcPr>
          <w:p w14:paraId="5E33673E" w14:textId="77777777" w:rsidR="008141CD" w:rsidRPr="00C37BA7" w:rsidRDefault="008141CD">
            <w:pPr>
              <w:spacing w:after="0" w:line="240" w:lineRule="auto"/>
              <w:rPr>
                <w:b/>
                <w:bCs/>
                <w:color w:val="000000"/>
              </w:rPr>
              <w:pPrChange w:id="2445" w:author="Абрамова Анна Андреевна" w:date="2024-05-16T00:32:00Z">
                <w:pPr>
                  <w:spacing w:after="0"/>
                </w:pPr>
              </w:pPrChange>
            </w:pPr>
            <w:r w:rsidRPr="00C37BA7">
              <w:rPr>
                <w:b/>
                <w:bCs/>
                <w:color w:val="000000"/>
              </w:rPr>
              <w:t>Эпклюза</w:t>
            </w:r>
          </w:p>
          <w:p w14:paraId="750CAB62" w14:textId="77777777" w:rsidR="008141CD" w:rsidRPr="00C37BA7" w:rsidRDefault="008141CD">
            <w:pPr>
              <w:spacing w:after="0" w:line="240" w:lineRule="auto"/>
              <w:rPr>
                <w:b/>
                <w:bCs/>
                <w:color w:val="000000"/>
              </w:rPr>
              <w:pPrChange w:id="2446" w:author="Абрамова Анна Андреевна" w:date="2024-05-16T00:32:00Z">
                <w:pPr>
                  <w:spacing w:after="0"/>
                </w:pPr>
              </w:pPrChange>
            </w:pPr>
            <w:r w:rsidRPr="00C37BA7">
              <w:rPr>
                <w:b/>
                <w:bCs/>
                <w:color w:val="000000"/>
              </w:rPr>
              <w:t>12 недель</w:t>
            </w:r>
          </w:p>
          <w:p w14:paraId="0217C418" w14:textId="77777777" w:rsidR="008141CD" w:rsidRPr="00C37BA7" w:rsidRDefault="008141CD">
            <w:pPr>
              <w:spacing w:after="0" w:line="240" w:lineRule="auto"/>
              <w:pPrChange w:id="2447" w:author="Абрамова Анна Андреевна" w:date="2024-05-16T00:32:00Z">
                <w:pPr>
                  <w:spacing w:after="0"/>
                </w:pPr>
              </w:pPrChange>
            </w:pPr>
            <w:r w:rsidRPr="00C37BA7">
              <w:rPr>
                <w:b/>
                <w:bCs/>
                <w:color w:val="000000"/>
              </w:rPr>
              <w:t>(n = 90)</w:t>
            </w:r>
          </w:p>
        </w:tc>
        <w:tc>
          <w:tcPr>
            <w:tcW w:w="130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Change w:id="2448" w:author="Абрамова Анна Андреевна" w:date="2024-05-17T15:25:00Z">
              <w:tcPr>
                <w:tcW w:w="130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tcPrChange>
          </w:tcPr>
          <w:p w14:paraId="64CA7900" w14:textId="77777777" w:rsidR="008141CD" w:rsidRPr="00C37BA7" w:rsidRDefault="008141CD">
            <w:pPr>
              <w:spacing w:after="0" w:line="240" w:lineRule="auto"/>
              <w:rPr>
                <w:b/>
                <w:bCs/>
                <w:color w:val="000000"/>
              </w:rPr>
              <w:pPrChange w:id="2449" w:author="Абрамова Анна Андреевна" w:date="2024-05-16T00:32:00Z">
                <w:pPr>
                  <w:spacing w:after="0"/>
                </w:pPr>
              </w:pPrChange>
            </w:pPr>
            <w:r w:rsidRPr="00C37BA7">
              <w:rPr>
                <w:b/>
                <w:bCs/>
                <w:color w:val="000000"/>
              </w:rPr>
              <w:t>Эпклюза + RBV</w:t>
            </w:r>
          </w:p>
          <w:p w14:paraId="4690DC41" w14:textId="77777777" w:rsidR="008141CD" w:rsidRPr="00C37BA7" w:rsidRDefault="008141CD">
            <w:pPr>
              <w:spacing w:after="0" w:line="240" w:lineRule="auto"/>
              <w:rPr>
                <w:b/>
                <w:bCs/>
                <w:color w:val="000000"/>
              </w:rPr>
              <w:pPrChange w:id="2450" w:author="Абрамова Анна Андреевна" w:date="2024-05-16T00:32:00Z">
                <w:pPr>
                  <w:spacing w:after="0"/>
                </w:pPr>
              </w:pPrChange>
            </w:pPr>
            <w:r w:rsidRPr="00C37BA7">
              <w:rPr>
                <w:b/>
                <w:bCs/>
                <w:color w:val="000000"/>
              </w:rPr>
              <w:t>12 недель</w:t>
            </w:r>
          </w:p>
          <w:p w14:paraId="3E5E7FA2" w14:textId="77777777" w:rsidR="008141CD" w:rsidRPr="00C37BA7" w:rsidRDefault="008141CD">
            <w:pPr>
              <w:spacing w:after="0" w:line="240" w:lineRule="auto"/>
              <w:pPrChange w:id="2451" w:author="Абрамова Анна Андреевна" w:date="2024-05-16T00:32:00Z">
                <w:pPr>
                  <w:spacing w:after="0"/>
                </w:pPr>
              </w:pPrChange>
            </w:pPr>
            <w:r w:rsidRPr="00C37BA7">
              <w:rPr>
                <w:b/>
                <w:bCs/>
                <w:color w:val="000000"/>
              </w:rPr>
              <w:t>(n = 87)</w:t>
            </w:r>
          </w:p>
        </w:tc>
        <w:tc>
          <w:tcPr>
            <w:tcW w:w="128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Change w:id="2452" w:author="Абрамова Анна Андреевна" w:date="2024-05-17T15:25:00Z">
              <w:tcPr>
                <w:tcW w:w="128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tcPrChange>
          </w:tcPr>
          <w:p w14:paraId="4A533168" w14:textId="77777777" w:rsidR="008141CD" w:rsidRPr="00C37BA7" w:rsidRDefault="008141CD">
            <w:pPr>
              <w:spacing w:after="0" w:line="240" w:lineRule="auto"/>
              <w:rPr>
                <w:b/>
                <w:bCs/>
                <w:color w:val="000000"/>
              </w:rPr>
              <w:pPrChange w:id="2453" w:author="Абрамова Анна Андреевна" w:date="2024-05-16T00:32:00Z">
                <w:pPr>
                  <w:spacing w:after="0"/>
                </w:pPr>
              </w:pPrChange>
            </w:pPr>
            <w:r w:rsidRPr="00C37BA7">
              <w:rPr>
                <w:b/>
                <w:bCs/>
                <w:color w:val="000000"/>
              </w:rPr>
              <w:t>Эпклюза</w:t>
            </w:r>
          </w:p>
          <w:p w14:paraId="749B4E86" w14:textId="77777777" w:rsidR="008141CD" w:rsidRPr="00C37BA7" w:rsidRDefault="008141CD">
            <w:pPr>
              <w:spacing w:after="0" w:line="240" w:lineRule="auto"/>
              <w:rPr>
                <w:b/>
                <w:bCs/>
                <w:color w:val="000000"/>
              </w:rPr>
              <w:pPrChange w:id="2454" w:author="Абрамова Анна Андреевна" w:date="2024-05-16T00:32:00Z">
                <w:pPr>
                  <w:spacing w:after="0"/>
                </w:pPr>
              </w:pPrChange>
            </w:pPr>
            <w:r w:rsidRPr="00C37BA7">
              <w:rPr>
                <w:b/>
                <w:bCs/>
                <w:color w:val="000000"/>
              </w:rPr>
              <w:t>24 недели</w:t>
            </w:r>
          </w:p>
          <w:p w14:paraId="05207287" w14:textId="77777777" w:rsidR="008141CD" w:rsidRPr="00C37BA7" w:rsidRDefault="008141CD">
            <w:pPr>
              <w:spacing w:after="0" w:line="240" w:lineRule="auto"/>
              <w:pPrChange w:id="2455" w:author="Абрамова Анна Андреевна" w:date="2024-05-16T00:32:00Z">
                <w:pPr>
                  <w:spacing w:after="0"/>
                </w:pPr>
              </w:pPrChange>
            </w:pPr>
            <w:r w:rsidRPr="00C37BA7">
              <w:rPr>
                <w:b/>
                <w:bCs/>
                <w:color w:val="000000"/>
              </w:rPr>
              <w:t>(n = 90)</w:t>
            </w:r>
          </w:p>
        </w:tc>
      </w:tr>
      <w:tr w:rsidR="008141CD" w:rsidRPr="00C37BA7" w14:paraId="74E9EB0D" w14:textId="77777777" w:rsidTr="000B382D">
        <w:tc>
          <w:tcPr>
            <w:tcW w:w="1115" w:type="pct"/>
            <w:tcBorders>
              <w:top w:val="single" w:sz="6" w:space="0" w:color="auto"/>
              <w:left w:val="single" w:sz="6" w:space="0" w:color="auto"/>
              <w:bottom w:val="single" w:sz="6" w:space="0" w:color="auto"/>
              <w:right w:val="single" w:sz="6" w:space="0" w:color="auto"/>
            </w:tcBorders>
            <w:shd w:val="clear" w:color="auto" w:fill="FFFFFF"/>
          </w:tcPr>
          <w:p w14:paraId="63E06309" w14:textId="078E9828" w:rsidR="008141CD" w:rsidRPr="00A44D4D" w:rsidRDefault="008141CD">
            <w:pPr>
              <w:shd w:val="clear" w:color="auto" w:fill="FFFFFF"/>
              <w:spacing w:line="240" w:lineRule="auto"/>
              <w:pPrChange w:id="2456" w:author="Абрамова Анна Андреевна" w:date="2024-05-16T00:32:00Z">
                <w:pPr>
                  <w:shd w:val="clear" w:color="auto" w:fill="FFFFFF"/>
                </w:pPr>
              </w:pPrChange>
            </w:pPr>
            <w:r w:rsidRPr="00A44D4D">
              <w:rPr>
                <w:color w:val="000000"/>
              </w:rPr>
              <w:t xml:space="preserve">Общий </w:t>
            </w:r>
            <w:r w:rsidR="00A44D4D" w:rsidRPr="00A44D4D">
              <w:rPr>
                <w:color w:val="000000"/>
              </w:rPr>
              <w:t>УВО</w:t>
            </w:r>
            <w:r w:rsidRPr="00A44D4D">
              <w:rPr>
                <w:color w:val="000000"/>
              </w:rPr>
              <w:t>12</w:t>
            </w:r>
          </w:p>
        </w:tc>
        <w:tc>
          <w:tcPr>
            <w:tcW w:w="1301" w:type="pct"/>
            <w:tcBorders>
              <w:top w:val="single" w:sz="6" w:space="0" w:color="auto"/>
              <w:left w:val="single" w:sz="6" w:space="0" w:color="auto"/>
              <w:bottom w:val="single" w:sz="6" w:space="0" w:color="auto"/>
              <w:right w:val="single" w:sz="6" w:space="0" w:color="auto"/>
            </w:tcBorders>
            <w:shd w:val="clear" w:color="auto" w:fill="FFFFFF"/>
          </w:tcPr>
          <w:p w14:paraId="32444097" w14:textId="77777777" w:rsidR="008141CD" w:rsidRPr="00C37BA7" w:rsidRDefault="008141CD">
            <w:pPr>
              <w:shd w:val="clear" w:color="auto" w:fill="FFFFFF"/>
              <w:spacing w:line="240" w:lineRule="auto"/>
              <w:pPrChange w:id="2457" w:author="Абрамова Анна Андреевна" w:date="2024-05-16T00:32:00Z">
                <w:pPr>
                  <w:shd w:val="clear" w:color="auto" w:fill="FFFFFF"/>
                </w:pPr>
              </w:pPrChange>
            </w:pPr>
            <w:r w:rsidRPr="00C37BA7">
              <w:rPr>
                <w:color w:val="000000"/>
              </w:rPr>
              <w:t>83 % (75/90)</w:t>
            </w:r>
          </w:p>
        </w:tc>
        <w:tc>
          <w:tcPr>
            <w:tcW w:w="1301" w:type="pct"/>
            <w:tcBorders>
              <w:top w:val="single" w:sz="6" w:space="0" w:color="auto"/>
              <w:left w:val="single" w:sz="6" w:space="0" w:color="auto"/>
              <w:bottom w:val="single" w:sz="6" w:space="0" w:color="auto"/>
              <w:right w:val="single" w:sz="6" w:space="0" w:color="auto"/>
            </w:tcBorders>
            <w:shd w:val="clear" w:color="auto" w:fill="FFFFFF"/>
          </w:tcPr>
          <w:p w14:paraId="7F6E9F0B" w14:textId="77777777" w:rsidR="008141CD" w:rsidRPr="00C37BA7" w:rsidRDefault="008141CD">
            <w:pPr>
              <w:shd w:val="clear" w:color="auto" w:fill="FFFFFF"/>
              <w:spacing w:line="240" w:lineRule="auto"/>
              <w:pPrChange w:id="2458" w:author="Абрамова Анна Андреевна" w:date="2024-05-16T00:32:00Z">
                <w:pPr>
                  <w:shd w:val="clear" w:color="auto" w:fill="FFFFFF"/>
                </w:pPr>
              </w:pPrChange>
            </w:pPr>
            <w:r w:rsidRPr="00C37BA7">
              <w:rPr>
                <w:color w:val="000000"/>
              </w:rPr>
              <w:t>94 % (82/87)</w:t>
            </w:r>
          </w:p>
        </w:tc>
        <w:tc>
          <w:tcPr>
            <w:tcW w:w="1283" w:type="pct"/>
            <w:tcBorders>
              <w:top w:val="single" w:sz="6" w:space="0" w:color="auto"/>
              <w:left w:val="single" w:sz="6" w:space="0" w:color="auto"/>
              <w:bottom w:val="single" w:sz="6" w:space="0" w:color="auto"/>
              <w:right w:val="single" w:sz="6" w:space="0" w:color="auto"/>
            </w:tcBorders>
            <w:shd w:val="clear" w:color="auto" w:fill="FFFFFF"/>
          </w:tcPr>
          <w:p w14:paraId="51D8600E" w14:textId="77777777" w:rsidR="008141CD" w:rsidRPr="00C37BA7" w:rsidRDefault="008141CD">
            <w:pPr>
              <w:shd w:val="clear" w:color="auto" w:fill="FFFFFF"/>
              <w:spacing w:line="240" w:lineRule="auto"/>
              <w:pPrChange w:id="2459" w:author="Абрамова Анна Андреевна" w:date="2024-05-16T00:32:00Z">
                <w:pPr>
                  <w:shd w:val="clear" w:color="auto" w:fill="FFFFFF"/>
                </w:pPr>
              </w:pPrChange>
            </w:pPr>
            <w:r w:rsidRPr="00C37BA7">
              <w:rPr>
                <w:color w:val="000000"/>
              </w:rPr>
              <w:t>86 % (77/90)</w:t>
            </w:r>
          </w:p>
        </w:tc>
      </w:tr>
      <w:tr w:rsidR="008141CD" w:rsidRPr="00C37BA7" w14:paraId="6B706E49" w14:textId="77777777" w:rsidTr="000B382D">
        <w:tc>
          <w:tcPr>
            <w:tcW w:w="1115" w:type="pct"/>
            <w:tcBorders>
              <w:top w:val="single" w:sz="6" w:space="0" w:color="auto"/>
              <w:left w:val="single" w:sz="6" w:space="0" w:color="auto"/>
              <w:bottom w:val="single" w:sz="6" w:space="0" w:color="auto"/>
              <w:right w:val="single" w:sz="6" w:space="0" w:color="auto"/>
            </w:tcBorders>
            <w:shd w:val="clear" w:color="auto" w:fill="FFFFFF"/>
          </w:tcPr>
          <w:p w14:paraId="4CEB3620" w14:textId="77777777" w:rsidR="008141CD" w:rsidRPr="00A44D4D" w:rsidRDefault="008141CD">
            <w:pPr>
              <w:shd w:val="clear" w:color="auto" w:fill="FFFFFF"/>
              <w:spacing w:line="240" w:lineRule="auto"/>
              <w:pPrChange w:id="2460" w:author="Абрамова Анна Андреевна" w:date="2024-05-16T00:32:00Z">
                <w:pPr>
                  <w:shd w:val="clear" w:color="auto" w:fill="FFFFFF"/>
                </w:pPr>
              </w:pPrChange>
            </w:pPr>
            <w:r w:rsidRPr="00A44D4D">
              <w:rPr>
                <w:color w:val="000000"/>
              </w:rPr>
              <w:t>Генотип 1</w:t>
            </w:r>
          </w:p>
        </w:tc>
        <w:tc>
          <w:tcPr>
            <w:tcW w:w="1301" w:type="pct"/>
            <w:tcBorders>
              <w:top w:val="single" w:sz="6" w:space="0" w:color="auto"/>
              <w:left w:val="single" w:sz="6" w:space="0" w:color="auto"/>
              <w:bottom w:val="single" w:sz="6" w:space="0" w:color="auto"/>
              <w:right w:val="single" w:sz="6" w:space="0" w:color="auto"/>
            </w:tcBorders>
            <w:shd w:val="clear" w:color="auto" w:fill="FFFFFF"/>
          </w:tcPr>
          <w:p w14:paraId="768852BF" w14:textId="77777777" w:rsidR="008141CD" w:rsidRPr="00C37BA7" w:rsidRDefault="008141CD">
            <w:pPr>
              <w:shd w:val="clear" w:color="auto" w:fill="FFFFFF"/>
              <w:spacing w:line="240" w:lineRule="auto"/>
              <w:pPrChange w:id="2461" w:author="Абрамова Анна Андреевна" w:date="2024-05-16T00:32:00Z">
                <w:pPr>
                  <w:shd w:val="clear" w:color="auto" w:fill="FFFFFF"/>
                </w:pPr>
              </w:pPrChange>
            </w:pPr>
            <w:r w:rsidRPr="00C37BA7">
              <w:rPr>
                <w:color w:val="000000"/>
              </w:rPr>
              <w:t>88 % (60/68)</w:t>
            </w:r>
          </w:p>
        </w:tc>
        <w:tc>
          <w:tcPr>
            <w:tcW w:w="1301" w:type="pct"/>
            <w:tcBorders>
              <w:top w:val="single" w:sz="6" w:space="0" w:color="auto"/>
              <w:left w:val="single" w:sz="6" w:space="0" w:color="auto"/>
              <w:bottom w:val="single" w:sz="6" w:space="0" w:color="auto"/>
              <w:right w:val="single" w:sz="6" w:space="0" w:color="auto"/>
            </w:tcBorders>
            <w:shd w:val="clear" w:color="auto" w:fill="FFFFFF"/>
          </w:tcPr>
          <w:p w14:paraId="66DB6385" w14:textId="77777777" w:rsidR="008141CD" w:rsidRPr="00C37BA7" w:rsidRDefault="008141CD">
            <w:pPr>
              <w:shd w:val="clear" w:color="auto" w:fill="FFFFFF"/>
              <w:spacing w:line="240" w:lineRule="auto"/>
              <w:pPrChange w:id="2462" w:author="Абрамова Анна Андреевна" w:date="2024-05-16T00:32:00Z">
                <w:pPr>
                  <w:shd w:val="clear" w:color="auto" w:fill="FFFFFF"/>
                </w:pPr>
              </w:pPrChange>
            </w:pPr>
            <w:r w:rsidRPr="00C37BA7">
              <w:rPr>
                <w:color w:val="000000"/>
              </w:rPr>
              <w:t>96 % (65/68)</w:t>
            </w:r>
          </w:p>
        </w:tc>
        <w:tc>
          <w:tcPr>
            <w:tcW w:w="1283" w:type="pct"/>
            <w:tcBorders>
              <w:top w:val="single" w:sz="6" w:space="0" w:color="auto"/>
              <w:left w:val="single" w:sz="6" w:space="0" w:color="auto"/>
              <w:bottom w:val="single" w:sz="6" w:space="0" w:color="auto"/>
              <w:right w:val="single" w:sz="6" w:space="0" w:color="auto"/>
            </w:tcBorders>
            <w:shd w:val="clear" w:color="auto" w:fill="FFFFFF"/>
          </w:tcPr>
          <w:p w14:paraId="0985C202" w14:textId="77777777" w:rsidR="008141CD" w:rsidRPr="00C37BA7" w:rsidRDefault="008141CD">
            <w:pPr>
              <w:shd w:val="clear" w:color="auto" w:fill="FFFFFF"/>
              <w:spacing w:line="240" w:lineRule="auto"/>
              <w:pPrChange w:id="2463" w:author="Абрамова Анна Андреевна" w:date="2024-05-16T00:32:00Z">
                <w:pPr>
                  <w:shd w:val="clear" w:color="auto" w:fill="FFFFFF"/>
                </w:pPr>
              </w:pPrChange>
            </w:pPr>
            <w:r w:rsidRPr="00C37BA7">
              <w:rPr>
                <w:color w:val="000000"/>
              </w:rPr>
              <w:t>92 % (65/71)</w:t>
            </w:r>
          </w:p>
        </w:tc>
      </w:tr>
      <w:tr w:rsidR="008141CD" w:rsidRPr="00C37BA7" w14:paraId="3D5C094D" w14:textId="77777777" w:rsidTr="000B382D">
        <w:tc>
          <w:tcPr>
            <w:tcW w:w="1115" w:type="pct"/>
            <w:tcBorders>
              <w:top w:val="single" w:sz="6" w:space="0" w:color="auto"/>
              <w:left w:val="single" w:sz="6" w:space="0" w:color="auto"/>
              <w:bottom w:val="single" w:sz="6" w:space="0" w:color="auto"/>
              <w:right w:val="single" w:sz="6" w:space="0" w:color="auto"/>
            </w:tcBorders>
            <w:shd w:val="clear" w:color="auto" w:fill="FFFFFF"/>
          </w:tcPr>
          <w:p w14:paraId="5343E320" w14:textId="77777777" w:rsidR="008141CD" w:rsidRPr="00A44D4D" w:rsidRDefault="008141CD">
            <w:pPr>
              <w:shd w:val="clear" w:color="auto" w:fill="FFFFFF"/>
              <w:spacing w:line="240" w:lineRule="auto"/>
              <w:pPrChange w:id="2464" w:author="Абрамова Анна Андреевна" w:date="2024-05-16T00:32:00Z">
                <w:pPr>
                  <w:shd w:val="clear" w:color="auto" w:fill="FFFFFF"/>
                </w:pPr>
              </w:pPrChange>
            </w:pPr>
            <w:r w:rsidRPr="00A44D4D">
              <w:rPr>
                <w:color w:val="000000"/>
              </w:rPr>
              <w:t>Генотип 1а</w:t>
            </w:r>
          </w:p>
        </w:tc>
        <w:tc>
          <w:tcPr>
            <w:tcW w:w="1301" w:type="pct"/>
            <w:tcBorders>
              <w:top w:val="single" w:sz="6" w:space="0" w:color="auto"/>
              <w:left w:val="single" w:sz="6" w:space="0" w:color="auto"/>
              <w:bottom w:val="single" w:sz="6" w:space="0" w:color="auto"/>
              <w:right w:val="single" w:sz="6" w:space="0" w:color="auto"/>
            </w:tcBorders>
            <w:shd w:val="clear" w:color="auto" w:fill="FFFFFF"/>
          </w:tcPr>
          <w:p w14:paraId="6E6D1F29" w14:textId="77777777" w:rsidR="008141CD" w:rsidRPr="00C37BA7" w:rsidRDefault="008141CD">
            <w:pPr>
              <w:shd w:val="clear" w:color="auto" w:fill="FFFFFF"/>
              <w:spacing w:line="240" w:lineRule="auto"/>
              <w:pPrChange w:id="2465" w:author="Абрамова Анна Андреевна" w:date="2024-05-16T00:32:00Z">
                <w:pPr>
                  <w:shd w:val="clear" w:color="auto" w:fill="FFFFFF"/>
                </w:pPr>
              </w:pPrChange>
            </w:pPr>
            <w:r w:rsidRPr="00C37BA7">
              <w:rPr>
                <w:color w:val="000000"/>
              </w:rPr>
              <w:t>88 % (44/50)</w:t>
            </w:r>
          </w:p>
        </w:tc>
        <w:tc>
          <w:tcPr>
            <w:tcW w:w="1301" w:type="pct"/>
            <w:tcBorders>
              <w:top w:val="single" w:sz="6" w:space="0" w:color="auto"/>
              <w:left w:val="single" w:sz="6" w:space="0" w:color="auto"/>
              <w:bottom w:val="single" w:sz="6" w:space="0" w:color="auto"/>
              <w:right w:val="single" w:sz="6" w:space="0" w:color="auto"/>
            </w:tcBorders>
            <w:shd w:val="clear" w:color="auto" w:fill="FFFFFF"/>
          </w:tcPr>
          <w:p w14:paraId="6B514E3F" w14:textId="77777777" w:rsidR="008141CD" w:rsidRPr="00C37BA7" w:rsidRDefault="008141CD">
            <w:pPr>
              <w:shd w:val="clear" w:color="auto" w:fill="FFFFFF"/>
              <w:spacing w:line="240" w:lineRule="auto"/>
              <w:pPrChange w:id="2466" w:author="Абрамова Анна Андреевна" w:date="2024-05-16T00:32:00Z">
                <w:pPr>
                  <w:shd w:val="clear" w:color="auto" w:fill="FFFFFF"/>
                </w:pPr>
              </w:pPrChange>
            </w:pPr>
            <w:r w:rsidRPr="00C37BA7">
              <w:rPr>
                <w:color w:val="000000"/>
              </w:rPr>
              <w:t>94 % (51/54)</w:t>
            </w:r>
          </w:p>
        </w:tc>
        <w:tc>
          <w:tcPr>
            <w:tcW w:w="1283" w:type="pct"/>
            <w:tcBorders>
              <w:top w:val="single" w:sz="6" w:space="0" w:color="auto"/>
              <w:left w:val="single" w:sz="6" w:space="0" w:color="auto"/>
              <w:bottom w:val="single" w:sz="6" w:space="0" w:color="auto"/>
              <w:right w:val="single" w:sz="6" w:space="0" w:color="auto"/>
            </w:tcBorders>
            <w:shd w:val="clear" w:color="auto" w:fill="FFFFFF"/>
          </w:tcPr>
          <w:p w14:paraId="2933A55F" w14:textId="77777777" w:rsidR="008141CD" w:rsidRPr="00C37BA7" w:rsidRDefault="008141CD">
            <w:pPr>
              <w:shd w:val="clear" w:color="auto" w:fill="FFFFFF"/>
              <w:spacing w:line="240" w:lineRule="auto"/>
              <w:pPrChange w:id="2467" w:author="Абрамова Анна Андреевна" w:date="2024-05-16T00:32:00Z">
                <w:pPr>
                  <w:shd w:val="clear" w:color="auto" w:fill="FFFFFF"/>
                </w:pPr>
              </w:pPrChange>
            </w:pPr>
            <w:r w:rsidRPr="00C37BA7">
              <w:rPr>
                <w:color w:val="000000"/>
              </w:rPr>
              <w:t>93 % (51/55)</w:t>
            </w:r>
          </w:p>
        </w:tc>
      </w:tr>
      <w:tr w:rsidR="008141CD" w:rsidRPr="00C37BA7" w14:paraId="7483A6E4" w14:textId="77777777" w:rsidTr="000B382D">
        <w:tc>
          <w:tcPr>
            <w:tcW w:w="1115" w:type="pct"/>
            <w:tcBorders>
              <w:top w:val="single" w:sz="6" w:space="0" w:color="auto"/>
              <w:left w:val="single" w:sz="6" w:space="0" w:color="auto"/>
              <w:bottom w:val="single" w:sz="6" w:space="0" w:color="auto"/>
              <w:right w:val="single" w:sz="6" w:space="0" w:color="auto"/>
            </w:tcBorders>
            <w:shd w:val="clear" w:color="auto" w:fill="FFFFFF"/>
          </w:tcPr>
          <w:p w14:paraId="0EDD9602" w14:textId="77777777" w:rsidR="008141CD" w:rsidRPr="00A44D4D" w:rsidRDefault="008141CD">
            <w:pPr>
              <w:shd w:val="clear" w:color="auto" w:fill="FFFFFF"/>
              <w:spacing w:line="240" w:lineRule="auto"/>
              <w:pPrChange w:id="2468" w:author="Абрамова Анна Андреевна" w:date="2024-05-16T00:32:00Z">
                <w:pPr>
                  <w:shd w:val="clear" w:color="auto" w:fill="FFFFFF"/>
                </w:pPr>
              </w:pPrChange>
            </w:pPr>
            <w:r w:rsidRPr="00A44D4D">
              <w:rPr>
                <w:color w:val="000000"/>
              </w:rPr>
              <w:t>Генотип 1b</w:t>
            </w:r>
          </w:p>
        </w:tc>
        <w:tc>
          <w:tcPr>
            <w:tcW w:w="1301" w:type="pct"/>
            <w:tcBorders>
              <w:top w:val="single" w:sz="6" w:space="0" w:color="auto"/>
              <w:left w:val="single" w:sz="6" w:space="0" w:color="auto"/>
              <w:bottom w:val="single" w:sz="6" w:space="0" w:color="auto"/>
              <w:right w:val="single" w:sz="6" w:space="0" w:color="auto"/>
            </w:tcBorders>
            <w:shd w:val="clear" w:color="auto" w:fill="FFFFFF"/>
          </w:tcPr>
          <w:p w14:paraId="65D085B1" w14:textId="77777777" w:rsidR="008141CD" w:rsidRPr="00C37BA7" w:rsidRDefault="008141CD">
            <w:pPr>
              <w:shd w:val="clear" w:color="auto" w:fill="FFFFFF"/>
              <w:spacing w:line="240" w:lineRule="auto"/>
              <w:pPrChange w:id="2469" w:author="Абрамова Анна Андреевна" w:date="2024-05-16T00:32:00Z">
                <w:pPr>
                  <w:shd w:val="clear" w:color="auto" w:fill="FFFFFF"/>
                </w:pPr>
              </w:pPrChange>
            </w:pPr>
            <w:r w:rsidRPr="00C37BA7">
              <w:rPr>
                <w:color w:val="000000"/>
              </w:rPr>
              <w:t>89 % (16/18)</w:t>
            </w:r>
          </w:p>
        </w:tc>
        <w:tc>
          <w:tcPr>
            <w:tcW w:w="1301" w:type="pct"/>
            <w:tcBorders>
              <w:top w:val="single" w:sz="6" w:space="0" w:color="auto"/>
              <w:left w:val="single" w:sz="6" w:space="0" w:color="auto"/>
              <w:bottom w:val="single" w:sz="6" w:space="0" w:color="auto"/>
              <w:right w:val="single" w:sz="6" w:space="0" w:color="auto"/>
            </w:tcBorders>
            <w:shd w:val="clear" w:color="auto" w:fill="FFFFFF"/>
          </w:tcPr>
          <w:p w14:paraId="0BA5D5A2" w14:textId="77777777" w:rsidR="008141CD" w:rsidRPr="00C37BA7" w:rsidRDefault="008141CD">
            <w:pPr>
              <w:shd w:val="clear" w:color="auto" w:fill="FFFFFF"/>
              <w:spacing w:line="240" w:lineRule="auto"/>
              <w:pPrChange w:id="2470" w:author="Абрамова Анна Андреевна" w:date="2024-05-16T00:32:00Z">
                <w:pPr>
                  <w:shd w:val="clear" w:color="auto" w:fill="FFFFFF"/>
                </w:pPr>
              </w:pPrChange>
            </w:pPr>
            <w:r w:rsidRPr="00C37BA7">
              <w:rPr>
                <w:color w:val="000000"/>
              </w:rPr>
              <w:t>100 % (14/14)</w:t>
            </w:r>
          </w:p>
        </w:tc>
        <w:tc>
          <w:tcPr>
            <w:tcW w:w="1283" w:type="pct"/>
            <w:tcBorders>
              <w:top w:val="single" w:sz="6" w:space="0" w:color="auto"/>
              <w:left w:val="single" w:sz="6" w:space="0" w:color="auto"/>
              <w:bottom w:val="single" w:sz="6" w:space="0" w:color="auto"/>
              <w:right w:val="single" w:sz="6" w:space="0" w:color="auto"/>
            </w:tcBorders>
            <w:shd w:val="clear" w:color="auto" w:fill="FFFFFF"/>
          </w:tcPr>
          <w:p w14:paraId="740164C4" w14:textId="77777777" w:rsidR="008141CD" w:rsidRPr="00C37BA7" w:rsidRDefault="008141CD">
            <w:pPr>
              <w:shd w:val="clear" w:color="auto" w:fill="FFFFFF"/>
              <w:spacing w:line="240" w:lineRule="auto"/>
              <w:pPrChange w:id="2471" w:author="Абрамова Анна Андреевна" w:date="2024-05-16T00:32:00Z">
                <w:pPr>
                  <w:shd w:val="clear" w:color="auto" w:fill="FFFFFF"/>
                </w:pPr>
              </w:pPrChange>
            </w:pPr>
            <w:r w:rsidRPr="00C37BA7">
              <w:rPr>
                <w:color w:val="000000"/>
              </w:rPr>
              <w:t>88 % (14/16)</w:t>
            </w:r>
          </w:p>
        </w:tc>
      </w:tr>
      <w:tr w:rsidR="008141CD" w:rsidRPr="00C37BA7" w14:paraId="029960E1" w14:textId="77777777" w:rsidTr="000B382D">
        <w:tc>
          <w:tcPr>
            <w:tcW w:w="1115" w:type="pct"/>
            <w:tcBorders>
              <w:top w:val="single" w:sz="6" w:space="0" w:color="auto"/>
              <w:left w:val="single" w:sz="6" w:space="0" w:color="auto"/>
              <w:bottom w:val="single" w:sz="6" w:space="0" w:color="auto"/>
              <w:right w:val="single" w:sz="6" w:space="0" w:color="auto"/>
            </w:tcBorders>
            <w:shd w:val="clear" w:color="auto" w:fill="FFFFFF"/>
          </w:tcPr>
          <w:p w14:paraId="79A6640C" w14:textId="77777777" w:rsidR="008141CD" w:rsidRPr="00A44D4D" w:rsidRDefault="008141CD">
            <w:pPr>
              <w:shd w:val="clear" w:color="auto" w:fill="FFFFFF"/>
              <w:spacing w:line="240" w:lineRule="auto"/>
              <w:pPrChange w:id="2472" w:author="Абрамова Анна Андреевна" w:date="2024-05-16T00:32:00Z">
                <w:pPr>
                  <w:shd w:val="clear" w:color="auto" w:fill="FFFFFF"/>
                </w:pPr>
              </w:pPrChange>
            </w:pPr>
            <w:r w:rsidRPr="00A44D4D">
              <w:rPr>
                <w:color w:val="000000"/>
              </w:rPr>
              <w:t>Генотип 3</w:t>
            </w:r>
          </w:p>
        </w:tc>
        <w:tc>
          <w:tcPr>
            <w:tcW w:w="1301" w:type="pct"/>
            <w:tcBorders>
              <w:top w:val="single" w:sz="6" w:space="0" w:color="auto"/>
              <w:left w:val="single" w:sz="6" w:space="0" w:color="auto"/>
              <w:bottom w:val="single" w:sz="6" w:space="0" w:color="auto"/>
              <w:right w:val="single" w:sz="6" w:space="0" w:color="auto"/>
            </w:tcBorders>
            <w:shd w:val="clear" w:color="auto" w:fill="FFFFFF"/>
          </w:tcPr>
          <w:p w14:paraId="7F591DDC" w14:textId="77777777" w:rsidR="008141CD" w:rsidRPr="00C37BA7" w:rsidRDefault="008141CD">
            <w:pPr>
              <w:shd w:val="clear" w:color="auto" w:fill="FFFFFF"/>
              <w:spacing w:line="240" w:lineRule="auto"/>
              <w:pPrChange w:id="2473" w:author="Абрамова Анна Андреевна" w:date="2024-05-16T00:32:00Z">
                <w:pPr>
                  <w:shd w:val="clear" w:color="auto" w:fill="FFFFFF"/>
                </w:pPr>
              </w:pPrChange>
            </w:pPr>
            <w:r w:rsidRPr="00C37BA7">
              <w:rPr>
                <w:color w:val="000000"/>
              </w:rPr>
              <w:t>50 % (7/14)</w:t>
            </w:r>
          </w:p>
        </w:tc>
        <w:tc>
          <w:tcPr>
            <w:tcW w:w="1301" w:type="pct"/>
            <w:tcBorders>
              <w:top w:val="single" w:sz="6" w:space="0" w:color="auto"/>
              <w:left w:val="single" w:sz="6" w:space="0" w:color="auto"/>
              <w:bottom w:val="single" w:sz="6" w:space="0" w:color="auto"/>
              <w:right w:val="single" w:sz="6" w:space="0" w:color="auto"/>
            </w:tcBorders>
            <w:shd w:val="clear" w:color="auto" w:fill="FFFFFF"/>
          </w:tcPr>
          <w:p w14:paraId="18DB8AB8" w14:textId="77777777" w:rsidR="008141CD" w:rsidRPr="00C37BA7" w:rsidRDefault="008141CD">
            <w:pPr>
              <w:shd w:val="clear" w:color="auto" w:fill="FFFFFF"/>
              <w:spacing w:line="240" w:lineRule="auto"/>
              <w:pPrChange w:id="2474" w:author="Абрамова Анна Андреевна" w:date="2024-05-16T00:32:00Z">
                <w:pPr>
                  <w:shd w:val="clear" w:color="auto" w:fill="FFFFFF"/>
                </w:pPr>
              </w:pPrChange>
            </w:pPr>
            <w:r w:rsidRPr="00C37BA7">
              <w:rPr>
                <w:color w:val="000000"/>
              </w:rPr>
              <w:t>85 % (11/13)</w:t>
            </w:r>
          </w:p>
        </w:tc>
        <w:tc>
          <w:tcPr>
            <w:tcW w:w="1283" w:type="pct"/>
            <w:tcBorders>
              <w:top w:val="single" w:sz="6" w:space="0" w:color="auto"/>
              <w:left w:val="single" w:sz="6" w:space="0" w:color="auto"/>
              <w:bottom w:val="single" w:sz="6" w:space="0" w:color="auto"/>
              <w:right w:val="single" w:sz="6" w:space="0" w:color="auto"/>
            </w:tcBorders>
            <w:shd w:val="clear" w:color="auto" w:fill="FFFFFF"/>
          </w:tcPr>
          <w:p w14:paraId="396569D2" w14:textId="77777777" w:rsidR="008141CD" w:rsidRPr="00C37BA7" w:rsidRDefault="008141CD">
            <w:pPr>
              <w:shd w:val="clear" w:color="auto" w:fill="FFFFFF"/>
              <w:spacing w:line="240" w:lineRule="auto"/>
              <w:pPrChange w:id="2475" w:author="Абрамова Анна Андреевна" w:date="2024-05-16T00:32:00Z">
                <w:pPr>
                  <w:shd w:val="clear" w:color="auto" w:fill="FFFFFF"/>
                </w:pPr>
              </w:pPrChange>
            </w:pPr>
            <w:r w:rsidRPr="00C37BA7">
              <w:rPr>
                <w:color w:val="000000"/>
              </w:rPr>
              <w:t>50 % (6/12)</w:t>
            </w:r>
          </w:p>
        </w:tc>
      </w:tr>
      <w:tr w:rsidR="008141CD" w:rsidRPr="00C37BA7" w14:paraId="1226D7C7" w14:textId="77777777" w:rsidTr="000B382D">
        <w:tc>
          <w:tcPr>
            <w:tcW w:w="1115" w:type="pct"/>
            <w:tcBorders>
              <w:top w:val="single" w:sz="6" w:space="0" w:color="auto"/>
              <w:left w:val="single" w:sz="6" w:space="0" w:color="auto"/>
              <w:bottom w:val="single" w:sz="6" w:space="0" w:color="auto"/>
              <w:right w:val="single" w:sz="6" w:space="0" w:color="auto"/>
            </w:tcBorders>
            <w:shd w:val="clear" w:color="auto" w:fill="FFFFFF"/>
          </w:tcPr>
          <w:p w14:paraId="51264512" w14:textId="77777777" w:rsidR="008141CD" w:rsidRPr="00A44D4D" w:rsidRDefault="008141CD">
            <w:pPr>
              <w:shd w:val="clear" w:color="auto" w:fill="FFFFFF"/>
              <w:spacing w:line="240" w:lineRule="auto"/>
              <w:pPrChange w:id="2476" w:author="Абрамова Анна Андреевна" w:date="2024-05-16T00:32:00Z">
                <w:pPr>
                  <w:shd w:val="clear" w:color="auto" w:fill="FFFFFF"/>
                </w:pPr>
              </w:pPrChange>
            </w:pPr>
            <w:r w:rsidRPr="00A44D4D">
              <w:rPr>
                <w:color w:val="000000"/>
              </w:rPr>
              <w:t>Генотип 2, 4 и 6</w:t>
            </w:r>
          </w:p>
        </w:tc>
        <w:tc>
          <w:tcPr>
            <w:tcW w:w="1301" w:type="pct"/>
            <w:tcBorders>
              <w:top w:val="single" w:sz="6" w:space="0" w:color="auto"/>
              <w:left w:val="single" w:sz="6" w:space="0" w:color="auto"/>
              <w:bottom w:val="single" w:sz="6" w:space="0" w:color="auto"/>
              <w:right w:val="single" w:sz="6" w:space="0" w:color="auto"/>
            </w:tcBorders>
            <w:shd w:val="clear" w:color="auto" w:fill="FFFFFF"/>
          </w:tcPr>
          <w:p w14:paraId="44349942" w14:textId="381D4D92" w:rsidR="008141CD" w:rsidRPr="00C37BA7" w:rsidRDefault="008141CD">
            <w:pPr>
              <w:shd w:val="clear" w:color="auto" w:fill="FFFFFF"/>
              <w:spacing w:line="240" w:lineRule="auto"/>
              <w:pPrChange w:id="2477" w:author="Абрамова Анна Андреевна" w:date="2024-05-16T00:32:00Z">
                <w:pPr>
                  <w:shd w:val="clear" w:color="auto" w:fill="FFFFFF"/>
                </w:pPr>
              </w:pPrChange>
            </w:pPr>
            <w:r w:rsidRPr="00C37BA7">
              <w:rPr>
                <w:color w:val="000000"/>
              </w:rPr>
              <w:t>100 % (8/8)</w:t>
            </w:r>
            <w:ins w:id="2478" w:author="Абрамова Анна Андреевна" w:date="2024-05-16T00:33:00Z">
              <w:r w:rsidR="00971371">
                <w:rPr>
                  <w:color w:val="000000"/>
                  <w:vertAlign w:val="superscript"/>
                </w:rPr>
                <w:t>*</w:t>
              </w:r>
            </w:ins>
            <w:del w:id="2479" w:author="Абрамова Анна Андреевна" w:date="2024-05-16T00:33:00Z">
              <w:r w:rsidRPr="00C37BA7" w:rsidDel="00971371">
                <w:rPr>
                  <w:color w:val="000000"/>
                  <w:vertAlign w:val="superscript"/>
                </w:rPr>
                <w:delText>a</w:delText>
              </w:r>
            </w:del>
          </w:p>
        </w:tc>
        <w:tc>
          <w:tcPr>
            <w:tcW w:w="1301" w:type="pct"/>
            <w:tcBorders>
              <w:top w:val="single" w:sz="6" w:space="0" w:color="auto"/>
              <w:left w:val="single" w:sz="6" w:space="0" w:color="auto"/>
              <w:bottom w:val="single" w:sz="6" w:space="0" w:color="auto"/>
              <w:right w:val="single" w:sz="6" w:space="0" w:color="auto"/>
            </w:tcBorders>
            <w:shd w:val="clear" w:color="auto" w:fill="FFFFFF"/>
          </w:tcPr>
          <w:p w14:paraId="30E86207" w14:textId="60001F38" w:rsidR="008141CD" w:rsidRPr="00C37BA7" w:rsidRDefault="008141CD">
            <w:pPr>
              <w:shd w:val="clear" w:color="auto" w:fill="FFFFFF"/>
              <w:spacing w:line="240" w:lineRule="auto"/>
              <w:pPrChange w:id="2480" w:author="Абрамова Анна Андреевна" w:date="2024-05-16T00:32:00Z">
                <w:pPr>
                  <w:shd w:val="clear" w:color="auto" w:fill="FFFFFF"/>
                </w:pPr>
              </w:pPrChange>
            </w:pPr>
            <w:r w:rsidRPr="00C37BA7">
              <w:rPr>
                <w:color w:val="000000"/>
              </w:rPr>
              <w:t>100 % (6/6)</w:t>
            </w:r>
            <w:ins w:id="2481" w:author="Абрамова Анна Андреевна" w:date="2024-05-16T00:33:00Z">
              <w:r w:rsidR="00971371">
                <w:rPr>
                  <w:color w:val="000000"/>
                  <w:vertAlign w:val="superscript"/>
                </w:rPr>
                <w:t>**</w:t>
              </w:r>
            </w:ins>
            <w:del w:id="2482" w:author="Абрамова Анна Андреевна" w:date="2024-05-16T00:33:00Z">
              <w:r w:rsidRPr="00C37BA7" w:rsidDel="00971371">
                <w:rPr>
                  <w:color w:val="000000"/>
                  <w:vertAlign w:val="superscript"/>
                </w:rPr>
                <w:delText>b</w:delText>
              </w:r>
            </w:del>
          </w:p>
        </w:tc>
        <w:tc>
          <w:tcPr>
            <w:tcW w:w="1283" w:type="pct"/>
            <w:tcBorders>
              <w:top w:val="single" w:sz="6" w:space="0" w:color="auto"/>
              <w:left w:val="single" w:sz="6" w:space="0" w:color="auto"/>
              <w:bottom w:val="single" w:sz="6" w:space="0" w:color="auto"/>
              <w:right w:val="single" w:sz="6" w:space="0" w:color="auto"/>
            </w:tcBorders>
            <w:shd w:val="clear" w:color="auto" w:fill="FFFFFF"/>
          </w:tcPr>
          <w:p w14:paraId="5E057358" w14:textId="2D5E69B4" w:rsidR="008141CD" w:rsidRPr="00C37BA7" w:rsidRDefault="008141CD">
            <w:pPr>
              <w:shd w:val="clear" w:color="auto" w:fill="FFFFFF"/>
              <w:spacing w:line="240" w:lineRule="auto"/>
              <w:pPrChange w:id="2483" w:author="Абрамова Анна Андреевна" w:date="2024-05-16T00:32:00Z">
                <w:pPr>
                  <w:shd w:val="clear" w:color="auto" w:fill="FFFFFF"/>
                </w:pPr>
              </w:pPrChange>
            </w:pPr>
            <w:r w:rsidRPr="00C37BA7">
              <w:rPr>
                <w:color w:val="000000"/>
              </w:rPr>
              <w:t>86 % (6/7)</w:t>
            </w:r>
            <w:ins w:id="2484" w:author="Абрамова Анна Андреевна" w:date="2024-05-16T00:33:00Z">
              <w:r w:rsidR="00971371">
                <w:rPr>
                  <w:color w:val="000000"/>
                </w:rPr>
                <w:t>***</w:t>
              </w:r>
            </w:ins>
            <w:del w:id="2485" w:author="Абрамова Анна Андреевна" w:date="2024-05-16T00:33:00Z">
              <w:r w:rsidRPr="00C37BA7" w:rsidDel="00971371">
                <w:rPr>
                  <w:color w:val="000000"/>
                </w:rPr>
                <w:delText>c</w:delText>
              </w:r>
            </w:del>
          </w:p>
        </w:tc>
      </w:tr>
      <w:tr w:rsidR="008141CD" w:rsidRPr="002E5CCE" w14:paraId="757B96F0" w14:textId="77777777" w:rsidTr="000B382D">
        <w:tc>
          <w:tcPr>
            <w:tcW w:w="5000" w:type="pct"/>
            <w:gridSpan w:val="4"/>
            <w:tcBorders>
              <w:top w:val="single" w:sz="6" w:space="0" w:color="auto"/>
              <w:left w:val="single" w:sz="6" w:space="0" w:color="auto"/>
              <w:bottom w:val="single" w:sz="6" w:space="0" w:color="auto"/>
              <w:right w:val="single" w:sz="6" w:space="0" w:color="auto"/>
            </w:tcBorders>
            <w:shd w:val="clear" w:color="auto" w:fill="FFFFFF"/>
          </w:tcPr>
          <w:p w14:paraId="7730BAD7" w14:textId="77777777" w:rsidR="008141CD" w:rsidRPr="008141CD" w:rsidRDefault="008141CD">
            <w:pPr>
              <w:shd w:val="clear" w:color="auto" w:fill="FFFFFF"/>
              <w:spacing w:after="0" w:line="240" w:lineRule="auto"/>
              <w:rPr>
                <w:b/>
                <w:bCs/>
                <w:color w:val="000000"/>
                <w:sz w:val="20"/>
                <w:szCs w:val="20"/>
              </w:rPr>
              <w:pPrChange w:id="2486" w:author="Абрамова Анна Андреевна" w:date="2024-05-16T00:32:00Z">
                <w:pPr>
                  <w:shd w:val="clear" w:color="auto" w:fill="FFFFFF"/>
                  <w:spacing w:after="0"/>
                </w:pPr>
              </w:pPrChange>
            </w:pPr>
            <w:r w:rsidRPr="008141CD">
              <w:rPr>
                <w:b/>
                <w:bCs/>
                <w:color w:val="000000"/>
                <w:sz w:val="20"/>
                <w:szCs w:val="20"/>
              </w:rPr>
              <w:t>Примечание:</w:t>
            </w:r>
          </w:p>
          <w:p w14:paraId="237CCA3C" w14:textId="7CAB1969" w:rsidR="008141CD" w:rsidRPr="008141CD" w:rsidRDefault="00971371">
            <w:pPr>
              <w:shd w:val="clear" w:color="auto" w:fill="FFFFFF"/>
              <w:spacing w:after="0" w:line="240" w:lineRule="auto"/>
              <w:rPr>
                <w:color w:val="000000"/>
                <w:sz w:val="20"/>
                <w:szCs w:val="20"/>
              </w:rPr>
              <w:pPrChange w:id="2487" w:author="Абрамова Анна Андреевна" w:date="2024-05-16T00:32:00Z">
                <w:pPr>
                  <w:shd w:val="clear" w:color="auto" w:fill="FFFFFF"/>
                  <w:spacing w:after="0"/>
                </w:pPr>
              </w:pPrChange>
            </w:pPr>
            <w:ins w:id="2488" w:author="Абрамова Анна Андреевна" w:date="2024-05-16T00:33:00Z">
              <w:r>
                <w:rPr>
                  <w:color w:val="000000"/>
                  <w:sz w:val="20"/>
                  <w:szCs w:val="20"/>
                </w:rPr>
                <w:t>*</w:t>
              </w:r>
            </w:ins>
            <w:del w:id="2489" w:author="Абрамова Анна Андреевна" w:date="2024-05-16T00:33:00Z">
              <w:r w:rsidR="008141CD" w:rsidRPr="008141CD" w:rsidDel="00971371">
                <w:rPr>
                  <w:color w:val="000000"/>
                  <w:sz w:val="20"/>
                  <w:szCs w:val="20"/>
                </w:rPr>
                <w:delText>a</w:delText>
              </w:r>
            </w:del>
            <w:r w:rsidR="008141CD" w:rsidRPr="008141CD">
              <w:rPr>
                <w:color w:val="000000"/>
                <w:sz w:val="20"/>
                <w:szCs w:val="20"/>
              </w:rPr>
              <w:t xml:space="preserve"> n = 4 для генотипа 2 и n = 4 для генотипа 4.</w:t>
            </w:r>
          </w:p>
          <w:p w14:paraId="05672A81" w14:textId="40E27E76" w:rsidR="008141CD" w:rsidRPr="008141CD" w:rsidRDefault="00971371">
            <w:pPr>
              <w:shd w:val="clear" w:color="auto" w:fill="FFFFFF"/>
              <w:spacing w:after="0" w:line="240" w:lineRule="auto"/>
              <w:rPr>
                <w:color w:val="000000"/>
                <w:sz w:val="20"/>
                <w:szCs w:val="20"/>
              </w:rPr>
              <w:pPrChange w:id="2490" w:author="Абрамова Анна Андреевна" w:date="2024-05-16T00:32:00Z">
                <w:pPr>
                  <w:shd w:val="clear" w:color="auto" w:fill="FFFFFF"/>
                  <w:spacing w:after="0"/>
                </w:pPr>
              </w:pPrChange>
            </w:pPr>
            <w:ins w:id="2491" w:author="Абрамова Анна Андреевна" w:date="2024-05-16T00:33:00Z">
              <w:r>
                <w:rPr>
                  <w:color w:val="000000"/>
                  <w:sz w:val="20"/>
                  <w:szCs w:val="20"/>
                </w:rPr>
                <w:t>**</w:t>
              </w:r>
            </w:ins>
            <w:del w:id="2492" w:author="Абрамова Анна Андреевна" w:date="2024-05-16T00:33:00Z">
              <w:r w:rsidR="008141CD" w:rsidRPr="008141CD" w:rsidDel="00971371">
                <w:rPr>
                  <w:color w:val="000000"/>
                  <w:sz w:val="20"/>
                  <w:szCs w:val="20"/>
                </w:rPr>
                <w:delText>b</w:delText>
              </w:r>
            </w:del>
            <w:r w:rsidR="008141CD" w:rsidRPr="008141CD">
              <w:rPr>
                <w:color w:val="000000"/>
                <w:sz w:val="20"/>
                <w:szCs w:val="20"/>
              </w:rPr>
              <w:t xml:space="preserve"> n = 4 для генотипа 2 и n = 2 для генотипа 4.</w:t>
            </w:r>
          </w:p>
          <w:p w14:paraId="61D64E02" w14:textId="409912C2" w:rsidR="008141CD" w:rsidRPr="002E5CCE" w:rsidRDefault="00971371">
            <w:pPr>
              <w:shd w:val="clear" w:color="auto" w:fill="FFFFFF"/>
              <w:spacing w:after="0" w:line="240" w:lineRule="auto"/>
              <w:rPr>
                <w:color w:val="000000"/>
              </w:rPr>
              <w:pPrChange w:id="2493" w:author="Абрамова Анна Андреевна" w:date="2024-05-16T00:32:00Z">
                <w:pPr>
                  <w:shd w:val="clear" w:color="auto" w:fill="FFFFFF"/>
                  <w:spacing w:after="0"/>
                </w:pPr>
              </w:pPrChange>
            </w:pPr>
            <w:ins w:id="2494" w:author="Абрамова Анна Андреевна" w:date="2024-05-16T00:33:00Z">
              <w:r>
                <w:rPr>
                  <w:color w:val="000000"/>
                  <w:sz w:val="20"/>
                  <w:szCs w:val="20"/>
                </w:rPr>
                <w:t xml:space="preserve">*** </w:t>
              </w:r>
            </w:ins>
            <w:del w:id="2495" w:author="Абрамова Анна Андреевна" w:date="2024-05-16T00:33:00Z">
              <w:r w:rsidR="008141CD" w:rsidRPr="008141CD" w:rsidDel="00971371">
                <w:rPr>
                  <w:color w:val="000000"/>
                  <w:sz w:val="20"/>
                  <w:szCs w:val="20"/>
                </w:rPr>
                <w:delText xml:space="preserve">c </w:delText>
              </w:r>
            </w:del>
            <w:r w:rsidR="008141CD" w:rsidRPr="008141CD">
              <w:rPr>
                <w:color w:val="000000"/>
                <w:sz w:val="20"/>
                <w:szCs w:val="20"/>
              </w:rPr>
              <w:t>n = 4 для генотипа 2, n = 2 для генотипа 4 и n = 1 для генотипа 6.</w:t>
            </w:r>
          </w:p>
        </w:tc>
      </w:tr>
    </w:tbl>
    <w:p w14:paraId="49D2AB8C" w14:textId="77777777" w:rsidR="00B86B6E" w:rsidDel="00971371" w:rsidRDefault="00B86B6E" w:rsidP="00350D57">
      <w:pPr>
        <w:shd w:val="clear" w:color="auto" w:fill="FFFFFF"/>
        <w:spacing w:line="240" w:lineRule="auto"/>
        <w:ind w:firstLine="708"/>
        <w:rPr>
          <w:del w:id="2496" w:author="Абрамова Анна Андреевна" w:date="2024-05-15T00:50:00Z"/>
          <w:color w:val="000000"/>
          <w:highlight w:val="yellow"/>
        </w:rPr>
      </w:pPr>
    </w:p>
    <w:p w14:paraId="43642269" w14:textId="77777777" w:rsidR="00971371" w:rsidRDefault="00971371">
      <w:pPr>
        <w:shd w:val="clear" w:color="auto" w:fill="FFFFFF"/>
        <w:spacing w:after="0" w:line="240" w:lineRule="auto"/>
        <w:rPr>
          <w:ins w:id="2497" w:author="Абрамова Анна Андреевна" w:date="2024-05-16T00:33:00Z"/>
          <w:color w:val="000000"/>
          <w:highlight w:val="yellow"/>
        </w:rPr>
        <w:pPrChange w:id="2498" w:author="Абрамова Анна Андреевна" w:date="2024-05-16T00:33:00Z">
          <w:pPr>
            <w:shd w:val="clear" w:color="auto" w:fill="FFFFFF"/>
          </w:pPr>
        </w:pPrChange>
      </w:pPr>
    </w:p>
    <w:p w14:paraId="66D6E8C7" w14:textId="5AC47B8D" w:rsidR="00971371" w:rsidRPr="00971371" w:rsidRDefault="004D348F">
      <w:pPr>
        <w:shd w:val="clear" w:color="auto" w:fill="FFFFFF"/>
        <w:spacing w:after="0" w:line="240" w:lineRule="auto"/>
        <w:ind w:firstLine="708"/>
        <w:rPr>
          <w:color w:val="000000"/>
          <w:rPrChange w:id="2499" w:author="Абрамова Анна Андреевна" w:date="2024-05-16T00:33:00Z">
            <w:rPr/>
          </w:rPrChange>
        </w:rPr>
        <w:pPrChange w:id="2500" w:author="Абрамова Анна Андреевна" w:date="2024-05-16T00:33:00Z">
          <w:pPr>
            <w:shd w:val="clear" w:color="auto" w:fill="FFFFFF"/>
            <w:spacing w:line="240" w:lineRule="auto"/>
          </w:pPr>
        </w:pPrChange>
      </w:pPr>
      <w:r w:rsidRPr="00A44D4D">
        <w:rPr>
          <w:color w:val="000000"/>
        </w:rPr>
        <w:t>В Таблице </w:t>
      </w:r>
      <w:r w:rsidR="00A44D4D" w:rsidRPr="00A44D4D">
        <w:rPr>
          <w:color w:val="000000"/>
        </w:rPr>
        <w:t>4-</w:t>
      </w:r>
      <w:ins w:id="2501" w:author="Абрамова Анна Андреевна" w:date="2024-05-17T15:11:00Z">
        <w:r w:rsidR="00C4139E">
          <w:rPr>
            <w:color w:val="000000"/>
          </w:rPr>
          <w:t>13</w:t>
        </w:r>
      </w:ins>
      <w:del w:id="2502" w:author="Абрамова Анна Андреевна" w:date="2024-05-17T15:11:00Z">
        <w:r w:rsidR="00A44D4D" w:rsidRPr="00A44D4D" w:rsidDel="00C4139E">
          <w:rPr>
            <w:color w:val="000000"/>
          </w:rPr>
          <w:delText>9</w:delText>
        </w:r>
      </w:del>
      <w:r w:rsidR="00A44D4D">
        <w:rPr>
          <w:color w:val="000000"/>
        </w:rPr>
        <w:t xml:space="preserve"> </w:t>
      </w:r>
      <w:r w:rsidRPr="00F3552A">
        <w:rPr>
          <w:color w:val="000000"/>
        </w:rPr>
        <w:t>представлены вирусологические исходы у пациентов с ВГС генотипа 1 или 3 в исследовании ASTRAL-4.</w:t>
      </w:r>
      <w:r w:rsidR="00A44D4D">
        <w:t xml:space="preserve"> </w:t>
      </w:r>
      <w:r w:rsidRPr="00F3552A">
        <w:rPr>
          <w:color w:val="000000"/>
        </w:rPr>
        <w:t xml:space="preserve">Ни у одного пациента с генотипом ВГС 2, 4 или 6 не наблюдалось </w:t>
      </w:r>
      <w:r w:rsidR="00B86B6E">
        <w:rPr>
          <w:color w:val="000000"/>
        </w:rPr>
        <w:t xml:space="preserve">отсутсвия </w:t>
      </w:r>
      <w:r w:rsidRPr="00F3552A">
        <w:rPr>
          <w:color w:val="000000"/>
        </w:rPr>
        <w:t>вирусологической неэффективности</w:t>
      </w:r>
      <w:r w:rsidR="00CC6570">
        <w:rPr>
          <w:color w:val="000000"/>
        </w:rPr>
        <w:t xml:space="preserve"> </w:t>
      </w:r>
      <w:r w:rsidR="003D7168">
        <w:rPr>
          <w:color w:val="000000"/>
        </w:rPr>
        <w:t>[</w:t>
      </w:r>
      <w:r w:rsidR="003D7168" w:rsidRPr="003D7168">
        <w:rPr>
          <w:color w:val="000000"/>
        </w:rPr>
        <w:t>9].</w:t>
      </w:r>
    </w:p>
    <w:p w14:paraId="07DE7CC9" w14:textId="2CB0E817" w:rsidR="004D348F" w:rsidRDefault="004D348F" w:rsidP="00971371">
      <w:pPr>
        <w:shd w:val="clear" w:color="auto" w:fill="FFFFFF"/>
        <w:spacing w:before="120" w:after="0" w:line="240" w:lineRule="auto"/>
        <w:rPr>
          <w:color w:val="000000"/>
        </w:rPr>
      </w:pPr>
      <w:r w:rsidRPr="00A44D4D">
        <w:rPr>
          <w:b/>
          <w:bCs/>
          <w:color w:val="000000"/>
        </w:rPr>
        <w:t xml:space="preserve">Таблица </w:t>
      </w:r>
      <w:r w:rsidR="00A44D4D" w:rsidRPr="00A44D4D">
        <w:rPr>
          <w:b/>
          <w:bCs/>
          <w:color w:val="000000"/>
        </w:rPr>
        <w:t>4-</w:t>
      </w:r>
      <w:ins w:id="2503" w:author="Абрамова Анна Андреевна" w:date="2024-05-17T15:11:00Z">
        <w:r w:rsidR="00C4139E">
          <w:rPr>
            <w:b/>
            <w:bCs/>
            <w:color w:val="000000"/>
          </w:rPr>
          <w:t>13</w:t>
        </w:r>
      </w:ins>
      <w:del w:id="2504" w:author="Абрамова Анна Андреевна" w:date="2024-05-17T15:11:00Z">
        <w:r w:rsidR="00A44D4D" w:rsidRPr="00A44D4D" w:rsidDel="00C4139E">
          <w:rPr>
            <w:b/>
            <w:bCs/>
            <w:color w:val="000000"/>
          </w:rPr>
          <w:delText>9</w:delText>
        </w:r>
      </w:del>
      <w:r w:rsidR="00A44D4D" w:rsidRPr="00A44D4D">
        <w:rPr>
          <w:b/>
          <w:bCs/>
          <w:color w:val="000000"/>
        </w:rPr>
        <w:t>.</w:t>
      </w:r>
      <w:r w:rsidRPr="00F3552A">
        <w:rPr>
          <w:b/>
          <w:bCs/>
          <w:color w:val="000000"/>
        </w:rPr>
        <w:t xml:space="preserve"> </w:t>
      </w:r>
      <w:r w:rsidRPr="004D348F">
        <w:rPr>
          <w:color w:val="000000"/>
        </w:rPr>
        <w:t>Вирусологические исходы у пациентов с инфекцией ВГС генотипов 1 и 3 в исследовании ASTRAL-4</w:t>
      </w:r>
      <w:ins w:id="2505" w:author="Абрамова Анна Андреевна" w:date="2024-05-15T00:50:00Z">
        <w:r w:rsidR="00350D57">
          <w:rPr>
            <w:color w:val="000000"/>
          </w:rPr>
          <w:t>.</w:t>
        </w:r>
      </w:ins>
    </w:p>
    <w:tbl>
      <w:tblPr>
        <w:tblW w:w="5000" w:type="pct"/>
        <w:tblCellMar>
          <w:left w:w="40" w:type="dxa"/>
          <w:right w:w="40" w:type="dxa"/>
        </w:tblCellMar>
        <w:tblLook w:val="0000" w:firstRow="0" w:lastRow="0" w:firstColumn="0" w:lastColumn="0" w:noHBand="0" w:noVBand="0"/>
        <w:tblPrChange w:id="2506" w:author="Абрамова Анна Андреевна" w:date="2024-05-15T00:51:00Z">
          <w:tblPr>
            <w:tblW w:w="5000" w:type="pct"/>
            <w:tblCellMar>
              <w:left w:w="40" w:type="dxa"/>
              <w:right w:w="40" w:type="dxa"/>
            </w:tblCellMar>
            <w:tblLook w:val="0000" w:firstRow="0" w:lastRow="0" w:firstColumn="0" w:lastColumn="0" w:noHBand="0" w:noVBand="0"/>
          </w:tblPr>
        </w:tblPrChange>
      </w:tblPr>
      <w:tblGrid>
        <w:gridCol w:w="1959"/>
        <w:gridCol w:w="2454"/>
        <w:gridCol w:w="2460"/>
        <w:gridCol w:w="2465"/>
        <w:tblGridChange w:id="2507">
          <w:tblGrid>
            <w:gridCol w:w="1959"/>
            <w:gridCol w:w="2454"/>
            <w:gridCol w:w="2460"/>
            <w:gridCol w:w="2465"/>
          </w:tblGrid>
        </w:tblGridChange>
      </w:tblGrid>
      <w:tr w:rsidR="008141CD" w:rsidRPr="00C37BA7" w14:paraId="607D8606" w14:textId="77777777" w:rsidTr="00350D57">
        <w:trPr>
          <w:tblHeader/>
        </w:trPr>
        <w:tc>
          <w:tcPr>
            <w:tcW w:w="104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Change w:id="2508" w:author="Абрамова Анна Андреевна" w:date="2024-05-15T00:51:00Z">
              <w:tcPr>
                <w:tcW w:w="104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tcPrChange>
          </w:tcPr>
          <w:p w14:paraId="2390C6FC" w14:textId="77777777" w:rsidR="008141CD" w:rsidRPr="00C37BA7" w:rsidRDefault="008141CD" w:rsidP="00B41C86">
            <w:pPr>
              <w:spacing w:line="240" w:lineRule="auto"/>
            </w:pPr>
          </w:p>
        </w:tc>
        <w:tc>
          <w:tcPr>
            <w:tcW w:w="131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Change w:id="2509" w:author="Абрамова Анна Андреевна" w:date="2024-05-15T00:51:00Z">
              <w:tcPr>
                <w:tcW w:w="131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tcPrChange>
          </w:tcPr>
          <w:p w14:paraId="042E8313" w14:textId="77777777" w:rsidR="008141CD" w:rsidRPr="00C37BA7" w:rsidRDefault="008141CD" w:rsidP="00B41C86">
            <w:pPr>
              <w:spacing w:line="240" w:lineRule="auto"/>
            </w:pPr>
            <w:r w:rsidRPr="00C37BA7">
              <w:rPr>
                <w:b/>
                <w:bCs/>
                <w:color w:val="000000"/>
              </w:rPr>
              <w:t>Эпклюза, 12 недель</w:t>
            </w:r>
          </w:p>
        </w:tc>
        <w:tc>
          <w:tcPr>
            <w:tcW w:w="131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Change w:id="2510" w:author="Абрамова Анна Андреевна" w:date="2024-05-15T00:51:00Z">
              <w:tcPr>
                <w:tcW w:w="131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tcPrChange>
          </w:tcPr>
          <w:p w14:paraId="076714FF" w14:textId="77777777" w:rsidR="008141CD" w:rsidRPr="00C37BA7" w:rsidRDefault="008141CD" w:rsidP="00B41C86">
            <w:pPr>
              <w:spacing w:line="240" w:lineRule="auto"/>
            </w:pPr>
            <w:r w:rsidRPr="00C37BA7">
              <w:rPr>
                <w:b/>
                <w:bCs/>
                <w:color w:val="000000"/>
              </w:rPr>
              <w:t>Эпклюза + RBV, 12 недель</w:t>
            </w:r>
          </w:p>
        </w:tc>
        <w:tc>
          <w:tcPr>
            <w:tcW w:w="1320"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Change w:id="2511" w:author="Абрамова Анна Андреевна" w:date="2024-05-15T00:51:00Z">
              <w:tcPr>
                <w:tcW w:w="1320"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tcPrChange>
          </w:tcPr>
          <w:p w14:paraId="189D2ABE" w14:textId="77777777" w:rsidR="008141CD" w:rsidRPr="00C37BA7" w:rsidRDefault="008141CD" w:rsidP="00B41C86">
            <w:pPr>
              <w:spacing w:line="240" w:lineRule="auto"/>
            </w:pPr>
            <w:r w:rsidRPr="00C37BA7">
              <w:rPr>
                <w:b/>
                <w:bCs/>
                <w:color w:val="000000"/>
              </w:rPr>
              <w:t>Эпклюза, 24 недели</w:t>
            </w:r>
          </w:p>
        </w:tc>
      </w:tr>
      <w:tr w:rsidR="008141CD" w:rsidRPr="00C37BA7" w14:paraId="66C2B10A" w14:textId="77777777" w:rsidTr="000B382D">
        <w:tc>
          <w:tcPr>
            <w:tcW w:w="5000" w:type="pct"/>
            <w:gridSpan w:val="4"/>
            <w:tcBorders>
              <w:top w:val="single" w:sz="6" w:space="0" w:color="auto"/>
              <w:left w:val="single" w:sz="6" w:space="0" w:color="auto"/>
              <w:bottom w:val="single" w:sz="6" w:space="0" w:color="auto"/>
              <w:right w:val="single" w:sz="6" w:space="0" w:color="auto"/>
            </w:tcBorders>
            <w:shd w:val="clear" w:color="auto" w:fill="FFFFFF"/>
          </w:tcPr>
          <w:p w14:paraId="4A8B8D90" w14:textId="77777777" w:rsidR="008141CD" w:rsidRPr="00C37BA7" w:rsidRDefault="008141CD" w:rsidP="00B41C86">
            <w:pPr>
              <w:shd w:val="clear" w:color="auto" w:fill="FFFFFF"/>
              <w:spacing w:line="240" w:lineRule="auto"/>
            </w:pPr>
            <w:r w:rsidRPr="00C37BA7">
              <w:rPr>
                <w:color w:val="000000"/>
              </w:rPr>
              <w:t>Вирусологическая неэффективность (рецидив и неэффективность во время лечения)</w:t>
            </w:r>
          </w:p>
        </w:tc>
      </w:tr>
      <w:tr w:rsidR="008141CD" w:rsidRPr="00C37BA7" w14:paraId="4A8DD7C3" w14:textId="77777777" w:rsidTr="000B382D">
        <w:tc>
          <w:tcPr>
            <w:tcW w:w="1049" w:type="pct"/>
            <w:tcBorders>
              <w:top w:val="single" w:sz="6" w:space="0" w:color="auto"/>
              <w:left w:val="single" w:sz="6" w:space="0" w:color="auto"/>
              <w:bottom w:val="single" w:sz="6" w:space="0" w:color="auto"/>
              <w:right w:val="single" w:sz="6" w:space="0" w:color="auto"/>
            </w:tcBorders>
            <w:shd w:val="clear" w:color="auto" w:fill="FFFFFF"/>
          </w:tcPr>
          <w:p w14:paraId="560EC3C5" w14:textId="203C10D9" w:rsidR="008141CD" w:rsidRPr="00A44D4D" w:rsidRDefault="008141CD" w:rsidP="00B41C86">
            <w:pPr>
              <w:shd w:val="clear" w:color="auto" w:fill="FFFFFF"/>
              <w:spacing w:line="240" w:lineRule="auto"/>
            </w:pPr>
            <w:r w:rsidRPr="00A44D4D">
              <w:rPr>
                <w:color w:val="000000"/>
              </w:rPr>
              <w:t>Генотип 1</w:t>
            </w:r>
            <w:ins w:id="2512" w:author="Абрамова Анна Андреевна" w:date="2024-05-16T00:34:00Z">
              <w:r w:rsidR="00971371">
                <w:rPr>
                  <w:color w:val="000000"/>
                  <w:vertAlign w:val="superscript"/>
                </w:rPr>
                <w:t>*</w:t>
              </w:r>
            </w:ins>
            <w:del w:id="2513" w:author="Абрамова Анна Андреевна" w:date="2024-05-16T00:34:00Z">
              <w:r w:rsidRPr="00A44D4D" w:rsidDel="00971371">
                <w:rPr>
                  <w:color w:val="000000"/>
                  <w:vertAlign w:val="superscript"/>
                </w:rPr>
                <w:delText>а</w:delText>
              </w:r>
            </w:del>
          </w:p>
        </w:tc>
        <w:tc>
          <w:tcPr>
            <w:tcW w:w="1314" w:type="pct"/>
            <w:tcBorders>
              <w:top w:val="single" w:sz="6" w:space="0" w:color="auto"/>
              <w:left w:val="single" w:sz="6" w:space="0" w:color="auto"/>
              <w:bottom w:val="single" w:sz="6" w:space="0" w:color="auto"/>
              <w:right w:val="single" w:sz="6" w:space="0" w:color="auto"/>
            </w:tcBorders>
            <w:shd w:val="clear" w:color="auto" w:fill="FFFFFF"/>
          </w:tcPr>
          <w:p w14:paraId="0F792F11" w14:textId="77777777" w:rsidR="008141CD" w:rsidRPr="00C37BA7" w:rsidRDefault="008141CD" w:rsidP="00B41C86">
            <w:pPr>
              <w:shd w:val="clear" w:color="auto" w:fill="FFFFFF"/>
              <w:spacing w:line="240" w:lineRule="auto"/>
            </w:pPr>
            <w:r w:rsidRPr="00C37BA7">
              <w:rPr>
                <w:color w:val="000000"/>
              </w:rPr>
              <w:t>7 % (5/68)</w:t>
            </w:r>
          </w:p>
        </w:tc>
        <w:tc>
          <w:tcPr>
            <w:tcW w:w="1317" w:type="pct"/>
            <w:tcBorders>
              <w:top w:val="single" w:sz="6" w:space="0" w:color="auto"/>
              <w:left w:val="single" w:sz="6" w:space="0" w:color="auto"/>
              <w:bottom w:val="single" w:sz="6" w:space="0" w:color="auto"/>
              <w:right w:val="single" w:sz="6" w:space="0" w:color="auto"/>
            </w:tcBorders>
            <w:shd w:val="clear" w:color="auto" w:fill="FFFFFF"/>
          </w:tcPr>
          <w:p w14:paraId="370F5221" w14:textId="77777777" w:rsidR="008141CD" w:rsidRPr="00C37BA7" w:rsidRDefault="008141CD" w:rsidP="00B41C86">
            <w:pPr>
              <w:shd w:val="clear" w:color="auto" w:fill="FFFFFF"/>
              <w:spacing w:line="240" w:lineRule="auto"/>
            </w:pPr>
            <w:r w:rsidRPr="00C37BA7">
              <w:rPr>
                <w:color w:val="000000"/>
              </w:rPr>
              <w:t>1 % (1/68)</w:t>
            </w:r>
          </w:p>
        </w:tc>
        <w:tc>
          <w:tcPr>
            <w:tcW w:w="1320" w:type="pct"/>
            <w:tcBorders>
              <w:top w:val="single" w:sz="6" w:space="0" w:color="auto"/>
              <w:left w:val="single" w:sz="6" w:space="0" w:color="auto"/>
              <w:bottom w:val="single" w:sz="6" w:space="0" w:color="auto"/>
              <w:right w:val="single" w:sz="6" w:space="0" w:color="auto"/>
            </w:tcBorders>
            <w:shd w:val="clear" w:color="auto" w:fill="FFFFFF"/>
          </w:tcPr>
          <w:p w14:paraId="61CE833E" w14:textId="77777777" w:rsidR="008141CD" w:rsidRPr="00C37BA7" w:rsidRDefault="008141CD" w:rsidP="00B41C86">
            <w:pPr>
              <w:shd w:val="clear" w:color="auto" w:fill="FFFFFF"/>
              <w:spacing w:line="240" w:lineRule="auto"/>
            </w:pPr>
            <w:r w:rsidRPr="00C37BA7">
              <w:rPr>
                <w:color w:val="000000"/>
              </w:rPr>
              <w:t>4 % (3/71)</w:t>
            </w:r>
          </w:p>
        </w:tc>
      </w:tr>
      <w:tr w:rsidR="008141CD" w:rsidRPr="00C37BA7" w14:paraId="1DC5C3A5" w14:textId="77777777" w:rsidTr="000B382D">
        <w:tc>
          <w:tcPr>
            <w:tcW w:w="1049" w:type="pct"/>
            <w:tcBorders>
              <w:top w:val="single" w:sz="6" w:space="0" w:color="auto"/>
              <w:left w:val="single" w:sz="6" w:space="0" w:color="auto"/>
              <w:bottom w:val="single" w:sz="6" w:space="0" w:color="auto"/>
              <w:right w:val="single" w:sz="6" w:space="0" w:color="auto"/>
            </w:tcBorders>
            <w:shd w:val="clear" w:color="auto" w:fill="FFFFFF"/>
          </w:tcPr>
          <w:p w14:paraId="3E9B1F71" w14:textId="77777777" w:rsidR="008141CD" w:rsidRPr="00A44D4D" w:rsidRDefault="008141CD" w:rsidP="00B41C86">
            <w:pPr>
              <w:shd w:val="clear" w:color="auto" w:fill="FFFFFF"/>
              <w:spacing w:line="240" w:lineRule="auto"/>
            </w:pPr>
            <w:r w:rsidRPr="00A44D4D">
              <w:rPr>
                <w:color w:val="000000"/>
              </w:rPr>
              <w:t>Генотип 1а</w:t>
            </w:r>
          </w:p>
        </w:tc>
        <w:tc>
          <w:tcPr>
            <w:tcW w:w="1314" w:type="pct"/>
            <w:tcBorders>
              <w:top w:val="single" w:sz="6" w:space="0" w:color="auto"/>
              <w:left w:val="single" w:sz="6" w:space="0" w:color="auto"/>
              <w:bottom w:val="single" w:sz="6" w:space="0" w:color="auto"/>
              <w:right w:val="single" w:sz="6" w:space="0" w:color="auto"/>
            </w:tcBorders>
            <w:shd w:val="clear" w:color="auto" w:fill="FFFFFF"/>
          </w:tcPr>
          <w:p w14:paraId="60121674" w14:textId="77777777" w:rsidR="008141CD" w:rsidRPr="00C37BA7" w:rsidRDefault="008141CD" w:rsidP="00B41C86">
            <w:pPr>
              <w:shd w:val="clear" w:color="auto" w:fill="FFFFFF"/>
              <w:spacing w:line="240" w:lineRule="auto"/>
            </w:pPr>
            <w:r w:rsidRPr="00C37BA7">
              <w:rPr>
                <w:color w:val="000000"/>
              </w:rPr>
              <w:t>6 % (3/50)</w:t>
            </w:r>
          </w:p>
        </w:tc>
        <w:tc>
          <w:tcPr>
            <w:tcW w:w="1317" w:type="pct"/>
            <w:tcBorders>
              <w:top w:val="single" w:sz="6" w:space="0" w:color="auto"/>
              <w:left w:val="single" w:sz="6" w:space="0" w:color="auto"/>
              <w:bottom w:val="single" w:sz="6" w:space="0" w:color="auto"/>
              <w:right w:val="single" w:sz="6" w:space="0" w:color="auto"/>
            </w:tcBorders>
            <w:shd w:val="clear" w:color="auto" w:fill="FFFFFF"/>
          </w:tcPr>
          <w:p w14:paraId="30F44944" w14:textId="77777777" w:rsidR="008141CD" w:rsidRPr="00C37BA7" w:rsidRDefault="008141CD" w:rsidP="00B41C86">
            <w:pPr>
              <w:shd w:val="clear" w:color="auto" w:fill="FFFFFF"/>
              <w:spacing w:line="240" w:lineRule="auto"/>
            </w:pPr>
            <w:r w:rsidRPr="00C37BA7">
              <w:rPr>
                <w:color w:val="000000"/>
              </w:rPr>
              <w:t>2 % (1/54)</w:t>
            </w:r>
          </w:p>
        </w:tc>
        <w:tc>
          <w:tcPr>
            <w:tcW w:w="1320" w:type="pct"/>
            <w:tcBorders>
              <w:top w:val="single" w:sz="6" w:space="0" w:color="auto"/>
              <w:left w:val="single" w:sz="6" w:space="0" w:color="auto"/>
              <w:bottom w:val="single" w:sz="6" w:space="0" w:color="auto"/>
              <w:right w:val="single" w:sz="6" w:space="0" w:color="auto"/>
            </w:tcBorders>
            <w:shd w:val="clear" w:color="auto" w:fill="FFFFFF"/>
          </w:tcPr>
          <w:p w14:paraId="26AB897A" w14:textId="77777777" w:rsidR="008141CD" w:rsidRPr="00C37BA7" w:rsidRDefault="008141CD" w:rsidP="00B41C86">
            <w:pPr>
              <w:shd w:val="clear" w:color="auto" w:fill="FFFFFF"/>
              <w:spacing w:line="240" w:lineRule="auto"/>
            </w:pPr>
            <w:r w:rsidRPr="00C37BA7">
              <w:rPr>
                <w:color w:val="000000"/>
              </w:rPr>
              <w:t>4 % (2/55)</w:t>
            </w:r>
          </w:p>
        </w:tc>
      </w:tr>
      <w:tr w:rsidR="008141CD" w:rsidRPr="00C37BA7" w14:paraId="3CDB304F" w14:textId="77777777" w:rsidTr="000B382D">
        <w:tc>
          <w:tcPr>
            <w:tcW w:w="1049" w:type="pct"/>
            <w:tcBorders>
              <w:top w:val="single" w:sz="6" w:space="0" w:color="auto"/>
              <w:left w:val="single" w:sz="6" w:space="0" w:color="auto"/>
              <w:bottom w:val="single" w:sz="6" w:space="0" w:color="auto"/>
              <w:right w:val="single" w:sz="6" w:space="0" w:color="auto"/>
            </w:tcBorders>
            <w:shd w:val="clear" w:color="auto" w:fill="FFFFFF"/>
          </w:tcPr>
          <w:p w14:paraId="46EF5EDE" w14:textId="77777777" w:rsidR="008141CD" w:rsidRPr="00A44D4D" w:rsidRDefault="008141CD" w:rsidP="00B41C86">
            <w:pPr>
              <w:shd w:val="clear" w:color="auto" w:fill="FFFFFF"/>
              <w:spacing w:line="240" w:lineRule="auto"/>
            </w:pPr>
            <w:r w:rsidRPr="00A44D4D">
              <w:rPr>
                <w:color w:val="000000"/>
              </w:rPr>
              <w:t>Генотип 1b</w:t>
            </w:r>
          </w:p>
        </w:tc>
        <w:tc>
          <w:tcPr>
            <w:tcW w:w="1314" w:type="pct"/>
            <w:tcBorders>
              <w:top w:val="single" w:sz="6" w:space="0" w:color="auto"/>
              <w:left w:val="single" w:sz="6" w:space="0" w:color="auto"/>
              <w:bottom w:val="single" w:sz="6" w:space="0" w:color="auto"/>
              <w:right w:val="single" w:sz="6" w:space="0" w:color="auto"/>
            </w:tcBorders>
            <w:shd w:val="clear" w:color="auto" w:fill="FFFFFF"/>
          </w:tcPr>
          <w:p w14:paraId="681740E4" w14:textId="77777777" w:rsidR="008141CD" w:rsidRPr="00C37BA7" w:rsidRDefault="008141CD" w:rsidP="00B41C86">
            <w:pPr>
              <w:shd w:val="clear" w:color="auto" w:fill="FFFFFF"/>
              <w:spacing w:line="240" w:lineRule="auto"/>
            </w:pPr>
            <w:r w:rsidRPr="00C37BA7">
              <w:rPr>
                <w:color w:val="000000"/>
              </w:rPr>
              <w:t>11 % (2/18)</w:t>
            </w:r>
          </w:p>
        </w:tc>
        <w:tc>
          <w:tcPr>
            <w:tcW w:w="1317" w:type="pct"/>
            <w:tcBorders>
              <w:top w:val="single" w:sz="6" w:space="0" w:color="auto"/>
              <w:left w:val="single" w:sz="6" w:space="0" w:color="auto"/>
              <w:bottom w:val="single" w:sz="6" w:space="0" w:color="auto"/>
              <w:right w:val="single" w:sz="6" w:space="0" w:color="auto"/>
            </w:tcBorders>
            <w:shd w:val="clear" w:color="auto" w:fill="FFFFFF"/>
          </w:tcPr>
          <w:p w14:paraId="5F21474A" w14:textId="77777777" w:rsidR="008141CD" w:rsidRPr="00C37BA7" w:rsidRDefault="008141CD" w:rsidP="00B41C86">
            <w:pPr>
              <w:shd w:val="clear" w:color="auto" w:fill="FFFFFF"/>
              <w:spacing w:line="240" w:lineRule="auto"/>
            </w:pPr>
            <w:r w:rsidRPr="00C37BA7">
              <w:rPr>
                <w:color w:val="000000"/>
              </w:rPr>
              <w:t>0 % (0/14)</w:t>
            </w:r>
          </w:p>
        </w:tc>
        <w:tc>
          <w:tcPr>
            <w:tcW w:w="1320" w:type="pct"/>
            <w:tcBorders>
              <w:top w:val="single" w:sz="6" w:space="0" w:color="auto"/>
              <w:left w:val="single" w:sz="6" w:space="0" w:color="auto"/>
              <w:bottom w:val="single" w:sz="6" w:space="0" w:color="auto"/>
              <w:right w:val="single" w:sz="6" w:space="0" w:color="auto"/>
            </w:tcBorders>
            <w:shd w:val="clear" w:color="auto" w:fill="FFFFFF"/>
          </w:tcPr>
          <w:p w14:paraId="1AB8C145" w14:textId="77777777" w:rsidR="008141CD" w:rsidRPr="00C37BA7" w:rsidRDefault="008141CD" w:rsidP="00B41C86">
            <w:pPr>
              <w:shd w:val="clear" w:color="auto" w:fill="FFFFFF"/>
              <w:spacing w:line="240" w:lineRule="auto"/>
            </w:pPr>
            <w:r w:rsidRPr="00C37BA7">
              <w:rPr>
                <w:color w:val="000000"/>
              </w:rPr>
              <w:t>6 % (1/16)</w:t>
            </w:r>
          </w:p>
        </w:tc>
      </w:tr>
      <w:tr w:rsidR="008141CD" w:rsidRPr="00C37BA7" w14:paraId="678038BD" w14:textId="77777777" w:rsidTr="000B382D">
        <w:tc>
          <w:tcPr>
            <w:tcW w:w="1049" w:type="pct"/>
            <w:tcBorders>
              <w:top w:val="single" w:sz="6" w:space="0" w:color="auto"/>
              <w:left w:val="single" w:sz="6" w:space="0" w:color="auto"/>
              <w:bottom w:val="single" w:sz="6" w:space="0" w:color="auto"/>
              <w:right w:val="single" w:sz="6" w:space="0" w:color="auto"/>
            </w:tcBorders>
            <w:shd w:val="clear" w:color="auto" w:fill="FFFFFF"/>
          </w:tcPr>
          <w:p w14:paraId="3FD9220A" w14:textId="77777777" w:rsidR="008141CD" w:rsidRPr="00A44D4D" w:rsidRDefault="008141CD" w:rsidP="00B41C86">
            <w:pPr>
              <w:shd w:val="clear" w:color="auto" w:fill="FFFFFF"/>
              <w:spacing w:line="240" w:lineRule="auto"/>
            </w:pPr>
            <w:r w:rsidRPr="00A44D4D">
              <w:rPr>
                <w:color w:val="000000"/>
              </w:rPr>
              <w:t>Генотип 3</w:t>
            </w:r>
          </w:p>
        </w:tc>
        <w:tc>
          <w:tcPr>
            <w:tcW w:w="1314" w:type="pct"/>
            <w:tcBorders>
              <w:top w:val="single" w:sz="6" w:space="0" w:color="auto"/>
              <w:left w:val="single" w:sz="6" w:space="0" w:color="auto"/>
              <w:bottom w:val="single" w:sz="6" w:space="0" w:color="auto"/>
              <w:right w:val="single" w:sz="6" w:space="0" w:color="auto"/>
            </w:tcBorders>
            <w:shd w:val="clear" w:color="auto" w:fill="FFFFFF"/>
          </w:tcPr>
          <w:p w14:paraId="07FB9D39" w14:textId="77777777" w:rsidR="008141CD" w:rsidRPr="00C37BA7" w:rsidRDefault="008141CD" w:rsidP="00B41C86">
            <w:pPr>
              <w:shd w:val="clear" w:color="auto" w:fill="FFFFFF"/>
              <w:spacing w:line="240" w:lineRule="auto"/>
            </w:pPr>
            <w:r w:rsidRPr="00C37BA7">
              <w:rPr>
                <w:color w:val="000000"/>
              </w:rPr>
              <w:t>43 % (6/14)</w:t>
            </w:r>
          </w:p>
        </w:tc>
        <w:tc>
          <w:tcPr>
            <w:tcW w:w="1317" w:type="pct"/>
            <w:tcBorders>
              <w:top w:val="single" w:sz="6" w:space="0" w:color="auto"/>
              <w:left w:val="single" w:sz="6" w:space="0" w:color="auto"/>
              <w:bottom w:val="single" w:sz="6" w:space="0" w:color="auto"/>
              <w:right w:val="single" w:sz="6" w:space="0" w:color="auto"/>
            </w:tcBorders>
            <w:shd w:val="clear" w:color="auto" w:fill="FFFFFF"/>
          </w:tcPr>
          <w:p w14:paraId="5ACB410A" w14:textId="723B08AC" w:rsidR="008141CD" w:rsidRPr="00C37BA7" w:rsidRDefault="008141CD" w:rsidP="00B41C86">
            <w:pPr>
              <w:shd w:val="clear" w:color="auto" w:fill="FFFFFF"/>
              <w:spacing w:line="240" w:lineRule="auto"/>
            </w:pPr>
            <w:r w:rsidRPr="00C37BA7">
              <w:rPr>
                <w:color w:val="000000"/>
              </w:rPr>
              <w:t>15 % (2</w:t>
            </w:r>
            <w:ins w:id="2514" w:author="Абрамова Анна Андреевна" w:date="2024-05-16T00:34:00Z">
              <w:r w:rsidR="00971371">
                <w:rPr>
                  <w:color w:val="000000"/>
                  <w:vertAlign w:val="superscript"/>
                </w:rPr>
                <w:t>**</w:t>
              </w:r>
            </w:ins>
            <w:del w:id="2515" w:author="Абрамова Анна Андреевна" w:date="2024-05-16T00:34:00Z">
              <w:r w:rsidRPr="00C37BA7" w:rsidDel="00971371">
                <w:rPr>
                  <w:color w:val="000000"/>
                  <w:vertAlign w:val="superscript"/>
                </w:rPr>
                <w:delText>b</w:delText>
              </w:r>
            </w:del>
            <w:r w:rsidRPr="00C37BA7">
              <w:rPr>
                <w:color w:val="000000"/>
              </w:rPr>
              <w:t>/13)</w:t>
            </w:r>
          </w:p>
        </w:tc>
        <w:tc>
          <w:tcPr>
            <w:tcW w:w="1320" w:type="pct"/>
            <w:tcBorders>
              <w:top w:val="single" w:sz="6" w:space="0" w:color="auto"/>
              <w:left w:val="single" w:sz="6" w:space="0" w:color="auto"/>
              <w:bottom w:val="single" w:sz="6" w:space="0" w:color="auto"/>
              <w:right w:val="single" w:sz="6" w:space="0" w:color="auto"/>
            </w:tcBorders>
            <w:shd w:val="clear" w:color="auto" w:fill="FFFFFF"/>
          </w:tcPr>
          <w:p w14:paraId="428AF25A" w14:textId="7B640E30" w:rsidR="008141CD" w:rsidRPr="00C37BA7" w:rsidRDefault="008141CD" w:rsidP="00B41C86">
            <w:pPr>
              <w:shd w:val="clear" w:color="auto" w:fill="FFFFFF"/>
              <w:spacing w:line="240" w:lineRule="auto"/>
            </w:pPr>
            <w:r w:rsidRPr="00C37BA7">
              <w:rPr>
                <w:color w:val="000000"/>
              </w:rPr>
              <w:t>42 % (5</w:t>
            </w:r>
            <w:ins w:id="2516" w:author="Абрамова Анна Андреевна" w:date="2024-05-16T00:34:00Z">
              <w:r w:rsidR="00971371">
                <w:rPr>
                  <w:color w:val="000000"/>
                  <w:vertAlign w:val="superscript"/>
                </w:rPr>
                <w:t>***</w:t>
              </w:r>
            </w:ins>
            <w:del w:id="2517" w:author="Абрамова Анна Андреевна" w:date="2024-05-16T00:34:00Z">
              <w:r w:rsidRPr="00C37BA7" w:rsidDel="00971371">
                <w:rPr>
                  <w:color w:val="000000"/>
                  <w:vertAlign w:val="superscript"/>
                </w:rPr>
                <w:delText>c</w:delText>
              </w:r>
            </w:del>
            <w:r w:rsidRPr="00C37BA7">
              <w:rPr>
                <w:color w:val="000000"/>
              </w:rPr>
              <w:t>/12)</w:t>
            </w:r>
          </w:p>
        </w:tc>
      </w:tr>
      <w:tr w:rsidR="008141CD" w:rsidRPr="00C37BA7" w14:paraId="1B0F2192" w14:textId="77777777" w:rsidTr="000B382D">
        <w:tc>
          <w:tcPr>
            <w:tcW w:w="1049" w:type="pct"/>
            <w:tcBorders>
              <w:top w:val="single" w:sz="6" w:space="0" w:color="auto"/>
              <w:left w:val="single" w:sz="6" w:space="0" w:color="auto"/>
              <w:bottom w:val="single" w:sz="6" w:space="0" w:color="auto"/>
              <w:right w:val="single" w:sz="6" w:space="0" w:color="auto"/>
            </w:tcBorders>
            <w:shd w:val="clear" w:color="auto" w:fill="FFFFFF"/>
          </w:tcPr>
          <w:p w14:paraId="3D0DA6E4" w14:textId="5A34AF99" w:rsidR="008141CD" w:rsidRPr="00A44D4D" w:rsidRDefault="008141CD" w:rsidP="00B41C86">
            <w:pPr>
              <w:shd w:val="clear" w:color="auto" w:fill="FFFFFF"/>
              <w:spacing w:line="240" w:lineRule="auto"/>
            </w:pPr>
            <w:r w:rsidRPr="00A44D4D">
              <w:rPr>
                <w:color w:val="000000"/>
              </w:rPr>
              <w:t>Другое</w:t>
            </w:r>
            <w:ins w:id="2518" w:author="Абрамова Анна Андреевна" w:date="2024-05-16T00:34:00Z">
              <w:r w:rsidR="00971371">
                <w:rPr>
                  <w:color w:val="000000"/>
                  <w:vertAlign w:val="superscript"/>
                </w:rPr>
                <w:t>****</w:t>
              </w:r>
            </w:ins>
            <w:del w:id="2519" w:author="Абрамова Анна Андреевна" w:date="2024-05-16T00:34:00Z">
              <w:r w:rsidRPr="00A44D4D" w:rsidDel="00971371">
                <w:rPr>
                  <w:color w:val="000000"/>
                  <w:vertAlign w:val="superscript"/>
                </w:rPr>
                <w:delText>d</w:delText>
              </w:r>
            </w:del>
          </w:p>
        </w:tc>
        <w:tc>
          <w:tcPr>
            <w:tcW w:w="1314" w:type="pct"/>
            <w:tcBorders>
              <w:top w:val="single" w:sz="6" w:space="0" w:color="auto"/>
              <w:left w:val="single" w:sz="6" w:space="0" w:color="auto"/>
              <w:bottom w:val="single" w:sz="6" w:space="0" w:color="auto"/>
              <w:right w:val="single" w:sz="6" w:space="0" w:color="auto"/>
            </w:tcBorders>
            <w:shd w:val="clear" w:color="auto" w:fill="FFFFFF"/>
          </w:tcPr>
          <w:p w14:paraId="4FC858D0" w14:textId="77777777" w:rsidR="008141CD" w:rsidRPr="00C37BA7" w:rsidRDefault="008141CD" w:rsidP="00B41C86">
            <w:pPr>
              <w:shd w:val="clear" w:color="auto" w:fill="FFFFFF"/>
              <w:spacing w:line="240" w:lineRule="auto"/>
            </w:pPr>
            <w:r w:rsidRPr="00C37BA7">
              <w:rPr>
                <w:color w:val="000000"/>
              </w:rPr>
              <w:t>5 % (4/82)</w:t>
            </w:r>
          </w:p>
        </w:tc>
        <w:tc>
          <w:tcPr>
            <w:tcW w:w="1317" w:type="pct"/>
            <w:tcBorders>
              <w:top w:val="single" w:sz="6" w:space="0" w:color="auto"/>
              <w:left w:val="single" w:sz="6" w:space="0" w:color="auto"/>
              <w:bottom w:val="single" w:sz="6" w:space="0" w:color="auto"/>
              <w:right w:val="single" w:sz="6" w:space="0" w:color="auto"/>
            </w:tcBorders>
            <w:shd w:val="clear" w:color="auto" w:fill="FFFFFF"/>
          </w:tcPr>
          <w:p w14:paraId="5403F130" w14:textId="77777777" w:rsidR="008141CD" w:rsidRPr="00C37BA7" w:rsidRDefault="008141CD" w:rsidP="00B41C86">
            <w:pPr>
              <w:shd w:val="clear" w:color="auto" w:fill="FFFFFF"/>
              <w:spacing w:line="240" w:lineRule="auto"/>
            </w:pPr>
            <w:r w:rsidRPr="00C37BA7">
              <w:rPr>
                <w:color w:val="000000"/>
              </w:rPr>
              <w:t>2 % (2/81)</w:t>
            </w:r>
          </w:p>
        </w:tc>
        <w:tc>
          <w:tcPr>
            <w:tcW w:w="1320" w:type="pct"/>
            <w:tcBorders>
              <w:top w:val="single" w:sz="6" w:space="0" w:color="auto"/>
              <w:left w:val="single" w:sz="6" w:space="0" w:color="auto"/>
              <w:bottom w:val="single" w:sz="6" w:space="0" w:color="auto"/>
              <w:right w:val="single" w:sz="6" w:space="0" w:color="auto"/>
            </w:tcBorders>
            <w:shd w:val="clear" w:color="auto" w:fill="FFFFFF"/>
          </w:tcPr>
          <w:p w14:paraId="36489F2C" w14:textId="77777777" w:rsidR="008141CD" w:rsidRPr="00C37BA7" w:rsidRDefault="008141CD" w:rsidP="00B41C86">
            <w:pPr>
              <w:shd w:val="clear" w:color="auto" w:fill="FFFFFF"/>
              <w:spacing w:line="240" w:lineRule="auto"/>
            </w:pPr>
            <w:r w:rsidRPr="00C37BA7">
              <w:rPr>
                <w:color w:val="000000"/>
              </w:rPr>
              <w:t>5 % (4/83)</w:t>
            </w:r>
          </w:p>
        </w:tc>
      </w:tr>
      <w:tr w:rsidR="008141CD" w:rsidRPr="00F3552A" w14:paraId="3104B93B" w14:textId="77777777" w:rsidTr="000B382D">
        <w:tc>
          <w:tcPr>
            <w:tcW w:w="5000" w:type="pct"/>
            <w:gridSpan w:val="4"/>
            <w:tcBorders>
              <w:top w:val="single" w:sz="6" w:space="0" w:color="auto"/>
              <w:left w:val="single" w:sz="6" w:space="0" w:color="auto"/>
              <w:bottom w:val="single" w:sz="6" w:space="0" w:color="auto"/>
              <w:right w:val="single" w:sz="6" w:space="0" w:color="auto"/>
            </w:tcBorders>
            <w:shd w:val="clear" w:color="auto" w:fill="FFFFFF"/>
          </w:tcPr>
          <w:p w14:paraId="2E879590" w14:textId="77777777" w:rsidR="008141CD" w:rsidRPr="00B86B6E" w:rsidRDefault="008141CD" w:rsidP="00B41C86">
            <w:pPr>
              <w:shd w:val="clear" w:color="auto" w:fill="FFFFFF"/>
              <w:spacing w:before="120" w:after="0" w:line="240" w:lineRule="auto"/>
              <w:rPr>
                <w:b/>
                <w:bCs/>
                <w:sz w:val="20"/>
                <w:szCs w:val="20"/>
              </w:rPr>
            </w:pPr>
            <w:r w:rsidRPr="00B86B6E">
              <w:rPr>
                <w:b/>
                <w:bCs/>
                <w:sz w:val="20"/>
                <w:szCs w:val="20"/>
              </w:rPr>
              <w:t>Примечание:</w:t>
            </w:r>
          </w:p>
          <w:p w14:paraId="22817FA5" w14:textId="559C5FCA" w:rsidR="008141CD" w:rsidRPr="00B86B6E" w:rsidRDefault="00971371" w:rsidP="00B41C86">
            <w:pPr>
              <w:shd w:val="clear" w:color="auto" w:fill="FFFFFF"/>
              <w:spacing w:after="0" w:line="240" w:lineRule="auto"/>
              <w:rPr>
                <w:sz w:val="20"/>
                <w:szCs w:val="20"/>
              </w:rPr>
            </w:pPr>
            <w:ins w:id="2520" w:author="Абрамова Анна Андреевна" w:date="2024-05-16T00:34:00Z">
              <w:r>
                <w:rPr>
                  <w:color w:val="000000"/>
                  <w:sz w:val="20"/>
                  <w:szCs w:val="20"/>
                </w:rPr>
                <w:t>*</w:t>
              </w:r>
            </w:ins>
            <w:del w:id="2521" w:author="Абрамова Анна Андреевна" w:date="2024-05-16T00:34:00Z">
              <w:r w:rsidR="008141CD" w:rsidRPr="00B86B6E" w:rsidDel="00971371">
                <w:rPr>
                  <w:color w:val="000000"/>
                  <w:sz w:val="20"/>
                  <w:szCs w:val="20"/>
                </w:rPr>
                <w:delText>a</w:delText>
              </w:r>
            </w:del>
            <w:r w:rsidR="008141CD" w:rsidRPr="00B86B6E">
              <w:rPr>
                <w:color w:val="000000"/>
                <w:sz w:val="20"/>
                <w:szCs w:val="20"/>
              </w:rPr>
              <w:t xml:space="preserve"> Ни у одного пациента с ВГС генотипа 1 не было вирусологической неэффективности во время лечения.</w:t>
            </w:r>
          </w:p>
          <w:p w14:paraId="5D0A979C" w14:textId="044E5473" w:rsidR="008141CD" w:rsidRPr="00B86B6E" w:rsidRDefault="00971371" w:rsidP="00B41C86">
            <w:pPr>
              <w:shd w:val="clear" w:color="auto" w:fill="FFFFFF"/>
              <w:spacing w:after="0" w:line="240" w:lineRule="auto"/>
              <w:rPr>
                <w:color w:val="000000"/>
                <w:sz w:val="20"/>
                <w:szCs w:val="20"/>
              </w:rPr>
            </w:pPr>
            <w:ins w:id="2522" w:author="Абрамова Анна Андреевна" w:date="2024-05-16T00:34:00Z">
              <w:r>
                <w:rPr>
                  <w:color w:val="000000"/>
                  <w:sz w:val="20"/>
                  <w:szCs w:val="20"/>
                </w:rPr>
                <w:lastRenderedPageBreak/>
                <w:t>**</w:t>
              </w:r>
            </w:ins>
            <w:del w:id="2523" w:author="Абрамова Анна Андреевна" w:date="2024-05-16T00:34:00Z">
              <w:r w:rsidR="008141CD" w:rsidRPr="00B86B6E" w:rsidDel="00971371">
                <w:rPr>
                  <w:color w:val="000000"/>
                  <w:sz w:val="20"/>
                  <w:szCs w:val="20"/>
                </w:rPr>
                <w:delText>b</w:delText>
              </w:r>
            </w:del>
            <w:r w:rsidR="008141CD" w:rsidRPr="00B86B6E">
              <w:rPr>
                <w:color w:val="000000"/>
                <w:sz w:val="20"/>
                <w:szCs w:val="20"/>
              </w:rPr>
              <w:t xml:space="preserve"> У одного пациента во время лечения наблюдалась вирусологическая неэффективность; фармакокинетические данные этого пациента свидетельствовали о несоблюдении режима лечения.</w:t>
            </w:r>
          </w:p>
          <w:p w14:paraId="7A671E20" w14:textId="4A4CA07D" w:rsidR="008141CD" w:rsidRPr="00B86B6E" w:rsidRDefault="00971371" w:rsidP="00B41C86">
            <w:pPr>
              <w:shd w:val="clear" w:color="auto" w:fill="FFFFFF"/>
              <w:spacing w:after="0" w:line="240" w:lineRule="auto"/>
              <w:rPr>
                <w:color w:val="000000"/>
                <w:sz w:val="20"/>
                <w:szCs w:val="20"/>
              </w:rPr>
            </w:pPr>
            <w:ins w:id="2524" w:author="Абрамова Анна Андреевна" w:date="2024-05-16T00:34:00Z">
              <w:r>
                <w:rPr>
                  <w:color w:val="000000"/>
                  <w:sz w:val="20"/>
                  <w:szCs w:val="20"/>
                </w:rPr>
                <w:t xml:space="preserve">*** </w:t>
              </w:r>
            </w:ins>
            <w:del w:id="2525" w:author="Абрамова Анна Андреевна" w:date="2024-05-16T00:34:00Z">
              <w:r w:rsidR="008141CD" w:rsidRPr="00B86B6E" w:rsidDel="00971371">
                <w:rPr>
                  <w:color w:val="000000"/>
                  <w:sz w:val="20"/>
                  <w:szCs w:val="20"/>
                </w:rPr>
                <w:delText xml:space="preserve">c </w:delText>
              </w:r>
            </w:del>
            <w:r w:rsidR="008141CD" w:rsidRPr="00B86B6E">
              <w:rPr>
                <w:color w:val="000000"/>
                <w:sz w:val="20"/>
                <w:szCs w:val="20"/>
              </w:rPr>
              <w:t xml:space="preserve">У одного пациента во время лечения наблюдалась вирусологическая неэффективность. </w:t>
            </w:r>
          </w:p>
          <w:p w14:paraId="60FBA563" w14:textId="541E4F40" w:rsidR="008141CD" w:rsidRPr="00B86B6E" w:rsidRDefault="00971371" w:rsidP="00B41C86">
            <w:pPr>
              <w:shd w:val="clear" w:color="auto" w:fill="FFFFFF"/>
              <w:spacing w:after="0" w:line="240" w:lineRule="auto"/>
              <w:rPr>
                <w:color w:val="000000"/>
                <w:sz w:val="20"/>
                <w:szCs w:val="20"/>
              </w:rPr>
            </w:pPr>
            <w:ins w:id="2526" w:author="Абрамова Анна Андреевна" w:date="2024-05-16T00:34:00Z">
              <w:r>
                <w:rPr>
                  <w:color w:val="000000"/>
                  <w:sz w:val="20"/>
                  <w:szCs w:val="20"/>
                </w:rPr>
                <w:t>****</w:t>
              </w:r>
            </w:ins>
            <w:del w:id="2527" w:author="Абрамова Анна Андреевна" w:date="2024-05-16T00:34:00Z">
              <w:r w:rsidR="008141CD" w:rsidRPr="00B86B6E" w:rsidDel="00971371">
                <w:rPr>
                  <w:color w:val="000000"/>
                  <w:sz w:val="20"/>
                  <w:szCs w:val="20"/>
                </w:rPr>
                <w:delText>d</w:delText>
              </w:r>
            </w:del>
            <w:r w:rsidR="008141CD" w:rsidRPr="00B86B6E">
              <w:rPr>
                <w:color w:val="000000"/>
                <w:sz w:val="20"/>
                <w:szCs w:val="20"/>
              </w:rPr>
              <w:t xml:space="preserve"> «Другое» включает пациентов, у которых не был достигнут </w:t>
            </w:r>
            <w:r w:rsidR="00A44D4D">
              <w:rPr>
                <w:color w:val="000000"/>
                <w:sz w:val="20"/>
                <w:szCs w:val="20"/>
              </w:rPr>
              <w:t>УВО</w:t>
            </w:r>
            <w:r w:rsidR="008141CD" w:rsidRPr="00B86B6E">
              <w:rPr>
                <w:color w:val="000000"/>
                <w:sz w:val="20"/>
                <w:szCs w:val="20"/>
              </w:rPr>
              <w:t>12 и которые не соответствовали критериям вирусологической неэффективности.</w:t>
            </w:r>
          </w:p>
        </w:tc>
      </w:tr>
    </w:tbl>
    <w:p w14:paraId="17FCCC71" w14:textId="77777777" w:rsidR="0023338A" w:rsidRPr="009C6C0A" w:rsidRDefault="00DE567E" w:rsidP="0023338A">
      <w:pPr>
        <w:pStyle w:val="NormalWeb"/>
        <w:shd w:val="clear" w:color="auto" w:fill="FFFFFF"/>
        <w:spacing w:before="0" w:beforeAutospacing="0" w:after="0" w:afterAutospacing="0"/>
        <w:contextualSpacing/>
        <w:jc w:val="both"/>
        <w:rPr>
          <w:color w:val="000000"/>
        </w:rPr>
      </w:pPr>
      <w:commentRangeStart w:id="2528"/>
      <w:commentRangeStart w:id="2529"/>
      <w:commentRangeEnd w:id="2528"/>
      <w:r>
        <w:rPr>
          <w:rStyle w:val="CommentReference"/>
          <w:rFonts w:eastAsia="MS Mincho"/>
          <w:lang w:eastAsia="ja-JP"/>
        </w:rPr>
        <w:lastRenderedPageBreak/>
        <w:commentReference w:id="2528"/>
      </w:r>
      <w:commentRangeEnd w:id="2529"/>
      <w:r w:rsidR="00B12932">
        <w:rPr>
          <w:rStyle w:val="CommentReference"/>
          <w:rFonts w:eastAsia="MS Mincho"/>
          <w:lang w:eastAsia="ja-JP"/>
        </w:rPr>
        <w:commentReference w:id="2529"/>
      </w:r>
    </w:p>
    <w:p w14:paraId="274C1D4E" w14:textId="51D19C38" w:rsidR="00B12932" w:rsidRDefault="00B12932">
      <w:pPr>
        <w:pStyle w:val="Heading4"/>
        <w:spacing w:before="0" w:after="0" w:line="240" w:lineRule="auto"/>
        <w:ind w:firstLine="708"/>
        <w:rPr>
          <w:ins w:id="2530" w:author="Абрамова Анна Андреевна" w:date="2024-05-17T15:11:00Z"/>
          <w:rStyle w:val="Heading4Char"/>
          <w:rFonts w:ascii="Times New Roman" w:hAnsi="Times New Roman"/>
          <w:b/>
          <w:bCs/>
          <w:sz w:val="24"/>
          <w:szCs w:val="24"/>
        </w:rPr>
        <w:pPrChange w:id="2531" w:author="Абрамова Анна Андреевна" w:date="2024-05-17T15:11:00Z">
          <w:pPr>
            <w:pStyle w:val="Heading4"/>
            <w:spacing w:before="0" w:line="240" w:lineRule="auto"/>
            <w:ind w:firstLine="708"/>
          </w:pPr>
        </w:pPrChange>
      </w:pPr>
      <w:bookmarkStart w:id="2532" w:name="_Toc52190587"/>
      <w:bookmarkStart w:id="2533" w:name="_Toc164609983"/>
      <w:ins w:id="2534" w:author="Абрамова Анна Андреевна" w:date="2024-05-17T00:06:00Z">
        <w:r w:rsidRPr="00B12932">
          <w:rPr>
            <w:rStyle w:val="Heading4Char"/>
            <w:rFonts w:ascii="Times New Roman" w:hAnsi="Times New Roman"/>
            <w:bCs/>
            <w:sz w:val="24"/>
            <w:szCs w:val="24"/>
            <w:rPrChange w:id="2535" w:author="Абрамова Анна Андреевна" w:date="2024-05-17T00:06:00Z">
              <w:rPr>
                <w:rStyle w:val="Heading4Char"/>
                <w:rFonts w:ascii="Times New Roman" w:hAnsi="Times New Roman"/>
                <w:b/>
                <w:sz w:val="24"/>
                <w:szCs w:val="24"/>
              </w:rPr>
            </w:rPrChange>
          </w:rPr>
          <w:t xml:space="preserve">Изменения параметров в системе оценки CPT у пациентов, достигших </w:t>
        </w:r>
      </w:ins>
      <w:ins w:id="2536" w:author="Абрамова Анна Андреевна" w:date="2024-05-17T15:12:00Z">
        <w:r w:rsidR="00C4139E">
          <w:rPr>
            <w:rStyle w:val="Heading4Char"/>
            <w:rFonts w:ascii="Times New Roman" w:hAnsi="Times New Roman"/>
            <w:bCs/>
            <w:sz w:val="24"/>
            <w:szCs w:val="24"/>
          </w:rPr>
          <w:t>УВО</w:t>
        </w:r>
      </w:ins>
      <w:ins w:id="2537" w:author="Абрамова Анна Андреевна" w:date="2024-05-17T00:06:00Z">
        <w:r w:rsidRPr="00B12932">
          <w:rPr>
            <w:rStyle w:val="Heading4Char"/>
            <w:rFonts w:ascii="Times New Roman" w:hAnsi="Times New Roman"/>
            <w:bCs/>
            <w:sz w:val="24"/>
            <w:szCs w:val="24"/>
            <w:rPrChange w:id="2538" w:author="Абрамова Анна Андреевна" w:date="2024-05-17T00:06:00Z">
              <w:rPr>
                <w:rStyle w:val="Heading4Char"/>
                <w:rFonts w:ascii="Times New Roman" w:hAnsi="Times New Roman"/>
                <w:b/>
                <w:sz w:val="24"/>
                <w:szCs w:val="24"/>
              </w:rPr>
            </w:rPrChange>
          </w:rPr>
          <w:t xml:space="preserve">12 в ASTRAL-4 (все 3 схемы), показаны в </w:t>
        </w:r>
        <w:r w:rsidRPr="00C4139E">
          <w:rPr>
            <w:rStyle w:val="Heading4Char"/>
            <w:rFonts w:ascii="Times New Roman" w:hAnsi="Times New Roman"/>
            <w:bCs/>
            <w:sz w:val="24"/>
            <w:szCs w:val="24"/>
            <w:rPrChange w:id="2539" w:author="Абрамова Анна Андреевна" w:date="2024-05-17T15:12:00Z">
              <w:rPr>
                <w:rStyle w:val="Heading4Char"/>
                <w:rFonts w:ascii="Times New Roman" w:hAnsi="Times New Roman"/>
                <w:b/>
                <w:sz w:val="24"/>
                <w:szCs w:val="24"/>
              </w:rPr>
            </w:rPrChange>
          </w:rPr>
          <w:t xml:space="preserve">Таблице </w:t>
        </w:r>
      </w:ins>
      <w:ins w:id="2540" w:author="Абрамова Анна Андреевна" w:date="2024-05-17T00:13:00Z">
        <w:r w:rsidR="004124F0" w:rsidRPr="00C4139E">
          <w:rPr>
            <w:rStyle w:val="Heading4Char"/>
            <w:rFonts w:ascii="Times New Roman" w:hAnsi="Times New Roman"/>
            <w:bCs/>
            <w:sz w:val="24"/>
            <w:szCs w:val="24"/>
          </w:rPr>
          <w:t>4-</w:t>
        </w:r>
      </w:ins>
      <w:ins w:id="2541" w:author="Абрамова Анна Андреевна" w:date="2024-05-17T15:12:00Z">
        <w:r w:rsidR="00C4139E" w:rsidRPr="00C4139E">
          <w:rPr>
            <w:rStyle w:val="Heading4Char"/>
            <w:rFonts w:ascii="Times New Roman" w:hAnsi="Times New Roman"/>
            <w:bCs/>
            <w:sz w:val="24"/>
            <w:szCs w:val="24"/>
            <w:rPrChange w:id="2542" w:author="Абрамова Анна Андреевна" w:date="2024-05-17T15:12:00Z">
              <w:rPr>
                <w:rStyle w:val="Heading4Char"/>
                <w:rFonts w:ascii="Times New Roman" w:hAnsi="Times New Roman"/>
                <w:bCs/>
                <w:sz w:val="24"/>
                <w:szCs w:val="24"/>
                <w:highlight w:val="yellow"/>
              </w:rPr>
            </w:rPrChange>
          </w:rPr>
          <w:t>14</w:t>
        </w:r>
      </w:ins>
      <w:ins w:id="2543" w:author="Абрамова Анна Андреевна" w:date="2024-05-17T00:06:00Z">
        <w:r w:rsidRPr="00C4139E">
          <w:rPr>
            <w:rStyle w:val="Heading4Char"/>
            <w:rFonts w:ascii="Times New Roman" w:hAnsi="Times New Roman"/>
            <w:bCs/>
            <w:sz w:val="24"/>
            <w:szCs w:val="24"/>
            <w:rPrChange w:id="2544" w:author="Абрамова Анна Андреевна" w:date="2024-05-17T15:12:00Z">
              <w:rPr>
                <w:rStyle w:val="Heading4Char"/>
                <w:rFonts w:ascii="Times New Roman" w:hAnsi="Times New Roman"/>
                <w:b/>
                <w:sz w:val="24"/>
                <w:szCs w:val="24"/>
              </w:rPr>
            </w:rPrChange>
          </w:rPr>
          <w:t>.</w:t>
        </w:r>
      </w:ins>
    </w:p>
    <w:p w14:paraId="0ED5AE3F" w14:textId="77777777" w:rsidR="00C4139E" w:rsidRPr="00C4139E" w:rsidRDefault="00C4139E">
      <w:pPr>
        <w:spacing w:after="0"/>
        <w:rPr>
          <w:ins w:id="2545" w:author="Абрамова Анна Андреевна" w:date="2024-05-17T00:09:00Z"/>
          <w:rPrChange w:id="2546" w:author="Абрамова Анна Андреевна" w:date="2024-05-17T15:11:00Z">
            <w:rPr>
              <w:ins w:id="2547" w:author="Абрамова Анна Андреевна" w:date="2024-05-17T00:09:00Z"/>
              <w:b/>
              <w:bCs/>
            </w:rPr>
          </w:rPrChange>
        </w:rPr>
        <w:pPrChange w:id="2548" w:author="Абрамова Анна Андреевна" w:date="2024-05-17T15:11:00Z">
          <w:pPr/>
        </w:pPrChange>
      </w:pPr>
    </w:p>
    <w:p w14:paraId="4B0AF562" w14:textId="124D1874" w:rsidR="00B12932" w:rsidRDefault="00B12932">
      <w:pPr>
        <w:spacing w:after="0" w:line="240" w:lineRule="auto"/>
        <w:rPr>
          <w:ins w:id="2549" w:author="Абрамова Анна Андреевна" w:date="2024-05-17T00:08:00Z"/>
        </w:rPr>
        <w:pPrChange w:id="2550" w:author="Абрамова Анна Андреевна" w:date="2024-05-17T15:12:00Z">
          <w:pPr/>
        </w:pPrChange>
      </w:pPr>
      <w:ins w:id="2551" w:author="Абрамова Анна Андреевна" w:date="2024-05-17T00:08:00Z">
        <w:r w:rsidRPr="00B12932">
          <w:rPr>
            <w:b/>
            <w:bCs/>
            <w:rPrChange w:id="2552" w:author="Абрамова Анна Андреевна" w:date="2024-05-17T00:08:00Z">
              <w:rPr/>
            </w:rPrChange>
          </w:rPr>
          <w:t>Таблица 4-</w:t>
        </w:r>
      </w:ins>
      <w:ins w:id="2553" w:author="Абрамова Анна Андреевна" w:date="2024-05-17T15:12:00Z">
        <w:r w:rsidR="00C4139E">
          <w:rPr>
            <w:b/>
            <w:bCs/>
          </w:rPr>
          <w:t>14</w:t>
        </w:r>
      </w:ins>
      <w:ins w:id="2554" w:author="Абрамова Анна Андреевна" w:date="2024-05-17T00:08:00Z">
        <w:r w:rsidRPr="00B12932">
          <w:rPr>
            <w:b/>
            <w:bCs/>
            <w:rPrChange w:id="2555" w:author="Абрамова Анна Андреевна" w:date="2024-05-17T00:08:00Z">
              <w:rPr/>
            </w:rPrChange>
          </w:rPr>
          <w:t>.</w:t>
        </w:r>
        <w:r>
          <w:t xml:space="preserve"> </w:t>
        </w:r>
        <w:r w:rsidRPr="00B12932">
          <w:t xml:space="preserve">Изменения показателей CPT от исходного уровня к 12 й и 24 й неделям после лечения у пациентов, достигших </w:t>
        </w:r>
        <w:r>
          <w:t>УВО</w:t>
        </w:r>
        <w:r w:rsidRPr="00B12932">
          <w:t>12, ASTRAL-4</w:t>
        </w:r>
        <w:r>
          <w:t>.</w:t>
        </w:r>
      </w:ins>
    </w:p>
    <w:tbl>
      <w:tblPr>
        <w:tblW w:w="5000" w:type="pct"/>
        <w:tblCellMar>
          <w:left w:w="40" w:type="dxa"/>
          <w:right w:w="40" w:type="dxa"/>
        </w:tblCellMar>
        <w:tblLook w:val="0000" w:firstRow="0" w:lastRow="0" w:firstColumn="0" w:lastColumn="0" w:noHBand="0" w:noVBand="0"/>
      </w:tblPr>
      <w:tblGrid>
        <w:gridCol w:w="2292"/>
        <w:gridCol w:w="1376"/>
        <w:gridCol w:w="1376"/>
        <w:gridCol w:w="1376"/>
        <w:gridCol w:w="1107"/>
        <w:gridCol w:w="1811"/>
      </w:tblGrid>
      <w:tr w:rsidR="00B12932" w:rsidRPr="00F3552A" w14:paraId="0957BC5E" w14:textId="77777777" w:rsidTr="00B12932">
        <w:trPr>
          <w:tblHeader/>
          <w:ins w:id="2556" w:author="Абрамова Анна Андреевна" w:date="2024-05-17T00:08:00Z"/>
        </w:trPr>
        <w:tc>
          <w:tcPr>
            <w:tcW w:w="12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054C00" w14:textId="77777777" w:rsidR="00B12932" w:rsidRPr="00F3552A" w:rsidRDefault="00B12932">
            <w:pPr>
              <w:spacing w:line="240" w:lineRule="auto"/>
              <w:jc w:val="center"/>
              <w:rPr>
                <w:ins w:id="2557" w:author="Абрамова Анна Андреевна" w:date="2024-05-17T00:08:00Z"/>
              </w:rPr>
              <w:pPrChange w:id="2558" w:author="Абрамова Анна Андреевна" w:date="2024-05-17T15:12:00Z">
                <w:pPr>
                  <w:shd w:val="clear" w:color="auto" w:fill="FFFFFF"/>
                </w:pPr>
              </w:pPrChange>
            </w:pPr>
          </w:p>
        </w:tc>
        <w:tc>
          <w:tcPr>
            <w:tcW w:w="73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2416C54" w14:textId="77777777" w:rsidR="00B12932" w:rsidRPr="00F3552A" w:rsidRDefault="00B12932">
            <w:pPr>
              <w:spacing w:line="240" w:lineRule="auto"/>
              <w:jc w:val="center"/>
              <w:rPr>
                <w:ins w:id="2559" w:author="Абрамова Анна Андреевна" w:date="2024-05-17T00:08:00Z"/>
              </w:rPr>
              <w:pPrChange w:id="2560" w:author="Абрамова Анна Андреевна" w:date="2024-05-17T15:12:00Z">
                <w:pPr>
                  <w:shd w:val="clear" w:color="auto" w:fill="FFFFFF"/>
                </w:pPr>
              </w:pPrChange>
            </w:pPr>
            <w:ins w:id="2561" w:author="Абрамова Анна Андреевна" w:date="2024-05-17T00:08:00Z">
              <w:r w:rsidRPr="00F3552A">
                <w:rPr>
                  <w:b/>
                  <w:bCs/>
                  <w:color w:val="000000"/>
                </w:rPr>
                <w:t>Альбумин</w:t>
              </w:r>
            </w:ins>
          </w:p>
        </w:tc>
        <w:tc>
          <w:tcPr>
            <w:tcW w:w="73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2E57B34" w14:textId="77777777" w:rsidR="00B12932" w:rsidRPr="00F3552A" w:rsidRDefault="00B12932">
            <w:pPr>
              <w:spacing w:line="240" w:lineRule="auto"/>
              <w:jc w:val="center"/>
              <w:rPr>
                <w:ins w:id="2562" w:author="Абрамова Анна Андреевна" w:date="2024-05-17T00:08:00Z"/>
              </w:rPr>
              <w:pPrChange w:id="2563" w:author="Абрамова Анна Андреевна" w:date="2024-05-17T15:12:00Z">
                <w:pPr>
                  <w:shd w:val="clear" w:color="auto" w:fill="FFFFFF"/>
                </w:pPr>
              </w:pPrChange>
            </w:pPr>
            <w:ins w:id="2564" w:author="Абрамова Анна Андреевна" w:date="2024-05-17T00:08:00Z">
              <w:r w:rsidRPr="00F3552A">
                <w:rPr>
                  <w:b/>
                  <w:bCs/>
                  <w:color w:val="000000"/>
                </w:rPr>
                <w:t>Билирубин</w:t>
              </w:r>
            </w:ins>
          </w:p>
        </w:tc>
        <w:tc>
          <w:tcPr>
            <w:tcW w:w="73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8B44592" w14:textId="77777777" w:rsidR="00B12932" w:rsidRPr="00F3552A" w:rsidRDefault="00B12932">
            <w:pPr>
              <w:spacing w:line="240" w:lineRule="auto"/>
              <w:jc w:val="center"/>
              <w:rPr>
                <w:ins w:id="2565" w:author="Абрамова Анна Андреевна" w:date="2024-05-17T00:08:00Z"/>
              </w:rPr>
              <w:pPrChange w:id="2566" w:author="Абрамова Анна Андреевна" w:date="2024-05-17T15:12:00Z">
                <w:pPr>
                  <w:shd w:val="clear" w:color="auto" w:fill="FFFFFF"/>
                </w:pPr>
              </w:pPrChange>
            </w:pPr>
            <w:ins w:id="2567" w:author="Абрамова Анна Андреевна" w:date="2024-05-17T00:08:00Z">
              <w:r w:rsidRPr="00F3552A">
                <w:rPr>
                  <w:b/>
                  <w:bCs/>
                  <w:color w:val="000000"/>
                </w:rPr>
                <w:t>MHO</w:t>
              </w:r>
            </w:ins>
          </w:p>
        </w:tc>
        <w:tc>
          <w:tcPr>
            <w:tcW w:w="59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DDCE0E" w14:textId="77777777" w:rsidR="00B12932" w:rsidRPr="00F3552A" w:rsidRDefault="00B12932">
            <w:pPr>
              <w:spacing w:line="240" w:lineRule="auto"/>
              <w:jc w:val="center"/>
              <w:rPr>
                <w:ins w:id="2568" w:author="Абрамова Анна Андреевна" w:date="2024-05-17T00:08:00Z"/>
              </w:rPr>
              <w:pPrChange w:id="2569" w:author="Абрамова Анна Андреевна" w:date="2024-05-17T15:12:00Z">
                <w:pPr>
                  <w:shd w:val="clear" w:color="auto" w:fill="FFFFFF"/>
                </w:pPr>
              </w:pPrChange>
            </w:pPr>
            <w:ins w:id="2570" w:author="Абрамова Анна Андреевна" w:date="2024-05-17T00:08:00Z">
              <w:r w:rsidRPr="00F3552A">
                <w:rPr>
                  <w:b/>
                  <w:bCs/>
                  <w:color w:val="000000"/>
                </w:rPr>
                <w:t>Асцит</w:t>
              </w:r>
            </w:ins>
          </w:p>
        </w:tc>
        <w:tc>
          <w:tcPr>
            <w:tcW w:w="970"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636A4A9" w14:textId="77777777" w:rsidR="00B12932" w:rsidRPr="00F3552A" w:rsidRDefault="00B12932">
            <w:pPr>
              <w:spacing w:line="240" w:lineRule="auto"/>
              <w:jc w:val="center"/>
              <w:rPr>
                <w:ins w:id="2571" w:author="Абрамова Анна Андреевна" w:date="2024-05-17T00:08:00Z"/>
              </w:rPr>
              <w:pPrChange w:id="2572" w:author="Абрамова Анна Андреевна" w:date="2024-05-17T15:12:00Z">
                <w:pPr>
                  <w:shd w:val="clear" w:color="auto" w:fill="FFFFFF"/>
                </w:pPr>
              </w:pPrChange>
            </w:pPr>
            <w:ins w:id="2573" w:author="Абрамова Анна Андреевна" w:date="2024-05-17T00:08:00Z">
              <w:r w:rsidRPr="00F3552A">
                <w:rPr>
                  <w:b/>
                  <w:bCs/>
                  <w:color w:val="000000"/>
                </w:rPr>
                <w:t>Энцефалопатия</w:t>
              </w:r>
            </w:ins>
          </w:p>
        </w:tc>
      </w:tr>
      <w:tr w:rsidR="00B12932" w:rsidRPr="00F3552A" w14:paraId="4D47AE17" w14:textId="77777777" w:rsidTr="00B12932">
        <w:trPr>
          <w:ins w:id="2574" w:author="Абрамова Анна Андреевна" w:date="2024-05-17T00:08:00Z"/>
        </w:trPr>
        <w:tc>
          <w:tcPr>
            <w:tcW w:w="5000" w:type="pct"/>
            <w:gridSpan w:val="6"/>
            <w:tcBorders>
              <w:top w:val="single" w:sz="6" w:space="0" w:color="auto"/>
              <w:left w:val="single" w:sz="6" w:space="0" w:color="auto"/>
              <w:bottom w:val="single" w:sz="6" w:space="0" w:color="auto"/>
              <w:right w:val="single" w:sz="6" w:space="0" w:color="auto"/>
            </w:tcBorders>
            <w:shd w:val="clear" w:color="auto" w:fill="FFFFFF"/>
          </w:tcPr>
          <w:p w14:paraId="05E214E1" w14:textId="77777777" w:rsidR="00B12932" w:rsidRPr="00F3552A" w:rsidRDefault="00B12932">
            <w:pPr>
              <w:shd w:val="clear" w:color="auto" w:fill="FFFFFF"/>
              <w:spacing w:line="240" w:lineRule="auto"/>
              <w:rPr>
                <w:ins w:id="2575" w:author="Абрамова Анна Андреевна" w:date="2024-05-17T00:08:00Z"/>
              </w:rPr>
              <w:pPrChange w:id="2576" w:author="Абрамова Анна Андреевна" w:date="2024-05-17T15:12:00Z">
                <w:pPr>
                  <w:shd w:val="clear" w:color="auto" w:fill="FFFFFF"/>
                </w:pPr>
              </w:pPrChange>
            </w:pPr>
            <w:ins w:id="2577" w:author="Абрамова Анна Андреевна" w:date="2024-05-17T00:08:00Z">
              <w:r w:rsidRPr="00F3552A">
                <w:rPr>
                  <w:b/>
                  <w:bCs/>
                  <w:color w:val="000000"/>
                </w:rPr>
                <w:t>12-я неделя после лечения (N</w:t>
              </w:r>
              <w:r>
                <w:rPr>
                  <w:b/>
                  <w:bCs/>
                  <w:color w:val="000000"/>
                </w:rPr>
                <w:t> =</w:t>
              </w:r>
              <w:r w:rsidRPr="00F3552A">
                <w:rPr>
                  <w:b/>
                  <w:bCs/>
                  <w:color w:val="000000"/>
                </w:rPr>
                <w:t xml:space="preserve"> 236), % (n/N)</w:t>
              </w:r>
            </w:ins>
          </w:p>
        </w:tc>
      </w:tr>
      <w:tr w:rsidR="00B12932" w:rsidRPr="00F3552A" w14:paraId="30F064BB" w14:textId="77777777" w:rsidTr="00B12932">
        <w:trPr>
          <w:ins w:id="2578" w:author="Абрамова Анна Андреевна" w:date="2024-05-17T00:08:00Z"/>
        </w:trPr>
        <w:tc>
          <w:tcPr>
            <w:tcW w:w="1227" w:type="pct"/>
            <w:tcBorders>
              <w:top w:val="single" w:sz="6" w:space="0" w:color="auto"/>
              <w:left w:val="single" w:sz="6" w:space="0" w:color="auto"/>
              <w:bottom w:val="single" w:sz="6" w:space="0" w:color="auto"/>
              <w:right w:val="single" w:sz="6" w:space="0" w:color="auto"/>
            </w:tcBorders>
            <w:shd w:val="clear" w:color="auto" w:fill="FFFFFF"/>
          </w:tcPr>
          <w:p w14:paraId="51EE8497" w14:textId="77777777" w:rsidR="00B12932" w:rsidRPr="00F3552A" w:rsidRDefault="00B12932">
            <w:pPr>
              <w:shd w:val="clear" w:color="auto" w:fill="FFFFFF"/>
              <w:spacing w:line="240" w:lineRule="auto"/>
              <w:rPr>
                <w:ins w:id="2579" w:author="Абрамова Анна Андреевна" w:date="2024-05-17T00:08:00Z"/>
              </w:rPr>
              <w:pPrChange w:id="2580" w:author="Абрамова Анна Андреевна" w:date="2024-05-17T15:12:00Z">
                <w:pPr>
                  <w:shd w:val="clear" w:color="auto" w:fill="FFFFFF"/>
                </w:pPr>
              </w:pPrChange>
            </w:pPr>
            <w:ins w:id="2581" w:author="Абрамова Анна Андреевна" w:date="2024-05-17T00:08:00Z">
              <w:r w:rsidRPr="00F3552A">
                <w:rPr>
                  <w:color w:val="000000"/>
                </w:rPr>
                <w:t>Снижение балла (улучшение)</w:t>
              </w:r>
            </w:ins>
          </w:p>
        </w:tc>
        <w:tc>
          <w:tcPr>
            <w:tcW w:w="737" w:type="pct"/>
            <w:tcBorders>
              <w:top w:val="single" w:sz="6" w:space="0" w:color="auto"/>
              <w:left w:val="single" w:sz="6" w:space="0" w:color="auto"/>
              <w:bottom w:val="single" w:sz="6" w:space="0" w:color="auto"/>
              <w:right w:val="single" w:sz="6" w:space="0" w:color="auto"/>
            </w:tcBorders>
            <w:shd w:val="clear" w:color="auto" w:fill="FFFFFF"/>
          </w:tcPr>
          <w:p w14:paraId="466185B3" w14:textId="77777777" w:rsidR="00B12932" w:rsidRPr="00F3552A" w:rsidRDefault="00B12932">
            <w:pPr>
              <w:shd w:val="clear" w:color="auto" w:fill="FFFFFF"/>
              <w:spacing w:line="240" w:lineRule="auto"/>
              <w:jc w:val="center"/>
              <w:rPr>
                <w:ins w:id="2582" w:author="Абрамова Анна Андреевна" w:date="2024-05-17T00:08:00Z"/>
                <w:color w:val="000000"/>
              </w:rPr>
              <w:pPrChange w:id="2583" w:author="Абрамова Анна Андреевна" w:date="2024-05-17T15:12:00Z">
                <w:pPr>
                  <w:shd w:val="clear" w:color="auto" w:fill="FFFFFF"/>
                  <w:jc w:val="center"/>
                </w:pPr>
              </w:pPrChange>
            </w:pPr>
            <w:ins w:id="2584" w:author="Абрамова Анна Андреевна" w:date="2024-05-17T00:08:00Z">
              <w:r w:rsidRPr="00F3552A">
                <w:rPr>
                  <w:color w:val="000000"/>
                </w:rPr>
                <w:t>34,5</w:t>
              </w:r>
              <w:r>
                <w:rPr>
                  <w:color w:val="000000"/>
                </w:rPr>
                <w:t> %</w:t>
              </w:r>
            </w:ins>
          </w:p>
          <w:p w14:paraId="2652ECA2" w14:textId="77777777" w:rsidR="00B12932" w:rsidRPr="00F3552A" w:rsidRDefault="00B12932">
            <w:pPr>
              <w:shd w:val="clear" w:color="auto" w:fill="FFFFFF"/>
              <w:spacing w:line="240" w:lineRule="auto"/>
              <w:jc w:val="center"/>
              <w:rPr>
                <w:ins w:id="2585" w:author="Абрамова Анна Андреевна" w:date="2024-05-17T00:08:00Z"/>
              </w:rPr>
              <w:pPrChange w:id="2586" w:author="Абрамова Анна Андреевна" w:date="2024-05-17T15:12:00Z">
                <w:pPr>
                  <w:shd w:val="clear" w:color="auto" w:fill="FFFFFF"/>
                  <w:jc w:val="center"/>
                </w:pPr>
              </w:pPrChange>
            </w:pPr>
            <w:ins w:id="2587" w:author="Абрамова Анна Андреевна" w:date="2024-05-17T00:08:00Z">
              <w:r w:rsidRPr="00F3552A">
                <w:rPr>
                  <w:color w:val="000000"/>
                </w:rPr>
                <w:t>(79/229)</w:t>
              </w:r>
            </w:ins>
          </w:p>
        </w:tc>
        <w:tc>
          <w:tcPr>
            <w:tcW w:w="737" w:type="pct"/>
            <w:tcBorders>
              <w:top w:val="single" w:sz="6" w:space="0" w:color="auto"/>
              <w:left w:val="single" w:sz="6" w:space="0" w:color="auto"/>
              <w:bottom w:val="single" w:sz="6" w:space="0" w:color="auto"/>
              <w:right w:val="single" w:sz="6" w:space="0" w:color="auto"/>
            </w:tcBorders>
            <w:shd w:val="clear" w:color="auto" w:fill="FFFFFF"/>
          </w:tcPr>
          <w:p w14:paraId="564CDD10" w14:textId="77777777" w:rsidR="00B12932" w:rsidRPr="00F3552A" w:rsidRDefault="00B12932">
            <w:pPr>
              <w:shd w:val="clear" w:color="auto" w:fill="FFFFFF"/>
              <w:spacing w:line="240" w:lineRule="auto"/>
              <w:jc w:val="center"/>
              <w:rPr>
                <w:ins w:id="2588" w:author="Абрамова Анна Андреевна" w:date="2024-05-17T00:08:00Z"/>
                <w:color w:val="000000"/>
              </w:rPr>
              <w:pPrChange w:id="2589" w:author="Абрамова Анна Андреевна" w:date="2024-05-17T15:12:00Z">
                <w:pPr>
                  <w:shd w:val="clear" w:color="auto" w:fill="FFFFFF"/>
                  <w:jc w:val="center"/>
                </w:pPr>
              </w:pPrChange>
            </w:pPr>
            <w:ins w:id="2590" w:author="Абрамова Анна Андреевна" w:date="2024-05-17T00:08:00Z">
              <w:r w:rsidRPr="00F3552A">
                <w:rPr>
                  <w:color w:val="000000"/>
                </w:rPr>
                <w:t>17,9</w:t>
              </w:r>
              <w:r>
                <w:rPr>
                  <w:color w:val="000000"/>
                </w:rPr>
                <w:t> %</w:t>
              </w:r>
            </w:ins>
          </w:p>
          <w:p w14:paraId="5DC9A353" w14:textId="77777777" w:rsidR="00B12932" w:rsidRPr="00F3552A" w:rsidRDefault="00B12932">
            <w:pPr>
              <w:shd w:val="clear" w:color="auto" w:fill="FFFFFF"/>
              <w:spacing w:line="240" w:lineRule="auto"/>
              <w:jc w:val="center"/>
              <w:rPr>
                <w:ins w:id="2591" w:author="Абрамова Анна Андреевна" w:date="2024-05-17T00:08:00Z"/>
              </w:rPr>
              <w:pPrChange w:id="2592" w:author="Абрамова Анна Андреевна" w:date="2024-05-17T15:12:00Z">
                <w:pPr>
                  <w:shd w:val="clear" w:color="auto" w:fill="FFFFFF"/>
                  <w:jc w:val="center"/>
                </w:pPr>
              </w:pPrChange>
            </w:pPr>
            <w:ins w:id="2593" w:author="Абрамова Анна Андреевна" w:date="2024-05-17T00:08:00Z">
              <w:r w:rsidRPr="00F3552A">
                <w:rPr>
                  <w:color w:val="000000"/>
                </w:rPr>
                <w:t>(41/229)</w:t>
              </w:r>
            </w:ins>
          </w:p>
        </w:tc>
        <w:tc>
          <w:tcPr>
            <w:tcW w:w="737" w:type="pct"/>
            <w:tcBorders>
              <w:top w:val="single" w:sz="6" w:space="0" w:color="auto"/>
              <w:left w:val="single" w:sz="6" w:space="0" w:color="auto"/>
              <w:bottom w:val="single" w:sz="6" w:space="0" w:color="auto"/>
              <w:right w:val="single" w:sz="6" w:space="0" w:color="auto"/>
            </w:tcBorders>
            <w:shd w:val="clear" w:color="auto" w:fill="FFFFFF"/>
          </w:tcPr>
          <w:p w14:paraId="1B8B924D" w14:textId="77777777" w:rsidR="00B12932" w:rsidRPr="00F3552A" w:rsidRDefault="00B12932">
            <w:pPr>
              <w:shd w:val="clear" w:color="auto" w:fill="FFFFFF"/>
              <w:spacing w:line="240" w:lineRule="auto"/>
              <w:jc w:val="center"/>
              <w:rPr>
                <w:ins w:id="2594" w:author="Абрамова Анна Андреевна" w:date="2024-05-17T00:08:00Z"/>
                <w:color w:val="000000"/>
              </w:rPr>
              <w:pPrChange w:id="2595" w:author="Абрамова Анна Андреевна" w:date="2024-05-17T15:12:00Z">
                <w:pPr>
                  <w:shd w:val="clear" w:color="auto" w:fill="FFFFFF"/>
                  <w:jc w:val="center"/>
                </w:pPr>
              </w:pPrChange>
            </w:pPr>
            <w:ins w:id="2596" w:author="Абрамова Анна Андреевна" w:date="2024-05-17T00:08:00Z">
              <w:r w:rsidRPr="00F3552A">
                <w:rPr>
                  <w:color w:val="000000"/>
                </w:rPr>
                <w:t>2,2</w:t>
              </w:r>
              <w:r>
                <w:rPr>
                  <w:color w:val="000000"/>
                </w:rPr>
                <w:t> %</w:t>
              </w:r>
            </w:ins>
          </w:p>
          <w:p w14:paraId="54786412" w14:textId="77777777" w:rsidR="00B12932" w:rsidRPr="00F3552A" w:rsidRDefault="00B12932">
            <w:pPr>
              <w:shd w:val="clear" w:color="auto" w:fill="FFFFFF"/>
              <w:spacing w:line="240" w:lineRule="auto"/>
              <w:jc w:val="center"/>
              <w:rPr>
                <w:ins w:id="2597" w:author="Абрамова Анна Андреевна" w:date="2024-05-17T00:08:00Z"/>
              </w:rPr>
              <w:pPrChange w:id="2598" w:author="Абрамова Анна Андреевна" w:date="2024-05-17T15:12:00Z">
                <w:pPr>
                  <w:shd w:val="clear" w:color="auto" w:fill="FFFFFF"/>
                  <w:jc w:val="center"/>
                </w:pPr>
              </w:pPrChange>
            </w:pPr>
            <w:ins w:id="2599" w:author="Абрамова Анна Андреевна" w:date="2024-05-17T00:08:00Z">
              <w:r w:rsidRPr="00F3552A">
                <w:rPr>
                  <w:color w:val="000000"/>
                </w:rPr>
                <w:t>(5/229)</w:t>
              </w:r>
            </w:ins>
          </w:p>
        </w:tc>
        <w:tc>
          <w:tcPr>
            <w:tcW w:w="593" w:type="pct"/>
            <w:tcBorders>
              <w:top w:val="single" w:sz="6" w:space="0" w:color="auto"/>
              <w:left w:val="single" w:sz="6" w:space="0" w:color="auto"/>
              <w:bottom w:val="single" w:sz="6" w:space="0" w:color="auto"/>
              <w:right w:val="single" w:sz="6" w:space="0" w:color="auto"/>
            </w:tcBorders>
            <w:shd w:val="clear" w:color="auto" w:fill="FFFFFF"/>
          </w:tcPr>
          <w:p w14:paraId="29A3E70C" w14:textId="77777777" w:rsidR="00B12932" w:rsidRPr="00F3552A" w:rsidRDefault="00B12932">
            <w:pPr>
              <w:shd w:val="clear" w:color="auto" w:fill="FFFFFF"/>
              <w:spacing w:line="240" w:lineRule="auto"/>
              <w:jc w:val="center"/>
              <w:rPr>
                <w:ins w:id="2600" w:author="Абрамова Анна Андреевна" w:date="2024-05-17T00:08:00Z"/>
                <w:color w:val="000000"/>
              </w:rPr>
              <w:pPrChange w:id="2601" w:author="Абрамова Анна Андреевна" w:date="2024-05-17T15:12:00Z">
                <w:pPr>
                  <w:shd w:val="clear" w:color="auto" w:fill="FFFFFF"/>
                  <w:jc w:val="center"/>
                </w:pPr>
              </w:pPrChange>
            </w:pPr>
            <w:ins w:id="2602" w:author="Абрамова Анна Андреевна" w:date="2024-05-17T00:08:00Z">
              <w:r w:rsidRPr="00F3552A">
                <w:rPr>
                  <w:color w:val="000000"/>
                </w:rPr>
                <w:t>7,9</w:t>
              </w:r>
              <w:r>
                <w:rPr>
                  <w:color w:val="000000"/>
                </w:rPr>
                <w:t> %</w:t>
              </w:r>
            </w:ins>
          </w:p>
          <w:p w14:paraId="0FE38F67" w14:textId="77777777" w:rsidR="00B12932" w:rsidRPr="00F3552A" w:rsidRDefault="00B12932">
            <w:pPr>
              <w:shd w:val="clear" w:color="auto" w:fill="FFFFFF"/>
              <w:spacing w:line="240" w:lineRule="auto"/>
              <w:jc w:val="center"/>
              <w:rPr>
                <w:ins w:id="2603" w:author="Абрамова Анна Андреевна" w:date="2024-05-17T00:08:00Z"/>
              </w:rPr>
              <w:pPrChange w:id="2604" w:author="Абрамова Анна Андреевна" w:date="2024-05-17T15:12:00Z">
                <w:pPr>
                  <w:shd w:val="clear" w:color="auto" w:fill="FFFFFF"/>
                  <w:jc w:val="center"/>
                </w:pPr>
              </w:pPrChange>
            </w:pPr>
            <w:ins w:id="2605" w:author="Абрамова Анна Андреевна" w:date="2024-05-17T00:08:00Z">
              <w:r w:rsidRPr="00F3552A">
                <w:rPr>
                  <w:color w:val="000000"/>
                </w:rPr>
                <w:t>(18/229)</w:t>
              </w:r>
            </w:ins>
          </w:p>
        </w:tc>
        <w:tc>
          <w:tcPr>
            <w:tcW w:w="970" w:type="pct"/>
            <w:tcBorders>
              <w:top w:val="single" w:sz="6" w:space="0" w:color="auto"/>
              <w:left w:val="single" w:sz="6" w:space="0" w:color="auto"/>
              <w:bottom w:val="single" w:sz="6" w:space="0" w:color="auto"/>
              <w:right w:val="single" w:sz="6" w:space="0" w:color="auto"/>
            </w:tcBorders>
            <w:shd w:val="clear" w:color="auto" w:fill="FFFFFF"/>
          </w:tcPr>
          <w:p w14:paraId="2801264E" w14:textId="77777777" w:rsidR="00B12932" w:rsidRPr="00F3552A" w:rsidRDefault="00B12932">
            <w:pPr>
              <w:shd w:val="clear" w:color="auto" w:fill="FFFFFF"/>
              <w:spacing w:line="240" w:lineRule="auto"/>
              <w:jc w:val="center"/>
              <w:rPr>
                <w:ins w:id="2606" w:author="Абрамова Анна Андреевна" w:date="2024-05-17T00:08:00Z"/>
                <w:color w:val="000000"/>
              </w:rPr>
              <w:pPrChange w:id="2607" w:author="Абрамова Анна Андреевна" w:date="2024-05-17T15:12:00Z">
                <w:pPr>
                  <w:shd w:val="clear" w:color="auto" w:fill="FFFFFF"/>
                  <w:jc w:val="center"/>
                </w:pPr>
              </w:pPrChange>
            </w:pPr>
            <w:ins w:id="2608" w:author="Абрамова Анна Андреевна" w:date="2024-05-17T00:08:00Z">
              <w:r w:rsidRPr="00F3552A">
                <w:rPr>
                  <w:color w:val="000000"/>
                </w:rPr>
                <w:t>5,2</w:t>
              </w:r>
              <w:r>
                <w:rPr>
                  <w:color w:val="000000"/>
                </w:rPr>
                <w:t> %</w:t>
              </w:r>
            </w:ins>
          </w:p>
          <w:p w14:paraId="4F27478A" w14:textId="77777777" w:rsidR="00B12932" w:rsidRPr="00F3552A" w:rsidRDefault="00B12932">
            <w:pPr>
              <w:shd w:val="clear" w:color="auto" w:fill="FFFFFF"/>
              <w:spacing w:line="240" w:lineRule="auto"/>
              <w:jc w:val="center"/>
              <w:rPr>
                <w:ins w:id="2609" w:author="Абрамова Анна Андреевна" w:date="2024-05-17T00:08:00Z"/>
              </w:rPr>
              <w:pPrChange w:id="2610" w:author="Абрамова Анна Андреевна" w:date="2024-05-17T15:12:00Z">
                <w:pPr>
                  <w:shd w:val="clear" w:color="auto" w:fill="FFFFFF"/>
                  <w:jc w:val="center"/>
                </w:pPr>
              </w:pPrChange>
            </w:pPr>
            <w:ins w:id="2611" w:author="Абрамова Анна Андреевна" w:date="2024-05-17T00:08:00Z">
              <w:r w:rsidRPr="00F3552A">
                <w:rPr>
                  <w:color w:val="000000"/>
                </w:rPr>
                <w:t>(12/229)</w:t>
              </w:r>
            </w:ins>
          </w:p>
        </w:tc>
      </w:tr>
      <w:tr w:rsidR="00B12932" w:rsidRPr="00F3552A" w14:paraId="6B5EF251" w14:textId="77777777" w:rsidTr="00B12932">
        <w:trPr>
          <w:ins w:id="2612" w:author="Абрамова Анна Андреевна" w:date="2024-05-17T00:08:00Z"/>
        </w:trPr>
        <w:tc>
          <w:tcPr>
            <w:tcW w:w="1227" w:type="pct"/>
            <w:tcBorders>
              <w:top w:val="single" w:sz="6" w:space="0" w:color="auto"/>
              <w:left w:val="single" w:sz="6" w:space="0" w:color="auto"/>
              <w:bottom w:val="single" w:sz="6" w:space="0" w:color="auto"/>
              <w:right w:val="single" w:sz="6" w:space="0" w:color="auto"/>
            </w:tcBorders>
            <w:shd w:val="clear" w:color="auto" w:fill="FFFFFF"/>
          </w:tcPr>
          <w:p w14:paraId="11552D7B" w14:textId="77777777" w:rsidR="00B12932" w:rsidRPr="00F3552A" w:rsidRDefault="00B12932">
            <w:pPr>
              <w:shd w:val="clear" w:color="auto" w:fill="FFFFFF"/>
              <w:spacing w:line="240" w:lineRule="auto"/>
              <w:rPr>
                <w:ins w:id="2613" w:author="Абрамова Анна Андреевна" w:date="2024-05-17T00:08:00Z"/>
              </w:rPr>
              <w:pPrChange w:id="2614" w:author="Абрамова Анна Андреевна" w:date="2024-05-17T15:12:00Z">
                <w:pPr>
                  <w:shd w:val="clear" w:color="auto" w:fill="FFFFFF"/>
                </w:pPr>
              </w:pPrChange>
            </w:pPr>
            <w:ins w:id="2615" w:author="Абрамова Анна Андреевна" w:date="2024-05-17T00:08:00Z">
              <w:r w:rsidRPr="00F3552A">
                <w:rPr>
                  <w:color w:val="000000"/>
                </w:rPr>
                <w:t>Без изменений</w:t>
              </w:r>
            </w:ins>
          </w:p>
        </w:tc>
        <w:tc>
          <w:tcPr>
            <w:tcW w:w="737" w:type="pct"/>
            <w:tcBorders>
              <w:top w:val="single" w:sz="6" w:space="0" w:color="auto"/>
              <w:left w:val="single" w:sz="6" w:space="0" w:color="auto"/>
              <w:bottom w:val="single" w:sz="6" w:space="0" w:color="auto"/>
              <w:right w:val="single" w:sz="6" w:space="0" w:color="auto"/>
            </w:tcBorders>
            <w:shd w:val="clear" w:color="auto" w:fill="FFFFFF"/>
          </w:tcPr>
          <w:p w14:paraId="0BBE8F78" w14:textId="77777777" w:rsidR="00B12932" w:rsidRPr="00F3552A" w:rsidRDefault="00B12932">
            <w:pPr>
              <w:shd w:val="clear" w:color="auto" w:fill="FFFFFF"/>
              <w:spacing w:line="240" w:lineRule="auto"/>
              <w:jc w:val="center"/>
              <w:rPr>
                <w:ins w:id="2616" w:author="Абрамова Анна Андреевна" w:date="2024-05-17T00:08:00Z"/>
                <w:color w:val="000000"/>
              </w:rPr>
              <w:pPrChange w:id="2617" w:author="Абрамова Анна Андреевна" w:date="2024-05-17T15:12:00Z">
                <w:pPr>
                  <w:shd w:val="clear" w:color="auto" w:fill="FFFFFF"/>
                  <w:jc w:val="center"/>
                </w:pPr>
              </w:pPrChange>
            </w:pPr>
            <w:ins w:id="2618" w:author="Абрамова Анна Андреевна" w:date="2024-05-17T00:08:00Z">
              <w:r w:rsidRPr="00F3552A">
                <w:rPr>
                  <w:color w:val="000000"/>
                </w:rPr>
                <w:t>60,3</w:t>
              </w:r>
              <w:r>
                <w:rPr>
                  <w:color w:val="000000"/>
                </w:rPr>
                <w:t> %</w:t>
              </w:r>
            </w:ins>
          </w:p>
          <w:p w14:paraId="2892A285" w14:textId="77777777" w:rsidR="00B12932" w:rsidRPr="00F3552A" w:rsidRDefault="00B12932">
            <w:pPr>
              <w:shd w:val="clear" w:color="auto" w:fill="FFFFFF"/>
              <w:spacing w:line="240" w:lineRule="auto"/>
              <w:jc w:val="center"/>
              <w:rPr>
                <w:ins w:id="2619" w:author="Абрамова Анна Андреевна" w:date="2024-05-17T00:08:00Z"/>
              </w:rPr>
              <w:pPrChange w:id="2620" w:author="Абрамова Анна Андреевна" w:date="2024-05-17T15:12:00Z">
                <w:pPr>
                  <w:shd w:val="clear" w:color="auto" w:fill="FFFFFF"/>
                  <w:jc w:val="center"/>
                </w:pPr>
              </w:pPrChange>
            </w:pPr>
            <w:ins w:id="2621" w:author="Абрамова Анна Андреевна" w:date="2024-05-17T00:08:00Z">
              <w:r w:rsidRPr="00F3552A">
                <w:rPr>
                  <w:color w:val="000000"/>
                </w:rPr>
                <w:t>(138/229)</w:t>
              </w:r>
            </w:ins>
          </w:p>
        </w:tc>
        <w:tc>
          <w:tcPr>
            <w:tcW w:w="737" w:type="pct"/>
            <w:tcBorders>
              <w:top w:val="single" w:sz="6" w:space="0" w:color="auto"/>
              <w:left w:val="single" w:sz="6" w:space="0" w:color="auto"/>
              <w:bottom w:val="single" w:sz="6" w:space="0" w:color="auto"/>
              <w:right w:val="single" w:sz="6" w:space="0" w:color="auto"/>
            </w:tcBorders>
            <w:shd w:val="clear" w:color="auto" w:fill="FFFFFF"/>
          </w:tcPr>
          <w:p w14:paraId="1C719D70" w14:textId="77777777" w:rsidR="00B12932" w:rsidRPr="00F3552A" w:rsidRDefault="00B12932">
            <w:pPr>
              <w:shd w:val="clear" w:color="auto" w:fill="FFFFFF"/>
              <w:spacing w:line="240" w:lineRule="auto"/>
              <w:jc w:val="center"/>
              <w:rPr>
                <w:ins w:id="2622" w:author="Абрамова Анна Андреевна" w:date="2024-05-17T00:08:00Z"/>
                <w:color w:val="000000"/>
              </w:rPr>
              <w:pPrChange w:id="2623" w:author="Абрамова Анна Андреевна" w:date="2024-05-17T15:12:00Z">
                <w:pPr>
                  <w:shd w:val="clear" w:color="auto" w:fill="FFFFFF"/>
                  <w:jc w:val="center"/>
                </w:pPr>
              </w:pPrChange>
            </w:pPr>
            <w:ins w:id="2624" w:author="Абрамова Анна Андреевна" w:date="2024-05-17T00:08:00Z">
              <w:r w:rsidRPr="00F3552A">
                <w:rPr>
                  <w:color w:val="000000"/>
                </w:rPr>
                <w:t>76,4</w:t>
              </w:r>
              <w:r>
                <w:rPr>
                  <w:color w:val="000000"/>
                </w:rPr>
                <w:t> %</w:t>
              </w:r>
            </w:ins>
          </w:p>
          <w:p w14:paraId="4DB1925A" w14:textId="77777777" w:rsidR="00B12932" w:rsidRPr="00F3552A" w:rsidRDefault="00B12932">
            <w:pPr>
              <w:shd w:val="clear" w:color="auto" w:fill="FFFFFF"/>
              <w:spacing w:line="240" w:lineRule="auto"/>
              <w:jc w:val="center"/>
              <w:rPr>
                <w:ins w:id="2625" w:author="Абрамова Анна Андреевна" w:date="2024-05-17T00:08:00Z"/>
              </w:rPr>
              <w:pPrChange w:id="2626" w:author="Абрамова Анна Андреевна" w:date="2024-05-17T15:12:00Z">
                <w:pPr>
                  <w:shd w:val="clear" w:color="auto" w:fill="FFFFFF"/>
                  <w:jc w:val="center"/>
                </w:pPr>
              </w:pPrChange>
            </w:pPr>
            <w:ins w:id="2627" w:author="Абрамова Анна Андреевна" w:date="2024-05-17T00:08:00Z">
              <w:r w:rsidRPr="00F3552A">
                <w:rPr>
                  <w:color w:val="000000"/>
                </w:rPr>
                <w:t>(175/229)</w:t>
              </w:r>
            </w:ins>
          </w:p>
        </w:tc>
        <w:tc>
          <w:tcPr>
            <w:tcW w:w="737" w:type="pct"/>
            <w:tcBorders>
              <w:top w:val="single" w:sz="6" w:space="0" w:color="auto"/>
              <w:left w:val="single" w:sz="6" w:space="0" w:color="auto"/>
              <w:bottom w:val="single" w:sz="6" w:space="0" w:color="auto"/>
              <w:right w:val="single" w:sz="6" w:space="0" w:color="auto"/>
            </w:tcBorders>
            <w:shd w:val="clear" w:color="auto" w:fill="FFFFFF"/>
          </w:tcPr>
          <w:p w14:paraId="3048572B" w14:textId="77777777" w:rsidR="00B12932" w:rsidRPr="00F3552A" w:rsidRDefault="00B12932">
            <w:pPr>
              <w:shd w:val="clear" w:color="auto" w:fill="FFFFFF"/>
              <w:spacing w:line="240" w:lineRule="auto"/>
              <w:jc w:val="center"/>
              <w:rPr>
                <w:ins w:id="2628" w:author="Абрамова Анна Андреевна" w:date="2024-05-17T00:08:00Z"/>
                <w:color w:val="000000"/>
              </w:rPr>
              <w:pPrChange w:id="2629" w:author="Абрамова Анна Андреевна" w:date="2024-05-17T15:12:00Z">
                <w:pPr>
                  <w:shd w:val="clear" w:color="auto" w:fill="FFFFFF"/>
                  <w:jc w:val="center"/>
                </w:pPr>
              </w:pPrChange>
            </w:pPr>
            <w:ins w:id="2630" w:author="Абрамова Анна Андреевна" w:date="2024-05-17T00:08:00Z">
              <w:r w:rsidRPr="00F3552A">
                <w:rPr>
                  <w:color w:val="000000"/>
                </w:rPr>
                <w:t>96,5</w:t>
              </w:r>
              <w:r>
                <w:rPr>
                  <w:color w:val="000000"/>
                </w:rPr>
                <w:t> %</w:t>
              </w:r>
            </w:ins>
          </w:p>
          <w:p w14:paraId="6244E99B" w14:textId="77777777" w:rsidR="00B12932" w:rsidRPr="00F3552A" w:rsidRDefault="00B12932">
            <w:pPr>
              <w:shd w:val="clear" w:color="auto" w:fill="FFFFFF"/>
              <w:spacing w:line="240" w:lineRule="auto"/>
              <w:jc w:val="center"/>
              <w:rPr>
                <w:ins w:id="2631" w:author="Абрамова Анна Андреевна" w:date="2024-05-17T00:08:00Z"/>
              </w:rPr>
              <w:pPrChange w:id="2632" w:author="Абрамова Анна Андреевна" w:date="2024-05-17T15:12:00Z">
                <w:pPr>
                  <w:shd w:val="clear" w:color="auto" w:fill="FFFFFF"/>
                  <w:jc w:val="center"/>
                </w:pPr>
              </w:pPrChange>
            </w:pPr>
            <w:ins w:id="2633" w:author="Абрамова Анна Андреевна" w:date="2024-05-17T00:08:00Z">
              <w:r w:rsidRPr="00F3552A">
                <w:rPr>
                  <w:color w:val="000000"/>
                </w:rPr>
                <w:t>(221/229)</w:t>
              </w:r>
            </w:ins>
          </w:p>
        </w:tc>
        <w:tc>
          <w:tcPr>
            <w:tcW w:w="593" w:type="pct"/>
            <w:tcBorders>
              <w:top w:val="single" w:sz="6" w:space="0" w:color="auto"/>
              <w:left w:val="single" w:sz="6" w:space="0" w:color="auto"/>
              <w:bottom w:val="single" w:sz="6" w:space="0" w:color="auto"/>
              <w:right w:val="single" w:sz="6" w:space="0" w:color="auto"/>
            </w:tcBorders>
            <w:shd w:val="clear" w:color="auto" w:fill="FFFFFF"/>
          </w:tcPr>
          <w:p w14:paraId="08C2C91C" w14:textId="77777777" w:rsidR="00B12932" w:rsidRPr="00F3552A" w:rsidRDefault="00B12932">
            <w:pPr>
              <w:shd w:val="clear" w:color="auto" w:fill="FFFFFF"/>
              <w:spacing w:line="240" w:lineRule="auto"/>
              <w:jc w:val="center"/>
              <w:rPr>
                <w:ins w:id="2634" w:author="Абрамова Анна Андреевна" w:date="2024-05-17T00:08:00Z"/>
                <w:color w:val="000000"/>
              </w:rPr>
              <w:pPrChange w:id="2635" w:author="Абрамова Анна Андреевна" w:date="2024-05-17T15:12:00Z">
                <w:pPr>
                  <w:shd w:val="clear" w:color="auto" w:fill="FFFFFF"/>
                  <w:jc w:val="center"/>
                </w:pPr>
              </w:pPrChange>
            </w:pPr>
            <w:ins w:id="2636" w:author="Абрамова Анна Андреевна" w:date="2024-05-17T00:08:00Z">
              <w:r w:rsidRPr="00F3552A">
                <w:rPr>
                  <w:color w:val="000000"/>
                </w:rPr>
                <w:t>89,1</w:t>
              </w:r>
              <w:r>
                <w:rPr>
                  <w:color w:val="000000"/>
                </w:rPr>
                <w:t> %</w:t>
              </w:r>
            </w:ins>
          </w:p>
          <w:p w14:paraId="33A9FCEE" w14:textId="77777777" w:rsidR="00B12932" w:rsidRPr="00F3552A" w:rsidRDefault="00B12932">
            <w:pPr>
              <w:shd w:val="clear" w:color="auto" w:fill="FFFFFF"/>
              <w:spacing w:line="240" w:lineRule="auto"/>
              <w:jc w:val="center"/>
              <w:rPr>
                <w:ins w:id="2637" w:author="Абрамова Анна Андреевна" w:date="2024-05-17T00:08:00Z"/>
              </w:rPr>
              <w:pPrChange w:id="2638" w:author="Абрамова Анна Андреевна" w:date="2024-05-17T15:12:00Z">
                <w:pPr>
                  <w:shd w:val="clear" w:color="auto" w:fill="FFFFFF"/>
                  <w:jc w:val="center"/>
                </w:pPr>
              </w:pPrChange>
            </w:pPr>
            <w:ins w:id="2639" w:author="Абрамова Анна Андреевна" w:date="2024-05-17T00:08:00Z">
              <w:r w:rsidRPr="00F3552A">
                <w:rPr>
                  <w:color w:val="000000"/>
                </w:rPr>
                <w:t>(204/229)</w:t>
              </w:r>
            </w:ins>
          </w:p>
        </w:tc>
        <w:tc>
          <w:tcPr>
            <w:tcW w:w="970" w:type="pct"/>
            <w:tcBorders>
              <w:top w:val="single" w:sz="6" w:space="0" w:color="auto"/>
              <w:left w:val="single" w:sz="6" w:space="0" w:color="auto"/>
              <w:bottom w:val="single" w:sz="6" w:space="0" w:color="auto"/>
              <w:right w:val="single" w:sz="6" w:space="0" w:color="auto"/>
            </w:tcBorders>
            <w:shd w:val="clear" w:color="auto" w:fill="FFFFFF"/>
            <w:vAlign w:val="center"/>
          </w:tcPr>
          <w:p w14:paraId="1B59146C" w14:textId="77777777" w:rsidR="00B12932" w:rsidRPr="00F3552A" w:rsidRDefault="00B12932">
            <w:pPr>
              <w:shd w:val="clear" w:color="auto" w:fill="FFFFFF"/>
              <w:spacing w:line="240" w:lineRule="auto"/>
              <w:jc w:val="center"/>
              <w:rPr>
                <w:ins w:id="2640" w:author="Абрамова Анна Андреевна" w:date="2024-05-17T00:08:00Z"/>
                <w:color w:val="000000"/>
              </w:rPr>
              <w:pPrChange w:id="2641" w:author="Абрамова Анна Андреевна" w:date="2024-05-17T15:12:00Z">
                <w:pPr>
                  <w:shd w:val="clear" w:color="auto" w:fill="FFFFFF"/>
                  <w:jc w:val="center"/>
                </w:pPr>
              </w:pPrChange>
            </w:pPr>
            <w:ins w:id="2642" w:author="Абрамова Анна Андреевна" w:date="2024-05-17T00:08:00Z">
              <w:r w:rsidRPr="00F3552A">
                <w:rPr>
                  <w:color w:val="000000"/>
                </w:rPr>
                <w:t>91,3</w:t>
              </w:r>
              <w:r>
                <w:rPr>
                  <w:color w:val="000000"/>
                </w:rPr>
                <w:t> %</w:t>
              </w:r>
            </w:ins>
          </w:p>
          <w:p w14:paraId="43714488" w14:textId="77777777" w:rsidR="00B12932" w:rsidRPr="00F3552A" w:rsidRDefault="00B12932">
            <w:pPr>
              <w:shd w:val="clear" w:color="auto" w:fill="FFFFFF"/>
              <w:spacing w:line="240" w:lineRule="auto"/>
              <w:jc w:val="center"/>
              <w:rPr>
                <w:ins w:id="2643" w:author="Абрамова Анна Андреевна" w:date="2024-05-17T00:08:00Z"/>
              </w:rPr>
              <w:pPrChange w:id="2644" w:author="Абрамова Анна Андреевна" w:date="2024-05-17T15:12:00Z">
                <w:pPr>
                  <w:shd w:val="clear" w:color="auto" w:fill="FFFFFF"/>
                  <w:jc w:val="center"/>
                </w:pPr>
              </w:pPrChange>
            </w:pPr>
            <w:ins w:id="2645" w:author="Абрамова Анна Андреевна" w:date="2024-05-17T00:08:00Z">
              <w:r w:rsidRPr="00F3552A">
                <w:rPr>
                  <w:color w:val="000000"/>
                </w:rPr>
                <w:t>(209/229)</w:t>
              </w:r>
            </w:ins>
          </w:p>
        </w:tc>
      </w:tr>
      <w:tr w:rsidR="00B12932" w:rsidRPr="00F3552A" w14:paraId="36BFD389" w14:textId="77777777" w:rsidTr="00B12932">
        <w:trPr>
          <w:ins w:id="2646" w:author="Абрамова Анна Андреевна" w:date="2024-05-17T00:08:00Z"/>
        </w:trPr>
        <w:tc>
          <w:tcPr>
            <w:tcW w:w="1227" w:type="pct"/>
            <w:tcBorders>
              <w:top w:val="single" w:sz="6" w:space="0" w:color="auto"/>
              <w:left w:val="single" w:sz="6" w:space="0" w:color="auto"/>
              <w:bottom w:val="single" w:sz="6" w:space="0" w:color="auto"/>
              <w:right w:val="single" w:sz="6" w:space="0" w:color="auto"/>
            </w:tcBorders>
            <w:shd w:val="clear" w:color="auto" w:fill="FFFFFF"/>
          </w:tcPr>
          <w:p w14:paraId="3482F042" w14:textId="77777777" w:rsidR="00B12932" w:rsidRPr="00F3552A" w:rsidRDefault="00B12932">
            <w:pPr>
              <w:shd w:val="clear" w:color="auto" w:fill="FFFFFF"/>
              <w:spacing w:line="240" w:lineRule="auto"/>
              <w:rPr>
                <w:ins w:id="2647" w:author="Абрамова Анна Андреевна" w:date="2024-05-17T00:08:00Z"/>
              </w:rPr>
              <w:pPrChange w:id="2648" w:author="Абрамова Анна Андреевна" w:date="2024-05-17T15:12:00Z">
                <w:pPr>
                  <w:shd w:val="clear" w:color="auto" w:fill="FFFFFF"/>
                </w:pPr>
              </w:pPrChange>
            </w:pPr>
            <w:ins w:id="2649" w:author="Абрамова Анна Андреевна" w:date="2024-05-17T00:08:00Z">
              <w:r w:rsidRPr="00F3552A">
                <w:rPr>
                  <w:color w:val="000000"/>
                </w:rPr>
                <w:t>Повышение балла (ухудшение)</w:t>
              </w:r>
            </w:ins>
          </w:p>
        </w:tc>
        <w:tc>
          <w:tcPr>
            <w:tcW w:w="737" w:type="pct"/>
            <w:tcBorders>
              <w:top w:val="single" w:sz="6" w:space="0" w:color="auto"/>
              <w:left w:val="single" w:sz="6" w:space="0" w:color="auto"/>
              <w:bottom w:val="single" w:sz="6" w:space="0" w:color="auto"/>
              <w:right w:val="single" w:sz="6" w:space="0" w:color="auto"/>
            </w:tcBorders>
            <w:shd w:val="clear" w:color="auto" w:fill="FFFFFF"/>
          </w:tcPr>
          <w:p w14:paraId="1E47DDEF" w14:textId="77777777" w:rsidR="00B12932" w:rsidRPr="00F3552A" w:rsidRDefault="00B12932">
            <w:pPr>
              <w:shd w:val="clear" w:color="auto" w:fill="FFFFFF"/>
              <w:spacing w:line="240" w:lineRule="auto"/>
              <w:jc w:val="center"/>
              <w:rPr>
                <w:ins w:id="2650" w:author="Абрамова Анна Андреевна" w:date="2024-05-17T00:08:00Z"/>
                <w:color w:val="000000"/>
              </w:rPr>
              <w:pPrChange w:id="2651" w:author="Абрамова Анна Андреевна" w:date="2024-05-17T15:12:00Z">
                <w:pPr>
                  <w:shd w:val="clear" w:color="auto" w:fill="FFFFFF"/>
                  <w:jc w:val="center"/>
                </w:pPr>
              </w:pPrChange>
            </w:pPr>
            <w:ins w:id="2652" w:author="Абрамова Анна Андреевна" w:date="2024-05-17T00:08:00Z">
              <w:r w:rsidRPr="00F3552A">
                <w:rPr>
                  <w:color w:val="000000"/>
                </w:rPr>
                <w:t>5,2</w:t>
              </w:r>
              <w:r>
                <w:rPr>
                  <w:color w:val="000000"/>
                </w:rPr>
                <w:t> %</w:t>
              </w:r>
            </w:ins>
          </w:p>
          <w:p w14:paraId="4619D804" w14:textId="77777777" w:rsidR="00B12932" w:rsidRPr="00F3552A" w:rsidRDefault="00B12932">
            <w:pPr>
              <w:shd w:val="clear" w:color="auto" w:fill="FFFFFF"/>
              <w:spacing w:line="240" w:lineRule="auto"/>
              <w:jc w:val="center"/>
              <w:rPr>
                <w:ins w:id="2653" w:author="Абрамова Анна Андреевна" w:date="2024-05-17T00:08:00Z"/>
              </w:rPr>
              <w:pPrChange w:id="2654" w:author="Абрамова Анна Андреевна" w:date="2024-05-17T15:12:00Z">
                <w:pPr>
                  <w:shd w:val="clear" w:color="auto" w:fill="FFFFFF"/>
                  <w:jc w:val="center"/>
                </w:pPr>
              </w:pPrChange>
            </w:pPr>
            <w:ins w:id="2655" w:author="Абрамова Анна Андреевна" w:date="2024-05-17T00:08:00Z">
              <w:r w:rsidRPr="00F3552A">
                <w:rPr>
                  <w:color w:val="000000"/>
                </w:rPr>
                <w:t>(12/229)</w:t>
              </w:r>
            </w:ins>
          </w:p>
        </w:tc>
        <w:tc>
          <w:tcPr>
            <w:tcW w:w="737" w:type="pct"/>
            <w:tcBorders>
              <w:top w:val="single" w:sz="6" w:space="0" w:color="auto"/>
              <w:left w:val="single" w:sz="6" w:space="0" w:color="auto"/>
              <w:bottom w:val="single" w:sz="6" w:space="0" w:color="auto"/>
              <w:right w:val="single" w:sz="6" w:space="0" w:color="auto"/>
            </w:tcBorders>
            <w:shd w:val="clear" w:color="auto" w:fill="FFFFFF"/>
          </w:tcPr>
          <w:p w14:paraId="6880E226" w14:textId="77777777" w:rsidR="00B12932" w:rsidRPr="00F3552A" w:rsidRDefault="00B12932">
            <w:pPr>
              <w:shd w:val="clear" w:color="auto" w:fill="FFFFFF"/>
              <w:spacing w:line="240" w:lineRule="auto"/>
              <w:jc w:val="center"/>
              <w:rPr>
                <w:ins w:id="2656" w:author="Абрамова Анна Андреевна" w:date="2024-05-17T00:08:00Z"/>
                <w:color w:val="000000"/>
              </w:rPr>
              <w:pPrChange w:id="2657" w:author="Абрамова Анна Андреевна" w:date="2024-05-17T15:12:00Z">
                <w:pPr>
                  <w:shd w:val="clear" w:color="auto" w:fill="FFFFFF"/>
                  <w:jc w:val="center"/>
                </w:pPr>
              </w:pPrChange>
            </w:pPr>
            <w:ins w:id="2658" w:author="Абрамова Анна Андреевна" w:date="2024-05-17T00:08:00Z">
              <w:r w:rsidRPr="00F3552A">
                <w:rPr>
                  <w:color w:val="000000"/>
                </w:rPr>
                <w:t>5,7</w:t>
              </w:r>
              <w:r>
                <w:rPr>
                  <w:color w:val="000000"/>
                </w:rPr>
                <w:t> %</w:t>
              </w:r>
            </w:ins>
          </w:p>
          <w:p w14:paraId="3370BDB2" w14:textId="77777777" w:rsidR="00B12932" w:rsidRPr="00F3552A" w:rsidRDefault="00B12932">
            <w:pPr>
              <w:shd w:val="clear" w:color="auto" w:fill="FFFFFF"/>
              <w:spacing w:line="240" w:lineRule="auto"/>
              <w:jc w:val="center"/>
              <w:rPr>
                <w:ins w:id="2659" w:author="Абрамова Анна Андреевна" w:date="2024-05-17T00:08:00Z"/>
              </w:rPr>
              <w:pPrChange w:id="2660" w:author="Абрамова Анна Андреевна" w:date="2024-05-17T15:12:00Z">
                <w:pPr>
                  <w:shd w:val="clear" w:color="auto" w:fill="FFFFFF"/>
                  <w:jc w:val="center"/>
                </w:pPr>
              </w:pPrChange>
            </w:pPr>
            <w:ins w:id="2661" w:author="Абрамова Анна Андреевна" w:date="2024-05-17T00:08:00Z">
              <w:r w:rsidRPr="00F3552A">
                <w:rPr>
                  <w:color w:val="000000"/>
                </w:rPr>
                <w:t>(13/229)</w:t>
              </w:r>
            </w:ins>
          </w:p>
        </w:tc>
        <w:tc>
          <w:tcPr>
            <w:tcW w:w="737" w:type="pct"/>
            <w:tcBorders>
              <w:top w:val="single" w:sz="6" w:space="0" w:color="auto"/>
              <w:left w:val="single" w:sz="6" w:space="0" w:color="auto"/>
              <w:bottom w:val="single" w:sz="6" w:space="0" w:color="auto"/>
              <w:right w:val="single" w:sz="6" w:space="0" w:color="auto"/>
            </w:tcBorders>
            <w:shd w:val="clear" w:color="auto" w:fill="FFFFFF"/>
          </w:tcPr>
          <w:p w14:paraId="072A331A" w14:textId="77777777" w:rsidR="00B12932" w:rsidRPr="00F3552A" w:rsidRDefault="00B12932">
            <w:pPr>
              <w:shd w:val="clear" w:color="auto" w:fill="FFFFFF"/>
              <w:spacing w:line="240" w:lineRule="auto"/>
              <w:jc w:val="center"/>
              <w:rPr>
                <w:ins w:id="2662" w:author="Абрамова Анна Андреевна" w:date="2024-05-17T00:08:00Z"/>
                <w:color w:val="000000"/>
              </w:rPr>
              <w:pPrChange w:id="2663" w:author="Абрамова Анна Андреевна" w:date="2024-05-17T15:12:00Z">
                <w:pPr>
                  <w:shd w:val="clear" w:color="auto" w:fill="FFFFFF"/>
                  <w:jc w:val="center"/>
                </w:pPr>
              </w:pPrChange>
            </w:pPr>
            <w:ins w:id="2664" w:author="Абрамова Анна Андреевна" w:date="2024-05-17T00:08:00Z">
              <w:r w:rsidRPr="00F3552A">
                <w:rPr>
                  <w:color w:val="000000"/>
                </w:rPr>
                <w:t>1,3</w:t>
              </w:r>
              <w:r>
                <w:rPr>
                  <w:color w:val="000000"/>
                </w:rPr>
                <w:t> %</w:t>
              </w:r>
            </w:ins>
          </w:p>
          <w:p w14:paraId="78F73353" w14:textId="77777777" w:rsidR="00B12932" w:rsidRPr="00F3552A" w:rsidRDefault="00B12932">
            <w:pPr>
              <w:shd w:val="clear" w:color="auto" w:fill="FFFFFF"/>
              <w:spacing w:line="240" w:lineRule="auto"/>
              <w:jc w:val="center"/>
              <w:rPr>
                <w:ins w:id="2665" w:author="Абрамова Анна Андреевна" w:date="2024-05-17T00:08:00Z"/>
              </w:rPr>
              <w:pPrChange w:id="2666" w:author="Абрамова Анна Андреевна" w:date="2024-05-17T15:12:00Z">
                <w:pPr>
                  <w:shd w:val="clear" w:color="auto" w:fill="FFFFFF"/>
                  <w:jc w:val="center"/>
                </w:pPr>
              </w:pPrChange>
            </w:pPr>
            <w:ins w:id="2667" w:author="Абрамова Анна Андреевна" w:date="2024-05-17T00:08:00Z">
              <w:r w:rsidRPr="00F3552A">
                <w:rPr>
                  <w:color w:val="000000"/>
                </w:rPr>
                <w:t>(3/229)</w:t>
              </w:r>
            </w:ins>
          </w:p>
        </w:tc>
        <w:tc>
          <w:tcPr>
            <w:tcW w:w="593" w:type="pct"/>
            <w:tcBorders>
              <w:top w:val="single" w:sz="6" w:space="0" w:color="auto"/>
              <w:left w:val="single" w:sz="6" w:space="0" w:color="auto"/>
              <w:bottom w:val="single" w:sz="6" w:space="0" w:color="auto"/>
              <w:right w:val="single" w:sz="6" w:space="0" w:color="auto"/>
            </w:tcBorders>
            <w:shd w:val="clear" w:color="auto" w:fill="FFFFFF"/>
          </w:tcPr>
          <w:p w14:paraId="3E78F0E9" w14:textId="77777777" w:rsidR="00B12932" w:rsidRPr="00F3552A" w:rsidRDefault="00B12932">
            <w:pPr>
              <w:shd w:val="clear" w:color="auto" w:fill="FFFFFF"/>
              <w:spacing w:line="240" w:lineRule="auto"/>
              <w:jc w:val="center"/>
              <w:rPr>
                <w:ins w:id="2668" w:author="Абрамова Анна Андреевна" w:date="2024-05-17T00:08:00Z"/>
                <w:color w:val="000000"/>
              </w:rPr>
              <w:pPrChange w:id="2669" w:author="Абрамова Анна Андреевна" w:date="2024-05-17T15:12:00Z">
                <w:pPr>
                  <w:shd w:val="clear" w:color="auto" w:fill="FFFFFF"/>
                  <w:jc w:val="center"/>
                </w:pPr>
              </w:pPrChange>
            </w:pPr>
            <w:ins w:id="2670" w:author="Абрамова Анна Андреевна" w:date="2024-05-17T00:08:00Z">
              <w:r w:rsidRPr="00F3552A">
                <w:rPr>
                  <w:color w:val="000000"/>
                </w:rPr>
                <w:t>3,1</w:t>
              </w:r>
              <w:r>
                <w:rPr>
                  <w:color w:val="000000"/>
                </w:rPr>
                <w:t> %</w:t>
              </w:r>
            </w:ins>
          </w:p>
          <w:p w14:paraId="40BEFAED" w14:textId="77777777" w:rsidR="00B12932" w:rsidRPr="00F3552A" w:rsidRDefault="00B12932">
            <w:pPr>
              <w:shd w:val="clear" w:color="auto" w:fill="FFFFFF"/>
              <w:spacing w:line="240" w:lineRule="auto"/>
              <w:jc w:val="center"/>
              <w:rPr>
                <w:ins w:id="2671" w:author="Абрамова Анна Андреевна" w:date="2024-05-17T00:08:00Z"/>
              </w:rPr>
              <w:pPrChange w:id="2672" w:author="Абрамова Анна Андреевна" w:date="2024-05-17T15:12:00Z">
                <w:pPr>
                  <w:shd w:val="clear" w:color="auto" w:fill="FFFFFF"/>
                  <w:jc w:val="center"/>
                </w:pPr>
              </w:pPrChange>
            </w:pPr>
            <w:ins w:id="2673" w:author="Абрамова Анна Андреевна" w:date="2024-05-17T00:08:00Z">
              <w:r w:rsidRPr="00F3552A">
                <w:rPr>
                  <w:color w:val="000000"/>
                </w:rPr>
                <w:t>(7/229)</w:t>
              </w:r>
            </w:ins>
          </w:p>
        </w:tc>
        <w:tc>
          <w:tcPr>
            <w:tcW w:w="970" w:type="pct"/>
            <w:tcBorders>
              <w:top w:val="single" w:sz="6" w:space="0" w:color="auto"/>
              <w:left w:val="single" w:sz="6" w:space="0" w:color="auto"/>
              <w:bottom w:val="single" w:sz="6" w:space="0" w:color="auto"/>
              <w:right w:val="single" w:sz="6" w:space="0" w:color="auto"/>
            </w:tcBorders>
            <w:shd w:val="clear" w:color="auto" w:fill="FFFFFF"/>
          </w:tcPr>
          <w:p w14:paraId="79AD3F98" w14:textId="77777777" w:rsidR="00B12932" w:rsidRPr="00F3552A" w:rsidRDefault="00B12932">
            <w:pPr>
              <w:shd w:val="clear" w:color="auto" w:fill="FFFFFF"/>
              <w:spacing w:line="240" w:lineRule="auto"/>
              <w:jc w:val="center"/>
              <w:rPr>
                <w:ins w:id="2674" w:author="Абрамова Анна Андреевна" w:date="2024-05-17T00:08:00Z"/>
                <w:color w:val="000000"/>
              </w:rPr>
              <w:pPrChange w:id="2675" w:author="Абрамова Анна Андреевна" w:date="2024-05-17T15:12:00Z">
                <w:pPr>
                  <w:shd w:val="clear" w:color="auto" w:fill="FFFFFF"/>
                  <w:jc w:val="center"/>
                </w:pPr>
              </w:pPrChange>
            </w:pPr>
            <w:ins w:id="2676" w:author="Абрамова Анна Андреевна" w:date="2024-05-17T00:08:00Z">
              <w:r w:rsidRPr="00F3552A">
                <w:rPr>
                  <w:color w:val="000000"/>
                </w:rPr>
                <w:t>3,5</w:t>
              </w:r>
              <w:r>
                <w:rPr>
                  <w:color w:val="000000"/>
                </w:rPr>
                <w:t> %</w:t>
              </w:r>
            </w:ins>
          </w:p>
          <w:p w14:paraId="066DA0D6" w14:textId="77777777" w:rsidR="00B12932" w:rsidRPr="00F3552A" w:rsidRDefault="00B12932">
            <w:pPr>
              <w:shd w:val="clear" w:color="auto" w:fill="FFFFFF"/>
              <w:spacing w:line="240" w:lineRule="auto"/>
              <w:jc w:val="center"/>
              <w:rPr>
                <w:ins w:id="2677" w:author="Абрамова Анна Андреевна" w:date="2024-05-17T00:08:00Z"/>
              </w:rPr>
              <w:pPrChange w:id="2678" w:author="Абрамова Анна Андреевна" w:date="2024-05-17T15:12:00Z">
                <w:pPr>
                  <w:shd w:val="clear" w:color="auto" w:fill="FFFFFF"/>
                  <w:jc w:val="center"/>
                </w:pPr>
              </w:pPrChange>
            </w:pPr>
            <w:ins w:id="2679" w:author="Абрамова Анна Андреевна" w:date="2024-05-17T00:08:00Z">
              <w:r w:rsidRPr="00F3552A">
                <w:rPr>
                  <w:color w:val="000000"/>
                </w:rPr>
                <w:t>(8/229)</w:t>
              </w:r>
            </w:ins>
          </w:p>
        </w:tc>
      </w:tr>
      <w:tr w:rsidR="00B12932" w:rsidRPr="00F3552A" w14:paraId="7AE400B7" w14:textId="77777777" w:rsidTr="00B12932">
        <w:trPr>
          <w:ins w:id="2680" w:author="Абрамова Анна Андреевна" w:date="2024-05-17T00:08:00Z"/>
        </w:trPr>
        <w:tc>
          <w:tcPr>
            <w:tcW w:w="1227" w:type="pct"/>
            <w:tcBorders>
              <w:top w:val="single" w:sz="6" w:space="0" w:color="auto"/>
              <w:left w:val="single" w:sz="6" w:space="0" w:color="auto"/>
              <w:bottom w:val="single" w:sz="6" w:space="0" w:color="auto"/>
              <w:right w:val="single" w:sz="6" w:space="0" w:color="auto"/>
            </w:tcBorders>
            <w:shd w:val="clear" w:color="auto" w:fill="FFFFFF"/>
          </w:tcPr>
          <w:p w14:paraId="78230589" w14:textId="77777777" w:rsidR="00B12932" w:rsidRPr="00F3552A" w:rsidRDefault="00B12932">
            <w:pPr>
              <w:shd w:val="clear" w:color="auto" w:fill="FFFFFF"/>
              <w:spacing w:line="240" w:lineRule="auto"/>
              <w:rPr>
                <w:ins w:id="2681" w:author="Абрамова Анна Андреевна" w:date="2024-05-17T00:08:00Z"/>
              </w:rPr>
              <w:pPrChange w:id="2682" w:author="Абрамова Анна Андреевна" w:date="2024-05-17T15:12:00Z">
                <w:pPr>
                  <w:shd w:val="clear" w:color="auto" w:fill="FFFFFF"/>
                </w:pPr>
              </w:pPrChange>
            </w:pPr>
            <w:ins w:id="2683" w:author="Абрамова Анна Андреевна" w:date="2024-05-17T00:08:00Z">
              <w:r w:rsidRPr="00F3552A">
                <w:rPr>
                  <w:color w:val="000000"/>
                </w:rPr>
                <w:t>Без оценки</w:t>
              </w:r>
            </w:ins>
          </w:p>
        </w:tc>
        <w:tc>
          <w:tcPr>
            <w:tcW w:w="737" w:type="pct"/>
            <w:tcBorders>
              <w:top w:val="single" w:sz="6" w:space="0" w:color="auto"/>
              <w:left w:val="single" w:sz="6" w:space="0" w:color="auto"/>
              <w:bottom w:val="single" w:sz="6" w:space="0" w:color="auto"/>
              <w:right w:val="single" w:sz="6" w:space="0" w:color="auto"/>
            </w:tcBorders>
            <w:shd w:val="clear" w:color="auto" w:fill="FFFFFF"/>
          </w:tcPr>
          <w:p w14:paraId="72983FA5" w14:textId="77777777" w:rsidR="00B12932" w:rsidRPr="00F3552A" w:rsidRDefault="00B12932">
            <w:pPr>
              <w:shd w:val="clear" w:color="auto" w:fill="FFFFFF"/>
              <w:spacing w:line="240" w:lineRule="auto"/>
              <w:jc w:val="center"/>
              <w:rPr>
                <w:ins w:id="2684" w:author="Абрамова Анна Андреевна" w:date="2024-05-17T00:08:00Z"/>
              </w:rPr>
              <w:pPrChange w:id="2685" w:author="Абрамова Анна Андреевна" w:date="2024-05-17T15:12:00Z">
                <w:pPr>
                  <w:shd w:val="clear" w:color="auto" w:fill="FFFFFF"/>
                  <w:jc w:val="center"/>
                </w:pPr>
              </w:pPrChange>
            </w:pPr>
            <w:ins w:id="2686" w:author="Абрамова Анна Андреевна" w:date="2024-05-17T00:08:00Z">
              <w:r w:rsidRPr="00F3552A">
                <w:rPr>
                  <w:color w:val="000000"/>
                </w:rPr>
                <w:t>7</w:t>
              </w:r>
            </w:ins>
          </w:p>
        </w:tc>
        <w:tc>
          <w:tcPr>
            <w:tcW w:w="737" w:type="pct"/>
            <w:tcBorders>
              <w:top w:val="single" w:sz="6" w:space="0" w:color="auto"/>
              <w:left w:val="single" w:sz="6" w:space="0" w:color="auto"/>
              <w:bottom w:val="single" w:sz="6" w:space="0" w:color="auto"/>
              <w:right w:val="single" w:sz="6" w:space="0" w:color="auto"/>
            </w:tcBorders>
            <w:shd w:val="clear" w:color="auto" w:fill="FFFFFF"/>
          </w:tcPr>
          <w:p w14:paraId="55CE85EA" w14:textId="77777777" w:rsidR="00B12932" w:rsidRPr="00F3552A" w:rsidRDefault="00B12932">
            <w:pPr>
              <w:shd w:val="clear" w:color="auto" w:fill="FFFFFF"/>
              <w:spacing w:line="240" w:lineRule="auto"/>
              <w:jc w:val="center"/>
              <w:rPr>
                <w:ins w:id="2687" w:author="Абрамова Анна Андреевна" w:date="2024-05-17T00:08:00Z"/>
              </w:rPr>
              <w:pPrChange w:id="2688" w:author="Абрамова Анна Андреевна" w:date="2024-05-17T15:12:00Z">
                <w:pPr>
                  <w:shd w:val="clear" w:color="auto" w:fill="FFFFFF"/>
                  <w:jc w:val="center"/>
                </w:pPr>
              </w:pPrChange>
            </w:pPr>
            <w:ins w:id="2689" w:author="Абрамова Анна Андреевна" w:date="2024-05-17T00:08:00Z">
              <w:r w:rsidRPr="00F3552A">
                <w:rPr>
                  <w:color w:val="000000"/>
                </w:rPr>
                <w:t>7</w:t>
              </w:r>
            </w:ins>
          </w:p>
        </w:tc>
        <w:tc>
          <w:tcPr>
            <w:tcW w:w="737" w:type="pct"/>
            <w:tcBorders>
              <w:top w:val="single" w:sz="6" w:space="0" w:color="auto"/>
              <w:left w:val="single" w:sz="6" w:space="0" w:color="auto"/>
              <w:bottom w:val="single" w:sz="6" w:space="0" w:color="auto"/>
              <w:right w:val="single" w:sz="6" w:space="0" w:color="auto"/>
            </w:tcBorders>
            <w:shd w:val="clear" w:color="auto" w:fill="FFFFFF"/>
          </w:tcPr>
          <w:p w14:paraId="6EF44E47" w14:textId="77777777" w:rsidR="00B12932" w:rsidRPr="00F3552A" w:rsidRDefault="00B12932">
            <w:pPr>
              <w:shd w:val="clear" w:color="auto" w:fill="FFFFFF"/>
              <w:spacing w:line="240" w:lineRule="auto"/>
              <w:jc w:val="center"/>
              <w:rPr>
                <w:ins w:id="2690" w:author="Абрамова Анна Андреевна" w:date="2024-05-17T00:08:00Z"/>
              </w:rPr>
              <w:pPrChange w:id="2691" w:author="Абрамова Анна Андреевна" w:date="2024-05-17T15:12:00Z">
                <w:pPr>
                  <w:shd w:val="clear" w:color="auto" w:fill="FFFFFF"/>
                  <w:jc w:val="center"/>
                </w:pPr>
              </w:pPrChange>
            </w:pPr>
            <w:ins w:id="2692" w:author="Абрамова Анна Андреевна" w:date="2024-05-17T00:08:00Z">
              <w:r w:rsidRPr="00F3552A">
                <w:rPr>
                  <w:color w:val="000000"/>
                </w:rPr>
                <w:t>7</w:t>
              </w:r>
            </w:ins>
          </w:p>
        </w:tc>
        <w:tc>
          <w:tcPr>
            <w:tcW w:w="593" w:type="pct"/>
            <w:tcBorders>
              <w:top w:val="single" w:sz="6" w:space="0" w:color="auto"/>
              <w:left w:val="single" w:sz="6" w:space="0" w:color="auto"/>
              <w:bottom w:val="single" w:sz="6" w:space="0" w:color="auto"/>
              <w:right w:val="single" w:sz="6" w:space="0" w:color="auto"/>
            </w:tcBorders>
            <w:shd w:val="clear" w:color="auto" w:fill="FFFFFF"/>
          </w:tcPr>
          <w:p w14:paraId="2D6BE5B1" w14:textId="77777777" w:rsidR="00B12932" w:rsidRPr="00F3552A" w:rsidRDefault="00B12932">
            <w:pPr>
              <w:shd w:val="clear" w:color="auto" w:fill="FFFFFF"/>
              <w:spacing w:line="240" w:lineRule="auto"/>
              <w:jc w:val="center"/>
              <w:rPr>
                <w:ins w:id="2693" w:author="Абрамова Анна Андреевна" w:date="2024-05-17T00:08:00Z"/>
              </w:rPr>
              <w:pPrChange w:id="2694" w:author="Абрамова Анна Андреевна" w:date="2024-05-17T15:12:00Z">
                <w:pPr>
                  <w:shd w:val="clear" w:color="auto" w:fill="FFFFFF"/>
                  <w:jc w:val="center"/>
                </w:pPr>
              </w:pPrChange>
            </w:pPr>
            <w:ins w:id="2695" w:author="Абрамова Анна Андреевна" w:date="2024-05-17T00:08:00Z">
              <w:r w:rsidRPr="00F3552A">
                <w:rPr>
                  <w:color w:val="000000"/>
                </w:rPr>
                <w:t>7</w:t>
              </w:r>
            </w:ins>
          </w:p>
        </w:tc>
        <w:tc>
          <w:tcPr>
            <w:tcW w:w="970" w:type="pct"/>
            <w:tcBorders>
              <w:top w:val="single" w:sz="6" w:space="0" w:color="auto"/>
              <w:left w:val="single" w:sz="6" w:space="0" w:color="auto"/>
              <w:bottom w:val="single" w:sz="6" w:space="0" w:color="auto"/>
              <w:right w:val="single" w:sz="6" w:space="0" w:color="auto"/>
            </w:tcBorders>
            <w:shd w:val="clear" w:color="auto" w:fill="FFFFFF"/>
          </w:tcPr>
          <w:p w14:paraId="1F57805C" w14:textId="77777777" w:rsidR="00B12932" w:rsidRPr="00F3552A" w:rsidRDefault="00B12932">
            <w:pPr>
              <w:shd w:val="clear" w:color="auto" w:fill="FFFFFF"/>
              <w:spacing w:line="240" w:lineRule="auto"/>
              <w:jc w:val="center"/>
              <w:rPr>
                <w:ins w:id="2696" w:author="Абрамова Анна Андреевна" w:date="2024-05-17T00:08:00Z"/>
              </w:rPr>
              <w:pPrChange w:id="2697" w:author="Абрамова Анна Андреевна" w:date="2024-05-17T15:12:00Z">
                <w:pPr>
                  <w:shd w:val="clear" w:color="auto" w:fill="FFFFFF"/>
                  <w:jc w:val="center"/>
                </w:pPr>
              </w:pPrChange>
            </w:pPr>
            <w:ins w:id="2698" w:author="Абрамова Анна Андреевна" w:date="2024-05-17T00:08:00Z">
              <w:r w:rsidRPr="00F3552A">
                <w:rPr>
                  <w:color w:val="000000"/>
                </w:rPr>
                <w:t>7</w:t>
              </w:r>
            </w:ins>
          </w:p>
        </w:tc>
      </w:tr>
      <w:tr w:rsidR="00B12932" w:rsidRPr="00F3552A" w14:paraId="4A2D03F5" w14:textId="77777777" w:rsidTr="00B12932">
        <w:trPr>
          <w:ins w:id="2699" w:author="Абрамова Анна Андреевна" w:date="2024-05-17T00:08:00Z"/>
        </w:trPr>
        <w:tc>
          <w:tcPr>
            <w:tcW w:w="5000" w:type="pct"/>
            <w:gridSpan w:val="6"/>
            <w:tcBorders>
              <w:top w:val="single" w:sz="6" w:space="0" w:color="auto"/>
              <w:left w:val="single" w:sz="6" w:space="0" w:color="auto"/>
              <w:bottom w:val="single" w:sz="6" w:space="0" w:color="auto"/>
              <w:right w:val="single" w:sz="6" w:space="0" w:color="auto"/>
            </w:tcBorders>
            <w:shd w:val="clear" w:color="auto" w:fill="FFFFFF"/>
          </w:tcPr>
          <w:p w14:paraId="17FC6EA2" w14:textId="77777777" w:rsidR="00B12932" w:rsidRPr="00F3552A" w:rsidRDefault="00B12932">
            <w:pPr>
              <w:shd w:val="clear" w:color="auto" w:fill="FFFFFF"/>
              <w:spacing w:line="240" w:lineRule="auto"/>
              <w:rPr>
                <w:ins w:id="2700" w:author="Абрамова Анна Андреевна" w:date="2024-05-17T00:08:00Z"/>
                <w:color w:val="000000"/>
              </w:rPr>
              <w:pPrChange w:id="2701" w:author="Абрамова Анна Андреевна" w:date="2024-05-17T15:12:00Z">
                <w:pPr>
                  <w:shd w:val="clear" w:color="auto" w:fill="FFFFFF"/>
                </w:pPr>
              </w:pPrChange>
            </w:pPr>
            <w:ins w:id="2702" w:author="Абрамова Анна Андреевна" w:date="2024-05-17T00:08:00Z">
              <w:r w:rsidRPr="00F3552A">
                <w:rPr>
                  <w:b/>
                  <w:bCs/>
                  <w:color w:val="000000"/>
                </w:rPr>
                <w:t>24-я неделя после лечения (N</w:t>
              </w:r>
              <w:r>
                <w:rPr>
                  <w:b/>
                  <w:bCs/>
                  <w:color w:val="000000"/>
                </w:rPr>
                <w:t> =</w:t>
              </w:r>
              <w:r w:rsidRPr="00F3552A">
                <w:rPr>
                  <w:b/>
                  <w:bCs/>
                  <w:color w:val="000000"/>
                </w:rPr>
                <w:t xml:space="preserve"> 236), % (n/N)</w:t>
              </w:r>
            </w:ins>
          </w:p>
        </w:tc>
      </w:tr>
      <w:tr w:rsidR="00B12932" w:rsidRPr="00F3552A" w14:paraId="6B562BCD" w14:textId="77777777" w:rsidTr="00B12932">
        <w:trPr>
          <w:ins w:id="2703" w:author="Абрамова Анна Андреевна" w:date="2024-05-17T00:08:00Z"/>
        </w:trPr>
        <w:tc>
          <w:tcPr>
            <w:tcW w:w="1227" w:type="pct"/>
            <w:tcBorders>
              <w:top w:val="single" w:sz="6" w:space="0" w:color="auto"/>
              <w:left w:val="single" w:sz="6" w:space="0" w:color="auto"/>
              <w:bottom w:val="single" w:sz="6" w:space="0" w:color="auto"/>
              <w:right w:val="single" w:sz="6" w:space="0" w:color="auto"/>
            </w:tcBorders>
            <w:shd w:val="clear" w:color="auto" w:fill="FFFFFF"/>
          </w:tcPr>
          <w:p w14:paraId="3BFDB64E" w14:textId="77777777" w:rsidR="00B12932" w:rsidRPr="00F3552A" w:rsidRDefault="00B12932">
            <w:pPr>
              <w:shd w:val="clear" w:color="auto" w:fill="FFFFFF"/>
              <w:spacing w:line="240" w:lineRule="auto"/>
              <w:rPr>
                <w:ins w:id="2704" w:author="Абрамова Анна Андреевна" w:date="2024-05-17T00:08:00Z"/>
              </w:rPr>
              <w:pPrChange w:id="2705" w:author="Абрамова Анна Андреевна" w:date="2024-05-17T15:12:00Z">
                <w:pPr>
                  <w:shd w:val="clear" w:color="auto" w:fill="FFFFFF"/>
                </w:pPr>
              </w:pPrChange>
            </w:pPr>
            <w:ins w:id="2706" w:author="Абрамова Анна Андреевна" w:date="2024-05-17T00:08:00Z">
              <w:r w:rsidRPr="00F3552A">
                <w:rPr>
                  <w:color w:val="000000"/>
                </w:rPr>
                <w:t>Снижение балла (улучшение)</w:t>
              </w:r>
            </w:ins>
          </w:p>
        </w:tc>
        <w:tc>
          <w:tcPr>
            <w:tcW w:w="737" w:type="pct"/>
            <w:tcBorders>
              <w:top w:val="single" w:sz="6" w:space="0" w:color="auto"/>
              <w:left w:val="single" w:sz="6" w:space="0" w:color="auto"/>
              <w:bottom w:val="single" w:sz="6" w:space="0" w:color="auto"/>
              <w:right w:val="single" w:sz="6" w:space="0" w:color="auto"/>
            </w:tcBorders>
            <w:shd w:val="clear" w:color="auto" w:fill="FFFFFF"/>
          </w:tcPr>
          <w:p w14:paraId="0F47A22F" w14:textId="77777777" w:rsidR="00B12932" w:rsidRPr="00F3552A" w:rsidRDefault="00B12932">
            <w:pPr>
              <w:shd w:val="clear" w:color="auto" w:fill="FFFFFF"/>
              <w:spacing w:line="240" w:lineRule="auto"/>
              <w:jc w:val="center"/>
              <w:rPr>
                <w:ins w:id="2707" w:author="Абрамова Анна Андреевна" w:date="2024-05-17T00:08:00Z"/>
                <w:color w:val="000000"/>
              </w:rPr>
              <w:pPrChange w:id="2708" w:author="Абрамова Анна Андреевна" w:date="2024-05-17T15:12:00Z">
                <w:pPr>
                  <w:shd w:val="clear" w:color="auto" w:fill="FFFFFF"/>
                  <w:jc w:val="center"/>
                </w:pPr>
              </w:pPrChange>
            </w:pPr>
            <w:ins w:id="2709" w:author="Абрамова Анна Андреевна" w:date="2024-05-17T00:08:00Z">
              <w:r w:rsidRPr="00F3552A">
                <w:rPr>
                  <w:color w:val="000000"/>
                </w:rPr>
                <w:t>39,4</w:t>
              </w:r>
              <w:r>
                <w:rPr>
                  <w:color w:val="000000"/>
                </w:rPr>
                <w:t> %</w:t>
              </w:r>
            </w:ins>
          </w:p>
          <w:p w14:paraId="4A25A25E" w14:textId="77777777" w:rsidR="00B12932" w:rsidRPr="00F3552A" w:rsidRDefault="00B12932">
            <w:pPr>
              <w:shd w:val="clear" w:color="auto" w:fill="FFFFFF"/>
              <w:spacing w:line="240" w:lineRule="auto"/>
              <w:jc w:val="center"/>
              <w:rPr>
                <w:ins w:id="2710" w:author="Абрамова Анна Андреевна" w:date="2024-05-17T00:08:00Z"/>
              </w:rPr>
              <w:pPrChange w:id="2711" w:author="Абрамова Анна Андреевна" w:date="2024-05-17T15:12:00Z">
                <w:pPr>
                  <w:shd w:val="clear" w:color="auto" w:fill="FFFFFF"/>
                  <w:jc w:val="center"/>
                </w:pPr>
              </w:pPrChange>
            </w:pPr>
            <w:ins w:id="2712" w:author="Абрамова Анна Андреевна" w:date="2024-05-17T00:08:00Z">
              <w:r w:rsidRPr="00F3552A">
                <w:rPr>
                  <w:color w:val="000000"/>
                </w:rPr>
                <w:t>(84/213)</w:t>
              </w:r>
            </w:ins>
          </w:p>
        </w:tc>
        <w:tc>
          <w:tcPr>
            <w:tcW w:w="737" w:type="pct"/>
            <w:tcBorders>
              <w:top w:val="single" w:sz="6" w:space="0" w:color="auto"/>
              <w:left w:val="single" w:sz="6" w:space="0" w:color="auto"/>
              <w:bottom w:val="single" w:sz="6" w:space="0" w:color="auto"/>
              <w:right w:val="single" w:sz="6" w:space="0" w:color="auto"/>
            </w:tcBorders>
            <w:shd w:val="clear" w:color="auto" w:fill="FFFFFF"/>
          </w:tcPr>
          <w:p w14:paraId="20D2B9F4" w14:textId="77777777" w:rsidR="00B12932" w:rsidRPr="00F3552A" w:rsidRDefault="00B12932">
            <w:pPr>
              <w:shd w:val="clear" w:color="auto" w:fill="FFFFFF"/>
              <w:spacing w:line="240" w:lineRule="auto"/>
              <w:jc w:val="center"/>
              <w:rPr>
                <w:ins w:id="2713" w:author="Абрамова Анна Андреевна" w:date="2024-05-17T00:08:00Z"/>
              </w:rPr>
              <w:pPrChange w:id="2714" w:author="Абрамова Анна Андреевна" w:date="2024-05-17T15:12:00Z">
                <w:pPr>
                  <w:shd w:val="clear" w:color="auto" w:fill="FFFFFF"/>
                  <w:jc w:val="center"/>
                </w:pPr>
              </w:pPrChange>
            </w:pPr>
            <w:ins w:id="2715" w:author="Абрамова Анна Андреевна" w:date="2024-05-17T00:08:00Z">
              <w:r w:rsidRPr="00F3552A">
                <w:rPr>
                  <w:color w:val="000000"/>
                </w:rPr>
                <w:t>16,4</w:t>
              </w:r>
              <w:r>
                <w:rPr>
                  <w:color w:val="000000"/>
                </w:rPr>
                <w:t> %</w:t>
              </w:r>
            </w:ins>
          </w:p>
          <w:p w14:paraId="4F349C42" w14:textId="77777777" w:rsidR="00B12932" w:rsidRPr="00F3552A" w:rsidRDefault="00B12932">
            <w:pPr>
              <w:shd w:val="clear" w:color="auto" w:fill="FFFFFF"/>
              <w:spacing w:line="240" w:lineRule="auto"/>
              <w:jc w:val="center"/>
              <w:rPr>
                <w:ins w:id="2716" w:author="Абрамова Анна Андреевна" w:date="2024-05-17T00:08:00Z"/>
              </w:rPr>
              <w:pPrChange w:id="2717" w:author="Абрамова Анна Андреевна" w:date="2024-05-17T15:12:00Z">
                <w:pPr>
                  <w:shd w:val="clear" w:color="auto" w:fill="FFFFFF"/>
                  <w:jc w:val="center"/>
                </w:pPr>
              </w:pPrChange>
            </w:pPr>
            <w:ins w:id="2718" w:author="Абрамова Анна Андреевна" w:date="2024-05-17T00:08:00Z">
              <w:r w:rsidRPr="00F3552A">
                <w:rPr>
                  <w:color w:val="000000"/>
                </w:rPr>
                <w:t>(35/213)</w:t>
              </w:r>
            </w:ins>
          </w:p>
        </w:tc>
        <w:tc>
          <w:tcPr>
            <w:tcW w:w="737" w:type="pct"/>
            <w:tcBorders>
              <w:top w:val="single" w:sz="6" w:space="0" w:color="auto"/>
              <w:left w:val="single" w:sz="6" w:space="0" w:color="auto"/>
              <w:bottom w:val="single" w:sz="6" w:space="0" w:color="auto"/>
              <w:right w:val="single" w:sz="6" w:space="0" w:color="auto"/>
            </w:tcBorders>
            <w:shd w:val="clear" w:color="auto" w:fill="FFFFFF"/>
          </w:tcPr>
          <w:p w14:paraId="305B68EB" w14:textId="77777777" w:rsidR="00B12932" w:rsidRPr="00F3552A" w:rsidRDefault="00B12932">
            <w:pPr>
              <w:shd w:val="clear" w:color="auto" w:fill="FFFFFF"/>
              <w:spacing w:line="240" w:lineRule="auto"/>
              <w:jc w:val="center"/>
              <w:rPr>
                <w:ins w:id="2719" w:author="Абрамова Анна Андреевна" w:date="2024-05-17T00:08:00Z"/>
                <w:color w:val="000000"/>
              </w:rPr>
              <w:pPrChange w:id="2720" w:author="Абрамова Анна Андреевна" w:date="2024-05-17T15:12:00Z">
                <w:pPr>
                  <w:shd w:val="clear" w:color="auto" w:fill="FFFFFF"/>
                  <w:jc w:val="center"/>
                </w:pPr>
              </w:pPrChange>
            </w:pPr>
            <w:ins w:id="2721" w:author="Абрамова Анна Андреевна" w:date="2024-05-17T00:08:00Z">
              <w:r w:rsidRPr="00F3552A">
                <w:rPr>
                  <w:color w:val="000000"/>
                </w:rPr>
                <w:t>2,3</w:t>
              </w:r>
              <w:r>
                <w:rPr>
                  <w:color w:val="000000"/>
                </w:rPr>
                <w:t> %</w:t>
              </w:r>
            </w:ins>
          </w:p>
          <w:p w14:paraId="3DD4CA26" w14:textId="77777777" w:rsidR="00B12932" w:rsidRPr="00F3552A" w:rsidRDefault="00B12932">
            <w:pPr>
              <w:shd w:val="clear" w:color="auto" w:fill="FFFFFF"/>
              <w:spacing w:line="240" w:lineRule="auto"/>
              <w:jc w:val="center"/>
              <w:rPr>
                <w:ins w:id="2722" w:author="Абрамова Анна Андреевна" w:date="2024-05-17T00:08:00Z"/>
              </w:rPr>
              <w:pPrChange w:id="2723" w:author="Абрамова Анна Андреевна" w:date="2024-05-17T15:12:00Z">
                <w:pPr>
                  <w:shd w:val="clear" w:color="auto" w:fill="FFFFFF"/>
                  <w:jc w:val="center"/>
                </w:pPr>
              </w:pPrChange>
            </w:pPr>
            <w:ins w:id="2724" w:author="Абрамова Анна Андреевна" w:date="2024-05-17T00:08:00Z">
              <w:r w:rsidRPr="00F3552A">
                <w:rPr>
                  <w:color w:val="000000"/>
                </w:rPr>
                <w:t>(5/213)</w:t>
              </w:r>
            </w:ins>
          </w:p>
        </w:tc>
        <w:tc>
          <w:tcPr>
            <w:tcW w:w="593" w:type="pct"/>
            <w:tcBorders>
              <w:top w:val="single" w:sz="6" w:space="0" w:color="auto"/>
              <w:left w:val="single" w:sz="6" w:space="0" w:color="auto"/>
              <w:bottom w:val="single" w:sz="6" w:space="0" w:color="auto"/>
              <w:right w:val="single" w:sz="6" w:space="0" w:color="auto"/>
            </w:tcBorders>
            <w:shd w:val="clear" w:color="auto" w:fill="FFFFFF"/>
          </w:tcPr>
          <w:p w14:paraId="275BF849" w14:textId="77777777" w:rsidR="00B12932" w:rsidRPr="00F3552A" w:rsidRDefault="00B12932">
            <w:pPr>
              <w:shd w:val="clear" w:color="auto" w:fill="FFFFFF"/>
              <w:spacing w:line="240" w:lineRule="auto"/>
              <w:jc w:val="center"/>
              <w:rPr>
                <w:ins w:id="2725" w:author="Абрамова Анна Андреевна" w:date="2024-05-17T00:08:00Z"/>
                <w:color w:val="000000"/>
              </w:rPr>
              <w:pPrChange w:id="2726" w:author="Абрамова Анна Андреевна" w:date="2024-05-17T15:12:00Z">
                <w:pPr>
                  <w:shd w:val="clear" w:color="auto" w:fill="FFFFFF"/>
                  <w:jc w:val="center"/>
                </w:pPr>
              </w:pPrChange>
            </w:pPr>
            <w:ins w:id="2727" w:author="Абрамова Анна Андреевна" w:date="2024-05-17T00:08:00Z">
              <w:r w:rsidRPr="00F3552A">
                <w:rPr>
                  <w:color w:val="000000"/>
                </w:rPr>
                <w:t>15,0</w:t>
              </w:r>
              <w:r>
                <w:rPr>
                  <w:color w:val="000000"/>
                </w:rPr>
                <w:t> %</w:t>
              </w:r>
            </w:ins>
          </w:p>
          <w:p w14:paraId="0E50D241" w14:textId="77777777" w:rsidR="00B12932" w:rsidRPr="00F3552A" w:rsidRDefault="00B12932">
            <w:pPr>
              <w:shd w:val="clear" w:color="auto" w:fill="FFFFFF"/>
              <w:spacing w:line="240" w:lineRule="auto"/>
              <w:jc w:val="center"/>
              <w:rPr>
                <w:ins w:id="2728" w:author="Абрамова Анна Андреевна" w:date="2024-05-17T00:08:00Z"/>
              </w:rPr>
              <w:pPrChange w:id="2729" w:author="Абрамова Анна Андреевна" w:date="2024-05-17T15:12:00Z">
                <w:pPr>
                  <w:shd w:val="clear" w:color="auto" w:fill="FFFFFF"/>
                  <w:jc w:val="center"/>
                </w:pPr>
              </w:pPrChange>
            </w:pPr>
            <w:ins w:id="2730" w:author="Абрамова Анна Андреевна" w:date="2024-05-17T00:08:00Z">
              <w:r w:rsidRPr="00F3552A">
                <w:rPr>
                  <w:color w:val="000000"/>
                </w:rPr>
                <w:t>(32/213)</w:t>
              </w:r>
            </w:ins>
          </w:p>
        </w:tc>
        <w:tc>
          <w:tcPr>
            <w:tcW w:w="970" w:type="pct"/>
            <w:tcBorders>
              <w:top w:val="single" w:sz="6" w:space="0" w:color="auto"/>
              <w:left w:val="single" w:sz="6" w:space="0" w:color="auto"/>
              <w:bottom w:val="single" w:sz="6" w:space="0" w:color="auto"/>
              <w:right w:val="single" w:sz="6" w:space="0" w:color="auto"/>
            </w:tcBorders>
            <w:shd w:val="clear" w:color="auto" w:fill="FFFFFF"/>
          </w:tcPr>
          <w:p w14:paraId="4D9EB0E6" w14:textId="77777777" w:rsidR="00B12932" w:rsidRPr="00F3552A" w:rsidRDefault="00B12932">
            <w:pPr>
              <w:shd w:val="clear" w:color="auto" w:fill="FFFFFF"/>
              <w:spacing w:line="240" w:lineRule="auto"/>
              <w:jc w:val="center"/>
              <w:rPr>
                <w:ins w:id="2731" w:author="Абрамова Анна Андреевна" w:date="2024-05-17T00:08:00Z"/>
                <w:color w:val="000000"/>
              </w:rPr>
              <w:pPrChange w:id="2732" w:author="Абрамова Анна Андреевна" w:date="2024-05-17T15:12:00Z">
                <w:pPr>
                  <w:shd w:val="clear" w:color="auto" w:fill="FFFFFF"/>
                  <w:jc w:val="center"/>
                </w:pPr>
              </w:pPrChange>
            </w:pPr>
            <w:ins w:id="2733" w:author="Абрамова Анна Андреевна" w:date="2024-05-17T00:08:00Z">
              <w:r w:rsidRPr="00F3552A">
                <w:rPr>
                  <w:color w:val="000000"/>
                </w:rPr>
                <w:t>9,4</w:t>
              </w:r>
              <w:r>
                <w:rPr>
                  <w:color w:val="000000"/>
                </w:rPr>
                <w:t> %</w:t>
              </w:r>
            </w:ins>
          </w:p>
          <w:p w14:paraId="5BF5449D" w14:textId="77777777" w:rsidR="00B12932" w:rsidRPr="00F3552A" w:rsidRDefault="00B12932">
            <w:pPr>
              <w:shd w:val="clear" w:color="auto" w:fill="FFFFFF"/>
              <w:spacing w:line="240" w:lineRule="auto"/>
              <w:jc w:val="center"/>
              <w:rPr>
                <w:ins w:id="2734" w:author="Абрамова Анна Андреевна" w:date="2024-05-17T00:08:00Z"/>
              </w:rPr>
              <w:pPrChange w:id="2735" w:author="Абрамова Анна Андреевна" w:date="2024-05-17T15:12:00Z">
                <w:pPr>
                  <w:shd w:val="clear" w:color="auto" w:fill="FFFFFF"/>
                  <w:jc w:val="center"/>
                </w:pPr>
              </w:pPrChange>
            </w:pPr>
            <w:ins w:id="2736" w:author="Абрамова Анна Андреевна" w:date="2024-05-17T00:08:00Z">
              <w:r w:rsidRPr="00F3552A">
                <w:rPr>
                  <w:color w:val="000000"/>
                </w:rPr>
                <w:t>(20/213)</w:t>
              </w:r>
            </w:ins>
          </w:p>
        </w:tc>
      </w:tr>
      <w:tr w:rsidR="00B12932" w:rsidRPr="00F3552A" w14:paraId="38F40CD3" w14:textId="77777777" w:rsidTr="00B12932">
        <w:trPr>
          <w:ins w:id="2737" w:author="Абрамова Анна Андреевна" w:date="2024-05-17T00:08:00Z"/>
        </w:trPr>
        <w:tc>
          <w:tcPr>
            <w:tcW w:w="1227" w:type="pct"/>
            <w:tcBorders>
              <w:top w:val="single" w:sz="6" w:space="0" w:color="auto"/>
              <w:left w:val="single" w:sz="6" w:space="0" w:color="auto"/>
              <w:bottom w:val="single" w:sz="6" w:space="0" w:color="auto"/>
              <w:right w:val="single" w:sz="6" w:space="0" w:color="auto"/>
            </w:tcBorders>
            <w:shd w:val="clear" w:color="auto" w:fill="FFFFFF"/>
          </w:tcPr>
          <w:p w14:paraId="63DB3F79" w14:textId="77777777" w:rsidR="00B12932" w:rsidRPr="00F3552A" w:rsidRDefault="00B12932">
            <w:pPr>
              <w:shd w:val="clear" w:color="auto" w:fill="FFFFFF"/>
              <w:spacing w:line="240" w:lineRule="auto"/>
              <w:rPr>
                <w:ins w:id="2738" w:author="Абрамова Анна Андреевна" w:date="2024-05-17T00:08:00Z"/>
              </w:rPr>
              <w:pPrChange w:id="2739" w:author="Абрамова Анна Андреевна" w:date="2024-05-17T15:12:00Z">
                <w:pPr>
                  <w:shd w:val="clear" w:color="auto" w:fill="FFFFFF"/>
                </w:pPr>
              </w:pPrChange>
            </w:pPr>
            <w:ins w:id="2740" w:author="Абрамова Анна Андреевна" w:date="2024-05-17T00:08:00Z">
              <w:r w:rsidRPr="00F3552A">
                <w:rPr>
                  <w:color w:val="000000"/>
                </w:rPr>
                <w:t>Без изменений</w:t>
              </w:r>
            </w:ins>
          </w:p>
        </w:tc>
        <w:tc>
          <w:tcPr>
            <w:tcW w:w="737" w:type="pct"/>
            <w:tcBorders>
              <w:top w:val="single" w:sz="6" w:space="0" w:color="auto"/>
              <w:left w:val="single" w:sz="6" w:space="0" w:color="auto"/>
              <w:bottom w:val="single" w:sz="6" w:space="0" w:color="auto"/>
              <w:right w:val="single" w:sz="6" w:space="0" w:color="auto"/>
            </w:tcBorders>
            <w:shd w:val="clear" w:color="auto" w:fill="FFFFFF"/>
          </w:tcPr>
          <w:p w14:paraId="6D1EE34A" w14:textId="77777777" w:rsidR="00B12932" w:rsidRPr="00F3552A" w:rsidRDefault="00B12932">
            <w:pPr>
              <w:shd w:val="clear" w:color="auto" w:fill="FFFFFF"/>
              <w:spacing w:line="240" w:lineRule="auto"/>
              <w:jc w:val="center"/>
              <w:rPr>
                <w:ins w:id="2741" w:author="Абрамова Анна Андреевна" w:date="2024-05-17T00:08:00Z"/>
                <w:color w:val="000000"/>
              </w:rPr>
              <w:pPrChange w:id="2742" w:author="Абрамова Анна Андреевна" w:date="2024-05-17T15:12:00Z">
                <w:pPr>
                  <w:shd w:val="clear" w:color="auto" w:fill="FFFFFF"/>
                  <w:jc w:val="center"/>
                </w:pPr>
              </w:pPrChange>
            </w:pPr>
            <w:ins w:id="2743" w:author="Абрамова Анна Андреевна" w:date="2024-05-17T00:08:00Z">
              <w:r w:rsidRPr="00F3552A">
                <w:rPr>
                  <w:color w:val="000000"/>
                </w:rPr>
                <w:t>54,0</w:t>
              </w:r>
              <w:r>
                <w:rPr>
                  <w:color w:val="000000"/>
                </w:rPr>
                <w:t> %</w:t>
              </w:r>
            </w:ins>
          </w:p>
          <w:p w14:paraId="55028205" w14:textId="77777777" w:rsidR="00B12932" w:rsidRPr="00F3552A" w:rsidRDefault="00B12932">
            <w:pPr>
              <w:shd w:val="clear" w:color="auto" w:fill="FFFFFF"/>
              <w:spacing w:line="240" w:lineRule="auto"/>
              <w:jc w:val="center"/>
              <w:rPr>
                <w:ins w:id="2744" w:author="Абрамова Анна Андреевна" w:date="2024-05-17T00:08:00Z"/>
              </w:rPr>
              <w:pPrChange w:id="2745" w:author="Абрамова Анна Андреевна" w:date="2024-05-17T15:12:00Z">
                <w:pPr>
                  <w:shd w:val="clear" w:color="auto" w:fill="FFFFFF"/>
                  <w:jc w:val="center"/>
                </w:pPr>
              </w:pPrChange>
            </w:pPr>
            <w:ins w:id="2746" w:author="Абрамова Анна Андреевна" w:date="2024-05-17T00:08:00Z">
              <w:r w:rsidRPr="00F3552A">
                <w:rPr>
                  <w:color w:val="000000"/>
                </w:rPr>
                <w:t>(115/213)</w:t>
              </w:r>
            </w:ins>
          </w:p>
        </w:tc>
        <w:tc>
          <w:tcPr>
            <w:tcW w:w="737" w:type="pct"/>
            <w:tcBorders>
              <w:top w:val="single" w:sz="6" w:space="0" w:color="auto"/>
              <w:left w:val="single" w:sz="6" w:space="0" w:color="auto"/>
              <w:bottom w:val="single" w:sz="6" w:space="0" w:color="auto"/>
              <w:right w:val="single" w:sz="6" w:space="0" w:color="auto"/>
            </w:tcBorders>
            <w:shd w:val="clear" w:color="auto" w:fill="FFFFFF"/>
          </w:tcPr>
          <w:p w14:paraId="5C42E87C" w14:textId="77777777" w:rsidR="00B12932" w:rsidRPr="00F3552A" w:rsidRDefault="00B12932">
            <w:pPr>
              <w:shd w:val="clear" w:color="auto" w:fill="FFFFFF"/>
              <w:spacing w:line="240" w:lineRule="auto"/>
              <w:jc w:val="center"/>
              <w:rPr>
                <w:ins w:id="2747" w:author="Абрамова Анна Андреевна" w:date="2024-05-17T00:08:00Z"/>
                <w:color w:val="000000"/>
              </w:rPr>
              <w:pPrChange w:id="2748" w:author="Абрамова Анна Андреевна" w:date="2024-05-17T15:12:00Z">
                <w:pPr>
                  <w:shd w:val="clear" w:color="auto" w:fill="FFFFFF"/>
                  <w:jc w:val="center"/>
                </w:pPr>
              </w:pPrChange>
            </w:pPr>
            <w:ins w:id="2749" w:author="Абрамова Анна Андреевна" w:date="2024-05-17T00:08:00Z">
              <w:r w:rsidRPr="00F3552A">
                <w:rPr>
                  <w:color w:val="000000"/>
                </w:rPr>
                <w:t>80,8</w:t>
              </w:r>
              <w:r>
                <w:rPr>
                  <w:color w:val="000000"/>
                </w:rPr>
                <w:t> %</w:t>
              </w:r>
            </w:ins>
          </w:p>
          <w:p w14:paraId="0DDDC1C1" w14:textId="77777777" w:rsidR="00B12932" w:rsidRPr="00F3552A" w:rsidRDefault="00B12932">
            <w:pPr>
              <w:shd w:val="clear" w:color="auto" w:fill="FFFFFF"/>
              <w:spacing w:line="240" w:lineRule="auto"/>
              <w:jc w:val="center"/>
              <w:rPr>
                <w:ins w:id="2750" w:author="Абрамова Анна Андреевна" w:date="2024-05-17T00:08:00Z"/>
              </w:rPr>
              <w:pPrChange w:id="2751" w:author="Абрамова Анна Андреевна" w:date="2024-05-17T15:12:00Z">
                <w:pPr>
                  <w:shd w:val="clear" w:color="auto" w:fill="FFFFFF"/>
                  <w:jc w:val="center"/>
                </w:pPr>
              </w:pPrChange>
            </w:pPr>
            <w:ins w:id="2752" w:author="Абрамова Анна Андреевна" w:date="2024-05-17T00:08:00Z">
              <w:r w:rsidRPr="00F3552A">
                <w:rPr>
                  <w:color w:val="000000"/>
                </w:rPr>
                <w:t>(172/213)</w:t>
              </w:r>
            </w:ins>
          </w:p>
        </w:tc>
        <w:tc>
          <w:tcPr>
            <w:tcW w:w="737" w:type="pct"/>
            <w:tcBorders>
              <w:top w:val="single" w:sz="6" w:space="0" w:color="auto"/>
              <w:left w:val="single" w:sz="6" w:space="0" w:color="auto"/>
              <w:bottom w:val="single" w:sz="6" w:space="0" w:color="auto"/>
              <w:right w:val="single" w:sz="6" w:space="0" w:color="auto"/>
            </w:tcBorders>
            <w:shd w:val="clear" w:color="auto" w:fill="FFFFFF"/>
          </w:tcPr>
          <w:p w14:paraId="0F5EC163" w14:textId="77777777" w:rsidR="00B12932" w:rsidRPr="00F3552A" w:rsidRDefault="00B12932">
            <w:pPr>
              <w:shd w:val="clear" w:color="auto" w:fill="FFFFFF"/>
              <w:spacing w:line="240" w:lineRule="auto"/>
              <w:jc w:val="center"/>
              <w:rPr>
                <w:ins w:id="2753" w:author="Абрамова Анна Андреевна" w:date="2024-05-17T00:08:00Z"/>
                <w:color w:val="000000"/>
              </w:rPr>
              <w:pPrChange w:id="2754" w:author="Абрамова Анна Андреевна" w:date="2024-05-17T15:12:00Z">
                <w:pPr>
                  <w:shd w:val="clear" w:color="auto" w:fill="FFFFFF"/>
                  <w:jc w:val="center"/>
                </w:pPr>
              </w:pPrChange>
            </w:pPr>
            <w:ins w:id="2755" w:author="Абрамова Анна Андреевна" w:date="2024-05-17T00:08:00Z">
              <w:r w:rsidRPr="00F3552A">
                <w:rPr>
                  <w:color w:val="000000"/>
                </w:rPr>
                <w:t>94,8</w:t>
              </w:r>
              <w:r>
                <w:rPr>
                  <w:color w:val="000000"/>
                </w:rPr>
                <w:t> %</w:t>
              </w:r>
            </w:ins>
          </w:p>
          <w:p w14:paraId="412DB640" w14:textId="77777777" w:rsidR="00B12932" w:rsidRPr="00F3552A" w:rsidRDefault="00B12932">
            <w:pPr>
              <w:shd w:val="clear" w:color="auto" w:fill="FFFFFF"/>
              <w:spacing w:line="240" w:lineRule="auto"/>
              <w:jc w:val="center"/>
              <w:rPr>
                <w:ins w:id="2756" w:author="Абрамова Анна Андреевна" w:date="2024-05-17T00:08:00Z"/>
              </w:rPr>
              <w:pPrChange w:id="2757" w:author="Абрамова Анна Андреевна" w:date="2024-05-17T15:12:00Z">
                <w:pPr>
                  <w:shd w:val="clear" w:color="auto" w:fill="FFFFFF"/>
                  <w:jc w:val="center"/>
                </w:pPr>
              </w:pPrChange>
            </w:pPr>
            <w:ins w:id="2758" w:author="Абрамова Анна Андреевна" w:date="2024-05-17T00:08:00Z">
              <w:r w:rsidRPr="00F3552A">
                <w:rPr>
                  <w:color w:val="000000"/>
                </w:rPr>
                <w:t>(202/213)</w:t>
              </w:r>
            </w:ins>
          </w:p>
        </w:tc>
        <w:tc>
          <w:tcPr>
            <w:tcW w:w="593" w:type="pct"/>
            <w:tcBorders>
              <w:top w:val="single" w:sz="6" w:space="0" w:color="auto"/>
              <w:left w:val="single" w:sz="6" w:space="0" w:color="auto"/>
              <w:bottom w:val="single" w:sz="6" w:space="0" w:color="auto"/>
              <w:right w:val="single" w:sz="6" w:space="0" w:color="auto"/>
            </w:tcBorders>
            <w:shd w:val="clear" w:color="auto" w:fill="FFFFFF"/>
          </w:tcPr>
          <w:p w14:paraId="11B59370" w14:textId="77777777" w:rsidR="00B12932" w:rsidRPr="00F3552A" w:rsidRDefault="00B12932">
            <w:pPr>
              <w:shd w:val="clear" w:color="auto" w:fill="FFFFFF"/>
              <w:spacing w:line="240" w:lineRule="auto"/>
              <w:jc w:val="center"/>
              <w:rPr>
                <w:ins w:id="2759" w:author="Абрамова Анна Андреевна" w:date="2024-05-17T00:08:00Z"/>
                <w:color w:val="000000"/>
              </w:rPr>
              <w:pPrChange w:id="2760" w:author="Абрамова Анна Андреевна" w:date="2024-05-17T15:12:00Z">
                <w:pPr>
                  <w:shd w:val="clear" w:color="auto" w:fill="FFFFFF"/>
                  <w:jc w:val="center"/>
                </w:pPr>
              </w:pPrChange>
            </w:pPr>
            <w:ins w:id="2761" w:author="Абрамова Анна Андреевна" w:date="2024-05-17T00:08:00Z">
              <w:r w:rsidRPr="00F3552A">
                <w:rPr>
                  <w:color w:val="000000"/>
                </w:rPr>
                <w:t>81,2</w:t>
              </w:r>
              <w:r>
                <w:rPr>
                  <w:color w:val="000000"/>
                </w:rPr>
                <w:t> %</w:t>
              </w:r>
            </w:ins>
          </w:p>
          <w:p w14:paraId="7DE5EF86" w14:textId="77777777" w:rsidR="00B12932" w:rsidRPr="00F3552A" w:rsidRDefault="00B12932">
            <w:pPr>
              <w:shd w:val="clear" w:color="auto" w:fill="FFFFFF"/>
              <w:spacing w:line="240" w:lineRule="auto"/>
              <w:jc w:val="center"/>
              <w:rPr>
                <w:ins w:id="2762" w:author="Абрамова Анна Андреевна" w:date="2024-05-17T00:08:00Z"/>
              </w:rPr>
              <w:pPrChange w:id="2763" w:author="Абрамова Анна Андреевна" w:date="2024-05-17T15:12:00Z">
                <w:pPr>
                  <w:shd w:val="clear" w:color="auto" w:fill="FFFFFF"/>
                  <w:jc w:val="center"/>
                </w:pPr>
              </w:pPrChange>
            </w:pPr>
            <w:ins w:id="2764" w:author="Абрамова Анна Андреевна" w:date="2024-05-17T00:08:00Z">
              <w:r w:rsidRPr="00F3552A">
                <w:rPr>
                  <w:color w:val="000000"/>
                </w:rPr>
                <w:t>(173/213)</w:t>
              </w:r>
            </w:ins>
          </w:p>
        </w:tc>
        <w:tc>
          <w:tcPr>
            <w:tcW w:w="970" w:type="pct"/>
            <w:tcBorders>
              <w:top w:val="single" w:sz="6" w:space="0" w:color="auto"/>
              <w:left w:val="single" w:sz="6" w:space="0" w:color="auto"/>
              <w:bottom w:val="single" w:sz="6" w:space="0" w:color="auto"/>
              <w:right w:val="single" w:sz="6" w:space="0" w:color="auto"/>
            </w:tcBorders>
            <w:shd w:val="clear" w:color="auto" w:fill="FFFFFF"/>
            <w:vAlign w:val="center"/>
          </w:tcPr>
          <w:p w14:paraId="7922DE96" w14:textId="77777777" w:rsidR="00B12932" w:rsidRPr="00F3552A" w:rsidRDefault="00B12932">
            <w:pPr>
              <w:shd w:val="clear" w:color="auto" w:fill="FFFFFF"/>
              <w:spacing w:line="240" w:lineRule="auto"/>
              <w:jc w:val="center"/>
              <w:rPr>
                <w:ins w:id="2765" w:author="Абрамова Анна Андреевна" w:date="2024-05-17T00:08:00Z"/>
                <w:color w:val="000000"/>
              </w:rPr>
              <w:pPrChange w:id="2766" w:author="Абрамова Анна Андреевна" w:date="2024-05-17T15:12:00Z">
                <w:pPr>
                  <w:shd w:val="clear" w:color="auto" w:fill="FFFFFF"/>
                  <w:jc w:val="center"/>
                </w:pPr>
              </w:pPrChange>
            </w:pPr>
            <w:ins w:id="2767" w:author="Абрамова Анна Андреевна" w:date="2024-05-17T00:08:00Z">
              <w:r w:rsidRPr="00F3552A">
                <w:rPr>
                  <w:color w:val="000000"/>
                </w:rPr>
                <w:t>88,3</w:t>
              </w:r>
              <w:r>
                <w:rPr>
                  <w:color w:val="000000"/>
                </w:rPr>
                <w:t> %</w:t>
              </w:r>
            </w:ins>
          </w:p>
          <w:p w14:paraId="49C22AE2" w14:textId="77777777" w:rsidR="00B12932" w:rsidRPr="00F3552A" w:rsidRDefault="00B12932">
            <w:pPr>
              <w:shd w:val="clear" w:color="auto" w:fill="FFFFFF"/>
              <w:spacing w:line="240" w:lineRule="auto"/>
              <w:jc w:val="center"/>
              <w:rPr>
                <w:ins w:id="2768" w:author="Абрамова Анна Андреевна" w:date="2024-05-17T00:08:00Z"/>
              </w:rPr>
              <w:pPrChange w:id="2769" w:author="Абрамова Анна Андреевна" w:date="2024-05-17T15:12:00Z">
                <w:pPr>
                  <w:shd w:val="clear" w:color="auto" w:fill="FFFFFF"/>
                  <w:jc w:val="center"/>
                </w:pPr>
              </w:pPrChange>
            </w:pPr>
            <w:ins w:id="2770" w:author="Абрамова Анна Андреевна" w:date="2024-05-17T00:08:00Z">
              <w:r w:rsidRPr="00F3552A">
                <w:rPr>
                  <w:color w:val="000000"/>
                </w:rPr>
                <w:t>(188/213)</w:t>
              </w:r>
            </w:ins>
          </w:p>
        </w:tc>
      </w:tr>
      <w:tr w:rsidR="00B12932" w:rsidRPr="00F3552A" w14:paraId="7A8256AD" w14:textId="77777777" w:rsidTr="00B12932">
        <w:trPr>
          <w:ins w:id="2771" w:author="Абрамова Анна Андреевна" w:date="2024-05-17T00:08:00Z"/>
        </w:trPr>
        <w:tc>
          <w:tcPr>
            <w:tcW w:w="1227" w:type="pct"/>
            <w:tcBorders>
              <w:top w:val="single" w:sz="6" w:space="0" w:color="auto"/>
              <w:left w:val="single" w:sz="6" w:space="0" w:color="auto"/>
              <w:bottom w:val="single" w:sz="6" w:space="0" w:color="auto"/>
              <w:right w:val="single" w:sz="6" w:space="0" w:color="auto"/>
            </w:tcBorders>
            <w:shd w:val="clear" w:color="auto" w:fill="FFFFFF"/>
          </w:tcPr>
          <w:p w14:paraId="059CC3A3" w14:textId="77777777" w:rsidR="00B12932" w:rsidRPr="00F3552A" w:rsidRDefault="00B12932">
            <w:pPr>
              <w:shd w:val="clear" w:color="auto" w:fill="FFFFFF"/>
              <w:spacing w:line="240" w:lineRule="auto"/>
              <w:rPr>
                <w:ins w:id="2772" w:author="Абрамова Анна Андреевна" w:date="2024-05-17T00:08:00Z"/>
              </w:rPr>
              <w:pPrChange w:id="2773" w:author="Абрамова Анна Андреевна" w:date="2024-05-17T15:12:00Z">
                <w:pPr>
                  <w:shd w:val="clear" w:color="auto" w:fill="FFFFFF"/>
                </w:pPr>
              </w:pPrChange>
            </w:pPr>
            <w:ins w:id="2774" w:author="Абрамова Анна Андреевна" w:date="2024-05-17T00:08:00Z">
              <w:r w:rsidRPr="00F3552A">
                <w:rPr>
                  <w:color w:val="000000"/>
                </w:rPr>
                <w:t>Повышение балла (ухудшение)</w:t>
              </w:r>
            </w:ins>
          </w:p>
        </w:tc>
        <w:tc>
          <w:tcPr>
            <w:tcW w:w="737" w:type="pct"/>
            <w:tcBorders>
              <w:top w:val="single" w:sz="6" w:space="0" w:color="auto"/>
              <w:left w:val="single" w:sz="6" w:space="0" w:color="auto"/>
              <w:bottom w:val="single" w:sz="6" w:space="0" w:color="auto"/>
              <w:right w:val="single" w:sz="6" w:space="0" w:color="auto"/>
            </w:tcBorders>
            <w:shd w:val="clear" w:color="auto" w:fill="FFFFFF"/>
          </w:tcPr>
          <w:p w14:paraId="6A09F48B" w14:textId="77777777" w:rsidR="00B12932" w:rsidRPr="00F3552A" w:rsidRDefault="00B12932">
            <w:pPr>
              <w:shd w:val="clear" w:color="auto" w:fill="FFFFFF"/>
              <w:spacing w:line="240" w:lineRule="auto"/>
              <w:jc w:val="center"/>
              <w:rPr>
                <w:ins w:id="2775" w:author="Абрамова Анна Андреевна" w:date="2024-05-17T00:08:00Z"/>
                <w:color w:val="000000"/>
              </w:rPr>
              <w:pPrChange w:id="2776" w:author="Абрамова Анна Андреевна" w:date="2024-05-17T15:12:00Z">
                <w:pPr>
                  <w:shd w:val="clear" w:color="auto" w:fill="FFFFFF"/>
                  <w:jc w:val="center"/>
                </w:pPr>
              </w:pPrChange>
            </w:pPr>
            <w:ins w:id="2777" w:author="Абрамова Анна Андреевна" w:date="2024-05-17T00:08:00Z">
              <w:r w:rsidRPr="00F3552A">
                <w:rPr>
                  <w:color w:val="000000"/>
                </w:rPr>
                <w:t>6,6</w:t>
              </w:r>
              <w:r>
                <w:rPr>
                  <w:color w:val="000000"/>
                </w:rPr>
                <w:t> %</w:t>
              </w:r>
            </w:ins>
          </w:p>
          <w:p w14:paraId="1AF75868" w14:textId="77777777" w:rsidR="00B12932" w:rsidRPr="00F3552A" w:rsidRDefault="00B12932">
            <w:pPr>
              <w:shd w:val="clear" w:color="auto" w:fill="FFFFFF"/>
              <w:spacing w:line="240" w:lineRule="auto"/>
              <w:jc w:val="center"/>
              <w:rPr>
                <w:ins w:id="2778" w:author="Абрамова Анна Андреевна" w:date="2024-05-17T00:08:00Z"/>
              </w:rPr>
              <w:pPrChange w:id="2779" w:author="Абрамова Анна Андреевна" w:date="2024-05-17T15:12:00Z">
                <w:pPr>
                  <w:shd w:val="clear" w:color="auto" w:fill="FFFFFF"/>
                  <w:jc w:val="center"/>
                </w:pPr>
              </w:pPrChange>
            </w:pPr>
            <w:ins w:id="2780" w:author="Абрамова Анна Андреевна" w:date="2024-05-17T00:08:00Z">
              <w:r w:rsidRPr="00F3552A">
                <w:rPr>
                  <w:color w:val="000000"/>
                </w:rPr>
                <w:t>(14/213)</w:t>
              </w:r>
            </w:ins>
          </w:p>
        </w:tc>
        <w:tc>
          <w:tcPr>
            <w:tcW w:w="737" w:type="pct"/>
            <w:tcBorders>
              <w:top w:val="single" w:sz="6" w:space="0" w:color="auto"/>
              <w:left w:val="single" w:sz="6" w:space="0" w:color="auto"/>
              <w:bottom w:val="single" w:sz="6" w:space="0" w:color="auto"/>
              <w:right w:val="single" w:sz="6" w:space="0" w:color="auto"/>
            </w:tcBorders>
            <w:shd w:val="clear" w:color="auto" w:fill="FFFFFF"/>
          </w:tcPr>
          <w:p w14:paraId="1E075471" w14:textId="77777777" w:rsidR="00B12932" w:rsidRPr="00F3552A" w:rsidRDefault="00B12932">
            <w:pPr>
              <w:shd w:val="clear" w:color="auto" w:fill="FFFFFF"/>
              <w:spacing w:line="240" w:lineRule="auto"/>
              <w:jc w:val="center"/>
              <w:rPr>
                <w:ins w:id="2781" w:author="Абрамова Анна Андреевна" w:date="2024-05-17T00:08:00Z"/>
                <w:color w:val="000000"/>
              </w:rPr>
              <w:pPrChange w:id="2782" w:author="Абрамова Анна Андреевна" w:date="2024-05-17T15:12:00Z">
                <w:pPr>
                  <w:shd w:val="clear" w:color="auto" w:fill="FFFFFF"/>
                  <w:jc w:val="center"/>
                </w:pPr>
              </w:pPrChange>
            </w:pPr>
            <w:ins w:id="2783" w:author="Абрамова Анна Андреевна" w:date="2024-05-17T00:08:00Z">
              <w:r w:rsidRPr="00F3552A">
                <w:rPr>
                  <w:color w:val="000000"/>
                </w:rPr>
                <w:t>2,8</w:t>
              </w:r>
              <w:r>
                <w:rPr>
                  <w:color w:val="000000"/>
                </w:rPr>
                <w:t> %</w:t>
              </w:r>
            </w:ins>
          </w:p>
          <w:p w14:paraId="1A3F318B" w14:textId="77777777" w:rsidR="00B12932" w:rsidRPr="00F3552A" w:rsidRDefault="00B12932">
            <w:pPr>
              <w:shd w:val="clear" w:color="auto" w:fill="FFFFFF"/>
              <w:spacing w:line="240" w:lineRule="auto"/>
              <w:jc w:val="center"/>
              <w:rPr>
                <w:ins w:id="2784" w:author="Абрамова Анна Андреевна" w:date="2024-05-17T00:08:00Z"/>
              </w:rPr>
              <w:pPrChange w:id="2785" w:author="Абрамова Анна Андреевна" w:date="2024-05-17T15:12:00Z">
                <w:pPr>
                  <w:shd w:val="clear" w:color="auto" w:fill="FFFFFF"/>
                  <w:jc w:val="center"/>
                </w:pPr>
              </w:pPrChange>
            </w:pPr>
            <w:ins w:id="2786" w:author="Абрамова Анна Андреевна" w:date="2024-05-17T00:08:00Z">
              <w:r w:rsidRPr="00F3552A">
                <w:rPr>
                  <w:color w:val="000000"/>
                </w:rPr>
                <w:t>(6/213)</w:t>
              </w:r>
            </w:ins>
          </w:p>
        </w:tc>
        <w:tc>
          <w:tcPr>
            <w:tcW w:w="737" w:type="pct"/>
            <w:tcBorders>
              <w:top w:val="single" w:sz="6" w:space="0" w:color="auto"/>
              <w:left w:val="single" w:sz="6" w:space="0" w:color="auto"/>
              <w:bottom w:val="single" w:sz="6" w:space="0" w:color="auto"/>
              <w:right w:val="single" w:sz="6" w:space="0" w:color="auto"/>
            </w:tcBorders>
            <w:shd w:val="clear" w:color="auto" w:fill="FFFFFF"/>
          </w:tcPr>
          <w:p w14:paraId="055C67B5" w14:textId="77777777" w:rsidR="00B12932" w:rsidRPr="00F3552A" w:rsidRDefault="00B12932">
            <w:pPr>
              <w:shd w:val="clear" w:color="auto" w:fill="FFFFFF"/>
              <w:spacing w:line="240" w:lineRule="auto"/>
              <w:jc w:val="center"/>
              <w:rPr>
                <w:ins w:id="2787" w:author="Абрамова Анна Андреевна" w:date="2024-05-17T00:08:00Z"/>
                <w:color w:val="000000"/>
              </w:rPr>
              <w:pPrChange w:id="2788" w:author="Абрамова Анна Андреевна" w:date="2024-05-17T15:12:00Z">
                <w:pPr>
                  <w:shd w:val="clear" w:color="auto" w:fill="FFFFFF"/>
                  <w:jc w:val="center"/>
                </w:pPr>
              </w:pPrChange>
            </w:pPr>
            <w:ins w:id="2789" w:author="Абрамова Анна Андреевна" w:date="2024-05-17T00:08:00Z">
              <w:r w:rsidRPr="00F3552A">
                <w:rPr>
                  <w:color w:val="000000"/>
                </w:rPr>
                <w:t>2,8</w:t>
              </w:r>
              <w:r>
                <w:rPr>
                  <w:color w:val="000000"/>
                </w:rPr>
                <w:t> %</w:t>
              </w:r>
            </w:ins>
          </w:p>
          <w:p w14:paraId="450345CC" w14:textId="77777777" w:rsidR="00B12932" w:rsidRPr="00F3552A" w:rsidRDefault="00B12932">
            <w:pPr>
              <w:shd w:val="clear" w:color="auto" w:fill="FFFFFF"/>
              <w:spacing w:line="240" w:lineRule="auto"/>
              <w:jc w:val="center"/>
              <w:rPr>
                <w:ins w:id="2790" w:author="Абрамова Анна Андреевна" w:date="2024-05-17T00:08:00Z"/>
              </w:rPr>
              <w:pPrChange w:id="2791" w:author="Абрамова Анна Андреевна" w:date="2024-05-17T15:12:00Z">
                <w:pPr>
                  <w:shd w:val="clear" w:color="auto" w:fill="FFFFFF"/>
                  <w:jc w:val="center"/>
                </w:pPr>
              </w:pPrChange>
            </w:pPr>
            <w:ins w:id="2792" w:author="Абрамова Анна Андреевна" w:date="2024-05-17T00:08:00Z">
              <w:r w:rsidRPr="00F3552A">
                <w:rPr>
                  <w:color w:val="000000"/>
                </w:rPr>
                <w:t>(6/213)</w:t>
              </w:r>
            </w:ins>
          </w:p>
        </w:tc>
        <w:tc>
          <w:tcPr>
            <w:tcW w:w="593" w:type="pct"/>
            <w:tcBorders>
              <w:top w:val="single" w:sz="6" w:space="0" w:color="auto"/>
              <w:left w:val="single" w:sz="6" w:space="0" w:color="auto"/>
              <w:bottom w:val="single" w:sz="6" w:space="0" w:color="auto"/>
              <w:right w:val="single" w:sz="6" w:space="0" w:color="auto"/>
            </w:tcBorders>
            <w:shd w:val="clear" w:color="auto" w:fill="FFFFFF"/>
          </w:tcPr>
          <w:p w14:paraId="2999820C" w14:textId="77777777" w:rsidR="00B12932" w:rsidRPr="00F3552A" w:rsidRDefault="00B12932">
            <w:pPr>
              <w:shd w:val="clear" w:color="auto" w:fill="FFFFFF"/>
              <w:spacing w:line="240" w:lineRule="auto"/>
              <w:jc w:val="center"/>
              <w:rPr>
                <w:ins w:id="2793" w:author="Абрамова Анна Андреевна" w:date="2024-05-17T00:08:00Z"/>
                <w:color w:val="000000"/>
              </w:rPr>
              <w:pPrChange w:id="2794" w:author="Абрамова Анна Андреевна" w:date="2024-05-17T15:12:00Z">
                <w:pPr>
                  <w:shd w:val="clear" w:color="auto" w:fill="FFFFFF"/>
                  <w:jc w:val="center"/>
                </w:pPr>
              </w:pPrChange>
            </w:pPr>
            <w:ins w:id="2795" w:author="Абрамова Анна Андреевна" w:date="2024-05-17T00:08:00Z">
              <w:r w:rsidRPr="00F3552A">
                <w:rPr>
                  <w:color w:val="000000"/>
                </w:rPr>
                <w:t>3,8</w:t>
              </w:r>
              <w:r>
                <w:rPr>
                  <w:color w:val="000000"/>
                </w:rPr>
                <w:t> %</w:t>
              </w:r>
            </w:ins>
          </w:p>
          <w:p w14:paraId="011EBF29" w14:textId="77777777" w:rsidR="00B12932" w:rsidRPr="00F3552A" w:rsidRDefault="00B12932">
            <w:pPr>
              <w:shd w:val="clear" w:color="auto" w:fill="FFFFFF"/>
              <w:spacing w:line="240" w:lineRule="auto"/>
              <w:jc w:val="center"/>
              <w:rPr>
                <w:ins w:id="2796" w:author="Абрамова Анна Андреевна" w:date="2024-05-17T00:08:00Z"/>
              </w:rPr>
              <w:pPrChange w:id="2797" w:author="Абрамова Анна Андреевна" w:date="2024-05-17T15:12:00Z">
                <w:pPr>
                  <w:shd w:val="clear" w:color="auto" w:fill="FFFFFF"/>
                  <w:jc w:val="center"/>
                </w:pPr>
              </w:pPrChange>
            </w:pPr>
            <w:ins w:id="2798" w:author="Абрамова Анна Андреевна" w:date="2024-05-17T00:08:00Z">
              <w:r w:rsidRPr="00F3552A">
                <w:rPr>
                  <w:color w:val="000000"/>
                </w:rPr>
                <w:t>(8/213)</w:t>
              </w:r>
            </w:ins>
          </w:p>
        </w:tc>
        <w:tc>
          <w:tcPr>
            <w:tcW w:w="970" w:type="pct"/>
            <w:tcBorders>
              <w:top w:val="single" w:sz="6" w:space="0" w:color="auto"/>
              <w:left w:val="single" w:sz="6" w:space="0" w:color="auto"/>
              <w:bottom w:val="single" w:sz="6" w:space="0" w:color="auto"/>
              <w:right w:val="single" w:sz="6" w:space="0" w:color="auto"/>
            </w:tcBorders>
            <w:shd w:val="clear" w:color="auto" w:fill="FFFFFF"/>
          </w:tcPr>
          <w:p w14:paraId="13982F3C" w14:textId="77777777" w:rsidR="00B12932" w:rsidRPr="00F3552A" w:rsidRDefault="00B12932">
            <w:pPr>
              <w:shd w:val="clear" w:color="auto" w:fill="FFFFFF"/>
              <w:spacing w:line="240" w:lineRule="auto"/>
              <w:jc w:val="center"/>
              <w:rPr>
                <w:ins w:id="2799" w:author="Абрамова Анна Андреевна" w:date="2024-05-17T00:08:00Z"/>
                <w:color w:val="000000"/>
              </w:rPr>
              <w:pPrChange w:id="2800" w:author="Абрамова Анна Андреевна" w:date="2024-05-17T15:12:00Z">
                <w:pPr>
                  <w:shd w:val="clear" w:color="auto" w:fill="FFFFFF"/>
                  <w:jc w:val="center"/>
                </w:pPr>
              </w:pPrChange>
            </w:pPr>
            <w:ins w:id="2801" w:author="Абрамова Анна Андреевна" w:date="2024-05-17T00:08:00Z">
              <w:r w:rsidRPr="00F3552A">
                <w:rPr>
                  <w:color w:val="000000"/>
                </w:rPr>
                <w:t>2,3</w:t>
              </w:r>
              <w:r>
                <w:rPr>
                  <w:color w:val="000000"/>
                </w:rPr>
                <w:t> %</w:t>
              </w:r>
            </w:ins>
          </w:p>
          <w:p w14:paraId="5058D223" w14:textId="77777777" w:rsidR="00B12932" w:rsidRPr="00F3552A" w:rsidRDefault="00B12932">
            <w:pPr>
              <w:shd w:val="clear" w:color="auto" w:fill="FFFFFF"/>
              <w:spacing w:line="240" w:lineRule="auto"/>
              <w:jc w:val="center"/>
              <w:rPr>
                <w:ins w:id="2802" w:author="Абрамова Анна Андреевна" w:date="2024-05-17T00:08:00Z"/>
              </w:rPr>
              <w:pPrChange w:id="2803" w:author="Абрамова Анна Андреевна" w:date="2024-05-17T15:12:00Z">
                <w:pPr>
                  <w:shd w:val="clear" w:color="auto" w:fill="FFFFFF"/>
                  <w:jc w:val="center"/>
                </w:pPr>
              </w:pPrChange>
            </w:pPr>
            <w:ins w:id="2804" w:author="Абрамова Анна Андреевна" w:date="2024-05-17T00:08:00Z">
              <w:r w:rsidRPr="00F3552A">
                <w:rPr>
                  <w:color w:val="000000"/>
                </w:rPr>
                <w:t>(5/213)</w:t>
              </w:r>
            </w:ins>
          </w:p>
        </w:tc>
      </w:tr>
      <w:tr w:rsidR="00B12932" w:rsidRPr="00F3552A" w14:paraId="3302BC31" w14:textId="77777777" w:rsidTr="00B12932">
        <w:trPr>
          <w:ins w:id="2805" w:author="Абрамова Анна Андреевна" w:date="2024-05-17T00:08:00Z"/>
        </w:trPr>
        <w:tc>
          <w:tcPr>
            <w:tcW w:w="1227" w:type="pct"/>
            <w:tcBorders>
              <w:top w:val="single" w:sz="6" w:space="0" w:color="auto"/>
              <w:left w:val="single" w:sz="6" w:space="0" w:color="auto"/>
              <w:bottom w:val="single" w:sz="6" w:space="0" w:color="auto"/>
              <w:right w:val="single" w:sz="6" w:space="0" w:color="auto"/>
            </w:tcBorders>
            <w:shd w:val="clear" w:color="auto" w:fill="FFFFFF"/>
          </w:tcPr>
          <w:p w14:paraId="754417CA" w14:textId="77777777" w:rsidR="00B12932" w:rsidRPr="00F3552A" w:rsidRDefault="00B12932">
            <w:pPr>
              <w:shd w:val="clear" w:color="auto" w:fill="FFFFFF"/>
              <w:spacing w:line="240" w:lineRule="auto"/>
              <w:rPr>
                <w:ins w:id="2806" w:author="Абрамова Анна Андреевна" w:date="2024-05-17T00:08:00Z"/>
              </w:rPr>
              <w:pPrChange w:id="2807" w:author="Абрамова Анна Андреевна" w:date="2024-05-17T15:12:00Z">
                <w:pPr>
                  <w:shd w:val="clear" w:color="auto" w:fill="FFFFFF"/>
                </w:pPr>
              </w:pPrChange>
            </w:pPr>
            <w:ins w:id="2808" w:author="Абрамова Анна Андреевна" w:date="2024-05-17T00:08:00Z">
              <w:r w:rsidRPr="00F3552A">
                <w:rPr>
                  <w:color w:val="000000"/>
                </w:rPr>
                <w:t>Без оценки</w:t>
              </w:r>
            </w:ins>
          </w:p>
        </w:tc>
        <w:tc>
          <w:tcPr>
            <w:tcW w:w="737" w:type="pct"/>
            <w:tcBorders>
              <w:top w:val="single" w:sz="6" w:space="0" w:color="auto"/>
              <w:left w:val="single" w:sz="6" w:space="0" w:color="auto"/>
              <w:bottom w:val="single" w:sz="6" w:space="0" w:color="auto"/>
              <w:right w:val="single" w:sz="6" w:space="0" w:color="auto"/>
            </w:tcBorders>
            <w:shd w:val="clear" w:color="auto" w:fill="FFFFFF"/>
          </w:tcPr>
          <w:p w14:paraId="5051A4A1" w14:textId="77777777" w:rsidR="00B12932" w:rsidRPr="00F3552A" w:rsidRDefault="00B12932">
            <w:pPr>
              <w:shd w:val="clear" w:color="auto" w:fill="FFFFFF"/>
              <w:spacing w:line="240" w:lineRule="auto"/>
              <w:jc w:val="center"/>
              <w:rPr>
                <w:ins w:id="2809" w:author="Абрамова Анна Андреевна" w:date="2024-05-17T00:08:00Z"/>
              </w:rPr>
              <w:pPrChange w:id="2810" w:author="Абрамова Анна Андреевна" w:date="2024-05-17T15:12:00Z">
                <w:pPr>
                  <w:shd w:val="clear" w:color="auto" w:fill="FFFFFF"/>
                  <w:jc w:val="center"/>
                </w:pPr>
              </w:pPrChange>
            </w:pPr>
            <w:ins w:id="2811" w:author="Абрамова Анна Андреевна" w:date="2024-05-17T00:08:00Z">
              <w:r w:rsidRPr="00F3552A">
                <w:rPr>
                  <w:color w:val="000000"/>
                </w:rPr>
                <w:t>23</w:t>
              </w:r>
            </w:ins>
          </w:p>
        </w:tc>
        <w:tc>
          <w:tcPr>
            <w:tcW w:w="737" w:type="pct"/>
            <w:tcBorders>
              <w:top w:val="single" w:sz="6" w:space="0" w:color="auto"/>
              <w:left w:val="single" w:sz="6" w:space="0" w:color="auto"/>
              <w:bottom w:val="single" w:sz="6" w:space="0" w:color="auto"/>
              <w:right w:val="single" w:sz="6" w:space="0" w:color="auto"/>
            </w:tcBorders>
            <w:shd w:val="clear" w:color="auto" w:fill="FFFFFF"/>
          </w:tcPr>
          <w:p w14:paraId="6725A541" w14:textId="77777777" w:rsidR="00B12932" w:rsidRPr="00F3552A" w:rsidRDefault="00B12932">
            <w:pPr>
              <w:shd w:val="clear" w:color="auto" w:fill="FFFFFF"/>
              <w:spacing w:line="240" w:lineRule="auto"/>
              <w:jc w:val="center"/>
              <w:rPr>
                <w:ins w:id="2812" w:author="Абрамова Анна Андреевна" w:date="2024-05-17T00:08:00Z"/>
              </w:rPr>
              <w:pPrChange w:id="2813" w:author="Абрамова Анна Андреевна" w:date="2024-05-17T15:12:00Z">
                <w:pPr>
                  <w:shd w:val="clear" w:color="auto" w:fill="FFFFFF"/>
                  <w:jc w:val="center"/>
                </w:pPr>
              </w:pPrChange>
            </w:pPr>
            <w:ins w:id="2814" w:author="Абрамова Анна Андреевна" w:date="2024-05-17T00:08:00Z">
              <w:r w:rsidRPr="00F3552A">
                <w:rPr>
                  <w:color w:val="000000"/>
                </w:rPr>
                <w:t>23</w:t>
              </w:r>
            </w:ins>
          </w:p>
        </w:tc>
        <w:tc>
          <w:tcPr>
            <w:tcW w:w="737" w:type="pct"/>
            <w:tcBorders>
              <w:top w:val="single" w:sz="6" w:space="0" w:color="auto"/>
              <w:left w:val="single" w:sz="6" w:space="0" w:color="auto"/>
              <w:bottom w:val="single" w:sz="6" w:space="0" w:color="auto"/>
              <w:right w:val="single" w:sz="6" w:space="0" w:color="auto"/>
            </w:tcBorders>
            <w:shd w:val="clear" w:color="auto" w:fill="FFFFFF"/>
          </w:tcPr>
          <w:p w14:paraId="2A41969E" w14:textId="77777777" w:rsidR="00B12932" w:rsidRPr="00F3552A" w:rsidRDefault="00B12932">
            <w:pPr>
              <w:shd w:val="clear" w:color="auto" w:fill="FFFFFF"/>
              <w:spacing w:line="240" w:lineRule="auto"/>
              <w:jc w:val="center"/>
              <w:rPr>
                <w:ins w:id="2815" w:author="Абрамова Анна Андреевна" w:date="2024-05-17T00:08:00Z"/>
              </w:rPr>
              <w:pPrChange w:id="2816" w:author="Абрамова Анна Андреевна" w:date="2024-05-17T15:12:00Z">
                <w:pPr>
                  <w:shd w:val="clear" w:color="auto" w:fill="FFFFFF"/>
                  <w:jc w:val="center"/>
                </w:pPr>
              </w:pPrChange>
            </w:pPr>
            <w:ins w:id="2817" w:author="Абрамова Анна Андреевна" w:date="2024-05-17T00:08:00Z">
              <w:r w:rsidRPr="00F3552A">
                <w:rPr>
                  <w:color w:val="000000"/>
                </w:rPr>
                <w:t>23</w:t>
              </w:r>
            </w:ins>
          </w:p>
        </w:tc>
        <w:tc>
          <w:tcPr>
            <w:tcW w:w="593" w:type="pct"/>
            <w:tcBorders>
              <w:top w:val="single" w:sz="6" w:space="0" w:color="auto"/>
              <w:left w:val="single" w:sz="6" w:space="0" w:color="auto"/>
              <w:bottom w:val="single" w:sz="6" w:space="0" w:color="auto"/>
              <w:right w:val="single" w:sz="6" w:space="0" w:color="auto"/>
            </w:tcBorders>
            <w:shd w:val="clear" w:color="auto" w:fill="FFFFFF"/>
          </w:tcPr>
          <w:p w14:paraId="313BE35F" w14:textId="77777777" w:rsidR="00B12932" w:rsidRPr="00F3552A" w:rsidRDefault="00B12932">
            <w:pPr>
              <w:shd w:val="clear" w:color="auto" w:fill="FFFFFF"/>
              <w:spacing w:line="240" w:lineRule="auto"/>
              <w:jc w:val="center"/>
              <w:rPr>
                <w:ins w:id="2818" w:author="Абрамова Анна Андреевна" w:date="2024-05-17T00:08:00Z"/>
              </w:rPr>
              <w:pPrChange w:id="2819" w:author="Абрамова Анна Андреевна" w:date="2024-05-17T15:12:00Z">
                <w:pPr>
                  <w:shd w:val="clear" w:color="auto" w:fill="FFFFFF"/>
                  <w:jc w:val="center"/>
                </w:pPr>
              </w:pPrChange>
            </w:pPr>
            <w:ins w:id="2820" w:author="Абрамова Анна Андреевна" w:date="2024-05-17T00:08:00Z">
              <w:r w:rsidRPr="00F3552A">
                <w:rPr>
                  <w:color w:val="000000"/>
                </w:rPr>
                <w:t>23</w:t>
              </w:r>
            </w:ins>
          </w:p>
        </w:tc>
        <w:tc>
          <w:tcPr>
            <w:tcW w:w="970" w:type="pct"/>
            <w:tcBorders>
              <w:top w:val="single" w:sz="6" w:space="0" w:color="auto"/>
              <w:left w:val="single" w:sz="6" w:space="0" w:color="auto"/>
              <w:bottom w:val="single" w:sz="6" w:space="0" w:color="auto"/>
              <w:right w:val="single" w:sz="6" w:space="0" w:color="auto"/>
            </w:tcBorders>
            <w:shd w:val="clear" w:color="auto" w:fill="FFFFFF"/>
          </w:tcPr>
          <w:p w14:paraId="618E8149" w14:textId="77777777" w:rsidR="00B12932" w:rsidRPr="00F3552A" w:rsidRDefault="00B12932">
            <w:pPr>
              <w:shd w:val="clear" w:color="auto" w:fill="FFFFFF"/>
              <w:spacing w:line="240" w:lineRule="auto"/>
              <w:jc w:val="center"/>
              <w:rPr>
                <w:ins w:id="2821" w:author="Абрамова Анна Андреевна" w:date="2024-05-17T00:08:00Z"/>
              </w:rPr>
              <w:pPrChange w:id="2822" w:author="Абрамова Анна Андреевна" w:date="2024-05-17T15:12:00Z">
                <w:pPr>
                  <w:shd w:val="clear" w:color="auto" w:fill="FFFFFF"/>
                  <w:jc w:val="center"/>
                </w:pPr>
              </w:pPrChange>
            </w:pPr>
            <w:ins w:id="2823" w:author="Абрамова Анна Андреевна" w:date="2024-05-17T00:08:00Z">
              <w:r w:rsidRPr="00F3552A">
                <w:rPr>
                  <w:color w:val="000000"/>
                </w:rPr>
                <w:t>23</w:t>
              </w:r>
            </w:ins>
          </w:p>
        </w:tc>
      </w:tr>
      <w:tr w:rsidR="00B12932" w:rsidRPr="00F3552A" w14:paraId="0031B41D" w14:textId="77777777" w:rsidTr="00B12932">
        <w:trPr>
          <w:ins w:id="2824" w:author="Абрамова Анна Андреевна" w:date="2024-05-17T00:11:00Z"/>
        </w:trPr>
        <w:tc>
          <w:tcPr>
            <w:tcW w:w="5000" w:type="pct"/>
            <w:gridSpan w:val="6"/>
            <w:tcBorders>
              <w:top w:val="single" w:sz="6" w:space="0" w:color="auto"/>
              <w:left w:val="single" w:sz="6" w:space="0" w:color="auto"/>
              <w:bottom w:val="single" w:sz="6" w:space="0" w:color="auto"/>
              <w:right w:val="single" w:sz="6" w:space="0" w:color="auto"/>
            </w:tcBorders>
            <w:shd w:val="clear" w:color="auto" w:fill="FFFFFF"/>
          </w:tcPr>
          <w:p w14:paraId="2A56B8FF" w14:textId="77777777" w:rsidR="00B12932" w:rsidRPr="00B12932" w:rsidRDefault="00B12932" w:rsidP="00C4139E">
            <w:pPr>
              <w:shd w:val="clear" w:color="auto" w:fill="FFFFFF"/>
              <w:spacing w:after="0" w:line="240" w:lineRule="auto"/>
              <w:rPr>
                <w:ins w:id="2825" w:author="Абрамова Анна Андреевна" w:date="2024-05-17T00:12:00Z"/>
                <w:b/>
                <w:bCs/>
                <w:color w:val="000000"/>
                <w:sz w:val="20"/>
                <w:szCs w:val="20"/>
                <w:rPrChange w:id="2826" w:author="Абрамова Анна Андреевна" w:date="2024-05-17T00:12:00Z">
                  <w:rPr>
                    <w:ins w:id="2827" w:author="Абрамова Анна Андреевна" w:date="2024-05-17T00:12:00Z"/>
                    <w:color w:val="000000"/>
                    <w:sz w:val="20"/>
                    <w:szCs w:val="20"/>
                  </w:rPr>
                </w:rPrChange>
              </w:rPr>
            </w:pPr>
            <w:ins w:id="2828" w:author="Абрамова Анна Андреевна" w:date="2024-05-17T00:12:00Z">
              <w:r w:rsidRPr="00B12932">
                <w:rPr>
                  <w:b/>
                  <w:bCs/>
                  <w:color w:val="000000"/>
                  <w:sz w:val="20"/>
                  <w:szCs w:val="20"/>
                  <w:rPrChange w:id="2829" w:author="Абрамова Анна Андреевна" w:date="2024-05-17T00:12:00Z">
                    <w:rPr>
                      <w:color w:val="000000"/>
                    </w:rPr>
                  </w:rPrChange>
                </w:rPr>
                <w:t>Примечание:</w:t>
              </w:r>
              <w:r w:rsidRPr="00B12932">
                <w:rPr>
                  <w:b/>
                  <w:bCs/>
                  <w:color w:val="000000"/>
                  <w:sz w:val="20"/>
                  <w:szCs w:val="20"/>
                  <w:rPrChange w:id="2830" w:author="Абрамова Анна Андреевна" w:date="2024-05-17T00:12:00Z">
                    <w:rPr>
                      <w:color w:val="000000"/>
                    </w:rPr>
                  </w:rPrChange>
                </w:rPr>
                <w:tab/>
              </w:r>
            </w:ins>
          </w:p>
          <w:p w14:paraId="738FAA41" w14:textId="65A948B2" w:rsidR="00B12932" w:rsidRPr="00B12932" w:rsidRDefault="00B12932">
            <w:pPr>
              <w:shd w:val="clear" w:color="auto" w:fill="FFFFFF"/>
              <w:spacing w:after="0" w:line="240" w:lineRule="auto"/>
              <w:rPr>
                <w:ins w:id="2831" w:author="Абрамова Анна Андреевна" w:date="2024-05-17T00:12:00Z"/>
                <w:color w:val="000000"/>
                <w:sz w:val="20"/>
                <w:szCs w:val="20"/>
                <w:rPrChange w:id="2832" w:author="Абрамова Анна Андреевна" w:date="2024-05-17T00:12:00Z">
                  <w:rPr>
                    <w:ins w:id="2833" w:author="Абрамова Анна Андреевна" w:date="2024-05-17T00:12:00Z"/>
                    <w:color w:val="000000"/>
                  </w:rPr>
                </w:rPrChange>
              </w:rPr>
              <w:pPrChange w:id="2834" w:author="Абрамова Анна Андреевна" w:date="2024-05-17T15:12:00Z">
                <w:pPr>
                  <w:shd w:val="clear" w:color="auto" w:fill="FFFFFF"/>
                  <w:spacing w:line="240" w:lineRule="auto"/>
                </w:pPr>
              </w:pPrChange>
            </w:pPr>
            <w:ins w:id="2835" w:author="Абрамова Анна Андреевна" w:date="2024-05-17T00:12:00Z">
              <w:r w:rsidRPr="00B12932">
                <w:rPr>
                  <w:color w:val="000000"/>
                  <w:sz w:val="20"/>
                  <w:szCs w:val="20"/>
                  <w:rPrChange w:id="2836" w:author="Абрамова Анна Андреевна" w:date="2024-05-17T00:12:00Z">
                    <w:rPr>
                      <w:color w:val="000000"/>
                    </w:rPr>
                  </w:rPrChange>
                </w:rPr>
                <w:t>Исходная частота возникновения асцита: 20 % - отсутствует, 77 % - легкий/умеренный, 3 % - тяжелый</w:t>
              </w:r>
            </w:ins>
          </w:p>
          <w:p w14:paraId="4836FA6B" w14:textId="698366F0" w:rsidR="00B12932" w:rsidRPr="00F3552A" w:rsidRDefault="00B12932">
            <w:pPr>
              <w:shd w:val="clear" w:color="auto" w:fill="FFFFFF"/>
              <w:spacing w:after="0" w:line="240" w:lineRule="auto"/>
              <w:rPr>
                <w:ins w:id="2837" w:author="Абрамова Анна Андреевна" w:date="2024-05-17T00:11:00Z"/>
                <w:color w:val="000000"/>
              </w:rPr>
              <w:pPrChange w:id="2838" w:author="Абрамова Анна Андреевна" w:date="2024-05-17T15:12:00Z">
                <w:pPr>
                  <w:shd w:val="clear" w:color="auto" w:fill="FFFFFF"/>
                  <w:spacing w:line="240" w:lineRule="auto"/>
                  <w:jc w:val="center"/>
                </w:pPr>
              </w:pPrChange>
            </w:pPr>
            <w:ins w:id="2839" w:author="Абрамова Анна Андреевна" w:date="2024-05-17T00:12:00Z">
              <w:r w:rsidRPr="00B12932">
                <w:rPr>
                  <w:color w:val="000000"/>
                  <w:sz w:val="20"/>
                  <w:szCs w:val="20"/>
                  <w:rPrChange w:id="2840" w:author="Абрамова Анна Андреевна" w:date="2024-05-17T00:12:00Z">
                    <w:rPr>
                      <w:color w:val="000000"/>
                    </w:rPr>
                  </w:rPrChange>
                </w:rPr>
                <w:t>Исходная частота возникновения энцефалопатии: 38 % - нет, 62 % - 1-2 й степени.</w:t>
              </w:r>
            </w:ins>
          </w:p>
        </w:tc>
      </w:tr>
      <w:tr w:rsidR="00B12932" w14:paraId="2B0374BC" w14:textId="77777777" w:rsidTr="00B12932">
        <w:tblPrEx>
          <w:tblBorders>
            <w:top w:val="single" w:sz="4" w:space="0" w:color="auto"/>
          </w:tblBorders>
          <w:tblCellMar>
            <w:left w:w="108" w:type="dxa"/>
            <w:right w:w="108" w:type="dxa"/>
          </w:tblCellMar>
        </w:tblPrEx>
        <w:trPr>
          <w:trHeight w:val="100"/>
        </w:trPr>
        <w:tc>
          <w:tcPr>
            <w:tcW w:w="5000" w:type="pct"/>
            <w:gridSpan w:val="6"/>
          </w:tcPr>
          <w:p w14:paraId="62F6A421" w14:textId="77777777" w:rsidR="00B12932" w:rsidRDefault="00B12932">
            <w:pPr>
              <w:spacing w:line="240" w:lineRule="auto"/>
              <w:pPrChange w:id="2841" w:author="Абрамова Анна Андреевна" w:date="2024-05-17T15:12:00Z">
                <w:pPr/>
              </w:pPrChange>
            </w:pPr>
          </w:p>
        </w:tc>
      </w:tr>
    </w:tbl>
    <w:p w14:paraId="65119310" w14:textId="77777777" w:rsidR="004124F0" w:rsidRPr="004124F0" w:rsidRDefault="004124F0" w:rsidP="004124F0">
      <w:pPr>
        <w:rPr>
          <w:ins w:id="2842" w:author="Абрамова Анна Андреевна" w:date="2024-05-17T00:13:00Z"/>
          <w:b/>
          <w:bCs/>
          <w:i/>
          <w:iCs/>
          <w:rPrChange w:id="2843" w:author="Абрамова Анна Андреевна" w:date="2024-05-17T00:13:00Z">
            <w:rPr>
              <w:ins w:id="2844" w:author="Абрамова Анна Андреевна" w:date="2024-05-17T00:13:00Z"/>
            </w:rPr>
          </w:rPrChange>
        </w:rPr>
      </w:pPr>
      <w:ins w:id="2845" w:author="Абрамова Анна Андреевна" w:date="2024-05-17T00:13:00Z">
        <w:r w:rsidRPr="004124F0">
          <w:rPr>
            <w:b/>
            <w:bCs/>
            <w:i/>
            <w:iCs/>
            <w:rPrChange w:id="2846" w:author="Абрамова Анна Андреевна" w:date="2024-05-17T00:13:00Z">
              <w:rPr/>
            </w:rPrChange>
          </w:rPr>
          <w:lastRenderedPageBreak/>
          <w:t>Клинические исследования у пациентов с коинфекцией ВГС/ВИЧ-1 - ASTRAL-5 (исследование 1202)</w:t>
        </w:r>
      </w:ins>
    </w:p>
    <w:p w14:paraId="6E43B14A" w14:textId="344D2B97" w:rsidR="004124F0" w:rsidRDefault="004124F0">
      <w:pPr>
        <w:spacing w:after="0" w:line="240" w:lineRule="auto"/>
        <w:ind w:firstLine="708"/>
        <w:rPr>
          <w:ins w:id="2847" w:author="Абрамова Анна Андреевна" w:date="2024-05-17T00:13:00Z"/>
        </w:rPr>
        <w:pPrChange w:id="2848" w:author="Абрамова Анна Андреевна" w:date="2024-05-17T15:12:00Z">
          <w:pPr/>
        </w:pPrChange>
      </w:pPr>
      <w:ins w:id="2849" w:author="Абрамова Анна Андреевна" w:date="2024-05-17T00:13:00Z">
        <w:r>
          <w:t>В исследовании ASTRAL-5 оценивали 12 недельный курс лечения препаратом софосбувир+велпатасвир у пациентов с ВГС генотипов 1, 2, 3 или 4, которые имели коинфекцию ВИЧ-1 (генотипы ВГС 5 и 6 допускались, но такие пациенты не были включены). Пациенты получали стабильную антиретровирусную терапию ВИЧ-1, которая включала эмтрицитабин/тенофовир дизопроксил фумарат или абакавир/ламивудин, назначаемые с усиленным ритонавиром ингибитором протеазы (атазанавир, дарунавир или лопинавир), рилпивирин, ралтегравир или эмтрицитабин/тенофовир дизопроксил фумарат/элвитегравир/кобицистат.</w:t>
        </w:r>
      </w:ins>
    </w:p>
    <w:p w14:paraId="35F553FA" w14:textId="77777777" w:rsidR="004124F0" w:rsidRDefault="004124F0">
      <w:pPr>
        <w:spacing w:after="0" w:line="240" w:lineRule="auto"/>
        <w:ind w:firstLine="708"/>
        <w:rPr>
          <w:ins w:id="2850" w:author="Абрамова Анна Андреевна" w:date="2024-05-17T00:13:00Z"/>
        </w:rPr>
        <w:pPrChange w:id="2851" w:author="Абрамова Анна Андреевна" w:date="2024-05-17T15:12:00Z">
          <w:pPr/>
        </w:pPrChange>
      </w:pPr>
      <w:ins w:id="2852" w:author="Абрамова Анна Андреевна" w:date="2024-05-17T00:13:00Z">
        <w:r>
          <w:t>Среди 106 получавших лечение пациентов медиана возраста составляла 57 лет (диапазон: от 25 до 72 лет); 86 % пациентов были мужского пола; 51 % были европеоидной расы; 45 % - негроидной расы; у 22 % исходный индекс массы тела был &gt; 30 кг/м2; у 19 пациентов (18 %) был компенсированный цирроз печени; 29 % ранее получали лечение. Общее среднее количество CD4+ составило 598 клеток/мкл (диапазон: 183-1513 клеток/мкл).</w:t>
        </w:r>
      </w:ins>
    </w:p>
    <w:p w14:paraId="539D33B5" w14:textId="150E92D7" w:rsidR="00B12932" w:rsidRDefault="004124F0" w:rsidP="004124F0">
      <w:pPr>
        <w:spacing w:after="0" w:line="240" w:lineRule="auto"/>
        <w:rPr>
          <w:ins w:id="2853" w:author="Абрамова Анна Андреевна" w:date="2024-05-17T00:15:00Z"/>
        </w:rPr>
      </w:pPr>
      <w:ins w:id="2854" w:author="Абрамова Анна Андреевна" w:date="2024-05-17T00:13:00Z">
        <w:r>
          <w:t xml:space="preserve">В </w:t>
        </w:r>
      </w:ins>
      <w:ins w:id="2855" w:author="Абрамова Анна Андреевна" w:date="2024-05-17T15:13:00Z">
        <w:r w:rsidR="00C4139E">
          <w:t>Т</w:t>
        </w:r>
      </w:ins>
      <w:ins w:id="2856" w:author="Абрамова Анна Андреевна" w:date="2024-05-17T00:13:00Z">
        <w:r w:rsidRPr="00C4139E">
          <w:t xml:space="preserve">аблице </w:t>
        </w:r>
      </w:ins>
      <w:ins w:id="2857" w:author="Абрамова Анна Андреевна" w:date="2024-05-17T00:14:00Z">
        <w:r w:rsidRPr="00C4139E">
          <w:t>4-1</w:t>
        </w:r>
      </w:ins>
      <w:ins w:id="2858" w:author="Абрамова Анна Андреевна" w:date="2024-05-17T15:13:00Z">
        <w:r w:rsidR="00C4139E" w:rsidRPr="00C4139E">
          <w:t>5</w:t>
        </w:r>
      </w:ins>
      <w:ins w:id="2859" w:author="Абрамова Анна Андреевна" w:date="2024-05-17T00:13:00Z">
        <w:r>
          <w:t xml:space="preserve"> представлен </w:t>
        </w:r>
      </w:ins>
      <w:ins w:id="2860" w:author="Абрамова Анна Андреевна" w:date="2024-05-17T00:14:00Z">
        <w:r>
          <w:t>УВО</w:t>
        </w:r>
      </w:ins>
      <w:ins w:id="2861" w:author="Абрамова Анна Андреевна" w:date="2024-05-17T00:13:00Z">
        <w:r>
          <w:t>12 для исследования ASTRAL-5 по генотипам ВГС.</w:t>
        </w:r>
      </w:ins>
    </w:p>
    <w:p w14:paraId="1D4F669D" w14:textId="77777777" w:rsidR="004124F0" w:rsidRDefault="004124F0">
      <w:pPr>
        <w:spacing w:after="0" w:line="240" w:lineRule="auto"/>
        <w:rPr>
          <w:ins w:id="2862" w:author="Абрамова Анна Андреевна" w:date="2024-05-17T00:08:00Z"/>
        </w:rPr>
        <w:pPrChange w:id="2863" w:author="Абрамова Анна Андреевна" w:date="2024-05-17T00:15:00Z">
          <w:pPr/>
        </w:pPrChange>
      </w:pPr>
    </w:p>
    <w:p w14:paraId="138A0ED0" w14:textId="54886E88" w:rsidR="004124F0" w:rsidRPr="004124F0" w:rsidRDefault="004124F0">
      <w:pPr>
        <w:tabs>
          <w:tab w:val="left" w:pos="2064"/>
        </w:tabs>
        <w:spacing w:after="0" w:line="240" w:lineRule="auto"/>
        <w:rPr>
          <w:ins w:id="2864" w:author="Абрамова Анна Андреевна" w:date="2024-05-17T00:14:00Z"/>
        </w:rPr>
        <w:pPrChange w:id="2865" w:author="Абрамова Анна Андреевна" w:date="2024-05-17T15:13:00Z">
          <w:pPr>
            <w:tabs>
              <w:tab w:val="left" w:pos="2064"/>
            </w:tabs>
          </w:pPr>
        </w:pPrChange>
      </w:pPr>
      <w:ins w:id="2866" w:author="Абрамова Анна Андреевна" w:date="2024-05-17T00:15:00Z">
        <w:r w:rsidRPr="004124F0">
          <w:rPr>
            <w:b/>
            <w:bCs/>
            <w:rPrChange w:id="2867" w:author="Абрамова Анна Андреевна" w:date="2024-05-17T00:15:00Z">
              <w:rPr/>
            </w:rPrChange>
          </w:rPr>
          <w:t>Таблица 4-1</w:t>
        </w:r>
      </w:ins>
      <w:ins w:id="2868" w:author="Абрамова Анна Андреевна" w:date="2024-05-17T15:13:00Z">
        <w:r w:rsidR="00C4139E">
          <w:rPr>
            <w:b/>
            <w:bCs/>
          </w:rPr>
          <w:t>5</w:t>
        </w:r>
      </w:ins>
      <w:ins w:id="2869" w:author="Абрамова Анна Андреевна" w:date="2024-05-17T00:15:00Z">
        <w:r w:rsidRPr="004124F0">
          <w:rPr>
            <w:b/>
            <w:bCs/>
            <w:rPrChange w:id="2870" w:author="Абрамова Анна Андреевна" w:date="2024-05-17T00:15:00Z">
              <w:rPr/>
            </w:rPrChange>
          </w:rPr>
          <w:t>.</w:t>
        </w:r>
        <w:r w:rsidRPr="004124F0">
          <w:t xml:space="preserve"> </w:t>
        </w:r>
        <w:r>
          <w:t>УВО</w:t>
        </w:r>
        <w:r w:rsidRPr="004124F0">
          <w:t>12 в исследовании ASTRAL-5 по генотипу ВГС</w:t>
        </w:r>
        <w:r>
          <w:t>.</w:t>
        </w:r>
      </w:ins>
    </w:p>
    <w:tbl>
      <w:tblPr>
        <w:tblW w:w="5000" w:type="pct"/>
        <w:tblCellMar>
          <w:left w:w="40" w:type="dxa"/>
          <w:right w:w="40" w:type="dxa"/>
        </w:tblCellMar>
        <w:tblLook w:val="0000" w:firstRow="0" w:lastRow="0" w:firstColumn="0" w:lastColumn="0" w:noHBand="0" w:noVBand="0"/>
        <w:tblPrChange w:id="2871" w:author="Абрамова Анна Андреевна" w:date="2024-05-17T15:13:00Z">
          <w:tblPr>
            <w:tblW w:w="5000" w:type="pct"/>
            <w:tblCellMar>
              <w:left w:w="40" w:type="dxa"/>
              <w:right w:w="40" w:type="dxa"/>
            </w:tblCellMar>
            <w:tblLook w:val="0000" w:firstRow="0" w:lastRow="0" w:firstColumn="0" w:lastColumn="0" w:noHBand="0" w:noVBand="0"/>
          </w:tblPr>
        </w:tblPrChange>
      </w:tblPr>
      <w:tblGrid>
        <w:gridCol w:w="1969"/>
        <w:gridCol w:w="1274"/>
        <w:gridCol w:w="1137"/>
        <w:gridCol w:w="1128"/>
        <w:gridCol w:w="990"/>
        <w:gridCol w:w="939"/>
        <w:gridCol w:w="1046"/>
        <w:gridCol w:w="855"/>
        <w:tblGridChange w:id="2872">
          <w:tblGrid>
            <w:gridCol w:w="1969"/>
            <w:gridCol w:w="1274"/>
            <w:gridCol w:w="1137"/>
            <w:gridCol w:w="1128"/>
            <w:gridCol w:w="990"/>
            <w:gridCol w:w="939"/>
            <w:gridCol w:w="1046"/>
            <w:gridCol w:w="855"/>
          </w:tblGrid>
        </w:tblGridChange>
      </w:tblGrid>
      <w:tr w:rsidR="004124F0" w:rsidRPr="00F3552A" w14:paraId="6DF0E781" w14:textId="77777777" w:rsidTr="00C4139E">
        <w:trPr>
          <w:tblHeader/>
          <w:ins w:id="2873" w:author="Абрамова Анна Андреевна" w:date="2024-05-17T00:14:00Z"/>
        </w:trPr>
        <w:tc>
          <w:tcPr>
            <w:tcW w:w="1054" w:type="pct"/>
            <w:tcBorders>
              <w:top w:val="single" w:sz="6" w:space="0" w:color="auto"/>
              <w:left w:val="single" w:sz="6" w:space="0" w:color="auto"/>
              <w:bottom w:val="nil"/>
              <w:right w:val="single" w:sz="6" w:space="0" w:color="auto"/>
            </w:tcBorders>
            <w:shd w:val="clear" w:color="auto" w:fill="D9D9D9" w:themeFill="background1" w:themeFillShade="D9"/>
            <w:tcPrChange w:id="2874" w:author="Абрамова Анна Андреевна" w:date="2024-05-17T15:13:00Z">
              <w:tcPr>
                <w:tcW w:w="565" w:type="pct"/>
                <w:tcBorders>
                  <w:top w:val="single" w:sz="6" w:space="0" w:color="auto"/>
                  <w:left w:val="single" w:sz="6" w:space="0" w:color="auto"/>
                  <w:bottom w:val="nil"/>
                  <w:right w:val="single" w:sz="6" w:space="0" w:color="auto"/>
                </w:tcBorders>
                <w:shd w:val="clear" w:color="auto" w:fill="FFFFFF"/>
              </w:tcPr>
            </w:tcPrChange>
          </w:tcPr>
          <w:p w14:paraId="32670DB1" w14:textId="77777777" w:rsidR="004124F0" w:rsidRPr="00F3552A" w:rsidRDefault="004124F0">
            <w:pPr>
              <w:spacing w:line="240" w:lineRule="auto"/>
              <w:jc w:val="center"/>
              <w:rPr>
                <w:ins w:id="2875" w:author="Абрамова Анна Андреевна" w:date="2024-05-17T00:14:00Z"/>
              </w:rPr>
              <w:pPrChange w:id="2876" w:author="Абрамова Анна Андреевна" w:date="2024-05-17T15:14:00Z">
                <w:pPr>
                  <w:shd w:val="clear" w:color="auto" w:fill="FFFFFF"/>
                </w:pPr>
              </w:pPrChange>
            </w:pPr>
          </w:p>
        </w:tc>
        <w:tc>
          <w:tcPr>
            <w:tcW w:w="3946" w:type="pct"/>
            <w:gridSpan w:val="7"/>
            <w:tcBorders>
              <w:top w:val="single" w:sz="6" w:space="0" w:color="auto"/>
              <w:left w:val="single" w:sz="6" w:space="0" w:color="auto"/>
              <w:bottom w:val="single" w:sz="6" w:space="0" w:color="auto"/>
              <w:right w:val="single" w:sz="6" w:space="0" w:color="auto"/>
            </w:tcBorders>
            <w:shd w:val="clear" w:color="auto" w:fill="D9D9D9" w:themeFill="background1" w:themeFillShade="D9"/>
            <w:tcPrChange w:id="2877" w:author="Абрамова Анна Андреевна" w:date="2024-05-17T15:13:00Z">
              <w:tcPr>
                <w:tcW w:w="4435" w:type="pct"/>
                <w:gridSpan w:val="7"/>
                <w:tcBorders>
                  <w:top w:val="single" w:sz="6" w:space="0" w:color="auto"/>
                  <w:left w:val="single" w:sz="6" w:space="0" w:color="auto"/>
                  <w:bottom w:val="single" w:sz="6" w:space="0" w:color="auto"/>
                  <w:right w:val="single" w:sz="6" w:space="0" w:color="auto"/>
                </w:tcBorders>
                <w:shd w:val="clear" w:color="auto" w:fill="FFFFFF"/>
              </w:tcPr>
            </w:tcPrChange>
          </w:tcPr>
          <w:p w14:paraId="368507C2" w14:textId="77777777" w:rsidR="004124F0" w:rsidRPr="00F3552A" w:rsidRDefault="004124F0">
            <w:pPr>
              <w:spacing w:line="240" w:lineRule="auto"/>
              <w:jc w:val="center"/>
              <w:rPr>
                <w:ins w:id="2878" w:author="Абрамова Анна Андреевна" w:date="2024-05-17T00:14:00Z"/>
                <w:b/>
                <w:bCs/>
                <w:color w:val="000000"/>
              </w:rPr>
              <w:pPrChange w:id="2879" w:author="Абрамова Анна Андреевна" w:date="2024-05-17T15:14:00Z">
                <w:pPr>
                  <w:shd w:val="clear" w:color="auto" w:fill="FFFFFF"/>
                  <w:jc w:val="center"/>
                </w:pPr>
              </w:pPrChange>
            </w:pPr>
            <w:ins w:id="2880" w:author="Абрамова Анна Андреевна" w:date="2024-05-17T00:14:00Z">
              <w:r w:rsidRPr="00F3552A">
                <w:rPr>
                  <w:b/>
                  <w:bCs/>
                  <w:color w:val="000000"/>
                </w:rPr>
                <w:t>Эпклюза, 12</w:t>
              </w:r>
              <w:r>
                <w:rPr>
                  <w:b/>
                  <w:bCs/>
                  <w:color w:val="000000"/>
                </w:rPr>
                <w:t> нед</w:t>
              </w:r>
              <w:r w:rsidRPr="00F3552A">
                <w:rPr>
                  <w:b/>
                  <w:bCs/>
                  <w:color w:val="000000"/>
                </w:rPr>
                <w:t>ель</w:t>
              </w:r>
            </w:ins>
          </w:p>
          <w:p w14:paraId="288769C1" w14:textId="77777777" w:rsidR="004124F0" w:rsidRPr="00F3552A" w:rsidRDefault="004124F0">
            <w:pPr>
              <w:spacing w:line="240" w:lineRule="auto"/>
              <w:jc w:val="center"/>
              <w:rPr>
                <w:ins w:id="2881" w:author="Абрамова Анна Андреевна" w:date="2024-05-17T00:14:00Z"/>
              </w:rPr>
              <w:pPrChange w:id="2882" w:author="Абрамова Анна Андреевна" w:date="2024-05-17T15:14:00Z">
                <w:pPr>
                  <w:shd w:val="clear" w:color="auto" w:fill="FFFFFF"/>
                  <w:jc w:val="center"/>
                </w:pPr>
              </w:pPrChange>
            </w:pPr>
            <w:ins w:id="2883" w:author="Абрамова Анна Андреевна" w:date="2024-05-17T00:14:00Z">
              <w:r w:rsidRPr="00F3552A">
                <w:rPr>
                  <w:b/>
                  <w:bCs/>
                  <w:color w:val="000000"/>
                </w:rPr>
                <w:t>(n = 106)</w:t>
              </w:r>
            </w:ins>
          </w:p>
        </w:tc>
      </w:tr>
      <w:tr w:rsidR="004124F0" w:rsidRPr="00F3552A" w14:paraId="4FA0197B" w14:textId="77777777" w:rsidTr="00C4139E">
        <w:trPr>
          <w:tblHeader/>
          <w:ins w:id="2884" w:author="Абрамова Анна Андреевна" w:date="2024-05-17T00:14:00Z"/>
        </w:trPr>
        <w:tc>
          <w:tcPr>
            <w:tcW w:w="1054" w:type="pct"/>
            <w:tcBorders>
              <w:top w:val="nil"/>
              <w:left w:val="single" w:sz="6" w:space="0" w:color="auto"/>
              <w:bottom w:val="nil"/>
              <w:right w:val="single" w:sz="6" w:space="0" w:color="auto"/>
            </w:tcBorders>
            <w:shd w:val="clear" w:color="auto" w:fill="D9D9D9" w:themeFill="background1" w:themeFillShade="D9"/>
            <w:tcPrChange w:id="2885" w:author="Абрамова Анна Андреевна" w:date="2024-05-17T15:13:00Z">
              <w:tcPr>
                <w:tcW w:w="1054" w:type="pct"/>
                <w:tcBorders>
                  <w:top w:val="nil"/>
                  <w:left w:val="single" w:sz="6" w:space="0" w:color="auto"/>
                  <w:bottom w:val="nil"/>
                  <w:right w:val="single" w:sz="6" w:space="0" w:color="auto"/>
                </w:tcBorders>
                <w:shd w:val="clear" w:color="auto" w:fill="D9D9D9" w:themeFill="background1" w:themeFillShade="D9"/>
              </w:tcPr>
            </w:tcPrChange>
          </w:tcPr>
          <w:p w14:paraId="4DEE2A43" w14:textId="77777777" w:rsidR="004124F0" w:rsidRPr="00F3552A" w:rsidRDefault="004124F0">
            <w:pPr>
              <w:spacing w:line="240" w:lineRule="auto"/>
              <w:jc w:val="center"/>
              <w:rPr>
                <w:ins w:id="2886" w:author="Абрамова Анна Андреевна" w:date="2024-05-17T00:14:00Z"/>
              </w:rPr>
              <w:pPrChange w:id="2887" w:author="Абрамова Анна Андреевна" w:date="2024-05-17T15:14:00Z">
                <w:pPr/>
              </w:pPrChange>
            </w:pPr>
          </w:p>
        </w:tc>
        <w:tc>
          <w:tcPr>
            <w:tcW w:w="682" w:type="pct"/>
            <w:vMerge w:val="restart"/>
            <w:tcBorders>
              <w:top w:val="single" w:sz="6" w:space="0" w:color="auto"/>
              <w:left w:val="single" w:sz="6" w:space="0" w:color="auto"/>
              <w:right w:val="single" w:sz="6" w:space="0" w:color="auto"/>
            </w:tcBorders>
            <w:shd w:val="clear" w:color="auto" w:fill="D9D9D9" w:themeFill="background1" w:themeFillShade="D9"/>
            <w:tcPrChange w:id="2888" w:author="Абрамова Анна Андреевна" w:date="2024-05-17T15:13:00Z">
              <w:tcPr>
                <w:tcW w:w="682" w:type="pct"/>
                <w:vMerge w:val="restart"/>
                <w:tcBorders>
                  <w:top w:val="single" w:sz="6" w:space="0" w:color="auto"/>
                  <w:left w:val="single" w:sz="6" w:space="0" w:color="auto"/>
                  <w:right w:val="single" w:sz="6" w:space="0" w:color="auto"/>
                </w:tcBorders>
                <w:shd w:val="clear" w:color="auto" w:fill="D9D9D9" w:themeFill="background1" w:themeFillShade="D9"/>
              </w:tcPr>
            </w:tcPrChange>
          </w:tcPr>
          <w:p w14:paraId="44D8237B" w14:textId="77777777" w:rsidR="004124F0" w:rsidRPr="00F3552A" w:rsidRDefault="004124F0">
            <w:pPr>
              <w:spacing w:line="240" w:lineRule="auto"/>
              <w:jc w:val="center"/>
              <w:rPr>
                <w:ins w:id="2889" w:author="Абрамова Анна Андреевна" w:date="2024-05-17T00:14:00Z"/>
                <w:b/>
                <w:bCs/>
                <w:color w:val="000000"/>
              </w:rPr>
              <w:pPrChange w:id="2890" w:author="Абрамова Анна Андреевна" w:date="2024-05-17T15:14:00Z">
                <w:pPr>
                  <w:shd w:val="clear" w:color="auto" w:fill="FFFFFF"/>
                </w:pPr>
              </w:pPrChange>
            </w:pPr>
            <w:ins w:id="2891" w:author="Абрамова Анна Андреевна" w:date="2024-05-17T00:14:00Z">
              <w:r w:rsidRPr="00F3552A">
                <w:rPr>
                  <w:b/>
                  <w:bCs/>
                  <w:color w:val="000000"/>
                </w:rPr>
                <w:t>Всего</w:t>
              </w:r>
            </w:ins>
          </w:p>
          <w:p w14:paraId="32D6090A" w14:textId="77777777" w:rsidR="004124F0" w:rsidRPr="00F3552A" w:rsidRDefault="004124F0">
            <w:pPr>
              <w:spacing w:line="240" w:lineRule="auto"/>
              <w:jc w:val="center"/>
              <w:rPr>
                <w:ins w:id="2892" w:author="Абрамова Анна Андреевна" w:date="2024-05-17T00:14:00Z"/>
                <w:b/>
                <w:bCs/>
                <w:color w:val="000000"/>
              </w:rPr>
              <w:pPrChange w:id="2893" w:author="Абрамова Анна Андреевна" w:date="2024-05-17T15:14:00Z">
                <w:pPr>
                  <w:shd w:val="clear" w:color="auto" w:fill="FFFFFF"/>
                </w:pPr>
              </w:pPrChange>
            </w:pPr>
            <w:ins w:id="2894" w:author="Абрамова Анна Андреевна" w:date="2024-05-17T00:14:00Z">
              <w:r w:rsidRPr="00F3552A">
                <w:rPr>
                  <w:b/>
                  <w:bCs/>
                  <w:color w:val="000000"/>
                </w:rPr>
                <w:t>(все генотипы)</w:t>
              </w:r>
            </w:ins>
          </w:p>
          <w:p w14:paraId="582598ED" w14:textId="77777777" w:rsidR="004124F0" w:rsidRPr="00F3552A" w:rsidRDefault="004124F0">
            <w:pPr>
              <w:spacing w:line="240" w:lineRule="auto"/>
              <w:jc w:val="center"/>
              <w:rPr>
                <w:ins w:id="2895" w:author="Абрамова Анна Андреевна" w:date="2024-05-17T00:14:00Z"/>
              </w:rPr>
              <w:pPrChange w:id="2896" w:author="Абрамова Анна Андреевна" w:date="2024-05-17T15:14:00Z">
                <w:pPr>
                  <w:shd w:val="clear" w:color="auto" w:fill="FFFFFF"/>
                </w:pPr>
              </w:pPrChange>
            </w:pPr>
            <w:ins w:id="2897" w:author="Абрамова Анна Андреевна" w:date="2024-05-17T00:14:00Z">
              <w:r w:rsidRPr="00F3552A">
                <w:rPr>
                  <w:b/>
                  <w:bCs/>
                  <w:color w:val="000000"/>
                </w:rPr>
                <w:t>(n = 106)</w:t>
              </w:r>
            </w:ins>
          </w:p>
        </w:tc>
        <w:tc>
          <w:tcPr>
            <w:tcW w:w="1743" w:type="pct"/>
            <w:gridSpan w:val="3"/>
            <w:tcBorders>
              <w:top w:val="single" w:sz="6" w:space="0" w:color="auto"/>
              <w:left w:val="single" w:sz="6" w:space="0" w:color="auto"/>
              <w:bottom w:val="single" w:sz="6" w:space="0" w:color="auto"/>
              <w:right w:val="single" w:sz="6" w:space="0" w:color="auto"/>
            </w:tcBorders>
            <w:shd w:val="clear" w:color="auto" w:fill="D9D9D9" w:themeFill="background1" w:themeFillShade="D9"/>
            <w:tcPrChange w:id="2898" w:author="Абрамова Анна Андреевна" w:date="2024-05-17T15:13:00Z">
              <w:tcPr>
                <w:tcW w:w="1743" w:type="pct"/>
                <w:gridSpan w:val="3"/>
                <w:tcBorders>
                  <w:top w:val="single" w:sz="6" w:space="0" w:color="auto"/>
                  <w:left w:val="single" w:sz="6" w:space="0" w:color="auto"/>
                  <w:bottom w:val="single" w:sz="6" w:space="0" w:color="auto"/>
                  <w:right w:val="single" w:sz="6" w:space="0" w:color="auto"/>
                </w:tcBorders>
                <w:shd w:val="clear" w:color="auto" w:fill="D9D9D9" w:themeFill="background1" w:themeFillShade="D9"/>
              </w:tcPr>
            </w:tcPrChange>
          </w:tcPr>
          <w:p w14:paraId="3568A333" w14:textId="77777777" w:rsidR="004124F0" w:rsidRPr="00F3552A" w:rsidRDefault="004124F0">
            <w:pPr>
              <w:spacing w:line="240" w:lineRule="auto"/>
              <w:jc w:val="center"/>
              <w:rPr>
                <w:ins w:id="2899" w:author="Абрамова Анна Андреевна" w:date="2024-05-17T00:14:00Z"/>
              </w:rPr>
              <w:pPrChange w:id="2900" w:author="Абрамова Анна Андреевна" w:date="2024-05-17T15:14:00Z">
                <w:pPr>
                  <w:shd w:val="clear" w:color="auto" w:fill="FFFFFF"/>
                  <w:jc w:val="center"/>
                </w:pPr>
              </w:pPrChange>
            </w:pPr>
            <w:ins w:id="2901" w:author="Абрамова Анна Андреевна" w:date="2024-05-17T00:14:00Z">
              <w:r w:rsidRPr="00F3552A">
                <w:rPr>
                  <w:b/>
                  <w:bCs/>
                  <w:color w:val="000000"/>
                </w:rPr>
                <w:t>GT-1</w:t>
              </w:r>
            </w:ins>
          </w:p>
        </w:tc>
        <w:tc>
          <w:tcPr>
            <w:tcW w:w="503" w:type="pct"/>
            <w:vMerge w:val="restart"/>
            <w:tcBorders>
              <w:top w:val="single" w:sz="6" w:space="0" w:color="auto"/>
              <w:left w:val="single" w:sz="6" w:space="0" w:color="auto"/>
              <w:right w:val="single" w:sz="6" w:space="0" w:color="auto"/>
            </w:tcBorders>
            <w:shd w:val="clear" w:color="auto" w:fill="D9D9D9" w:themeFill="background1" w:themeFillShade="D9"/>
            <w:tcPrChange w:id="2902" w:author="Абрамова Анна Андреевна" w:date="2024-05-17T15:13:00Z">
              <w:tcPr>
                <w:tcW w:w="503" w:type="pct"/>
                <w:vMerge w:val="restart"/>
                <w:tcBorders>
                  <w:top w:val="single" w:sz="6" w:space="0" w:color="auto"/>
                  <w:left w:val="single" w:sz="6" w:space="0" w:color="auto"/>
                  <w:right w:val="single" w:sz="6" w:space="0" w:color="auto"/>
                </w:tcBorders>
                <w:shd w:val="clear" w:color="auto" w:fill="D9D9D9" w:themeFill="background1" w:themeFillShade="D9"/>
              </w:tcPr>
            </w:tcPrChange>
          </w:tcPr>
          <w:p w14:paraId="0A49B2F9" w14:textId="77777777" w:rsidR="004124F0" w:rsidRPr="00F3552A" w:rsidRDefault="004124F0">
            <w:pPr>
              <w:spacing w:line="240" w:lineRule="auto"/>
              <w:jc w:val="center"/>
              <w:rPr>
                <w:ins w:id="2903" w:author="Абрамова Анна Андреевна" w:date="2024-05-17T00:14:00Z"/>
              </w:rPr>
              <w:pPrChange w:id="2904" w:author="Абрамова Анна Андреевна" w:date="2024-05-17T15:14:00Z">
                <w:pPr>
                  <w:shd w:val="clear" w:color="auto" w:fill="FFFFFF"/>
                </w:pPr>
              </w:pPrChange>
            </w:pPr>
            <w:ins w:id="2905" w:author="Абрамова Анна Андреевна" w:date="2024-05-17T00:14:00Z">
              <w:r w:rsidRPr="00F3552A">
                <w:rPr>
                  <w:b/>
                  <w:bCs/>
                  <w:color w:val="000000"/>
                </w:rPr>
                <w:t>GT-2</w:t>
              </w:r>
            </w:ins>
          </w:p>
          <w:p w14:paraId="4863ACF5" w14:textId="77777777" w:rsidR="004124F0" w:rsidRPr="00F3552A" w:rsidRDefault="004124F0">
            <w:pPr>
              <w:spacing w:line="240" w:lineRule="auto"/>
              <w:jc w:val="center"/>
              <w:rPr>
                <w:ins w:id="2906" w:author="Абрамова Анна Андреевна" w:date="2024-05-17T00:14:00Z"/>
              </w:rPr>
              <w:pPrChange w:id="2907" w:author="Абрамова Анна Андреевна" w:date="2024-05-17T15:14:00Z">
                <w:pPr>
                  <w:shd w:val="clear" w:color="auto" w:fill="FFFFFF"/>
                </w:pPr>
              </w:pPrChange>
            </w:pPr>
            <w:ins w:id="2908" w:author="Абрамова Анна Андреевна" w:date="2024-05-17T00:14:00Z">
              <w:r w:rsidRPr="00F3552A">
                <w:rPr>
                  <w:b/>
                  <w:bCs/>
                  <w:color w:val="000000"/>
                </w:rPr>
                <w:t>(n = 11)</w:t>
              </w:r>
            </w:ins>
          </w:p>
        </w:tc>
        <w:tc>
          <w:tcPr>
            <w:tcW w:w="560" w:type="pct"/>
            <w:vMerge w:val="restart"/>
            <w:tcBorders>
              <w:top w:val="single" w:sz="6" w:space="0" w:color="auto"/>
              <w:left w:val="single" w:sz="6" w:space="0" w:color="auto"/>
              <w:right w:val="single" w:sz="6" w:space="0" w:color="auto"/>
            </w:tcBorders>
            <w:shd w:val="clear" w:color="auto" w:fill="D9D9D9" w:themeFill="background1" w:themeFillShade="D9"/>
            <w:tcPrChange w:id="2909" w:author="Абрамова Анна Андреевна" w:date="2024-05-17T15:13:00Z">
              <w:tcPr>
                <w:tcW w:w="560" w:type="pct"/>
                <w:vMerge w:val="restart"/>
                <w:tcBorders>
                  <w:top w:val="single" w:sz="6" w:space="0" w:color="auto"/>
                  <w:left w:val="single" w:sz="6" w:space="0" w:color="auto"/>
                  <w:right w:val="single" w:sz="6" w:space="0" w:color="auto"/>
                </w:tcBorders>
                <w:shd w:val="clear" w:color="auto" w:fill="D9D9D9" w:themeFill="background1" w:themeFillShade="D9"/>
              </w:tcPr>
            </w:tcPrChange>
          </w:tcPr>
          <w:p w14:paraId="32EF1D2E" w14:textId="77777777" w:rsidR="004124F0" w:rsidRPr="00F3552A" w:rsidRDefault="004124F0">
            <w:pPr>
              <w:spacing w:line="240" w:lineRule="auto"/>
              <w:jc w:val="center"/>
              <w:rPr>
                <w:ins w:id="2910" w:author="Абрамова Анна Андреевна" w:date="2024-05-17T00:14:00Z"/>
              </w:rPr>
              <w:pPrChange w:id="2911" w:author="Абрамова Анна Андреевна" w:date="2024-05-17T15:14:00Z">
                <w:pPr>
                  <w:shd w:val="clear" w:color="auto" w:fill="FFFFFF"/>
                </w:pPr>
              </w:pPrChange>
            </w:pPr>
            <w:ins w:id="2912" w:author="Абрамова Анна Андреевна" w:date="2024-05-17T00:14:00Z">
              <w:r w:rsidRPr="00F3552A">
                <w:rPr>
                  <w:b/>
                  <w:bCs/>
                  <w:color w:val="000000"/>
                </w:rPr>
                <w:t>GT-3</w:t>
              </w:r>
            </w:ins>
          </w:p>
          <w:p w14:paraId="1A3F2FF3" w14:textId="77777777" w:rsidR="004124F0" w:rsidRPr="00F3552A" w:rsidRDefault="004124F0">
            <w:pPr>
              <w:spacing w:line="240" w:lineRule="auto"/>
              <w:jc w:val="center"/>
              <w:rPr>
                <w:ins w:id="2913" w:author="Абрамова Анна Андреевна" w:date="2024-05-17T00:14:00Z"/>
              </w:rPr>
              <w:pPrChange w:id="2914" w:author="Абрамова Анна Андреевна" w:date="2024-05-17T15:14:00Z">
                <w:pPr>
                  <w:shd w:val="clear" w:color="auto" w:fill="FFFFFF"/>
                </w:pPr>
              </w:pPrChange>
            </w:pPr>
            <w:ins w:id="2915" w:author="Абрамова Анна Андреевна" w:date="2024-05-17T00:14:00Z">
              <w:r w:rsidRPr="00F3552A">
                <w:rPr>
                  <w:b/>
                  <w:bCs/>
                  <w:color w:val="000000"/>
                </w:rPr>
                <w:t>(n = 12)</w:t>
              </w:r>
            </w:ins>
          </w:p>
        </w:tc>
        <w:tc>
          <w:tcPr>
            <w:tcW w:w="458" w:type="pct"/>
            <w:vMerge w:val="restart"/>
            <w:tcBorders>
              <w:top w:val="single" w:sz="6" w:space="0" w:color="auto"/>
              <w:left w:val="single" w:sz="6" w:space="0" w:color="auto"/>
              <w:right w:val="single" w:sz="6" w:space="0" w:color="auto"/>
            </w:tcBorders>
            <w:shd w:val="clear" w:color="auto" w:fill="D9D9D9" w:themeFill="background1" w:themeFillShade="D9"/>
            <w:tcPrChange w:id="2916" w:author="Абрамова Анна Андреевна" w:date="2024-05-17T15:13:00Z">
              <w:tcPr>
                <w:tcW w:w="458" w:type="pct"/>
                <w:vMerge w:val="restart"/>
                <w:tcBorders>
                  <w:top w:val="single" w:sz="6" w:space="0" w:color="auto"/>
                  <w:left w:val="single" w:sz="6" w:space="0" w:color="auto"/>
                  <w:right w:val="single" w:sz="6" w:space="0" w:color="auto"/>
                </w:tcBorders>
                <w:shd w:val="clear" w:color="auto" w:fill="D9D9D9" w:themeFill="background1" w:themeFillShade="D9"/>
              </w:tcPr>
            </w:tcPrChange>
          </w:tcPr>
          <w:p w14:paraId="051F46A3" w14:textId="77777777" w:rsidR="004124F0" w:rsidRPr="00F3552A" w:rsidRDefault="004124F0">
            <w:pPr>
              <w:spacing w:line="240" w:lineRule="auto"/>
              <w:jc w:val="center"/>
              <w:rPr>
                <w:ins w:id="2917" w:author="Абрамова Анна Андреевна" w:date="2024-05-17T00:14:00Z"/>
              </w:rPr>
              <w:pPrChange w:id="2918" w:author="Абрамова Анна Андреевна" w:date="2024-05-17T15:14:00Z">
                <w:pPr>
                  <w:shd w:val="clear" w:color="auto" w:fill="FFFFFF"/>
                </w:pPr>
              </w:pPrChange>
            </w:pPr>
            <w:ins w:id="2919" w:author="Абрамова Анна Андреевна" w:date="2024-05-17T00:14:00Z">
              <w:r w:rsidRPr="00F3552A">
                <w:rPr>
                  <w:b/>
                  <w:bCs/>
                  <w:color w:val="000000"/>
                </w:rPr>
                <w:t>GT-4</w:t>
              </w:r>
            </w:ins>
          </w:p>
          <w:p w14:paraId="1BE58806" w14:textId="77777777" w:rsidR="004124F0" w:rsidRPr="00F3552A" w:rsidRDefault="004124F0">
            <w:pPr>
              <w:spacing w:line="240" w:lineRule="auto"/>
              <w:jc w:val="center"/>
              <w:rPr>
                <w:ins w:id="2920" w:author="Абрамова Анна Андреевна" w:date="2024-05-17T00:14:00Z"/>
              </w:rPr>
              <w:pPrChange w:id="2921" w:author="Абрамова Анна Андреевна" w:date="2024-05-17T15:14:00Z">
                <w:pPr>
                  <w:shd w:val="clear" w:color="auto" w:fill="FFFFFF"/>
                </w:pPr>
              </w:pPrChange>
            </w:pPr>
            <w:ins w:id="2922" w:author="Абрамова Анна Андреевна" w:date="2024-05-17T00:14:00Z">
              <w:r w:rsidRPr="00F3552A">
                <w:rPr>
                  <w:b/>
                  <w:bCs/>
                  <w:color w:val="000000"/>
                </w:rPr>
                <w:t>(n = 5)</w:t>
              </w:r>
            </w:ins>
          </w:p>
        </w:tc>
      </w:tr>
      <w:tr w:rsidR="004124F0" w:rsidRPr="00F3552A" w14:paraId="50B76BDF" w14:textId="77777777" w:rsidTr="00C4139E">
        <w:trPr>
          <w:tblHeader/>
          <w:ins w:id="2923" w:author="Абрамова Анна Андреевна" w:date="2024-05-17T00:14:00Z"/>
        </w:trPr>
        <w:tc>
          <w:tcPr>
            <w:tcW w:w="1054" w:type="pct"/>
            <w:tcBorders>
              <w:top w:val="nil"/>
              <w:left w:val="single" w:sz="6" w:space="0" w:color="auto"/>
              <w:bottom w:val="single" w:sz="6" w:space="0" w:color="auto"/>
              <w:right w:val="single" w:sz="6" w:space="0" w:color="auto"/>
            </w:tcBorders>
            <w:shd w:val="clear" w:color="auto" w:fill="D9D9D9" w:themeFill="background1" w:themeFillShade="D9"/>
            <w:tcPrChange w:id="2924" w:author="Абрамова Анна Андреевна" w:date="2024-05-17T15:13:00Z">
              <w:tcPr>
                <w:tcW w:w="1054" w:type="pct"/>
                <w:tcBorders>
                  <w:top w:val="nil"/>
                  <w:left w:val="single" w:sz="6" w:space="0" w:color="auto"/>
                  <w:bottom w:val="single" w:sz="6" w:space="0" w:color="auto"/>
                  <w:right w:val="single" w:sz="6" w:space="0" w:color="auto"/>
                </w:tcBorders>
                <w:shd w:val="clear" w:color="auto" w:fill="D9D9D9" w:themeFill="background1" w:themeFillShade="D9"/>
              </w:tcPr>
            </w:tcPrChange>
          </w:tcPr>
          <w:p w14:paraId="4BFE7294" w14:textId="77777777" w:rsidR="004124F0" w:rsidRPr="00F3552A" w:rsidRDefault="004124F0">
            <w:pPr>
              <w:spacing w:line="240" w:lineRule="auto"/>
              <w:jc w:val="center"/>
              <w:rPr>
                <w:ins w:id="2925" w:author="Абрамова Анна Андреевна" w:date="2024-05-17T00:14:00Z"/>
              </w:rPr>
              <w:pPrChange w:id="2926" w:author="Абрамова Анна Андреевна" w:date="2024-05-17T15:14:00Z">
                <w:pPr/>
              </w:pPrChange>
            </w:pPr>
          </w:p>
        </w:tc>
        <w:tc>
          <w:tcPr>
            <w:tcW w:w="682" w:type="pct"/>
            <w:vMerge/>
            <w:tcBorders>
              <w:left w:val="single" w:sz="6" w:space="0" w:color="auto"/>
              <w:bottom w:val="single" w:sz="6" w:space="0" w:color="auto"/>
              <w:right w:val="single" w:sz="6" w:space="0" w:color="auto"/>
            </w:tcBorders>
            <w:shd w:val="clear" w:color="auto" w:fill="D9D9D9" w:themeFill="background1" w:themeFillShade="D9"/>
            <w:tcPrChange w:id="2927" w:author="Абрамова Анна Андреевна" w:date="2024-05-17T15:13:00Z">
              <w:tcPr>
                <w:tcW w:w="682" w:type="pct"/>
                <w:vMerge/>
                <w:tcBorders>
                  <w:left w:val="single" w:sz="6" w:space="0" w:color="auto"/>
                  <w:bottom w:val="single" w:sz="6" w:space="0" w:color="auto"/>
                  <w:right w:val="single" w:sz="6" w:space="0" w:color="auto"/>
                </w:tcBorders>
                <w:shd w:val="clear" w:color="auto" w:fill="D9D9D9" w:themeFill="background1" w:themeFillShade="D9"/>
              </w:tcPr>
            </w:tcPrChange>
          </w:tcPr>
          <w:p w14:paraId="7B7E6B02" w14:textId="77777777" w:rsidR="004124F0" w:rsidRPr="00F3552A" w:rsidRDefault="004124F0">
            <w:pPr>
              <w:spacing w:line="240" w:lineRule="auto"/>
              <w:jc w:val="center"/>
              <w:rPr>
                <w:ins w:id="2928" w:author="Абрамова Анна Андреевна" w:date="2024-05-17T00:14:00Z"/>
              </w:rPr>
              <w:pPrChange w:id="2929" w:author="Абрамова Анна Андреевна" w:date="2024-05-17T15:14:00Z">
                <w:pPr/>
              </w:pPrChange>
            </w:pPr>
          </w:p>
        </w:tc>
        <w:tc>
          <w:tcPr>
            <w:tcW w:w="60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Change w:id="2930" w:author="Абрамова Анна Андреевна" w:date="2024-05-17T15:13:00Z">
              <w:tcPr>
                <w:tcW w:w="60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tcPrChange>
          </w:tcPr>
          <w:p w14:paraId="3BDC245D" w14:textId="77777777" w:rsidR="004124F0" w:rsidRPr="00F3552A" w:rsidRDefault="004124F0">
            <w:pPr>
              <w:spacing w:line="240" w:lineRule="auto"/>
              <w:jc w:val="center"/>
              <w:rPr>
                <w:ins w:id="2931" w:author="Абрамова Анна Андреевна" w:date="2024-05-17T00:14:00Z"/>
              </w:rPr>
              <w:pPrChange w:id="2932" w:author="Абрамова Анна Андреевна" w:date="2024-05-17T15:14:00Z">
                <w:pPr>
                  <w:shd w:val="clear" w:color="auto" w:fill="FFFFFF"/>
                </w:pPr>
              </w:pPrChange>
            </w:pPr>
            <w:ins w:id="2933" w:author="Абрамова Анна Андреевна" w:date="2024-05-17T00:14:00Z">
              <w:r w:rsidRPr="00F3552A">
                <w:rPr>
                  <w:b/>
                  <w:bCs/>
                  <w:color w:val="000000"/>
                </w:rPr>
                <w:t>GT-1a</w:t>
              </w:r>
            </w:ins>
          </w:p>
          <w:p w14:paraId="076BC833" w14:textId="77777777" w:rsidR="004124F0" w:rsidRPr="00F3552A" w:rsidRDefault="004124F0">
            <w:pPr>
              <w:spacing w:line="240" w:lineRule="auto"/>
              <w:jc w:val="center"/>
              <w:rPr>
                <w:ins w:id="2934" w:author="Абрамова Анна Андреевна" w:date="2024-05-17T00:14:00Z"/>
              </w:rPr>
              <w:pPrChange w:id="2935" w:author="Абрамова Анна Андреевна" w:date="2024-05-17T15:14:00Z">
                <w:pPr>
                  <w:shd w:val="clear" w:color="auto" w:fill="FFFFFF"/>
                </w:pPr>
              </w:pPrChange>
            </w:pPr>
            <w:ins w:id="2936" w:author="Абрамова Анна Андреевна" w:date="2024-05-17T00:14:00Z">
              <w:r w:rsidRPr="00F3552A">
                <w:rPr>
                  <w:b/>
                  <w:bCs/>
                  <w:color w:val="000000"/>
                </w:rPr>
                <w:t>(n = 66)</w:t>
              </w:r>
            </w:ins>
          </w:p>
        </w:tc>
        <w:tc>
          <w:tcPr>
            <w:tcW w:w="60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Change w:id="2937" w:author="Абрамова Анна Андреевна" w:date="2024-05-17T15:13:00Z">
              <w:tcPr>
                <w:tcW w:w="60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tcPrChange>
          </w:tcPr>
          <w:p w14:paraId="4CEBF9C9" w14:textId="77777777" w:rsidR="004124F0" w:rsidRPr="00F3552A" w:rsidRDefault="004124F0">
            <w:pPr>
              <w:spacing w:line="240" w:lineRule="auto"/>
              <w:jc w:val="center"/>
              <w:rPr>
                <w:ins w:id="2938" w:author="Абрамова Анна Андреевна" w:date="2024-05-17T00:14:00Z"/>
              </w:rPr>
              <w:pPrChange w:id="2939" w:author="Абрамова Анна Андреевна" w:date="2024-05-17T15:14:00Z">
                <w:pPr>
                  <w:shd w:val="clear" w:color="auto" w:fill="FFFFFF"/>
                </w:pPr>
              </w:pPrChange>
            </w:pPr>
            <w:ins w:id="2940" w:author="Абрамова Анна Андреевна" w:date="2024-05-17T00:14:00Z">
              <w:r w:rsidRPr="00F3552A">
                <w:rPr>
                  <w:b/>
                  <w:bCs/>
                  <w:color w:val="000000"/>
                </w:rPr>
                <w:t>GT-1b</w:t>
              </w:r>
            </w:ins>
          </w:p>
          <w:p w14:paraId="13DA62C6" w14:textId="77777777" w:rsidR="004124F0" w:rsidRPr="00F3552A" w:rsidRDefault="004124F0">
            <w:pPr>
              <w:spacing w:line="240" w:lineRule="auto"/>
              <w:jc w:val="center"/>
              <w:rPr>
                <w:ins w:id="2941" w:author="Абрамова Анна Андреевна" w:date="2024-05-17T00:14:00Z"/>
              </w:rPr>
              <w:pPrChange w:id="2942" w:author="Абрамова Анна Андреевна" w:date="2024-05-17T15:14:00Z">
                <w:pPr>
                  <w:shd w:val="clear" w:color="auto" w:fill="FFFFFF"/>
                </w:pPr>
              </w:pPrChange>
            </w:pPr>
            <w:ins w:id="2943" w:author="Абрамова Анна Андреевна" w:date="2024-05-17T00:14:00Z">
              <w:r w:rsidRPr="00F3552A">
                <w:rPr>
                  <w:b/>
                  <w:bCs/>
                  <w:color w:val="000000"/>
                </w:rPr>
                <w:t>(n = 12)</w:t>
              </w:r>
            </w:ins>
          </w:p>
        </w:tc>
        <w:tc>
          <w:tcPr>
            <w:tcW w:w="530"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Change w:id="2944" w:author="Абрамова Анна Андреевна" w:date="2024-05-17T15:13:00Z">
              <w:tcPr>
                <w:tcW w:w="530"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tcPrChange>
          </w:tcPr>
          <w:p w14:paraId="3C0BF5BC" w14:textId="77777777" w:rsidR="004124F0" w:rsidRPr="00F3552A" w:rsidRDefault="004124F0">
            <w:pPr>
              <w:spacing w:line="240" w:lineRule="auto"/>
              <w:jc w:val="center"/>
              <w:rPr>
                <w:ins w:id="2945" w:author="Абрамова Анна Андреевна" w:date="2024-05-17T00:14:00Z"/>
                <w:b/>
                <w:bCs/>
                <w:color w:val="000000"/>
              </w:rPr>
              <w:pPrChange w:id="2946" w:author="Абрамова Анна Андреевна" w:date="2024-05-17T15:14:00Z">
                <w:pPr>
                  <w:shd w:val="clear" w:color="auto" w:fill="FFFFFF"/>
                </w:pPr>
              </w:pPrChange>
            </w:pPr>
            <w:ins w:id="2947" w:author="Абрамова Анна Андреевна" w:date="2024-05-17T00:14:00Z">
              <w:r w:rsidRPr="00F3552A">
                <w:rPr>
                  <w:b/>
                  <w:bCs/>
                  <w:color w:val="000000"/>
                </w:rPr>
                <w:t>Всего</w:t>
              </w:r>
            </w:ins>
          </w:p>
          <w:p w14:paraId="31DF02CB" w14:textId="77777777" w:rsidR="004124F0" w:rsidRPr="00F3552A" w:rsidRDefault="004124F0">
            <w:pPr>
              <w:spacing w:line="240" w:lineRule="auto"/>
              <w:jc w:val="center"/>
              <w:rPr>
                <w:ins w:id="2948" w:author="Абрамова Анна Андреевна" w:date="2024-05-17T00:14:00Z"/>
              </w:rPr>
              <w:pPrChange w:id="2949" w:author="Абрамова Анна Андреевна" w:date="2024-05-17T15:14:00Z">
                <w:pPr>
                  <w:shd w:val="clear" w:color="auto" w:fill="FFFFFF"/>
                </w:pPr>
              </w:pPrChange>
            </w:pPr>
            <w:ins w:id="2950" w:author="Абрамова Анна Андреевна" w:date="2024-05-17T00:14:00Z">
              <w:r w:rsidRPr="00F3552A">
                <w:rPr>
                  <w:b/>
                  <w:bCs/>
                  <w:color w:val="000000"/>
                </w:rPr>
                <w:t>(n = 78)</w:t>
              </w:r>
            </w:ins>
          </w:p>
        </w:tc>
        <w:tc>
          <w:tcPr>
            <w:tcW w:w="503" w:type="pct"/>
            <w:vMerge/>
            <w:tcBorders>
              <w:left w:val="single" w:sz="6" w:space="0" w:color="auto"/>
              <w:bottom w:val="single" w:sz="6" w:space="0" w:color="auto"/>
              <w:right w:val="single" w:sz="6" w:space="0" w:color="auto"/>
            </w:tcBorders>
            <w:shd w:val="clear" w:color="auto" w:fill="D9D9D9" w:themeFill="background1" w:themeFillShade="D9"/>
            <w:tcPrChange w:id="2951" w:author="Абрамова Анна Андреевна" w:date="2024-05-17T15:13:00Z">
              <w:tcPr>
                <w:tcW w:w="503" w:type="pct"/>
                <w:vMerge/>
                <w:tcBorders>
                  <w:left w:val="single" w:sz="6" w:space="0" w:color="auto"/>
                  <w:bottom w:val="single" w:sz="6" w:space="0" w:color="auto"/>
                  <w:right w:val="single" w:sz="6" w:space="0" w:color="auto"/>
                </w:tcBorders>
                <w:shd w:val="clear" w:color="auto" w:fill="D9D9D9" w:themeFill="background1" w:themeFillShade="D9"/>
              </w:tcPr>
            </w:tcPrChange>
          </w:tcPr>
          <w:p w14:paraId="537AE2E3" w14:textId="77777777" w:rsidR="004124F0" w:rsidRPr="00F3552A" w:rsidRDefault="004124F0">
            <w:pPr>
              <w:spacing w:line="240" w:lineRule="auto"/>
              <w:jc w:val="center"/>
              <w:rPr>
                <w:ins w:id="2952" w:author="Абрамова Анна Андреевна" w:date="2024-05-17T00:14:00Z"/>
              </w:rPr>
              <w:pPrChange w:id="2953" w:author="Абрамова Анна Андреевна" w:date="2024-05-17T15:14:00Z">
                <w:pPr>
                  <w:shd w:val="clear" w:color="auto" w:fill="FFFFFF"/>
                </w:pPr>
              </w:pPrChange>
            </w:pPr>
          </w:p>
        </w:tc>
        <w:tc>
          <w:tcPr>
            <w:tcW w:w="560" w:type="pct"/>
            <w:vMerge/>
            <w:tcBorders>
              <w:left w:val="single" w:sz="6" w:space="0" w:color="auto"/>
              <w:bottom w:val="single" w:sz="6" w:space="0" w:color="auto"/>
              <w:right w:val="single" w:sz="6" w:space="0" w:color="auto"/>
            </w:tcBorders>
            <w:shd w:val="clear" w:color="auto" w:fill="D9D9D9" w:themeFill="background1" w:themeFillShade="D9"/>
            <w:tcPrChange w:id="2954" w:author="Абрамова Анна Андреевна" w:date="2024-05-17T15:13:00Z">
              <w:tcPr>
                <w:tcW w:w="560" w:type="pct"/>
                <w:vMerge/>
                <w:tcBorders>
                  <w:left w:val="single" w:sz="6" w:space="0" w:color="auto"/>
                  <w:bottom w:val="single" w:sz="6" w:space="0" w:color="auto"/>
                  <w:right w:val="single" w:sz="6" w:space="0" w:color="auto"/>
                </w:tcBorders>
                <w:shd w:val="clear" w:color="auto" w:fill="D9D9D9" w:themeFill="background1" w:themeFillShade="D9"/>
              </w:tcPr>
            </w:tcPrChange>
          </w:tcPr>
          <w:p w14:paraId="2C5F00B3" w14:textId="77777777" w:rsidR="004124F0" w:rsidRPr="00F3552A" w:rsidRDefault="004124F0">
            <w:pPr>
              <w:spacing w:line="240" w:lineRule="auto"/>
              <w:jc w:val="center"/>
              <w:rPr>
                <w:ins w:id="2955" w:author="Абрамова Анна Андреевна" w:date="2024-05-17T00:14:00Z"/>
              </w:rPr>
              <w:pPrChange w:id="2956" w:author="Абрамова Анна Андреевна" w:date="2024-05-17T15:14:00Z">
                <w:pPr>
                  <w:shd w:val="clear" w:color="auto" w:fill="FFFFFF"/>
                </w:pPr>
              </w:pPrChange>
            </w:pPr>
          </w:p>
        </w:tc>
        <w:tc>
          <w:tcPr>
            <w:tcW w:w="458" w:type="pct"/>
            <w:vMerge/>
            <w:tcBorders>
              <w:left w:val="single" w:sz="6" w:space="0" w:color="auto"/>
              <w:bottom w:val="single" w:sz="6" w:space="0" w:color="auto"/>
              <w:right w:val="single" w:sz="6" w:space="0" w:color="auto"/>
            </w:tcBorders>
            <w:shd w:val="clear" w:color="auto" w:fill="D9D9D9" w:themeFill="background1" w:themeFillShade="D9"/>
            <w:tcPrChange w:id="2957" w:author="Абрамова Анна Андреевна" w:date="2024-05-17T15:13:00Z">
              <w:tcPr>
                <w:tcW w:w="458" w:type="pct"/>
                <w:vMerge/>
                <w:tcBorders>
                  <w:left w:val="single" w:sz="6" w:space="0" w:color="auto"/>
                  <w:bottom w:val="single" w:sz="6" w:space="0" w:color="auto"/>
                  <w:right w:val="single" w:sz="6" w:space="0" w:color="auto"/>
                </w:tcBorders>
                <w:shd w:val="clear" w:color="auto" w:fill="D9D9D9" w:themeFill="background1" w:themeFillShade="D9"/>
              </w:tcPr>
            </w:tcPrChange>
          </w:tcPr>
          <w:p w14:paraId="53AA8B86" w14:textId="77777777" w:rsidR="004124F0" w:rsidRPr="00F3552A" w:rsidRDefault="004124F0">
            <w:pPr>
              <w:spacing w:line="240" w:lineRule="auto"/>
              <w:jc w:val="center"/>
              <w:rPr>
                <w:ins w:id="2958" w:author="Абрамова Анна Андреевна" w:date="2024-05-17T00:14:00Z"/>
              </w:rPr>
              <w:pPrChange w:id="2959" w:author="Абрамова Анна Андреевна" w:date="2024-05-17T15:14:00Z">
                <w:pPr>
                  <w:shd w:val="clear" w:color="auto" w:fill="FFFFFF"/>
                </w:pPr>
              </w:pPrChange>
            </w:pPr>
          </w:p>
        </w:tc>
      </w:tr>
      <w:tr w:rsidR="00C4139E" w:rsidRPr="00F3552A" w14:paraId="06874F13" w14:textId="77777777" w:rsidTr="004124F0">
        <w:trPr>
          <w:ins w:id="2960" w:author="Абрамова Анна Андреевна" w:date="2024-05-17T00:14:00Z"/>
        </w:trPr>
        <w:tc>
          <w:tcPr>
            <w:tcW w:w="1054" w:type="pct"/>
            <w:tcBorders>
              <w:top w:val="single" w:sz="6" w:space="0" w:color="auto"/>
              <w:left w:val="single" w:sz="6" w:space="0" w:color="auto"/>
              <w:bottom w:val="single" w:sz="6" w:space="0" w:color="auto"/>
              <w:right w:val="single" w:sz="6" w:space="0" w:color="auto"/>
            </w:tcBorders>
            <w:shd w:val="clear" w:color="auto" w:fill="FFFFFF"/>
            <w:vAlign w:val="center"/>
          </w:tcPr>
          <w:p w14:paraId="27B21BD6" w14:textId="535B472C" w:rsidR="004124F0" w:rsidRPr="00F3552A" w:rsidRDefault="004124F0">
            <w:pPr>
              <w:shd w:val="clear" w:color="auto" w:fill="FFFFFF"/>
              <w:spacing w:line="240" w:lineRule="auto"/>
              <w:rPr>
                <w:ins w:id="2961" w:author="Абрамова Анна Андреевна" w:date="2024-05-17T00:14:00Z"/>
              </w:rPr>
              <w:pPrChange w:id="2962" w:author="Абрамова Анна Андреевна" w:date="2024-05-17T15:14:00Z">
                <w:pPr>
                  <w:shd w:val="clear" w:color="auto" w:fill="FFFFFF"/>
                </w:pPr>
              </w:pPrChange>
            </w:pPr>
            <w:ins w:id="2963" w:author="Абрамова Анна Андреевна" w:date="2024-05-17T00:15:00Z">
              <w:r>
                <w:rPr>
                  <w:color w:val="000000"/>
                </w:rPr>
                <w:t>УВО</w:t>
              </w:r>
            </w:ins>
            <w:ins w:id="2964" w:author="Абрамова Анна Андреевна" w:date="2024-05-17T00:14:00Z">
              <w:r w:rsidRPr="00F3552A">
                <w:rPr>
                  <w:color w:val="000000"/>
                </w:rPr>
                <w:t>12</w:t>
              </w:r>
            </w:ins>
          </w:p>
        </w:tc>
        <w:tc>
          <w:tcPr>
            <w:tcW w:w="682" w:type="pct"/>
            <w:tcBorders>
              <w:top w:val="single" w:sz="6" w:space="0" w:color="auto"/>
              <w:left w:val="single" w:sz="6" w:space="0" w:color="auto"/>
              <w:bottom w:val="single" w:sz="6" w:space="0" w:color="auto"/>
              <w:right w:val="single" w:sz="6" w:space="0" w:color="auto"/>
            </w:tcBorders>
            <w:shd w:val="clear" w:color="auto" w:fill="FFFFFF"/>
            <w:vAlign w:val="center"/>
          </w:tcPr>
          <w:p w14:paraId="76E2A1B4" w14:textId="77777777" w:rsidR="004124F0" w:rsidRPr="00F3552A" w:rsidRDefault="004124F0">
            <w:pPr>
              <w:shd w:val="clear" w:color="auto" w:fill="FFFFFF"/>
              <w:spacing w:line="240" w:lineRule="auto"/>
              <w:rPr>
                <w:ins w:id="2965" w:author="Абрамова Анна Андреевна" w:date="2024-05-17T00:14:00Z"/>
                <w:color w:val="000000"/>
              </w:rPr>
              <w:pPrChange w:id="2966" w:author="Абрамова Анна Андреевна" w:date="2024-05-17T15:14:00Z">
                <w:pPr>
                  <w:shd w:val="clear" w:color="auto" w:fill="FFFFFF"/>
                </w:pPr>
              </w:pPrChange>
            </w:pPr>
            <w:ins w:id="2967" w:author="Абрамова Анна Андреевна" w:date="2024-05-17T00:14:00Z">
              <w:r w:rsidRPr="00F3552A">
                <w:rPr>
                  <w:color w:val="000000"/>
                </w:rPr>
                <w:t>95</w:t>
              </w:r>
              <w:r>
                <w:rPr>
                  <w:color w:val="000000"/>
                </w:rPr>
                <w:t> %</w:t>
              </w:r>
            </w:ins>
          </w:p>
          <w:p w14:paraId="6F6262BC" w14:textId="77777777" w:rsidR="004124F0" w:rsidRPr="00F3552A" w:rsidRDefault="004124F0">
            <w:pPr>
              <w:shd w:val="clear" w:color="auto" w:fill="FFFFFF"/>
              <w:spacing w:line="240" w:lineRule="auto"/>
              <w:rPr>
                <w:ins w:id="2968" w:author="Абрамова Анна Андреевна" w:date="2024-05-17T00:14:00Z"/>
              </w:rPr>
              <w:pPrChange w:id="2969" w:author="Абрамова Анна Андреевна" w:date="2024-05-17T15:14:00Z">
                <w:pPr>
                  <w:shd w:val="clear" w:color="auto" w:fill="FFFFFF"/>
                </w:pPr>
              </w:pPrChange>
            </w:pPr>
            <w:ins w:id="2970" w:author="Абрамова Анна Андреевна" w:date="2024-05-17T00:14:00Z">
              <w:r w:rsidRPr="00F3552A">
                <w:rPr>
                  <w:color w:val="000000"/>
                </w:rPr>
                <w:t>(101/106)</w:t>
              </w:r>
            </w:ins>
          </w:p>
        </w:tc>
        <w:tc>
          <w:tcPr>
            <w:tcW w:w="609" w:type="pct"/>
            <w:tcBorders>
              <w:top w:val="single" w:sz="6" w:space="0" w:color="auto"/>
              <w:left w:val="single" w:sz="6" w:space="0" w:color="auto"/>
              <w:bottom w:val="single" w:sz="6" w:space="0" w:color="auto"/>
              <w:right w:val="single" w:sz="6" w:space="0" w:color="auto"/>
            </w:tcBorders>
            <w:shd w:val="clear" w:color="auto" w:fill="FFFFFF"/>
            <w:vAlign w:val="center"/>
          </w:tcPr>
          <w:p w14:paraId="2C72B92A" w14:textId="77777777" w:rsidR="004124F0" w:rsidRPr="00F3552A" w:rsidRDefault="004124F0">
            <w:pPr>
              <w:shd w:val="clear" w:color="auto" w:fill="FFFFFF"/>
              <w:spacing w:line="240" w:lineRule="auto"/>
              <w:rPr>
                <w:ins w:id="2971" w:author="Абрамова Анна Андреевна" w:date="2024-05-17T00:14:00Z"/>
                <w:color w:val="000000"/>
              </w:rPr>
              <w:pPrChange w:id="2972" w:author="Абрамова Анна Андреевна" w:date="2024-05-17T15:14:00Z">
                <w:pPr>
                  <w:shd w:val="clear" w:color="auto" w:fill="FFFFFF"/>
                </w:pPr>
              </w:pPrChange>
            </w:pPr>
            <w:ins w:id="2973" w:author="Абрамова Анна Андреевна" w:date="2024-05-17T00:14:00Z">
              <w:r w:rsidRPr="00F3552A">
                <w:rPr>
                  <w:color w:val="000000"/>
                </w:rPr>
                <w:t>95</w:t>
              </w:r>
              <w:r>
                <w:rPr>
                  <w:color w:val="000000"/>
                </w:rPr>
                <w:t> %</w:t>
              </w:r>
            </w:ins>
          </w:p>
          <w:p w14:paraId="48364544" w14:textId="77777777" w:rsidR="004124F0" w:rsidRPr="00F3552A" w:rsidRDefault="004124F0">
            <w:pPr>
              <w:shd w:val="clear" w:color="auto" w:fill="FFFFFF"/>
              <w:spacing w:line="240" w:lineRule="auto"/>
              <w:rPr>
                <w:ins w:id="2974" w:author="Абрамова Анна Андреевна" w:date="2024-05-17T00:14:00Z"/>
              </w:rPr>
              <w:pPrChange w:id="2975" w:author="Абрамова Анна Андреевна" w:date="2024-05-17T15:14:00Z">
                <w:pPr>
                  <w:shd w:val="clear" w:color="auto" w:fill="FFFFFF"/>
                </w:pPr>
              </w:pPrChange>
            </w:pPr>
            <w:ins w:id="2976" w:author="Абрамова Анна Андреевна" w:date="2024-05-17T00:14:00Z">
              <w:r w:rsidRPr="00F3552A">
                <w:rPr>
                  <w:color w:val="000000"/>
                </w:rPr>
                <w:t>(63/66)</w:t>
              </w:r>
            </w:ins>
          </w:p>
        </w:tc>
        <w:tc>
          <w:tcPr>
            <w:tcW w:w="604" w:type="pct"/>
            <w:tcBorders>
              <w:top w:val="single" w:sz="6" w:space="0" w:color="auto"/>
              <w:left w:val="single" w:sz="6" w:space="0" w:color="auto"/>
              <w:bottom w:val="single" w:sz="6" w:space="0" w:color="auto"/>
              <w:right w:val="single" w:sz="6" w:space="0" w:color="auto"/>
            </w:tcBorders>
            <w:shd w:val="clear" w:color="auto" w:fill="FFFFFF"/>
            <w:vAlign w:val="center"/>
          </w:tcPr>
          <w:p w14:paraId="650C26B4" w14:textId="77777777" w:rsidR="004124F0" w:rsidRPr="00F3552A" w:rsidRDefault="004124F0">
            <w:pPr>
              <w:shd w:val="clear" w:color="auto" w:fill="FFFFFF"/>
              <w:spacing w:line="240" w:lineRule="auto"/>
              <w:rPr>
                <w:ins w:id="2977" w:author="Абрамова Анна Андреевна" w:date="2024-05-17T00:14:00Z"/>
                <w:color w:val="000000"/>
              </w:rPr>
              <w:pPrChange w:id="2978" w:author="Абрамова Анна Андреевна" w:date="2024-05-17T15:14:00Z">
                <w:pPr>
                  <w:shd w:val="clear" w:color="auto" w:fill="FFFFFF"/>
                </w:pPr>
              </w:pPrChange>
            </w:pPr>
            <w:ins w:id="2979" w:author="Абрамова Анна Андреевна" w:date="2024-05-17T00:14:00Z">
              <w:r w:rsidRPr="00F3552A">
                <w:rPr>
                  <w:color w:val="000000"/>
                </w:rPr>
                <w:t>92</w:t>
              </w:r>
              <w:r>
                <w:rPr>
                  <w:color w:val="000000"/>
                </w:rPr>
                <w:t> %</w:t>
              </w:r>
            </w:ins>
          </w:p>
          <w:p w14:paraId="1E35C1E7" w14:textId="77777777" w:rsidR="004124F0" w:rsidRPr="00F3552A" w:rsidRDefault="004124F0">
            <w:pPr>
              <w:shd w:val="clear" w:color="auto" w:fill="FFFFFF"/>
              <w:spacing w:line="240" w:lineRule="auto"/>
              <w:rPr>
                <w:ins w:id="2980" w:author="Абрамова Анна Андреевна" w:date="2024-05-17T00:14:00Z"/>
              </w:rPr>
              <w:pPrChange w:id="2981" w:author="Абрамова Анна Андреевна" w:date="2024-05-17T15:14:00Z">
                <w:pPr>
                  <w:shd w:val="clear" w:color="auto" w:fill="FFFFFF"/>
                </w:pPr>
              </w:pPrChange>
            </w:pPr>
            <w:ins w:id="2982" w:author="Абрамова Анна Андреевна" w:date="2024-05-17T00:14:00Z">
              <w:r w:rsidRPr="00F3552A">
                <w:rPr>
                  <w:color w:val="000000"/>
                </w:rPr>
                <w:t>(11/12)</w:t>
              </w:r>
            </w:ins>
          </w:p>
        </w:tc>
        <w:tc>
          <w:tcPr>
            <w:tcW w:w="530" w:type="pct"/>
            <w:tcBorders>
              <w:top w:val="single" w:sz="6" w:space="0" w:color="auto"/>
              <w:left w:val="single" w:sz="6" w:space="0" w:color="auto"/>
              <w:bottom w:val="single" w:sz="6" w:space="0" w:color="auto"/>
              <w:right w:val="single" w:sz="6" w:space="0" w:color="auto"/>
            </w:tcBorders>
            <w:shd w:val="clear" w:color="auto" w:fill="FFFFFF"/>
            <w:vAlign w:val="center"/>
          </w:tcPr>
          <w:p w14:paraId="0F5C6DB9" w14:textId="77777777" w:rsidR="004124F0" w:rsidRPr="00F3552A" w:rsidRDefault="004124F0">
            <w:pPr>
              <w:shd w:val="clear" w:color="auto" w:fill="FFFFFF"/>
              <w:spacing w:line="240" w:lineRule="auto"/>
              <w:rPr>
                <w:ins w:id="2983" w:author="Абрамова Анна Андреевна" w:date="2024-05-17T00:14:00Z"/>
                <w:color w:val="000000"/>
              </w:rPr>
              <w:pPrChange w:id="2984" w:author="Абрамова Анна Андреевна" w:date="2024-05-17T15:14:00Z">
                <w:pPr>
                  <w:shd w:val="clear" w:color="auto" w:fill="FFFFFF"/>
                </w:pPr>
              </w:pPrChange>
            </w:pPr>
            <w:ins w:id="2985" w:author="Абрамова Анна Андреевна" w:date="2024-05-17T00:14:00Z">
              <w:r w:rsidRPr="00F3552A">
                <w:rPr>
                  <w:color w:val="000000"/>
                </w:rPr>
                <w:t>95</w:t>
              </w:r>
              <w:r>
                <w:rPr>
                  <w:color w:val="000000"/>
                </w:rPr>
                <w:t> %</w:t>
              </w:r>
            </w:ins>
          </w:p>
          <w:p w14:paraId="67EA0B86" w14:textId="77777777" w:rsidR="004124F0" w:rsidRPr="00F3552A" w:rsidRDefault="004124F0">
            <w:pPr>
              <w:shd w:val="clear" w:color="auto" w:fill="FFFFFF"/>
              <w:spacing w:line="240" w:lineRule="auto"/>
              <w:rPr>
                <w:ins w:id="2986" w:author="Абрамова Анна Андреевна" w:date="2024-05-17T00:14:00Z"/>
              </w:rPr>
              <w:pPrChange w:id="2987" w:author="Абрамова Анна Андреевна" w:date="2024-05-17T15:14:00Z">
                <w:pPr>
                  <w:shd w:val="clear" w:color="auto" w:fill="FFFFFF"/>
                </w:pPr>
              </w:pPrChange>
            </w:pPr>
            <w:ins w:id="2988" w:author="Абрамова Анна Андреевна" w:date="2024-05-17T00:14:00Z">
              <w:r w:rsidRPr="00F3552A">
                <w:rPr>
                  <w:color w:val="000000"/>
                </w:rPr>
                <w:t>(74/78)</w:t>
              </w:r>
            </w:ins>
          </w:p>
        </w:tc>
        <w:tc>
          <w:tcPr>
            <w:tcW w:w="503" w:type="pct"/>
            <w:tcBorders>
              <w:top w:val="single" w:sz="6" w:space="0" w:color="auto"/>
              <w:left w:val="single" w:sz="6" w:space="0" w:color="auto"/>
              <w:bottom w:val="single" w:sz="6" w:space="0" w:color="auto"/>
              <w:right w:val="single" w:sz="6" w:space="0" w:color="auto"/>
            </w:tcBorders>
            <w:shd w:val="clear" w:color="auto" w:fill="FFFFFF"/>
            <w:vAlign w:val="center"/>
          </w:tcPr>
          <w:p w14:paraId="18C91229" w14:textId="77777777" w:rsidR="004124F0" w:rsidRPr="00F3552A" w:rsidRDefault="004124F0">
            <w:pPr>
              <w:shd w:val="clear" w:color="auto" w:fill="FFFFFF"/>
              <w:spacing w:line="240" w:lineRule="auto"/>
              <w:rPr>
                <w:ins w:id="2989" w:author="Абрамова Анна Андреевна" w:date="2024-05-17T00:14:00Z"/>
                <w:color w:val="000000"/>
              </w:rPr>
              <w:pPrChange w:id="2990" w:author="Абрамова Анна Андреевна" w:date="2024-05-17T15:14:00Z">
                <w:pPr>
                  <w:shd w:val="clear" w:color="auto" w:fill="FFFFFF"/>
                </w:pPr>
              </w:pPrChange>
            </w:pPr>
            <w:ins w:id="2991" w:author="Абрамова Анна Андреевна" w:date="2024-05-17T00:14:00Z">
              <w:r w:rsidRPr="00F3552A">
                <w:rPr>
                  <w:color w:val="000000"/>
                </w:rPr>
                <w:t>100</w:t>
              </w:r>
              <w:r>
                <w:rPr>
                  <w:color w:val="000000"/>
                </w:rPr>
                <w:t> %</w:t>
              </w:r>
            </w:ins>
          </w:p>
          <w:p w14:paraId="74CA79BF" w14:textId="77777777" w:rsidR="004124F0" w:rsidRPr="00F3552A" w:rsidRDefault="004124F0">
            <w:pPr>
              <w:shd w:val="clear" w:color="auto" w:fill="FFFFFF"/>
              <w:spacing w:line="240" w:lineRule="auto"/>
              <w:rPr>
                <w:ins w:id="2992" w:author="Абрамова Анна Андреевна" w:date="2024-05-17T00:14:00Z"/>
              </w:rPr>
              <w:pPrChange w:id="2993" w:author="Абрамова Анна Андреевна" w:date="2024-05-17T15:14:00Z">
                <w:pPr>
                  <w:shd w:val="clear" w:color="auto" w:fill="FFFFFF"/>
                </w:pPr>
              </w:pPrChange>
            </w:pPr>
            <w:ins w:id="2994" w:author="Абрамова Анна Андреевна" w:date="2024-05-17T00:14:00Z">
              <w:r w:rsidRPr="00F3552A">
                <w:rPr>
                  <w:color w:val="000000"/>
                </w:rPr>
                <w:t>(11/11)</w:t>
              </w:r>
            </w:ins>
          </w:p>
        </w:tc>
        <w:tc>
          <w:tcPr>
            <w:tcW w:w="560" w:type="pct"/>
            <w:tcBorders>
              <w:top w:val="single" w:sz="6" w:space="0" w:color="auto"/>
              <w:left w:val="single" w:sz="6" w:space="0" w:color="auto"/>
              <w:bottom w:val="single" w:sz="6" w:space="0" w:color="auto"/>
              <w:right w:val="single" w:sz="6" w:space="0" w:color="auto"/>
            </w:tcBorders>
            <w:shd w:val="clear" w:color="auto" w:fill="FFFFFF"/>
            <w:vAlign w:val="center"/>
          </w:tcPr>
          <w:p w14:paraId="16AD7FD6" w14:textId="77777777" w:rsidR="004124F0" w:rsidRPr="00F3552A" w:rsidRDefault="004124F0">
            <w:pPr>
              <w:shd w:val="clear" w:color="auto" w:fill="FFFFFF"/>
              <w:spacing w:line="240" w:lineRule="auto"/>
              <w:rPr>
                <w:ins w:id="2995" w:author="Абрамова Анна Андреевна" w:date="2024-05-17T00:14:00Z"/>
                <w:color w:val="000000"/>
              </w:rPr>
              <w:pPrChange w:id="2996" w:author="Абрамова Анна Андреевна" w:date="2024-05-17T15:14:00Z">
                <w:pPr>
                  <w:shd w:val="clear" w:color="auto" w:fill="FFFFFF"/>
                </w:pPr>
              </w:pPrChange>
            </w:pPr>
            <w:ins w:id="2997" w:author="Абрамова Анна Андреевна" w:date="2024-05-17T00:14:00Z">
              <w:r w:rsidRPr="00F3552A">
                <w:rPr>
                  <w:color w:val="000000"/>
                </w:rPr>
                <w:t>92</w:t>
              </w:r>
              <w:r>
                <w:rPr>
                  <w:color w:val="000000"/>
                </w:rPr>
                <w:t> %</w:t>
              </w:r>
            </w:ins>
          </w:p>
          <w:p w14:paraId="190DFA5A" w14:textId="77777777" w:rsidR="004124F0" w:rsidRPr="00F3552A" w:rsidRDefault="004124F0">
            <w:pPr>
              <w:shd w:val="clear" w:color="auto" w:fill="FFFFFF"/>
              <w:spacing w:line="240" w:lineRule="auto"/>
              <w:rPr>
                <w:ins w:id="2998" w:author="Абрамова Анна Андреевна" w:date="2024-05-17T00:14:00Z"/>
              </w:rPr>
              <w:pPrChange w:id="2999" w:author="Абрамова Анна Андреевна" w:date="2024-05-17T15:14:00Z">
                <w:pPr>
                  <w:shd w:val="clear" w:color="auto" w:fill="FFFFFF"/>
                </w:pPr>
              </w:pPrChange>
            </w:pPr>
            <w:ins w:id="3000" w:author="Абрамова Анна Андреевна" w:date="2024-05-17T00:14:00Z">
              <w:r w:rsidRPr="00F3552A">
                <w:rPr>
                  <w:color w:val="000000"/>
                </w:rPr>
                <w:t>(11/12)</w:t>
              </w:r>
            </w:ins>
          </w:p>
        </w:tc>
        <w:tc>
          <w:tcPr>
            <w:tcW w:w="458" w:type="pct"/>
            <w:tcBorders>
              <w:top w:val="single" w:sz="6" w:space="0" w:color="auto"/>
              <w:left w:val="single" w:sz="6" w:space="0" w:color="auto"/>
              <w:bottom w:val="single" w:sz="6" w:space="0" w:color="auto"/>
              <w:right w:val="single" w:sz="6" w:space="0" w:color="auto"/>
            </w:tcBorders>
            <w:shd w:val="clear" w:color="auto" w:fill="FFFFFF"/>
            <w:vAlign w:val="center"/>
          </w:tcPr>
          <w:p w14:paraId="484A1EB8" w14:textId="77777777" w:rsidR="004124F0" w:rsidRPr="00F3552A" w:rsidRDefault="004124F0">
            <w:pPr>
              <w:shd w:val="clear" w:color="auto" w:fill="FFFFFF"/>
              <w:spacing w:line="240" w:lineRule="auto"/>
              <w:rPr>
                <w:ins w:id="3001" w:author="Абрамова Анна Андреевна" w:date="2024-05-17T00:14:00Z"/>
                <w:color w:val="000000"/>
              </w:rPr>
              <w:pPrChange w:id="3002" w:author="Абрамова Анна Андреевна" w:date="2024-05-17T15:14:00Z">
                <w:pPr>
                  <w:shd w:val="clear" w:color="auto" w:fill="FFFFFF"/>
                </w:pPr>
              </w:pPrChange>
            </w:pPr>
            <w:ins w:id="3003" w:author="Абрамова Анна Андреевна" w:date="2024-05-17T00:14:00Z">
              <w:r w:rsidRPr="00F3552A">
                <w:rPr>
                  <w:color w:val="000000"/>
                </w:rPr>
                <w:t>100</w:t>
              </w:r>
              <w:r>
                <w:rPr>
                  <w:color w:val="000000"/>
                </w:rPr>
                <w:t> %</w:t>
              </w:r>
            </w:ins>
          </w:p>
          <w:p w14:paraId="5E895262" w14:textId="77777777" w:rsidR="004124F0" w:rsidRPr="00F3552A" w:rsidRDefault="004124F0">
            <w:pPr>
              <w:shd w:val="clear" w:color="auto" w:fill="FFFFFF"/>
              <w:spacing w:line="240" w:lineRule="auto"/>
              <w:rPr>
                <w:ins w:id="3004" w:author="Абрамова Анна Андреевна" w:date="2024-05-17T00:14:00Z"/>
              </w:rPr>
              <w:pPrChange w:id="3005" w:author="Абрамова Анна Андреевна" w:date="2024-05-17T15:14:00Z">
                <w:pPr>
                  <w:shd w:val="clear" w:color="auto" w:fill="FFFFFF"/>
                </w:pPr>
              </w:pPrChange>
            </w:pPr>
            <w:ins w:id="3006" w:author="Абрамова Анна Андреевна" w:date="2024-05-17T00:14:00Z">
              <w:r w:rsidRPr="00F3552A">
                <w:rPr>
                  <w:color w:val="000000"/>
                </w:rPr>
                <w:t>(5/5)</w:t>
              </w:r>
            </w:ins>
          </w:p>
        </w:tc>
      </w:tr>
      <w:tr w:rsidR="004124F0" w:rsidRPr="00F3552A" w14:paraId="44805035" w14:textId="77777777" w:rsidTr="00FE0F3F">
        <w:trPr>
          <w:ins w:id="3007" w:author="Абрамова Анна Андреевна" w:date="2024-05-17T00:14:00Z"/>
        </w:trPr>
        <w:tc>
          <w:tcPr>
            <w:tcW w:w="5000" w:type="pct"/>
            <w:gridSpan w:val="8"/>
            <w:tcBorders>
              <w:top w:val="single" w:sz="6" w:space="0" w:color="auto"/>
              <w:left w:val="single" w:sz="6" w:space="0" w:color="auto"/>
              <w:bottom w:val="single" w:sz="6" w:space="0" w:color="auto"/>
              <w:right w:val="single" w:sz="6" w:space="0" w:color="auto"/>
            </w:tcBorders>
            <w:shd w:val="clear" w:color="auto" w:fill="FFFFFF"/>
            <w:vAlign w:val="center"/>
          </w:tcPr>
          <w:p w14:paraId="542903B6" w14:textId="2D1B1B0B" w:rsidR="004124F0" w:rsidRPr="00F3552A" w:rsidRDefault="004124F0">
            <w:pPr>
              <w:shd w:val="clear" w:color="auto" w:fill="FFFFFF"/>
              <w:spacing w:line="240" w:lineRule="auto"/>
              <w:rPr>
                <w:ins w:id="3008" w:author="Абрамова Анна Андреевна" w:date="2024-05-17T00:14:00Z"/>
              </w:rPr>
              <w:pPrChange w:id="3009" w:author="Абрамова Анна Андреевна" w:date="2024-05-17T15:14:00Z">
                <w:pPr>
                  <w:shd w:val="clear" w:color="auto" w:fill="FFFFFF"/>
                </w:pPr>
              </w:pPrChange>
            </w:pPr>
            <w:ins w:id="3010" w:author="Абрамова Анна Андреевна" w:date="2024-05-17T00:14:00Z">
              <w:r w:rsidRPr="00F3552A">
                <w:rPr>
                  <w:color w:val="000000"/>
                </w:rPr>
                <w:t xml:space="preserve">Исход у пациентов без </w:t>
              </w:r>
            </w:ins>
            <w:ins w:id="3011" w:author="Абрамова Анна Андреевна" w:date="2024-05-17T15:14:00Z">
              <w:r w:rsidR="00C4139E">
                <w:rPr>
                  <w:color w:val="000000"/>
                </w:rPr>
                <w:t>УВО</w:t>
              </w:r>
            </w:ins>
          </w:p>
        </w:tc>
      </w:tr>
      <w:tr w:rsidR="00C4139E" w:rsidRPr="00F3552A" w14:paraId="1DFE1381" w14:textId="77777777" w:rsidTr="004124F0">
        <w:trPr>
          <w:ins w:id="3012" w:author="Абрамова Анна Андреевна" w:date="2024-05-17T00:14:00Z"/>
        </w:trPr>
        <w:tc>
          <w:tcPr>
            <w:tcW w:w="1054" w:type="pct"/>
            <w:tcBorders>
              <w:top w:val="single" w:sz="6" w:space="0" w:color="auto"/>
              <w:left w:val="single" w:sz="6" w:space="0" w:color="auto"/>
              <w:bottom w:val="single" w:sz="6" w:space="0" w:color="auto"/>
              <w:right w:val="single" w:sz="6" w:space="0" w:color="auto"/>
            </w:tcBorders>
            <w:shd w:val="clear" w:color="auto" w:fill="FFFFFF"/>
            <w:vAlign w:val="center"/>
          </w:tcPr>
          <w:p w14:paraId="0991DB19" w14:textId="77777777" w:rsidR="004124F0" w:rsidRPr="00F3552A" w:rsidRDefault="004124F0">
            <w:pPr>
              <w:shd w:val="clear" w:color="auto" w:fill="FFFFFF"/>
              <w:spacing w:line="240" w:lineRule="auto"/>
              <w:rPr>
                <w:ins w:id="3013" w:author="Абрамова Анна Андреевна" w:date="2024-05-17T00:14:00Z"/>
              </w:rPr>
              <w:pPrChange w:id="3014" w:author="Абрамова Анна Андреевна" w:date="2024-05-17T15:14:00Z">
                <w:pPr>
                  <w:shd w:val="clear" w:color="auto" w:fill="FFFFFF"/>
                </w:pPr>
              </w:pPrChange>
            </w:pPr>
            <w:ins w:id="3015" w:author="Абрамова Анна Андреевна" w:date="2024-05-17T00:14:00Z">
              <w:r w:rsidRPr="00F3552A">
                <w:rPr>
                  <w:color w:val="000000"/>
                </w:rPr>
                <w:t>Вирусологическая неэффективность во время лечения</w:t>
              </w:r>
            </w:ins>
          </w:p>
        </w:tc>
        <w:tc>
          <w:tcPr>
            <w:tcW w:w="682" w:type="pct"/>
            <w:tcBorders>
              <w:top w:val="single" w:sz="6" w:space="0" w:color="auto"/>
              <w:left w:val="single" w:sz="6" w:space="0" w:color="auto"/>
              <w:bottom w:val="single" w:sz="6" w:space="0" w:color="auto"/>
              <w:right w:val="single" w:sz="6" w:space="0" w:color="auto"/>
            </w:tcBorders>
            <w:shd w:val="clear" w:color="auto" w:fill="FFFFFF"/>
            <w:vAlign w:val="center"/>
          </w:tcPr>
          <w:p w14:paraId="3B8EF964" w14:textId="77777777" w:rsidR="004124F0" w:rsidRPr="00F3552A" w:rsidRDefault="004124F0">
            <w:pPr>
              <w:shd w:val="clear" w:color="auto" w:fill="FFFFFF"/>
              <w:spacing w:line="240" w:lineRule="auto"/>
              <w:rPr>
                <w:ins w:id="3016" w:author="Абрамова Анна Андреевна" w:date="2024-05-17T00:14:00Z"/>
              </w:rPr>
              <w:pPrChange w:id="3017" w:author="Абрамова Анна Андреевна" w:date="2024-05-17T15:14:00Z">
                <w:pPr>
                  <w:shd w:val="clear" w:color="auto" w:fill="FFFFFF"/>
                </w:pPr>
              </w:pPrChange>
            </w:pPr>
            <w:ins w:id="3018" w:author="Абрамова Анна Андреевна" w:date="2024-05-17T00:14:00Z">
              <w:r w:rsidRPr="00F3552A">
                <w:rPr>
                  <w:color w:val="000000"/>
                </w:rPr>
                <w:t>0/106</w:t>
              </w:r>
            </w:ins>
          </w:p>
        </w:tc>
        <w:tc>
          <w:tcPr>
            <w:tcW w:w="609" w:type="pct"/>
            <w:tcBorders>
              <w:top w:val="single" w:sz="6" w:space="0" w:color="auto"/>
              <w:left w:val="single" w:sz="6" w:space="0" w:color="auto"/>
              <w:bottom w:val="single" w:sz="6" w:space="0" w:color="auto"/>
              <w:right w:val="single" w:sz="6" w:space="0" w:color="auto"/>
            </w:tcBorders>
            <w:shd w:val="clear" w:color="auto" w:fill="FFFFFF"/>
            <w:vAlign w:val="center"/>
          </w:tcPr>
          <w:p w14:paraId="77024AB7" w14:textId="77777777" w:rsidR="004124F0" w:rsidRPr="00F3552A" w:rsidRDefault="004124F0">
            <w:pPr>
              <w:shd w:val="clear" w:color="auto" w:fill="FFFFFF"/>
              <w:spacing w:line="240" w:lineRule="auto"/>
              <w:rPr>
                <w:ins w:id="3019" w:author="Абрамова Анна Андреевна" w:date="2024-05-17T00:14:00Z"/>
              </w:rPr>
              <w:pPrChange w:id="3020" w:author="Абрамова Анна Андреевна" w:date="2024-05-17T15:14:00Z">
                <w:pPr>
                  <w:shd w:val="clear" w:color="auto" w:fill="FFFFFF"/>
                </w:pPr>
              </w:pPrChange>
            </w:pPr>
            <w:ins w:id="3021" w:author="Абрамова Анна Андреевна" w:date="2024-05-17T00:14:00Z">
              <w:r w:rsidRPr="00F3552A">
                <w:rPr>
                  <w:color w:val="000000"/>
                </w:rPr>
                <w:t>0/66</w:t>
              </w:r>
            </w:ins>
          </w:p>
        </w:tc>
        <w:tc>
          <w:tcPr>
            <w:tcW w:w="604" w:type="pct"/>
            <w:tcBorders>
              <w:top w:val="single" w:sz="6" w:space="0" w:color="auto"/>
              <w:left w:val="single" w:sz="6" w:space="0" w:color="auto"/>
              <w:bottom w:val="single" w:sz="6" w:space="0" w:color="auto"/>
              <w:right w:val="single" w:sz="6" w:space="0" w:color="auto"/>
            </w:tcBorders>
            <w:shd w:val="clear" w:color="auto" w:fill="FFFFFF"/>
            <w:vAlign w:val="center"/>
          </w:tcPr>
          <w:p w14:paraId="2DF94312" w14:textId="77777777" w:rsidR="004124F0" w:rsidRPr="00F3552A" w:rsidRDefault="004124F0">
            <w:pPr>
              <w:shd w:val="clear" w:color="auto" w:fill="FFFFFF"/>
              <w:spacing w:line="240" w:lineRule="auto"/>
              <w:rPr>
                <w:ins w:id="3022" w:author="Абрамова Анна Андреевна" w:date="2024-05-17T00:14:00Z"/>
              </w:rPr>
              <w:pPrChange w:id="3023" w:author="Абрамова Анна Андреевна" w:date="2024-05-17T15:14:00Z">
                <w:pPr>
                  <w:shd w:val="clear" w:color="auto" w:fill="FFFFFF"/>
                </w:pPr>
              </w:pPrChange>
            </w:pPr>
            <w:ins w:id="3024" w:author="Абрамова Анна Андреевна" w:date="2024-05-17T00:14:00Z">
              <w:r w:rsidRPr="00F3552A">
                <w:rPr>
                  <w:color w:val="000000"/>
                </w:rPr>
                <w:t>0/12</w:t>
              </w:r>
            </w:ins>
          </w:p>
        </w:tc>
        <w:tc>
          <w:tcPr>
            <w:tcW w:w="530" w:type="pct"/>
            <w:tcBorders>
              <w:top w:val="single" w:sz="6" w:space="0" w:color="auto"/>
              <w:left w:val="single" w:sz="6" w:space="0" w:color="auto"/>
              <w:bottom w:val="single" w:sz="6" w:space="0" w:color="auto"/>
              <w:right w:val="single" w:sz="6" w:space="0" w:color="auto"/>
            </w:tcBorders>
            <w:shd w:val="clear" w:color="auto" w:fill="FFFFFF"/>
            <w:vAlign w:val="center"/>
          </w:tcPr>
          <w:p w14:paraId="4E8ED54A" w14:textId="77777777" w:rsidR="004124F0" w:rsidRPr="00F3552A" w:rsidRDefault="004124F0">
            <w:pPr>
              <w:shd w:val="clear" w:color="auto" w:fill="FFFFFF"/>
              <w:spacing w:line="240" w:lineRule="auto"/>
              <w:rPr>
                <w:ins w:id="3025" w:author="Абрамова Анна Андреевна" w:date="2024-05-17T00:14:00Z"/>
              </w:rPr>
              <w:pPrChange w:id="3026" w:author="Абрамова Анна Андреевна" w:date="2024-05-17T15:14:00Z">
                <w:pPr>
                  <w:shd w:val="clear" w:color="auto" w:fill="FFFFFF"/>
                </w:pPr>
              </w:pPrChange>
            </w:pPr>
            <w:ins w:id="3027" w:author="Абрамова Анна Андреевна" w:date="2024-05-17T00:14:00Z">
              <w:r w:rsidRPr="00F3552A">
                <w:rPr>
                  <w:color w:val="000000"/>
                </w:rPr>
                <w:t>0/78</w:t>
              </w:r>
            </w:ins>
          </w:p>
        </w:tc>
        <w:tc>
          <w:tcPr>
            <w:tcW w:w="503" w:type="pct"/>
            <w:tcBorders>
              <w:top w:val="single" w:sz="6" w:space="0" w:color="auto"/>
              <w:left w:val="single" w:sz="6" w:space="0" w:color="auto"/>
              <w:bottom w:val="single" w:sz="6" w:space="0" w:color="auto"/>
              <w:right w:val="single" w:sz="6" w:space="0" w:color="auto"/>
            </w:tcBorders>
            <w:shd w:val="clear" w:color="auto" w:fill="FFFFFF"/>
            <w:vAlign w:val="center"/>
          </w:tcPr>
          <w:p w14:paraId="58996A39" w14:textId="77777777" w:rsidR="004124F0" w:rsidRPr="00F3552A" w:rsidRDefault="004124F0">
            <w:pPr>
              <w:shd w:val="clear" w:color="auto" w:fill="FFFFFF"/>
              <w:spacing w:line="240" w:lineRule="auto"/>
              <w:rPr>
                <w:ins w:id="3028" w:author="Абрамова Анна Андреевна" w:date="2024-05-17T00:14:00Z"/>
              </w:rPr>
              <w:pPrChange w:id="3029" w:author="Абрамова Анна Андреевна" w:date="2024-05-17T15:14:00Z">
                <w:pPr>
                  <w:shd w:val="clear" w:color="auto" w:fill="FFFFFF"/>
                </w:pPr>
              </w:pPrChange>
            </w:pPr>
            <w:ins w:id="3030" w:author="Абрамова Анна Андреевна" w:date="2024-05-17T00:14:00Z">
              <w:r w:rsidRPr="00F3552A">
                <w:rPr>
                  <w:color w:val="000000"/>
                </w:rPr>
                <w:t>0/11</w:t>
              </w:r>
            </w:ins>
          </w:p>
        </w:tc>
        <w:tc>
          <w:tcPr>
            <w:tcW w:w="560" w:type="pct"/>
            <w:tcBorders>
              <w:top w:val="single" w:sz="6" w:space="0" w:color="auto"/>
              <w:left w:val="single" w:sz="6" w:space="0" w:color="auto"/>
              <w:bottom w:val="single" w:sz="6" w:space="0" w:color="auto"/>
              <w:right w:val="single" w:sz="6" w:space="0" w:color="auto"/>
            </w:tcBorders>
            <w:shd w:val="clear" w:color="auto" w:fill="FFFFFF"/>
            <w:vAlign w:val="center"/>
          </w:tcPr>
          <w:p w14:paraId="108CED98" w14:textId="77777777" w:rsidR="004124F0" w:rsidRPr="00F3552A" w:rsidRDefault="004124F0">
            <w:pPr>
              <w:shd w:val="clear" w:color="auto" w:fill="FFFFFF"/>
              <w:spacing w:line="240" w:lineRule="auto"/>
              <w:rPr>
                <w:ins w:id="3031" w:author="Абрамова Анна Андреевна" w:date="2024-05-17T00:14:00Z"/>
              </w:rPr>
              <w:pPrChange w:id="3032" w:author="Абрамова Анна Андреевна" w:date="2024-05-17T15:14:00Z">
                <w:pPr>
                  <w:shd w:val="clear" w:color="auto" w:fill="FFFFFF"/>
                </w:pPr>
              </w:pPrChange>
            </w:pPr>
            <w:ins w:id="3033" w:author="Абрамова Анна Андреевна" w:date="2024-05-17T00:14:00Z">
              <w:r w:rsidRPr="00F3552A">
                <w:rPr>
                  <w:color w:val="000000"/>
                </w:rPr>
                <w:t>0/12</w:t>
              </w:r>
            </w:ins>
          </w:p>
        </w:tc>
        <w:tc>
          <w:tcPr>
            <w:tcW w:w="458" w:type="pct"/>
            <w:tcBorders>
              <w:top w:val="single" w:sz="6" w:space="0" w:color="auto"/>
              <w:left w:val="single" w:sz="6" w:space="0" w:color="auto"/>
              <w:bottom w:val="single" w:sz="6" w:space="0" w:color="auto"/>
              <w:right w:val="single" w:sz="6" w:space="0" w:color="auto"/>
            </w:tcBorders>
            <w:shd w:val="clear" w:color="auto" w:fill="FFFFFF"/>
            <w:vAlign w:val="center"/>
          </w:tcPr>
          <w:p w14:paraId="09838E61" w14:textId="77777777" w:rsidR="004124F0" w:rsidRPr="00F3552A" w:rsidRDefault="004124F0">
            <w:pPr>
              <w:shd w:val="clear" w:color="auto" w:fill="FFFFFF"/>
              <w:spacing w:line="240" w:lineRule="auto"/>
              <w:rPr>
                <w:ins w:id="3034" w:author="Абрамова Анна Андреевна" w:date="2024-05-17T00:14:00Z"/>
              </w:rPr>
              <w:pPrChange w:id="3035" w:author="Абрамова Анна Андреевна" w:date="2024-05-17T15:14:00Z">
                <w:pPr>
                  <w:shd w:val="clear" w:color="auto" w:fill="FFFFFF"/>
                </w:pPr>
              </w:pPrChange>
            </w:pPr>
            <w:ins w:id="3036" w:author="Абрамова Анна Андреевна" w:date="2024-05-17T00:14:00Z">
              <w:r w:rsidRPr="00F3552A">
                <w:rPr>
                  <w:color w:val="000000"/>
                </w:rPr>
                <w:t>0/5</w:t>
              </w:r>
            </w:ins>
          </w:p>
        </w:tc>
      </w:tr>
      <w:tr w:rsidR="00C4139E" w:rsidRPr="00F3552A" w14:paraId="25A2177F" w14:textId="77777777" w:rsidTr="004124F0">
        <w:trPr>
          <w:ins w:id="3037" w:author="Абрамова Анна Андреевна" w:date="2024-05-17T00:14:00Z"/>
        </w:trPr>
        <w:tc>
          <w:tcPr>
            <w:tcW w:w="1054" w:type="pct"/>
            <w:tcBorders>
              <w:top w:val="single" w:sz="6" w:space="0" w:color="auto"/>
              <w:left w:val="single" w:sz="6" w:space="0" w:color="auto"/>
              <w:bottom w:val="single" w:sz="6" w:space="0" w:color="auto"/>
              <w:right w:val="single" w:sz="6" w:space="0" w:color="auto"/>
            </w:tcBorders>
            <w:shd w:val="clear" w:color="auto" w:fill="FFFFFF"/>
            <w:vAlign w:val="center"/>
          </w:tcPr>
          <w:p w14:paraId="08748F66" w14:textId="08E30B24" w:rsidR="004124F0" w:rsidRPr="00F3552A" w:rsidRDefault="004124F0">
            <w:pPr>
              <w:shd w:val="clear" w:color="auto" w:fill="FFFFFF"/>
              <w:spacing w:line="240" w:lineRule="auto"/>
              <w:rPr>
                <w:ins w:id="3038" w:author="Абрамова Анна Андреевна" w:date="2024-05-17T00:14:00Z"/>
              </w:rPr>
              <w:pPrChange w:id="3039" w:author="Абрамова Анна Андреевна" w:date="2024-05-17T15:14:00Z">
                <w:pPr>
                  <w:shd w:val="clear" w:color="auto" w:fill="FFFFFF"/>
                </w:pPr>
              </w:pPrChange>
            </w:pPr>
            <w:ins w:id="3040" w:author="Абрамова Анна Андреевна" w:date="2024-05-17T00:14:00Z">
              <w:r w:rsidRPr="00F3552A">
                <w:rPr>
                  <w:color w:val="000000"/>
                </w:rPr>
                <w:t>Рецидив</w:t>
              </w:r>
            </w:ins>
            <w:ins w:id="3041" w:author="Абрамова Анна Андреевна" w:date="2024-05-17T00:16:00Z">
              <w:r w:rsidRPr="004124F0">
                <w:rPr>
                  <w:color w:val="000000"/>
                  <w:vertAlign w:val="superscript"/>
                  <w:rPrChange w:id="3042" w:author="Абрамова Анна Андреевна" w:date="2024-05-17T00:16:00Z">
                    <w:rPr>
                      <w:color w:val="000000"/>
                    </w:rPr>
                  </w:rPrChange>
                </w:rPr>
                <w:t>*</w:t>
              </w:r>
            </w:ins>
          </w:p>
        </w:tc>
        <w:tc>
          <w:tcPr>
            <w:tcW w:w="682" w:type="pct"/>
            <w:tcBorders>
              <w:top w:val="single" w:sz="6" w:space="0" w:color="auto"/>
              <w:left w:val="single" w:sz="6" w:space="0" w:color="auto"/>
              <w:bottom w:val="single" w:sz="6" w:space="0" w:color="auto"/>
              <w:right w:val="single" w:sz="6" w:space="0" w:color="auto"/>
            </w:tcBorders>
            <w:shd w:val="clear" w:color="auto" w:fill="FFFFFF"/>
            <w:vAlign w:val="center"/>
          </w:tcPr>
          <w:p w14:paraId="7AADEFAD" w14:textId="77777777" w:rsidR="004124F0" w:rsidRPr="00F3552A" w:rsidRDefault="004124F0">
            <w:pPr>
              <w:shd w:val="clear" w:color="auto" w:fill="FFFFFF"/>
              <w:spacing w:line="240" w:lineRule="auto"/>
              <w:rPr>
                <w:ins w:id="3043" w:author="Абрамова Анна Андреевна" w:date="2024-05-17T00:14:00Z"/>
              </w:rPr>
              <w:pPrChange w:id="3044" w:author="Абрамова Анна Андреевна" w:date="2024-05-17T15:14:00Z">
                <w:pPr>
                  <w:shd w:val="clear" w:color="auto" w:fill="FFFFFF"/>
                </w:pPr>
              </w:pPrChange>
            </w:pPr>
            <w:ins w:id="3045" w:author="Абрамова Анна Андреевна" w:date="2024-05-17T00:14:00Z">
              <w:r w:rsidRPr="00F3552A">
                <w:rPr>
                  <w:color w:val="000000"/>
                </w:rPr>
                <w:t>2</w:t>
              </w:r>
              <w:r>
                <w:rPr>
                  <w:color w:val="000000"/>
                </w:rPr>
                <w:t> %</w:t>
              </w:r>
              <w:r w:rsidRPr="00F3552A">
                <w:rPr>
                  <w:color w:val="000000"/>
                </w:rPr>
                <w:t xml:space="preserve"> (2/103)</w:t>
              </w:r>
            </w:ins>
          </w:p>
        </w:tc>
        <w:tc>
          <w:tcPr>
            <w:tcW w:w="609" w:type="pct"/>
            <w:tcBorders>
              <w:top w:val="single" w:sz="6" w:space="0" w:color="auto"/>
              <w:left w:val="single" w:sz="6" w:space="0" w:color="auto"/>
              <w:bottom w:val="single" w:sz="6" w:space="0" w:color="auto"/>
              <w:right w:val="single" w:sz="6" w:space="0" w:color="auto"/>
            </w:tcBorders>
            <w:shd w:val="clear" w:color="auto" w:fill="FFFFFF"/>
            <w:vAlign w:val="center"/>
          </w:tcPr>
          <w:p w14:paraId="7DD0C5D1" w14:textId="77777777" w:rsidR="004124F0" w:rsidRPr="00F3552A" w:rsidRDefault="004124F0">
            <w:pPr>
              <w:shd w:val="clear" w:color="auto" w:fill="FFFFFF"/>
              <w:spacing w:line="240" w:lineRule="auto"/>
              <w:rPr>
                <w:ins w:id="3046" w:author="Абрамова Анна Андреевна" w:date="2024-05-17T00:14:00Z"/>
              </w:rPr>
              <w:pPrChange w:id="3047" w:author="Абрамова Анна Андреевна" w:date="2024-05-17T15:14:00Z">
                <w:pPr>
                  <w:shd w:val="clear" w:color="auto" w:fill="FFFFFF"/>
                </w:pPr>
              </w:pPrChange>
            </w:pPr>
            <w:ins w:id="3048" w:author="Абрамова Анна Андреевна" w:date="2024-05-17T00:14:00Z">
              <w:r w:rsidRPr="00F3552A">
                <w:rPr>
                  <w:color w:val="000000"/>
                </w:rPr>
                <w:t>3</w:t>
              </w:r>
              <w:r>
                <w:rPr>
                  <w:color w:val="000000"/>
                </w:rPr>
                <w:t> %</w:t>
              </w:r>
              <w:r w:rsidRPr="00F3552A">
                <w:rPr>
                  <w:color w:val="000000"/>
                </w:rPr>
                <w:t xml:space="preserve"> (2/65)</w:t>
              </w:r>
            </w:ins>
          </w:p>
        </w:tc>
        <w:tc>
          <w:tcPr>
            <w:tcW w:w="604" w:type="pct"/>
            <w:tcBorders>
              <w:top w:val="single" w:sz="6" w:space="0" w:color="auto"/>
              <w:left w:val="single" w:sz="6" w:space="0" w:color="auto"/>
              <w:bottom w:val="single" w:sz="6" w:space="0" w:color="auto"/>
              <w:right w:val="single" w:sz="6" w:space="0" w:color="auto"/>
            </w:tcBorders>
            <w:shd w:val="clear" w:color="auto" w:fill="FFFFFF"/>
            <w:vAlign w:val="center"/>
          </w:tcPr>
          <w:p w14:paraId="4D41DA70" w14:textId="77777777" w:rsidR="004124F0" w:rsidRPr="00F3552A" w:rsidRDefault="004124F0">
            <w:pPr>
              <w:shd w:val="clear" w:color="auto" w:fill="FFFFFF"/>
              <w:spacing w:line="240" w:lineRule="auto"/>
              <w:rPr>
                <w:ins w:id="3049" w:author="Абрамова Анна Андреевна" w:date="2024-05-17T00:14:00Z"/>
              </w:rPr>
              <w:pPrChange w:id="3050" w:author="Абрамова Анна Андреевна" w:date="2024-05-17T15:14:00Z">
                <w:pPr>
                  <w:shd w:val="clear" w:color="auto" w:fill="FFFFFF"/>
                </w:pPr>
              </w:pPrChange>
            </w:pPr>
            <w:ins w:id="3051" w:author="Абрамова Анна Андреевна" w:date="2024-05-17T00:14:00Z">
              <w:r w:rsidRPr="00F3552A">
                <w:rPr>
                  <w:color w:val="000000"/>
                </w:rPr>
                <w:t>0/11</w:t>
              </w:r>
            </w:ins>
          </w:p>
        </w:tc>
        <w:tc>
          <w:tcPr>
            <w:tcW w:w="530" w:type="pct"/>
            <w:tcBorders>
              <w:top w:val="single" w:sz="6" w:space="0" w:color="auto"/>
              <w:left w:val="single" w:sz="6" w:space="0" w:color="auto"/>
              <w:bottom w:val="single" w:sz="6" w:space="0" w:color="auto"/>
              <w:right w:val="single" w:sz="6" w:space="0" w:color="auto"/>
            </w:tcBorders>
            <w:shd w:val="clear" w:color="auto" w:fill="FFFFFF"/>
            <w:vAlign w:val="center"/>
          </w:tcPr>
          <w:p w14:paraId="7265C9BC" w14:textId="77777777" w:rsidR="004124F0" w:rsidRPr="00F3552A" w:rsidRDefault="004124F0">
            <w:pPr>
              <w:shd w:val="clear" w:color="auto" w:fill="FFFFFF"/>
              <w:spacing w:line="240" w:lineRule="auto"/>
              <w:rPr>
                <w:ins w:id="3052" w:author="Абрамова Анна Андреевна" w:date="2024-05-17T00:14:00Z"/>
              </w:rPr>
              <w:pPrChange w:id="3053" w:author="Абрамова Анна Андреевна" w:date="2024-05-17T15:14:00Z">
                <w:pPr>
                  <w:shd w:val="clear" w:color="auto" w:fill="FFFFFF"/>
                </w:pPr>
              </w:pPrChange>
            </w:pPr>
            <w:ins w:id="3054" w:author="Абрамова Анна Андреевна" w:date="2024-05-17T00:14:00Z">
              <w:r w:rsidRPr="00F3552A">
                <w:rPr>
                  <w:color w:val="000000"/>
                </w:rPr>
                <w:t>3</w:t>
              </w:r>
              <w:r>
                <w:rPr>
                  <w:color w:val="000000"/>
                </w:rPr>
                <w:t> %</w:t>
              </w:r>
              <w:r w:rsidRPr="00F3552A">
                <w:rPr>
                  <w:color w:val="000000"/>
                </w:rPr>
                <w:t xml:space="preserve"> (2/76)</w:t>
              </w:r>
            </w:ins>
          </w:p>
        </w:tc>
        <w:tc>
          <w:tcPr>
            <w:tcW w:w="503" w:type="pct"/>
            <w:tcBorders>
              <w:top w:val="single" w:sz="6" w:space="0" w:color="auto"/>
              <w:left w:val="single" w:sz="6" w:space="0" w:color="auto"/>
              <w:bottom w:val="single" w:sz="6" w:space="0" w:color="auto"/>
              <w:right w:val="single" w:sz="6" w:space="0" w:color="auto"/>
            </w:tcBorders>
            <w:shd w:val="clear" w:color="auto" w:fill="FFFFFF"/>
            <w:vAlign w:val="center"/>
          </w:tcPr>
          <w:p w14:paraId="45F92356" w14:textId="77777777" w:rsidR="004124F0" w:rsidRPr="00F3552A" w:rsidRDefault="004124F0">
            <w:pPr>
              <w:shd w:val="clear" w:color="auto" w:fill="FFFFFF"/>
              <w:spacing w:line="240" w:lineRule="auto"/>
              <w:rPr>
                <w:ins w:id="3055" w:author="Абрамова Анна Андреевна" w:date="2024-05-17T00:14:00Z"/>
              </w:rPr>
              <w:pPrChange w:id="3056" w:author="Абрамова Анна Андреевна" w:date="2024-05-17T15:14:00Z">
                <w:pPr>
                  <w:shd w:val="clear" w:color="auto" w:fill="FFFFFF"/>
                </w:pPr>
              </w:pPrChange>
            </w:pPr>
            <w:ins w:id="3057" w:author="Абрамова Анна Андреевна" w:date="2024-05-17T00:14:00Z">
              <w:r w:rsidRPr="00F3552A">
                <w:rPr>
                  <w:color w:val="000000"/>
                </w:rPr>
                <w:t>0/11</w:t>
              </w:r>
            </w:ins>
          </w:p>
        </w:tc>
        <w:tc>
          <w:tcPr>
            <w:tcW w:w="560" w:type="pct"/>
            <w:tcBorders>
              <w:top w:val="single" w:sz="6" w:space="0" w:color="auto"/>
              <w:left w:val="single" w:sz="6" w:space="0" w:color="auto"/>
              <w:bottom w:val="single" w:sz="6" w:space="0" w:color="auto"/>
              <w:right w:val="single" w:sz="6" w:space="0" w:color="auto"/>
            </w:tcBorders>
            <w:shd w:val="clear" w:color="auto" w:fill="FFFFFF"/>
            <w:vAlign w:val="center"/>
          </w:tcPr>
          <w:p w14:paraId="01CD859E" w14:textId="77777777" w:rsidR="004124F0" w:rsidRPr="00F3552A" w:rsidRDefault="004124F0">
            <w:pPr>
              <w:shd w:val="clear" w:color="auto" w:fill="FFFFFF"/>
              <w:spacing w:line="240" w:lineRule="auto"/>
              <w:rPr>
                <w:ins w:id="3058" w:author="Абрамова Анна Андреевна" w:date="2024-05-17T00:14:00Z"/>
              </w:rPr>
              <w:pPrChange w:id="3059" w:author="Абрамова Анна Андреевна" w:date="2024-05-17T15:14:00Z">
                <w:pPr>
                  <w:shd w:val="clear" w:color="auto" w:fill="FFFFFF"/>
                </w:pPr>
              </w:pPrChange>
            </w:pPr>
            <w:ins w:id="3060" w:author="Абрамова Анна Андреевна" w:date="2024-05-17T00:14:00Z">
              <w:r w:rsidRPr="00F3552A">
                <w:rPr>
                  <w:color w:val="000000"/>
                </w:rPr>
                <w:t>0/11</w:t>
              </w:r>
            </w:ins>
          </w:p>
        </w:tc>
        <w:tc>
          <w:tcPr>
            <w:tcW w:w="458" w:type="pct"/>
            <w:tcBorders>
              <w:top w:val="single" w:sz="6" w:space="0" w:color="auto"/>
              <w:left w:val="single" w:sz="6" w:space="0" w:color="auto"/>
              <w:bottom w:val="single" w:sz="6" w:space="0" w:color="auto"/>
              <w:right w:val="single" w:sz="6" w:space="0" w:color="auto"/>
            </w:tcBorders>
            <w:shd w:val="clear" w:color="auto" w:fill="FFFFFF"/>
            <w:vAlign w:val="center"/>
          </w:tcPr>
          <w:p w14:paraId="448BBD0A" w14:textId="77777777" w:rsidR="004124F0" w:rsidRPr="00F3552A" w:rsidRDefault="004124F0">
            <w:pPr>
              <w:shd w:val="clear" w:color="auto" w:fill="FFFFFF"/>
              <w:spacing w:line="240" w:lineRule="auto"/>
              <w:rPr>
                <w:ins w:id="3061" w:author="Абрамова Анна Андреевна" w:date="2024-05-17T00:14:00Z"/>
              </w:rPr>
              <w:pPrChange w:id="3062" w:author="Абрамова Анна Андреевна" w:date="2024-05-17T15:14:00Z">
                <w:pPr>
                  <w:shd w:val="clear" w:color="auto" w:fill="FFFFFF"/>
                </w:pPr>
              </w:pPrChange>
            </w:pPr>
            <w:ins w:id="3063" w:author="Абрамова Анна Андреевна" w:date="2024-05-17T00:14:00Z">
              <w:r w:rsidRPr="00F3552A">
                <w:rPr>
                  <w:color w:val="000000"/>
                </w:rPr>
                <w:t>0/5</w:t>
              </w:r>
            </w:ins>
          </w:p>
        </w:tc>
      </w:tr>
      <w:tr w:rsidR="00C4139E" w:rsidRPr="00F3552A" w14:paraId="53D9C4BE" w14:textId="77777777" w:rsidTr="004124F0">
        <w:trPr>
          <w:ins w:id="3064" w:author="Абрамова Анна Андреевна" w:date="2024-05-17T00:14:00Z"/>
        </w:trPr>
        <w:tc>
          <w:tcPr>
            <w:tcW w:w="1054" w:type="pct"/>
            <w:tcBorders>
              <w:top w:val="single" w:sz="6" w:space="0" w:color="auto"/>
              <w:left w:val="single" w:sz="6" w:space="0" w:color="auto"/>
              <w:bottom w:val="single" w:sz="6" w:space="0" w:color="auto"/>
              <w:right w:val="single" w:sz="6" w:space="0" w:color="auto"/>
            </w:tcBorders>
            <w:shd w:val="clear" w:color="auto" w:fill="FFFFFF"/>
            <w:vAlign w:val="center"/>
          </w:tcPr>
          <w:p w14:paraId="0EF14E77" w14:textId="03899A80" w:rsidR="004124F0" w:rsidRPr="00F3552A" w:rsidRDefault="004124F0">
            <w:pPr>
              <w:shd w:val="clear" w:color="auto" w:fill="FFFFFF"/>
              <w:spacing w:line="240" w:lineRule="auto"/>
              <w:rPr>
                <w:ins w:id="3065" w:author="Абрамова Анна Андреевна" w:date="2024-05-17T00:14:00Z"/>
              </w:rPr>
              <w:pPrChange w:id="3066" w:author="Абрамова Анна Андреевна" w:date="2024-05-17T15:14:00Z">
                <w:pPr>
                  <w:shd w:val="clear" w:color="auto" w:fill="FFFFFF"/>
                </w:pPr>
              </w:pPrChange>
            </w:pPr>
            <w:ins w:id="3067" w:author="Абрамова Анна Андреевна" w:date="2024-05-17T00:14:00Z">
              <w:r w:rsidRPr="00F3552A">
                <w:rPr>
                  <w:color w:val="000000"/>
                </w:rPr>
                <w:t>Другое</w:t>
              </w:r>
            </w:ins>
            <w:ins w:id="3068" w:author="Абрамова Анна Андреевна" w:date="2024-05-17T00:16:00Z">
              <w:r w:rsidRPr="004124F0">
                <w:rPr>
                  <w:color w:val="000000"/>
                  <w:vertAlign w:val="superscript"/>
                  <w:rPrChange w:id="3069" w:author="Абрамова Анна Андреевна" w:date="2024-05-17T00:16:00Z">
                    <w:rPr>
                      <w:color w:val="000000"/>
                    </w:rPr>
                  </w:rPrChange>
                </w:rPr>
                <w:t>**</w:t>
              </w:r>
            </w:ins>
          </w:p>
        </w:tc>
        <w:tc>
          <w:tcPr>
            <w:tcW w:w="682" w:type="pct"/>
            <w:tcBorders>
              <w:top w:val="single" w:sz="6" w:space="0" w:color="auto"/>
              <w:left w:val="single" w:sz="6" w:space="0" w:color="auto"/>
              <w:bottom w:val="single" w:sz="6" w:space="0" w:color="auto"/>
              <w:right w:val="single" w:sz="6" w:space="0" w:color="auto"/>
            </w:tcBorders>
            <w:shd w:val="clear" w:color="auto" w:fill="FFFFFF"/>
            <w:vAlign w:val="center"/>
          </w:tcPr>
          <w:p w14:paraId="5A5BDB7C" w14:textId="77777777" w:rsidR="004124F0" w:rsidRPr="00F3552A" w:rsidRDefault="004124F0">
            <w:pPr>
              <w:shd w:val="clear" w:color="auto" w:fill="FFFFFF"/>
              <w:spacing w:line="240" w:lineRule="auto"/>
              <w:rPr>
                <w:ins w:id="3070" w:author="Абрамова Анна Андреевна" w:date="2024-05-17T00:14:00Z"/>
              </w:rPr>
              <w:pPrChange w:id="3071" w:author="Абрамова Анна Андреевна" w:date="2024-05-17T15:14:00Z">
                <w:pPr>
                  <w:shd w:val="clear" w:color="auto" w:fill="FFFFFF"/>
                </w:pPr>
              </w:pPrChange>
            </w:pPr>
            <w:ins w:id="3072" w:author="Абрамова Анна Андреевна" w:date="2024-05-17T00:14:00Z">
              <w:r w:rsidRPr="00F3552A">
                <w:rPr>
                  <w:color w:val="000000"/>
                </w:rPr>
                <w:t>3</w:t>
              </w:r>
              <w:r>
                <w:rPr>
                  <w:color w:val="000000"/>
                </w:rPr>
                <w:t> %</w:t>
              </w:r>
              <w:r w:rsidRPr="00F3552A">
                <w:rPr>
                  <w:color w:val="000000"/>
                </w:rPr>
                <w:t xml:space="preserve"> (3/106)</w:t>
              </w:r>
            </w:ins>
          </w:p>
        </w:tc>
        <w:tc>
          <w:tcPr>
            <w:tcW w:w="609" w:type="pct"/>
            <w:tcBorders>
              <w:top w:val="single" w:sz="6" w:space="0" w:color="auto"/>
              <w:left w:val="single" w:sz="6" w:space="0" w:color="auto"/>
              <w:bottom w:val="single" w:sz="6" w:space="0" w:color="auto"/>
              <w:right w:val="single" w:sz="6" w:space="0" w:color="auto"/>
            </w:tcBorders>
            <w:shd w:val="clear" w:color="auto" w:fill="FFFFFF"/>
            <w:vAlign w:val="center"/>
          </w:tcPr>
          <w:p w14:paraId="10FFFCFD" w14:textId="77777777" w:rsidR="004124F0" w:rsidRPr="00F3552A" w:rsidRDefault="004124F0">
            <w:pPr>
              <w:shd w:val="clear" w:color="auto" w:fill="FFFFFF"/>
              <w:spacing w:line="240" w:lineRule="auto"/>
              <w:rPr>
                <w:ins w:id="3073" w:author="Абрамова Анна Андреевна" w:date="2024-05-17T00:14:00Z"/>
              </w:rPr>
              <w:pPrChange w:id="3074" w:author="Абрамова Анна Андреевна" w:date="2024-05-17T15:14:00Z">
                <w:pPr>
                  <w:shd w:val="clear" w:color="auto" w:fill="FFFFFF"/>
                </w:pPr>
              </w:pPrChange>
            </w:pPr>
            <w:ins w:id="3075" w:author="Абрамова Анна Андреевна" w:date="2024-05-17T00:14:00Z">
              <w:r w:rsidRPr="00F3552A">
                <w:rPr>
                  <w:color w:val="000000"/>
                </w:rPr>
                <w:t>2</w:t>
              </w:r>
              <w:r>
                <w:rPr>
                  <w:color w:val="000000"/>
                </w:rPr>
                <w:t> %</w:t>
              </w:r>
              <w:r w:rsidRPr="00F3552A">
                <w:rPr>
                  <w:color w:val="000000"/>
                </w:rPr>
                <w:t xml:space="preserve"> (1/66)</w:t>
              </w:r>
            </w:ins>
          </w:p>
        </w:tc>
        <w:tc>
          <w:tcPr>
            <w:tcW w:w="604" w:type="pct"/>
            <w:tcBorders>
              <w:top w:val="single" w:sz="6" w:space="0" w:color="auto"/>
              <w:left w:val="single" w:sz="6" w:space="0" w:color="auto"/>
              <w:bottom w:val="single" w:sz="6" w:space="0" w:color="auto"/>
              <w:right w:val="single" w:sz="6" w:space="0" w:color="auto"/>
            </w:tcBorders>
            <w:shd w:val="clear" w:color="auto" w:fill="FFFFFF"/>
            <w:vAlign w:val="center"/>
          </w:tcPr>
          <w:p w14:paraId="479940B0" w14:textId="77777777" w:rsidR="004124F0" w:rsidRPr="00F3552A" w:rsidRDefault="004124F0">
            <w:pPr>
              <w:shd w:val="clear" w:color="auto" w:fill="FFFFFF"/>
              <w:spacing w:line="240" w:lineRule="auto"/>
              <w:rPr>
                <w:ins w:id="3076" w:author="Абрамова Анна Андреевна" w:date="2024-05-17T00:14:00Z"/>
              </w:rPr>
              <w:pPrChange w:id="3077" w:author="Абрамова Анна Андреевна" w:date="2024-05-17T15:14:00Z">
                <w:pPr>
                  <w:shd w:val="clear" w:color="auto" w:fill="FFFFFF"/>
                </w:pPr>
              </w:pPrChange>
            </w:pPr>
            <w:ins w:id="3078" w:author="Абрамова Анна Андреевна" w:date="2024-05-17T00:14:00Z">
              <w:r w:rsidRPr="00F3552A">
                <w:rPr>
                  <w:color w:val="000000"/>
                </w:rPr>
                <w:t>8</w:t>
              </w:r>
              <w:r>
                <w:rPr>
                  <w:color w:val="000000"/>
                </w:rPr>
                <w:t> %</w:t>
              </w:r>
              <w:r w:rsidRPr="00F3552A">
                <w:rPr>
                  <w:color w:val="000000"/>
                </w:rPr>
                <w:t xml:space="preserve"> (1/12)</w:t>
              </w:r>
            </w:ins>
          </w:p>
        </w:tc>
        <w:tc>
          <w:tcPr>
            <w:tcW w:w="530" w:type="pct"/>
            <w:tcBorders>
              <w:top w:val="single" w:sz="6" w:space="0" w:color="auto"/>
              <w:left w:val="single" w:sz="6" w:space="0" w:color="auto"/>
              <w:bottom w:val="single" w:sz="6" w:space="0" w:color="auto"/>
              <w:right w:val="single" w:sz="6" w:space="0" w:color="auto"/>
            </w:tcBorders>
            <w:shd w:val="clear" w:color="auto" w:fill="FFFFFF"/>
            <w:vAlign w:val="center"/>
          </w:tcPr>
          <w:p w14:paraId="5D53846A" w14:textId="77777777" w:rsidR="004124F0" w:rsidRPr="00F3552A" w:rsidRDefault="004124F0">
            <w:pPr>
              <w:shd w:val="clear" w:color="auto" w:fill="FFFFFF"/>
              <w:spacing w:line="240" w:lineRule="auto"/>
              <w:rPr>
                <w:ins w:id="3079" w:author="Абрамова Анна Андреевна" w:date="2024-05-17T00:14:00Z"/>
              </w:rPr>
              <w:pPrChange w:id="3080" w:author="Абрамова Анна Андреевна" w:date="2024-05-17T15:14:00Z">
                <w:pPr>
                  <w:shd w:val="clear" w:color="auto" w:fill="FFFFFF"/>
                </w:pPr>
              </w:pPrChange>
            </w:pPr>
            <w:ins w:id="3081" w:author="Абрамова Анна Андреевна" w:date="2024-05-17T00:14:00Z">
              <w:r w:rsidRPr="00F3552A">
                <w:rPr>
                  <w:color w:val="000000"/>
                </w:rPr>
                <w:t>3</w:t>
              </w:r>
              <w:r>
                <w:rPr>
                  <w:color w:val="000000"/>
                </w:rPr>
                <w:t> %</w:t>
              </w:r>
              <w:r w:rsidRPr="00F3552A">
                <w:rPr>
                  <w:color w:val="000000"/>
                </w:rPr>
                <w:t xml:space="preserve"> (2/78)</w:t>
              </w:r>
            </w:ins>
          </w:p>
        </w:tc>
        <w:tc>
          <w:tcPr>
            <w:tcW w:w="503" w:type="pct"/>
            <w:tcBorders>
              <w:top w:val="single" w:sz="6" w:space="0" w:color="auto"/>
              <w:left w:val="single" w:sz="6" w:space="0" w:color="auto"/>
              <w:bottom w:val="single" w:sz="6" w:space="0" w:color="auto"/>
              <w:right w:val="single" w:sz="6" w:space="0" w:color="auto"/>
            </w:tcBorders>
            <w:shd w:val="clear" w:color="auto" w:fill="FFFFFF"/>
            <w:vAlign w:val="center"/>
          </w:tcPr>
          <w:p w14:paraId="680BC699" w14:textId="77777777" w:rsidR="004124F0" w:rsidRPr="00F3552A" w:rsidRDefault="004124F0">
            <w:pPr>
              <w:shd w:val="clear" w:color="auto" w:fill="FFFFFF"/>
              <w:spacing w:line="240" w:lineRule="auto"/>
              <w:rPr>
                <w:ins w:id="3082" w:author="Абрамова Анна Андреевна" w:date="2024-05-17T00:14:00Z"/>
              </w:rPr>
              <w:pPrChange w:id="3083" w:author="Абрамова Анна Андреевна" w:date="2024-05-17T15:14:00Z">
                <w:pPr>
                  <w:shd w:val="clear" w:color="auto" w:fill="FFFFFF"/>
                </w:pPr>
              </w:pPrChange>
            </w:pPr>
            <w:ins w:id="3084" w:author="Абрамова Анна Андреевна" w:date="2024-05-17T00:14:00Z">
              <w:r w:rsidRPr="00F3552A">
                <w:rPr>
                  <w:color w:val="000000"/>
                </w:rPr>
                <w:t>0/11</w:t>
              </w:r>
            </w:ins>
          </w:p>
        </w:tc>
        <w:tc>
          <w:tcPr>
            <w:tcW w:w="560" w:type="pct"/>
            <w:tcBorders>
              <w:top w:val="single" w:sz="6" w:space="0" w:color="auto"/>
              <w:left w:val="single" w:sz="6" w:space="0" w:color="auto"/>
              <w:bottom w:val="single" w:sz="6" w:space="0" w:color="auto"/>
              <w:right w:val="single" w:sz="6" w:space="0" w:color="auto"/>
            </w:tcBorders>
            <w:shd w:val="clear" w:color="auto" w:fill="FFFFFF"/>
            <w:vAlign w:val="center"/>
          </w:tcPr>
          <w:p w14:paraId="26CED199" w14:textId="77777777" w:rsidR="004124F0" w:rsidRPr="00F3552A" w:rsidRDefault="004124F0">
            <w:pPr>
              <w:shd w:val="clear" w:color="auto" w:fill="FFFFFF"/>
              <w:spacing w:line="240" w:lineRule="auto"/>
              <w:rPr>
                <w:ins w:id="3085" w:author="Абрамова Анна Андреевна" w:date="2024-05-17T00:14:00Z"/>
              </w:rPr>
              <w:pPrChange w:id="3086" w:author="Абрамова Анна Андреевна" w:date="2024-05-17T15:14:00Z">
                <w:pPr>
                  <w:shd w:val="clear" w:color="auto" w:fill="FFFFFF"/>
                </w:pPr>
              </w:pPrChange>
            </w:pPr>
            <w:ins w:id="3087" w:author="Абрамова Анна Андреевна" w:date="2024-05-17T00:14:00Z">
              <w:r w:rsidRPr="00F3552A">
                <w:rPr>
                  <w:color w:val="000000"/>
                </w:rPr>
                <w:t>8</w:t>
              </w:r>
              <w:r>
                <w:rPr>
                  <w:color w:val="000000"/>
                </w:rPr>
                <w:t> %</w:t>
              </w:r>
              <w:r w:rsidRPr="00F3552A">
                <w:rPr>
                  <w:color w:val="000000"/>
                </w:rPr>
                <w:t xml:space="preserve"> (1/12)</w:t>
              </w:r>
            </w:ins>
          </w:p>
        </w:tc>
        <w:tc>
          <w:tcPr>
            <w:tcW w:w="458" w:type="pct"/>
            <w:tcBorders>
              <w:top w:val="single" w:sz="6" w:space="0" w:color="auto"/>
              <w:left w:val="single" w:sz="6" w:space="0" w:color="auto"/>
              <w:bottom w:val="single" w:sz="6" w:space="0" w:color="auto"/>
              <w:right w:val="single" w:sz="6" w:space="0" w:color="auto"/>
            </w:tcBorders>
            <w:shd w:val="clear" w:color="auto" w:fill="FFFFFF"/>
            <w:vAlign w:val="center"/>
          </w:tcPr>
          <w:p w14:paraId="674B9147" w14:textId="77777777" w:rsidR="004124F0" w:rsidRPr="00F3552A" w:rsidRDefault="004124F0">
            <w:pPr>
              <w:shd w:val="clear" w:color="auto" w:fill="FFFFFF"/>
              <w:spacing w:line="240" w:lineRule="auto"/>
              <w:rPr>
                <w:ins w:id="3088" w:author="Абрамова Анна Андреевна" w:date="2024-05-17T00:14:00Z"/>
              </w:rPr>
              <w:pPrChange w:id="3089" w:author="Абрамова Анна Андреевна" w:date="2024-05-17T15:14:00Z">
                <w:pPr>
                  <w:shd w:val="clear" w:color="auto" w:fill="FFFFFF"/>
                </w:pPr>
              </w:pPrChange>
            </w:pPr>
            <w:ins w:id="3090" w:author="Абрамова Анна Андреевна" w:date="2024-05-17T00:14:00Z">
              <w:r w:rsidRPr="00F3552A">
                <w:rPr>
                  <w:color w:val="000000"/>
                </w:rPr>
                <w:t>0/5</w:t>
              </w:r>
            </w:ins>
          </w:p>
        </w:tc>
      </w:tr>
      <w:tr w:rsidR="004124F0" w:rsidRPr="00F3552A" w14:paraId="75B41DEE" w14:textId="77777777" w:rsidTr="004124F0">
        <w:trPr>
          <w:ins w:id="3091" w:author="Абрамова Анна Андреевна" w:date="2024-05-17T00:16:00Z"/>
        </w:trPr>
        <w:tc>
          <w:tcPr>
            <w:tcW w:w="5000" w:type="pct"/>
            <w:gridSpan w:val="8"/>
            <w:tcBorders>
              <w:top w:val="single" w:sz="6" w:space="0" w:color="auto"/>
              <w:left w:val="single" w:sz="6" w:space="0" w:color="auto"/>
              <w:bottom w:val="single" w:sz="6" w:space="0" w:color="auto"/>
              <w:right w:val="single" w:sz="6" w:space="0" w:color="auto"/>
            </w:tcBorders>
            <w:shd w:val="clear" w:color="auto" w:fill="FFFFFF"/>
            <w:vAlign w:val="center"/>
          </w:tcPr>
          <w:p w14:paraId="4A6848EC" w14:textId="4BDCDD97" w:rsidR="004124F0" w:rsidRPr="004124F0" w:rsidRDefault="004124F0">
            <w:pPr>
              <w:shd w:val="clear" w:color="auto" w:fill="FFFFFF"/>
              <w:spacing w:after="0" w:line="240" w:lineRule="auto"/>
              <w:rPr>
                <w:ins w:id="3092" w:author="Абрамова Анна Андреевна" w:date="2024-05-17T00:16:00Z"/>
                <w:b/>
                <w:bCs/>
                <w:color w:val="000000"/>
                <w:sz w:val="20"/>
                <w:szCs w:val="20"/>
                <w:rPrChange w:id="3093" w:author="Абрамова Анна Андреевна" w:date="2024-05-17T00:16:00Z">
                  <w:rPr>
                    <w:ins w:id="3094" w:author="Абрамова Анна Андреевна" w:date="2024-05-17T00:16:00Z"/>
                    <w:color w:val="000000"/>
                  </w:rPr>
                </w:rPrChange>
              </w:rPr>
              <w:pPrChange w:id="3095" w:author="Абрамова Анна Андреевна" w:date="2024-05-17T15:14:00Z">
                <w:pPr>
                  <w:shd w:val="clear" w:color="auto" w:fill="FFFFFF"/>
                  <w:spacing w:line="240" w:lineRule="auto"/>
                </w:pPr>
              </w:pPrChange>
            </w:pPr>
            <w:ins w:id="3096" w:author="Абрамова Анна Андреевна" w:date="2024-05-17T00:16:00Z">
              <w:r w:rsidRPr="004124F0">
                <w:rPr>
                  <w:b/>
                  <w:bCs/>
                  <w:color w:val="000000"/>
                  <w:sz w:val="20"/>
                  <w:szCs w:val="20"/>
                  <w:rPrChange w:id="3097" w:author="Абрамова Анна Андреевна" w:date="2024-05-17T00:16:00Z">
                    <w:rPr>
                      <w:color w:val="000000"/>
                    </w:rPr>
                  </w:rPrChange>
                </w:rPr>
                <w:t>Примечание:</w:t>
              </w:r>
            </w:ins>
          </w:p>
          <w:p w14:paraId="0544A9B6" w14:textId="3E3D22AE" w:rsidR="004124F0" w:rsidRPr="004124F0" w:rsidRDefault="004124F0">
            <w:pPr>
              <w:shd w:val="clear" w:color="auto" w:fill="FFFFFF"/>
              <w:spacing w:after="0" w:line="240" w:lineRule="auto"/>
              <w:rPr>
                <w:ins w:id="3098" w:author="Абрамова Анна Андреевна" w:date="2024-05-17T00:16:00Z"/>
                <w:color w:val="000000"/>
                <w:sz w:val="20"/>
                <w:szCs w:val="20"/>
                <w:rPrChange w:id="3099" w:author="Абрамова Анна Андреевна" w:date="2024-05-17T00:16:00Z">
                  <w:rPr>
                    <w:ins w:id="3100" w:author="Абрамова Анна Андреевна" w:date="2024-05-17T00:16:00Z"/>
                    <w:color w:val="000000"/>
                  </w:rPr>
                </w:rPrChange>
              </w:rPr>
              <w:pPrChange w:id="3101" w:author="Абрамова Анна Андреевна" w:date="2024-05-17T15:14:00Z">
                <w:pPr>
                  <w:shd w:val="clear" w:color="auto" w:fill="FFFFFF"/>
                  <w:spacing w:line="240" w:lineRule="auto"/>
                </w:pPr>
              </w:pPrChange>
            </w:pPr>
            <w:ins w:id="3102" w:author="Абрамова Анна Андреевна" w:date="2024-05-17T00:16:00Z">
              <w:r w:rsidRPr="004124F0">
                <w:rPr>
                  <w:color w:val="000000"/>
                  <w:sz w:val="20"/>
                  <w:szCs w:val="20"/>
                  <w:rPrChange w:id="3103" w:author="Абрамова Анна Андреевна" w:date="2024-05-17T00:16:00Z">
                    <w:rPr>
                      <w:color w:val="000000"/>
                    </w:rPr>
                  </w:rPrChange>
                </w:rPr>
                <w:t>GT = Генотип</w:t>
              </w:r>
            </w:ins>
          </w:p>
          <w:p w14:paraId="362F50CF" w14:textId="1659360B" w:rsidR="004124F0" w:rsidRPr="004124F0" w:rsidRDefault="004124F0">
            <w:pPr>
              <w:shd w:val="clear" w:color="auto" w:fill="FFFFFF"/>
              <w:spacing w:after="0" w:line="240" w:lineRule="auto"/>
              <w:rPr>
                <w:ins w:id="3104" w:author="Абрамова Анна Андреевна" w:date="2024-05-17T00:16:00Z"/>
                <w:color w:val="000000"/>
                <w:sz w:val="20"/>
                <w:szCs w:val="20"/>
                <w:rPrChange w:id="3105" w:author="Абрамова Анна Андреевна" w:date="2024-05-17T00:16:00Z">
                  <w:rPr>
                    <w:ins w:id="3106" w:author="Абрамова Анна Андреевна" w:date="2024-05-17T00:16:00Z"/>
                    <w:color w:val="000000"/>
                  </w:rPr>
                </w:rPrChange>
              </w:rPr>
              <w:pPrChange w:id="3107" w:author="Абрамова Анна Андреевна" w:date="2024-05-17T15:14:00Z">
                <w:pPr>
                  <w:shd w:val="clear" w:color="auto" w:fill="FFFFFF"/>
                  <w:spacing w:line="240" w:lineRule="auto"/>
                </w:pPr>
              </w:pPrChange>
            </w:pPr>
            <w:ins w:id="3108" w:author="Абрамова Анна Андреевна" w:date="2024-05-17T00:16:00Z">
              <w:r>
                <w:rPr>
                  <w:color w:val="000000"/>
                  <w:sz w:val="20"/>
                  <w:szCs w:val="20"/>
                </w:rPr>
                <w:t>*</w:t>
              </w:r>
              <w:r w:rsidRPr="004124F0">
                <w:rPr>
                  <w:color w:val="000000"/>
                  <w:sz w:val="20"/>
                  <w:szCs w:val="20"/>
                  <w:rPrChange w:id="3109" w:author="Абрамова Анна Андреевна" w:date="2024-05-17T00:16:00Z">
                    <w:rPr>
                      <w:color w:val="000000"/>
                    </w:rPr>
                  </w:rPrChange>
                </w:rPr>
                <w:t>Знаменателем рецидива является количество пациентов с концентрацией РНК ВГС &lt; НПКО на момент последнего обследования во время лечения.</w:t>
              </w:r>
            </w:ins>
          </w:p>
          <w:p w14:paraId="3F608AA8" w14:textId="246BC24C" w:rsidR="004124F0" w:rsidRPr="00F3552A" w:rsidRDefault="004124F0">
            <w:pPr>
              <w:shd w:val="clear" w:color="auto" w:fill="FFFFFF"/>
              <w:spacing w:after="0" w:line="240" w:lineRule="auto"/>
              <w:rPr>
                <w:ins w:id="3110" w:author="Абрамова Анна Андреевна" w:date="2024-05-17T00:16:00Z"/>
                <w:color w:val="000000"/>
              </w:rPr>
              <w:pPrChange w:id="3111" w:author="Абрамова Анна Андреевна" w:date="2024-05-17T15:14:00Z">
                <w:pPr>
                  <w:shd w:val="clear" w:color="auto" w:fill="FFFFFF"/>
                  <w:spacing w:line="240" w:lineRule="auto"/>
                </w:pPr>
              </w:pPrChange>
            </w:pPr>
            <w:ins w:id="3112" w:author="Абрамова Анна Андреевна" w:date="2024-05-17T00:17:00Z">
              <w:r>
                <w:rPr>
                  <w:color w:val="000000"/>
                  <w:sz w:val="20"/>
                  <w:szCs w:val="20"/>
                </w:rPr>
                <w:lastRenderedPageBreak/>
                <w:t>**</w:t>
              </w:r>
            </w:ins>
            <w:ins w:id="3113" w:author="Абрамова Анна Андреевна" w:date="2024-05-17T00:16:00Z">
              <w:r w:rsidRPr="004124F0">
                <w:rPr>
                  <w:color w:val="000000"/>
                  <w:sz w:val="20"/>
                  <w:szCs w:val="20"/>
                  <w:rPrChange w:id="3114" w:author="Абрамова Анна Андреевна" w:date="2024-05-17T00:16:00Z">
                    <w:rPr>
                      <w:color w:val="000000"/>
                    </w:rPr>
                  </w:rPrChange>
                </w:rPr>
                <w:t xml:space="preserve"> «Другое» включает пациентов, у которых не был достигнут </w:t>
              </w:r>
            </w:ins>
            <w:ins w:id="3115" w:author="Абрамова Анна Андреевна" w:date="2024-05-17T00:17:00Z">
              <w:r>
                <w:rPr>
                  <w:color w:val="000000"/>
                  <w:sz w:val="20"/>
                  <w:szCs w:val="20"/>
                </w:rPr>
                <w:t>УВО</w:t>
              </w:r>
            </w:ins>
            <w:ins w:id="3116" w:author="Абрамова Анна Андреевна" w:date="2024-05-17T00:16:00Z">
              <w:r w:rsidRPr="004124F0">
                <w:rPr>
                  <w:color w:val="000000"/>
                  <w:sz w:val="20"/>
                  <w:szCs w:val="20"/>
                  <w:rPrChange w:id="3117" w:author="Абрамова Анна Андреевна" w:date="2024-05-17T00:16:00Z">
                    <w:rPr>
                      <w:color w:val="000000"/>
                    </w:rPr>
                  </w:rPrChange>
                </w:rPr>
                <w:t>12 и которые не соответствовали критериям вирусологической неэффективности.</w:t>
              </w:r>
            </w:ins>
          </w:p>
        </w:tc>
      </w:tr>
    </w:tbl>
    <w:p w14:paraId="3DE65F85" w14:textId="77777777" w:rsidR="004124F0" w:rsidRDefault="004124F0">
      <w:pPr>
        <w:shd w:val="clear" w:color="auto" w:fill="FFFFFF"/>
        <w:spacing w:after="0"/>
        <w:rPr>
          <w:ins w:id="3118" w:author="Абрамова Анна Андреевна" w:date="2024-05-17T00:17:00Z"/>
          <w:color w:val="000000"/>
        </w:rPr>
        <w:pPrChange w:id="3119" w:author="Абрамова Анна Андреевна" w:date="2024-05-17T00:17:00Z">
          <w:pPr>
            <w:shd w:val="clear" w:color="auto" w:fill="FFFFFF"/>
            <w:spacing w:before="120"/>
          </w:pPr>
        </w:pPrChange>
      </w:pPr>
    </w:p>
    <w:p w14:paraId="720033FB" w14:textId="0411A3FE" w:rsidR="004124F0" w:rsidRDefault="004124F0">
      <w:pPr>
        <w:shd w:val="clear" w:color="auto" w:fill="FFFFFF"/>
        <w:spacing w:after="0" w:line="240" w:lineRule="auto"/>
        <w:ind w:firstLine="708"/>
        <w:rPr>
          <w:ins w:id="3120" w:author="Абрамова Анна Андреевна" w:date="2024-05-17T15:14:00Z"/>
          <w:color w:val="000000"/>
        </w:rPr>
        <w:pPrChange w:id="3121" w:author="Абрамова Анна Андреевна" w:date="2024-05-17T15:14:00Z">
          <w:pPr>
            <w:shd w:val="clear" w:color="auto" w:fill="FFFFFF"/>
            <w:spacing w:after="0"/>
            <w:ind w:firstLine="708"/>
          </w:pPr>
        </w:pPrChange>
      </w:pPr>
      <w:ins w:id="3122" w:author="Абрамова Анна Андреевна" w:date="2024-05-17T00:17:00Z">
        <w:r>
          <w:rPr>
            <w:color w:val="000000"/>
          </w:rPr>
          <w:t>УВО</w:t>
        </w:r>
        <w:r w:rsidRPr="00F3552A">
          <w:rPr>
            <w:color w:val="000000"/>
          </w:rPr>
          <w:t>12 был достигнут у 19/19</w:t>
        </w:r>
        <w:r>
          <w:rPr>
            <w:color w:val="000000"/>
          </w:rPr>
          <w:t> пациент</w:t>
        </w:r>
        <w:r w:rsidRPr="00F3552A">
          <w:rPr>
            <w:color w:val="000000"/>
          </w:rPr>
          <w:t>ов с циррозом печени</w:t>
        </w:r>
        <w:r>
          <w:rPr>
            <w:color w:val="000000"/>
          </w:rPr>
          <w:t xml:space="preserve">. </w:t>
        </w:r>
        <w:r w:rsidRPr="00F3552A">
          <w:rPr>
            <w:color w:val="000000"/>
          </w:rPr>
          <w:t>Во</w:t>
        </w:r>
        <w:r>
          <w:rPr>
            <w:color w:val="000000"/>
          </w:rPr>
          <w:t> </w:t>
        </w:r>
        <w:r w:rsidRPr="00F3552A">
          <w:rPr>
            <w:color w:val="000000"/>
          </w:rPr>
          <w:t>время исследования ни у одного пациента не возникло рецидива ВИЧ-1, и количество CD4+ во время лечения было стабильным.</w:t>
        </w:r>
      </w:ins>
    </w:p>
    <w:p w14:paraId="1BFD7B08" w14:textId="77777777" w:rsidR="00C4139E" w:rsidRPr="00C4139E" w:rsidRDefault="00C4139E">
      <w:pPr>
        <w:shd w:val="clear" w:color="auto" w:fill="FFFFFF"/>
        <w:spacing w:after="0" w:line="240" w:lineRule="auto"/>
        <w:ind w:firstLine="708"/>
        <w:rPr>
          <w:ins w:id="3123" w:author="Абрамова Анна Андреевна" w:date="2024-05-17T00:17:00Z"/>
          <w:rPrChange w:id="3124" w:author="Абрамова Анна Андреевна" w:date="2024-05-17T15:14:00Z">
            <w:rPr>
              <w:ins w:id="3125" w:author="Абрамова Анна Андреевна" w:date="2024-05-17T00:17:00Z"/>
              <w:b/>
              <w:bCs/>
              <w:i/>
              <w:iCs/>
              <w:color w:val="000000"/>
            </w:rPr>
          </w:rPrChange>
        </w:rPr>
        <w:pPrChange w:id="3126" w:author="Абрамова Анна Андреевна" w:date="2024-05-17T15:14:00Z">
          <w:pPr>
            <w:shd w:val="clear" w:color="auto" w:fill="FFFFFF"/>
            <w:spacing w:before="120"/>
          </w:pPr>
        </w:pPrChange>
      </w:pPr>
    </w:p>
    <w:p w14:paraId="15842A22" w14:textId="701508D1" w:rsidR="004124F0" w:rsidRPr="004124F0" w:rsidRDefault="004124F0">
      <w:pPr>
        <w:shd w:val="clear" w:color="auto" w:fill="FFFFFF"/>
        <w:spacing w:before="120" w:line="240" w:lineRule="auto"/>
        <w:rPr>
          <w:ins w:id="3127" w:author="Абрамова Анна Андреевна" w:date="2024-05-17T00:17:00Z"/>
          <w:b/>
          <w:bCs/>
          <w:rPrChange w:id="3128" w:author="Абрамова Анна Андреевна" w:date="2024-05-17T00:17:00Z">
            <w:rPr>
              <w:ins w:id="3129" w:author="Абрамова Анна Андреевна" w:date="2024-05-17T00:17:00Z"/>
            </w:rPr>
          </w:rPrChange>
        </w:rPr>
        <w:pPrChange w:id="3130" w:author="Абрамова Анна Андреевна" w:date="2024-05-17T15:14:00Z">
          <w:pPr>
            <w:shd w:val="clear" w:color="auto" w:fill="FFFFFF"/>
            <w:spacing w:before="120"/>
          </w:pPr>
        </w:pPrChange>
      </w:pPr>
      <w:ins w:id="3131" w:author="Абрамова Анна Андреевна" w:date="2024-05-17T00:17:00Z">
        <w:r w:rsidRPr="004124F0">
          <w:rPr>
            <w:b/>
            <w:bCs/>
            <w:i/>
            <w:iCs/>
            <w:color w:val="000000"/>
            <w:rPrChange w:id="3132" w:author="Абрамова Анна Андреевна" w:date="2024-05-17T00:17:00Z">
              <w:rPr>
                <w:i/>
                <w:iCs/>
                <w:color w:val="000000"/>
              </w:rPr>
            </w:rPrChange>
          </w:rPr>
          <w:t>Клинические исследования у пациентов с нарушением функции почек – исследование 4062</w:t>
        </w:r>
      </w:ins>
    </w:p>
    <w:p w14:paraId="7DF226E3" w14:textId="6FCA0838" w:rsidR="00C4139E" w:rsidRPr="00C4139E" w:rsidRDefault="004124F0">
      <w:pPr>
        <w:shd w:val="clear" w:color="auto" w:fill="FFFFFF"/>
        <w:spacing w:line="240" w:lineRule="auto"/>
        <w:ind w:firstLine="708"/>
        <w:rPr>
          <w:ins w:id="3133" w:author="Абрамова Анна Андреевна" w:date="2024-05-17T00:06:00Z"/>
          <w:color w:val="000000"/>
          <w:rPrChange w:id="3134" w:author="Абрамова Анна Андреевна" w:date="2024-05-17T15:14:00Z">
            <w:rPr>
              <w:ins w:id="3135" w:author="Абрамова Анна Андреевна" w:date="2024-05-17T00:06:00Z"/>
              <w:rStyle w:val="Heading4Char"/>
              <w:rFonts w:ascii="Times New Roman" w:hAnsi="Times New Roman"/>
              <w:b/>
              <w:bCs/>
              <w:sz w:val="24"/>
              <w:szCs w:val="24"/>
            </w:rPr>
          </w:rPrChange>
        </w:rPr>
        <w:pPrChange w:id="3136" w:author="Абрамова Анна Андреевна" w:date="2024-05-17T15:14:00Z">
          <w:pPr>
            <w:pStyle w:val="Heading4"/>
            <w:spacing w:before="0" w:line="240" w:lineRule="auto"/>
          </w:pPr>
        </w:pPrChange>
      </w:pPr>
      <w:ins w:id="3137" w:author="Абрамова Анна Андреевна" w:date="2024-05-17T00:17:00Z">
        <w:r w:rsidRPr="00F3552A">
          <w:rPr>
            <w:color w:val="000000"/>
          </w:rPr>
          <w:t>Исследование 4062 было открытым клиническим исследованием, в котором оценивали 12</w:t>
        </w:r>
        <w:r>
          <w:rPr>
            <w:color w:val="000000"/>
          </w:rPr>
          <w:t> нед</w:t>
        </w:r>
        <w:r w:rsidRPr="00F3552A">
          <w:rPr>
            <w:color w:val="000000"/>
          </w:rPr>
          <w:t xml:space="preserve">ель лечения препаратом </w:t>
        </w:r>
      </w:ins>
      <w:ins w:id="3138" w:author="Абрамова Анна Андреевна" w:date="2024-05-17T00:18:00Z">
        <w:r>
          <w:rPr>
            <w:color w:val="000000"/>
          </w:rPr>
          <w:t>софосбувир+велпатасвир</w:t>
        </w:r>
      </w:ins>
      <w:ins w:id="3139" w:author="Абрамова Анна Андреевна" w:date="2024-05-17T00:17:00Z">
        <w:r w:rsidRPr="00F3552A">
          <w:rPr>
            <w:color w:val="000000"/>
          </w:rPr>
          <w:t xml:space="preserve"> у 59</w:t>
        </w:r>
        <w:r>
          <w:rPr>
            <w:color w:val="000000"/>
          </w:rPr>
          <w:t> пациент</w:t>
        </w:r>
        <w:r w:rsidRPr="00F3552A">
          <w:rPr>
            <w:color w:val="000000"/>
          </w:rPr>
          <w:t>ов с инфекцией ВГС, ТСПН, нуждающихся в диализе. Доля пациентов с ВГС генотипов 1, 2, 3, 4, 6 или неустановленным генотипом была равна 42</w:t>
        </w:r>
        <w:r>
          <w:rPr>
            <w:color w:val="000000"/>
          </w:rPr>
          <w:t> %</w:t>
        </w:r>
        <w:r w:rsidRPr="00F3552A">
          <w:rPr>
            <w:color w:val="000000"/>
          </w:rPr>
          <w:t>, 12</w:t>
        </w:r>
        <w:r>
          <w:rPr>
            <w:color w:val="000000"/>
          </w:rPr>
          <w:t> %</w:t>
        </w:r>
        <w:r w:rsidRPr="00F3552A">
          <w:rPr>
            <w:color w:val="000000"/>
          </w:rPr>
          <w:t>, 27</w:t>
        </w:r>
        <w:r>
          <w:rPr>
            <w:color w:val="000000"/>
          </w:rPr>
          <w:t> %</w:t>
        </w:r>
        <w:r w:rsidRPr="00F3552A">
          <w:rPr>
            <w:color w:val="000000"/>
          </w:rPr>
          <w:t>, 7</w:t>
        </w:r>
        <w:r>
          <w:rPr>
            <w:color w:val="000000"/>
          </w:rPr>
          <w:t> %</w:t>
        </w:r>
        <w:r w:rsidRPr="00F3552A">
          <w:rPr>
            <w:color w:val="000000"/>
          </w:rPr>
          <w:t>, 3</w:t>
        </w:r>
        <w:r>
          <w:rPr>
            <w:color w:val="000000"/>
          </w:rPr>
          <w:t> %</w:t>
        </w:r>
        <w:r w:rsidRPr="00F3552A">
          <w:rPr>
            <w:color w:val="000000"/>
          </w:rPr>
          <w:t>, и 9</w:t>
        </w:r>
        <w:r>
          <w:rPr>
            <w:color w:val="000000"/>
          </w:rPr>
          <w:t> %</w:t>
        </w:r>
        <w:r w:rsidRPr="00F3552A">
          <w:rPr>
            <w:color w:val="000000"/>
          </w:rPr>
          <w:t>, соответственно. Исходно у 29</w:t>
        </w:r>
        <w:r>
          <w:rPr>
            <w:color w:val="000000"/>
          </w:rPr>
          <w:t> %</w:t>
        </w:r>
        <w:r w:rsidRPr="00F3552A">
          <w:rPr>
            <w:color w:val="000000"/>
          </w:rPr>
          <w:t xml:space="preserve"> пациентов был цирроз печени, 22</w:t>
        </w:r>
        <w:r>
          <w:rPr>
            <w:color w:val="000000"/>
          </w:rPr>
          <w:t> %</w:t>
        </w:r>
        <w:r w:rsidRPr="00F3552A">
          <w:rPr>
            <w:color w:val="000000"/>
          </w:rPr>
          <w:t xml:space="preserve"> ранее получали лечение, 32</w:t>
        </w:r>
        <w:r>
          <w:rPr>
            <w:color w:val="000000"/>
          </w:rPr>
          <w:t> %</w:t>
        </w:r>
        <w:r w:rsidRPr="00F3552A">
          <w:rPr>
            <w:color w:val="000000"/>
          </w:rPr>
          <w:t xml:space="preserve"> перенесли трансплантацию почки, 92</w:t>
        </w:r>
        <w:r>
          <w:rPr>
            <w:color w:val="000000"/>
          </w:rPr>
          <w:t> %</w:t>
        </w:r>
        <w:r w:rsidRPr="00F3552A">
          <w:rPr>
            <w:color w:val="000000"/>
          </w:rPr>
          <w:t xml:space="preserve"> находились на гемодиализе и 8</w:t>
        </w:r>
        <w:r>
          <w:rPr>
            <w:color w:val="000000"/>
          </w:rPr>
          <w:t> %</w:t>
        </w:r>
        <w:r w:rsidRPr="00F3552A">
          <w:rPr>
            <w:color w:val="000000"/>
          </w:rPr>
          <w:t xml:space="preserve"> - на перитонеальном диализе; средняя продолжительность диализа составляла 7,3 года (диапазон: от 0 до 40</w:t>
        </w:r>
        <w:r>
          <w:rPr>
            <w:color w:val="000000"/>
          </w:rPr>
          <w:t> </w:t>
        </w:r>
        <w:r w:rsidRPr="00F3552A">
          <w:rPr>
            <w:color w:val="000000"/>
          </w:rPr>
          <w:t xml:space="preserve">лет). Общая частота достижения </w:t>
        </w:r>
      </w:ins>
      <w:ins w:id="3140" w:author="Абрамова Анна Андреевна" w:date="2024-05-17T00:18:00Z">
        <w:r>
          <w:rPr>
            <w:color w:val="000000"/>
          </w:rPr>
          <w:t>УВО</w:t>
        </w:r>
      </w:ins>
      <w:ins w:id="3141" w:author="Абрамова Анна Андреевна" w:date="2024-05-17T00:17:00Z">
        <w:r w:rsidRPr="00F3552A">
          <w:rPr>
            <w:color w:val="000000"/>
          </w:rPr>
          <w:t xml:space="preserve"> составляла 95</w:t>
        </w:r>
        <w:r>
          <w:rPr>
            <w:color w:val="000000"/>
          </w:rPr>
          <w:t> %</w:t>
        </w:r>
        <w:r w:rsidRPr="00F3552A">
          <w:rPr>
            <w:color w:val="000000"/>
          </w:rPr>
          <w:t xml:space="preserve"> (56/59); среди трех пациентов, у которых не был достигнут </w:t>
        </w:r>
      </w:ins>
      <w:ins w:id="3142" w:author="Абрамова Анна Андреевна" w:date="2024-05-17T00:18:00Z">
        <w:r>
          <w:rPr>
            <w:color w:val="000000"/>
          </w:rPr>
          <w:t>УВО</w:t>
        </w:r>
      </w:ins>
      <w:ins w:id="3143" w:author="Абрамова Анна Андреевна" w:date="2024-05-17T00:17:00Z">
        <w:r w:rsidRPr="00F3552A">
          <w:rPr>
            <w:color w:val="000000"/>
          </w:rPr>
          <w:t xml:space="preserve">12, один завершил лечение препаратом </w:t>
        </w:r>
      </w:ins>
      <w:ins w:id="3144" w:author="Абрамова Анна Андреевна" w:date="2024-05-17T00:18:00Z">
        <w:r>
          <w:rPr>
            <w:color w:val="000000"/>
          </w:rPr>
          <w:t>софосбувир+велпатасвир</w:t>
        </w:r>
      </w:ins>
      <w:ins w:id="3145" w:author="Абрамова Анна Андреевна" w:date="2024-05-17T00:17:00Z">
        <w:r w:rsidRPr="00F3552A">
          <w:rPr>
            <w:color w:val="000000"/>
          </w:rPr>
          <w:t xml:space="preserve"> и у него произошел рецидив, двое не соответствовали критериям вирусологической неэффективности.</w:t>
        </w:r>
      </w:ins>
    </w:p>
    <w:p w14:paraId="3D2A8751" w14:textId="2F346E13" w:rsidR="00DC7492" w:rsidRPr="00BE71FE" w:rsidRDefault="00AB20DF">
      <w:pPr>
        <w:pStyle w:val="Heading4"/>
        <w:spacing w:before="0" w:line="240" w:lineRule="auto"/>
        <w:rPr>
          <w:rFonts w:ascii="Times New Roman" w:hAnsi="Times New Roman"/>
          <w:b w:val="0"/>
          <w:sz w:val="24"/>
          <w:szCs w:val="24"/>
        </w:rPr>
      </w:pPr>
      <w:r w:rsidRPr="00BE71FE">
        <w:rPr>
          <w:rStyle w:val="Heading4Char"/>
          <w:rFonts w:ascii="Times New Roman" w:hAnsi="Times New Roman"/>
          <w:b/>
          <w:sz w:val="24"/>
          <w:szCs w:val="24"/>
        </w:rPr>
        <w:t>4.</w:t>
      </w:r>
      <w:r w:rsidR="00DC7492" w:rsidRPr="00BE71FE">
        <w:rPr>
          <w:rStyle w:val="Heading4Char"/>
          <w:rFonts w:ascii="Times New Roman" w:hAnsi="Times New Roman"/>
          <w:b/>
          <w:sz w:val="24"/>
          <w:szCs w:val="24"/>
        </w:rPr>
        <w:t>3</w:t>
      </w:r>
      <w:r w:rsidRPr="00BE71FE">
        <w:rPr>
          <w:rStyle w:val="Heading4Char"/>
          <w:rFonts w:ascii="Times New Roman" w:hAnsi="Times New Roman"/>
          <w:b/>
          <w:sz w:val="24"/>
          <w:szCs w:val="24"/>
        </w:rPr>
        <w:t>.1</w:t>
      </w:r>
      <w:bookmarkEnd w:id="2532"/>
      <w:r w:rsidR="00B30F15" w:rsidRPr="00BE71FE">
        <w:rPr>
          <w:rStyle w:val="Heading4Char"/>
          <w:rFonts w:ascii="Times New Roman" w:hAnsi="Times New Roman"/>
          <w:b/>
          <w:sz w:val="24"/>
          <w:szCs w:val="24"/>
        </w:rPr>
        <w:t>.</w:t>
      </w:r>
      <w:r w:rsidR="00DC7492" w:rsidRPr="00BE71FE">
        <w:rPr>
          <w:rStyle w:val="Heading4Char"/>
          <w:rFonts w:ascii="Times New Roman" w:hAnsi="Times New Roman"/>
          <w:b/>
          <w:sz w:val="24"/>
          <w:szCs w:val="24"/>
        </w:rPr>
        <w:t>1</w:t>
      </w:r>
      <w:r w:rsidR="007D438C" w:rsidRPr="00BE71FE">
        <w:rPr>
          <w:rStyle w:val="Heading4Char"/>
          <w:rFonts w:ascii="Times New Roman" w:hAnsi="Times New Roman"/>
          <w:b/>
          <w:sz w:val="24"/>
          <w:szCs w:val="24"/>
        </w:rPr>
        <w:t xml:space="preserve"> Вирусный гепатит С</w:t>
      </w:r>
      <w:bookmarkEnd w:id="2533"/>
    </w:p>
    <w:p w14:paraId="17AF02C3" w14:textId="77777777" w:rsidR="003C3091" w:rsidRPr="004B0607" w:rsidRDefault="003C3091">
      <w:pPr>
        <w:spacing w:after="0" w:line="240" w:lineRule="auto"/>
        <w:contextualSpacing/>
        <w:rPr>
          <w:color w:val="FF0000"/>
          <w:highlight w:val="yellow"/>
        </w:rPr>
      </w:pPr>
    </w:p>
    <w:p w14:paraId="7A22763F" w14:textId="264B9D39" w:rsidR="008B5FE0" w:rsidRDefault="007D438C" w:rsidP="008B5FE0">
      <w:pPr>
        <w:spacing w:after="0" w:line="240" w:lineRule="auto"/>
        <w:ind w:firstLine="708"/>
        <w:contextualSpacing/>
        <w:rPr>
          <w:ins w:id="3146" w:author="Абрамова Анна Андреевна" w:date="2024-05-16T00:35:00Z"/>
          <w:rStyle w:val="rynqvb"/>
        </w:rPr>
      </w:pPr>
      <w:r w:rsidRPr="00707D60">
        <w:rPr>
          <w:color w:val="000000"/>
          <w:szCs w:val="28"/>
        </w:rPr>
        <w:t>Регистрационное исследование III фазы</w:t>
      </w:r>
      <w:r w:rsidRPr="007D438C">
        <w:rPr>
          <w:rStyle w:val="rynqvb"/>
        </w:rPr>
        <w:t xml:space="preserve"> </w:t>
      </w:r>
      <w:r w:rsidR="008B5FE0">
        <w:rPr>
          <w:rStyle w:val="rynqvb"/>
          <w:lang w:val="en-US"/>
        </w:rPr>
        <w:t>ASTRAL</w:t>
      </w:r>
      <w:r w:rsidR="008B5FE0" w:rsidRPr="008B5FE0">
        <w:rPr>
          <w:rStyle w:val="rynqvb"/>
        </w:rPr>
        <w:t>-1</w:t>
      </w:r>
      <w:r w:rsidR="008B5FE0">
        <w:rPr>
          <w:rStyle w:val="rynqvb"/>
        </w:rPr>
        <w:t>,2,3,4</w:t>
      </w:r>
      <w:r>
        <w:rPr>
          <w:rStyle w:val="rynqvb"/>
        </w:rPr>
        <w:t xml:space="preserve"> </w:t>
      </w:r>
      <w:r w:rsidR="0046729F">
        <w:rPr>
          <w:rStyle w:val="rynqvb"/>
        </w:rPr>
        <w:t>продемо</w:t>
      </w:r>
      <w:r w:rsidR="009C6C4A">
        <w:rPr>
          <w:rStyle w:val="rynqvb"/>
        </w:rPr>
        <w:t>н</w:t>
      </w:r>
      <w:r w:rsidR="0046729F">
        <w:rPr>
          <w:rStyle w:val="rynqvb"/>
        </w:rPr>
        <w:t>стрировал</w:t>
      </w:r>
      <w:r w:rsidR="008B5FE0">
        <w:rPr>
          <w:rStyle w:val="rynqvb"/>
        </w:rPr>
        <w:t>и</w:t>
      </w:r>
      <w:r w:rsidR="0046729F">
        <w:rPr>
          <w:rStyle w:val="rynqvb"/>
        </w:rPr>
        <w:t xml:space="preserve"> эффективность</w:t>
      </w:r>
      <w:r w:rsidR="0046729F">
        <w:rPr>
          <w:color w:val="FF0000"/>
        </w:rPr>
        <w:t xml:space="preserve"> </w:t>
      </w:r>
      <w:r w:rsidR="008B5FE0">
        <w:rPr>
          <w:rStyle w:val="rynqvb"/>
        </w:rPr>
        <w:t>софосбувира+велпатасвира</w:t>
      </w:r>
      <w:r w:rsidR="001E4DF4">
        <w:rPr>
          <w:rStyle w:val="rynqvb"/>
        </w:rPr>
        <w:t xml:space="preserve"> у пациентов с хроническим вирусом гепатита С </w:t>
      </w:r>
      <w:r w:rsidR="008B5FE0">
        <w:rPr>
          <w:rStyle w:val="rynqvb"/>
        </w:rPr>
        <w:t>1-6</w:t>
      </w:r>
      <w:r w:rsidR="008B5FE0" w:rsidRPr="008B5FE0">
        <w:rPr>
          <w:rStyle w:val="rynqvb"/>
        </w:rPr>
        <w:t xml:space="preserve"> </w:t>
      </w:r>
      <w:r w:rsidR="008B5FE0">
        <w:rPr>
          <w:rStyle w:val="rynqvb"/>
        </w:rPr>
        <w:t>генотипа.</w:t>
      </w:r>
      <w:r w:rsidR="001E4DF4">
        <w:rPr>
          <w:rStyle w:val="rynqvb"/>
        </w:rPr>
        <w:t xml:space="preserve"> </w:t>
      </w:r>
      <w:r w:rsidR="008B5FE0">
        <w:rPr>
          <w:rStyle w:val="rynqvb"/>
        </w:rPr>
        <w:t>Комбинация</w:t>
      </w:r>
      <w:r w:rsidR="008B5FE0" w:rsidRPr="008B5FE0">
        <w:rPr>
          <w:rStyle w:val="rynqvb"/>
        </w:rPr>
        <w:t xml:space="preserve"> назначается без рибавирина пациентам с компенсированным циррозом печени или без него, а также с рибавирином пациентам с декомпенсированным циррозом печени. Исследование ASTRAL-1 продемонстрировало, что софосбувир в дозе 400 мг плюс велпатасвир в дозе 100 мг в течение 12 недель были эффективны для достижения высокого устойчивого вирусологического ответа (</w:t>
      </w:r>
      <w:r w:rsidR="008B5FE0">
        <w:rPr>
          <w:rStyle w:val="rynqvb"/>
        </w:rPr>
        <w:t>УВО</w:t>
      </w:r>
      <w:r w:rsidR="008B5FE0" w:rsidRPr="008B5FE0">
        <w:rPr>
          <w:rStyle w:val="rynqvb"/>
        </w:rPr>
        <w:t xml:space="preserve">12) у пациентов с генотипом </w:t>
      </w:r>
      <w:r w:rsidR="008B5FE0">
        <w:rPr>
          <w:rStyle w:val="rynqvb"/>
        </w:rPr>
        <w:t>ВГС</w:t>
      </w:r>
      <w:r w:rsidR="008B5FE0" w:rsidRPr="008B5FE0">
        <w:rPr>
          <w:rStyle w:val="rynqvb"/>
        </w:rPr>
        <w:t xml:space="preserve"> 1, 2, 4, 5 или 6. Исследования ASTRAL-2 и ASTRAL-3 показали, что один и тот же режим лечения был эффективен для достижения высоких показателей </w:t>
      </w:r>
      <w:r w:rsidR="008B5FE0">
        <w:rPr>
          <w:rStyle w:val="rynqvb"/>
        </w:rPr>
        <w:t>УВО</w:t>
      </w:r>
      <w:r w:rsidR="008B5FE0" w:rsidRPr="008B5FE0">
        <w:rPr>
          <w:rStyle w:val="rynqvb"/>
        </w:rPr>
        <w:t xml:space="preserve">12 у пациентов с генотипом </w:t>
      </w:r>
      <w:r w:rsidR="008B5FE0">
        <w:rPr>
          <w:rStyle w:val="rynqvb"/>
        </w:rPr>
        <w:t>ВГС</w:t>
      </w:r>
      <w:r w:rsidR="008B5FE0" w:rsidRPr="008B5FE0">
        <w:rPr>
          <w:rStyle w:val="rynqvb"/>
        </w:rPr>
        <w:t xml:space="preserve"> 2 или 3. Исследование ASTRAL-4 продемонстрировало, что тот же режим в сочетании с рибавирином был эффективен для достижения высокого уровня УВО12 у пациентов с декомпенсированным циррозом печени. Наиболее частыми побочными реакциями (у ≥10% пациентов), связанными с приемом софосбувира/велпатасвира, были головная боль и повышенная утомляемость</w:t>
      </w:r>
      <w:r w:rsidR="008B5FE0">
        <w:rPr>
          <w:rStyle w:val="rynqvb"/>
        </w:rPr>
        <w:t xml:space="preserve"> </w:t>
      </w:r>
      <w:r w:rsidR="008B5FE0" w:rsidRPr="003D7168">
        <w:rPr>
          <w:rStyle w:val="rynqvb"/>
        </w:rPr>
        <w:t>[</w:t>
      </w:r>
      <w:r w:rsidR="003D7168" w:rsidRPr="003D7168">
        <w:rPr>
          <w:rStyle w:val="rynqvb"/>
        </w:rPr>
        <w:t>12</w:t>
      </w:r>
      <w:r w:rsidR="008B5FE0" w:rsidRPr="003D7168">
        <w:rPr>
          <w:rStyle w:val="rynqvb"/>
        </w:rPr>
        <w:t>].</w:t>
      </w:r>
    </w:p>
    <w:p w14:paraId="0B096FBA" w14:textId="77777777" w:rsidR="00971371" w:rsidRDefault="00971371" w:rsidP="008B5FE0">
      <w:pPr>
        <w:spacing w:after="0" w:line="240" w:lineRule="auto"/>
        <w:ind w:firstLine="708"/>
        <w:contextualSpacing/>
        <w:rPr>
          <w:rStyle w:val="rynqvb"/>
        </w:rPr>
      </w:pPr>
    </w:p>
    <w:p w14:paraId="3A4DC76C" w14:textId="14FB55BB" w:rsidR="0047208C" w:rsidRPr="006571FD" w:rsidRDefault="00711612">
      <w:pPr>
        <w:pStyle w:val="Heading4"/>
        <w:spacing w:before="0" w:after="0" w:line="240" w:lineRule="auto"/>
        <w:rPr>
          <w:rStyle w:val="rynqvb"/>
          <w:rFonts w:ascii="Times New Roman" w:eastAsia="MS Mincho" w:hAnsi="Times New Roman"/>
          <w:b w:val="0"/>
          <w:bCs w:val="0"/>
          <w:sz w:val="24"/>
          <w:szCs w:val="24"/>
        </w:rPr>
        <w:pPrChange w:id="3147" w:author="Абрамова Анна Андреевна" w:date="2024-05-16T00:35:00Z">
          <w:pPr>
            <w:pStyle w:val="Heading4"/>
            <w:spacing w:after="0" w:line="240" w:lineRule="auto"/>
          </w:pPr>
        </w:pPrChange>
      </w:pPr>
      <w:bookmarkStart w:id="3148" w:name="_Toc164609984"/>
      <w:r>
        <w:rPr>
          <w:rFonts w:ascii="Times New Roman" w:hAnsi="Times New Roman"/>
          <w:sz w:val="24"/>
          <w:szCs w:val="24"/>
        </w:rPr>
        <w:t>4.3.1.2</w:t>
      </w:r>
      <w:r w:rsidR="00ED6E43" w:rsidRPr="00ED6E43">
        <w:rPr>
          <w:rFonts w:ascii="Times New Roman" w:hAnsi="Times New Roman"/>
          <w:sz w:val="24"/>
          <w:szCs w:val="24"/>
        </w:rPr>
        <w:t xml:space="preserve">. </w:t>
      </w:r>
      <w:r w:rsidR="00262292" w:rsidRPr="00ED6E43">
        <w:rPr>
          <w:rFonts w:ascii="Times New Roman" w:hAnsi="Times New Roman"/>
          <w:sz w:val="24"/>
          <w:szCs w:val="24"/>
        </w:rPr>
        <w:t>Исследования эффективности и безопасности у особых групп пациентов</w:t>
      </w:r>
      <w:bookmarkEnd w:id="3148"/>
    </w:p>
    <w:p w14:paraId="5372CD83" w14:textId="77777777" w:rsidR="0047208C" w:rsidRDefault="0047208C">
      <w:pPr>
        <w:autoSpaceDE w:val="0"/>
        <w:autoSpaceDN w:val="0"/>
        <w:adjustRightInd w:val="0"/>
        <w:spacing w:after="0" w:line="240" w:lineRule="auto"/>
        <w:contextualSpacing/>
        <w:rPr>
          <w:rStyle w:val="rynqvb"/>
          <w:rFonts w:ascii="Calibri" w:hAnsi="Calibri"/>
          <w:b/>
          <w:bCs/>
          <w:sz w:val="28"/>
          <w:szCs w:val="28"/>
        </w:rPr>
      </w:pPr>
    </w:p>
    <w:p w14:paraId="1789D682" w14:textId="402ABD87" w:rsidR="0047208C" w:rsidRPr="00350D57" w:rsidRDefault="0047208C" w:rsidP="00423838">
      <w:pPr>
        <w:autoSpaceDE w:val="0"/>
        <w:autoSpaceDN w:val="0"/>
        <w:adjustRightInd w:val="0"/>
        <w:spacing w:after="0" w:line="240" w:lineRule="auto"/>
        <w:rPr>
          <w:rStyle w:val="rynqvb"/>
          <w:b/>
          <w:iCs/>
          <w:rPrChange w:id="3149" w:author="Абрамова Анна Андреевна" w:date="2024-05-15T00:51:00Z">
            <w:rPr>
              <w:rStyle w:val="rynqvb"/>
              <w:b/>
              <w:i/>
            </w:rPr>
          </w:rPrChange>
        </w:rPr>
      </w:pPr>
      <w:r w:rsidRPr="00350D57">
        <w:rPr>
          <w:rStyle w:val="rynqvb"/>
          <w:b/>
          <w:iCs/>
          <w:rPrChange w:id="3150" w:author="Абрамова Анна Андреевна" w:date="2024-05-15T00:51:00Z">
            <w:rPr>
              <w:rStyle w:val="rynqvb"/>
              <w:b/>
              <w:i/>
            </w:rPr>
          </w:rPrChange>
        </w:rPr>
        <w:t>Дети</w:t>
      </w:r>
    </w:p>
    <w:p w14:paraId="7908B8B4" w14:textId="77777777" w:rsidR="008B5FE0" w:rsidRDefault="008B5FE0" w:rsidP="00423838">
      <w:pPr>
        <w:autoSpaceDE w:val="0"/>
        <w:autoSpaceDN w:val="0"/>
        <w:adjustRightInd w:val="0"/>
        <w:spacing w:after="0" w:line="240" w:lineRule="auto"/>
        <w:rPr>
          <w:rStyle w:val="rynqvb"/>
          <w:b/>
          <w:i/>
        </w:rPr>
      </w:pPr>
    </w:p>
    <w:p w14:paraId="78EB14BF" w14:textId="77423251" w:rsidR="008B5FE0" w:rsidRDefault="008B5FE0" w:rsidP="008B5FE0">
      <w:pPr>
        <w:autoSpaceDE w:val="0"/>
        <w:autoSpaceDN w:val="0"/>
        <w:adjustRightInd w:val="0"/>
        <w:spacing w:after="0" w:line="240" w:lineRule="auto"/>
        <w:ind w:firstLine="708"/>
        <w:rPr>
          <w:rStyle w:val="rynqvb"/>
          <w:bCs/>
          <w:iCs/>
        </w:rPr>
      </w:pPr>
      <w:r w:rsidRPr="008B5FE0">
        <w:rPr>
          <w:rStyle w:val="rynqvb"/>
          <w:bCs/>
          <w:iCs/>
        </w:rPr>
        <w:t xml:space="preserve">Эффективность 12-недельного лечения софосбувиром/велпатасвиром у инфицированных ВГС детей в возрасте от 3 лет и старше была оценена в ходе открытого клинического исследования II фазы с участием 214 пациентов с инфекцией </w:t>
      </w:r>
      <w:r w:rsidRPr="003D7168">
        <w:rPr>
          <w:rStyle w:val="rynqvb"/>
          <w:bCs/>
          <w:iCs/>
        </w:rPr>
        <w:t>ВГС</w:t>
      </w:r>
      <w:r w:rsidR="00CC6570" w:rsidRPr="003D7168">
        <w:rPr>
          <w:rStyle w:val="rynqvb"/>
          <w:bCs/>
          <w:iCs/>
        </w:rPr>
        <w:t xml:space="preserve"> </w:t>
      </w:r>
      <w:r w:rsidR="00CC6570" w:rsidRPr="003D7168">
        <w:rPr>
          <w:color w:val="000000"/>
        </w:rPr>
        <w:t>[</w:t>
      </w:r>
      <w:r w:rsidR="003D7168" w:rsidRPr="003D7168">
        <w:rPr>
          <w:color w:val="000000"/>
        </w:rPr>
        <w:t>9</w:t>
      </w:r>
      <w:r w:rsidR="00CC6570" w:rsidRPr="003D7168">
        <w:rPr>
          <w:color w:val="000000"/>
        </w:rPr>
        <w:t>]</w:t>
      </w:r>
      <w:r w:rsidRPr="003D7168">
        <w:rPr>
          <w:rStyle w:val="rynqvb"/>
          <w:bCs/>
          <w:iCs/>
        </w:rPr>
        <w:t>.</w:t>
      </w:r>
    </w:p>
    <w:p w14:paraId="0A1B6E17" w14:textId="77777777" w:rsidR="008B5FE0" w:rsidRPr="008B5FE0" w:rsidRDefault="008B5FE0" w:rsidP="008B5FE0">
      <w:pPr>
        <w:autoSpaceDE w:val="0"/>
        <w:autoSpaceDN w:val="0"/>
        <w:adjustRightInd w:val="0"/>
        <w:spacing w:after="0" w:line="240" w:lineRule="auto"/>
        <w:ind w:firstLine="708"/>
        <w:rPr>
          <w:rStyle w:val="rynqvb"/>
          <w:bCs/>
          <w:iCs/>
        </w:rPr>
      </w:pPr>
    </w:p>
    <w:p w14:paraId="6D87D4C0" w14:textId="77777777" w:rsidR="008B5FE0" w:rsidRPr="00350D57" w:rsidRDefault="008B5FE0" w:rsidP="008B5FE0">
      <w:pPr>
        <w:autoSpaceDE w:val="0"/>
        <w:autoSpaceDN w:val="0"/>
        <w:adjustRightInd w:val="0"/>
        <w:spacing w:after="0" w:line="240" w:lineRule="auto"/>
        <w:rPr>
          <w:rStyle w:val="rynqvb"/>
          <w:b/>
          <w:i/>
          <w:rPrChange w:id="3151" w:author="Абрамова Анна Андреевна" w:date="2024-05-15T00:51:00Z">
            <w:rPr>
              <w:rStyle w:val="rynqvb"/>
              <w:bCs/>
              <w:i/>
            </w:rPr>
          </w:rPrChange>
        </w:rPr>
      </w:pPr>
      <w:r w:rsidRPr="00350D57">
        <w:rPr>
          <w:rStyle w:val="rynqvb"/>
          <w:b/>
          <w:i/>
          <w:rPrChange w:id="3152" w:author="Абрамова Анна Андреевна" w:date="2024-05-15T00:51:00Z">
            <w:rPr>
              <w:rStyle w:val="rynqvb"/>
              <w:bCs/>
              <w:i/>
            </w:rPr>
          </w:rPrChange>
        </w:rPr>
        <w:t>Пациенты в возрасте от 12 до &lt; 18 лет</w:t>
      </w:r>
      <w:del w:id="3153" w:author="Абрамова Анна Андреевна" w:date="2024-05-15T22:51:00Z">
        <w:r w:rsidRPr="00350D57" w:rsidDel="00E05485">
          <w:rPr>
            <w:rStyle w:val="rynqvb"/>
            <w:b/>
            <w:i/>
            <w:rPrChange w:id="3154" w:author="Абрамова Анна Андреевна" w:date="2024-05-15T00:51:00Z">
              <w:rPr>
                <w:rStyle w:val="rynqvb"/>
                <w:bCs/>
                <w:i/>
              </w:rPr>
            </w:rPrChange>
          </w:rPr>
          <w:delText>:</w:delText>
        </w:r>
      </w:del>
    </w:p>
    <w:p w14:paraId="1A2D3630" w14:textId="77777777" w:rsidR="008B5FE0" w:rsidRPr="008B5FE0" w:rsidRDefault="008B5FE0" w:rsidP="008B5FE0">
      <w:pPr>
        <w:autoSpaceDE w:val="0"/>
        <w:autoSpaceDN w:val="0"/>
        <w:adjustRightInd w:val="0"/>
        <w:spacing w:after="0" w:line="240" w:lineRule="auto"/>
        <w:rPr>
          <w:rStyle w:val="rynqvb"/>
          <w:bCs/>
          <w:i/>
        </w:rPr>
      </w:pPr>
    </w:p>
    <w:p w14:paraId="0EF9C336" w14:textId="50B5D68F" w:rsidR="008B5FE0" w:rsidRPr="008B5FE0" w:rsidRDefault="008B5FE0" w:rsidP="008B5FE0">
      <w:pPr>
        <w:autoSpaceDE w:val="0"/>
        <w:autoSpaceDN w:val="0"/>
        <w:adjustRightInd w:val="0"/>
        <w:spacing w:after="0" w:line="240" w:lineRule="auto"/>
        <w:ind w:firstLine="708"/>
        <w:rPr>
          <w:rStyle w:val="rynqvb"/>
          <w:bCs/>
          <w:iCs/>
        </w:rPr>
      </w:pPr>
      <w:r w:rsidRPr="008B5FE0">
        <w:rPr>
          <w:rStyle w:val="rynqvb"/>
          <w:bCs/>
          <w:iCs/>
        </w:rPr>
        <w:t>Софосбувир/велпатасвир оценивали у 102 пациентов в возрасте от 12 до &lt; 18 лет с ВГС генотипов 1, 2, 3, 4 или 6. В общей сложности 80 пациентов (78%) ранее не получали лечение, 22 пациента (22 %) ранее получали лечение. Медиана возраста составляла 15 лет (диапазон: от 12 до 17 лет); 51 % пациентов были женского пола; 73% были европеоидной расы, 9% - негроидной расы, 11% - монголоидной расы; 14% были испанского/латиноамериканского происхождения; средний индекс массы тела составлял 22,7 кг/м2 (диапазон: от 12,9 до 48,9 кг/м2); средняя масса тела составляла 61 кг (диапазон от 22 до 147 кг); у 58% исходные концентрации РНК ВГС превышали или были равны 800 000 МЕ/мл; доля пациентов с ВГС генотипов 1, 2, 3, 4 или 6 составляла 74%, 6%, 12%, 2% и 6 %, соответственно; ни у одного пациента не был диагностирован цирроз печени. Большинство пациентов (89%) были инфицированы вертикальным путем.</w:t>
      </w:r>
    </w:p>
    <w:p w14:paraId="05156EC1" w14:textId="1D227E77" w:rsidR="008B5FE0" w:rsidRPr="003D7168" w:rsidRDefault="008B5FE0" w:rsidP="008B5FE0">
      <w:pPr>
        <w:autoSpaceDE w:val="0"/>
        <w:autoSpaceDN w:val="0"/>
        <w:adjustRightInd w:val="0"/>
        <w:spacing w:after="0" w:line="240" w:lineRule="auto"/>
        <w:rPr>
          <w:rStyle w:val="rynqvb"/>
          <w:bCs/>
          <w:iCs/>
        </w:rPr>
      </w:pPr>
      <w:r w:rsidRPr="008B5FE0">
        <w:rPr>
          <w:rStyle w:val="rynqvb"/>
          <w:bCs/>
          <w:iCs/>
        </w:rPr>
        <w:t>Частота достижения У</w:t>
      </w:r>
      <w:r>
        <w:rPr>
          <w:rStyle w:val="rynqvb"/>
          <w:bCs/>
          <w:iCs/>
        </w:rPr>
        <w:t>ВО</w:t>
      </w:r>
      <w:r w:rsidRPr="008B5FE0">
        <w:rPr>
          <w:rStyle w:val="rynqvb"/>
          <w:bCs/>
          <w:iCs/>
        </w:rPr>
        <w:t xml:space="preserve"> составила 95% в целом (97/102), 93% (71/76) у пациентов с генотипом 1 и 100% у пациентов с генотипом 2 (6/6), генотипом 3 (12/12), генотипом 4 (2/2) и генотипом 6 (6/6). У одного пациента, который досрочно прекратил лечение, произошел рецидив; остальные 4 пациента, у которых не был достигнут </w:t>
      </w:r>
      <w:r>
        <w:rPr>
          <w:rStyle w:val="rynqvb"/>
          <w:bCs/>
          <w:iCs/>
        </w:rPr>
        <w:t>УВО</w:t>
      </w:r>
      <w:r w:rsidRPr="008B5FE0">
        <w:rPr>
          <w:rStyle w:val="rynqvb"/>
          <w:bCs/>
          <w:iCs/>
        </w:rPr>
        <w:t>12, не соответствовали критериям вирусологической неэффективности (например, контакт с ними был утрачен для последующего наблюдения)</w:t>
      </w:r>
      <w:r w:rsidR="00CC6570">
        <w:rPr>
          <w:rStyle w:val="rynqvb"/>
          <w:bCs/>
          <w:iCs/>
        </w:rPr>
        <w:t xml:space="preserve"> </w:t>
      </w:r>
      <w:r w:rsidR="003D7168" w:rsidRPr="003D7168">
        <w:rPr>
          <w:rStyle w:val="rynqvb"/>
          <w:bCs/>
          <w:iCs/>
        </w:rPr>
        <w:t>[9].</w:t>
      </w:r>
    </w:p>
    <w:p w14:paraId="65E1D28E" w14:textId="77777777" w:rsidR="003D7168" w:rsidRPr="008B5FE0" w:rsidRDefault="003D7168" w:rsidP="008B5FE0">
      <w:pPr>
        <w:autoSpaceDE w:val="0"/>
        <w:autoSpaceDN w:val="0"/>
        <w:adjustRightInd w:val="0"/>
        <w:spacing w:after="0" w:line="240" w:lineRule="auto"/>
        <w:rPr>
          <w:rStyle w:val="rynqvb"/>
          <w:bCs/>
          <w:iCs/>
        </w:rPr>
      </w:pPr>
    </w:p>
    <w:p w14:paraId="2E5AE72A" w14:textId="25E28564" w:rsidR="008B5FE0" w:rsidRPr="00350D57" w:rsidRDefault="008B5FE0" w:rsidP="008B5FE0">
      <w:pPr>
        <w:autoSpaceDE w:val="0"/>
        <w:autoSpaceDN w:val="0"/>
        <w:adjustRightInd w:val="0"/>
        <w:spacing w:after="0" w:line="240" w:lineRule="auto"/>
        <w:rPr>
          <w:rStyle w:val="rynqvb"/>
          <w:b/>
          <w:i/>
          <w:rPrChange w:id="3155" w:author="Абрамова Анна Андреевна" w:date="2024-05-15T00:51:00Z">
            <w:rPr>
              <w:rStyle w:val="rynqvb"/>
              <w:bCs/>
              <w:i/>
            </w:rPr>
          </w:rPrChange>
        </w:rPr>
      </w:pPr>
      <w:r w:rsidRPr="00350D57">
        <w:rPr>
          <w:rStyle w:val="rynqvb"/>
          <w:b/>
          <w:i/>
          <w:rPrChange w:id="3156" w:author="Абрамова Анна Андреевна" w:date="2024-05-15T00:51:00Z">
            <w:rPr>
              <w:rStyle w:val="rynqvb"/>
              <w:bCs/>
              <w:i/>
            </w:rPr>
          </w:rPrChange>
        </w:rPr>
        <w:t>Пациенты в возрасте от 6 до &lt; 12 лет</w:t>
      </w:r>
      <w:del w:id="3157" w:author="Абрамова Анна Андреевна" w:date="2024-05-15T22:51:00Z">
        <w:r w:rsidRPr="00350D57" w:rsidDel="00E05485">
          <w:rPr>
            <w:rStyle w:val="rynqvb"/>
            <w:b/>
            <w:i/>
            <w:rPrChange w:id="3158" w:author="Абрамова Анна Андреевна" w:date="2024-05-15T00:51:00Z">
              <w:rPr>
                <w:rStyle w:val="rynqvb"/>
                <w:bCs/>
                <w:i/>
              </w:rPr>
            </w:rPrChange>
          </w:rPr>
          <w:delText>:</w:delText>
        </w:r>
      </w:del>
    </w:p>
    <w:p w14:paraId="0B583756" w14:textId="77777777" w:rsidR="008B5FE0" w:rsidRPr="008B5FE0" w:rsidRDefault="008B5FE0" w:rsidP="008B5FE0">
      <w:pPr>
        <w:autoSpaceDE w:val="0"/>
        <w:autoSpaceDN w:val="0"/>
        <w:adjustRightInd w:val="0"/>
        <w:spacing w:after="0" w:line="240" w:lineRule="auto"/>
        <w:rPr>
          <w:rStyle w:val="rynqvb"/>
          <w:bCs/>
          <w:i/>
        </w:rPr>
      </w:pPr>
    </w:p>
    <w:p w14:paraId="70630501" w14:textId="43005236" w:rsidR="008B5FE0" w:rsidRPr="008B5FE0" w:rsidRDefault="008B5FE0" w:rsidP="00B86B6E">
      <w:pPr>
        <w:autoSpaceDE w:val="0"/>
        <w:autoSpaceDN w:val="0"/>
        <w:adjustRightInd w:val="0"/>
        <w:spacing w:after="0" w:line="240" w:lineRule="auto"/>
        <w:ind w:firstLine="708"/>
        <w:rPr>
          <w:rStyle w:val="rynqvb"/>
          <w:bCs/>
          <w:iCs/>
        </w:rPr>
      </w:pPr>
      <w:r w:rsidRPr="008B5FE0">
        <w:rPr>
          <w:rStyle w:val="rynqvb"/>
          <w:bCs/>
          <w:iCs/>
        </w:rPr>
        <w:t>Софосбувир/велпатасвир оценивали у 71 пациента в возрасте от 6 до &lt; 12 лет с ВГС генотипов 1, 2, 3 и 4. В общей сложности 67 пациентов (94%) ранее не получали лечение, 4 пациента (6%) ранее получали лечение. Медиана возраста составляла 8 лет (диапазон: от 6 до 11 лет); 54% пациентов были женского пола; 90% были европеоидной расы, 6% - негроидной расы, 1% - монголоидной расы; 10% были испанского/латиноамериканского происхождения; средний индекс массы тела составлял 17,4 кг/м2 (диапазон: от 12,8 до 30,9 кг/м2); средняя масса тела была равна 30 кг (диапазон от 18 до 78 кг); у 48% исходные концентрации РНК ВГС превышали или были равны 800 000 МЕ/мл; доля пациентов с ВГС генотипов 1, 2, 3 или 4 составляла 76%, 3%, 15% и 6%, соответственно; ни у одного пациента не был диагностирован цирроз печени. Большинство пациентов (94%) были инфицированы вертикальным путем.</w:t>
      </w:r>
    </w:p>
    <w:p w14:paraId="21C3F3E5" w14:textId="188D98F4" w:rsidR="008B5FE0" w:rsidRDefault="008B5FE0" w:rsidP="008B5FE0">
      <w:pPr>
        <w:autoSpaceDE w:val="0"/>
        <w:autoSpaceDN w:val="0"/>
        <w:adjustRightInd w:val="0"/>
        <w:spacing w:after="0" w:line="240" w:lineRule="auto"/>
        <w:rPr>
          <w:rStyle w:val="rynqvb"/>
          <w:bCs/>
          <w:iCs/>
        </w:rPr>
      </w:pPr>
      <w:r w:rsidRPr="008B5FE0">
        <w:rPr>
          <w:rStyle w:val="rynqvb"/>
          <w:bCs/>
          <w:iCs/>
        </w:rPr>
        <w:t xml:space="preserve">Частота достижения </w:t>
      </w:r>
      <w:r w:rsidR="00B86B6E">
        <w:rPr>
          <w:rStyle w:val="rynqvb"/>
          <w:bCs/>
          <w:iCs/>
        </w:rPr>
        <w:t>УВО</w:t>
      </w:r>
      <w:r w:rsidRPr="008B5FE0">
        <w:rPr>
          <w:rStyle w:val="rynqvb"/>
          <w:bCs/>
          <w:iCs/>
        </w:rPr>
        <w:t xml:space="preserve"> составила 93% в целом (66/71), 93% (50/54) у пациентов с ВГС генотипа 1, 91 % (10/11) - генотипа 3 и 100% - генотипа 2 (2/2) и генотипа 4 (4/4). У одного пациента во время лечения наблюдалась вирусологическая неэффективность; остальные 4 пациента, у которых не был достигнут </w:t>
      </w:r>
      <w:r w:rsidR="00B86B6E">
        <w:rPr>
          <w:rStyle w:val="rynqvb"/>
          <w:bCs/>
          <w:iCs/>
        </w:rPr>
        <w:t>УВО</w:t>
      </w:r>
      <w:r w:rsidRPr="008B5FE0">
        <w:rPr>
          <w:rStyle w:val="rynqvb"/>
          <w:bCs/>
          <w:iCs/>
        </w:rPr>
        <w:t>12, не соответствовали критериям вирусологической неэффективности (например, контакт с ними был утерян для последующего наблюдения)</w:t>
      </w:r>
      <w:r w:rsidR="00CC6570">
        <w:rPr>
          <w:rStyle w:val="rynqvb"/>
          <w:bCs/>
          <w:iCs/>
        </w:rPr>
        <w:t xml:space="preserve"> </w:t>
      </w:r>
      <w:r w:rsidR="003D7168" w:rsidRPr="003D7168">
        <w:rPr>
          <w:rStyle w:val="rynqvb"/>
          <w:bCs/>
          <w:iCs/>
        </w:rPr>
        <w:t>[9].</w:t>
      </w:r>
    </w:p>
    <w:p w14:paraId="54DD6BC0" w14:textId="77777777" w:rsidR="008B5FE0" w:rsidRPr="008B5FE0" w:rsidRDefault="008B5FE0" w:rsidP="008B5FE0">
      <w:pPr>
        <w:autoSpaceDE w:val="0"/>
        <w:autoSpaceDN w:val="0"/>
        <w:adjustRightInd w:val="0"/>
        <w:spacing w:after="0" w:line="240" w:lineRule="auto"/>
        <w:rPr>
          <w:rStyle w:val="rynqvb"/>
          <w:bCs/>
          <w:iCs/>
        </w:rPr>
      </w:pPr>
    </w:p>
    <w:p w14:paraId="75706DAF" w14:textId="77777777" w:rsidR="008B5FE0" w:rsidRPr="00350D57" w:rsidRDefault="008B5FE0" w:rsidP="008B5FE0">
      <w:pPr>
        <w:autoSpaceDE w:val="0"/>
        <w:autoSpaceDN w:val="0"/>
        <w:adjustRightInd w:val="0"/>
        <w:spacing w:after="0" w:line="240" w:lineRule="auto"/>
        <w:rPr>
          <w:rStyle w:val="rynqvb"/>
          <w:b/>
          <w:i/>
          <w:rPrChange w:id="3159" w:author="Абрамова Анна Андреевна" w:date="2024-05-15T00:51:00Z">
            <w:rPr>
              <w:rStyle w:val="rynqvb"/>
              <w:bCs/>
              <w:i/>
            </w:rPr>
          </w:rPrChange>
        </w:rPr>
      </w:pPr>
      <w:r w:rsidRPr="00350D57">
        <w:rPr>
          <w:rStyle w:val="rynqvb"/>
          <w:b/>
          <w:i/>
          <w:rPrChange w:id="3160" w:author="Абрамова Анна Андреевна" w:date="2024-05-15T00:51:00Z">
            <w:rPr>
              <w:rStyle w:val="rynqvb"/>
              <w:bCs/>
              <w:i/>
            </w:rPr>
          </w:rPrChange>
        </w:rPr>
        <w:t>Пациенты в возрасте от 3 до &lt; 6 лет</w:t>
      </w:r>
      <w:del w:id="3161" w:author="Абрамова Анна Андреевна" w:date="2024-05-15T22:51:00Z">
        <w:r w:rsidRPr="00350D57" w:rsidDel="00E05485">
          <w:rPr>
            <w:rStyle w:val="rynqvb"/>
            <w:b/>
            <w:i/>
            <w:rPrChange w:id="3162" w:author="Абрамова Анна Андреевна" w:date="2024-05-15T00:51:00Z">
              <w:rPr>
                <w:rStyle w:val="rynqvb"/>
                <w:bCs/>
                <w:i/>
              </w:rPr>
            </w:rPrChange>
          </w:rPr>
          <w:delText>:</w:delText>
        </w:r>
      </w:del>
    </w:p>
    <w:p w14:paraId="19464F68" w14:textId="77777777" w:rsidR="008B5FE0" w:rsidRPr="008B5FE0" w:rsidRDefault="008B5FE0" w:rsidP="008B5FE0">
      <w:pPr>
        <w:autoSpaceDE w:val="0"/>
        <w:autoSpaceDN w:val="0"/>
        <w:adjustRightInd w:val="0"/>
        <w:spacing w:after="0" w:line="240" w:lineRule="auto"/>
        <w:rPr>
          <w:rStyle w:val="rynqvb"/>
          <w:bCs/>
          <w:iCs/>
        </w:rPr>
      </w:pPr>
    </w:p>
    <w:p w14:paraId="752CB613" w14:textId="1DEEAE2F" w:rsidR="008B5FE0" w:rsidRPr="008B5FE0" w:rsidRDefault="008B5FE0" w:rsidP="00B86B6E">
      <w:pPr>
        <w:autoSpaceDE w:val="0"/>
        <w:autoSpaceDN w:val="0"/>
        <w:adjustRightInd w:val="0"/>
        <w:spacing w:after="0" w:line="240" w:lineRule="auto"/>
        <w:ind w:firstLine="708"/>
        <w:rPr>
          <w:rStyle w:val="rynqvb"/>
          <w:bCs/>
          <w:iCs/>
        </w:rPr>
      </w:pPr>
      <w:r w:rsidRPr="008B5FE0">
        <w:rPr>
          <w:rStyle w:val="rynqvb"/>
          <w:bCs/>
          <w:iCs/>
        </w:rPr>
        <w:t>Софосбувир/велпатасвир оценивали у 41 пациента в возрасте от 3 до &lt; 6 лет, ранее не получавшего лечения, с ВГС генотипов 1, 2, 3 и 4. Медиана возраста составляла 4 года (диапазон: от 3 до 5); 59% участников были женского пола; 78% были европеоидной расы, 7% - негроидной расы; 10 % были испанского/латиноамериканского происхождения; средний индекс массы тела составлял 17,0 кг/м2 (диапазон: от 13,9 до 22,0 кг/м2); средняя масса тела была равна 19 кг (диапазон: от 13 до 35 кг); у 49% исходные концентрации РНК ВГС составляли ≥ 800 000 МЕ на мл; доля пациентов с ВГС генотипа 1, 2, 3 или 4 составляла 78%, 15%, 5% и 2%, соответственно; цирроз печени не был диагностирован ни у одного из пациентов. Большинство пациентов (98%) были инфицированы вертикальным путем.</w:t>
      </w:r>
    </w:p>
    <w:p w14:paraId="4F51FF7F" w14:textId="07A0D7FA" w:rsidR="008B5FE0" w:rsidRDefault="008B5FE0" w:rsidP="008B5FE0">
      <w:pPr>
        <w:autoSpaceDE w:val="0"/>
        <w:autoSpaceDN w:val="0"/>
        <w:adjustRightInd w:val="0"/>
        <w:spacing w:after="0" w:line="240" w:lineRule="auto"/>
        <w:rPr>
          <w:rStyle w:val="rynqvb"/>
          <w:bCs/>
          <w:iCs/>
        </w:rPr>
      </w:pPr>
      <w:r w:rsidRPr="008B5FE0">
        <w:rPr>
          <w:rStyle w:val="rynqvb"/>
          <w:bCs/>
          <w:iCs/>
        </w:rPr>
        <w:t xml:space="preserve">Частота достижения </w:t>
      </w:r>
      <w:r w:rsidR="00B86B6E">
        <w:rPr>
          <w:rStyle w:val="rynqvb"/>
          <w:bCs/>
          <w:iCs/>
        </w:rPr>
        <w:t>УВО</w:t>
      </w:r>
      <w:r w:rsidRPr="008B5FE0">
        <w:rPr>
          <w:rStyle w:val="rynqvb"/>
          <w:bCs/>
          <w:iCs/>
        </w:rPr>
        <w:t xml:space="preserve"> составила 83% в целом (34/41), 88% (28/32) у пациентов с инфекцией ВГС генотипа 1, 50 % (3/6) - генотипа 2 и 100% - генотипа 3 (2/2) и генотипа 4 (1/1). Ни у одного пациента во время лечения не наблюдалось вирусологической неэффективности или рецидива. Семь участников, у которых не был достигнут </w:t>
      </w:r>
      <w:r w:rsidR="00B86B6E">
        <w:rPr>
          <w:rStyle w:val="rynqvb"/>
          <w:bCs/>
          <w:iCs/>
        </w:rPr>
        <w:t>УВО</w:t>
      </w:r>
      <w:r w:rsidRPr="008B5FE0">
        <w:rPr>
          <w:rStyle w:val="rynqvb"/>
          <w:bCs/>
          <w:iCs/>
        </w:rPr>
        <w:t>12, не соответствовали критериям вирусологической неэффективности (например, контакт с ними был утрачен для последующего наблюдения</w:t>
      </w:r>
      <w:r w:rsidRPr="003D7168">
        <w:rPr>
          <w:rStyle w:val="rynqvb"/>
          <w:bCs/>
          <w:iCs/>
        </w:rPr>
        <w:t>)</w:t>
      </w:r>
      <w:r w:rsidR="00CC6570" w:rsidRPr="003D7168">
        <w:rPr>
          <w:color w:val="000000"/>
        </w:rPr>
        <w:t xml:space="preserve"> </w:t>
      </w:r>
      <w:r w:rsidR="003D7168" w:rsidRPr="003D7168">
        <w:rPr>
          <w:rStyle w:val="rynqvb"/>
          <w:bCs/>
          <w:iCs/>
        </w:rPr>
        <w:t>[9].</w:t>
      </w:r>
    </w:p>
    <w:p w14:paraId="25002BB5" w14:textId="77777777" w:rsidR="00CC6570" w:rsidRPr="008B5FE0" w:rsidRDefault="00CC6570" w:rsidP="008B5FE0">
      <w:pPr>
        <w:autoSpaceDE w:val="0"/>
        <w:autoSpaceDN w:val="0"/>
        <w:adjustRightInd w:val="0"/>
        <w:spacing w:after="0" w:line="240" w:lineRule="auto"/>
        <w:rPr>
          <w:rStyle w:val="rynqvb"/>
          <w:bCs/>
          <w:iCs/>
        </w:rPr>
      </w:pPr>
    </w:p>
    <w:p w14:paraId="17C38A13" w14:textId="77777777" w:rsidR="008B5FE0" w:rsidRPr="008B5FE0" w:rsidRDefault="008B5FE0" w:rsidP="008B5FE0">
      <w:pPr>
        <w:autoSpaceDE w:val="0"/>
        <w:autoSpaceDN w:val="0"/>
        <w:adjustRightInd w:val="0"/>
        <w:spacing w:after="0" w:line="240" w:lineRule="auto"/>
        <w:rPr>
          <w:rStyle w:val="rynqvb"/>
          <w:b/>
          <w:i/>
        </w:rPr>
      </w:pPr>
      <w:r w:rsidRPr="008B5FE0">
        <w:rPr>
          <w:rStyle w:val="rynqvb"/>
          <w:b/>
          <w:i/>
        </w:rPr>
        <w:t>Пациенты пожилого возраста</w:t>
      </w:r>
    </w:p>
    <w:p w14:paraId="57BD4D07" w14:textId="77777777" w:rsidR="008B5FE0" w:rsidRPr="008B5FE0" w:rsidRDefault="008B5FE0" w:rsidP="008B5FE0">
      <w:pPr>
        <w:autoSpaceDE w:val="0"/>
        <w:autoSpaceDN w:val="0"/>
        <w:adjustRightInd w:val="0"/>
        <w:spacing w:after="0" w:line="240" w:lineRule="auto"/>
        <w:rPr>
          <w:rStyle w:val="rynqvb"/>
          <w:bCs/>
          <w:i/>
        </w:rPr>
      </w:pPr>
    </w:p>
    <w:p w14:paraId="6ABC6D82" w14:textId="1132C192" w:rsidR="00423838" w:rsidRPr="008B5FE0" w:rsidRDefault="008B5FE0" w:rsidP="00B86B6E">
      <w:pPr>
        <w:autoSpaceDE w:val="0"/>
        <w:autoSpaceDN w:val="0"/>
        <w:adjustRightInd w:val="0"/>
        <w:spacing w:after="0" w:line="240" w:lineRule="auto"/>
        <w:ind w:firstLine="708"/>
        <w:rPr>
          <w:rStyle w:val="rynqvb"/>
          <w:bCs/>
          <w:iCs/>
        </w:rPr>
      </w:pPr>
      <w:r w:rsidRPr="008B5FE0">
        <w:rPr>
          <w:rStyle w:val="rynqvb"/>
          <w:bCs/>
          <w:iCs/>
        </w:rPr>
        <w:t xml:space="preserve">В клинических исследованиях </w:t>
      </w:r>
      <w:r>
        <w:rPr>
          <w:rStyle w:val="rynqvb"/>
          <w:bCs/>
          <w:iCs/>
        </w:rPr>
        <w:t>комбинации софосбувира+велпатасвира</w:t>
      </w:r>
      <w:r w:rsidRPr="008B5FE0">
        <w:rPr>
          <w:rStyle w:val="rynqvb"/>
          <w:bCs/>
          <w:iCs/>
        </w:rPr>
        <w:t xml:space="preserve"> приняли участие 156 пациентов в возрасте 65 лет и старше (12% от общего числа пациентов в клинических исследованиях III фазы). Частота ответов у пациентов в возрасте ≥ 65 лет была аналогична таковой у пациентов в возрасте &lt; 65 лет во всех группах лечения</w:t>
      </w:r>
      <w:r w:rsidR="00CC6570">
        <w:rPr>
          <w:rStyle w:val="rynqvb"/>
          <w:bCs/>
          <w:iCs/>
        </w:rPr>
        <w:t xml:space="preserve"> </w:t>
      </w:r>
      <w:r w:rsidR="003D7168" w:rsidRPr="003D7168">
        <w:rPr>
          <w:rStyle w:val="rynqvb"/>
          <w:bCs/>
          <w:iCs/>
        </w:rPr>
        <w:t>[9].</w:t>
      </w:r>
    </w:p>
    <w:p w14:paraId="49B5815B" w14:textId="77777777" w:rsidR="00423838" w:rsidRDefault="00423838" w:rsidP="00423838">
      <w:pPr>
        <w:autoSpaceDE w:val="0"/>
        <w:autoSpaceDN w:val="0"/>
        <w:adjustRightInd w:val="0"/>
        <w:spacing w:after="0" w:line="240" w:lineRule="auto"/>
        <w:rPr>
          <w:rFonts w:eastAsia="TimesNewRoman"/>
          <w:b/>
          <w:i/>
        </w:rPr>
      </w:pPr>
    </w:p>
    <w:p w14:paraId="6D976B2B" w14:textId="5F9C74B2" w:rsidR="00BE3C9F" w:rsidRDefault="00CD351F" w:rsidP="00423838">
      <w:pPr>
        <w:autoSpaceDE w:val="0"/>
        <w:autoSpaceDN w:val="0"/>
        <w:adjustRightInd w:val="0"/>
        <w:spacing w:after="0" w:line="240" w:lineRule="auto"/>
        <w:rPr>
          <w:rFonts w:eastAsia="TimesNewRoman"/>
          <w:b/>
          <w:i/>
        </w:rPr>
      </w:pPr>
      <w:r>
        <w:rPr>
          <w:rFonts w:eastAsia="TimesNewRoman"/>
          <w:b/>
          <w:i/>
        </w:rPr>
        <w:t>ВИЧ-инфицированные пациенты</w:t>
      </w:r>
    </w:p>
    <w:p w14:paraId="21EC5F06" w14:textId="77777777" w:rsidR="00423838" w:rsidRDefault="00423838" w:rsidP="00423838">
      <w:pPr>
        <w:autoSpaceDE w:val="0"/>
        <w:autoSpaceDN w:val="0"/>
        <w:adjustRightInd w:val="0"/>
        <w:spacing w:after="0" w:line="240" w:lineRule="auto"/>
        <w:ind w:firstLine="708"/>
        <w:rPr>
          <w:rStyle w:val="rynqvb"/>
        </w:rPr>
      </w:pPr>
    </w:p>
    <w:p w14:paraId="254A44A5" w14:textId="2C9BDF95" w:rsidR="008B5FE0" w:rsidRPr="008B5FE0" w:rsidRDefault="008B5FE0" w:rsidP="008B5FE0">
      <w:pPr>
        <w:autoSpaceDE w:val="0"/>
        <w:autoSpaceDN w:val="0"/>
        <w:adjustRightInd w:val="0"/>
        <w:spacing w:after="0" w:line="240" w:lineRule="auto"/>
        <w:ind w:firstLine="708"/>
        <w:rPr>
          <w:iCs/>
        </w:rPr>
      </w:pPr>
      <w:r w:rsidRPr="008B5FE0">
        <w:rPr>
          <w:iCs/>
        </w:rPr>
        <w:t>В исследовании ASTRAL-5</w:t>
      </w:r>
      <w:r>
        <w:rPr>
          <w:iCs/>
        </w:rPr>
        <w:t xml:space="preserve"> (</w:t>
      </w:r>
      <w:r>
        <w:rPr>
          <w:iCs/>
          <w:lang w:val="en-US"/>
        </w:rPr>
        <w:t>n</w:t>
      </w:r>
      <w:r w:rsidRPr="008B5FE0">
        <w:rPr>
          <w:iCs/>
        </w:rPr>
        <w:t xml:space="preserve">=1202) оценивали 12-недельный курс </w:t>
      </w:r>
      <w:r>
        <w:rPr>
          <w:iCs/>
        </w:rPr>
        <w:t xml:space="preserve">применения КФД софосбувира+велпатасвира </w:t>
      </w:r>
      <w:r w:rsidRPr="008B5FE0">
        <w:rPr>
          <w:iCs/>
        </w:rPr>
        <w:t>у пациентов с ВГС генотипов 1, 2, 3 или 4, которые имели коинфекцию ВИЧ-1 (генотипы ВГС 5 и 6 допускались, но такие пациенты не были включены). Пациенты получали стабильную антиретровирусную терапию ВИЧ-1, которая включала эмтрицитабин/тенофовир дизопроксил фумарат или абакавир/ламивудин, назначаемые с усиленным ритонавиром ингибитором протеазы (атазанавир, дарунавир или лопинавир), рилпивирин, ралтегравир или эмтрицитабин/тенофовир дизопроксил фумарат/элвитегравир/кобицистат.</w:t>
      </w:r>
    </w:p>
    <w:p w14:paraId="2D38380C" w14:textId="15E011CA" w:rsidR="008B5FE0" w:rsidRDefault="008B5FE0" w:rsidP="00350D57">
      <w:pPr>
        <w:autoSpaceDE w:val="0"/>
        <w:autoSpaceDN w:val="0"/>
        <w:adjustRightInd w:val="0"/>
        <w:spacing w:after="0" w:line="240" w:lineRule="auto"/>
        <w:rPr>
          <w:iCs/>
        </w:rPr>
      </w:pPr>
      <w:r w:rsidRPr="008B5FE0">
        <w:rPr>
          <w:iCs/>
        </w:rPr>
        <w:t>Среди 106 получавших лечение пациентов медиана возраста составляла 57 лет (диапазон: от 25 до 72 лет); 86% пациентов были мужского пола; 51 % были европеоидной расы; 45% - негроидной расы; у 22% исходный индекс массы тела был &gt; 30 кг/м2; у 19 пациентов (18%) был компенсированный цирроз печени; 29% ранее получали лечение. Общее среднее количество CD4+ составило 598 клеток/мкл (диапазон: 183-1513 клеток/мкл).</w:t>
      </w:r>
    </w:p>
    <w:p w14:paraId="2A1CB23C" w14:textId="77777777" w:rsidR="008B5FE0" w:rsidRPr="008B5FE0" w:rsidRDefault="008B5FE0" w:rsidP="00350D57">
      <w:pPr>
        <w:autoSpaceDE w:val="0"/>
        <w:autoSpaceDN w:val="0"/>
        <w:adjustRightInd w:val="0"/>
        <w:spacing w:after="0" w:line="240" w:lineRule="auto"/>
        <w:rPr>
          <w:iCs/>
        </w:rPr>
      </w:pPr>
    </w:p>
    <w:p w14:paraId="10A6EB69" w14:textId="42DAA326" w:rsidR="00423838" w:rsidRDefault="008B5FE0">
      <w:pPr>
        <w:autoSpaceDE w:val="0"/>
        <w:autoSpaceDN w:val="0"/>
        <w:adjustRightInd w:val="0"/>
        <w:spacing w:after="0" w:line="240" w:lineRule="auto"/>
        <w:ind w:firstLine="708"/>
        <w:rPr>
          <w:iCs/>
        </w:rPr>
        <w:pPrChange w:id="3163" w:author="Абрамова Анна Андреевна" w:date="2024-05-15T00:52:00Z">
          <w:pPr>
            <w:autoSpaceDE w:val="0"/>
            <w:autoSpaceDN w:val="0"/>
            <w:adjustRightInd w:val="0"/>
            <w:spacing w:after="0" w:line="240" w:lineRule="auto"/>
          </w:pPr>
        </w:pPrChange>
      </w:pPr>
      <w:r w:rsidRPr="00A44D4D">
        <w:rPr>
          <w:iCs/>
        </w:rPr>
        <w:t xml:space="preserve">В Таблице </w:t>
      </w:r>
      <w:r w:rsidR="00A44D4D" w:rsidRPr="00A44D4D">
        <w:rPr>
          <w:iCs/>
        </w:rPr>
        <w:t>4-1</w:t>
      </w:r>
      <w:ins w:id="3164" w:author="Абрамова Анна Андреевна" w:date="2024-05-17T15:15:00Z">
        <w:r w:rsidR="00C4139E">
          <w:rPr>
            <w:iCs/>
          </w:rPr>
          <w:t>6</w:t>
        </w:r>
      </w:ins>
      <w:del w:id="3165" w:author="Абрамова Анна Андреевна" w:date="2024-05-17T15:15:00Z">
        <w:r w:rsidR="00A44D4D" w:rsidRPr="00A44D4D" w:rsidDel="00C4139E">
          <w:rPr>
            <w:iCs/>
          </w:rPr>
          <w:delText>0</w:delText>
        </w:r>
      </w:del>
      <w:r w:rsidRPr="008B5FE0">
        <w:rPr>
          <w:iCs/>
        </w:rPr>
        <w:t xml:space="preserve"> представлен </w:t>
      </w:r>
      <w:r>
        <w:rPr>
          <w:iCs/>
        </w:rPr>
        <w:t>УВО</w:t>
      </w:r>
      <w:r w:rsidRPr="008B5FE0">
        <w:rPr>
          <w:iCs/>
        </w:rPr>
        <w:t>12 для исследования ASTRAL-5 по генотипам ВГС.</w:t>
      </w:r>
    </w:p>
    <w:p w14:paraId="24EC8E00" w14:textId="14C1DB4E" w:rsidR="008B5FE0" w:rsidDel="00C4139E" w:rsidRDefault="008B5FE0" w:rsidP="00350D57">
      <w:pPr>
        <w:autoSpaceDE w:val="0"/>
        <w:autoSpaceDN w:val="0"/>
        <w:adjustRightInd w:val="0"/>
        <w:spacing w:after="0" w:line="240" w:lineRule="auto"/>
        <w:rPr>
          <w:del w:id="3166" w:author="Абрамова Анна Андреевна" w:date="2024-05-16T00:35:00Z"/>
          <w:rStyle w:val="rynqvb"/>
          <w:bCs/>
          <w:iCs/>
        </w:rPr>
      </w:pPr>
      <w:r>
        <w:rPr>
          <w:iCs/>
        </w:rPr>
        <w:t>УВО</w:t>
      </w:r>
      <w:r w:rsidRPr="008B5FE0">
        <w:rPr>
          <w:iCs/>
        </w:rPr>
        <w:t>12 был достигнут у 19/19 пациентов с циррозом печени. Во время исследования ни у одного пациента не возникло рецидива ВИЧ-1, и количество CD4+ во время лечения было стабильным</w:t>
      </w:r>
      <w:r w:rsidR="00CC6570">
        <w:rPr>
          <w:iCs/>
        </w:rPr>
        <w:t xml:space="preserve"> </w:t>
      </w:r>
      <w:r w:rsidR="003D7168" w:rsidRPr="003D7168">
        <w:rPr>
          <w:rStyle w:val="rynqvb"/>
          <w:bCs/>
          <w:iCs/>
        </w:rPr>
        <w:t>[9].</w:t>
      </w:r>
    </w:p>
    <w:p w14:paraId="1E988489" w14:textId="77777777" w:rsidR="00C4139E" w:rsidRDefault="00C4139E" w:rsidP="00350D57">
      <w:pPr>
        <w:autoSpaceDE w:val="0"/>
        <w:autoSpaceDN w:val="0"/>
        <w:adjustRightInd w:val="0"/>
        <w:spacing w:after="0" w:line="240" w:lineRule="auto"/>
        <w:rPr>
          <w:ins w:id="3167" w:author="Абрамова Анна Андреевна" w:date="2024-05-17T15:15:00Z"/>
          <w:rStyle w:val="rynqvb"/>
          <w:bCs/>
          <w:iCs/>
        </w:rPr>
      </w:pPr>
    </w:p>
    <w:p w14:paraId="1C7F085E" w14:textId="77777777" w:rsidR="00971371" w:rsidRDefault="00971371" w:rsidP="00350D57">
      <w:pPr>
        <w:autoSpaceDE w:val="0"/>
        <w:autoSpaceDN w:val="0"/>
        <w:adjustRightInd w:val="0"/>
        <w:spacing w:after="0" w:line="240" w:lineRule="auto"/>
        <w:rPr>
          <w:iCs/>
        </w:rPr>
      </w:pPr>
    </w:p>
    <w:p w14:paraId="00F2C8CA" w14:textId="377FE2B4" w:rsidR="008B5FE0" w:rsidRPr="00F3552A" w:rsidRDefault="008B5FE0">
      <w:pPr>
        <w:shd w:val="clear" w:color="auto" w:fill="FFFFFF"/>
        <w:spacing w:after="0" w:line="240" w:lineRule="auto"/>
        <w:pPrChange w:id="3168" w:author="Абрамова Анна Андреевна" w:date="2024-05-17T15:15:00Z">
          <w:pPr>
            <w:shd w:val="clear" w:color="auto" w:fill="FFFFFF"/>
            <w:spacing w:before="120" w:after="0" w:line="240" w:lineRule="auto"/>
          </w:pPr>
        </w:pPrChange>
      </w:pPr>
      <w:r w:rsidRPr="00A44D4D">
        <w:rPr>
          <w:b/>
          <w:bCs/>
          <w:color w:val="000000"/>
        </w:rPr>
        <w:t xml:space="preserve">Таблица </w:t>
      </w:r>
      <w:r w:rsidR="00A44D4D" w:rsidRPr="00A44D4D">
        <w:rPr>
          <w:b/>
          <w:bCs/>
          <w:color w:val="000000"/>
        </w:rPr>
        <w:t>4-1</w:t>
      </w:r>
      <w:ins w:id="3169" w:author="Абрамова Анна Андреевна" w:date="2024-05-17T15:16:00Z">
        <w:r w:rsidR="00C4139E">
          <w:rPr>
            <w:b/>
            <w:bCs/>
            <w:color w:val="000000"/>
          </w:rPr>
          <w:t>6</w:t>
        </w:r>
      </w:ins>
      <w:del w:id="3170" w:author="Абрамова Анна Андреевна" w:date="2024-05-17T15:16:00Z">
        <w:r w:rsidR="00A44D4D" w:rsidRPr="00A44D4D" w:rsidDel="00C4139E">
          <w:rPr>
            <w:b/>
            <w:bCs/>
            <w:color w:val="000000"/>
          </w:rPr>
          <w:delText>0</w:delText>
        </w:r>
      </w:del>
      <w:r w:rsidR="00A44D4D" w:rsidRPr="00A44D4D">
        <w:rPr>
          <w:b/>
          <w:bCs/>
          <w:color w:val="000000"/>
        </w:rPr>
        <w:t>.</w:t>
      </w:r>
      <w:r w:rsidRPr="00F3552A">
        <w:rPr>
          <w:b/>
          <w:bCs/>
          <w:color w:val="000000"/>
        </w:rPr>
        <w:t xml:space="preserve"> </w:t>
      </w:r>
      <w:ins w:id="3171" w:author="Абрамова Анна Андреевна" w:date="2024-05-17T15:16:00Z">
        <w:r w:rsidR="00C4139E">
          <w:rPr>
            <w:color w:val="000000"/>
          </w:rPr>
          <w:t>УВО</w:t>
        </w:r>
      </w:ins>
      <w:del w:id="3172" w:author="Абрамова Анна Андреевна" w:date="2024-05-17T15:16:00Z">
        <w:r w:rsidRPr="008B5FE0" w:rsidDel="00C4139E">
          <w:rPr>
            <w:color w:val="000000"/>
          </w:rPr>
          <w:delText>SVR</w:delText>
        </w:r>
      </w:del>
      <w:r w:rsidRPr="008B5FE0">
        <w:rPr>
          <w:color w:val="000000"/>
        </w:rPr>
        <w:t>12 в исследовании ASTRAL-5 по генотипу ВГС</w:t>
      </w:r>
      <w:ins w:id="3173" w:author="Абрамова Анна Андреевна" w:date="2024-05-15T00:52:00Z">
        <w:r w:rsidR="00350D57">
          <w:rPr>
            <w:color w:val="000000"/>
          </w:rPr>
          <w:t>.</w:t>
        </w:r>
      </w:ins>
    </w:p>
    <w:tbl>
      <w:tblPr>
        <w:tblW w:w="5000" w:type="pct"/>
        <w:tblCellMar>
          <w:left w:w="40" w:type="dxa"/>
          <w:right w:w="40" w:type="dxa"/>
        </w:tblCellMar>
        <w:tblLook w:val="0000" w:firstRow="0" w:lastRow="0" w:firstColumn="0" w:lastColumn="0" w:noHBand="0" w:noVBand="0"/>
        <w:tblPrChange w:id="3174" w:author="Абрамова Анна Андреевна" w:date="2024-05-17T15:26:00Z">
          <w:tblPr>
            <w:tblW w:w="5000" w:type="pct"/>
            <w:tblCellMar>
              <w:left w:w="40" w:type="dxa"/>
              <w:right w:w="40" w:type="dxa"/>
            </w:tblCellMar>
            <w:tblLook w:val="0000" w:firstRow="0" w:lastRow="0" w:firstColumn="0" w:lastColumn="0" w:noHBand="0" w:noVBand="0"/>
          </w:tblPr>
        </w:tblPrChange>
      </w:tblPr>
      <w:tblGrid>
        <w:gridCol w:w="1969"/>
        <w:gridCol w:w="1274"/>
        <w:gridCol w:w="1137"/>
        <w:gridCol w:w="1128"/>
        <w:gridCol w:w="990"/>
        <w:gridCol w:w="939"/>
        <w:gridCol w:w="1046"/>
        <w:gridCol w:w="855"/>
        <w:tblGridChange w:id="3175">
          <w:tblGrid>
            <w:gridCol w:w="1969"/>
            <w:gridCol w:w="1274"/>
            <w:gridCol w:w="1137"/>
            <w:gridCol w:w="1128"/>
            <w:gridCol w:w="990"/>
            <w:gridCol w:w="939"/>
            <w:gridCol w:w="1046"/>
            <w:gridCol w:w="855"/>
          </w:tblGrid>
        </w:tblGridChange>
      </w:tblGrid>
      <w:tr w:rsidR="008141CD" w:rsidRPr="00C37BA7" w14:paraId="2B22E75F" w14:textId="77777777" w:rsidTr="005E739A">
        <w:trPr>
          <w:tblHeader/>
        </w:trPr>
        <w:tc>
          <w:tcPr>
            <w:tcW w:w="1054" w:type="pct"/>
            <w:tcBorders>
              <w:top w:val="single" w:sz="6" w:space="0" w:color="auto"/>
              <w:left w:val="single" w:sz="6" w:space="0" w:color="auto"/>
              <w:bottom w:val="nil"/>
              <w:right w:val="single" w:sz="6" w:space="0" w:color="auto"/>
            </w:tcBorders>
            <w:shd w:val="clear" w:color="auto" w:fill="D9D9D9" w:themeFill="background1" w:themeFillShade="D9"/>
            <w:tcPrChange w:id="3176" w:author="Абрамова Анна Андреевна" w:date="2024-05-17T15:26:00Z">
              <w:tcPr>
                <w:tcW w:w="1054" w:type="pct"/>
                <w:tcBorders>
                  <w:top w:val="single" w:sz="6" w:space="0" w:color="auto"/>
                  <w:left w:val="single" w:sz="6" w:space="0" w:color="auto"/>
                  <w:bottom w:val="nil"/>
                  <w:right w:val="single" w:sz="6" w:space="0" w:color="auto"/>
                </w:tcBorders>
                <w:shd w:val="clear" w:color="auto" w:fill="D9D9D9" w:themeFill="background1" w:themeFillShade="D9"/>
              </w:tcPr>
            </w:tcPrChange>
          </w:tcPr>
          <w:p w14:paraId="3B975DDE" w14:textId="77777777" w:rsidR="008141CD" w:rsidRPr="00C37BA7" w:rsidRDefault="008141CD" w:rsidP="00A44D4D">
            <w:pPr>
              <w:spacing w:after="0"/>
            </w:pPr>
          </w:p>
        </w:tc>
        <w:tc>
          <w:tcPr>
            <w:tcW w:w="3946" w:type="pct"/>
            <w:gridSpan w:val="7"/>
            <w:tcBorders>
              <w:top w:val="single" w:sz="6" w:space="0" w:color="auto"/>
              <w:left w:val="single" w:sz="6" w:space="0" w:color="auto"/>
              <w:bottom w:val="single" w:sz="6" w:space="0" w:color="auto"/>
              <w:right w:val="single" w:sz="6" w:space="0" w:color="auto"/>
            </w:tcBorders>
            <w:shd w:val="clear" w:color="auto" w:fill="D9D9D9" w:themeFill="background1" w:themeFillShade="D9"/>
            <w:tcPrChange w:id="3177" w:author="Абрамова Анна Андреевна" w:date="2024-05-17T15:26:00Z">
              <w:tcPr>
                <w:tcW w:w="3946" w:type="pct"/>
                <w:gridSpan w:val="7"/>
                <w:tcBorders>
                  <w:top w:val="single" w:sz="6" w:space="0" w:color="auto"/>
                  <w:left w:val="single" w:sz="6" w:space="0" w:color="auto"/>
                  <w:bottom w:val="single" w:sz="6" w:space="0" w:color="auto"/>
                  <w:right w:val="single" w:sz="6" w:space="0" w:color="auto"/>
                </w:tcBorders>
                <w:shd w:val="clear" w:color="auto" w:fill="D9D9D9" w:themeFill="background1" w:themeFillShade="D9"/>
              </w:tcPr>
            </w:tcPrChange>
          </w:tcPr>
          <w:p w14:paraId="38F8D56E" w14:textId="77777777" w:rsidR="008141CD" w:rsidRPr="00C37BA7" w:rsidRDefault="008141CD" w:rsidP="00A44D4D">
            <w:pPr>
              <w:spacing w:after="0"/>
              <w:jc w:val="center"/>
              <w:rPr>
                <w:b/>
                <w:bCs/>
                <w:color w:val="000000"/>
              </w:rPr>
            </w:pPr>
            <w:r w:rsidRPr="00C37BA7">
              <w:rPr>
                <w:b/>
                <w:bCs/>
                <w:color w:val="000000"/>
              </w:rPr>
              <w:t>Эпклюза, 12 недель</w:t>
            </w:r>
          </w:p>
          <w:p w14:paraId="3D20B740" w14:textId="77777777" w:rsidR="008141CD" w:rsidRPr="00C37BA7" w:rsidRDefault="008141CD" w:rsidP="00A44D4D">
            <w:pPr>
              <w:spacing w:after="0"/>
              <w:jc w:val="center"/>
            </w:pPr>
            <w:r w:rsidRPr="00C37BA7">
              <w:rPr>
                <w:b/>
                <w:bCs/>
                <w:color w:val="000000"/>
              </w:rPr>
              <w:t>(n = 106)</w:t>
            </w:r>
          </w:p>
        </w:tc>
      </w:tr>
      <w:tr w:rsidR="008141CD" w:rsidRPr="00C37BA7" w14:paraId="5D0CEB5A" w14:textId="77777777" w:rsidTr="005E739A">
        <w:trPr>
          <w:tblHeader/>
        </w:trPr>
        <w:tc>
          <w:tcPr>
            <w:tcW w:w="1054" w:type="pct"/>
            <w:tcBorders>
              <w:top w:val="nil"/>
              <w:left w:val="single" w:sz="6" w:space="0" w:color="auto"/>
              <w:bottom w:val="nil"/>
              <w:right w:val="single" w:sz="6" w:space="0" w:color="auto"/>
            </w:tcBorders>
            <w:shd w:val="clear" w:color="auto" w:fill="D9D9D9" w:themeFill="background1" w:themeFillShade="D9"/>
            <w:tcPrChange w:id="3178" w:author="Абрамова Анна Андреевна" w:date="2024-05-17T15:26:00Z">
              <w:tcPr>
                <w:tcW w:w="1054" w:type="pct"/>
                <w:tcBorders>
                  <w:top w:val="nil"/>
                  <w:left w:val="single" w:sz="6" w:space="0" w:color="auto"/>
                  <w:bottom w:val="nil"/>
                  <w:right w:val="single" w:sz="6" w:space="0" w:color="auto"/>
                </w:tcBorders>
                <w:shd w:val="clear" w:color="auto" w:fill="D9D9D9" w:themeFill="background1" w:themeFillShade="D9"/>
              </w:tcPr>
            </w:tcPrChange>
          </w:tcPr>
          <w:p w14:paraId="7512E82C" w14:textId="77777777" w:rsidR="008141CD" w:rsidRPr="00C37BA7" w:rsidRDefault="008141CD" w:rsidP="00A44D4D">
            <w:pPr>
              <w:spacing w:after="0"/>
            </w:pPr>
          </w:p>
        </w:tc>
        <w:tc>
          <w:tcPr>
            <w:tcW w:w="682" w:type="pct"/>
            <w:vMerge w:val="restart"/>
            <w:tcBorders>
              <w:top w:val="single" w:sz="6" w:space="0" w:color="auto"/>
              <w:left w:val="single" w:sz="6" w:space="0" w:color="auto"/>
              <w:right w:val="single" w:sz="6" w:space="0" w:color="auto"/>
            </w:tcBorders>
            <w:shd w:val="clear" w:color="auto" w:fill="D9D9D9" w:themeFill="background1" w:themeFillShade="D9"/>
            <w:tcPrChange w:id="3179" w:author="Абрамова Анна Андреевна" w:date="2024-05-17T15:26:00Z">
              <w:tcPr>
                <w:tcW w:w="682" w:type="pct"/>
                <w:vMerge w:val="restart"/>
                <w:tcBorders>
                  <w:top w:val="single" w:sz="6" w:space="0" w:color="auto"/>
                  <w:left w:val="single" w:sz="6" w:space="0" w:color="auto"/>
                  <w:right w:val="single" w:sz="6" w:space="0" w:color="auto"/>
                </w:tcBorders>
                <w:shd w:val="clear" w:color="auto" w:fill="D9D9D9" w:themeFill="background1" w:themeFillShade="D9"/>
              </w:tcPr>
            </w:tcPrChange>
          </w:tcPr>
          <w:p w14:paraId="7161D6D1" w14:textId="77777777" w:rsidR="008141CD" w:rsidRPr="00C37BA7" w:rsidRDefault="008141CD" w:rsidP="00A44D4D">
            <w:pPr>
              <w:spacing w:after="0"/>
              <w:rPr>
                <w:b/>
                <w:bCs/>
                <w:color w:val="000000"/>
              </w:rPr>
            </w:pPr>
            <w:r w:rsidRPr="00C37BA7">
              <w:rPr>
                <w:b/>
                <w:bCs/>
                <w:color w:val="000000"/>
              </w:rPr>
              <w:t>Всего</w:t>
            </w:r>
          </w:p>
          <w:p w14:paraId="517B1346" w14:textId="77777777" w:rsidR="008141CD" w:rsidRPr="00C37BA7" w:rsidRDefault="008141CD" w:rsidP="00A44D4D">
            <w:pPr>
              <w:spacing w:after="0"/>
              <w:rPr>
                <w:b/>
                <w:bCs/>
                <w:color w:val="000000"/>
              </w:rPr>
            </w:pPr>
            <w:r w:rsidRPr="00C37BA7">
              <w:rPr>
                <w:b/>
                <w:bCs/>
                <w:color w:val="000000"/>
              </w:rPr>
              <w:t>(все генотипы)</w:t>
            </w:r>
          </w:p>
          <w:p w14:paraId="799F4E4D" w14:textId="77777777" w:rsidR="008141CD" w:rsidRPr="00C37BA7" w:rsidRDefault="008141CD" w:rsidP="00A44D4D">
            <w:pPr>
              <w:spacing w:after="0"/>
            </w:pPr>
            <w:r w:rsidRPr="00C37BA7">
              <w:rPr>
                <w:b/>
                <w:bCs/>
                <w:color w:val="000000"/>
              </w:rPr>
              <w:t>(n = 106)</w:t>
            </w:r>
          </w:p>
        </w:tc>
        <w:tc>
          <w:tcPr>
            <w:tcW w:w="1743" w:type="pct"/>
            <w:gridSpan w:val="3"/>
            <w:tcBorders>
              <w:top w:val="single" w:sz="6" w:space="0" w:color="auto"/>
              <w:left w:val="single" w:sz="6" w:space="0" w:color="auto"/>
              <w:bottom w:val="single" w:sz="6" w:space="0" w:color="auto"/>
              <w:right w:val="single" w:sz="6" w:space="0" w:color="auto"/>
            </w:tcBorders>
            <w:shd w:val="clear" w:color="auto" w:fill="D9D9D9" w:themeFill="background1" w:themeFillShade="D9"/>
            <w:tcPrChange w:id="3180" w:author="Абрамова Анна Андреевна" w:date="2024-05-17T15:26:00Z">
              <w:tcPr>
                <w:tcW w:w="1743" w:type="pct"/>
                <w:gridSpan w:val="3"/>
                <w:tcBorders>
                  <w:top w:val="single" w:sz="6" w:space="0" w:color="auto"/>
                  <w:left w:val="single" w:sz="6" w:space="0" w:color="auto"/>
                  <w:bottom w:val="single" w:sz="6" w:space="0" w:color="auto"/>
                  <w:right w:val="single" w:sz="6" w:space="0" w:color="auto"/>
                </w:tcBorders>
                <w:shd w:val="clear" w:color="auto" w:fill="D9D9D9" w:themeFill="background1" w:themeFillShade="D9"/>
              </w:tcPr>
            </w:tcPrChange>
          </w:tcPr>
          <w:p w14:paraId="6F8BD30F" w14:textId="77777777" w:rsidR="008141CD" w:rsidRPr="00C37BA7" w:rsidRDefault="008141CD" w:rsidP="00A44D4D">
            <w:pPr>
              <w:spacing w:after="0"/>
            </w:pPr>
            <w:r w:rsidRPr="00C37BA7">
              <w:rPr>
                <w:b/>
                <w:bCs/>
                <w:color w:val="000000"/>
              </w:rPr>
              <w:t>GT-1</w:t>
            </w:r>
          </w:p>
        </w:tc>
        <w:tc>
          <w:tcPr>
            <w:tcW w:w="503" w:type="pct"/>
            <w:vMerge w:val="restart"/>
            <w:tcBorders>
              <w:top w:val="single" w:sz="6" w:space="0" w:color="auto"/>
              <w:left w:val="single" w:sz="6" w:space="0" w:color="auto"/>
              <w:right w:val="single" w:sz="6" w:space="0" w:color="auto"/>
            </w:tcBorders>
            <w:shd w:val="clear" w:color="auto" w:fill="D9D9D9" w:themeFill="background1" w:themeFillShade="D9"/>
            <w:tcPrChange w:id="3181" w:author="Абрамова Анна Андреевна" w:date="2024-05-17T15:26:00Z">
              <w:tcPr>
                <w:tcW w:w="503" w:type="pct"/>
                <w:vMerge w:val="restart"/>
                <w:tcBorders>
                  <w:top w:val="single" w:sz="6" w:space="0" w:color="auto"/>
                  <w:left w:val="single" w:sz="6" w:space="0" w:color="auto"/>
                  <w:right w:val="single" w:sz="6" w:space="0" w:color="auto"/>
                </w:tcBorders>
                <w:shd w:val="clear" w:color="auto" w:fill="D9D9D9" w:themeFill="background1" w:themeFillShade="D9"/>
              </w:tcPr>
            </w:tcPrChange>
          </w:tcPr>
          <w:p w14:paraId="622CE6A6" w14:textId="77777777" w:rsidR="008141CD" w:rsidRPr="00C37BA7" w:rsidRDefault="008141CD" w:rsidP="00A44D4D">
            <w:pPr>
              <w:spacing w:after="0"/>
            </w:pPr>
            <w:r w:rsidRPr="00C37BA7">
              <w:rPr>
                <w:b/>
                <w:bCs/>
                <w:color w:val="000000"/>
              </w:rPr>
              <w:t>GT-2</w:t>
            </w:r>
          </w:p>
          <w:p w14:paraId="6F99666A" w14:textId="77777777" w:rsidR="008141CD" w:rsidRPr="00C37BA7" w:rsidRDefault="008141CD" w:rsidP="00A44D4D">
            <w:pPr>
              <w:spacing w:after="0"/>
            </w:pPr>
            <w:r w:rsidRPr="00C37BA7">
              <w:rPr>
                <w:b/>
                <w:bCs/>
                <w:color w:val="000000"/>
              </w:rPr>
              <w:t>(n = 11)</w:t>
            </w:r>
          </w:p>
        </w:tc>
        <w:tc>
          <w:tcPr>
            <w:tcW w:w="560" w:type="pct"/>
            <w:vMerge w:val="restart"/>
            <w:tcBorders>
              <w:top w:val="single" w:sz="6" w:space="0" w:color="auto"/>
              <w:left w:val="single" w:sz="6" w:space="0" w:color="auto"/>
              <w:right w:val="single" w:sz="6" w:space="0" w:color="auto"/>
            </w:tcBorders>
            <w:shd w:val="clear" w:color="auto" w:fill="D9D9D9" w:themeFill="background1" w:themeFillShade="D9"/>
            <w:tcPrChange w:id="3182" w:author="Абрамова Анна Андреевна" w:date="2024-05-17T15:26:00Z">
              <w:tcPr>
                <w:tcW w:w="560" w:type="pct"/>
                <w:vMerge w:val="restart"/>
                <w:tcBorders>
                  <w:top w:val="single" w:sz="6" w:space="0" w:color="auto"/>
                  <w:left w:val="single" w:sz="6" w:space="0" w:color="auto"/>
                  <w:right w:val="single" w:sz="6" w:space="0" w:color="auto"/>
                </w:tcBorders>
                <w:shd w:val="clear" w:color="auto" w:fill="D9D9D9" w:themeFill="background1" w:themeFillShade="D9"/>
              </w:tcPr>
            </w:tcPrChange>
          </w:tcPr>
          <w:p w14:paraId="6AFAD0DD" w14:textId="77777777" w:rsidR="008141CD" w:rsidRPr="00C37BA7" w:rsidRDefault="008141CD" w:rsidP="00A44D4D">
            <w:pPr>
              <w:spacing w:after="0"/>
            </w:pPr>
            <w:r w:rsidRPr="00C37BA7">
              <w:rPr>
                <w:b/>
                <w:bCs/>
                <w:color w:val="000000"/>
              </w:rPr>
              <w:t>GT-3</w:t>
            </w:r>
          </w:p>
          <w:p w14:paraId="332B9EC1" w14:textId="77777777" w:rsidR="008141CD" w:rsidRPr="00C37BA7" w:rsidRDefault="008141CD" w:rsidP="00A44D4D">
            <w:pPr>
              <w:spacing w:after="0"/>
            </w:pPr>
            <w:r w:rsidRPr="00C37BA7">
              <w:rPr>
                <w:b/>
                <w:bCs/>
                <w:color w:val="000000"/>
              </w:rPr>
              <w:t>(n = 12)</w:t>
            </w:r>
          </w:p>
        </w:tc>
        <w:tc>
          <w:tcPr>
            <w:tcW w:w="458" w:type="pct"/>
            <w:vMerge w:val="restart"/>
            <w:tcBorders>
              <w:top w:val="single" w:sz="6" w:space="0" w:color="auto"/>
              <w:left w:val="single" w:sz="6" w:space="0" w:color="auto"/>
              <w:right w:val="single" w:sz="6" w:space="0" w:color="auto"/>
            </w:tcBorders>
            <w:shd w:val="clear" w:color="auto" w:fill="D9D9D9" w:themeFill="background1" w:themeFillShade="D9"/>
            <w:tcPrChange w:id="3183" w:author="Абрамова Анна Андреевна" w:date="2024-05-17T15:26:00Z">
              <w:tcPr>
                <w:tcW w:w="458" w:type="pct"/>
                <w:vMerge w:val="restart"/>
                <w:tcBorders>
                  <w:top w:val="single" w:sz="6" w:space="0" w:color="auto"/>
                  <w:left w:val="single" w:sz="6" w:space="0" w:color="auto"/>
                  <w:right w:val="single" w:sz="6" w:space="0" w:color="auto"/>
                </w:tcBorders>
                <w:shd w:val="clear" w:color="auto" w:fill="D9D9D9" w:themeFill="background1" w:themeFillShade="D9"/>
              </w:tcPr>
            </w:tcPrChange>
          </w:tcPr>
          <w:p w14:paraId="2B761E51" w14:textId="77777777" w:rsidR="008141CD" w:rsidRPr="00C37BA7" w:rsidRDefault="008141CD" w:rsidP="00A44D4D">
            <w:pPr>
              <w:spacing w:after="0"/>
            </w:pPr>
            <w:r w:rsidRPr="00C37BA7">
              <w:rPr>
                <w:b/>
                <w:bCs/>
                <w:color w:val="000000"/>
              </w:rPr>
              <w:t>GT-4</w:t>
            </w:r>
          </w:p>
          <w:p w14:paraId="6D75D8D9" w14:textId="77777777" w:rsidR="008141CD" w:rsidRPr="00C37BA7" w:rsidRDefault="008141CD" w:rsidP="00A44D4D">
            <w:pPr>
              <w:spacing w:after="0"/>
            </w:pPr>
            <w:r w:rsidRPr="00C37BA7">
              <w:rPr>
                <w:b/>
                <w:bCs/>
                <w:color w:val="000000"/>
              </w:rPr>
              <w:t>(n = 5)</w:t>
            </w:r>
          </w:p>
        </w:tc>
      </w:tr>
      <w:tr w:rsidR="008141CD" w:rsidRPr="00C37BA7" w14:paraId="6D59F675" w14:textId="77777777" w:rsidTr="005E739A">
        <w:trPr>
          <w:tblHeader/>
        </w:trPr>
        <w:tc>
          <w:tcPr>
            <w:tcW w:w="1054" w:type="pct"/>
            <w:tcBorders>
              <w:top w:val="nil"/>
              <w:left w:val="single" w:sz="6" w:space="0" w:color="auto"/>
              <w:bottom w:val="single" w:sz="6" w:space="0" w:color="auto"/>
              <w:right w:val="single" w:sz="6" w:space="0" w:color="auto"/>
            </w:tcBorders>
            <w:shd w:val="clear" w:color="auto" w:fill="D9D9D9" w:themeFill="background1" w:themeFillShade="D9"/>
            <w:tcPrChange w:id="3184" w:author="Абрамова Анна Андреевна" w:date="2024-05-17T15:26:00Z">
              <w:tcPr>
                <w:tcW w:w="1054" w:type="pct"/>
                <w:tcBorders>
                  <w:top w:val="nil"/>
                  <w:left w:val="single" w:sz="6" w:space="0" w:color="auto"/>
                  <w:bottom w:val="single" w:sz="6" w:space="0" w:color="auto"/>
                  <w:right w:val="single" w:sz="6" w:space="0" w:color="auto"/>
                </w:tcBorders>
                <w:shd w:val="clear" w:color="auto" w:fill="D9D9D9" w:themeFill="background1" w:themeFillShade="D9"/>
              </w:tcPr>
            </w:tcPrChange>
          </w:tcPr>
          <w:p w14:paraId="53ADB289" w14:textId="77777777" w:rsidR="008141CD" w:rsidRPr="00C37BA7" w:rsidRDefault="008141CD" w:rsidP="000B382D"/>
        </w:tc>
        <w:tc>
          <w:tcPr>
            <w:tcW w:w="682" w:type="pct"/>
            <w:vMerge/>
            <w:tcBorders>
              <w:left w:val="single" w:sz="6" w:space="0" w:color="auto"/>
              <w:bottom w:val="single" w:sz="6" w:space="0" w:color="auto"/>
              <w:right w:val="single" w:sz="6" w:space="0" w:color="auto"/>
            </w:tcBorders>
            <w:shd w:val="clear" w:color="auto" w:fill="D9D9D9" w:themeFill="background1" w:themeFillShade="D9"/>
            <w:tcPrChange w:id="3185" w:author="Абрамова Анна Андреевна" w:date="2024-05-17T15:26:00Z">
              <w:tcPr>
                <w:tcW w:w="682" w:type="pct"/>
                <w:vMerge/>
                <w:tcBorders>
                  <w:left w:val="single" w:sz="6" w:space="0" w:color="auto"/>
                  <w:bottom w:val="single" w:sz="6" w:space="0" w:color="auto"/>
                  <w:right w:val="single" w:sz="6" w:space="0" w:color="auto"/>
                </w:tcBorders>
                <w:shd w:val="clear" w:color="auto" w:fill="D9D9D9" w:themeFill="background1" w:themeFillShade="D9"/>
              </w:tcPr>
            </w:tcPrChange>
          </w:tcPr>
          <w:p w14:paraId="49A71F9D" w14:textId="77777777" w:rsidR="008141CD" w:rsidRPr="00C37BA7" w:rsidRDefault="008141CD" w:rsidP="000B382D"/>
        </w:tc>
        <w:tc>
          <w:tcPr>
            <w:tcW w:w="60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Change w:id="3186" w:author="Абрамова Анна Андреевна" w:date="2024-05-17T15:26:00Z">
              <w:tcPr>
                <w:tcW w:w="60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tcPrChange>
          </w:tcPr>
          <w:p w14:paraId="2B74AED1" w14:textId="77777777" w:rsidR="008141CD" w:rsidRPr="00C37BA7" w:rsidRDefault="008141CD" w:rsidP="000B382D">
            <w:r w:rsidRPr="00C37BA7">
              <w:rPr>
                <w:b/>
                <w:bCs/>
                <w:color w:val="000000"/>
              </w:rPr>
              <w:t>GT-1a</w:t>
            </w:r>
          </w:p>
          <w:p w14:paraId="3663472B" w14:textId="77777777" w:rsidR="008141CD" w:rsidRPr="00C37BA7" w:rsidRDefault="008141CD" w:rsidP="000B382D">
            <w:r w:rsidRPr="00C37BA7">
              <w:rPr>
                <w:b/>
                <w:bCs/>
                <w:color w:val="000000"/>
              </w:rPr>
              <w:t>(n = 66)</w:t>
            </w:r>
          </w:p>
        </w:tc>
        <w:tc>
          <w:tcPr>
            <w:tcW w:w="60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Change w:id="3187" w:author="Абрамова Анна Андреевна" w:date="2024-05-17T15:26:00Z">
              <w:tcPr>
                <w:tcW w:w="60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tcPrChange>
          </w:tcPr>
          <w:p w14:paraId="19ADFBCA" w14:textId="77777777" w:rsidR="008141CD" w:rsidRPr="00C37BA7" w:rsidRDefault="008141CD" w:rsidP="000B382D">
            <w:r w:rsidRPr="00C37BA7">
              <w:rPr>
                <w:b/>
                <w:bCs/>
                <w:color w:val="000000"/>
              </w:rPr>
              <w:t>GT-1b</w:t>
            </w:r>
          </w:p>
          <w:p w14:paraId="42A12C94" w14:textId="77777777" w:rsidR="008141CD" w:rsidRPr="00C37BA7" w:rsidRDefault="008141CD" w:rsidP="000B382D">
            <w:r w:rsidRPr="00C37BA7">
              <w:rPr>
                <w:b/>
                <w:bCs/>
                <w:color w:val="000000"/>
              </w:rPr>
              <w:t>(n = 12)</w:t>
            </w:r>
          </w:p>
        </w:tc>
        <w:tc>
          <w:tcPr>
            <w:tcW w:w="530"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Change w:id="3188" w:author="Абрамова Анна Андреевна" w:date="2024-05-17T15:26:00Z">
              <w:tcPr>
                <w:tcW w:w="530"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tcPrChange>
          </w:tcPr>
          <w:p w14:paraId="3C380C72" w14:textId="77777777" w:rsidR="008141CD" w:rsidRPr="00C37BA7" w:rsidRDefault="008141CD" w:rsidP="000B382D">
            <w:pPr>
              <w:rPr>
                <w:b/>
                <w:bCs/>
                <w:color w:val="000000"/>
              </w:rPr>
            </w:pPr>
            <w:r w:rsidRPr="00C37BA7">
              <w:rPr>
                <w:b/>
                <w:bCs/>
                <w:color w:val="000000"/>
              </w:rPr>
              <w:t>Всего</w:t>
            </w:r>
          </w:p>
          <w:p w14:paraId="4D4253B8" w14:textId="77777777" w:rsidR="008141CD" w:rsidRPr="00C37BA7" w:rsidRDefault="008141CD" w:rsidP="000B382D">
            <w:r w:rsidRPr="00C37BA7">
              <w:rPr>
                <w:b/>
                <w:bCs/>
                <w:color w:val="000000"/>
              </w:rPr>
              <w:t>(n = 78)</w:t>
            </w:r>
          </w:p>
        </w:tc>
        <w:tc>
          <w:tcPr>
            <w:tcW w:w="503" w:type="pct"/>
            <w:vMerge/>
            <w:tcBorders>
              <w:left w:val="single" w:sz="6" w:space="0" w:color="auto"/>
              <w:bottom w:val="single" w:sz="6" w:space="0" w:color="auto"/>
              <w:right w:val="single" w:sz="6" w:space="0" w:color="auto"/>
            </w:tcBorders>
            <w:shd w:val="clear" w:color="auto" w:fill="D9D9D9" w:themeFill="background1" w:themeFillShade="D9"/>
            <w:tcPrChange w:id="3189" w:author="Абрамова Анна Андреевна" w:date="2024-05-17T15:26:00Z">
              <w:tcPr>
                <w:tcW w:w="503" w:type="pct"/>
                <w:vMerge/>
                <w:tcBorders>
                  <w:left w:val="single" w:sz="6" w:space="0" w:color="auto"/>
                  <w:bottom w:val="single" w:sz="6" w:space="0" w:color="auto"/>
                  <w:right w:val="single" w:sz="6" w:space="0" w:color="auto"/>
                </w:tcBorders>
                <w:shd w:val="clear" w:color="auto" w:fill="D9D9D9" w:themeFill="background1" w:themeFillShade="D9"/>
              </w:tcPr>
            </w:tcPrChange>
          </w:tcPr>
          <w:p w14:paraId="04929FAD" w14:textId="77777777" w:rsidR="008141CD" w:rsidRPr="00C37BA7" w:rsidRDefault="008141CD" w:rsidP="000B382D"/>
        </w:tc>
        <w:tc>
          <w:tcPr>
            <w:tcW w:w="560" w:type="pct"/>
            <w:vMerge/>
            <w:tcBorders>
              <w:left w:val="single" w:sz="6" w:space="0" w:color="auto"/>
              <w:bottom w:val="single" w:sz="6" w:space="0" w:color="auto"/>
              <w:right w:val="single" w:sz="6" w:space="0" w:color="auto"/>
            </w:tcBorders>
            <w:shd w:val="clear" w:color="auto" w:fill="D9D9D9" w:themeFill="background1" w:themeFillShade="D9"/>
            <w:tcPrChange w:id="3190" w:author="Абрамова Анна Андреевна" w:date="2024-05-17T15:26:00Z">
              <w:tcPr>
                <w:tcW w:w="560" w:type="pct"/>
                <w:vMerge/>
                <w:tcBorders>
                  <w:left w:val="single" w:sz="6" w:space="0" w:color="auto"/>
                  <w:bottom w:val="single" w:sz="6" w:space="0" w:color="auto"/>
                  <w:right w:val="single" w:sz="6" w:space="0" w:color="auto"/>
                </w:tcBorders>
                <w:shd w:val="clear" w:color="auto" w:fill="D9D9D9" w:themeFill="background1" w:themeFillShade="D9"/>
              </w:tcPr>
            </w:tcPrChange>
          </w:tcPr>
          <w:p w14:paraId="08045D8F" w14:textId="77777777" w:rsidR="008141CD" w:rsidRPr="00C37BA7" w:rsidRDefault="008141CD" w:rsidP="000B382D"/>
        </w:tc>
        <w:tc>
          <w:tcPr>
            <w:tcW w:w="458" w:type="pct"/>
            <w:vMerge/>
            <w:tcBorders>
              <w:left w:val="single" w:sz="6" w:space="0" w:color="auto"/>
              <w:bottom w:val="single" w:sz="6" w:space="0" w:color="auto"/>
              <w:right w:val="single" w:sz="6" w:space="0" w:color="auto"/>
            </w:tcBorders>
            <w:shd w:val="clear" w:color="auto" w:fill="D9D9D9" w:themeFill="background1" w:themeFillShade="D9"/>
            <w:tcPrChange w:id="3191" w:author="Абрамова Анна Андреевна" w:date="2024-05-17T15:26:00Z">
              <w:tcPr>
                <w:tcW w:w="458" w:type="pct"/>
                <w:vMerge/>
                <w:tcBorders>
                  <w:left w:val="single" w:sz="6" w:space="0" w:color="auto"/>
                  <w:bottom w:val="single" w:sz="6" w:space="0" w:color="auto"/>
                  <w:right w:val="single" w:sz="6" w:space="0" w:color="auto"/>
                </w:tcBorders>
                <w:shd w:val="clear" w:color="auto" w:fill="D9D9D9" w:themeFill="background1" w:themeFillShade="D9"/>
              </w:tcPr>
            </w:tcPrChange>
          </w:tcPr>
          <w:p w14:paraId="2A85E2C9" w14:textId="77777777" w:rsidR="008141CD" w:rsidRPr="00C37BA7" w:rsidRDefault="008141CD" w:rsidP="000B382D"/>
        </w:tc>
      </w:tr>
      <w:tr w:rsidR="008141CD" w:rsidRPr="00C37BA7" w14:paraId="54489337" w14:textId="77777777" w:rsidTr="000B382D">
        <w:tc>
          <w:tcPr>
            <w:tcW w:w="1054" w:type="pct"/>
            <w:tcBorders>
              <w:top w:val="single" w:sz="6" w:space="0" w:color="auto"/>
              <w:left w:val="single" w:sz="6" w:space="0" w:color="auto"/>
              <w:bottom w:val="single" w:sz="6" w:space="0" w:color="auto"/>
              <w:right w:val="single" w:sz="6" w:space="0" w:color="auto"/>
            </w:tcBorders>
            <w:shd w:val="clear" w:color="auto" w:fill="FFFFFF"/>
            <w:vAlign w:val="center"/>
          </w:tcPr>
          <w:p w14:paraId="2F50E49C" w14:textId="0278DCE0" w:rsidR="008141CD" w:rsidRPr="00C37BA7" w:rsidRDefault="008141CD" w:rsidP="000B382D">
            <w:pPr>
              <w:shd w:val="clear" w:color="auto" w:fill="FFFFFF"/>
            </w:pPr>
            <w:r>
              <w:rPr>
                <w:color w:val="000000"/>
              </w:rPr>
              <w:t>УВО1</w:t>
            </w:r>
            <w:r w:rsidRPr="00C37BA7">
              <w:rPr>
                <w:color w:val="000000"/>
              </w:rPr>
              <w:t>12</w:t>
            </w:r>
          </w:p>
        </w:tc>
        <w:tc>
          <w:tcPr>
            <w:tcW w:w="682" w:type="pct"/>
            <w:tcBorders>
              <w:top w:val="single" w:sz="6" w:space="0" w:color="auto"/>
              <w:left w:val="single" w:sz="6" w:space="0" w:color="auto"/>
              <w:bottom w:val="single" w:sz="6" w:space="0" w:color="auto"/>
              <w:right w:val="single" w:sz="6" w:space="0" w:color="auto"/>
            </w:tcBorders>
            <w:shd w:val="clear" w:color="auto" w:fill="FFFFFF"/>
            <w:vAlign w:val="center"/>
          </w:tcPr>
          <w:p w14:paraId="4D5F031F" w14:textId="77777777" w:rsidR="008141CD" w:rsidRPr="00C37BA7" w:rsidRDefault="008141CD" w:rsidP="000B382D">
            <w:pPr>
              <w:shd w:val="clear" w:color="auto" w:fill="FFFFFF"/>
              <w:rPr>
                <w:color w:val="000000"/>
              </w:rPr>
            </w:pPr>
            <w:r w:rsidRPr="00C37BA7">
              <w:rPr>
                <w:color w:val="000000"/>
              </w:rPr>
              <w:t>95 %</w:t>
            </w:r>
          </w:p>
          <w:p w14:paraId="51079CEB" w14:textId="77777777" w:rsidR="008141CD" w:rsidRPr="00C37BA7" w:rsidRDefault="008141CD" w:rsidP="000B382D">
            <w:pPr>
              <w:shd w:val="clear" w:color="auto" w:fill="FFFFFF"/>
            </w:pPr>
            <w:r w:rsidRPr="00C37BA7">
              <w:rPr>
                <w:color w:val="000000"/>
              </w:rPr>
              <w:t>(101/106)</w:t>
            </w:r>
          </w:p>
        </w:tc>
        <w:tc>
          <w:tcPr>
            <w:tcW w:w="609" w:type="pct"/>
            <w:tcBorders>
              <w:top w:val="single" w:sz="6" w:space="0" w:color="auto"/>
              <w:left w:val="single" w:sz="6" w:space="0" w:color="auto"/>
              <w:bottom w:val="single" w:sz="6" w:space="0" w:color="auto"/>
              <w:right w:val="single" w:sz="6" w:space="0" w:color="auto"/>
            </w:tcBorders>
            <w:shd w:val="clear" w:color="auto" w:fill="FFFFFF"/>
            <w:vAlign w:val="center"/>
          </w:tcPr>
          <w:p w14:paraId="2C1BC95A" w14:textId="77777777" w:rsidR="008141CD" w:rsidRPr="00C37BA7" w:rsidRDefault="008141CD" w:rsidP="000B382D">
            <w:pPr>
              <w:shd w:val="clear" w:color="auto" w:fill="FFFFFF"/>
              <w:rPr>
                <w:color w:val="000000"/>
              </w:rPr>
            </w:pPr>
            <w:r w:rsidRPr="00C37BA7">
              <w:rPr>
                <w:color w:val="000000"/>
              </w:rPr>
              <w:t>95 %</w:t>
            </w:r>
          </w:p>
          <w:p w14:paraId="41083D57" w14:textId="77777777" w:rsidR="008141CD" w:rsidRPr="00C37BA7" w:rsidRDefault="008141CD" w:rsidP="000B382D">
            <w:pPr>
              <w:shd w:val="clear" w:color="auto" w:fill="FFFFFF"/>
            </w:pPr>
            <w:r w:rsidRPr="00C37BA7">
              <w:rPr>
                <w:color w:val="000000"/>
              </w:rPr>
              <w:t>(63/66)</w:t>
            </w:r>
          </w:p>
        </w:tc>
        <w:tc>
          <w:tcPr>
            <w:tcW w:w="604" w:type="pct"/>
            <w:tcBorders>
              <w:top w:val="single" w:sz="6" w:space="0" w:color="auto"/>
              <w:left w:val="single" w:sz="6" w:space="0" w:color="auto"/>
              <w:bottom w:val="single" w:sz="6" w:space="0" w:color="auto"/>
              <w:right w:val="single" w:sz="6" w:space="0" w:color="auto"/>
            </w:tcBorders>
            <w:shd w:val="clear" w:color="auto" w:fill="FFFFFF"/>
            <w:vAlign w:val="center"/>
          </w:tcPr>
          <w:p w14:paraId="7425FC8F" w14:textId="77777777" w:rsidR="008141CD" w:rsidRPr="00C37BA7" w:rsidRDefault="008141CD" w:rsidP="000B382D">
            <w:pPr>
              <w:shd w:val="clear" w:color="auto" w:fill="FFFFFF"/>
              <w:rPr>
                <w:color w:val="000000"/>
              </w:rPr>
            </w:pPr>
            <w:r w:rsidRPr="00C37BA7">
              <w:rPr>
                <w:color w:val="000000"/>
              </w:rPr>
              <w:t>92 %</w:t>
            </w:r>
          </w:p>
          <w:p w14:paraId="7056DE80" w14:textId="77777777" w:rsidR="008141CD" w:rsidRPr="00C37BA7" w:rsidRDefault="008141CD" w:rsidP="000B382D">
            <w:pPr>
              <w:shd w:val="clear" w:color="auto" w:fill="FFFFFF"/>
            </w:pPr>
            <w:r w:rsidRPr="00C37BA7">
              <w:rPr>
                <w:color w:val="000000"/>
              </w:rPr>
              <w:t>(11/12)</w:t>
            </w:r>
          </w:p>
        </w:tc>
        <w:tc>
          <w:tcPr>
            <w:tcW w:w="530" w:type="pct"/>
            <w:tcBorders>
              <w:top w:val="single" w:sz="6" w:space="0" w:color="auto"/>
              <w:left w:val="single" w:sz="6" w:space="0" w:color="auto"/>
              <w:bottom w:val="single" w:sz="6" w:space="0" w:color="auto"/>
              <w:right w:val="single" w:sz="6" w:space="0" w:color="auto"/>
            </w:tcBorders>
            <w:shd w:val="clear" w:color="auto" w:fill="FFFFFF"/>
            <w:vAlign w:val="center"/>
          </w:tcPr>
          <w:p w14:paraId="4FA2CB8F" w14:textId="77777777" w:rsidR="008141CD" w:rsidRPr="00C37BA7" w:rsidRDefault="008141CD" w:rsidP="000B382D">
            <w:pPr>
              <w:shd w:val="clear" w:color="auto" w:fill="FFFFFF"/>
              <w:rPr>
                <w:color w:val="000000"/>
              </w:rPr>
            </w:pPr>
            <w:r w:rsidRPr="00C37BA7">
              <w:rPr>
                <w:color w:val="000000"/>
              </w:rPr>
              <w:t>95 %</w:t>
            </w:r>
          </w:p>
          <w:p w14:paraId="33681EEB" w14:textId="77777777" w:rsidR="008141CD" w:rsidRPr="00C37BA7" w:rsidRDefault="008141CD" w:rsidP="000B382D">
            <w:pPr>
              <w:shd w:val="clear" w:color="auto" w:fill="FFFFFF"/>
            </w:pPr>
            <w:r w:rsidRPr="00C37BA7">
              <w:rPr>
                <w:color w:val="000000"/>
              </w:rPr>
              <w:t>(74/78)</w:t>
            </w:r>
          </w:p>
        </w:tc>
        <w:tc>
          <w:tcPr>
            <w:tcW w:w="503" w:type="pct"/>
            <w:tcBorders>
              <w:top w:val="single" w:sz="6" w:space="0" w:color="auto"/>
              <w:left w:val="single" w:sz="6" w:space="0" w:color="auto"/>
              <w:bottom w:val="single" w:sz="6" w:space="0" w:color="auto"/>
              <w:right w:val="single" w:sz="6" w:space="0" w:color="auto"/>
            </w:tcBorders>
            <w:shd w:val="clear" w:color="auto" w:fill="FFFFFF"/>
            <w:vAlign w:val="center"/>
          </w:tcPr>
          <w:p w14:paraId="3C76DB6A" w14:textId="77777777" w:rsidR="008141CD" w:rsidRPr="00C37BA7" w:rsidRDefault="008141CD" w:rsidP="000B382D">
            <w:pPr>
              <w:shd w:val="clear" w:color="auto" w:fill="FFFFFF"/>
              <w:rPr>
                <w:color w:val="000000"/>
              </w:rPr>
            </w:pPr>
            <w:r w:rsidRPr="00C37BA7">
              <w:rPr>
                <w:color w:val="000000"/>
              </w:rPr>
              <w:t>100 %</w:t>
            </w:r>
          </w:p>
          <w:p w14:paraId="36CC3445" w14:textId="77777777" w:rsidR="008141CD" w:rsidRPr="00C37BA7" w:rsidRDefault="008141CD" w:rsidP="000B382D">
            <w:pPr>
              <w:shd w:val="clear" w:color="auto" w:fill="FFFFFF"/>
            </w:pPr>
            <w:r w:rsidRPr="00C37BA7">
              <w:rPr>
                <w:color w:val="000000"/>
              </w:rPr>
              <w:t>(11/11)</w:t>
            </w:r>
          </w:p>
        </w:tc>
        <w:tc>
          <w:tcPr>
            <w:tcW w:w="560" w:type="pct"/>
            <w:tcBorders>
              <w:top w:val="single" w:sz="6" w:space="0" w:color="auto"/>
              <w:left w:val="single" w:sz="6" w:space="0" w:color="auto"/>
              <w:bottom w:val="single" w:sz="6" w:space="0" w:color="auto"/>
              <w:right w:val="single" w:sz="6" w:space="0" w:color="auto"/>
            </w:tcBorders>
            <w:shd w:val="clear" w:color="auto" w:fill="FFFFFF"/>
            <w:vAlign w:val="center"/>
          </w:tcPr>
          <w:p w14:paraId="52FE0ED6" w14:textId="77777777" w:rsidR="008141CD" w:rsidRPr="00C37BA7" w:rsidRDefault="008141CD" w:rsidP="000B382D">
            <w:pPr>
              <w:shd w:val="clear" w:color="auto" w:fill="FFFFFF"/>
              <w:rPr>
                <w:color w:val="000000"/>
              </w:rPr>
            </w:pPr>
            <w:r w:rsidRPr="00C37BA7">
              <w:rPr>
                <w:color w:val="000000"/>
              </w:rPr>
              <w:t>92 %</w:t>
            </w:r>
          </w:p>
          <w:p w14:paraId="778C046D" w14:textId="77777777" w:rsidR="008141CD" w:rsidRPr="00C37BA7" w:rsidRDefault="008141CD" w:rsidP="000B382D">
            <w:pPr>
              <w:shd w:val="clear" w:color="auto" w:fill="FFFFFF"/>
            </w:pPr>
            <w:r w:rsidRPr="00C37BA7">
              <w:rPr>
                <w:color w:val="000000"/>
              </w:rPr>
              <w:t>(11/12)</w:t>
            </w:r>
          </w:p>
        </w:tc>
        <w:tc>
          <w:tcPr>
            <w:tcW w:w="458" w:type="pct"/>
            <w:tcBorders>
              <w:top w:val="single" w:sz="6" w:space="0" w:color="auto"/>
              <w:left w:val="single" w:sz="6" w:space="0" w:color="auto"/>
              <w:bottom w:val="single" w:sz="6" w:space="0" w:color="auto"/>
              <w:right w:val="single" w:sz="6" w:space="0" w:color="auto"/>
            </w:tcBorders>
            <w:shd w:val="clear" w:color="auto" w:fill="FFFFFF"/>
            <w:vAlign w:val="center"/>
          </w:tcPr>
          <w:p w14:paraId="5192BDE3" w14:textId="77777777" w:rsidR="008141CD" w:rsidRPr="00C37BA7" w:rsidRDefault="008141CD" w:rsidP="000B382D">
            <w:pPr>
              <w:shd w:val="clear" w:color="auto" w:fill="FFFFFF"/>
              <w:rPr>
                <w:color w:val="000000"/>
              </w:rPr>
            </w:pPr>
            <w:r w:rsidRPr="00C37BA7">
              <w:rPr>
                <w:color w:val="000000"/>
              </w:rPr>
              <w:t>100 %</w:t>
            </w:r>
          </w:p>
          <w:p w14:paraId="058B83B6" w14:textId="77777777" w:rsidR="008141CD" w:rsidRPr="00C37BA7" w:rsidRDefault="008141CD" w:rsidP="000B382D">
            <w:pPr>
              <w:shd w:val="clear" w:color="auto" w:fill="FFFFFF"/>
            </w:pPr>
            <w:r w:rsidRPr="00C37BA7">
              <w:rPr>
                <w:color w:val="000000"/>
              </w:rPr>
              <w:t>(5/5)</w:t>
            </w:r>
          </w:p>
        </w:tc>
      </w:tr>
      <w:tr w:rsidR="008141CD" w:rsidRPr="00C37BA7" w14:paraId="0296C665" w14:textId="77777777" w:rsidTr="000B382D">
        <w:tc>
          <w:tcPr>
            <w:tcW w:w="5000" w:type="pct"/>
            <w:gridSpan w:val="8"/>
            <w:tcBorders>
              <w:top w:val="single" w:sz="6" w:space="0" w:color="auto"/>
              <w:left w:val="single" w:sz="6" w:space="0" w:color="auto"/>
              <w:bottom w:val="single" w:sz="6" w:space="0" w:color="auto"/>
              <w:right w:val="single" w:sz="6" w:space="0" w:color="auto"/>
            </w:tcBorders>
            <w:shd w:val="clear" w:color="auto" w:fill="FFFFFF"/>
            <w:vAlign w:val="center"/>
          </w:tcPr>
          <w:p w14:paraId="7F44845C" w14:textId="77777777" w:rsidR="008141CD" w:rsidRPr="00C37BA7" w:rsidRDefault="008141CD" w:rsidP="000B382D">
            <w:pPr>
              <w:shd w:val="clear" w:color="auto" w:fill="FFFFFF"/>
            </w:pPr>
            <w:r w:rsidRPr="00C37BA7">
              <w:rPr>
                <w:color w:val="000000"/>
              </w:rPr>
              <w:t>Исход у пациентов без SVR</w:t>
            </w:r>
          </w:p>
        </w:tc>
      </w:tr>
      <w:tr w:rsidR="008141CD" w:rsidRPr="00C37BA7" w14:paraId="75BE5EE3" w14:textId="77777777" w:rsidTr="000B382D">
        <w:tc>
          <w:tcPr>
            <w:tcW w:w="1054" w:type="pct"/>
            <w:tcBorders>
              <w:top w:val="single" w:sz="6" w:space="0" w:color="auto"/>
              <w:left w:val="single" w:sz="6" w:space="0" w:color="auto"/>
              <w:bottom w:val="single" w:sz="6" w:space="0" w:color="auto"/>
              <w:right w:val="single" w:sz="6" w:space="0" w:color="auto"/>
            </w:tcBorders>
            <w:shd w:val="clear" w:color="auto" w:fill="FFFFFF"/>
            <w:vAlign w:val="center"/>
          </w:tcPr>
          <w:p w14:paraId="6D45C5AA" w14:textId="77777777" w:rsidR="008141CD" w:rsidRPr="00C37BA7" w:rsidRDefault="008141CD" w:rsidP="000B382D">
            <w:pPr>
              <w:shd w:val="clear" w:color="auto" w:fill="FFFFFF"/>
            </w:pPr>
            <w:r w:rsidRPr="00C37BA7">
              <w:rPr>
                <w:color w:val="000000"/>
              </w:rPr>
              <w:t>Вирусологическая неэффективность во время лечения</w:t>
            </w:r>
          </w:p>
        </w:tc>
        <w:tc>
          <w:tcPr>
            <w:tcW w:w="682" w:type="pct"/>
            <w:tcBorders>
              <w:top w:val="single" w:sz="6" w:space="0" w:color="auto"/>
              <w:left w:val="single" w:sz="6" w:space="0" w:color="auto"/>
              <w:bottom w:val="single" w:sz="6" w:space="0" w:color="auto"/>
              <w:right w:val="single" w:sz="6" w:space="0" w:color="auto"/>
            </w:tcBorders>
            <w:shd w:val="clear" w:color="auto" w:fill="FFFFFF"/>
            <w:vAlign w:val="center"/>
          </w:tcPr>
          <w:p w14:paraId="28BCF4B6" w14:textId="77777777" w:rsidR="008141CD" w:rsidRPr="00C37BA7" w:rsidRDefault="008141CD" w:rsidP="000B382D">
            <w:pPr>
              <w:shd w:val="clear" w:color="auto" w:fill="FFFFFF"/>
            </w:pPr>
            <w:r w:rsidRPr="00C37BA7">
              <w:rPr>
                <w:color w:val="000000"/>
              </w:rPr>
              <w:t>0/106</w:t>
            </w:r>
          </w:p>
        </w:tc>
        <w:tc>
          <w:tcPr>
            <w:tcW w:w="609" w:type="pct"/>
            <w:tcBorders>
              <w:top w:val="single" w:sz="6" w:space="0" w:color="auto"/>
              <w:left w:val="single" w:sz="6" w:space="0" w:color="auto"/>
              <w:bottom w:val="single" w:sz="6" w:space="0" w:color="auto"/>
              <w:right w:val="single" w:sz="6" w:space="0" w:color="auto"/>
            </w:tcBorders>
            <w:shd w:val="clear" w:color="auto" w:fill="FFFFFF"/>
            <w:vAlign w:val="center"/>
          </w:tcPr>
          <w:p w14:paraId="7404AE60" w14:textId="77777777" w:rsidR="008141CD" w:rsidRPr="00C37BA7" w:rsidRDefault="008141CD" w:rsidP="000B382D">
            <w:pPr>
              <w:shd w:val="clear" w:color="auto" w:fill="FFFFFF"/>
            </w:pPr>
            <w:r w:rsidRPr="00C37BA7">
              <w:rPr>
                <w:color w:val="000000"/>
              </w:rPr>
              <w:t>0/66</w:t>
            </w:r>
          </w:p>
        </w:tc>
        <w:tc>
          <w:tcPr>
            <w:tcW w:w="604" w:type="pct"/>
            <w:tcBorders>
              <w:top w:val="single" w:sz="6" w:space="0" w:color="auto"/>
              <w:left w:val="single" w:sz="6" w:space="0" w:color="auto"/>
              <w:bottom w:val="single" w:sz="6" w:space="0" w:color="auto"/>
              <w:right w:val="single" w:sz="6" w:space="0" w:color="auto"/>
            </w:tcBorders>
            <w:shd w:val="clear" w:color="auto" w:fill="FFFFFF"/>
            <w:vAlign w:val="center"/>
          </w:tcPr>
          <w:p w14:paraId="72A284EB" w14:textId="77777777" w:rsidR="008141CD" w:rsidRPr="00C37BA7" w:rsidRDefault="008141CD" w:rsidP="000B382D">
            <w:pPr>
              <w:shd w:val="clear" w:color="auto" w:fill="FFFFFF"/>
            </w:pPr>
            <w:r w:rsidRPr="00C37BA7">
              <w:rPr>
                <w:color w:val="000000"/>
              </w:rPr>
              <w:t>0/12</w:t>
            </w:r>
          </w:p>
        </w:tc>
        <w:tc>
          <w:tcPr>
            <w:tcW w:w="530" w:type="pct"/>
            <w:tcBorders>
              <w:top w:val="single" w:sz="6" w:space="0" w:color="auto"/>
              <w:left w:val="single" w:sz="6" w:space="0" w:color="auto"/>
              <w:bottom w:val="single" w:sz="6" w:space="0" w:color="auto"/>
              <w:right w:val="single" w:sz="6" w:space="0" w:color="auto"/>
            </w:tcBorders>
            <w:shd w:val="clear" w:color="auto" w:fill="FFFFFF"/>
            <w:vAlign w:val="center"/>
          </w:tcPr>
          <w:p w14:paraId="5FD228B9" w14:textId="77777777" w:rsidR="008141CD" w:rsidRPr="00C37BA7" w:rsidRDefault="008141CD" w:rsidP="000B382D">
            <w:pPr>
              <w:shd w:val="clear" w:color="auto" w:fill="FFFFFF"/>
            </w:pPr>
            <w:r w:rsidRPr="00C37BA7">
              <w:rPr>
                <w:color w:val="000000"/>
              </w:rPr>
              <w:t>0/78</w:t>
            </w:r>
          </w:p>
        </w:tc>
        <w:tc>
          <w:tcPr>
            <w:tcW w:w="503" w:type="pct"/>
            <w:tcBorders>
              <w:top w:val="single" w:sz="6" w:space="0" w:color="auto"/>
              <w:left w:val="single" w:sz="6" w:space="0" w:color="auto"/>
              <w:bottom w:val="single" w:sz="6" w:space="0" w:color="auto"/>
              <w:right w:val="single" w:sz="6" w:space="0" w:color="auto"/>
            </w:tcBorders>
            <w:shd w:val="clear" w:color="auto" w:fill="FFFFFF"/>
            <w:vAlign w:val="center"/>
          </w:tcPr>
          <w:p w14:paraId="1C713D11" w14:textId="77777777" w:rsidR="008141CD" w:rsidRPr="00C37BA7" w:rsidRDefault="008141CD" w:rsidP="000B382D">
            <w:pPr>
              <w:shd w:val="clear" w:color="auto" w:fill="FFFFFF"/>
            </w:pPr>
            <w:r w:rsidRPr="00C37BA7">
              <w:rPr>
                <w:color w:val="000000"/>
              </w:rPr>
              <w:t>0/11</w:t>
            </w:r>
          </w:p>
        </w:tc>
        <w:tc>
          <w:tcPr>
            <w:tcW w:w="560" w:type="pct"/>
            <w:tcBorders>
              <w:top w:val="single" w:sz="6" w:space="0" w:color="auto"/>
              <w:left w:val="single" w:sz="6" w:space="0" w:color="auto"/>
              <w:bottom w:val="single" w:sz="6" w:space="0" w:color="auto"/>
              <w:right w:val="single" w:sz="6" w:space="0" w:color="auto"/>
            </w:tcBorders>
            <w:shd w:val="clear" w:color="auto" w:fill="FFFFFF"/>
            <w:vAlign w:val="center"/>
          </w:tcPr>
          <w:p w14:paraId="3F407251" w14:textId="77777777" w:rsidR="008141CD" w:rsidRPr="00C37BA7" w:rsidRDefault="008141CD" w:rsidP="000B382D">
            <w:pPr>
              <w:shd w:val="clear" w:color="auto" w:fill="FFFFFF"/>
            </w:pPr>
            <w:r w:rsidRPr="00C37BA7">
              <w:rPr>
                <w:color w:val="000000"/>
              </w:rPr>
              <w:t>0/12</w:t>
            </w:r>
          </w:p>
        </w:tc>
        <w:tc>
          <w:tcPr>
            <w:tcW w:w="458" w:type="pct"/>
            <w:tcBorders>
              <w:top w:val="single" w:sz="6" w:space="0" w:color="auto"/>
              <w:left w:val="single" w:sz="6" w:space="0" w:color="auto"/>
              <w:bottom w:val="single" w:sz="6" w:space="0" w:color="auto"/>
              <w:right w:val="single" w:sz="6" w:space="0" w:color="auto"/>
            </w:tcBorders>
            <w:shd w:val="clear" w:color="auto" w:fill="FFFFFF"/>
            <w:vAlign w:val="center"/>
          </w:tcPr>
          <w:p w14:paraId="266E6FA9" w14:textId="77777777" w:rsidR="008141CD" w:rsidRPr="00C37BA7" w:rsidRDefault="008141CD" w:rsidP="000B382D">
            <w:pPr>
              <w:shd w:val="clear" w:color="auto" w:fill="FFFFFF"/>
            </w:pPr>
            <w:r w:rsidRPr="00C37BA7">
              <w:rPr>
                <w:color w:val="000000"/>
              </w:rPr>
              <w:t>0/5</w:t>
            </w:r>
          </w:p>
        </w:tc>
      </w:tr>
      <w:tr w:rsidR="008141CD" w:rsidRPr="00C37BA7" w14:paraId="49D7CF56" w14:textId="77777777" w:rsidTr="000B382D">
        <w:tc>
          <w:tcPr>
            <w:tcW w:w="1054" w:type="pct"/>
            <w:tcBorders>
              <w:top w:val="single" w:sz="6" w:space="0" w:color="auto"/>
              <w:left w:val="single" w:sz="6" w:space="0" w:color="auto"/>
              <w:bottom w:val="single" w:sz="6" w:space="0" w:color="auto"/>
              <w:right w:val="single" w:sz="6" w:space="0" w:color="auto"/>
            </w:tcBorders>
            <w:shd w:val="clear" w:color="auto" w:fill="FFFFFF"/>
            <w:vAlign w:val="center"/>
          </w:tcPr>
          <w:p w14:paraId="234B2905" w14:textId="75AD5836" w:rsidR="008141CD" w:rsidRPr="00C37BA7" w:rsidRDefault="008141CD" w:rsidP="000B382D">
            <w:pPr>
              <w:shd w:val="clear" w:color="auto" w:fill="FFFFFF"/>
            </w:pPr>
            <w:r w:rsidRPr="00C37BA7">
              <w:rPr>
                <w:color w:val="000000"/>
              </w:rPr>
              <w:t>Рецидив</w:t>
            </w:r>
            <w:ins w:id="3192" w:author="Абрамова Анна Андреевна" w:date="2024-05-16T00:36:00Z">
              <w:r w:rsidR="00971371">
                <w:rPr>
                  <w:color w:val="000000"/>
                  <w:vertAlign w:val="superscript"/>
                </w:rPr>
                <w:t>*</w:t>
              </w:r>
            </w:ins>
            <w:del w:id="3193" w:author="Абрамова Анна Андреевна" w:date="2024-05-16T00:36:00Z">
              <w:r w:rsidRPr="00C37BA7" w:rsidDel="00971371">
                <w:rPr>
                  <w:color w:val="000000"/>
                  <w:vertAlign w:val="superscript"/>
                </w:rPr>
                <w:delText>a</w:delText>
              </w:r>
            </w:del>
          </w:p>
        </w:tc>
        <w:tc>
          <w:tcPr>
            <w:tcW w:w="682" w:type="pct"/>
            <w:tcBorders>
              <w:top w:val="single" w:sz="6" w:space="0" w:color="auto"/>
              <w:left w:val="single" w:sz="6" w:space="0" w:color="auto"/>
              <w:bottom w:val="single" w:sz="6" w:space="0" w:color="auto"/>
              <w:right w:val="single" w:sz="6" w:space="0" w:color="auto"/>
            </w:tcBorders>
            <w:shd w:val="clear" w:color="auto" w:fill="FFFFFF"/>
            <w:vAlign w:val="center"/>
          </w:tcPr>
          <w:p w14:paraId="157176B7" w14:textId="77777777" w:rsidR="008141CD" w:rsidRPr="00C37BA7" w:rsidRDefault="008141CD" w:rsidP="000B382D">
            <w:pPr>
              <w:shd w:val="clear" w:color="auto" w:fill="FFFFFF"/>
            </w:pPr>
            <w:r w:rsidRPr="00C37BA7">
              <w:rPr>
                <w:color w:val="000000"/>
              </w:rPr>
              <w:t>2 % (2/103)</w:t>
            </w:r>
          </w:p>
        </w:tc>
        <w:tc>
          <w:tcPr>
            <w:tcW w:w="609" w:type="pct"/>
            <w:tcBorders>
              <w:top w:val="single" w:sz="6" w:space="0" w:color="auto"/>
              <w:left w:val="single" w:sz="6" w:space="0" w:color="auto"/>
              <w:bottom w:val="single" w:sz="6" w:space="0" w:color="auto"/>
              <w:right w:val="single" w:sz="6" w:space="0" w:color="auto"/>
            </w:tcBorders>
            <w:shd w:val="clear" w:color="auto" w:fill="FFFFFF"/>
            <w:vAlign w:val="center"/>
          </w:tcPr>
          <w:p w14:paraId="3CE4126A" w14:textId="77777777" w:rsidR="008141CD" w:rsidRPr="00C37BA7" w:rsidRDefault="008141CD" w:rsidP="000B382D">
            <w:pPr>
              <w:shd w:val="clear" w:color="auto" w:fill="FFFFFF"/>
            </w:pPr>
            <w:r w:rsidRPr="00C37BA7">
              <w:rPr>
                <w:color w:val="000000"/>
              </w:rPr>
              <w:t>3 % (2/65)</w:t>
            </w:r>
          </w:p>
        </w:tc>
        <w:tc>
          <w:tcPr>
            <w:tcW w:w="604" w:type="pct"/>
            <w:tcBorders>
              <w:top w:val="single" w:sz="6" w:space="0" w:color="auto"/>
              <w:left w:val="single" w:sz="6" w:space="0" w:color="auto"/>
              <w:bottom w:val="single" w:sz="6" w:space="0" w:color="auto"/>
              <w:right w:val="single" w:sz="6" w:space="0" w:color="auto"/>
            </w:tcBorders>
            <w:shd w:val="clear" w:color="auto" w:fill="FFFFFF"/>
            <w:vAlign w:val="center"/>
          </w:tcPr>
          <w:p w14:paraId="14A32E5F" w14:textId="77777777" w:rsidR="008141CD" w:rsidRPr="00C37BA7" w:rsidRDefault="008141CD" w:rsidP="000B382D">
            <w:pPr>
              <w:shd w:val="clear" w:color="auto" w:fill="FFFFFF"/>
            </w:pPr>
            <w:r w:rsidRPr="00C37BA7">
              <w:rPr>
                <w:color w:val="000000"/>
              </w:rPr>
              <w:t>0/11</w:t>
            </w:r>
          </w:p>
        </w:tc>
        <w:tc>
          <w:tcPr>
            <w:tcW w:w="530" w:type="pct"/>
            <w:tcBorders>
              <w:top w:val="single" w:sz="6" w:space="0" w:color="auto"/>
              <w:left w:val="single" w:sz="6" w:space="0" w:color="auto"/>
              <w:bottom w:val="single" w:sz="6" w:space="0" w:color="auto"/>
              <w:right w:val="single" w:sz="6" w:space="0" w:color="auto"/>
            </w:tcBorders>
            <w:shd w:val="clear" w:color="auto" w:fill="FFFFFF"/>
            <w:vAlign w:val="center"/>
          </w:tcPr>
          <w:p w14:paraId="5336BF63" w14:textId="77777777" w:rsidR="008141CD" w:rsidRPr="00C37BA7" w:rsidRDefault="008141CD" w:rsidP="000B382D">
            <w:pPr>
              <w:shd w:val="clear" w:color="auto" w:fill="FFFFFF"/>
            </w:pPr>
            <w:r w:rsidRPr="00C37BA7">
              <w:rPr>
                <w:color w:val="000000"/>
              </w:rPr>
              <w:t>3 % (2/76)</w:t>
            </w:r>
          </w:p>
        </w:tc>
        <w:tc>
          <w:tcPr>
            <w:tcW w:w="503" w:type="pct"/>
            <w:tcBorders>
              <w:top w:val="single" w:sz="6" w:space="0" w:color="auto"/>
              <w:left w:val="single" w:sz="6" w:space="0" w:color="auto"/>
              <w:bottom w:val="single" w:sz="6" w:space="0" w:color="auto"/>
              <w:right w:val="single" w:sz="6" w:space="0" w:color="auto"/>
            </w:tcBorders>
            <w:shd w:val="clear" w:color="auto" w:fill="FFFFFF"/>
            <w:vAlign w:val="center"/>
          </w:tcPr>
          <w:p w14:paraId="765920BD" w14:textId="77777777" w:rsidR="008141CD" w:rsidRPr="00C37BA7" w:rsidRDefault="008141CD" w:rsidP="000B382D">
            <w:pPr>
              <w:shd w:val="clear" w:color="auto" w:fill="FFFFFF"/>
            </w:pPr>
            <w:r w:rsidRPr="00C37BA7">
              <w:rPr>
                <w:color w:val="000000"/>
              </w:rPr>
              <w:t>0/11</w:t>
            </w:r>
          </w:p>
        </w:tc>
        <w:tc>
          <w:tcPr>
            <w:tcW w:w="560" w:type="pct"/>
            <w:tcBorders>
              <w:top w:val="single" w:sz="6" w:space="0" w:color="auto"/>
              <w:left w:val="single" w:sz="6" w:space="0" w:color="auto"/>
              <w:bottom w:val="single" w:sz="6" w:space="0" w:color="auto"/>
              <w:right w:val="single" w:sz="6" w:space="0" w:color="auto"/>
            </w:tcBorders>
            <w:shd w:val="clear" w:color="auto" w:fill="FFFFFF"/>
            <w:vAlign w:val="center"/>
          </w:tcPr>
          <w:p w14:paraId="5449E274" w14:textId="77777777" w:rsidR="008141CD" w:rsidRPr="00C37BA7" w:rsidRDefault="008141CD" w:rsidP="000B382D">
            <w:pPr>
              <w:shd w:val="clear" w:color="auto" w:fill="FFFFFF"/>
            </w:pPr>
            <w:r w:rsidRPr="00C37BA7">
              <w:rPr>
                <w:color w:val="000000"/>
              </w:rPr>
              <w:t>0/11</w:t>
            </w:r>
          </w:p>
        </w:tc>
        <w:tc>
          <w:tcPr>
            <w:tcW w:w="458" w:type="pct"/>
            <w:tcBorders>
              <w:top w:val="single" w:sz="6" w:space="0" w:color="auto"/>
              <w:left w:val="single" w:sz="6" w:space="0" w:color="auto"/>
              <w:bottom w:val="single" w:sz="6" w:space="0" w:color="auto"/>
              <w:right w:val="single" w:sz="6" w:space="0" w:color="auto"/>
            </w:tcBorders>
            <w:shd w:val="clear" w:color="auto" w:fill="FFFFFF"/>
            <w:vAlign w:val="center"/>
          </w:tcPr>
          <w:p w14:paraId="31815648" w14:textId="77777777" w:rsidR="008141CD" w:rsidRPr="00C37BA7" w:rsidRDefault="008141CD" w:rsidP="000B382D">
            <w:pPr>
              <w:shd w:val="clear" w:color="auto" w:fill="FFFFFF"/>
            </w:pPr>
            <w:r w:rsidRPr="00C37BA7">
              <w:rPr>
                <w:color w:val="000000"/>
              </w:rPr>
              <w:t>0/5</w:t>
            </w:r>
          </w:p>
        </w:tc>
      </w:tr>
      <w:tr w:rsidR="008141CD" w:rsidRPr="00C37BA7" w14:paraId="096E8404" w14:textId="77777777" w:rsidTr="000B382D">
        <w:tc>
          <w:tcPr>
            <w:tcW w:w="1054" w:type="pct"/>
            <w:tcBorders>
              <w:top w:val="single" w:sz="6" w:space="0" w:color="auto"/>
              <w:left w:val="single" w:sz="6" w:space="0" w:color="auto"/>
              <w:bottom w:val="single" w:sz="6" w:space="0" w:color="auto"/>
              <w:right w:val="single" w:sz="6" w:space="0" w:color="auto"/>
            </w:tcBorders>
            <w:shd w:val="clear" w:color="auto" w:fill="FFFFFF"/>
            <w:vAlign w:val="center"/>
          </w:tcPr>
          <w:p w14:paraId="773A0582" w14:textId="096095B3" w:rsidR="008141CD" w:rsidRPr="00C37BA7" w:rsidRDefault="008141CD" w:rsidP="000B382D">
            <w:pPr>
              <w:shd w:val="clear" w:color="auto" w:fill="FFFFFF"/>
            </w:pPr>
            <w:r w:rsidRPr="00C37BA7">
              <w:rPr>
                <w:color w:val="000000"/>
              </w:rPr>
              <w:t>Другое</w:t>
            </w:r>
            <w:ins w:id="3194" w:author="Абрамова Анна Андреевна" w:date="2024-05-16T00:36:00Z">
              <w:r w:rsidR="00971371">
                <w:rPr>
                  <w:color w:val="000000"/>
                  <w:vertAlign w:val="superscript"/>
                </w:rPr>
                <w:t>**</w:t>
              </w:r>
            </w:ins>
            <w:del w:id="3195" w:author="Абрамова Анна Андреевна" w:date="2024-05-16T00:36:00Z">
              <w:r w:rsidRPr="00C37BA7" w:rsidDel="00971371">
                <w:rPr>
                  <w:color w:val="000000"/>
                  <w:vertAlign w:val="superscript"/>
                </w:rPr>
                <w:delText>b</w:delText>
              </w:r>
            </w:del>
          </w:p>
        </w:tc>
        <w:tc>
          <w:tcPr>
            <w:tcW w:w="682" w:type="pct"/>
            <w:tcBorders>
              <w:top w:val="single" w:sz="6" w:space="0" w:color="auto"/>
              <w:left w:val="single" w:sz="6" w:space="0" w:color="auto"/>
              <w:bottom w:val="single" w:sz="6" w:space="0" w:color="auto"/>
              <w:right w:val="single" w:sz="6" w:space="0" w:color="auto"/>
            </w:tcBorders>
            <w:shd w:val="clear" w:color="auto" w:fill="FFFFFF"/>
            <w:vAlign w:val="center"/>
          </w:tcPr>
          <w:p w14:paraId="07F24251" w14:textId="77777777" w:rsidR="008141CD" w:rsidRPr="00C37BA7" w:rsidRDefault="008141CD" w:rsidP="000B382D">
            <w:pPr>
              <w:shd w:val="clear" w:color="auto" w:fill="FFFFFF"/>
            </w:pPr>
            <w:r w:rsidRPr="00C37BA7">
              <w:rPr>
                <w:color w:val="000000"/>
              </w:rPr>
              <w:t>3 % (3/106)</w:t>
            </w:r>
          </w:p>
        </w:tc>
        <w:tc>
          <w:tcPr>
            <w:tcW w:w="609" w:type="pct"/>
            <w:tcBorders>
              <w:top w:val="single" w:sz="6" w:space="0" w:color="auto"/>
              <w:left w:val="single" w:sz="6" w:space="0" w:color="auto"/>
              <w:bottom w:val="single" w:sz="6" w:space="0" w:color="auto"/>
              <w:right w:val="single" w:sz="6" w:space="0" w:color="auto"/>
            </w:tcBorders>
            <w:shd w:val="clear" w:color="auto" w:fill="FFFFFF"/>
            <w:vAlign w:val="center"/>
          </w:tcPr>
          <w:p w14:paraId="73E6DB17" w14:textId="77777777" w:rsidR="008141CD" w:rsidRPr="00C37BA7" w:rsidRDefault="008141CD" w:rsidP="000B382D">
            <w:pPr>
              <w:shd w:val="clear" w:color="auto" w:fill="FFFFFF"/>
            </w:pPr>
            <w:r w:rsidRPr="00C37BA7">
              <w:rPr>
                <w:color w:val="000000"/>
              </w:rPr>
              <w:t>2 % (1/66)</w:t>
            </w:r>
          </w:p>
        </w:tc>
        <w:tc>
          <w:tcPr>
            <w:tcW w:w="604" w:type="pct"/>
            <w:tcBorders>
              <w:top w:val="single" w:sz="6" w:space="0" w:color="auto"/>
              <w:left w:val="single" w:sz="6" w:space="0" w:color="auto"/>
              <w:bottom w:val="single" w:sz="6" w:space="0" w:color="auto"/>
              <w:right w:val="single" w:sz="6" w:space="0" w:color="auto"/>
            </w:tcBorders>
            <w:shd w:val="clear" w:color="auto" w:fill="FFFFFF"/>
            <w:vAlign w:val="center"/>
          </w:tcPr>
          <w:p w14:paraId="7A6FEE00" w14:textId="77777777" w:rsidR="008141CD" w:rsidRPr="00C37BA7" w:rsidRDefault="008141CD" w:rsidP="000B382D">
            <w:pPr>
              <w:shd w:val="clear" w:color="auto" w:fill="FFFFFF"/>
            </w:pPr>
            <w:r w:rsidRPr="00C37BA7">
              <w:rPr>
                <w:color w:val="000000"/>
              </w:rPr>
              <w:t>8 % (1/12)</w:t>
            </w:r>
          </w:p>
        </w:tc>
        <w:tc>
          <w:tcPr>
            <w:tcW w:w="530" w:type="pct"/>
            <w:tcBorders>
              <w:top w:val="single" w:sz="6" w:space="0" w:color="auto"/>
              <w:left w:val="single" w:sz="6" w:space="0" w:color="auto"/>
              <w:bottom w:val="single" w:sz="6" w:space="0" w:color="auto"/>
              <w:right w:val="single" w:sz="6" w:space="0" w:color="auto"/>
            </w:tcBorders>
            <w:shd w:val="clear" w:color="auto" w:fill="FFFFFF"/>
            <w:vAlign w:val="center"/>
          </w:tcPr>
          <w:p w14:paraId="330A5E60" w14:textId="77777777" w:rsidR="008141CD" w:rsidRPr="00C37BA7" w:rsidRDefault="008141CD" w:rsidP="000B382D">
            <w:pPr>
              <w:shd w:val="clear" w:color="auto" w:fill="FFFFFF"/>
            </w:pPr>
            <w:r w:rsidRPr="00C37BA7">
              <w:rPr>
                <w:color w:val="000000"/>
              </w:rPr>
              <w:t>3 % (2/78)</w:t>
            </w:r>
          </w:p>
        </w:tc>
        <w:tc>
          <w:tcPr>
            <w:tcW w:w="503" w:type="pct"/>
            <w:tcBorders>
              <w:top w:val="single" w:sz="6" w:space="0" w:color="auto"/>
              <w:left w:val="single" w:sz="6" w:space="0" w:color="auto"/>
              <w:bottom w:val="single" w:sz="6" w:space="0" w:color="auto"/>
              <w:right w:val="single" w:sz="6" w:space="0" w:color="auto"/>
            </w:tcBorders>
            <w:shd w:val="clear" w:color="auto" w:fill="FFFFFF"/>
            <w:vAlign w:val="center"/>
          </w:tcPr>
          <w:p w14:paraId="2FD363C4" w14:textId="77777777" w:rsidR="008141CD" w:rsidRPr="00C37BA7" w:rsidRDefault="008141CD" w:rsidP="000B382D">
            <w:pPr>
              <w:shd w:val="clear" w:color="auto" w:fill="FFFFFF"/>
            </w:pPr>
            <w:r w:rsidRPr="00C37BA7">
              <w:rPr>
                <w:color w:val="000000"/>
              </w:rPr>
              <w:t>0/11</w:t>
            </w:r>
          </w:p>
        </w:tc>
        <w:tc>
          <w:tcPr>
            <w:tcW w:w="560" w:type="pct"/>
            <w:tcBorders>
              <w:top w:val="single" w:sz="6" w:space="0" w:color="auto"/>
              <w:left w:val="single" w:sz="6" w:space="0" w:color="auto"/>
              <w:bottom w:val="single" w:sz="6" w:space="0" w:color="auto"/>
              <w:right w:val="single" w:sz="6" w:space="0" w:color="auto"/>
            </w:tcBorders>
            <w:shd w:val="clear" w:color="auto" w:fill="FFFFFF"/>
            <w:vAlign w:val="center"/>
          </w:tcPr>
          <w:p w14:paraId="5BA71657" w14:textId="77777777" w:rsidR="008141CD" w:rsidRPr="00C37BA7" w:rsidRDefault="008141CD" w:rsidP="000B382D">
            <w:pPr>
              <w:shd w:val="clear" w:color="auto" w:fill="FFFFFF"/>
            </w:pPr>
            <w:r w:rsidRPr="00C37BA7">
              <w:rPr>
                <w:color w:val="000000"/>
              </w:rPr>
              <w:t>8 % (1/12)</w:t>
            </w:r>
          </w:p>
        </w:tc>
        <w:tc>
          <w:tcPr>
            <w:tcW w:w="458" w:type="pct"/>
            <w:tcBorders>
              <w:top w:val="single" w:sz="6" w:space="0" w:color="auto"/>
              <w:left w:val="single" w:sz="6" w:space="0" w:color="auto"/>
              <w:bottom w:val="single" w:sz="6" w:space="0" w:color="auto"/>
              <w:right w:val="single" w:sz="6" w:space="0" w:color="auto"/>
            </w:tcBorders>
            <w:shd w:val="clear" w:color="auto" w:fill="FFFFFF"/>
            <w:vAlign w:val="center"/>
          </w:tcPr>
          <w:p w14:paraId="3410F407" w14:textId="77777777" w:rsidR="008141CD" w:rsidRPr="00C37BA7" w:rsidRDefault="008141CD" w:rsidP="000B382D">
            <w:pPr>
              <w:shd w:val="clear" w:color="auto" w:fill="FFFFFF"/>
            </w:pPr>
            <w:r w:rsidRPr="00C37BA7">
              <w:rPr>
                <w:color w:val="000000"/>
              </w:rPr>
              <w:t>0/5</w:t>
            </w:r>
          </w:p>
        </w:tc>
      </w:tr>
      <w:tr w:rsidR="008141CD" w:rsidRPr="00F3552A" w14:paraId="2CF9D2AF" w14:textId="77777777" w:rsidTr="000B382D">
        <w:tc>
          <w:tcPr>
            <w:tcW w:w="5000" w:type="pct"/>
            <w:gridSpan w:val="8"/>
            <w:tcBorders>
              <w:top w:val="single" w:sz="6" w:space="0" w:color="auto"/>
              <w:left w:val="single" w:sz="6" w:space="0" w:color="auto"/>
              <w:bottom w:val="single" w:sz="6" w:space="0" w:color="auto"/>
              <w:right w:val="single" w:sz="6" w:space="0" w:color="auto"/>
            </w:tcBorders>
            <w:shd w:val="clear" w:color="auto" w:fill="FFFFFF"/>
            <w:vAlign w:val="center"/>
          </w:tcPr>
          <w:p w14:paraId="6FCB4E43" w14:textId="77777777" w:rsidR="008141CD" w:rsidRPr="00B86B6E" w:rsidRDefault="008141CD" w:rsidP="008141CD">
            <w:pPr>
              <w:spacing w:after="0"/>
              <w:rPr>
                <w:b/>
                <w:bCs/>
                <w:sz w:val="20"/>
                <w:szCs w:val="20"/>
              </w:rPr>
            </w:pPr>
            <w:r w:rsidRPr="00B86B6E">
              <w:rPr>
                <w:b/>
                <w:bCs/>
                <w:sz w:val="20"/>
                <w:szCs w:val="20"/>
              </w:rPr>
              <w:t>Примечания:</w:t>
            </w:r>
          </w:p>
          <w:p w14:paraId="6586651C" w14:textId="77777777" w:rsidR="008141CD" w:rsidRPr="008B5FE0" w:rsidRDefault="008141CD" w:rsidP="008141CD">
            <w:pPr>
              <w:spacing w:after="0"/>
              <w:rPr>
                <w:sz w:val="20"/>
                <w:szCs w:val="20"/>
              </w:rPr>
            </w:pPr>
            <w:r w:rsidRPr="008B5FE0">
              <w:rPr>
                <w:sz w:val="20"/>
                <w:szCs w:val="20"/>
              </w:rPr>
              <w:t>GT = Генотип</w:t>
            </w:r>
          </w:p>
          <w:p w14:paraId="6FE1DE47" w14:textId="0357C376" w:rsidR="008141CD" w:rsidRPr="008B5FE0" w:rsidRDefault="00971371" w:rsidP="008141CD">
            <w:pPr>
              <w:spacing w:after="0"/>
              <w:rPr>
                <w:sz w:val="20"/>
                <w:szCs w:val="20"/>
              </w:rPr>
            </w:pPr>
            <w:ins w:id="3196" w:author="Абрамова Анна Андреевна" w:date="2024-05-16T00:36:00Z">
              <w:r>
                <w:rPr>
                  <w:sz w:val="20"/>
                  <w:szCs w:val="20"/>
                </w:rPr>
                <w:t>*</w:t>
              </w:r>
            </w:ins>
            <w:del w:id="3197" w:author="Абрамова Анна Андреевна" w:date="2024-05-16T00:36:00Z">
              <w:r w:rsidR="008141CD" w:rsidRPr="008B5FE0" w:rsidDel="00971371">
                <w:rPr>
                  <w:sz w:val="20"/>
                  <w:szCs w:val="20"/>
                </w:rPr>
                <w:delText>a</w:delText>
              </w:r>
            </w:del>
            <w:r w:rsidR="008141CD" w:rsidRPr="008B5FE0">
              <w:rPr>
                <w:sz w:val="20"/>
                <w:szCs w:val="20"/>
              </w:rPr>
              <w:t xml:space="preserve"> Знаменателем рецидива является количество пациентов с концентрацией РНК ВГС &lt; НПКО на момент последнего обследования во время лечения.</w:t>
            </w:r>
          </w:p>
          <w:p w14:paraId="47193457" w14:textId="2FC47ED3" w:rsidR="008141CD" w:rsidRPr="00B86B6E" w:rsidRDefault="00971371" w:rsidP="008141CD">
            <w:pPr>
              <w:spacing w:after="0"/>
              <w:rPr>
                <w:sz w:val="20"/>
                <w:szCs w:val="20"/>
              </w:rPr>
            </w:pPr>
            <w:ins w:id="3198" w:author="Абрамова Анна Андреевна" w:date="2024-05-16T00:36:00Z">
              <w:r>
                <w:rPr>
                  <w:sz w:val="20"/>
                  <w:szCs w:val="20"/>
                </w:rPr>
                <w:t>**</w:t>
              </w:r>
            </w:ins>
            <w:del w:id="3199" w:author="Абрамова Анна Андреевна" w:date="2024-05-16T00:36:00Z">
              <w:r w:rsidR="008141CD" w:rsidRPr="008B5FE0" w:rsidDel="00971371">
                <w:rPr>
                  <w:sz w:val="20"/>
                  <w:szCs w:val="20"/>
                </w:rPr>
                <w:delText>b</w:delText>
              </w:r>
            </w:del>
            <w:r w:rsidR="008141CD" w:rsidRPr="008B5FE0">
              <w:rPr>
                <w:sz w:val="20"/>
                <w:szCs w:val="20"/>
              </w:rPr>
              <w:t xml:space="preserve"> «Другое» включает пациентов, у которых не был достигнут SVR12 и которые не соответствовали критериям вирусологической неэффективности.</w:t>
            </w:r>
          </w:p>
        </w:tc>
      </w:tr>
    </w:tbl>
    <w:p w14:paraId="66112A79" w14:textId="77777777" w:rsidR="008141CD" w:rsidRDefault="008141CD" w:rsidP="00423838">
      <w:pPr>
        <w:autoSpaceDE w:val="0"/>
        <w:autoSpaceDN w:val="0"/>
        <w:adjustRightInd w:val="0"/>
        <w:spacing w:after="0" w:line="240" w:lineRule="auto"/>
        <w:rPr>
          <w:rFonts w:eastAsia="TimesNewRoman"/>
          <w:bCs/>
          <w:i/>
        </w:rPr>
      </w:pPr>
    </w:p>
    <w:p w14:paraId="290C9E9E" w14:textId="2C196A56" w:rsidR="00262292" w:rsidRPr="00350D57" w:rsidRDefault="00262292" w:rsidP="00423838">
      <w:pPr>
        <w:autoSpaceDE w:val="0"/>
        <w:autoSpaceDN w:val="0"/>
        <w:adjustRightInd w:val="0"/>
        <w:spacing w:after="0" w:line="240" w:lineRule="auto"/>
        <w:rPr>
          <w:rFonts w:eastAsia="TimesNewRoman"/>
          <w:b/>
          <w:i/>
          <w:rPrChange w:id="3200" w:author="Абрамова Анна Андреевна" w:date="2024-05-15T00:52:00Z">
            <w:rPr>
              <w:rFonts w:eastAsia="TimesNewRoman"/>
              <w:bCs/>
              <w:i/>
            </w:rPr>
          </w:rPrChange>
        </w:rPr>
      </w:pPr>
      <w:r w:rsidRPr="00350D57">
        <w:rPr>
          <w:rFonts w:eastAsia="TimesNewRoman"/>
          <w:b/>
          <w:i/>
          <w:rPrChange w:id="3201" w:author="Абрамова Анна Андреевна" w:date="2024-05-15T00:52:00Z">
            <w:rPr>
              <w:rFonts w:eastAsia="TimesNewRoman"/>
              <w:bCs/>
              <w:i/>
            </w:rPr>
          </w:rPrChange>
        </w:rPr>
        <w:t>Пациенты с почечной недостаточностью</w:t>
      </w:r>
    </w:p>
    <w:p w14:paraId="3DDE6029" w14:textId="77777777" w:rsidR="00423838" w:rsidRDefault="00423838" w:rsidP="008B5FE0">
      <w:pPr>
        <w:autoSpaceDE w:val="0"/>
        <w:autoSpaceDN w:val="0"/>
        <w:adjustRightInd w:val="0"/>
        <w:spacing w:after="0" w:line="240" w:lineRule="auto"/>
        <w:rPr>
          <w:rStyle w:val="rynqvb"/>
        </w:rPr>
      </w:pPr>
    </w:p>
    <w:p w14:paraId="091AF658" w14:textId="61A0C71A" w:rsidR="008B5FE0" w:rsidRDefault="008B5FE0" w:rsidP="00B86B6E">
      <w:pPr>
        <w:autoSpaceDE w:val="0"/>
        <w:autoSpaceDN w:val="0"/>
        <w:adjustRightInd w:val="0"/>
        <w:spacing w:after="0" w:line="240" w:lineRule="auto"/>
        <w:ind w:firstLine="708"/>
        <w:rPr>
          <w:rStyle w:val="rynqvb"/>
        </w:rPr>
      </w:pPr>
      <w:r w:rsidRPr="008B5FE0">
        <w:rPr>
          <w:rStyle w:val="rynqvb"/>
        </w:rPr>
        <w:t xml:space="preserve">Клинические исследования у пациентов с нарушением функции почек 4062 было открытым клиническим исследованием, в котором оценивали </w:t>
      </w:r>
      <w:r>
        <w:rPr>
          <w:rStyle w:val="rynqvb"/>
        </w:rPr>
        <w:t xml:space="preserve">применение комбинации софосбувира+велпатасвира в течение </w:t>
      </w:r>
      <w:r w:rsidRPr="008B5FE0">
        <w:rPr>
          <w:rStyle w:val="rynqvb"/>
        </w:rPr>
        <w:t>12 недель у 59 пациентов с инфекцией ВГС</w:t>
      </w:r>
      <w:r>
        <w:rPr>
          <w:rStyle w:val="rynqvb"/>
        </w:rPr>
        <w:t xml:space="preserve"> и тяжелой степенью почечной недостаточности</w:t>
      </w:r>
      <w:r w:rsidRPr="008B5FE0">
        <w:rPr>
          <w:rStyle w:val="rynqvb"/>
        </w:rPr>
        <w:t xml:space="preserve">, нуждающихся в диализе. Доля пациентов с ВГС генотипов 1, 2, 3, 4, 6 или неустановленным генотипом была равна 42%, 12%, 27%, 7%, 3%, и 9%, соответственно. Исходно у 29% пациентов был цирроз печени, 22% ранее получали лечение, 32% перенесли трансплантацию почки, 92% находились на гемодиализе и 8% - на перитонеальном диализе; средняя продолжительность диализа составляла 7,3 года (диапазон: от 0 до 40 лет). Общая частота достижения </w:t>
      </w:r>
      <w:r>
        <w:rPr>
          <w:rStyle w:val="rynqvb"/>
        </w:rPr>
        <w:t>УВО</w:t>
      </w:r>
      <w:r w:rsidRPr="008B5FE0">
        <w:rPr>
          <w:rStyle w:val="rynqvb"/>
        </w:rPr>
        <w:t xml:space="preserve"> составляла 95% (56/59); среди трех пациентов, у которых не был достигнут </w:t>
      </w:r>
      <w:r>
        <w:rPr>
          <w:rStyle w:val="rynqvb"/>
        </w:rPr>
        <w:t>УВО</w:t>
      </w:r>
      <w:r w:rsidRPr="008B5FE0">
        <w:rPr>
          <w:rStyle w:val="rynqvb"/>
        </w:rPr>
        <w:t xml:space="preserve">12, один завершил лечение </w:t>
      </w:r>
      <w:r>
        <w:rPr>
          <w:rStyle w:val="rynqvb"/>
        </w:rPr>
        <w:t>комбинацией софосбувира+велпатасвира</w:t>
      </w:r>
      <w:r w:rsidRPr="008B5FE0">
        <w:rPr>
          <w:rStyle w:val="rynqvb"/>
        </w:rPr>
        <w:t xml:space="preserve"> и у него произошел рецидив, двое не соответствовали критериям вирусологической неэффективности</w:t>
      </w:r>
      <w:r w:rsidR="00CC6570">
        <w:rPr>
          <w:rStyle w:val="rynqvb"/>
        </w:rPr>
        <w:t xml:space="preserve"> </w:t>
      </w:r>
      <w:r w:rsidR="003D7168" w:rsidRPr="003D7168">
        <w:rPr>
          <w:rStyle w:val="rynqvb"/>
          <w:bCs/>
          <w:iCs/>
        </w:rPr>
        <w:t>[9].</w:t>
      </w:r>
    </w:p>
    <w:p w14:paraId="168864F4" w14:textId="77777777" w:rsidR="00065ED1" w:rsidRPr="00B86B6E" w:rsidRDefault="00065ED1" w:rsidP="00065ED1">
      <w:pPr>
        <w:pStyle w:val="NormalWeb"/>
        <w:shd w:val="clear" w:color="auto" w:fill="FFFFFF"/>
        <w:spacing w:after="0"/>
        <w:contextualSpacing/>
        <w:rPr>
          <w:rStyle w:val="rynqvb"/>
          <w:b/>
          <w:bCs/>
          <w:i/>
          <w:iCs/>
          <w:color w:val="000000"/>
        </w:rPr>
      </w:pPr>
      <w:bookmarkStart w:id="3202" w:name="_Hlk521885199"/>
      <w:r w:rsidRPr="00B86B6E">
        <w:rPr>
          <w:rStyle w:val="rynqvb"/>
          <w:b/>
          <w:bCs/>
          <w:i/>
          <w:iCs/>
          <w:color w:val="000000"/>
        </w:rPr>
        <w:t>Исследования у пациентов без цирроза печени и пациентов с компенсированным циррозом печени</w:t>
      </w:r>
    </w:p>
    <w:p w14:paraId="09959FC3" w14:textId="77777777" w:rsidR="00065ED1" w:rsidRPr="00110662" w:rsidRDefault="00065ED1" w:rsidP="00065ED1">
      <w:pPr>
        <w:pStyle w:val="NormalWeb"/>
        <w:shd w:val="clear" w:color="auto" w:fill="FFFFFF"/>
        <w:spacing w:after="0"/>
        <w:contextualSpacing/>
        <w:rPr>
          <w:rStyle w:val="rynqvb"/>
          <w:color w:val="000000"/>
        </w:rPr>
      </w:pPr>
    </w:p>
    <w:p w14:paraId="4C1EBB61" w14:textId="77777777" w:rsidR="00065ED1" w:rsidRPr="00110662" w:rsidRDefault="00065ED1" w:rsidP="00CC6570">
      <w:pPr>
        <w:pStyle w:val="NormalWeb"/>
        <w:shd w:val="clear" w:color="auto" w:fill="FFFFFF"/>
        <w:spacing w:after="0"/>
        <w:ind w:firstLine="708"/>
        <w:contextualSpacing/>
        <w:jc w:val="both"/>
        <w:rPr>
          <w:rStyle w:val="rynqvb"/>
          <w:color w:val="000000"/>
        </w:rPr>
      </w:pPr>
      <w:r w:rsidRPr="00110662">
        <w:rPr>
          <w:rStyle w:val="rynqvb"/>
          <w:color w:val="000000"/>
        </w:rPr>
        <w:t xml:space="preserve">В объединенном анализе пациентов без цирроза печени или с компенсированным циррозом печени, которые получали </w:t>
      </w:r>
      <w:r>
        <w:rPr>
          <w:rStyle w:val="rynqvb"/>
          <w:color w:val="000000"/>
        </w:rPr>
        <w:t>ФКД софосбувир+велпатасвир</w:t>
      </w:r>
      <w:r w:rsidRPr="00110662">
        <w:rPr>
          <w:rStyle w:val="rynqvb"/>
          <w:color w:val="000000"/>
        </w:rPr>
        <w:t xml:space="preserve"> в течение 12 недель в 3 исследованиях III фазы, 12 пациентов (2 с генотипом 1 и 10 с генотипом 3) были квалифицированы для анализа резистентности из-за вирусологической неэффективности. Еще один пациент с исходной инфекцией ВГС генотипа 3 был повторно инфицирован ВГС генотипа 1а при вирусологической неэффективности и был исключен из вирусологического анализа. Ни у одного пациента с генотипом ВГС 2, 4, 5 или 6 не наблюдалось вирусологической неэффективности.</w:t>
      </w:r>
    </w:p>
    <w:p w14:paraId="52075346" w14:textId="77777777" w:rsidR="00065ED1" w:rsidRPr="00110662" w:rsidRDefault="00065ED1" w:rsidP="00CC6570">
      <w:pPr>
        <w:pStyle w:val="NormalWeb"/>
        <w:shd w:val="clear" w:color="auto" w:fill="FFFFFF"/>
        <w:spacing w:after="0"/>
        <w:contextualSpacing/>
        <w:jc w:val="both"/>
        <w:rPr>
          <w:rStyle w:val="rynqvb"/>
          <w:color w:val="000000"/>
        </w:rPr>
      </w:pPr>
      <w:r w:rsidRPr="00110662">
        <w:rPr>
          <w:rStyle w:val="rynqvb"/>
          <w:color w:val="000000"/>
        </w:rPr>
        <w:t>Из 2 пациентов с генотипом 1 с вирусологической неэффективностью у одного пациента был вирус с возникшим NS5A RAV Y93N, тогда как у другого пациента был вирус с возникшими RAV к ингибиторам NS5A L31I/V и Y93H при вирусологической неэффективности. У обоих пациентов исходно был выявлен вирус, содержащий RAV к ингибиторам NS5A. У 2 пациентов при неэффективности RAV NS5B к нуклеозидным ингибиторам (НИ) не наблюдалось.</w:t>
      </w:r>
    </w:p>
    <w:p w14:paraId="7E1298DD" w14:textId="77777777" w:rsidR="00065ED1" w:rsidRPr="00110662" w:rsidRDefault="00065ED1" w:rsidP="00CC6570">
      <w:pPr>
        <w:pStyle w:val="NormalWeb"/>
        <w:shd w:val="clear" w:color="auto" w:fill="FFFFFF"/>
        <w:spacing w:after="0"/>
        <w:contextualSpacing/>
        <w:jc w:val="both"/>
        <w:rPr>
          <w:rStyle w:val="rynqvb"/>
          <w:color w:val="000000"/>
        </w:rPr>
      </w:pPr>
      <w:r w:rsidRPr="00110662">
        <w:rPr>
          <w:rStyle w:val="rynqvb"/>
          <w:color w:val="000000"/>
        </w:rPr>
        <w:t>Из 10 пациентов с генотипом 3 с вирусологической неэффективностью Y93H наблюдалась у всех 10 пациентов при неэффективности (у 6 Y93H появилась после лечения, у 4 пациентов Y93H имела место исходно и после лечения). У 10 пациентов при неэффективности RAV NS5B к НИ не наблюдалось.</w:t>
      </w:r>
    </w:p>
    <w:p w14:paraId="2A7F60D4" w14:textId="77777777" w:rsidR="00065ED1" w:rsidRPr="00110662" w:rsidRDefault="00065ED1" w:rsidP="00CC6570">
      <w:pPr>
        <w:pStyle w:val="NormalWeb"/>
        <w:shd w:val="clear" w:color="auto" w:fill="FFFFFF"/>
        <w:spacing w:after="0"/>
        <w:contextualSpacing/>
        <w:jc w:val="both"/>
        <w:rPr>
          <w:rStyle w:val="rynqvb"/>
          <w:color w:val="000000"/>
        </w:rPr>
      </w:pPr>
      <w:r w:rsidRPr="00110662">
        <w:rPr>
          <w:rStyle w:val="rynqvb"/>
          <w:color w:val="000000"/>
        </w:rPr>
        <w:t>Исследования у пациентов с декомпенсированным циррозом печени</w:t>
      </w:r>
    </w:p>
    <w:p w14:paraId="73B2794F" w14:textId="77777777" w:rsidR="00065ED1" w:rsidRPr="00110662" w:rsidRDefault="00065ED1" w:rsidP="00CC6570">
      <w:pPr>
        <w:pStyle w:val="NormalWeb"/>
        <w:shd w:val="clear" w:color="auto" w:fill="FFFFFF"/>
        <w:spacing w:after="0"/>
        <w:contextualSpacing/>
        <w:jc w:val="both"/>
        <w:rPr>
          <w:rStyle w:val="rynqvb"/>
          <w:color w:val="000000"/>
        </w:rPr>
      </w:pPr>
      <w:r w:rsidRPr="00110662">
        <w:rPr>
          <w:rStyle w:val="rynqvb"/>
          <w:color w:val="000000"/>
        </w:rPr>
        <w:t xml:space="preserve">В одном исследовании III фазы у пациентов с декомпенсированным циррозом печени, которые получали </w:t>
      </w:r>
      <w:r>
        <w:rPr>
          <w:rStyle w:val="rynqvb"/>
          <w:color w:val="000000"/>
        </w:rPr>
        <w:t>ФКД софосбувира+велпатасвира</w:t>
      </w:r>
      <w:r w:rsidRPr="00110662">
        <w:rPr>
          <w:rStyle w:val="rynqvb"/>
          <w:color w:val="000000"/>
        </w:rPr>
        <w:t xml:space="preserve"> + </w:t>
      </w:r>
      <w:r>
        <w:rPr>
          <w:rStyle w:val="rynqvb"/>
          <w:color w:val="000000"/>
        </w:rPr>
        <w:t>рибавирин</w:t>
      </w:r>
      <w:r w:rsidRPr="00110662">
        <w:rPr>
          <w:rStyle w:val="rynqvb"/>
          <w:color w:val="000000"/>
        </w:rPr>
        <w:t xml:space="preserve"> в течение 12 недель, 3 пациента (1 с генотипом 1 и 2 с генотипом 3) были квалифицированы для анализа резистентности из-за вирусологической неэффективности. Ни у одного пациента с генотипом ВГС 2 или 4 в группе </w:t>
      </w:r>
      <w:r>
        <w:rPr>
          <w:rStyle w:val="rynqvb"/>
          <w:color w:val="000000"/>
        </w:rPr>
        <w:t>софосбувира+велпатасвира</w:t>
      </w:r>
      <w:r w:rsidRPr="00110662">
        <w:rPr>
          <w:rStyle w:val="rynqvb"/>
          <w:color w:val="000000"/>
        </w:rPr>
        <w:t xml:space="preserve"> + </w:t>
      </w:r>
      <w:r>
        <w:rPr>
          <w:rStyle w:val="rynqvb"/>
          <w:color w:val="000000"/>
        </w:rPr>
        <w:t>рибавирин</w:t>
      </w:r>
      <w:r w:rsidRPr="00110662">
        <w:rPr>
          <w:rStyle w:val="rynqvb"/>
          <w:color w:val="000000"/>
        </w:rPr>
        <w:t xml:space="preserve"> в течение 12 недель не наблюдалось вирусологической неэффективности.</w:t>
      </w:r>
    </w:p>
    <w:p w14:paraId="20E4B2CE" w14:textId="77777777" w:rsidR="00065ED1" w:rsidRPr="00110662" w:rsidRDefault="00065ED1" w:rsidP="00CC6570">
      <w:pPr>
        <w:pStyle w:val="NormalWeb"/>
        <w:shd w:val="clear" w:color="auto" w:fill="FFFFFF"/>
        <w:spacing w:after="0"/>
        <w:contextualSpacing/>
        <w:jc w:val="both"/>
        <w:rPr>
          <w:rStyle w:val="rynqvb"/>
          <w:color w:val="000000"/>
        </w:rPr>
      </w:pPr>
      <w:r w:rsidRPr="00110662">
        <w:rPr>
          <w:rStyle w:val="rynqvb"/>
          <w:color w:val="000000"/>
        </w:rPr>
        <w:t>У 1 пациента с генотипом ВГС 1 с вирусологической неэффективностью не было обнаружено RAV к ингибиторам NS5A или NS5B при подтверждении неэффективности.</w:t>
      </w:r>
    </w:p>
    <w:p w14:paraId="00AC39EB" w14:textId="00A8BE65" w:rsidR="00065ED1" w:rsidRPr="00110662" w:rsidRDefault="00065ED1" w:rsidP="00CC6570">
      <w:pPr>
        <w:pStyle w:val="NormalWeb"/>
        <w:shd w:val="clear" w:color="auto" w:fill="FFFFFF"/>
        <w:spacing w:after="0"/>
        <w:contextualSpacing/>
        <w:jc w:val="both"/>
        <w:rPr>
          <w:rStyle w:val="rynqvb"/>
          <w:color w:val="000000"/>
        </w:rPr>
      </w:pPr>
      <w:r w:rsidRPr="00110662">
        <w:rPr>
          <w:rStyle w:val="rynqvb"/>
          <w:color w:val="000000"/>
        </w:rPr>
        <w:t>Из 2 пациентов с генотипом 3 с вирусологической неэффективностью у одного при подтверждении неэффективности проявился RAV к ингибиторам NS5A Y93H. У другого пациента был вирус с Y93H исходно и вирусологическая неэффективность, а также были обнаружены низкие уровни (&lt; 5%) NS5B RAV к НИ N142T и E237G исходно. Фармакокинетические данные этого пациента свидетельствовали о несоблюдении режима лечения.</w:t>
      </w:r>
    </w:p>
    <w:p w14:paraId="1D6989A1" w14:textId="44C1A9BC" w:rsidR="00065ED1" w:rsidRDefault="00065ED1" w:rsidP="003D7168">
      <w:pPr>
        <w:pStyle w:val="NormalWeb"/>
        <w:shd w:val="clear" w:color="auto" w:fill="FFFFFF"/>
        <w:spacing w:before="0" w:beforeAutospacing="0" w:after="0" w:afterAutospacing="0"/>
        <w:contextualSpacing/>
        <w:jc w:val="both"/>
        <w:rPr>
          <w:rStyle w:val="rynqvb"/>
          <w:bCs/>
          <w:iCs/>
        </w:rPr>
      </w:pPr>
      <w:r w:rsidRPr="00110662">
        <w:rPr>
          <w:rStyle w:val="rynqvb"/>
          <w:color w:val="000000"/>
        </w:rPr>
        <w:t xml:space="preserve">В этом исследовании у 2 пациентов, получавших препарат </w:t>
      </w:r>
      <w:r>
        <w:rPr>
          <w:rStyle w:val="rynqvb"/>
          <w:color w:val="000000"/>
        </w:rPr>
        <w:t>софосбувира+велпатасвира</w:t>
      </w:r>
      <w:r w:rsidRPr="00110662">
        <w:rPr>
          <w:rStyle w:val="rynqvb"/>
          <w:color w:val="000000"/>
        </w:rPr>
        <w:t xml:space="preserve"> + </w:t>
      </w:r>
      <w:r>
        <w:rPr>
          <w:rStyle w:val="rynqvb"/>
          <w:color w:val="000000"/>
        </w:rPr>
        <w:t>рибавирин</w:t>
      </w:r>
      <w:r w:rsidRPr="00110662">
        <w:rPr>
          <w:rStyle w:val="rynqvb"/>
          <w:color w:val="000000"/>
        </w:rPr>
        <w:t xml:space="preserve"> в течение 12 или 24 недель без рибавирина, наблюдалась возникшая мутация NS5B S282T при низких уровнях (&lt; 5%) наряду с L159F</w:t>
      </w:r>
      <w:r w:rsidR="00CC6570">
        <w:rPr>
          <w:rStyle w:val="rynqvb"/>
          <w:color w:val="000000"/>
        </w:rPr>
        <w:t xml:space="preserve"> </w:t>
      </w:r>
      <w:r w:rsidR="003D7168" w:rsidRPr="003D7168">
        <w:rPr>
          <w:rStyle w:val="rynqvb"/>
          <w:bCs/>
          <w:iCs/>
        </w:rPr>
        <w:t>[9].</w:t>
      </w:r>
    </w:p>
    <w:p w14:paraId="1F2E12AE" w14:textId="77777777" w:rsidR="003D7168" w:rsidRPr="00D63315" w:rsidDel="005E739A" w:rsidRDefault="003D7168" w:rsidP="003D7168">
      <w:pPr>
        <w:pStyle w:val="NormalWeb"/>
        <w:shd w:val="clear" w:color="auto" w:fill="FFFFFF"/>
        <w:spacing w:before="0" w:beforeAutospacing="0" w:after="0" w:afterAutospacing="0"/>
        <w:contextualSpacing/>
        <w:jc w:val="both"/>
        <w:rPr>
          <w:del w:id="3203" w:author="Абрамова Анна Андреевна" w:date="2024-05-17T15:26:00Z"/>
        </w:rPr>
      </w:pPr>
    </w:p>
    <w:p w14:paraId="70EFBB94" w14:textId="77777777" w:rsidR="00C4139E" w:rsidRDefault="00C4139E">
      <w:pPr>
        <w:spacing w:after="0" w:line="240" w:lineRule="auto"/>
        <w:contextualSpacing/>
        <w:outlineLvl w:val="2"/>
        <w:rPr>
          <w:ins w:id="3204" w:author="Абрамова Анна Андреевна" w:date="2024-05-17T15:16:00Z"/>
          <w:rFonts w:eastAsia="Times New Roman"/>
          <w:b/>
          <w:bCs/>
          <w:iCs/>
        </w:rPr>
      </w:pPr>
      <w:bookmarkStart w:id="3205" w:name="_Toc164609985"/>
    </w:p>
    <w:p w14:paraId="684CC1D8" w14:textId="156F7BDE" w:rsidR="00121B76" w:rsidRPr="00ED6E43" w:rsidRDefault="00121B76">
      <w:pPr>
        <w:spacing w:after="0" w:line="240" w:lineRule="auto"/>
        <w:contextualSpacing/>
        <w:outlineLvl w:val="2"/>
        <w:rPr>
          <w:rFonts w:eastAsia="Times New Roman"/>
          <w:b/>
          <w:bCs/>
          <w:iCs/>
        </w:rPr>
      </w:pPr>
      <w:r w:rsidRPr="00ED6E43">
        <w:rPr>
          <w:rFonts w:eastAsia="Times New Roman"/>
          <w:b/>
          <w:bCs/>
          <w:iCs/>
        </w:rPr>
        <w:t>4.3.2. Клиническая безопасность</w:t>
      </w:r>
      <w:bookmarkEnd w:id="3205"/>
    </w:p>
    <w:p w14:paraId="63B56425" w14:textId="77777777" w:rsidR="00121B76" w:rsidRPr="00ED6E43" w:rsidRDefault="00121B76">
      <w:pPr>
        <w:spacing w:after="0" w:line="240" w:lineRule="auto"/>
        <w:ind w:firstLine="709"/>
        <w:contextualSpacing/>
        <w:rPr>
          <w:b/>
        </w:rPr>
      </w:pPr>
    </w:p>
    <w:p w14:paraId="41073B6E" w14:textId="3E460AB2" w:rsidR="004F6DA0" w:rsidRDefault="00121B76">
      <w:pPr>
        <w:spacing w:after="0" w:line="240" w:lineRule="auto"/>
        <w:ind w:firstLine="709"/>
        <w:contextualSpacing/>
        <w:rPr>
          <w:rStyle w:val="rynqvb"/>
        </w:rPr>
      </w:pPr>
      <w:r w:rsidRPr="00ED6E43">
        <w:t xml:space="preserve">Данные о безопасности были </w:t>
      </w:r>
      <w:r w:rsidR="00693B5E">
        <w:t xml:space="preserve">получены </w:t>
      </w:r>
      <w:r w:rsidR="00693B5E">
        <w:rPr>
          <w:rStyle w:val="rynqvb"/>
        </w:rPr>
        <w:t xml:space="preserve">на основании 3 </w:t>
      </w:r>
      <w:r w:rsidR="00FA26AE">
        <w:rPr>
          <w:rStyle w:val="rynqvb"/>
        </w:rPr>
        <w:t xml:space="preserve">регистрационных </w:t>
      </w:r>
      <w:r w:rsidR="004F6DA0">
        <w:rPr>
          <w:rStyle w:val="rynqvb"/>
        </w:rPr>
        <w:t>исследовани</w:t>
      </w:r>
      <w:r w:rsidR="004F6DA0" w:rsidRPr="004F6DA0">
        <w:rPr>
          <w:rStyle w:val="rynqvb"/>
        </w:rPr>
        <w:t>я</w:t>
      </w:r>
      <w:r w:rsidR="004F6DA0">
        <w:rPr>
          <w:rStyle w:val="rynqvb"/>
        </w:rPr>
        <w:t>х (</w:t>
      </w:r>
      <w:r w:rsidR="00FA26AE" w:rsidRPr="00FA26AE">
        <w:rPr>
          <w:rStyle w:val="rynqvb"/>
        </w:rPr>
        <w:t>ASTRAL-1,</w:t>
      </w:r>
      <w:r w:rsidR="00FA26AE">
        <w:rPr>
          <w:rStyle w:val="rynqvb"/>
        </w:rPr>
        <w:t xml:space="preserve"> </w:t>
      </w:r>
      <w:r w:rsidR="00FA26AE" w:rsidRPr="00FA26AE">
        <w:rPr>
          <w:rStyle w:val="rynqvb"/>
        </w:rPr>
        <w:t>ASTRAL-2, ASTRAL-3</w:t>
      </w:r>
      <w:r w:rsidR="004F6DA0">
        <w:rPr>
          <w:rStyle w:val="rynqvb"/>
        </w:rPr>
        <w:t xml:space="preserve">). Общее число пациентов, получивших лечения комбинацией софосбувир+велпатасвир в трех исследованиях, составило </w:t>
      </w:r>
      <w:r w:rsidR="004F6DA0" w:rsidRPr="004F6DA0">
        <w:rPr>
          <w:rStyle w:val="rynqvb"/>
        </w:rPr>
        <w:t>1035</w:t>
      </w:r>
      <w:r w:rsidR="004F6DA0">
        <w:rPr>
          <w:rStyle w:val="rynqvb"/>
        </w:rPr>
        <w:t xml:space="preserve">, </w:t>
      </w:r>
      <w:r w:rsidR="004F6DA0" w:rsidRPr="004F6DA0">
        <w:rPr>
          <w:rStyle w:val="rynqvb"/>
        </w:rPr>
        <w:t>пациентов</w:t>
      </w:r>
      <w:r w:rsidR="004F6DA0">
        <w:rPr>
          <w:rStyle w:val="rynqvb"/>
        </w:rPr>
        <w:t xml:space="preserve">, получавших плацебо – </w:t>
      </w:r>
      <w:r w:rsidR="004F6DA0" w:rsidRPr="004F6DA0">
        <w:rPr>
          <w:rStyle w:val="rynqvb"/>
        </w:rPr>
        <w:t>116</w:t>
      </w:r>
      <w:r w:rsidR="004F6DA0">
        <w:rPr>
          <w:rStyle w:val="rynqvb"/>
        </w:rPr>
        <w:t xml:space="preserve">. </w:t>
      </w:r>
      <w:r w:rsidR="004F6DA0" w:rsidRPr="004F6DA0">
        <w:rPr>
          <w:rStyle w:val="rynqvb"/>
        </w:rPr>
        <w:t xml:space="preserve">Частота любых </w:t>
      </w:r>
      <w:r w:rsidR="004F6DA0">
        <w:rPr>
          <w:rStyle w:val="rynqvb"/>
        </w:rPr>
        <w:t>побочных реакций</w:t>
      </w:r>
      <w:r w:rsidR="004F6DA0" w:rsidRPr="004F6DA0">
        <w:rPr>
          <w:rStyle w:val="rynqvb"/>
        </w:rPr>
        <w:t xml:space="preserve"> в целом была одинаковой у пациентов, получавших </w:t>
      </w:r>
      <w:r w:rsidR="004F6DA0">
        <w:rPr>
          <w:rStyle w:val="rynqvb"/>
        </w:rPr>
        <w:t>софосбувир+велпатасвир</w:t>
      </w:r>
      <w:r w:rsidR="004F6DA0" w:rsidRPr="004F6DA0">
        <w:rPr>
          <w:rStyle w:val="rynqvb"/>
        </w:rPr>
        <w:t xml:space="preserve"> (79,4%), и у пациентов, получавших плацебо (76,7%). Большинство </w:t>
      </w:r>
      <w:r w:rsidR="004F6DA0">
        <w:rPr>
          <w:rStyle w:val="rynqvb"/>
        </w:rPr>
        <w:t xml:space="preserve">побочных реакций </w:t>
      </w:r>
      <w:r w:rsidR="004F6DA0" w:rsidRPr="004F6DA0">
        <w:rPr>
          <w:rStyle w:val="rynqvb"/>
        </w:rPr>
        <w:t xml:space="preserve">были от легкой до умеренной степени тяжести, при этом 23 (2,2%) серьезных НЯ возникли во время лечения у пациентов, получавших </w:t>
      </w:r>
      <w:r w:rsidR="004F6DA0">
        <w:rPr>
          <w:rStyle w:val="rynqvb"/>
        </w:rPr>
        <w:t>софосбувир+велпатасвир</w:t>
      </w:r>
      <w:r w:rsidR="004F6DA0" w:rsidRPr="004F6DA0">
        <w:rPr>
          <w:rStyle w:val="rynqvb"/>
        </w:rPr>
        <w:t xml:space="preserve">. Из этих серьезных НЯ, возникших во </w:t>
      </w:r>
      <w:r w:rsidR="004F6DA0" w:rsidRPr="004F6DA0">
        <w:rPr>
          <w:rStyle w:val="rynqvb"/>
        </w:rPr>
        <w:lastRenderedPageBreak/>
        <w:t xml:space="preserve">время лечения, ни один не привел к преждевременному прекращению исследования и не был расценен как связанный с лечением. Наличие компенсированного цирроза печени, пожилой возраст и легкая почечная недостаточность не влияли на частоту или тяжесть </w:t>
      </w:r>
      <w:r w:rsidR="004F6DA0">
        <w:rPr>
          <w:rStyle w:val="rynqvb"/>
        </w:rPr>
        <w:t xml:space="preserve">побочных реакций в группе софосбувир+велпатасвир. </w:t>
      </w:r>
      <w:r w:rsidR="004F6DA0" w:rsidRPr="004F6DA0">
        <w:rPr>
          <w:rStyle w:val="rynqvb"/>
        </w:rPr>
        <w:t xml:space="preserve">Наиболее распространенными </w:t>
      </w:r>
      <w:r w:rsidR="004F6DA0">
        <w:rPr>
          <w:rStyle w:val="rynqvb"/>
        </w:rPr>
        <w:t xml:space="preserve">побочными реакциями </w:t>
      </w:r>
      <w:r w:rsidR="004F6DA0" w:rsidRPr="004F6DA0">
        <w:rPr>
          <w:rStyle w:val="rynqvb"/>
        </w:rPr>
        <w:t xml:space="preserve">(частота ≥10%) были головная боль, утомляемость, тошнота и назофарингит у пациентов, получавших </w:t>
      </w:r>
      <w:r w:rsidR="004F6DA0">
        <w:rPr>
          <w:rStyle w:val="rynqvb"/>
        </w:rPr>
        <w:t>софосбувир+велпатасвир</w:t>
      </w:r>
      <w:r w:rsidR="004F6DA0" w:rsidRPr="004F6DA0">
        <w:rPr>
          <w:rStyle w:val="rynqvb"/>
        </w:rPr>
        <w:t xml:space="preserve">; аналогичные показатели наблюдались у пациентов, принимавших плацебо. Сообщалось о трех случаях смерти (&lt;1%) у пациентов, получавших </w:t>
      </w:r>
      <w:r w:rsidR="004F6DA0">
        <w:rPr>
          <w:rStyle w:val="rynqvb"/>
        </w:rPr>
        <w:t>софосбувир+велпатасвир</w:t>
      </w:r>
      <w:r w:rsidR="004F6DA0" w:rsidRPr="004F6DA0">
        <w:rPr>
          <w:rStyle w:val="rynqvb"/>
        </w:rPr>
        <w:t xml:space="preserve">, ни один из них не был оценен как связанный с исследуемым лечением. </w:t>
      </w:r>
      <w:r w:rsidR="003704E3">
        <w:rPr>
          <w:rStyle w:val="rynqvb"/>
        </w:rPr>
        <w:t>Профиль безопасности комбинации софосбувир+велпатасвир</w:t>
      </w:r>
      <w:r w:rsidR="004F6DA0" w:rsidRPr="004F6DA0">
        <w:rPr>
          <w:rStyle w:val="rynqvb"/>
        </w:rPr>
        <w:t xml:space="preserve"> </w:t>
      </w:r>
      <w:r w:rsidR="003704E3">
        <w:rPr>
          <w:rStyle w:val="rynqvb"/>
        </w:rPr>
        <w:t xml:space="preserve">не зависил от </w:t>
      </w:r>
      <w:r w:rsidR="004F6DA0" w:rsidRPr="004F6DA0">
        <w:rPr>
          <w:rStyle w:val="rynqvb"/>
        </w:rPr>
        <w:t>наличи</w:t>
      </w:r>
      <w:r w:rsidR="003704E3">
        <w:rPr>
          <w:rStyle w:val="rynqvb"/>
        </w:rPr>
        <w:t>я</w:t>
      </w:r>
      <w:r w:rsidR="004F6DA0" w:rsidRPr="004F6DA0">
        <w:rPr>
          <w:rStyle w:val="rynqvb"/>
        </w:rPr>
        <w:t xml:space="preserve"> компенсированного цирроза печени, легк</w:t>
      </w:r>
      <w:r w:rsidR="006A4411">
        <w:rPr>
          <w:rStyle w:val="rynqvb"/>
        </w:rPr>
        <w:t>ой</w:t>
      </w:r>
      <w:r w:rsidR="004F6DA0" w:rsidRPr="004F6DA0">
        <w:rPr>
          <w:rStyle w:val="rynqvb"/>
        </w:rPr>
        <w:t xml:space="preserve"> почечн</w:t>
      </w:r>
      <w:r w:rsidR="006A4411">
        <w:rPr>
          <w:rStyle w:val="rynqvb"/>
        </w:rPr>
        <w:t>ой</w:t>
      </w:r>
      <w:r w:rsidR="004F6DA0" w:rsidRPr="004F6DA0">
        <w:rPr>
          <w:rStyle w:val="rynqvb"/>
        </w:rPr>
        <w:t xml:space="preserve"> недостаточность или пожило</w:t>
      </w:r>
      <w:r w:rsidR="006A4411">
        <w:rPr>
          <w:rStyle w:val="rynqvb"/>
        </w:rPr>
        <w:t>го</w:t>
      </w:r>
      <w:r w:rsidR="004F6DA0" w:rsidRPr="004F6DA0">
        <w:rPr>
          <w:rStyle w:val="rynqvb"/>
        </w:rPr>
        <w:t xml:space="preserve"> возраст</w:t>
      </w:r>
      <w:r w:rsidR="006A4411">
        <w:rPr>
          <w:rStyle w:val="rynqvb"/>
        </w:rPr>
        <w:t>а</w:t>
      </w:r>
      <w:r w:rsidR="003704E3">
        <w:rPr>
          <w:rStyle w:val="rynqvb"/>
        </w:rPr>
        <w:t xml:space="preserve"> и был сопоставим у пациентов из группы </w:t>
      </w:r>
      <w:r w:rsidR="003704E3" w:rsidRPr="003D7168">
        <w:rPr>
          <w:rStyle w:val="rynqvb"/>
        </w:rPr>
        <w:t>плацебо [</w:t>
      </w:r>
      <w:r w:rsidR="003D7168" w:rsidRPr="003D7168">
        <w:rPr>
          <w:rStyle w:val="rynqvb"/>
        </w:rPr>
        <w:t>13</w:t>
      </w:r>
      <w:r w:rsidR="003704E3" w:rsidRPr="003D7168">
        <w:rPr>
          <w:rStyle w:val="rynqvb"/>
        </w:rPr>
        <w:t>].</w:t>
      </w:r>
      <w:r w:rsidR="003704E3">
        <w:rPr>
          <w:rStyle w:val="rynqvb"/>
        </w:rPr>
        <w:t xml:space="preserve"> </w:t>
      </w:r>
    </w:p>
    <w:p w14:paraId="165181B4" w14:textId="76FCD0AE" w:rsidR="008903F5" w:rsidRPr="008903F5" w:rsidRDefault="003704E3" w:rsidP="008903F5">
      <w:pPr>
        <w:spacing w:after="0" w:line="240" w:lineRule="auto"/>
        <w:contextualSpacing/>
        <w:rPr>
          <w:rStyle w:val="rynqvb"/>
        </w:rPr>
      </w:pPr>
      <w:r>
        <w:rPr>
          <w:rStyle w:val="rynqvb"/>
        </w:rPr>
        <w:tab/>
        <w:t>Также профиль безопасности комбинации</w:t>
      </w:r>
      <w:r w:rsidR="00FC1A74">
        <w:rPr>
          <w:rStyle w:val="rynqvb"/>
        </w:rPr>
        <w:t xml:space="preserve"> софосбувир+велпатасвир был проанализирован в клиническом исследовании </w:t>
      </w:r>
      <w:r w:rsidR="00FC1A74" w:rsidRPr="00FC1A74">
        <w:rPr>
          <w:rStyle w:val="rynqvb"/>
        </w:rPr>
        <w:t>(ASTRAL-5), в котором приняли участие 106 пациентов</w:t>
      </w:r>
      <w:r w:rsidR="00FC1A74">
        <w:rPr>
          <w:rStyle w:val="rynqvb"/>
        </w:rPr>
        <w:t xml:space="preserve"> </w:t>
      </w:r>
      <w:r w:rsidR="00FC1A74" w:rsidRPr="00FC1A74">
        <w:rPr>
          <w:rStyle w:val="rynqvb"/>
        </w:rPr>
        <w:t>с коинфекцией ВГС/ВИЧ-1</w:t>
      </w:r>
      <w:r w:rsidR="00FC1A74">
        <w:rPr>
          <w:rStyle w:val="rynqvb"/>
        </w:rPr>
        <w:t>. По результат</w:t>
      </w:r>
      <w:ins w:id="3206" w:author="Belolipetskaya, Elena" w:date="2024-05-06T19:19:00Z">
        <w:r w:rsidR="00DE567E">
          <w:rPr>
            <w:rStyle w:val="rynqvb"/>
          </w:rPr>
          <w:t>а</w:t>
        </w:r>
      </w:ins>
      <w:r w:rsidR="00FC1A74">
        <w:rPr>
          <w:rStyle w:val="rynqvb"/>
        </w:rPr>
        <w:t xml:space="preserve">м </w:t>
      </w:r>
      <w:del w:id="3207" w:author="Belolipetskaya, Elena" w:date="2024-05-06T19:19:00Z">
        <w:r w:rsidR="00FC1A74" w:rsidDel="00DE567E">
          <w:rPr>
            <w:rStyle w:val="rynqvb"/>
          </w:rPr>
          <w:delText xml:space="preserve">которого </w:delText>
        </w:r>
      </w:del>
      <w:ins w:id="3208" w:author="Belolipetskaya, Elena" w:date="2024-05-06T19:19:00Z">
        <w:r w:rsidR="00DE567E">
          <w:rPr>
            <w:rStyle w:val="rynqvb"/>
          </w:rPr>
          <w:t xml:space="preserve">исследования </w:t>
        </w:r>
      </w:ins>
      <w:r w:rsidR="00FC1A74" w:rsidRPr="00FC1A74">
        <w:rPr>
          <w:rStyle w:val="rynqvb"/>
        </w:rPr>
        <w:t>у пациентов с коинфекцией наблюдал</w:t>
      </w:r>
      <w:r w:rsidR="00FC1A74">
        <w:rPr>
          <w:rStyle w:val="rynqvb"/>
        </w:rPr>
        <w:t xml:space="preserve">ась та же частота встречаемости побочных реакций, </w:t>
      </w:r>
      <w:r w:rsidR="00FC1A74" w:rsidRPr="00FC1A74">
        <w:rPr>
          <w:rStyle w:val="rynqvb"/>
        </w:rPr>
        <w:t>что и у пациентов с моноинфекцией ВГС.</w:t>
      </w:r>
      <w:r w:rsidR="00FC1A74">
        <w:rPr>
          <w:rStyle w:val="rynqvb"/>
        </w:rPr>
        <w:t xml:space="preserve"> </w:t>
      </w:r>
      <w:r w:rsidR="00FC1A74" w:rsidRPr="00FC1A74">
        <w:rPr>
          <w:rStyle w:val="rynqvb"/>
        </w:rPr>
        <w:t>Наиболее частыми побочными реакциями, возникавшими по меньшей мере у 10% испытуемых, были усталость</w:t>
      </w:r>
      <w:r w:rsidR="00FC1A74">
        <w:rPr>
          <w:rStyle w:val="rynqvb"/>
        </w:rPr>
        <w:t xml:space="preserve"> </w:t>
      </w:r>
      <w:r w:rsidR="00FC1A74" w:rsidRPr="00FC1A74">
        <w:rPr>
          <w:rStyle w:val="rynqvb"/>
        </w:rPr>
        <w:t>(22%) и головная боль (10%).</w:t>
      </w:r>
      <w:r w:rsidR="00FC1A74">
        <w:rPr>
          <w:rStyle w:val="rynqvb"/>
        </w:rPr>
        <w:t xml:space="preserve"> </w:t>
      </w:r>
      <w:r w:rsidR="008903F5">
        <w:rPr>
          <w:rStyle w:val="rynqvb"/>
        </w:rPr>
        <w:t>В клиническом исследовании A</w:t>
      </w:r>
      <w:r w:rsidR="008903F5">
        <w:rPr>
          <w:rStyle w:val="rynqvb"/>
          <w:lang w:val="en-US"/>
        </w:rPr>
        <w:t>STRAL</w:t>
      </w:r>
      <w:r w:rsidR="008903F5" w:rsidRPr="008903F5">
        <w:rPr>
          <w:rStyle w:val="rynqvb"/>
        </w:rPr>
        <w:t xml:space="preserve">-4 </w:t>
      </w:r>
      <w:r w:rsidR="008903F5">
        <w:rPr>
          <w:rStyle w:val="rynqvb"/>
        </w:rPr>
        <w:t xml:space="preserve">среди пациентов с </w:t>
      </w:r>
      <w:r w:rsidR="008903F5" w:rsidRPr="008903F5">
        <w:rPr>
          <w:rStyle w:val="rynqvb"/>
        </w:rPr>
        <w:t xml:space="preserve">ВГС с декомпенсированным циррозом печени, </w:t>
      </w:r>
      <w:r w:rsidR="008903F5">
        <w:rPr>
          <w:rStyle w:val="rynqvb"/>
        </w:rPr>
        <w:t>был проанализирован профиль безопасности софосбувира+велпатасвира+рибавирина в подгруппе из</w:t>
      </w:r>
      <w:r w:rsidR="008903F5" w:rsidRPr="008903F5">
        <w:rPr>
          <w:rStyle w:val="rynqvb"/>
        </w:rPr>
        <w:t xml:space="preserve"> 87 пациентов, которые получали </w:t>
      </w:r>
      <w:r w:rsidR="008903F5">
        <w:rPr>
          <w:rStyle w:val="rynqvb"/>
        </w:rPr>
        <w:t xml:space="preserve">данную комбинацию </w:t>
      </w:r>
      <w:r w:rsidR="008903F5" w:rsidRPr="008903F5">
        <w:rPr>
          <w:rStyle w:val="rynqvb"/>
        </w:rPr>
        <w:t>м в течение 12 недель. У всех</w:t>
      </w:r>
      <w:r w:rsidR="008903F5">
        <w:rPr>
          <w:rStyle w:val="rynqvb"/>
        </w:rPr>
        <w:t xml:space="preserve"> </w:t>
      </w:r>
      <w:r w:rsidR="008903F5" w:rsidRPr="008903F5">
        <w:rPr>
          <w:rStyle w:val="rynqvb"/>
        </w:rPr>
        <w:t xml:space="preserve">87 пациентов при скрининге был выявлен цирроз печени по классификации Чайлд-Пью В. Наиболее частыми побочными </w:t>
      </w:r>
    </w:p>
    <w:p w14:paraId="4467AD28" w14:textId="35F4B8B7" w:rsidR="004F6DA0" w:rsidRPr="008903F5" w:rsidRDefault="008903F5" w:rsidP="008903F5">
      <w:pPr>
        <w:spacing w:after="0" w:line="240" w:lineRule="auto"/>
        <w:contextualSpacing/>
        <w:rPr>
          <w:rStyle w:val="rynqvb"/>
        </w:rPr>
      </w:pPr>
      <w:r w:rsidRPr="008903F5">
        <w:rPr>
          <w:rStyle w:val="rynqvb"/>
        </w:rPr>
        <w:t>были усталость (32%), анемия (26%),</w:t>
      </w:r>
      <w:r>
        <w:rPr>
          <w:rStyle w:val="rynqvb"/>
        </w:rPr>
        <w:t xml:space="preserve"> </w:t>
      </w:r>
      <w:r w:rsidRPr="008903F5">
        <w:rPr>
          <w:rStyle w:val="rynqvb"/>
        </w:rPr>
        <w:t>тошнота (15%), головная боль (11%), бессонница (11%) и диарея (10%)</w:t>
      </w:r>
      <w:r w:rsidR="001B5BB6">
        <w:rPr>
          <w:rStyle w:val="rynqvb"/>
        </w:rPr>
        <w:t xml:space="preserve">. </w:t>
      </w:r>
      <w:r w:rsidR="001B5BB6" w:rsidRPr="001B5BB6">
        <w:rPr>
          <w:rStyle w:val="rynqvb"/>
        </w:rPr>
        <w:t xml:space="preserve">Наблюдавшиеся нежелательные явления соответствовали ожидаемым клиническим последствиям декомпенсированного заболевания печени или известному профилю токсичности рибавирина для пациентов, принимающих </w:t>
      </w:r>
      <w:r w:rsidR="00FA6F80">
        <w:rPr>
          <w:rStyle w:val="rynqvb"/>
        </w:rPr>
        <w:t>комбинацию софосбувир+велпатасвир</w:t>
      </w:r>
      <w:r w:rsidR="001B5BB6" w:rsidRPr="001B5BB6">
        <w:rPr>
          <w:rStyle w:val="rynqvb"/>
        </w:rPr>
        <w:t xml:space="preserve"> в сочетании с </w:t>
      </w:r>
      <w:r w:rsidR="001B5BB6" w:rsidRPr="003D7168">
        <w:rPr>
          <w:rStyle w:val="rynqvb"/>
        </w:rPr>
        <w:t xml:space="preserve">рибавирином </w:t>
      </w:r>
      <w:r w:rsidRPr="003D7168">
        <w:rPr>
          <w:rStyle w:val="rynqvb"/>
        </w:rPr>
        <w:t>[</w:t>
      </w:r>
      <w:r w:rsidR="003D7168" w:rsidRPr="003D7168">
        <w:rPr>
          <w:rStyle w:val="rynqvb"/>
        </w:rPr>
        <w:t>14</w:t>
      </w:r>
      <w:r w:rsidRPr="003D7168">
        <w:rPr>
          <w:rStyle w:val="rynqvb"/>
        </w:rPr>
        <w:t>].</w:t>
      </w:r>
      <w:r w:rsidRPr="008903F5">
        <w:rPr>
          <w:rStyle w:val="rynqvb"/>
        </w:rPr>
        <w:t xml:space="preserve"> </w:t>
      </w:r>
    </w:p>
    <w:p w14:paraId="4B209A8D" w14:textId="12371D85" w:rsidR="00121B76" w:rsidRPr="00915F35" w:rsidRDefault="00121B76" w:rsidP="00D53E19">
      <w:pPr>
        <w:pStyle w:val="Heading4"/>
        <w:rPr>
          <w:rFonts w:ascii="Times New Roman" w:hAnsi="Times New Roman"/>
          <w:szCs w:val="24"/>
        </w:rPr>
      </w:pPr>
      <w:bookmarkStart w:id="3209" w:name="_Toc164609986"/>
      <w:r w:rsidRPr="00D53E19">
        <w:rPr>
          <w:rFonts w:ascii="Times New Roman" w:hAnsi="Times New Roman"/>
          <w:sz w:val="24"/>
          <w:szCs w:val="24"/>
        </w:rPr>
        <w:t>4</w:t>
      </w:r>
      <w:r w:rsidR="00B72233">
        <w:rPr>
          <w:rFonts w:ascii="Times New Roman" w:hAnsi="Times New Roman"/>
          <w:sz w:val="24"/>
          <w:szCs w:val="24"/>
        </w:rPr>
        <w:t>.3.2.1</w:t>
      </w:r>
      <w:r w:rsidRPr="00D53E19">
        <w:rPr>
          <w:rFonts w:ascii="Times New Roman" w:hAnsi="Times New Roman"/>
          <w:sz w:val="24"/>
          <w:szCs w:val="24"/>
        </w:rPr>
        <w:t>. Нежелательные явления</w:t>
      </w:r>
      <w:bookmarkEnd w:id="3209"/>
    </w:p>
    <w:p w14:paraId="45D7F5CD" w14:textId="77777777" w:rsidR="00BA292E" w:rsidRDefault="00BA292E">
      <w:pPr>
        <w:shd w:val="clear" w:color="auto" w:fill="FFFFFF"/>
        <w:spacing w:after="0" w:line="240" w:lineRule="auto"/>
        <w:ind w:firstLine="708"/>
        <w:contextualSpacing/>
      </w:pPr>
      <w:bookmarkStart w:id="3210" w:name="_Toc118755015"/>
    </w:p>
    <w:bookmarkEnd w:id="3210"/>
    <w:p w14:paraId="4C7C9732" w14:textId="720D4B51" w:rsidR="00E01811" w:rsidRDefault="00E01811">
      <w:pPr>
        <w:shd w:val="clear" w:color="auto" w:fill="FFFFFF"/>
        <w:spacing w:after="0" w:line="240" w:lineRule="auto"/>
        <w:ind w:firstLine="708"/>
        <w:contextualSpacing/>
        <w:rPr>
          <w:rStyle w:val="rynqvb"/>
        </w:rPr>
      </w:pPr>
      <w:r>
        <w:rPr>
          <w:rStyle w:val="rynqvb"/>
        </w:rPr>
        <w:t xml:space="preserve">В </w:t>
      </w:r>
      <w:r w:rsidR="008903F5">
        <w:rPr>
          <w:rStyle w:val="rynqvb"/>
        </w:rPr>
        <w:t>пяти</w:t>
      </w:r>
      <w:r>
        <w:rPr>
          <w:rStyle w:val="rynqvb"/>
        </w:rPr>
        <w:t xml:space="preserve"> исследованиях фазы III оценива</w:t>
      </w:r>
      <w:r w:rsidR="00FC2E99">
        <w:rPr>
          <w:rStyle w:val="rynqvb"/>
        </w:rPr>
        <w:t xml:space="preserve">лась комбинированная терапия </w:t>
      </w:r>
      <w:r w:rsidR="008903F5">
        <w:rPr>
          <w:rStyle w:val="rynqvb"/>
        </w:rPr>
        <w:t>софосбувира и велпатасвира</w:t>
      </w:r>
      <w:r w:rsidR="00FC2E99">
        <w:rPr>
          <w:rStyle w:val="rynqvb"/>
        </w:rPr>
        <w:t xml:space="preserve"> </w:t>
      </w:r>
      <w:r>
        <w:rPr>
          <w:rStyle w:val="rynqvb"/>
        </w:rPr>
        <w:t>среди 1</w:t>
      </w:r>
      <w:r w:rsidR="008903F5">
        <w:rPr>
          <w:rStyle w:val="rynqvb"/>
        </w:rPr>
        <w:t>990</w:t>
      </w:r>
      <w:r>
        <w:rPr>
          <w:rStyle w:val="rynqvb"/>
        </w:rPr>
        <w:t xml:space="preserve"> пациентов</w:t>
      </w:r>
      <w:r w:rsidR="0014520C">
        <w:rPr>
          <w:rStyle w:val="rynqvb"/>
        </w:rPr>
        <w:t xml:space="preserve">, </w:t>
      </w:r>
      <w:r w:rsidR="0014520C" w:rsidRPr="0014520C">
        <w:rPr>
          <w:rStyle w:val="rynqvb"/>
        </w:rPr>
        <w:t>инфицированных ВГС генотипов 1, 2, 3, 4, 5 или 6</w:t>
      </w:r>
      <w:r w:rsidR="0014520C">
        <w:rPr>
          <w:rStyle w:val="rynqvb"/>
        </w:rPr>
        <w:t xml:space="preserve">. </w:t>
      </w:r>
      <w:r w:rsidR="0014520C" w:rsidRPr="0014520C">
        <w:rPr>
          <w:rStyle w:val="rynqvb"/>
        </w:rPr>
        <w:t xml:space="preserve">Оценка нежелательных реакций на фоне приема </w:t>
      </w:r>
      <w:r w:rsidR="0014520C">
        <w:rPr>
          <w:rStyle w:val="rynqvb"/>
        </w:rPr>
        <w:t>софосбувира+велпатасвира</w:t>
      </w:r>
      <w:r w:rsidR="0014520C" w:rsidRPr="0014520C">
        <w:rPr>
          <w:rStyle w:val="rynqvb"/>
        </w:rPr>
        <w:t xml:space="preserve"> основана на данных по безопасности, полученных из клинических исследований и в рамках пострегистрационного применения.</w:t>
      </w:r>
    </w:p>
    <w:p w14:paraId="2460435B" w14:textId="259285E2" w:rsidR="0070209B" w:rsidRPr="005E5356" w:rsidRDefault="00996F9E">
      <w:pPr>
        <w:shd w:val="clear" w:color="auto" w:fill="FFFFFF"/>
        <w:spacing w:after="0" w:line="240" w:lineRule="auto"/>
        <w:ind w:firstLine="708"/>
        <w:contextualSpacing/>
        <w:rPr>
          <w:rFonts w:eastAsia="Times New Roman"/>
          <w:lang w:eastAsia="ru-RU"/>
        </w:rPr>
      </w:pPr>
      <w:r>
        <w:rPr>
          <w:rStyle w:val="rynqvb"/>
        </w:rPr>
        <w:t>Нежелательные</w:t>
      </w:r>
      <w:r w:rsidRPr="005E5356">
        <w:rPr>
          <w:rStyle w:val="rynqvb"/>
        </w:rPr>
        <w:t xml:space="preserve"> </w:t>
      </w:r>
      <w:r w:rsidR="0070209B" w:rsidRPr="005E5356">
        <w:rPr>
          <w:rStyle w:val="rynqvb"/>
        </w:rPr>
        <w:t>реакции перечислены ниже по классам систем органов и частоте их возникновения.</w:t>
      </w:r>
      <w:r w:rsidR="0070209B" w:rsidRPr="005E5356">
        <w:rPr>
          <w:rStyle w:val="hwtze"/>
        </w:rPr>
        <w:t xml:space="preserve"> </w:t>
      </w:r>
      <w:r w:rsidR="0070209B" w:rsidRPr="005E5356">
        <w:rPr>
          <w:rStyle w:val="rynqvb"/>
        </w:rPr>
        <w:t>Частоты определяются следующим образом: очень часто (≥ 1/10), часто (от ≥ 1/100 до &lt;1/10), нечасто (от ≥ 1/1000 до &lt; 1/100), редко (от ≥ 1/10 000 до &lt; 1/1 000) или очень редко (&lt; 1/10 000).</w:t>
      </w:r>
    </w:p>
    <w:p w14:paraId="33D2900F" w14:textId="77777777" w:rsidR="00DB560B" w:rsidRDefault="00DB560B">
      <w:pPr>
        <w:shd w:val="clear" w:color="auto" w:fill="FFFFFF"/>
        <w:spacing w:after="0" w:line="240" w:lineRule="auto"/>
        <w:contextualSpacing/>
        <w:rPr>
          <w:rFonts w:eastAsia="Times New Roman"/>
          <w:color w:val="FF0000"/>
          <w:lang w:eastAsia="ru-RU"/>
        </w:rPr>
      </w:pPr>
    </w:p>
    <w:p w14:paraId="75BBEA10" w14:textId="77777777" w:rsidR="00423838" w:rsidRDefault="00423838">
      <w:pPr>
        <w:shd w:val="clear" w:color="auto" w:fill="FFFFFF"/>
        <w:spacing w:after="0" w:line="240" w:lineRule="auto"/>
        <w:contextualSpacing/>
        <w:rPr>
          <w:rFonts w:eastAsia="Times New Roman"/>
          <w:b/>
          <w:lang w:eastAsia="ru-RU"/>
        </w:rPr>
        <w:sectPr w:rsidR="00423838" w:rsidSect="00A91BD2">
          <w:footnotePr>
            <w:pos w:val="beneathText"/>
          </w:footnotePr>
          <w:type w:val="continuous"/>
          <w:pgSz w:w="11906" w:h="16838"/>
          <w:pgMar w:top="728" w:right="851" w:bottom="1134" w:left="1701" w:header="709" w:footer="709" w:gutter="0"/>
          <w:cols w:space="708"/>
          <w:docGrid w:linePitch="360"/>
          <w:sectPrChange w:id="3211" w:author="Абрамова Анна Андреевна" w:date="2024-05-15T00:27:00Z">
            <w:sectPr w:rsidR="00423838" w:rsidSect="00A91BD2">
              <w:pgMar w:top="1134" w:right="851" w:bottom="1134" w:left="1701" w:header="709" w:footer="709" w:gutter="0"/>
            </w:sectPr>
          </w:sectPrChange>
        </w:sectPr>
      </w:pPr>
    </w:p>
    <w:p w14:paraId="34B105A3" w14:textId="1310647D" w:rsidR="0070209B" w:rsidRPr="00A74146" w:rsidRDefault="00BA7F98">
      <w:pPr>
        <w:shd w:val="clear" w:color="auto" w:fill="FFFFFF"/>
        <w:spacing w:after="0" w:line="240" w:lineRule="auto"/>
        <w:contextualSpacing/>
        <w:rPr>
          <w:rFonts w:eastAsia="Times New Roman"/>
          <w:lang w:eastAsia="ru-RU"/>
        </w:rPr>
      </w:pPr>
      <w:r w:rsidRPr="00A44D4D">
        <w:rPr>
          <w:rFonts w:eastAsia="Times New Roman"/>
          <w:b/>
          <w:lang w:eastAsia="ru-RU"/>
        </w:rPr>
        <w:t>Таблица 4-1</w:t>
      </w:r>
      <w:ins w:id="3212" w:author="Абрамова Анна Андреевна" w:date="2024-05-17T15:16:00Z">
        <w:r w:rsidR="00C4139E">
          <w:rPr>
            <w:rFonts w:eastAsia="Times New Roman"/>
            <w:b/>
            <w:lang w:eastAsia="ru-RU"/>
          </w:rPr>
          <w:t>7</w:t>
        </w:r>
      </w:ins>
      <w:del w:id="3213" w:author="Абрамова Анна Андреевна" w:date="2024-05-17T15:16:00Z">
        <w:r w:rsidR="00A44D4D" w:rsidRPr="00A44D4D" w:rsidDel="00C4139E">
          <w:rPr>
            <w:rFonts w:eastAsia="Times New Roman"/>
            <w:b/>
            <w:lang w:eastAsia="ru-RU"/>
          </w:rPr>
          <w:delText>1</w:delText>
        </w:r>
      </w:del>
      <w:r w:rsidRPr="00A44D4D">
        <w:rPr>
          <w:rFonts w:eastAsia="Times New Roman"/>
          <w:b/>
          <w:lang w:eastAsia="ru-RU"/>
        </w:rPr>
        <w:t>.</w:t>
      </w:r>
      <w:r w:rsidRPr="00A44D4D">
        <w:rPr>
          <w:rFonts w:eastAsia="Times New Roman"/>
          <w:lang w:eastAsia="ru-RU"/>
        </w:rPr>
        <w:t xml:space="preserve"> </w:t>
      </w:r>
      <w:r w:rsidR="00F526E3" w:rsidRPr="00A44D4D">
        <w:rPr>
          <w:bCs/>
        </w:rPr>
        <w:t>Побочные</w:t>
      </w:r>
      <w:r w:rsidR="00F526E3" w:rsidRPr="00F526E3">
        <w:rPr>
          <w:bCs/>
        </w:rPr>
        <w:t xml:space="preserve"> реакции и их частота, зарегистрированные у пациентов, получавших </w:t>
      </w:r>
      <w:r w:rsidR="0014520C">
        <w:rPr>
          <w:bCs/>
        </w:rPr>
        <w:t>софосбувир+велпатасвир</w:t>
      </w:r>
      <w:r w:rsidR="00A74146">
        <w:rPr>
          <w:bCs/>
        </w:rPr>
        <w:t xml:space="preserve"> </w:t>
      </w:r>
      <w:r w:rsidR="00A74146" w:rsidRPr="00C121D3">
        <w:rPr>
          <w:bCs/>
        </w:rPr>
        <w:t>[</w:t>
      </w:r>
      <w:r w:rsidR="00C121D3" w:rsidRPr="00C121D3">
        <w:rPr>
          <w:bCs/>
        </w:rPr>
        <w:t>15</w:t>
      </w:r>
      <w:r w:rsidR="00A74146" w:rsidRPr="00C121D3">
        <w:rPr>
          <w:bCs/>
        </w:rPr>
        <w:t>]</w:t>
      </w:r>
      <w:ins w:id="3214" w:author="Абрамова Анна Андреевна" w:date="2024-05-15T00:52:00Z">
        <w:r w:rsidR="00350D57">
          <w:rPr>
            <w:bCs/>
          </w:rPr>
          <w:t>.</w:t>
        </w:r>
      </w:ins>
    </w:p>
    <w:tbl>
      <w:tblPr>
        <w:tblStyle w:val="TableGrid"/>
        <w:tblW w:w="0" w:type="auto"/>
        <w:tblLook w:val="04A0" w:firstRow="1" w:lastRow="0" w:firstColumn="1" w:lastColumn="0" w:noHBand="0" w:noVBand="1"/>
      </w:tblPr>
      <w:tblGrid>
        <w:gridCol w:w="4671"/>
        <w:gridCol w:w="4673"/>
      </w:tblGrid>
      <w:tr w:rsidR="00AF077F" w:rsidRPr="00336B6A" w14:paraId="73DF7414" w14:textId="77777777" w:rsidTr="00423838">
        <w:trPr>
          <w:trHeight w:val="547"/>
          <w:tblHeader/>
        </w:trPr>
        <w:tc>
          <w:tcPr>
            <w:tcW w:w="4672" w:type="dxa"/>
            <w:shd w:val="clear" w:color="auto" w:fill="D9D9D9" w:themeFill="background1" w:themeFillShade="D9"/>
            <w:vAlign w:val="center"/>
          </w:tcPr>
          <w:p w14:paraId="6FD99F42" w14:textId="77777777" w:rsidR="00AF077F" w:rsidRPr="00336B6A" w:rsidRDefault="00AF077F" w:rsidP="00350D57">
            <w:pPr>
              <w:jc w:val="center"/>
              <w:rPr>
                <w:b/>
              </w:rPr>
            </w:pPr>
            <w:r w:rsidRPr="00336B6A">
              <w:rPr>
                <w:rStyle w:val="rynqvb"/>
                <w:b/>
              </w:rPr>
              <w:t>Частота</w:t>
            </w:r>
          </w:p>
        </w:tc>
        <w:tc>
          <w:tcPr>
            <w:tcW w:w="4673" w:type="dxa"/>
            <w:shd w:val="clear" w:color="auto" w:fill="D9D9D9" w:themeFill="background1" w:themeFillShade="D9"/>
            <w:vAlign w:val="center"/>
          </w:tcPr>
          <w:p w14:paraId="0ABF9C65" w14:textId="77777777" w:rsidR="00AF077F" w:rsidRPr="00336B6A" w:rsidRDefault="00AF077F" w:rsidP="00350D57">
            <w:pPr>
              <w:jc w:val="center"/>
              <w:rPr>
                <w:b/>
              </w:rPr>
            </w:pPr>
            <w:r w:rsidRPr="00336B6A">
              <w:rPr>
                <w:rStyle w:val="rynqvb"/>
                <w:b/>
              </w:rPr>
              <w:t>Побочные реакции</w:t>
            </w:r>
          </w:p>
        </w:tc>
      </w:tr>
      <w:tr w:rsidR="00AF077F" w:rsidRPr="00336B6A" w14:paraId="4CCABC57" w14:textId="77777777" w:rsidTr="005E1A9C">
        <w:tc>
          <w:tcPr>
            <w:tcW w:w="9345" w:type="dxa"/>
            <w:gridSpan w:val="2"/>
          </w:tcPr>
          <w:p w14:paraId="5E75159B" w14:textId="509F8A50" w:rsidR="00AF077F" w:rsidRPr="00336B6A" w:rsidRDefault="0014520C" w:rsidP="00350D57">
            <w:pPr>
              <w:rPr>
                <w:i/>
              </w:rPr>
            </w:pPr>
            <w:r w:rsidRPr="0014520C">
              <w:rPr>
                <w:i/>
              </w:rPr>
              <w:t>Со стороны кожи и подкожных тканей</w:t>
            </w:r>
          </w:p>
        </w:tc>
      </w:tr>
      <w:tr w:rsidR="00AF077F" w:rsidRPr="00336B6A" w14:paraId="069888D0" w14:textId="77777777" w:rsidTr="005E1A9C">
        <w:tc>
          <w:tcPr>
            <w:tcW w:w="4672" w:type="dxa"/>
          </w:tcPr>
          <w:p w14:paraId="18A83810" w14:textId="26C178AB" w:rsidR="00AF077F" w:rsidRPr="00336B6A" w:rsidRDefault="00AF077F" w:rsidP="00350D57">
            <w:r>
              <w:rPr>
                <w:rStyle w:val="rynqvb"/>
              </w:rPr>
              <w:t>часто</w:t>
            </w:r>
          </w:p>
        </w:tc>
        <w:tc>
          <w:tcPr>
            <w:tcW w:w="4673" w:type="dxa"/>
          </w:tcPr>
          <w:p w14:paraId="087B8B38" w14:textId="6D28ACE0" w:rsidR="00AF077F" w:rsidRPr="0014520C" w:rsidRDefault="00971371" w:rsidP="00350D57">
            <w:ins w:id="3215" w:author="Абрамова Анна Андреевна" w:date="2024-05-16T00:36:00Z">
              <w:r>
                <w:rPr>
                  <w:rStyle w:val="rynqvb"/>
                </w:rPr>
                <w:t>с</w:t>
              </w:r>
            </w:ins>
            <w:del w:id="3216" w:author="Абрамова Анна Андреевна" w:date="2024-05-16T00:36:00Z">
              <w:r w:rsidDel="00971371">
                <w:rPr>
                  <w:rStyle w:val="rynqvb"/>
                </w:rPr>
                <w:delText>С</w:delText>
              </w:r>
            </w:del>
            <w:r w:rsidR="0014520C">
              <w:rPr>
                <w:rStyle w:val="rynqvb"/>
              </w:rPr>
              <w:t>ыпь</w:t>
            </w:r>
            <w:ins w:id="3217" w:author="Абрамова Анна Андреевна" w:date="2024-05-16T00:36:00Z">
              <w:r>
                <w:rPr>
                  <w:rStyle w:val="rynqvb"/>
                  <w:vertAlign w:val="superscript"/>
                </w:rPr>
                <w:t>*</w:t>
              </w:r>
            </w:ins>
            <w:del w:id="3218" w:author="Абрамова Анна Андреевна" w:date="2024-05-16T00:36:00Z">
              <w:r w:rsidR="001B5BB6" w:rsidRPr="001B5BB6" w:rsidDel="00971371">
                <w:rPr>
                  <w:rStyle w:val="rynqvb"/>
                  <w:vertAlign w:val="superscript"/>
                </w:rPr>
                <w:delText>1</w:delText>
              </w:r>
            </w:del>
          </w:p>
        </w:tc>
      </w:tr>
      <w:tr w:rsidR="00AF077F" w:rsidRPr="00336B6A" w14:paraId="7FB57175" w14:textId="77777777" w:rsidTr="005E1A9C">
        <w:tc>
          <w:tcPr>
            <w:tcW w:w="4672" w:type="dxa"/>
          </w:tcPr>
          <w:p w14:paraId="1A506688" w14:textId="40A00925" w:rsidR="00AF077F" w:rsidRPr="00336B6A" w:rsidRDefault="0014520C" w:rsidP="00350D57">
            <w:pPr>
              <w:rPr>
                <w:rStyle w:val="rynqvb"/>
                <w:rFonts w:eastAsia="MS Mincho"/>
              </w:rPr>
            </w:pPr>
            <w:r>
              <w:rPr>
                <w:rStyle w:val="rynqvb"/>
              </w:rPr>
              <w:lastRenderedPageBreak/>
              <w:t>не</w:t>
            </w:r>
            <w:r w:rsidR="00ED4889">
              <w:rPr>
                <w:rStyle w:val="rynqvb"/>
              </w:rPr>
              <w:t>часто</w:t>
            </w:r>
          </w:p>
        </w:tc>
        <w:tc>
          <w:tcPr>
            <w:tcW w:w="4673" w:type="dxa"/>
          </w:tcPr>
          <w:p w14:paraId="197A30F9" w14:textId="64688637" w:rsidR="00AF077F" w:rsidRPr="00336B6A" w:rsidRDefault="00971371" w:rsidP="00350D57">
            <w:pPr>
              <w:rPr>
                <w:rStyle w:val="rynqvb"/>
                <w:rFonts w:eastAsia="MS Mincho"/>
              </w:rPr>
            </w:pPr>
            <w:ins w:id="3219" w:author="Абрамова Анна Андреевна" w:date="2024-05-16T00:36:00Z">
              <w:r>
                <w:rPr>
                  <w:rStyle w:val="rynqvb"/>
                </w:rPr>
                <w:t>а</w:t>
              </w:r>
            </w:ins>
            <w:del w:id="3220" w:author="Абрамова Анна Андреевна" w:date="2024-05-16T00:36:00Z">
              <w:r w:rsidR="0014520C" w:rsidRPr="0014520C" w:rsidDel="00971371">
                <w:rPr>
                  <w:rStyle w:val="rynqvb"/>
                </w:rPr>
                <w:delText>а</w:delText>
              </w:r>
            </w:del>
            <w:r w:rsidR="0014520C" w:rsidRPr="0014520C">
              <w:rPr>
                <w:rStyle w:val="rynqvb"/>
              </w:rPr>
              <w:t>нгионевротический отек</w:t>
            </w:r>
            <w:ins w:id="3221" w:author="Абрамова Анна Андреевна" w:date="2024-05-16T00:36:00Z">
              <w:r>
                <w:rPr>
                  <w:rStyle w:val="rynqvb"/>
                  <w:vertAlign w:val="superscript"/>
                </w:rPr>
                <w:t>*</w:t>
              </w:r>
            </w:ins>
            <w:del w:id="3222" w:author="Абрамова Анна Андреевна" w:date="2024-05-16T00:36:00Z">
              <w:r w:rsidR="001B5BB6" w:rsidRPr="001B5BB6" w:rsidDel="00971371">
                <w:rPr>
                  <w:rStyle w:val="rynqvb"/>
                  <w:vertAlign w:val="superscript"/>
                </w:rPr>
                <w:delText>1</w:delText>
              </w:r>
            </w:del>
          </w:p>
        </w:tc>
      </w:tr>
      <w:tr w:rsidR="0014520C" w:rsidRPr="00336B6A" w14:paraId="74B0D8AD" w14:textId="77777777" w:rsidTr="000B382D">
        <w:tc>
          <w:tcPr>
            <w:tcW w:w="9345" w:type="dxa"/>
            <w:gridSpan w:val="2"/>
          </w:tcPr>
          <w:p w14:paraId="574E1971" w14:textId="77777777" w:rsidR="0014520C" w:rsidRPr="00350D57" w:rsidRDefault="001B5BB6" w:rsidP="00350D57">
            <w:pPr>
              <w:rPr>
                <w:rStyle w:val="rynqvb"/>
                <w:rFonts w:eastAsia="MS Mincho"/>
                <w:b/>
                <w:bCs/>
                <w:sz w:val="20"/>
                <w:szCs w:val="20"/>
                <w:rPrChange w:id="3223" w:author="Абрамова Анна Андреевна" w:date="2024-05-15T00:53:00Z">
                  <w:rPr>
                    <w:rStyle w:val="rynqvb"/>
                    <w:rFonts w:eastAsia="MS Mincho"/>
                    <w:sz w:val="20"/>
                    <w:szCs w:val="20"/>
                  </w:rPr>
                </w:rPrChange>
              </w:rPr>
            </w:pPr>
            <w:r w:rsidRPr="00350D57">
              <w:rPr>
                <w:rStyle w:val="rynqvb"/>
                <w:b/>
                <w:bCs/>
                <w:sz w:val="20"/>
                <w:szCs w:val="20"/>
                <w:rPrChange w:id="3224" w:author="Абрамова Анна Андреевна" w:date="2024-05-15T00:53:00Z">
                  <w:rPr>
                    <w:rStyle w:val="rynqvb"/>
                    <w:sz w:val="20"/>
                    <w:szCs w:val="20"/>
                  </w:rPr>
                </w:rPrChange>
              </w:rPr>
              <w:t>Примечания:</w:t>
            </w:r>
          </w:p>
          <w:p w14:paraId="6F719D6A" w14:textId="0BFCA022" w:rsidR="001B5BB6" w:rsidRPr="00336B6A" w:rsidRDefault="00971371" w:rsidP="00350D57">
            <w:pPr>
              <w:rPr>
                <w:rStyle w:val="rynqvb"/>
                <w:rFonts w:eastAsia="MS Mincho"/>
              </w:rPr>
            </w:pPr>
            <w:ins w:id="3225" w:author="Абрамова Анна Андреевна" w:date="2024-05-16T00:36:00Z">
              <w:r>
                <w:rPr>
                  <w:rStyle w:val="rynqvb"/>
                  <w:rFonts w:eastAsia="MS Mincho"/>
                  <w:sz w:val="20"/>
                  <w:szCs w:val="20"/>
                </w:rPr>
                <w:t>*</w:t>
              </w:r>
            </w:ins>
            <w:del w:id="3226" w:author="Абрамова Анна Андреевна" w:date="2024-05-16T00:36:00Z">
              <w:r w:rsidR="00B86B6E" w:rsidDel="00971371">
                <w:rPr>
                  <w:rStyle w:val="rynqvb"/>
                  <w:rFonts w:eastAsia="MS Mincho"/>
                  <w:sz w:val="20"/>
                  <w:szCs w:val="20"/>
                </w:rPr>
                <w:delText>1.</w:delText>
              </w:r>
            </w:del>
            <w:r w:rsidR="001B5BB6" w:rsidRPr="00B86B6E">
              <w:rPr>
                <w:rStyle w:val="rynqvb"/>
                <w:rFonts w:eastAsia="MS Mincho"/>
                <w:sz w:val="20"/>
                <w:szCs w:val="20"/>
              </w:rPr>
              <w:t>Нежелательная реакция, определенная в рамках пострегистрационного применения препарата, содержащего велпатасвир/софосбувир.</w:t>
            </w:r>
          </w:p>
        </w:tc>
      </w:tr>
    </w:tbl>
    <w:p w14:paraId="1C2BEE8F" w14:textId="77777777" w:rsidR="00971371" w:rsidRDefault="00971371" w:rsidP="00971371">
      <w:pPr>
        <w:pStyle w:val="Heading3"/>
        <w:spacing w:before="0" w:after="0"/>
        <w:rPr>
          <w:ins w:id="3227" w:author="Абрамова Анна Андреевна" w:date="2024-05-16T00:37:00Z"/>
          <w:rFonts w:ascii="Times New Roman" w:hAnsi="Times New Roman"/>
          <w:szCs w:val="24"/>
        </w:rPr>
      </w:pPr>
      <w:bookmarkStart w:id="3228" w:name="_Toc164609987"/>
    </w:p>
    <w:p w14:paraId="472F0B4E" w14:textId="2DC29070" w:rsidR="00121B76" w:rsidRPr="00546BAE" w:rsidRDefault="00121B76">
      <w:pPr>
        <w:pStyle w:val="Heading3"/>
        <w:spacing w:before="0" w:after="0"/>
        <w:rPr>
          <w:szCs w:val="24"/>
        </w:rPr>
        <w:pPrChange w:id="3229" w:author="Абрамова Анна Андреевна" w:date="2024-05-16T00:37:00Z">
          <w:pPr>
            <w:pStyle w:val="Heading3"/>
          </w:pPr>
        </w:pPrChange>
      </w:pPr>
      <w:r w:rsidRPr="00546BAE">
        <w:rPr>
          <w:rFonts w:ascii="Times New Roman" w:hAnsi="Times New Roman"/>
          <w:szCs w:val="24"/>
        </w:rPr>
        <w:t>4.3.3.</w:t>
      </w:r>
      <w:r w:rsidR="00ED6E43" w:rsidRPr="00546BAE">
        <w:rPr>
          <w:rFonts w:ascii="Times New Roman" w:hAnsi="Times New Roman"/>
          <w:szCs w:val="24"/>
        </w:rPr>
        <w:t xml:space="preserve"> </w:t>
      </w:r>
      <w:r w:rsidRPr="00546BAE">
        <w:rPr>
          <w:rFonts w:ascii="Times New Roman" w:hAnsi="Times New Roman"/>
          <w:szCs w:val="24"/>
        </w:rPr>
        <w:t>Пострегистрационный опыт применения</w:t>
      </w:r>
      <w:bookmarkEnd w:id="3228"/>
    </w:p>
    <w:p w14:paraId="5DDE5961" w14:textId="77777777" w:rsidR="002D5047" w:rsidRDefault="002D5047">
      <w:pPr>
        <w:spacing w:after="0" w:line="240" w:lineRule="auto"/>
        <w:ind w:firstLine="709"/>
        <w:contextualSpacing/>
        <w:rPr>
          <w:color w:val="000000" w:themeColor="text1"/>
        </w:rPr>
      </w:pPr>
      <w:bookmarkStart w:id="3230" w:name="bookmark45"/>
      <w:bookmarkStart w:id="3231" w:name="bookmark44"/>
      <w:bookmarkEnd w:id="3230"/>
      <w:bookmarkEnd w:id="3231"/>
    </w:p>
    <w:p w14:paraId="7E6CDC0A" w14:textId="047C91E8" w:rsidR="00F72E68" w:rsidRDefault="00F72E68" w:rsidP="00A74146">
      <w:pPr>
        <w:spacing w:after="0" w:line="240" w:lineRule="auto"/>
        <w:ind w:firstLine="709"/>
        <w:contextualSpacing/>
        <w:rPr>
          <w:color w:val="000000" w:themeColor="text1"/>
        </w:rPr>
      </w:pPr>
      <w:r w:rsidRPr="00F72E68">
        <w:rPr>
          <w:color w:val="000000" w:themeColor="text1"/>
        </w:rPr>
        <w:t>Сообщалось о постмаркетинговых случаях развития симптоматической брадикардии и случаях, требующих вмешательства кардиостимулятора, при одновременном применении амиодарона с препаратами, содержащими софосбувир. Сообщалось о смертельной остановке сердца у пациента, принимавшего амиодарон и одновременно принимавшего софосбувир.</w:t>
      </w:r>
      <w:r>
        <w:rPr>
          <w:color w:val="000000" w:themeColor="text1"/>
        </w:rPr>
        <w:t xml:space="preserve"> </w:t>
      </w:r>
      <w:r w:rsidRPr="00F72E68">
        <w:rPr>
          <w:color w:val="000000" w:themeColor="text1"/>
        </w:rPr>
        <w:t>Брадикардия, как правило, возникала в течение нескольких часов или дней, но</w:t>
      </w:r>
      <w:r>
        <w:rPr>
          <w:color w:val="000000" w:themeColor="text1"/>
        </w:rPr>
        <w:t xml:space="preserve"> </w:t>
      </w:r>
      <w:r w:rsidRPr="00F72E68">
        <w:rPr>
          <w:color w:val="000000" w:themeColor="text1"/>
        </w:rPr>
        <w:t>случаи наблюдались и в течение 2 недель после начала лечения ВГС. Пациенты, также</w:t>
      </w:r>
      <w:r>
        <w:rPr>
          <w:color w:val="000000" w:themeColor="text1"/>
        </w:rPr>
        <w:t xml:space="preserve"> </w:t>
      </w:r>
      <w:r w:rsidRPr="00F72E68">
        <w:rPr>
          <w:color w:val="000000" w:themeColor="text1"/>
        </w:rPr>
        <w:t>принимающие бета-адреноблокаторы, или пациенты с сопутствующими сердечными заболеваниями и/или прогрессирующими</w:t>
      </w:r>
      <w:r>
        <w:rPr>
          <w:color w:val="000000" w:themeColor="text1"/>
        </w:rPr>
        <w:t xml:space="preserve"> </w:t>
      </w:r>
      <w:r w:rsidRPr="00F72E68">
        <w:rPr>
          <w:color w:val="000000" w:themeColor="text1"/>
        </w:rPr>
        <w:t>при одновременном применении с амиодароном может повышаться риск развития симптоматической брадикардии при заболеваниях печени. Брадикардия, как правило, проходит после прекращения</w:t>
      </w:r>
      <w:r>
        <w:rPr>
          <w:color w:val="000000" w:themeColor="text1"/>
        </w:rPr>
        <w:t xml:space="preserve"> </w:t>
      </w:r>
      <w:r w:rsidRPr="00F72E68">
        <w:rPr>
          <w:color w:val="000000" w:themeColor="text1"/>
        </w:rPr>
        <w:t xml:space="preserve">лечения ВГС. Механизм этого эффекта </w:t>
      </w:r>
      <w:r w:rsidRPr="00C121D3">
        <w:rPr>
          <w:color w:val="000000" w:themeColor="text1"/>
        </w:rPr>
        <w:t>неизвестен</w:t>
      </w:r>
      <w:r w:rsidR="00A74146" w:rsidRPr="00C121D3">
        <w:rPr>
          <w:color w:val="000000" w:themeColor="text1"/>
        </w:rPr>
        <w:t xml:space="preserve"> [</w:t>
      </w:r>
      <w:r w:rsidR="00C121D3" w:rsidRPr="00C121D3">
        <w:rPr>
          <w:color w:val="000000" w:themeColor="text1"/>
        </w:rPr>
        <w:t>16</w:t>
      </w:r>
      <w:r w:rsidR="00A74146" w:rsidRPr="00C121D3">
        <w:rPr>
          <w:color w:val="000000" w:themeColor="text1"/>
        </w:rPr>
        <w:t>]</w:t>
      </w:r>
      <w:r w:rsidRPr="00C121D3">
        <w:rPr>
          <w:color w:val="000000" w:themeColor="text1"/>
        </w:rPr>
        <w:t>.</w:t>
      </w:r>
    </w:p>
    <w:p w14:paraId="3D57554F" w14:textId="4B1BA3EF" w:rsidR="00F633A3" w:rsidRDefault="00F633A3">
      <w:pPr>
        <w:pStyle w:val="Heading2"/>
        <w:spacing w:line="240" w:lineRule="auto"/>
        <w:contextualSpacing/>
        <w:rPr>
          <w:color w:val="000000" w:themeColor="text1"/>
          <w:szCs w:val="24"/>
        </w:rPr>
      </w:pPr>
      <w:bookmarkStart w:id="3232" w:name="_Toc164609988"/>
      <w:r w:rsidRPr="008D3875">
        <w:rPr>
          <w:color w:val="000000" w:themeColor="text1"/>
          <w:szCs w:val="24"/>
        </w:rPr>
        <w:t>Список литературы</w:t>
      </w:r>
      <w:bookmarkEnd w:id="3232"/>
      <w:r w:rsidR="00262292">
        <w:rPr>
          <w:color w:val="000000" w:themeColor="text1"/>
          <w:szCs w:val="24"/>
        </w:rPr>
        <w:t xml:space="preserve"> </w:t>
      </w:r>
    </w:p>
    <w:p w14:paraId="6B3DEFAF" w14:textId="7F5F9B4A" w:rsidR="00651235" w:rsidRPr="00651235" w:rsidRDefault="00651235" w:rsidP="00A44D4D">
      <w:pPr>
        <w:pStyle w:val="ListParagraph"/>
        <w:numPr>
          <w:ilvl w:val="0"/>
          <w:numId w:val="37"/>
        </w:numPr>
        <w:spacing w:line="240" w:lineRule="auto"/>
        <w:ind w:left="284" w:hanging="349"/>
      </w:pPr>
      <w:r w:rsidRPr="00651235">
        <w:t>Интернет-источник:</w:t>
      </w:r>
      <w:r>
        <w:t xml:space="preserve"> </w:t>
      </w:r>
      <w:hyperlink r:id="rId30" w:history="1">
        <w:r w:rsidR="007E6521" w:rsidRPr="0000427A">
          <w:rPr>
            <w:rStyle w:val="Hyperlink"/>
            <w:lang w:val="en-US"/>
          </w:rPr>
          <w:t>https</w:t>
        </w:r>
        <w:r w:rsidR="007E6521" w:rsidRPr="0000427A">
          <w:rPr>
            <w:rStyle w:val="Hyperlink"/>
          </w:rPr>
          <w:t>://</w:t>
        </w:r>
        <w:r w:rsidR="007E6521" w:rsidRPr="0000427A">
          <w:rPr>
            <w:rStyle w:val="Hyperlink"/>
            <w:lang w:val="en-US"/>
          </w:rPr>
          <w:t>www</w:t>
        </w:r>
        <w:r w:rsidR="007E6521" w:rsidRPr="0000427A">
          <w:rPr>
            <w:rStyle w:val="Hyperlink"/>
          </w:rPr>
          <w:t>.</w:t>
        </w:r>
        <w:r w:rsidR="007E6521" w:rsidRPr="0000427A">
          <w:rPr>
            <w:rStyle w:val="Hyperlink"/>
            <w:lang w:val="en-US"/>
          </w:rPr>
          <w:t>drugs</w:t>
        </w:r>
        <w:r w:rsidR="007E6521" w:rsidRPr="0000427A">
          <w:rPr>
            <w:rStyle w:val="Hyperlink"/>
          </w:rPr>
          <w:t>.</w:t>
        </w:r>
        <w:r w:rsidR="007E6521" w:rsidRPr="0000427A">
          <w:rPr>
            <w:rStyle w:val="Hyperlink"/>
            <w:lang w:val="en-US"/>
          </w:rPr>
          <w:t>com</w:t>
        </w:r>
        <w:r w:rsidR="007E6521" w:rsidRPr="0000427A">
          <w:rPr>
            <w:rStyle w:val="Hyperlink"/>
          </w:rPr>
          <w:t>/</w:t>
        </w:r>
        <w:r w:rsidR="007E6521" w:rsidRPr="0000427A">
          <w:rPr>
            <w:rStyle w:val="Hyperlink"/>
            <w:lang w:val="en-US"/>
          </w:rPr>
          <w:t>history</w:t>
        </w:r>
        <w:r w:rsidR="007E6521" w:rsidRPr="0000427A">
          <w:rPr>
            <w:rStyle w:val="Hyperlink"/>
          </w:rPr>
          <w:t>/</w:t>
        </w:r>
        <w:proofErr w:type="spellStart"/>
        <w:r w:rsidR="007E6521" w:rsidRPr="0000427A">
          <w:rPr>
            <w:rStyle w:val="Hyperlink"/>
            <w:lang w:val="en-US"/>
          </w:rPr>
          <w:t>epclusa</w:t>
        </w:r>
        <w:proofErr w:type="spellEnd"/>
        <w:r w:rsidR="007E6521" w:rsidRPr="0000427A">
          <w:rPr>
            <w:rStyle w:val="Hyperlink"/>
          </w:rPr>
          <w:t>.</w:t>
        </w:r>
        <w:r w:rsidR="007E6521" w:rsidRPr="0000427A">
          <w:rPr>
            <w:rStyle w:val="Hyperlink"/>
            <w:lang w:val="en-US"/>
          </w:rPr>
          <w:t>html</w:t>
        </w:r>
      </w:hyperlink>
      <w:r w:rsidRPr="00651235">
        <w:t xml:space="preserve"> Дата обращения 18.04.2024</w:t>
      </w:r>
    </w:p>
    <w:p w14:paraId="4220F2B4" w14:textId="17331577" w:rsidR="00651235" w:rsidRPr="00651235" w:rsidRDefault="00651235" w:rsidP="00A44D4D">
      <w:pPr>
        <w:pStyle w:val="ListParagraph"/>
        <w:numPr>
          <w:ilvl w:val="0"/>
          <w:numId w:val="37"/>
        </w:numPr>
        <w:spacing w:line="240" w:lineRule="auto"/>
        <w:ind w:left="284" w:hanging="349"/>
        <w:rPr>
          <w:rStyle w:val="rynqvb"/>
          <w:lang w:val="en-US"/>
        </w:rPr>
      </w:pPr>
      <w:r w:rsidRPr="00651235">
        <w:rPr>
          <w:lang w:val="en-US"/>
        </w:rPr>
        <w:t xml:space="preserve">US Food and Drug Administration. Highlights of prescribing information: Epclusa. 2016 </w:t>
      </w:r>
      <w:r w:rsidRPr="00651235">
        <w:rPr>
          <w:rStyle w:val="rynqvb"/>
          <w:lang w:val="en-US"/>
        </w:rPr>
        <w:t xml:space="preserve">https://www.accessdata.fda.gov/drugsatfda_docs/label/2021/214187s000lbl.pdf, </w:t>
      </w:r>
      <w:r w:rsidR="00A44D4D">
        <w:rPr>
          <w:rStyle w:val="rynqvb"/>
          <w:lang w:val="en-US"/>
        </w:rPr>
        <w:t>p</w:t>
      </w:r>
      <w:r w:rsidRPr="00651235">
        <w:rPr>
          <w:rStyle w:val="rynqvb"/>
          <w:lang w:val="en-US"/>
        </w:rPr>
        <w:t>. 18-21</w:t>
      </w:r>
    </w:p>
    <w:p w14:paraId="050BAD0D" w14:textId="1A336694" w:rsidR="00651235" w:rsidRPr="00651235" w:rsidRDefault="00651235" w:rsidP="00A44D4D">
      <w:pPr>
        <w:pStyle w:val="ListParagraph"/>
        <w:numPr>
          <w:ilvl w:val="0"/>
          <w:numId w:val="37"/>
        </w:numPr>
        <w:spacing w:line="240" w:lineRule="auto"/>
        <w:ind w:left="284" w:hanging="349"/>
        <w:rPr>
          <w:rStyle w:val="rynqvb"/>
          <w:lang w:val="en-US"/>
        </w:rPr>
      </w:pPr>
      <w:r w:rsidRPr="00651235">
        <w:rPr>
          <w:lang w:val="en-US"/>
        </w:rPr>
        <w:t xml:space="preserve">European Medicines Agency. Summary of product characteristics: Epclusa. 2016. </w:t>
      </w:r>
      <w:r w:rsidRPr="00651235">
        <w:rPr>
          <w:rStyle w:val="rynqvb"/>
          <w:lang w:val="en-US"/>
        </w:rPr>
        <w:t xml:space="preserve">https://www.ema.europa.eu/en/documents/product-information/epclusa-epar-product-information_en.pdf, </w:t>
      </w:r>
      <w:r w:rsidR="00A44D4D">
        <w:rPr>
          <w:rStyle w:val="rynqvb"/>
          <w:lang w:val="en-US"/>
        </w:rPr>
        <w:t>p</w:t>
      </w:r>
      <w:r w:rsidRPr="00651235">
        <w:rPr>
          <w:rStyle w:val="rynqvb"/>
          <w:lang w:val="en-US"/>
        </w:rPr>
        <w:t>.51-58</w:t>
      </w:r>
    </w:p>
    <w:p w14:paraId="2BFA6E0B" w14:textId="44355F29" w:rsidR="00651235" w:rsidRPr="00651235" w:rsidRDefault="00651235" w:rsidP="00A44D4D">
      <w:pPr>
        <w:pStyle w:val="ListParagraph"/>
        <w:numPr>
          <w:ilvl w:val="0"/>
          <w:numId w:val="37"/>
        </w:numPr>
        <w:spacing w:line="240" w:lineRule="auto"/>
        <w:ind w:left="284" w:hanging="349"/>
        <w:rPr>
          <w:lang w:val="en-US"/>
        </w:rPr>
      </w:pPr>
      <w:r w:rsidRPr="00651235">
        <w:rPr>
          <w:lang w:val="en-US"/>
        </w:rPr>
        <w:t xml:space="preserve">Epclusa: European Medicines Agency (2016) Epclusa EMA CHMP assessment report. Contract No.: EMEA/H/C/004210/0000, European Medicines Agency. </w:t>
      </w:r>
      <w:r w:rsidRPr="00651235">
        <w:rPr>
          <w:color w:val="000000" w:themeColor="text1"/>
          <w:lang w:val="en-US"/>
        </w:rPr>
        <w:t>Available from:</w:t>
      </w:r>
      <w:r w:rsidRPr="00651235">
        <w:rPr>
          <w:lang w:val="en-US"/>
        </w:rPr>
        <w:t xml:space="preserve"> https://www.ema.europa.eu/en/documents/assessment-report/epclusa-epar-public-assessment-report_en.pdf, </w:t>
      </w:r>
      <w:r w:rsidR="00A44D4D">
        <w:rPr>
          <w:lang w:val="en-US"/>
        </w:rPr>
        <w:t>p</w:t>
      </w:r>
      <w:r w:rsidRPr="00651235">
        <w:rPr>
          <w:lang w:val="en-US"/>
        </w:rPr>
        <w:t>. 55</w:t>
      </w:r>
    </w:p>
    <w:p w14:paraId="415C56D1" w14:textId="16E530F5" w:rsidR="00651235" w:rsidRPr="00651235" w:rsidRDefault="00651235" w:rsidP="00A44D4D">
      <w:pPr>
        <w:pStyle w:val="ListParagraph"/>
        <w:numPr>
          <w:ilvl w:val="0"/>
          <w:numId w:val="37"/>
        </w:numPr>
        <w:spacing w:line="240" w:lineRule="auto"/>
        <w:ind w:left="284" w:hanging="349"/>
        <w:rPr>
          <w:lang w:val="en-US"/>
        </w:rPr>
      </w:pPr>
      <w:r w:rsidRPr="00651235">
        <w:rPr>
          <w:lang w:val="en-US"/>
        </w:rPr>
        <w:t xml:space="preserve">Epclusa: European Medicines Agency (2016) Epclusa EMA CHMP assessment report. Contract No.: EMEA/H/C/004210/0000, European Medicines Agency. </w:t>
      </w:r>
      <w:r w:rsidRPr="00651235">
        <w:rPr>
          <w:color w:val="000000" w:themeColor="text1"/>
          <w:lang w:val="en-US"/>
        </w:rPr>
        <w:t>Available from:</w:t>
      </w:r>
      <w:r w:rsidRPr="00651235">
        <w:rPr>
          <w:lang w:val="en-US"/>
        </w:rPr>
        <w:t xml:space="preserve"> https://www.ema.europa.eu/en/documents/assessment-report/epclusa-epar-public-assessment-report_en.pdf, </w:t>
      </w:r>
      <w:r w:rsidR="00A44D4D">
        <w:rPr>
          <w:lang w:val="en-US"/>
        </w:rPr>
        <w:t>p</w:t>
      </w:r>
      <w:r w:rsidRPr="00651235">
        <w:rPr>
          <w:lang w:val="en-US"/>
        </w:rPr>
        <w:t>. 56]</w:t>
      </w:r>
    </w:p>
    <w:p w14:paraId="0E7B59F5" w14:textId="51A161CD" w:rsidR="00651235" w:rsidRPr="00651235" w:rsidRDefault="00651235" w:rsidP="00A44D4D">
      <w:pPr>
        <w:pStyle w:val="ListParagraph"/>
        <w:numPr>
          <w:ilvl w:val="0"/>
          <w:numId w:val="37"/>
        </w:numPr>
        <w:spacing w:line="240" w:lineRule="auto"/>
        <w:ind w:left="284" w:hanging="349"/>
        <w:rPr>
          <w:rStyle w:val="rynqvb"/>
          <w:lang w:val="en-US"/>
        </w:rPr>
      </w:pPr>
      <w:r w:rsidRPr="00651235">
        <w:rPr>
          <w:lang w:val="en-US"/>
        </w:rPr>
        <w:t xml:space="preserve">European Medicines Agency. Summary of product characteristics: Epclusa. 2016 </w:t>
      </w:r>
      <w:r w:rsidRPr="00651235">
        <w:rPr>
          <w:rStyle w:val="rynqvb"/>
          <w:lang w:val="en-US"/>
        </w:rPr>
        <w:t xml:space="preserve">https://www.ema.europa.eu/en/documents/product-information/epclusa-epar-product-information_en.pdf, </w:t>
      </w:r>
      <w:r w:rsidR="00A44D4D">
        <w:rPr>
          <w:rStyle w:val="rynqvb"/>
          <w:lang w:val="en-US"/>
        </w:rPr>
        <w:t>p</w:t>
      </w:r>
      <w:r w:rsidRPr="00651235">
        <w:rPr>
          <w:rStyle w:val="rynqvb"/>
          <w:lang w:val="en-US"/>
        </w:rPr>
        <w:t>.58-61</w:t>
      </w:r>
    </w:p>
    <w:p w14:paraId="2D36D12A" w14:textId="0E49B1F6" w:rsidR="00651235" w:rsidRPr="00651235" w:rsidRDefault="00651235" w:rsidP="00A44D4D">
      <w:pPr>
        <w:pStyle w:val="ListParagraph"/>
        <w:numPr>
          <w:ilvl w:val="0"/>
          <w:numId w:val="37"/>
        </w:numPr>
        <w:spacing w:line="240" w:lineRule="auto"/>
        <w:ind w:left="284" w:hanging="349"/>
        <w:rPr>
          <w:lang w:val="en-US"/>
        </w:rPr>
      </w:pPr>
      <w:r w:rsidRPr="00651235">
        <w:rPr>
          <w:lang w:val="en-US"/>
        </w:rPr>
        <w:t xml:space="preserve">Epclusa: European Medicines Agency (2016) Epclusa EMA CHMP assessment report. Contract No.: EMEA/H/C/004210/0000, European Medicines Agency. </w:t>
      </w:r>
      <w:r w:rsidRPr="00651235">
        <w:rPr>
          <w:color w:val="000000" w:themeColor="text1"/>
          <w:lang w:val="en-US"/>
        </w:rPr>
        <w:t>Available from:</w:t>
      </w:r>
      <w:r w:rsidRPr="00651235">
        <w:rPr>
          <w:lang w:val="en-US"/>
        </w:rPr>
        <w:t xml:space="preserve"> https://www.ema.europa.eu/en/documents/assessment-report/epclusa-epar-public-assessment-report_en.pdf, </w:t>
      </w:r>
      <w:r w:rsidR="00A44D4D">
        <w:rPr>
          <w:lang w:val="en-US"/>
        </w:rPr>
        <w:t>p</w:t>
      </w:r>
      <w:r w:rsidRPr="00651235">
        <w:rPr>
          <w:lang w:val="en-US"/>
        </w:rPr>
        <w:t>. 57</w:t>
      </w:r>
    </w:p>
    <w:p w14:paraId="2B0304D6" w14:textId="056B00E7" w:rsidR="00651235" w:rsidRPr="00651235" w:rsidRDefault="00651235" w:rsidP="00A44D4D">
      <w:pPr>
        <w:pStyle w:val="ListParagraph"/>
        <w:numPr>
          <w:ilvl w:val="0"/>
          <w:numId w:val="37"/>
        </w:numPr>
        <w:spacing w:line="240" w:lineRule="auto"/>
        <w:ind w:left="284" w:hanging="349"/>
        <w:rPr>
          <w:rStyle w:val="rynqvb"/>
          <w:lang w:val="en-US"/>
        </w:rPr>
      </w:pPr>
      <w:r w:rsidRPr="00651235">
        <w:rPr>
          <w:lang w:val="en-US"/>
        </w:rPr>
        <w:t xml:space="preserve">Epclusa: European Medicines Agency (2016) Epclusa EMA CHMP assessment report. Contract No.: EMEA/H/C/004210/0000, European Medicines Agency. </w:t>
      </w:r>
      <w:r w:rsidRPr="00651235">
        <w:rPr>
          <w:color w:val="000000" w:themeColor="text1"/>
          <w:lang w:val="en-US"/>
        </w:rPr>
        <w:t>Available from:</w:t>
      </w:r>
      <w:r w:rsidRPr="00651235">
        <w:rPr>
          <w:lang w:val="en-US"/>
        </w:rPr>
        <w:t xml:space="preserve"> </w:t>
      </w:r>
      <w:r w:rsidRPr="00651235">
        <w:rPr>
          <w:rStyle w:val="rynqvb"/>
          <w:lang w:val="en-US"/>
        </w:rPr>
        <w:lastRenderedPageBreak/>
        <w:t xml:space="preserve">https://www.ema.europa.eu/en/documents/assessment-report/epclusa-epar-public-assessment-report_en.pdf, </w:t>
      </w:r>
      <w:r w:rsidR="00A44D4D">
        <w:rPr>
          <w:rStyle w:val="rynqvb"/>
          <w:lang w:val="en-US"/>
        </w:rPr>
        <w:t>p</w:t>
      </w:r>
      <w:r w:rsidRPr="00651235">
        <w:rPr>
          <w:rStyle w:val="rynqvb"/>
          <w:lang w:val="en-US"/>
        </w:rPr>
        <w:t>. 59-64</w:t>
      </w:r>
    </w:p>
    <w:p w14:paraId="2DDD51A5" w14:textId="43D384A7" w:rsidR="00651235" w:rsidRPr="00651235" w:rsidRDefault="00651235" w:rsidP="00A44D4D">
      <w:pPr>
        <w:pStyle w:val="ListParagraph"/>
        <w:numPr>
          <w:ilvl w:val="0"/>
          <w:numId w:val="37"/>
        </w:numPr>
        <w:spacing w:line="240" w:lineRule="auto"/>
        <w:ind w:left="284" w:hanging="349"/>
        <w:rPr>
          <w:lang w:val="en-US"/>
        </w:rPr>
      </w:pPr>
      <w:r w:rsidRPr="00651235">
        <w:rPr>
          <w:lang w:val="en-US"/>
        </w:rPr>
        <w:t xml:space="preserve">European Medicines Agency. Summary of product characteristics: Epclusa. 2016 </w:t>
      </w:r>
      <w:r w:rsidRPr="00651235">
        <w:rPr>
          <w:color w:val="000000"/>
          <w:lang w:val="en-US"/>
        </w:rPr>
        <w:t xml:space="preserve">https://www.ema.europa.eu/en/documents/product-information/epclusa-epar-product-information_en.pdf, </w:t>
      </w:r>
      <w:r w:rsidR="00A44D4D">
        <w:rPr>
          <w:color w:val="000000"/>
          <w:lang w:val="en-US"/>
        </w:rPr>
        <w:t>p</w:t>
      </w:r>
      <w:r w:rsidRPr="00651235">
        <w:rPr>
          <w:color w:val="000000"/>
          <w:lang w:val="en-US"/>
        </w:rPr>
        <w:t>. 17-27</w:t>
      </w:r>
    </w:p>
    <w:p w14:paraId="1E9200DC" w14:textId="77777777" w:rsidR="00651235" w:rsidRPr="00651235" w:rsidRDefault="00651235" w:rsidP="00A44D4D">
      <w:pPr>
        <w:pStyle w:val="ListParagraph"/>
        <w:numPr>
          <w:ilvl w:val="0"/>
          <w:numId w:val="37"/>
        </w:numPr>
        <w:spacing w:line="240" w:lineRule="auto"/>
        <w:ind w:left="284" w:hanging="349"/>
        <w:rPr>
          <w:lang w:val="en-US"/>
        </w:rPr>
      </w:pPr>
      <w:r w:rsidRPr="00651235">
        <w:rPr>
          <w:lang w:val="en-US"/>
        </w:rPr>
        <w:t xml:space="preserve">Hong J, Wright RC, </w:t>
      </w:r>
      <w:proofErr w:type="spellStart"/>
      <w:r w:rsidRPr="00651235">
        <w:rPr>
          <w:lang w:val="en-US"/>
        </w:rPr>
        <w:t>Partovi</w:t>
      </w:r>
      <w:proofErr w:type="spellEnd"/>
      <w:r w:rsidRPr="00651235">
        <w:rPr>
          <w:lang w:val="en-US"/>
        </w:rPr>
        <w:t xml:space="preserve"> N, Yoshida EM, </w:t>
      </w:r>
      <w:proofErr w:type="spellStart"/>
      <w:r w:rsidRPr="00651235">
        <w:rPr>
          <w:lang w:val="en-US"/>
        </w:rPr>
        <w:t>Hussaini</w:t>
      </w:r>
      <w:proofErr w:type="spellEnd"/>
      <w:r w:rsidRPr="00651235">
        <w:rPr>
          <w:lang w:val="en-US"/>
        </w:rPr>
        <w:t xml:space="preserve"> T. Review of Clinically Relevant Drug Interactions with Next Generation Hepatitis C Direct-acting Antiviral Agents. J Clin </w:t>
      </w:r>
      <w:proofErr w:type="spellStart"/>
      <w:r w:rsidRPr="00651235">
        <w:rPr>
          <w:lang w:val="en-US"/>
        </w:rPr>
        <w:t>Transl</w:t>
      </w:r>
      <w:proofErr w:type="spellEnd"/>
      <w:r w:rsidRPr="00651235">
        <w:rPr>
          <w:lang w:val="en-US"/>
        </w:rPr>
        <w:t xml:space="preserve"> Hepatol. 2020 Sep 28;8(3):322-335. </w:t>
      </w:r>
      <w:proofErr w:type="spellStart"/>
      <w:r w:rsidRPr="00651235">
        <w:rPr>
          <w:lang w:val="en-US"/>
        </w:rPr>
        <w:t>doi</w:t>
      </w:r>
      <w:proofErr w:type="spellEnd"/>
      <w:r w:rsidRPr="00651235">
        <w:rPr>
          <w:lang w:val="en-US"/>
        </w:rPr>
        <w:t xml:space="preserve">: 10.14218/JCTH.2020.00034. </w:t>
      </w:r>
      <w:proofErr w:type="spellStart"/>
      <w:r w:rsidRPr="00651235">
        <w:rPr>
          <w:lang w:val="en-US"/>
        </w:rPr>
        <w:t>Epub</w:t>
      </w:r>
      <w:proofErr w:type="spellEnd"/>
      <w:r w:rsidRPr="00651235">
        <w:rPr>
          <w:lang w:val="en-US"/>
        </w:rPr>
        <w:t xml:space="preserve"> 2020 Jul 30. PMID: 33083256; PMCID: PMC7562806.</w:t>
      </w:r>
    </w:p>
    <w:p w14:paraId="6237AA32" w14:textId="7D784795" w:rsidR="00651235" w:rsidRPr="00651235" w:rsidRDefault="00651235" w:rsidP="00A44D4D">
      <w:pPr>
        <w:pStyle w:val="ListParagraph"/>
        <w:numPr>
          <w:ilvl w:val="0"/>
          <w:numId w:val="37"/>
        </w:numPr>
        <w:spacing w:line="240" w:lineRule="auto"/>
        <w:ind w:left="284" w:hanging="349"/>
        <w:rPr>
          <w:rStyle w:val="rynqvb"/>
          <w:lang w:val="en-US"/>
        </w:rPr>
      </w:pPr>
      <w:r w:rsidRPr="00651235">
        <w:rPr>
          <w:lang w:val="en-US"/>
        </w:rPr>
        <w:t xml:space="preserve">Epclusa: European Medicines Agency (2016) Epclusa EMA CHMP assessment report. Contract No.: EMEA/H/C/004210/0000, European Medicines Agency. </w:t>
      </w:r>
      <w:r w:rsidRPr="00651235">
        <w:rPr>
          <w:color w:val="000000" w:themeColor="text1"/>
          <w:lang w:val="en-US"/>
        </w:rPr>
        <w:t>Available from:</w:t>
      </w:r>
      <w:r w:rsidRPr="00651235">
        <w:rPr>
          <w:lang w:val="en-US"/>
        </w:rPr>
        <w:t xml:space="preserve"> </w:t>
      </w:r>
      <w:r w:rsidRPr="00651235">
        <w:rPr>
          <w:rStyle w:val="rynqvb"/>
          <w:color w:val="000000"/>
          <w:lang w:val="en-US"/>
        </w:rPr>
        <w:t xml:space="preserve">https://www.ema.europa.eu/en/documents/assessment-report/epclusa-epar-public-assessment-report_en.pdf, </w:t>
      </w:r>
      <w:r w:rsidR="00A44D4D">
        <w:rPr>
          <w:rStyle w:val="rynqvb"/>
          <w:color w:val="000000"/>
          <w:lang w:val="en-US"/>
        </w:rPr>
        <w:t>p</w:t>
      </w:r>
      <w:r w:rsidRPr="00651235">
        <w:rPr>
          <w:rStyle w:val="rynqvb"/>
          <w:color w:val="000000"/>
          <w:lang w:val="en-US"/>
        </w:rPr>
        <w:t>. 70-71</w:t>
      </w:r>
    </w:p>
    <w:p w14:paraId="0C893BCD" w14:textId="77777777" w:rsidR="00651235" w:rsidRPr="00651235" w:rsidRDefault="00651235" w:rsidP="00A44D4D">
      <w:pPr>
        <w:pStyle w:val="ListParagraph"/>
        <w:numPr>
          <w:ilvl w:val="0"/>
          <w:numId w:val="37"/>
        </w:numPr>
        <w:spacing w:line="240" w:lineRule="auto"/>
        <w:ind w:left="284" w:hanging="349"/>
        <w:rPr>
          <w:rStyle w:val="rynqvb"/>
          <w:lang w:val="en-US"/>
        </w:rPr>
      </w:pPr>
      <w:r w:rsidRPr="00651235">
        <w:rPr>
          <w:rStyle w:val="rynqvb"/>
          <w:lang w:val="en-US"/>
        </w:rPr>
        <w:t xml:space="preserve">Chahine EB, Sucher AJ, </w:t>
      </w:r>
      <w:proofErr w:type="spellStart"/>
      <w:r w:rsidRPr="00651235">
        <w:rPr>
          <w:rStyle w:val="rynqvb"/>
          <w:lang w:val="en-US"/>
        </w:rPr>
        <w:t>Hemstreet</w:t>
      </w:r>
      <w:proofErr w:type="spellEnd"/>
      <w:r w:rsidRPr="00651235">
        <w:rPr>
          <w:rStyle w:val="rynqvb"/>
          <w:lang w:val="en-US"/>
        </w:rPr>
        <w:t xml:space="preserve"> BA. Sofosbuvir/</w:t>
      </w:r>
      <w:proofErr w:type="spellStart"/>
      <w:r w:rsidRPr="00651235">
        <w:rPr>
          <w:rStyle w:val="rynqvb"/>
          <w:lang w:val="en-US"/>
        </w:rPr>
        <w:t>Velpatasvir</w:t>
      </w:r>
      <w:proofErr w:type="spellEnd"/>
      <w:r w:rsidRPr="00651235">
        <w:rPr>
          <w:rStyle w:val="rynqvb"/>
          <w:lang w:val="en-US"/>
        </w:rPr>
        <w:t xml:space="preserve">: The First </w:t>
      </w:r>
      <w:proofErr w:type="spellStart"/>
      <w:r w:rsidRPr="00651235">
        <w:rPr>
          <w:rStyle w:val="rynqvb"/>
          <w:lang w:val="en-US"/>
        </w:rPr>
        <w:t>Pangenotypic</w:t>
      </w:r>
      <w:proofErr w:type="spellEnd"/>
      <w:r w:rsidRPr="00651235">
        <w:rPr>
          <w:rStyle w:val="rynqvb"/>
          <w:lang w:val="en-US"/>
        </w:rPr>
        <w:t xml:space="preserve"> Direct-Acting Antiviral Combination for Hepatitis C. Ann </w:t>
      </w:r>
      <w:proofErr w:type="spellStart"/>
      <w:r w:rsidRPr="00651235">
        <w:rPr>
          <w:rStyle w:val="rynqvb"/>
          <w:lang w:val="en-US"/>
        </w:rPr>
        <w:t>Pharmacother</w:t>
      </w:r>
      <w:proofErr w:type="spellEnd"/>
      <w:r w:rsidRPr="00651235">
        <w:rPr>
          <w:rStyle w:val="rynqvb"/>
          <w:lang w:val="en-US"/>
        </w:rPr>
        <w:t xml:space="preserve">. </w:t>
      </w:r>
      <w:r w:rsidRPr="00651235">
        <w:rPr>
          <w:rStyle w:val="rynqvb"/>
        </w:rPr>
        <w:t>2017 Jan;51(1):44-53. doi: 10.1177/1060028016668897. Epub 2016 Oct 1. PMID: 27609942.</w:t>
      </w:r>
    </w:p>
    <w:p w14:paraId="07C7CFB7" w14:textId="77777777" w:rsidR="00651235" w:rsidRPr="00651235" w:rsidRDefault="00651235" w:rsidP="00A44D4D">
      <w:pPr>
        <w:pStyle w:val="ListParagraph"/>
        <w:numPr>
          <w:ilvl w:val="0"/>
          <w:numId w:val="37"/>
        </w:numPr>
        <w:spacing w:line="240" w:lineRule="auto"/>
        <w:ind w:left="284" w:hanging="349"/>
        <w:rPr>
          <w:rStyle w:val="rynqvb"/>
          <w:lang w:val="en-US"/>
        </w:rPr>
      </w:pPr>
      <w:r w:rsidRPr="00651235">
        <w:rPr>
          <w:rStyle w:val="rynqvb"/>
          <w:lang w:val="en-US"/>
        </w:rPr>
        <w:t xml:space="preserve">Jacobson IM, Bourgeois S, Mathurin P, </w:t>
      </w:r>
      <w:proofErr w:type="spellStart"/>
      <w:r w:rsidRPr="00651235">
        <w:rPr>
          <w:rStyle w:val="rynqvb"/>
          <w:lang w:val="en-US"/>
        </w:rPr>
        <w:t>Thuluvath</w:t>
      </w:r>
      <w:proofErr w:type="spellEnd"/>
      <w:r w:rsidRPr="00651235">
        <w:rPr>
          <w:rStyle w:val="rynqvb"/>
          <w:lang w:val="en-US"/>
        </w:rPr>
        <w:t xml:space="preserve"> P, Ryder SD, </w:t>
      </w:r>
      <w:proofErr w:type="spellStart"/>
      <w:r w:rsidRPr="00651235">
        <w:rPr>
          <w:rStyle w:val="rynqvb"/>
          <w:lang w:val="en-US"/>
        </w:rPr>
        <w:t>Gerken</w:t>
      </w:r>
      <w:proofErr w:type="spellEnd"/>
      <w:r w:rsidRPr="00651235">
        <w:rPr>
          <w:rStyle w:val="rynqvb"/>
          <w:lang w:val="en-US"/>
        </w:rPr>
        <w:t xml:space="preserve"> G, Hernandez C, </w:t>
      </w:r>
      <w:proofErr w:type="spellStart"/>
      <w:r w:rsidRPr="00651235">
        <w:rPr>
          <w:rStyle w:val="rynqvb"/>
          <w:lang w:val="en-US"/>
        </w:rPr>
        <w:t>Vanstraelen</w:t>
      </w:r>
      <w:proofErr w:type="spellEnd"/>
      <w:r w:rsidRPr="00651235">
        <w:rPr>
          <w:rStyle w:val="rynqvb"/>
          <w:lang w:val="en-US"/>
        </w:rPr>
        <w:t xml:space="preserve"> K, </w:t>
      </w:r>
      <w:proofErr w:type="spellStart"/>
      <w:r w:rsidRPr="00651235">
        <w:rPr>
          <w:rStyle w:val="rynqvb"/>
          <w:lang w:val="en-US"/>
        </w:rPr>
        <w:t>Scherbakovsky</w:t>
      </w:r>
      <w:proofErr w:type="spellEnd"/>
      <w:r w:rsidRPr="00651235">
        <w:rPr>
          <w:rStyle w:val="rynqvb"/>
          <w:lang w:val="en-US"/>
        </w:rPr>
        <w:t xml:space="preserve"> S, </w:t>
      </w:r>
      <w:proofErr w:type="spellStart"/>
      <w:r w:rsidRPr="00651235">
        <w:rPr>
          <w:rStyle w:val="rynqvb"/>
          <w:lang w:val="en-US"/>
        </w:rPr>
        <w:t>Osinusi</w:t>
      </w:r>
      <w:proofErr w:type="spellEnd"/>
      <w:r w:rsidRPr="00651235">
        <w:rPr>
          <w:rStyle w:val="rynqvb"/>
          <w:lang w:val="en-US"/>
        </w:rPr>
        <w:t xml:space="preserve"> A, Tedesco D, Foster GR. The tolerability of sofosbuvir/</w:t>
      </w:r>
      <w:proofErr w:type="spellStart"/>
      <w:r w:rsidRPr="00651235">
        <w:rPr>
          <w:rStyle w:val="rynqvb"/>
          <w:lang w:val="en-US"/>
        </w:rPr>
        <w:t>velpatasvir</w:t>
      </w:r>
      <w:proofErr w:type="spellEnd"/>
      <w:r w:rsidRPr="00651235">
        <w:rPr>
          <w:rStyle w:val="rynqvb"/>
          <w:lang w:val="en-US"/>
        </w:rPr>
        <w:t xml:space="preserve"> for 12 weeks in patients treated in the ASTRAL 1, 2 and 3 studies: A pooled safety analysis. </w:t>
      </w:r>
      <w:r w:rsidRPr="00651235">
        <w:rPr>
          <w:rStyle w:val="rynqvb"/>
        </w:rPr>
        <w:t>J Viral Hepat. 2023 May;30(5):448-454. doi: 10.1111/jvh.13814. Epub 2023 Mar 2. PMID: 36740893</w:t>
      </w:r>
    </w:p>
    <w:p w14:paraId="1778415A" w14:textId="7FB780CF" w:rsidR="00651235" w:rsidRPr="00651235" w:rsidRDefault="00651235" w:rsidP="00A44D4D">
      <w:pPr>
        <w:pStyle w:val="ListParagraph"/>
        <w:numPr>
          <w:ilvl w:val="0"/>
          <w:numId w:val="37"/>
        </w:numPr>
        <w:spacing w:line="240" w:lineRule="auto"/>
        <w:ind w:left="284" w:hanging="349"/>
        <w:rPr>
          <w:rStyle w:val="rynqvb"/>
          <w:lang w:val="en-US"/>
        </w:rPr>
      </w:pPr>
      <w:r w:rsidRPr="00651235">
        <w:rPr>
          <w:lang w:val="en-US"/>
        </w:rPr>
        <w:t xml:space="preserve">US Food and Drug Administration. Highlights of prescribing information: Epclusa. 2016 </w:t>
      </w:r>
      <w:r w:rsidRPr="00651235">
        <w:rPr>
          <w:rStyle w:val="rynqvb"/>
          <w:lang w:val="en-US"/>
        </w:rPr>
        <w:t xml:space="preserve">https://www.accessdata.fda.gov/drugsatfda_docs/label/2021/214187s000lbl.pdf, </w:t>
      </w:r>
      <w:r w:rsidR="00A44D4D">
        <w:rPr>
          <w:rStyle w:val="rynqvb"/>
          <w:lang w:val="en-US"/>
        </w:rPr>
        <w:t>p</w:t>
      </w:r>
      <w:r w:rsidRPr="00651235">
        <w:rPr>
          <w:rStyle w:val="rynqvb"/>
          <w:lang w:val="en-US"/>
        </w:rPr>
        <w:t>. 7-8</w:t>
      </w:r>
    </w:p>
    <w:p w14:paraId="7B6FD110" w14:textId="44996483" w:rsidR="00651235" w:rsidRPr="00651235" w:rsidRDefault="00651235" w:rsidP="00A44D4D">
      <w:pPr>
        <w:pStyle w:val="ListParagraph"/>
        <w:numPr>
          <w:ilvl w:val="0"/>
          <w:numId w:val="37"/>
        </w:numPr>
        <w:spacing w:line="240" w:lineRule="auto"/>
        <w:ind w:left="284" w:hanging="349"/>
        <w:rPr>
          <w:lang w:val="en-US"/>
        </w:rPr>
      </w:pPr>
      <w:r w:rsidRPr="00651235">
        <w:rPr>
          <w:lang w:val="en-US"/>
        </w:rPr>
        <w:t xml:space="preserve">US Food and Drug Administration. Highlights of prescribing information: Epclusa. 2016 </w:t>
      </w:r>
      <w:r w:rsidRPr="00651235">
        <w:rPr>
          <w:bCs/>
          <w:lang w:val="en-US"/>
        </w:rPr>
        <w:t xml:space="preserve">https://www.accessdata.fda.gov/drugsatfda_docs/label/2021/214187s000lbl.pdf, </w:t>
      </w:r>
      <w:r w:rsidR="00A44D4D">
        <w:rPr>
          <w:bCs/>
          <w:lang w:val="en-US"/>
        </w:rPr>
        <w:t>p</w:t>
      </w:r>
      <w:r w:rsidRPr="00651235">
        <w:rPr>
          <w:bCs/>
          <w:lang w:val="en-US"/>
        </w:rPr>
        <w:t>. 10-11</w:t>
      </w:r>
    </w:p>
    <w:p w14:paraId="59674E91" w14:textId="5081489F" w:rsidR="00AC3D85" w:rsidRDefault="00651235" w:rsidP="00A44D4D">
      <w:pPr>
        <w:pStyle w:val="ListParagraph"/>
        <w:numPr>
          <w:ilvl w:val="0"/>
          <w:numId w:val="37"/>
        </w:numPr>
        <w:spacing w:line="240" w:lineRule="auto"/>
        <w:ind w:left="284" w:hanging="349"/>
        <w:rPr>
          <w:ins w:id="3233" w:author="Абрамова Анна Андреевна" w:date="2024-05-16T00:37:00Z"/>
          <w:color w:val="000000" w:themeColor="text1"/>
          <w:lang w:val="en-US"/>
        </w:rPr>
      </w:pPr>
      <w:r w:rsidRPr="00651235">
        <w:rPr>
          <w:lang w:val="en-US"/>
        </w:rPr>
        <w:t xml:space="preserve">US Food and Drug Administration. Highlights of prescribing information: Epclusa. 2016 </w:t>
      </w:r>
      <w:r w:rsidRPr="00651235">
        <w:rPr>
          <w:color w:val="000000" w:themeColor="text1"/>
          <w:lang w:val="en-US"/>
        </w:rPr>
        <w:t xml:space="preserve">https://www.accessdata.fda.gov/drugsatfda_docs/label/2021/214187s000lbl.pdf, </w:t>
      </w:r>
      <w:r w:rsidR="00A44D4D">
        <w:rPr>
          <w:color w:val="000000" w:themeColor="text1"/>
          <w:lang w:val="en-US"/>
        </w:rPr>
        <w:t>p</w:t>
      </w:r>
      <w:r w:rsidRPr="00651235">
        <w:rPr>
          <w:color w:val="000000" w:themeColor="text1"/>
          <w:lang w:val="en-US"/>
        </w:rPr>
        <w:t>.6</w:t>
      </w:r>
    </w:p>
    <w:p w14:paraId="455077AA" w14:textId="77777777" w:rsidR="00971371" w:rsidDel="00971371" w:rsidRDefault="00971371">
      <w:pPr>
        <w:pStyle w:val="ListParagraph"/>
        <w:spacing w:line="240" w:lineRule="auto"/>
        <w:ind w:left="284"/>
        <w:rPr>
          <w:ins w:id="3234" w:author="Belolipetskaya, Elena" w:date="2024-05-06T19:20:00Z"/>
          <w:del w:id="3235" w:author="Абрамова Анна Андреевна" w:date="2024-05-16T00:37:00Z"/>
          <w:color w:val="000000" w:themeColor="text1"/>
          <w:lang w:val="en-US"/>
        </w:rPr>
        <w:pPrChange w:id="3236" w:author="Абрамова Анна Андреевна" w:date="2024-05-16T00:37:00Z">
          <w:pPr>
            <w:pStyle w:val="ListParagraph"/>
            <w:numPr>
              <w:numId w:val="37"/>
            </w:numPr>
            <w:spacing w:line="240" w:lineRule="auto"/>
            <w:ind w:left="284" w:hanging="349"/>
          </w:pPr>
        </w:pPrChange>
      </w:pPr>
    </w:p>
    <w:p w14:paraId="0A9D52E1" w14:textId="1A169C5C" w:rsidR="00651235" w:rsidRPr="00AC3D85" w:rsidRDefault="00AC3D85">
      <w:pPr>
        <w:jc w:val="left"/>
        <w:rPr>
          <w:color w:val="000000" w:themeColor="text1"/>
          <w:lang w:val="en-US"/>
          <w:rPrChange w:id="3237" w:author="Belolipetskaya, Elena" w:date="2024-05-06T19:20:00Z">
            <w:rPr>
              <w:lang w:val="en-US"/>
            </w:rPr>
          </w:rPrChange>
        </w:rPr>
        <w:pPrChange w:id="3238" w:author="Belolipetskaya, Elena" w:date="2024-05-06T19:20:00Z">
          <w:pPr>
            <w:pStyle w:val="ListParagraph"/>
            <w:numPr>
              <w:numId w:val="37"/>
            </w:numPr>
            <w:spacing w:line="240" w:lineRule="auto"/>
            <w:ind w:left="284" w:hanging="349"/>
          </w:pPr>
        </w:pPrChange>
      </w:pPr>
      <w:ins w:id="3239" w:author="Belolipetskaya, Elena" w:date="2024-05-06T19:20:00Z">
        <w:r>
          <w:rPr>
            <w:color w:val="000000" w:themeColor="text1"/>
            <w:lang w:val="en-US"/>
          </w:rPr>
          <w:br w:type="page"/>
        </w:r>
      </w:ins>
    </w:p>
    <w:p w14:paraId="22D4B455" w14:textId="77777777" w:rsidR="008B7FBF" w:rsidRPr="007F4CAE" w:rsidRDefault="008B7FBF">
      <w:pPr>
        <w:pStyle w:val="Heading1"/>
        <w:spacing w:line="240" w:lineRule="auto"/>
        <w:contextualSpacing/>
        <w:rPr>
          <w:rStyle w:val="src"/>
          <w:rFonts w:cs="Times New Roman"/>
          <w:b w:val="0"/>
          <w:bCs w:val="0"/>
          <w:color w:val="000000" w:themeColor="text1"/>
          <w:kern w:val="0"/>
          <w:szCs w:val="24"/>
        </w:rPr>
      </w:pPr>
      <w:bookmarkStart w:id="3240" w:name="bookmark539"/>
      <w:bookmarkStart w:id="3241" w:name="_Toc164609989"/>
      <w:bookmarkEnd w:id="3202"/>
      <w:bookmarkEnd w:id="3240"/>
      <w:r w:rsidRPr="007F4CAE">
        <w:rPr>
          <w:rStyle w:val="src"/>
          <w:rFonts w:cs="Times New Roman"/>
          <w:color w:val="000000" w:themeColor="text1"/>
          <w:szCs w:val="24"/>
        </w:rPr>
        <w:lastRenderedPageBreak/>
        <w:t>5. ОБСУЖДЕНИЕ ДАННЫХ И ИНСТРУКЦИИ ДЛЯ ИССЛЕДОВАТЕЛЯ</w:t>
      </w:r>
      <w:bookmarkEnd w:id="3241"/>
    </w:p>
    <w:p w14:paraId="07177F9F" w14:textId="744E0DAA" w:rsidR="00262292" w:rsidRPr="00A1451F" w:rsidRDefault="008B7FBF">
      <w:pPr>
        <w:pStyle w:val="Heading2"/>
        <w:spacing w:line="240" w:lineRule="auto"/>
        <w:contextualSpacing/>
        <w:rPr>
          <w:color w:val="000000" w:themeColor="text1"/>
          <w:szCs w:val="24"/>
        </w:rPr>
      </w:pPr>
      <w:bookmarkStart w:id="3242" w:name="_Toc164609990"/>
      <w:r w:rsidRPr="007F4CAE">
        <w:rPr>
          <w:color w:val="000000" w:themeColor="text1"/>
          <w:szCs w:val="24"/>
        </w:rPr>
        <w:t xml:space="preserve">5.1. </w:t>
      </w:r>
      <w:r w:rsidRPr="00A1451F">
        <w:rPr>
          <w:color w:val="000000" w:themeColor="text1"/>
          <w:szCs w:val="24"/>
        </w:rPr>
        <w:t>Обсуждение данных доклинических исследований</w:t>
      </w:r>
      <w:bookmarkStart w:id="3243" w:name="_Hlk108771857"/>
      <w:bookmarkStart w:id="3244" w:name="_Hlk484355353"/>
      <w:bookmarkEnd w:id="3242"/>
    </w:p>
    <w:p w14:paraId="0A5664AD" w14:textId="36ACC707" w:rsidR="002F46BE" w:rsidRPr="00D53E19" w:rsidRDefault="00915C33" w:rsidP="002F46BE">
      <w:pPr>
        <w:spacing w:after="0" w:line="240" w:lineRule="auto"/>
        <w:ind w:firstLine="709"/>
        <w:rPr>
          <w:rStyle w:val="rynqvb"/>
        </w:rPr>
      </w:pPr>
      <w:r w:rsidRPr="00D53E19">
        <w:rPr>
          <w:rStyle w:val="rynqvb"/>
        </w:rPr>
        <w:t xml:space="preserve">Так как препарат </w:t>
      </w:r>
      <w:r w:rsidR="00A74146" w:rsidRPr="00A74146">
        <w:rPr>
          <w:rStyle w:val="rynqvb"/>
        </w:rPr>
        <w:t xml:space="preserve">PT-SOVE </w:t>
      </w:r>
      <w:r w:rsidRPr="00D53E19">
        <w:rPr>
          <w:rStyle w:val="rynqvb"/>
        </w:rPr>
        <w:t>(АО «Р-Фарм», Россия) представляет собой воспрои</w:t>
      </w:r>
      <w:r w:rsidR="009E64F6" w:rsidRPr="00D53E19">
        <w:rPr>
          <w:rStyle w:val="rynqvb"/>
        </w:rPr>
        <w:t xml:space="preserve">зведенный препарат </w:t>
      </w:r>
      <w:r w:rsidR="00A74146">
        <w:rPr>
          <w:rStyle w:val="rynqvb"/>
        </w:rPr>
        <w:t>софосбувира+велпатасвира</w:t>
      </w:r>
      <w:r w:rsidRPr="00D53E19">
        <w:rPr>
          <w:rStyle w:val="rynqvb"/>
        </w:rPr>
        <w:t xml:space="preserve">, </w:t>
      </w:r>
      <w:r w:rsidRPr="00A74146">
        <w:rPr>
          <w:rStyle w:val="rynqvb"/>
          <w:highlight w:val="yellow"/>
        </w:rPr>
        <w:t>который полностью соответствует по качественному и количественному составу действующего и вспом</w:t>
      </w:r>
      <w:r w:rsidR="000D2353" w:rsidRPr="00A74146">
        <w:rPr>
          <w:rStyle w:val="rynqvb"/>
          <w:highlight w:val="yellow"/>
        </w:rPr>
        <w:t>о</w:t>
      </w:r>
      <w:r w:rsidRPr="00A74146">
        <w:rPr>
          <w:rStyle w:val="rynqvb"/>
          <w:highlight w:val="yellow"/>
        </w:rPr>
        <w:t>гательных веществ</w:t>
      </w:r>
      <w:r w:rsidRPr="00D53E19">
        <w:rPr>
          <w:rStyle w:val="rynqvb"/>
        </w:rPr>
        <w:t xml:space="preserve">, лекарственной форме и дозировке референтному (оригинальному) препарату </w:t>
      </w:r>
      <w:r w:rsidR="00A74146">
        <w:rPr>
          <w:rStyle w:val="rynqvb"/>
        </w:rPr>
        <w:t xml:space="preserve">софосбувира+велпатасвира </w:t>
      </w:r>
      <w:r w:rsidR="00A74146" w:rsidRPr="00A74146">
        <w:rPr>
          <w:rStyle w:val="rynqvb"/>
        </w:rPr>
        <w:t>Эпклюза</w:t>
      </w:r>
      <w:r w:rsidRPr="00A74146">
        <w:rPr>
          <w:rStyle w:val="rynqvb"/>
          <w:vertAlign w:val="superscript"/>
        </w:rPr>
        <w:t>®</w:t>
      </w:r>
      <w:r w:rsidRPr="00D53E19">
        <w:rPr>
          <w:rStyle w:val="rynqvb"/>
        </w:rPr>
        <w:t xml:space="preserve"> (</w:t>
      </w:r>
      <w:r w:rsidR="00A74146" w:rsidRPr="00A74146">
        <w:rPr>
          <w:rStyle w:val="rynqvb"/>
        </w:rPr>
        <w:t>Гилеад Сайенсиз Интернешнл Лтд., Великобритания</w:t>
      </w:r>
      <w:r w:rsidRPr="00D53E19">
        <w:rPr>
          <w:rStyle w:val="rynqvb"/>
        </w:rPr>
        <w:t xml:space="preserve">), </w:t>
      </w:r>
      <w:r w:rsidR="00A1451F" w:rsidRPr="00A74146">
        <w:rPr>
          <w:rStyle w:val="rynqvb"/>
          <w:highlight w:val="yellow"/>
        </w:rPr>
        <w:t>имея незначительные отличия в составе пленочной оболочки</w:t>
      </w:r>
      <w:r w:rsidR="00A1451F" w:rsidRPr="00D53E19">
        <w:rPr>
          <w:rStyle w:val="rynqvb"/>
        </w:rPr>
        <w:t xml:space="preserve">, </w:t>
      </w:r>
      <w:r w:rsidRPr="00D53E19">
        <w:rPr>
          <w:rStyle w:val="rynqvb"/>
        </w:rPr>
        <w:t xml:space="preserve">ожидается, что его свойства будут идентичны свойствам оригинального препарата. Для прогнозирования токсического действия, планируемого к регистрации и коммерческому выпуску препарата </w:t>
      </w:r>
      <w:r w:rsidR="00A74146" w:rsidRPr="00A74146">
        <w:rPr>
          <w:rStyle w:val="rynqvb"/>
        </w:rPr>
        <w:t>PT-SOVE</w:t>
      </w:r>
      <w:r w:rsidRPr="00D53E19">
        <w:rPr>
          <w:rStyle w:val="rynqvb"/>
        </w:rPr>
        <w:t>, были проанализированы данные исследований по изучению фармакологии и токсикологии ориги</w:t>
      </w:r>
      <w:r w:rsidR="00DD3147" w:rsidRPr="00D53E19">
        <w:rPr>
          <w:rStyle w:val="rynqvb"/>
        </w:rPr>
        <w:t xml:space="preserve">нального препарата </w:t>
      </w:r>
      <w:r w:rsidR="00A74146">
        <w:rPr>
          <w:rStyle w:val="rynqvb"/>
        </w:rPr>
        <w:t>софосбувир+велпатасвир</w:t>
      </w:r>
      <w:r w:rsidRPr="00D53E19">
        <w:rPr>
          <w:rStyle w:val="rynqvb"/>
        </w:rPr>
        <w:t xml:space="preserve">. Поскольку лекарственный препарат </w:t>
      </w:r>
      <w:r w:rsidR="00A74146" w:rsidRPr="00A74146">
        <w:rPr>
          <w:rStyle w:val="rynqvb"/>
        </w:rPr>
        <w:t>PT-SOVE</w:t>
      </w:r>
      <w:r w:rsidR="00A74146" w:rsidRPr="00D53E19">
        <w:rPr>
          <w:rStyle w:val="rynqvb"/>
        </w:rPr>
        <w:t xml:space="preserve"> </w:t>
      </w:r>
      <w:r w:rsidRPr="00D53E19">
        <w:rPr>
          <w:rStyle w:val="rynqvb"/>
        </w:rPr>
        <w:t>является воспроизведенным препаратом</w:t>
      </w:r>
      <w:r w:rsidR="00FB1DB6" w:rsidRPr="00D53E19">
        <w:rPr>
          <w:rStyle w:val="rynqvb"/>
        </w:rPr>
        <w:t xml:space="preserve"> (при этом</w:t>
      </w:r>
      <w:r w:rsidR="00423838">
        <w:rPr>
          <w:rStyle w:val="rynqvb"/>
        </w:rPr>
        <w:t>,</w:t>
      </w:r>
      <w:r w:rsidR="00DD3147" w:rsidRPr="00D53E19">
        <w:rPr>
          <w:rStyle w:val="rynqvb"/>
        </w:rPr>
        <w:t xml:space="preserve"> </w:t>
      </w:r>
      <w:r w:rsidR="002F46BE">
        <w:rPr>
          <w:rStyle w:val="rynqvb"/>
        </w:rPr>
        <w:t>софосбувир</w:t>
      </w:r>
      <w:r w:rsidR="00DD3147" w:rsidRPr="00D53E19">
        <w:rPr>
          <w:rStyle w:val="rynqvb"/>
        </w:rPr>
        <w:t xml:space="preserve"> </w:t>
      </w:r>
      <w:r w:rsidR="00FB1DB6" w:rsidRPr="00D53E19">
        <w:rPr>
          <w:rStyle w:val="rynqvb"/>
        </w:rPr>
        <w:t xml:space="preserve">относится к классу </w:t>
      </w:r>
      <w:r w:rsidR="00737D05" w:rsidRPr="00D53E19">
        <w:rPr>
          <w:rStyle w:val="rynqvb"/>
        </w:rPr>
        <w:t>I</w:t>
      </w:r>
      <w:r w:rsidR="002F46BE">
        <w:rPr>
          <w:rStyle w:val="rynqvb"/>
        </w:rPr>
        <w:t>I</w:t>
      </w:r>
      <w:r w:rsidR="00737D05" w:rsidRPr="00D53E19">
        <w:rPr>
          <w:rStyle w:val="rynqvb"/>
        </w:rPr>
        <w:t>I</w:t>
      </w:r>
      <w:r w:rsidR="00FB1DB6" w:rsidRPr="00D53E19">
        <w:rPr>
          <w:rStyle w:val="rynqvb"/>
        </w:rPr>
        <w:t xml:space="preserve"> по БКС</w:t>
      </w:r>
      <w:r w:rsidR="00737D05" w:rsidRPr="00D53E19">
        <w:rPr>
          <w:rStyle w:val="rynqvb"/>
        </w:rPr>
        <w:t xml:space="preserve">, а </w:t>
      </w:r>
      <w:r w:rsidR="002F46BE" w:rsidRPr="002F46BE">
        <w:rPr>
          <w:rStyle w:val="rynqvb"/>
        </w:rPr>
        <w:t>в</w:t>
      </w:r>
      <w:r w:rsidR="002F46BE">
        <w:rPr>
          <w:rStyle w:val="rynqvb"/>
        </w:rPr>
        <w:t>елпатасвир</w:t>
      </w:r>
      <w:r w:rsidR="00737D05" w:rsidRPr="00D53E19">
        <w:rPr>
          <w:rStyle w:val="rynqvb"/>
        </w:rPr>
        <w:t xml:space="preserve">  к IV</w:t>
      </w:r>
      <w:r w:rsidR="00FB1DB6" w:rsidRPr="00D53E19">
        <w:rPr>
          <w:rStyle w:val="rynqvb"/>
        </w:rPr>
        <w:t>)</w:t>
      </w:r>
      <w:r w:rsidRPr="00D53E19">
        <w:rPr>
          <w:rStyle w:val="rynqvb"/>
        </w:rPr>
        <w:t>, собственные доклинические исследования не проводились.</w:t>
      </w:r>
    </w:p>
    <w:p w14:paraId="19292515" w14:textId="7146CC8B" w:rsidR="007B4B61" w:rsidRDefault="002F46BE" w:rsidP="002F46BE">
      <w:pPr>
        <w:spacing w:after="0" w:line="240" w:lineRule="auto"/>
        <w:ind w:firstLine="709"/>
        <w:rPr>
          <w:rStyle w:val="rynqvb"/>
        </w:rPr>
      </w:pPr>
      <w:r w:rsidRPr="002F46BE">
        <w:rPr>
          <w:rStyle w:val="rynqvb"/>
        </w:rPr>
        <w:t xml:space="preserve">Софосбувир является пангенотипным ингибитором РНК-зависимой РНК полимеразы NS5B вируса гепатита C (ВГС), необходимой для репликации вируса. Софосбувир – это нуклеотидное пролекарство, которое в результате внутриклеточного метаболизма преобразуется в фармакологически активный трифосфат (GS-461203), аналог уридина, который встраивается в РНК вируса гепатита С с помощью полимеразы NS5B и действует как терминатор цепи. Велпатасвир является ингибитором ВГС, который воздействует на неструктурный белок ВГС NS5A, необходимый и для репликации РНК, и для формирования вирионов ВГС. </w:t>
      </w:r>
    </w:p>
    <w:p w14:paraId="5D9A522B" w14:textId="38433AC3" w:rsidR="00B35C34" w:rsidRPr="0002206D" w:rsidRDefault="00B35C34" w:rsidP="009D6C75">
      <w:pPr>
        <w:shd w:val="clear" w:color="auto" w:fill="FFFFFF" w:themeFill="background1"/>
        <w:spacing w:after="0" w:line="240" w:lineRule="auto"/>
        <w:ind w:firstLine="709"/>
        <w:rPr>
          <w:lang w:eastAsia="en-US"/>
        </w:rPr>
      </w:pPr>
      <w:r w:rsidRPr="0002206D">
        <w:rPr>
          <w:lang w:eastAsia="ru-RU"/>
        </w:rPr>
        <w:t xml:space="preserve">Для изучения </w:t>
      </w:r>
      <w:r w:rsidR="002F46BE">
        <w:rPr>
          <w:iCs/>
          <w:lang w:eastAsia="en-US"/>
        </w:rPr>
        <w:t>софосбувира</w:t>
      </w:r>
      <w:r w:rsidR="0002206D" w:rsidRPr="0002206D">
        <w:rPr>
          <w:iCs/>
          <w:lang w:eastAsia="en-US"/>
        </w:rPr>
        <w:t>+</w:t>
      </w:r>
      <w:r w:rsidR="002F46BE">
        <w:rPr>
          <w:iCs/>
          <w:lang w:eastAsia="en-US"/>
        </w:rPr>
        <w:t>велпатасвира</w:t>
      </w:r>
      <w:r w:rsidRPr="0002206D">
        <w:rPr>
          <w:lang w:eastAsia="ru-RU"/>
        </w:rPr>
        <w:t xml:space="preserve"> было проведено большое количество доклинических исследований. </w:t>
      </w:r>
      <w:r w:rsidRPr="0002206D">
        <w:rPr>
          <w:bCs/>
          <w:lang w:bidi="ru-RU"/>
        </w:rPr>
        <w:t xml:space="preserve">Программа фармакологических исследований </w:t>
      </w:r>
      <w:r w:rsidR="00246571">
        <w:rPr>
          <w:iCs/>
          <w:lang w:eastAsia="en-US"/>
        </w:rPr>
        <w:t>софосбувира</w:t>
      </w:r>
      <w:r w:rsidR="00246571" w:rsidRPr="0002206D">
        <w:rPr>
          <w:iCs/>
          <w:lang w:eastAsia="en-US"/>
        </w:rPr>
        <w:t>+</w:t>
      </w:r>
      <w:r w:rsidR="00246571">
        <w:rPr>
          <w:iCs/>
          <w:lang w:eastAsia="en-US"/>
        </w:rPr>
        <w:t>велпатасвира</w:t>
      </w:r>
      <w:r w:rsidR="00246571" w:rsidRPr="0002206D">
        <w:rPr>
          <w:lang w:eastAsia="ru-RU"/>
        </w:rPr>
        <w:t xml:space="preserve"> </w:t>
      </w:r>
      <w:r w:rsidRPr="0002206D">
        <w:rPr>
          <w:bCs/>
          <w:lang w:bidi="ru-RU"/>
        </w:rPr>
        <w:t>включала исследования первичной фармакодинамики, вторичной фармакодинамики и фармакодинамических взаимодействий.</w:t>
      </w:r>
    </w:p>
    <w:p w14:paraId="41FB7B40" w14:textId="6773A72E" w:rsidR="00DE4A12" w:rsidRPr="00DE4A12" w:rsidRDefault="00DE4A12" w:rsidP="00DE4A12">
      <w:pPr>
        <w:pStyle w:val="OT"/>
        <w:spacing w:after="0"/>
        <w:ind w:firstLine="709"/>
        <w:rPr>
          <w:sz w:val="24"/>
          <w:szCs w:val="24"/>
        </w:rPr>
      </w:pPr>
      <w:r>
        <w:rPr>
          <w:sz w:val="24"/>
          <w:szCs w:val="24"/>
        </w:rPr>
        <w:t xml:space="preserve">Изучение первичной комбинации </w:t>
      </w:r>
      <w:r w:rsidRPr="00DE4A12">
        <w:rPr>
          <w:sz w:val="24"/>
          <w:szCs w:val="24"/>
        </w:rPr>
        <w:t xml:space="preserve">включали серию исследований как </w:t>
      </w:r>
      <w:r w:rsidRPr="00DE4A12">
        <w:rPr>
          <w:i/>
          <w:iCs/>
          <w:sz w:val="24"/>
          <w:szCs w:val="24"/>
        </w:rPr>
        <w:t>in vitro</w:t>
      </w:r>
      <w:r w:rsidRPr="00DE4A12">
        <w:rPr>
          <w:sz w:val="24"/>
          <w:szCs w:val="24"/>
        </w:rPr>
        <w:t xml:space="preserve">, так и </w:t>
      </w:r>
      <w:r w:rsidRPr="00DE4A12">
        <w:rPr>
          <w:i/>
          <w:iCs/>
          <w:sz w:val="24"/>
          <w:szCs w:val="24"/>
        </w:rPr>
        <w:t>in vivo</w:t>
      </w:r>
      <w:r w:rsidRPr="00DE4A12">
        <w:rPr>
          <w:sz w:val="24"/>
          <w:szCs w:val="24"/>
        </w:rPr>
        <w:t xml:space="preserve">, в результате которых были хорошо изучены фармакодинамические, фармакокинетические и токсикологические свойства </w:t>
      </w:r>
      <w:r w:rsidRPr="00DE4A12">
        <w:rPr>
          <w:bCs/>
          <w:color w:val="000000" w:themeColor="text1"/>
          <w:sz w:val="24"/>
          <w:szCs w:val="24"/>
          <w:lang w:bidi="ru-RU"/>
        </w:rPr>
        <w:t>софосбувира+велпатасвира</w:t>
      </w:r>
      <w:r w:rsidRPr="00DE4A12">
        <w:rPr>
          <w:sz w:val="24"/>
          <w:szCs w:val="24"/>
        </w:rPr>
        <w:t>.</w:t>
      </w:r>
    </w:p>
    <w:p w14:paraId="0168A48C" w14:textId="77777777" w:rsidR="002E1004" w:rsidRDefault="002E1004" w:rsidP="009D6C75">
      <w:pPr>
        <w:spacing w:after="0" w:line="240" w:lineRule="auto"/>
        <w:ind w:firstLine="708"/>
      </w:pPr>
      <w:r>
        <w:rPr>
          <w:lang w:eastAsia="ru-RU"/>
        </w:rPr>
        <w:t>По данным фармакокинетических исследований с</w:t>
      </w:r>
      <w:r w:rsidRPr="002E1004">
        <w:rPr>
          <w:lang w:eastAsia="ru-RU"/>
        </w:rPr>
        <w:t xml:space="preserve">вязывание </w:t>
      </w:r>
      <w:r>
        <w:rPr>
          <w:lang w:eastAsia="ru-RU"/>
        </w:rPr>
        <w:t>софосбувира</w:t>
      </w:r>
      <w:r w:rsidRPr="002E1004">
        <w:rPr>
          <w:lang w:eastAsia="ru-RU"/>
        </w:rPr>
        <w:t xml:space="preserve"> с белками </w:t>
      </w:r>
      <w:r>
        <w:rPr>
          <w:lang w:eastAsia="ru-RU"/>
        </w:rPr>
        <w:t xml:space="preserve">является </w:t>
      </w:r>
      <w:r w:rsidRPr="002E1004">
        <w:rPr>
          <w:lang w:eastAsia="ru-RU"/>
        </w:rPr>
        <w:t>низким (&lt; 70%) и не зависело от концентрации в плазме крови собаки и человека. Связывание GS</w:t>
      </w:r>
      <w:r>
        <w:rPr>
          <w:lang w:eastAsia="ru-RU"/>
        </w:rPr>
        <w:t>-</w:t>
      </w:r>
      <w:r w:rsidRPr="002E1004">
        <w:rPr>
          <w:lang w:eastAsia="ru-RU"/>
        </w:rPr>
        <w:t xml:space="preserve">331007 с белками </w:t>
      </w:r>
      <w:r>
        <w:rPr>
          <w:lang w:eastAsia="ru-RU"/>
        </w:rPr>
        <w:t>также</w:t>
      </w:r>
      <w:r w:rsidRPr="002E1004">
        <w:rPr>
          <w:lang w:eastAsia="ru-RU"/>
        </w:rPr>
        <w:t xml:space="preserve"> минимальн</w:t>
      </w:r>
      <w:r>
        <w:rPr>
          <w:lang w:eastAsia="ru-RU"/>
        </w:rPr>
        <w:t>о</w:t>
      </w:r>
      <w:r w:rsidRPr="002E1004">
        <w:rPr>
          <w:lang w:eastAsia="ru-RU"/>
        </w:rPr>
        <w:t xml:space="preserve"> в плазме крови мышей, крыс, кроликов, собак и человека (&lt; 10%). </w:t>
      </w:r>
      <w:r w:rsidR="000B6BB7" w:rsidRPr="00AD2D4E">
        <w:rPr>
          <w:lang w:eastAsia="ru-RU"/>
        </w:rPr>
        <w:t>Фармакоки</w:t>
      </w:r>
      <w:r w:rsidR="001E4DDA" w:rsidRPr="00AD2D4E">
        <w:rPr>
          <w:lang w:eastAsia="ru-RU"/>
        </w:rPr>
        <w:t>нетич</w:t>
      </w:r>
      <w:r w:rsidR="000B6BB7" w:rsidRPr="00AD2D4E">
        <w:rPr>
          <w:lang w:eastAsia="ru-RU"/>
        </w:rPr>
        <w:t>е</w:t>
      </w:r>
      <w:r w:rsidR="001E4DDA" w:rsidRPr="00AD2D4E">
        <w:rPr>
          <w:lang w:eastAsia="ru-RU"/>
        </w:rPr>
        <w:t>с</w:t>
      </w:r>
      <w:r w:rsidR="000B6BB7" w:rsidRPr="00AD2D4E">
        <w:rPr>
          <w:lang w:eastAsia="ru-RU"/>
        </w:rPr>
        <w:t xml:space="preserve">кие исследования показали, что </w:t>
      </w:r>
      <w:r w:rsidR="000B6BB7" w:rsidRPr="00AD2D4E">
        <w:t xml:space="preserve">после </w:t>
      </w:r>
      <w:r w:rsidR="00DE4A12">
        <w:t>перорального</w:t>
      </w:r>
      <w:r w:rsidR="000B6BB7" w:rsidRPr="00AD2D4E">
        <w:t xml:space="preserve"> введения </w:t>
      </w:r>
      <w:r w:rsidR="00DE4A12" w:rsidRPr="00D3445C">
        <w:rPr>
          <w:color w:val="000000"/>
        </w:rPr>
        <w:t>[</w:t>
      </w:r>
      <w:r w:rsidR="00DE4A12" w:rsidRPr="00D3445C">
        <w:rPr>
          <w:color w:val="000000"/>
          <w:vertAlign w:val="superscript"/>
        </w:rPr>
        <w:t>14</w:t>
      </w:r>
      <w:r w:rsidR="00DE4A12" w:rsidRPr="00D3445C">
        <w:rPr>
          <w:color w:val="000000"/>
        </w:rPr>
        <w:t>С]</w:t>
      </w:r>
      <w:r w:rsidR="00DE4A12">
        <w:rPr>
          <w:color w:val="000000"/>
        </w:rPr>
        <w:t>-софосбувира</w:t>
      </w:r>
      <w:r w:rsidR="00DE4A12">
        <w:t xml:space="preserve"> </w:t>
      </w:r>
      <w:r w:rsidR="00DE4A12" w:rsidRPr="00DE4A12">
        <w:t>крысам лекарственный материал быстро всасывался и активно распределялся в тканях</w:t>
      </w:r>
      <w:r w:rsidR="00DE4A12">
        <w:t>, причем с</w:t>
      </w:r>
      <w:r w:rsidR="00DE4A12" w:rsidRPr="00DE4A12">
        <w:t>амые высокие концентрации радиоактивности были обнаружены в желудочно-кишечном тракте, органах лимфатической системы и выделительной системы</w:t>
      </w:r>
      <w:r w:rsidR="00DE4A12">
        <w:t>, а с</w:t>
      </w:r>
      <w:r w:rsidR="00DE4A12" w:rsidRPr="00DE4A12">
        <w:t xml:space="preserve">амые низкие </w:t>
      </w:r>
      <w:r w:rsidR="00DE4A12">
        <w:t xml:space="preserve">- </w:t>
      </w:r>
      <w:r w:rsidR="00DE4A12" w:rsidRPr="00DE4A12">
        <w:t>в ЦНС, костях, хрусталике глаза и белой жировой ткани. Выведение радиоактивности из тканей было почти полным в последней временной точке (через 144 или 168 часов после введения препарата).</w:t>
      </w:r>
      <w:r>
        <w:t xml:space="preserve"> </w:t>
      </w:r>
      <w:r w:rsidRPr="002E1004">
        <w:t xml:space="preserve">Основным путем внутриклеточного метаболизма </w:t>
      </w:r>
      <w:r>
        <w:t>софосбувира</w:t>
      </w:r>
      <w:r w:rsidRPr="002E1004">
        <w:t xml:space="preserve"> является гидролитическое расщепление изопропилового эфира под влиянием CatA и CES1. </w:t>
      </w:r>
      <w:r>
        <w:t xml:space="preserve"> </w:t>
      </w:r>
      <w:r w:rsidRPr="002E1004">
        <w:t>Софосбувир выводится с мочой, при этом степень извлечения радиоактивно меченного материала с мочой составляет 65,6%, 72% и 81% у мышей, крыс и собак, соответственно. У крыс с канюлированными желчными протоками 6% дозы выводилось с желчью.</w:t>
      </w:r>
      <w:r>
        <w:t xml:space="preserve"> </w:t>
      </w:r>
    </w:p>
    <w:p w14:paraId="46166455" w14:textId="5F7A6D29" w:rsidR="002E1004" w:rsidRDefault="002E1004" w:rsidP="00CA10C9">
      <w:pPr>
        <w:spacing w:after="0" w:line="240" w:lineRule="auto"/>
        <w:ind w:firstLine="708"/>
        <w:rPr>
          <w:color w:val="000000"/>
        </w:rPr>
      </w:pPr>
      <w:r w:rsidRPr="002E1004">
        <w:rPr>
          <w:color w:val="000000"/>
        </w:rPr>
        <w:lastRenderedPageBreak/>
        <w:t>Велпатасвир активно связыва</w:t>
      </w:r>
      <w:r>
        <w:rPr>
          <w:color w:val="000000"/>
        </w:rPr>
        <w:t>ется</w:t>
      </w:r>
      <w:r w:rsidRPr="002E1004">
        <w:rPr>
          <w:color w:val="000000"/>
        </w:rPr>
        <w:t xml:space="preserve"> с белками плазмы крови всех видов (&gt; 99,5% связывания)</w:t>
      </w:r>
      <w:r>
        <w:rPr>
          <w:color w:val="000000"/>
        </w:rPr>
        <w:t xml:space="preserve"> и</w:t>
      </w:r>
      <w:r w:rsidRPr="002E1004">
        <w:rPr>
          <w:color w:val="000000"/>
        </w:rPr>
        <w:t xml:space="preserve"> активно распределяется с объемом распределения от 1,4 до 1,6 л/кг у крыс, собак и обезьян</w:t>
      </w:r>
      <w:r>
        <w:rPr>
          <w:color w:val="000000"/>
        </w:rPr>
        <w:t xml:space="preserve">. </w:t>
      </w:r>
      <w:r w:rsidRPr="002E1004">
        <w:rPr>
          <w:color w:val="000000"/>
        </w:rPr>
        <w:t>После перорального введения [14C]</w:t>
      </w:r>
      <w:r>
        <w:rPr>
          <w:color w:val="000000"/>
        </w:rPr>
        <w:t>-велпатасвира</w:t>
      </w:r>
      <w:r w:rsidRPr="002E1004">
        <w:rPr>
          <w:color w:val="000000"/>
        </w:rPr>
        <w:t xml:space="preserve"> мышам, а также пигментированным и непигментированным крысам лекарственный материал быстро распределялся в большинстве тканей, особенно в печени. Низкие уровни радиоактивности были временно обнаружены в головном мозге мышей и в семенниках мышей и крыс, что </w:t>
      </w:r>
      <w:r>
        <w:rPr>
          <w:color w:val="000000"/>
        </w:rPr>
        <w:t>подтверждает слабое</w:t>
      </w:r>
      <w:r w:rsidRPr="002E1004">
        <w:rPr>
          <w:color w:val="000000"/>
        </w:rPr>
        <w:t xml:space="preserve"> проник</w:t>
      </w:r>
      <w:r>
        <w:rPr>
          <w:color w:val="000000"/>
        </w:rPr>
        <w:t>новение радиоаквтивности</w:t>
      </w:r>
      <w:r w:rsidRPr="002E1004">
        <w:rPr>
          <w:color w:val="000000"/>
        </w:rPr>
        <w:t xml:space="preserve"> через гематоэнцефалический барьер у мышей и гематотестикулярный барьер у мышей и крыс</w:t>
      </w:r>
      <w:r>
        <w:rPr>
          <w:color w:val="000000"/>
        </w:rPr>
        <w:t>.</w:t>
      </w:r>
      <w:r w:rsidRPr="002E1004">
        <w:rPr>
          <w:color w:val="000000"/>
        </w:rPr>
        <w:t xml:space="preserve"> </w:t>
      </w:r>
      <w:r>
        <w:rPr>
          <w:color w:val="000000"/>
        </w:rPr>
        <w:t>Велпатасвир</w:t>
      </w:r>
      <w:r w:rsidRPr="002E1004">
        <w:rPr>
          <w:color w:val="000000"/>
        </w:rPr>
        <w:t xml:space="preserve"> является субстратом эффлюксных переносчиков.</w:t>
      </w:r>
      <w:r>
        <w:rPr>
          <w:color w:val="000000"/>
        </w:rPr>
        <w:t xml:space="preserve"> </w:t>
      </w:r>
      <w:r w:rsidRPr="002E1004">
        <w:rPr>
          <w:color w:val="000000"/>
        </w:rPr>
        <w:t xml:space="preserve">Скорость метаболизма </w:t>
      </w:r>
      <w:r>
        <w:rPr>
          <w:color w:val="000000"/>
        </w:rPr>
        <w:t>велпатасвира</w:t>
      </w:r>
      <w:r w:rsidRPr="002E1004">
        <w:rPr>
          <w:color w:val="000000"/>
        </w:rPr>
        <w:t xml:space="preserve"> </w:t>
      </w:r>
      <w:r w:rsidRPr="002E1004">
        <w:rPr>
          <w:i/>
          <w:iCs/>
          <w:color w:val="000000"/>
        </w:rPr>
        <w:t>in vitro</w:t>
      </w:r>
      <w:r w:rsidRPr="002E1004">
        <w:rPr>
          <w:color w:val="000000"/>
        </w:rPr>
        <w:t xml:space="preserve"> в микросомах печени мышей, обезьян и человека была низкой (прогнозируемый Cl в печени &lt; 0,17 – 0,98 л/ч/кг). По прошествии 168 часов после перорального введения в среднем 95,9%, 96,9% и 93,6% введенной радиоактивности выводилось с калом у мышей CD-1, крыс и собак, соответственно. Менее 0,27% введенной радиоактивности выделялось у этих животных с мочой.</w:t>
      </w:r>
      <w:r>
        <w:rPr>
          <w:color w:val="000000"/>
        </w:rPr>
        <w:t xml:space="preserve"> </w:t>
      </w:r>
      <w:r w:rsidRPr="002E1004">
        <w:rPr>
          <w:color w:val="000000"/>
        </w:rPr>
        <w:t>У крыс с КЖП в среднем 83,1 %, 13,7 % и 0,248 % от введенной дозы радиоактивности выводилось с калом, желчью и мочой, соответственно. У собак с КЖП в среднем 71,2%, 18,7% и 0,245% введенной радиоактивности выводилось с калом, желчью и мочой, соответственно. Средняя общая степень извлечения радиоактивности после перорального введения составила 96,5% у мышей CD-1, 97,1% у крыс как с интактными, так и с канюлированными желчными протоками, 94,9% у собак с интактными желчными протоками и 91,1% у собак с КЖП.</w:t>
      </w:r>
      <w:r w:rsidR="00CA10C9">
        <w:rPr>
          <w:color w:val="000000"/>
        </w:rPr>
        <w:t xml:space="preserve"> </w:t>
      </w:r>
      <w:r w:rsidRPr="002E1004">
        <w:rPr>
          <w:color w:val="000000"/>
        </w:rPr>
        <w:t xml:space="preserve">Выведение </w:t>
      </w:r>
      <w:r w:rsidR="00CA10C9">
        <w:rPr>
          <w:color w:val="000000"/>
        </w:rPr>
        <w:t>велпатасвира</w:t>
      </w:r>
      <w:r w:rsidRPr="002E1004">
        <w:rPr>
          <w:color w:val="000000"/>
        </w:rPr>
        <w:t xml:space="preserve"> с желчью и мочой также было изучено у крыс Спраг-Доули с КЖП после однократной 30-минутной внутривенной инфузии в дозе 2 мг/кг</w:t>
      </w:r>
      <w:r w:rsidR="00CA10C9">
        <w:rPr>
          <w:color w:val="000000"/>
        </w:rPr>
        <w:t>.</w:t>
      </w:r>
      <w:r w:rsidRPr="002E1004">
        <w:rPr>
          <w:color w:val="000000"/>
        </w:rPr>
        <w:t xml:space="preserve"> У крыс в среднем 16% от общей дозы выводилось в виде неизмененного исходного препарата с желчью. В моче крыс было обнаружено лишь незначительное количество </w:t>
      </w:r>
      <w:r w:rsidR="00CA10C9">
        <w:rPr>
          <w:color w:val="000000"/>
        </w:rPr>
        <w:t>велпатасвира</w:t>
      </w:r>
      <w:r w:rsidRPr="002E1004">
        <w:rPr>
          <w:color w:val="000000"/>
        </w:rPr>
        <w:t>.</w:t>
      </w:r>
    </w:p>
    <w:p w14:paraId="53B3DD04" w14:textId="7DBDCE02" w:rsidR="00497781" w:rsidRPr="002E1004" w:rsidRDefault="00497781" w:rsidP="002E1004">
      <w:pPr>
        <w:spacing w:after="0" w:line="240" w:lineRule="auto"/>
        <w:ind w:firstLine="708"/>
        <w:rPr>
          <w:color w:val="000000"/>
        </w:rPr>
      </w:pPr>
      <w:r w:rsidRPr="00681261">
        <w:rPr>
          <w:color w:val="000000"/>
        </w:rPr>
        <w:t xml:space="preserve">Выделение </w:t>
      </w:r>
      <w:r w:rsidR="00CA10C9">
        <w:rPr>
          <w:color w:val="000000"/>
        </w:rPr>
        <w:t>софосбувира</w:t>
      </w:r>
      <w:r w:rsidRPr="00681261">
        <w:rPr>
          <w:color w:val="000000"/>
        </w:rPr>
        <w:t xml:space="preserve"> с молоком крыс </w:t>
      </w:r>
      <w:r>
        <w:rPr>
          <w:color w:val="000000"/>
        </w:rPr>
        <w:t xml:space="preserve">показало, что </w:t>
      </w:r>
      <w:r w:rsidR="00CA10C9">
        <w:rPr>
          <w:color w:val="000000"/>
        </w:rPr>
        <w:t xml:space="preserve">после однократного перорального введения основным метаболитом обнаруженным в молоке был </w:t>
      </w:r>
      <w:r w:rsidR="00CA10C9" w:rsidRPr="00CA10C9">
        <w:rPr>
          <w:color w:val="000000"/>
        </w:rPr>
        <w:t>GS-331007</w:t>
      </w:r>
      <w:r w:rsidRPr="00681261">
        <w:rPr>
          <w:color w:val="000000"/>
        </w:rPr>
        <w:t xml:space="preserve"> </w:t>
      </w:r>
      <w:r w:rsidR="00CA10C9" w:rsidRPr="00CA10C9">
        <w:rPr>
          <w:color w:val="000000"/>
        </w:rPr>
        <w:t>при соотношении концентраций молоко:плазма крови 0,1 через 1 час после введения препарата.</w:t>
      </w:r>
      <w:r w:rsidR="002459CC">
        <w:rPr>
          <w:color w:val="000000"/>
        </w:rPr>
        <w:t xml:space="preserve"> </w:t>
      </w:r>
      <w:r w:rsidR="00CA10C9" w:rsidRPr="00CA10C9">
        <w:rPr>
          <w:color w:val="000000"/>
        </w:rPr>
        <w:t>После перорального введения [14C]</w:t>
      </w:r>
      <w:r w:rsidR="00CA10C9">
        <w:rPr>
          <w:color w:val="000000"/>
        </w:rPr>
        <w:t>-велпатасвира</w:t>
      </w:r>
      <w:r w:rsidR="00CA10C9" w:rsidRPr="00CA10C9">
        <w:rPr>
          <w:color w:val="000000"/>
        </w:rPr>
        <w:t xml:space="preserve"> лактирующим крысам радиоактивность [14C]</w:t>
      </w:r>
      <w:r w:rsidR="00CA10C9">
        <w:rPr>
          <w:color w:val="000000"/>
        </w:rPr>
        <w:t>-велпатасвира</w:t>
      </w:r>
      <w:r w:rsidR="00CA10C9" w:rsidRPr="00CA10C9">
        <w:rPr>
          <w:color w:val="000000"/>
        </w:rPr>
        <w:t xml:space="preserve"> выделялась с молоком с T</w:t>
      </w:r>
      <w:r w:rsidR="00CA10C9" w:rsidRPr="00CA10C9">
        <w:rPr>
          <w:color w:val="000000"/>
          <w:vertAlign w:val="subscript"/>
        </w:rPr>
        <w:t>max</w:t>
      </w:r>
      <w:r w:rsidR="00CA10C9" w:rsidRPr="00CA10C9">
        <w:rPr>
          <w:color w:val="000000"/>
        </w:rPr>
        <w:t xml:space="preserve"> 4 часа и не обнаруживалась через 24 часа после введения препарата. Среднее соотношение экспозиции в молоке и плазме крови (AUC) составляло 1,74.</w:t>
      </w:r>
    </w:p>
    <w:p w14:paraId="46284752" w14:textId="2E9B69F7" w:rsidR="00B35C34" w:rsidRDefault="00B35C34" w:rsidP="009D6C75">
      <w:pPr>
        <w:spacing w:after="0" w:line="240" w:lineRule="auto"/>
        <w:ind w:firstLine="709"/>
        <w:rPr>
          <w:bCs/>
          <w:lang w:bidi="ru-RU"/>
        </w:rPr>
      </w:pPr>
      <w:r w:rsidRPr="002514F2">
        <w:rPr>
          <w:bCs/>
          <w:lang w:bidi="ru-RU"/>
        </w:rPr>
        <w:t xml:space="preserve">Токсикологическая программа исследования </w:t>
      </w:r>
      <w:r w:rsidR="00CA10C9">
        <w:rPr>
          <w:szCs w:val="28"/>
          <w:shd w:val="clear" w:color="auto" w:fill="FFFFFF"/>
          <w:lang w:bidi="ru-RU"/>
        </w:rPr>
        <w:t>софосбувира</w:t>
      </w:r>
      <w:r w:rsidR="002514F2" w:rsidRPr="002514F2">
        <w:rPr>
          <w:szCs w:val="28"/>
          <w:shd w:val="clear" w:color="auto" w:fill="FFFFFF"/>
          <w:lang w:bidi="ru-RU"/>
        </w:rPr>
        <w:t>+</w:t>
      </w:r>
      <w:r w:rsidR="00CA10C9">
        <w:rPr>
          <w:szCs w:val="28"/>
          <w:shd w:val="clear" w:color="auto" w:fill="FFFFFF"/>
          <w:lang w:bidi="ru-RU"/>
        </w:rPr>
        <w:t>велтапасвира</w:t>
      </w:r>
      <w:r w:rsidRPr="002514F2">
        <w:rPr>
          <w:szCs w:val="28"/>
          <w:shd w:val="clear" w:color="auto" w:fill="FFFFFF"/>
          <w:lang w:bidi="ru-RU"/>
        </w:rPr>
        <w:t xml:space="preserve"> </w:t>
      </w:r>
      <w:r w:rsidRPr="002514F2">
        <w:rPr>
          <w:bCs/>
          <w:lang w:bidi="ru-RU"/>
        </w:rPr>
        <w:t>включала исследования токсичности при однократном и многократном введении, исследования генотоксичности, канцерогенности и другие специфические токсикологические тесты (репродуктивная токсичность, местная переносимость).</w:t>
      </w:r>
    </w:p>
    <w:p w14:paraId="6E593124" w14:textId="77777777" w:rsidR="00CA10C9" w:rsidRDefault="00CA10C9" w:rsidP="009D6C75">
      <w:pPr>
        <w:spacing w:after="0" w:line="240" w:lineRule="auto"/>
        <w:ind w:firstLine="708"/>
        <w:rPr>
          <w:color w:val="000000"/>
        </w:rPr>
      </w:pPr>
      <w:r w:rsidRPr="00CA10C9">
        <w:rPr>
          <w:color w:val="000000"/>
        </w:rPr>
        <w:t xml:space="preserve">Софосбувир был проанализирован в ходе исследования токсичности при однократном пероральном введении на крысах; исследования токсичности при многократном пероральном введении на мышах (до 3 месяцев), крысах (до 6 месяцев) и собаках (до 9 месяцев), исследований генотоксичности как </w:t>
      </w:r>
      <w:r w:rsidRPr="00CA10C9">
        <w:rPr>
          <w:i/>
          <w:iCs/>
          <w:color w:val="000000"/>
        </w:rPr>
        <w:t>in vitro</w:t>
      </w:r>
      <w:r w:rsidRPr="00CA10C9">
        <w:rPr>
          <w:color w:val="000000"/>
        </w:rPr>
        <w:t>, так и in vivo; полной программы исследований онтогенетической и репродуктивной токсичности и двухлетних исследований канцерогенности при пероральном введении на мышах и крысах.</w:t>
      </w:r>
      <w:r>
        <w:rPr>
          <w:color w:val="000000"/>
        </w:rPr>
        <w:t xml:space="preserve"> </w:t>
      </w:r>
      <w:r w:rsidRPr="00CA10C9">
        <w:rPr>
          <w:color w:val="000000"/>
        </w:rPr>
        <w:t>Софосбувир обладает минимальной токсичностью после перорального введения крысам. Летальная доза превышает 1800 мг/кг. При дозе 1800 мг/кг средняя C</w:t>
      </w:r>
      <w:r w:rsidRPr="00CA10C9">
        <w:rPr>
          <w:color w:val="000000"/>
          <w:vertAlign w:val="subscript"/>
        </w:rPr>
        <w:t>max</w:t>
      </w:r>
      <w:r w:rsidRPr="00CA10C9">
        <w:rPr>
          <w:color w:val="000000"/>
        </w:rPr>
        <w:t xml:space="preserve"> GS-331007 составляла 15,0 (у самцов) и 15,2 (у самок) мкг/мл, а AUC</w:t>
      </w:r>
      <w:r w:rsidRPr="00CA10C9">
        <w:rPr>
          <w:color w:val="000000"/>
          <w:vertAlign w:val="subscript"/>
        </w:rPr>
        <w:t>last</w:t>
      </w:r>
      <w:r w:rsidRPr="00CA10C9">
        <w:rPr>
          <w:color w:val="000000"/>
        </w:rPr>
        <w:t xml:space="preserve"> была равна 205 (у самцов) и 176 (у самок) мкг•ч/мл</w:t>
      </w:r>
      <w:r>
        <w:rPr>
          <w:color w:val="000000"/>
        </w:rPr>
        <w:t xml:space="preserve">. </w:t>
      </w:r>
    </w:p>
    <w:p w14:paraId="6CD0B99E" w14:textId="3275D50E" w:rsidR="00EF74B6" w:rsidRDefault="00EF74B6" w:rsidP="009D6C75">
      <w:pPr>
        <w:spacing w:after="0" w:line="240" w:lineRule="auto"/>
        <w:ind w:firstLine="708"/>
        <w:rPr>
          <w:color w:val="000000"/>
        </w:rPr>
      </w:pPr>
      <w:r w:rsidRPr="00EF74B6">
        <w:rPr>
          <w:color w:val="000000"/>
        </w:rPr>
        <w:t xml:space="preserve">Исследования токсичности при многократном введении были проведены на мышах, крысах и собаках. Потенциальными органами-мишенями </w:t>
      </w:r>
      <w:r>
        <w:rPr>
          <w:color w:val="000000"/>
        </w:rPr>
        <w:t>софосбувира</w:t>
      </w:r>
      <w:r w:rsidRPr="00EF74B6">
        <w:rPr>
          <w:color w:val="000000"/>
        </w:rPr>
        <w:t xml:space="preserve"> были печень и желудочно-кишечный тракт (ЖКТ) (собаки). Также были отмечены незначительные (&lt; </w:t>
      </w:r>
      <w:r w:rsidRPr="00EF74B6">
        <w:rPr>
          <w:color w:val="000000"/>
        </w:rPr>
        <w:lastRenderedPageBreak/>
        <w:t>10%) гематологические изменения показателей эритроцитов/эритропоэза (у собак).</w:t>
      </w:r>
      <w:r>
        <w:rPr>
          <w:color w:val="000000"/>
        </w:rPr>
        <w:t xml:space="preserve"> </w:t>
      </w:r>
      <w:r w:rsidRPr="00EF74B6">
        <w:rPr>
          <w:color w:val="000000"/>
        </w:rPr>
        <w:t xml:space="preserve">Экспозиция, основанная на значениях AUC GS-331007 в плазме крови при дозах NOAEL в наиболее длительных исследованиях, была приблизительно в 2 и 12 раз (мыши; самцы и самки, соответственно), в 5 раз (крысы, оба пола вместе взятые) и в 6 раз (собаки, оба пола вместе взятые) выше, чем системная экспозиция у участников, получавших КФД </w:t>
      </w:r>
      <w:r>
        <w:rPr>
          <w:color w:val="000000"/>
        </w:rPr>
        <w:t>софосбувир+велпатасвир</w:t>
      </w:r>
      <w:r w:rsidRPr="00EF74B6">
        <w:rPr>
          <w:color w:val="000000"/>
        </w:rPr>
        <w:t xml:space="preserve"> один раз в сутки.</w:t>
      </w:r>
    </w:p>
    <w:p w14:paraId="202D1427" w14:textId="7FE5C797" w:rsidR="00EF74B6" w:rsidRPr="00EF74B6" w:rsidRDefault="00EF74B6" w:rsidP="00EF74B6">
      <w:pPr>
        <w:spacing w:after="0" w:line="240" w:lineRule="auto"/>
        <w:ind w:firstLine="708"/>
        <w:rPr>
          <w:color w:val="000000"/>
        </w:rPr>
      </w:pPr>
      <w:r w:rsidRPr="00D3445C">
        <w:rPr>
          <w:color w:val="000000"/>
        </w:rPr>
        <w:t xml:space="preserve">Официальных исследований токсичности при однократном введении </w:t>
      </w:r>
      <w:r>
        <w:rPr>
          <w:color w:val="000000"/>
        </w:rPr>
        <w:t>велпатасвира</w:t>
      </w:r>
      <w:r w:rsidRPr="00D3445C">
        <w:rPr>
          <w:color w:val="000000"/>
        </w:rPr>
        <w:t xml:space="preserve"> не проводили. Однократные дозы до 600 мг/кг у крыс и 200 мг/кг у собак хорошо переносились в </w:t>
      </w:r>
      <w:r>
        <w:rPr>
          <w:color w:val="000000"/>
        </w:rPr>
        <w:t xml:space="preserve">фармакокинетических </w:t>
      </w:r>
      <w:r w:rsidRPr="00D3445C">
        <w:rPr>
          <w:color w:val="000000"/>
        </w:rPr>
        <w:t>исследованиях</w:t>
      </w:r>
      <w:r>
        <w:rPr>
          <w:color w:val="000000"/>
        </w:rPr>
        <w:t xml:space="preserve">. </w:t>
      </w:r>
      <w:r w:rsidR="00CA10C9" w:rsidRPr="00D3445C">
        <w:rPr>
          <w:color w:val="000000"/>
        </w:rPr>
        <w:t xml:space="preserve">Токсичность при многократном введении, генотоксичность, репродуктивная токсичность, местная переносимость велпатасвира, а также фототоксичность и возможность развития сенсибилизации к велпатасвиру были охарактеризованы в исследованиях </w:t>
      </w:r>
      <w:r w:rsidR="00CA10C9" w:rsidRPr="00B86B6E">
        <w:rPr>
          <w:i/>
          <w:iCs/>
          <w:color w:val="000000"/>
        </w:rPr>
        <w:t>in vitro</w:t>
      </w:r>
      <w:r w:rsidR="00CA10C9" w:rsidRPr="00D3445C">
        <w:rPr>
          <w:color w:val="000000"/>
        </w:rPr>
        <w:t xml:space="preserve"> и </w:t>
      </w:r>
      <w:r w:rsidR="00CA10C9" w:rsidRPr="00B86B6E">
        <w:rPr>
          <w:i/>
          <w:iCs/>
          <w:color w:val="000000"/>
        </w:rPr>
        <w:t>in vivo</w:t>
      </w:r>
      <w:r w:rsidR="00CA10C9" w:rsidRPr="00D3445C">
        <w:rPr>
          <w:color w:val="000000"/>
        </w:rPr>
        <w:t>.</w:t>
      </w:r>
      <w:r>
        <w:rPr>
          <w:color w:val="000000"/>
        </w:rPr>
        <w:t xml:space="preserve"> </w:t>
      </w:r>
      <w:r w:rsidRPr="00EF74B6">
        <w:rPr>
          <w:color w:val="000000"/>
        </w:rPr>
        <w:t xml:space="preserve">Экспозиция, основанная на значениях </w:t>
      </w:r>
      <w:r>
        <w:rPr>
          <w:color w:val="000000"/>
        </w:rPr>
        <w:t>велпатасвира</w:t>
      </w:r>
      <w:r w:rsidRPr="00EF74B6">
        <w:rPr>
          <w:color w:val="000000"/>
        </w:rPr>
        <w:t xml:space="preserve"> в плазме крови при дозах NOAEL в наиболее длительных исследованиях, была приблизительно в 74 раза (мыши), в 5 раз (крысы) и в 10 раз (собаки) выше, чем системная экспозиция у участников, получавших КФД </w:t>
      </w:r>
      <w:r>
        <w:rPr>
          <w:color w:val="000000"/>
        </w:rPr>
        <w:t xml:space="preserve">софосбувир+велпатасвир </w:t>
      </w:r>
      <w:r w:rsidRPr="00EF74B6">
        <w:rPr>
          <w:color w:val="000000"/>
        </w:rPr>
        <w:t>один раз в сутки.</w:t>
      </w:r>
    </w:p>
    <w:p w14:paraId="2BD78528" w14:textId="1FED1161" w:rsidR="00B35C34" w:rsidRDefault="00B35C34" w:rsidP="00EF74B6">
      <w:pPr>
        <w:spacing w:after="0" w:line="240" w:lineRule="auto"/>
        <w:ind w:firstLine="708"/>
        <w:rPr>
          <w:szCs w:val="28"/>
          <w:shd w:val="clear" w:color="auto" w:fill="FFFFFF"/>
          <w:lang w:bidi="ru-RU"/>
        </w:rPr>
      </w:pPr>
      <w:r w:rsidRPr="00B83642">
        <w:rPr>
          <w:lang w:eastAsia="en-US"/>
        </w:rPr>
        <w:t xml:space="preserve">В доклинических исследованиях не было продемонстрировано генотоксичности и канцерогенности </w:t>
      </w:r>
      <w:r w:rsidR="00EF74B6">
        <w:rPr>
          <w:szCs w:val="28"/>
          <w:shd w:val="clear" w:color="auto" w:fill="FFFFFF"/>
          <w:lang w:bidi="ru-RU"/>
        </w:rPr>
        <w:t>софосбувира</w:t>
      </w:r>
      <w:r w:rsidR="00B83642">
        <w:rPr>
          <w:szCs w:val="28"/>
          <w:shd w:val="clear" w:color="auto" w:fill="FFFFFF"/>
          <w:lang w:bidi="ru-RU"/>
        </w:rPr>
        <w:t>+</w:t>
      </w:r>
      <w:r w:rsidR="00EF74B6">
        <w:rPr>
          <w:szCs w:val="28"/>
          <w:shd w:val="clear" w:color="auto" w:fill="FFFFFF"/>
          <w:lang w:bidi="ru-RU"/>
        </w:rPr>
        <w:t>велпатасвира</w:t>
      </w:r>
      <w:r w:rsidRPr="00B83642">
        <w:rPr>
          <w:lang w:eastAsia="en-US"/>
        </w:rPr>
        <w:t>.</w:t>
      </w:r>
      <w:r w:rsidRPr="00B83642">
        <w:rPr>
          <w:szCs w:val="28"/>
          <w:shd w:val="clear" w:color="auto" w:fill="FFFFFF"/>
          <w:lang w:bidi="ru-RU"/>
        </w:rPr>
        <w:t xml:space="preserve"> Также не выявлено местно-разд</w:t>
      </w:r>
      <w:r w:rsidR="00B83642">
        <w:rPr>
          <w:szCs w:val="28"/>
          <w:shd w:val="clear" w:color="auto" w:fill="FFFFFF"/>
          <w:lang w:bidi="ru-RU"/>
        </w:rPr>
        <w:t xml:space="preserve">ражающего действия </w:t>
      </w:r>
      <w:r w:rsidR="00EF74B6">
        <w:rPr>
          <w:szCs w:val="28"/>
          <w:shd w:val="clear" w:color="auto" w:fill="FFFFFF"/>
          <w:lang w:bidi="ru-RU"/>
        </w:rPr>
        <w:t>софосбувира+велпатасвира</w:t>
      </w:r>
      <w:r w:rsidRPr="00B83642">
        <w:rPr>
          <w:szCs w:val="28"/>
          <w:shd w:val="clear" w:color="auto" w:fill="FFFFFF"/>
          <w:lang w:bidi="ru-RU"/>
        </w:rPr>
        <w:t>.</w:t>
      </w:r>
    </w:p>
    <w:p w14:paraId="00916322" w14:textId="39A2B57E" w:rsidR="00EF74B6" w:rsidRDefault="00EF74B6" w:rsidP="00A61F48">
      <w:pPr>
        <w:spacing w:after="0" w:line="240" w:lineRule="auto"/>
        <w:ind w:firstLine="708"/>
        <w:rPr>
          <w:szCs w:val="28"/>
          <w:shd w:val="clear" w:color="auto" w:fill="FFFFFF"/>
          <w:lang w:bidi="ru-RU"/>
        </w:rPr>
      </w:pPr>
      <w:r w:rsidRPr="00EF74B6">
        <w:rPr>
          <w:szCs w:val="28"/>
          <w:shd w:val="clear" w:color="auto" w:fill="FFFFFF"/>
          <w:lang w:bidi="ru-RU"/>
        </w:rPr>
        <w:t xml:space="preserve">Исследования репродуктивной и онтогенетической токсичности КФД </w:t>
      </w:r>
      <w:r>
        <w:rPr>
          <w:szCs w:val="28"/>
          <w:shd w:val="clear" w:color="auto" w:fill="FFFFFF"/>
          <w:lang w:bidi="ru-RU"/>
        </w:rPr>
        <w:t>софосбувир+велпатасвир</w:t>
      </w:r>
      <w:r w:rsidRPr="00EF74B6">
        <w:rPr>
          <w:szCs w:val="28"/>
          <w:shd w:val="clear" w:color="auto" w:fill="FFFFFF"/>
          <w:lang w:bidi="ru-RU"/>
        </w:rPr>
        <w:t xml:space="preserve"> отсутствуют.</w:t>
      </w:r>
      <w:r>
        <w:rPr>
          <w:szCs w:val="28"/>
          <w:shd w:val="clear" w:color="auto" w:fill="FFFFFF"/>
          <w:lang w:bidi="ru-RU"/>
        </w:rPr>
        <w:t xml:space="preserve"> Репродуктивная токсичность отдельно софосбувира была проанализирована в </w:t>
      </w:r>
      <w:r w:rsidRPr="00EF74B6">
        <w:rPr>
          <w:szCs w:val="28"/>
          <w:shd w:val="clear" w:color="auto" w:fill="FFFFFF"/>
          <w:lang w:bidi="ru-RU"/>
        </w:rPr>
        <w:t>исследованиях фертильности и эмбриофетального развития крыс</w:t>
      </w:r>
      <w:r>
        <w:rPr>
          <w:szCs w:val="28"/>
          <w:shd w:val="clear" w:color="auto" w:fill="FFFFFF"/>
          <w:lang w:bidi="ru-RU"/>
        </w:rPr>
        <w:t xml:space="preserve">. </w:t>
      </w:r>
      <w:r w:rsidRPr="00EF74B6">
        <w:rPr>
          <w:szCs w:val="28"/>
          <w:shd w:val="clear" w:color="auto" w:fill="FFFFFF"/>
          <w:lang w:bidi="ru-RU"/>
        </w:rPr>
        <w:t xml:space="preserve">Экспозиция, основанная на значениях AUC GS-331007 в плазме крови при дозах NOEL  была примерно в 4 раза выше (для животных обоего пола на основе AUC на 24 й день из 28 дневного исследования при многократном введении на крысах), и 5 раз выше, соответственно, чем AUC у пациентов, получавших </w:t>
      </w:r>
      <w:r>
        <w:rPr>
          <w:szCs w:val="28"/>
          <w:shd w:val="clear" w:color="auto" w:fill="FFFFFF"/>
          <w:lang w:bidi="ru-RU"/>
        </w:rPr>
        <w:t>софосбувир</w:t>
      </w:r>
      <w:r w:rsidRPr="00EF74B6">
        <w:rPr>
          <w:szCs w:val="28"/>
          <w:shd w:val="clear" w:color="auto" w:fill="FFFFFF"/>
          <w:lang w:bidi="ru-RU"/>
        </w:rPr>
        <w:t xml:space="preserve"> в дозе 400 мг один раз в сутки. В исследовании эмбриофетального развития на кроликах значения AUC </w:t>
      </w:r>
      <w:r>
        <w:rPr>
          <w:szCs w:val="28"/>
          <w:shd w:val="clear" w:color="auto" w:fill="FFFFFF"/>
          <w:lang w:bidi="ru-RU"/>
        </w:rPr>
        <w:t>софосбувир</w:t>
      </w:r>
      <w:r w:rsidRPr="00EF74B6">
        <w:rPr>
          <w:szCs w:val="28"/>
          <w:shd w:val="clear" w:color="auto" w:fill="FFFFFF"/>
          <w:lang w:bidi="ru-RU"/>
        </w:rPr>
        <w:t xml:space="preserve"> и GS-331007 в плазме крови при NOEL были в 7 и 14 раз выше, соответственно, чем AUC у участников, получавших </w:t>
      </w:r>
      <w:r>
        <w:rPr>
          <w:szCs w:val="28"/>
          <w:shd w:val="clear" w:color="auto" w:fill="FFFFFF"/>
          <w:lang w:bidi="ru-RU"/>
        </w:rPr>
        <w:t>софосбувир+велпатасвир</w:t>
      </w:r>
      <w:r w:rsidRPr="00EF74B6">
        <w:rPr>
          <w:szCs w:val="28"/>
          <w:shd w:val="clear" w:color="auto" w:fill="FFFFFF"/>
          <w:lang w:bidi="ru-RU"/>
        </w:rPr>
        <w:t xml:space="preserve"> один раз в сутки. </w:t>
      </w:r>
      <w:r w:rsidR="00A61F48" w:rsidRPr="00A61F48">
        <w:rPr>
          <w:szCs w:val="28"/>
          <w:shd w:val="clear" w:color="auto" w:fill="FFFFFF"/>
          <w:lang w:bidi="ru-RU"/>
        </w:rPr>
        <w:t>NOEL</w:t>
      </w:r>
      <w:r w:rsidR="00A61F48">
        <w:rPr>
          <w:szCs w:val="28"/>
          <w:shd w:val="clear" w:color="auto" w:fill="FFFFFF"/>
          <w:lang w:bidi="ru-RU"/>
        </w:rPr>
        <w:t xml:space="preserve"> велпатасвира</w:t>
      </w:r>
      <w:r w:rsidR="00A61F48" w:rsidRPr="00A61F48">
        <w:rPr>
          <w:szCs w:val="28"/>
          <w:shd w:val="clear" w:color="auto" w:fill="FFFFFF"/>
          <w:lang w:bidi="ru-RU"/>
        </w:rPr>
        <w:t xml:space="preserve"> для фертильности и раннего эмбрионального развития у крыс составляет 200 мг/кг/сут. По сравнению со средним значением AUC после введения КФД </w:t>
      </w:r>
      <w:r w:rsidR="00A61F48">
        <w:rPr>
          <w:szCs w:val="28"/>
          <w:shd w:val="clear" w:color="auto" w:fill="FFFFFF"/>
          <w:lang w:bidi="ru-RU"/>
        </w:rPr>
        <w:t>софосбувир+велпатасвир</w:t>
      </w:r>
      <w:r w:rsidR="00A61F48" w:rsidRPr="00A61F48">
        <w:rPr>
          <w:szCs w:val="28"/>
          <w:shd w:val="clear" w:color="auto" w:fill="FFFFFF"/>
          <w:lang w:bidi="ru-RU"/>
        </w:rPr>
        <w:t xml:space="preserve">, предел экспозиции </w:t>
      </w:r>
      <w:r w:rsidR="00A61F48">
        <w:rPr>
          <w:szCs w:val="28"/>
          <w:shd w:val="clear" w:color="auto" w:fill="FFFFFF"/>
          <w:lang w:bidi="ru-RU"/>
        </w:rPr>
        <w:t>велпатасвира</w:t>
      </w:r>
      <w:r w:rsidR="00A61F48" w:rsidRPr="00A61F48">
        <w:rPr>
          <w:szCs w:val="28"/>
          <w:shd w:val="clear" w:color="auto" w:fill="FFFFFF"/>
          <w:lang w:bidi="ru-RU"/>
        </w:rPr>
        <w:t xml:space="preserve"> при NOEL является примерно 6 кратным (для животных обоего пола вместе взятых; на основании экспозиции </w:t>
      </w:r>
      <w:r w:rsidR="00A61F48">
        <w:rPr>
          <w:szCs w:val="28"/>
          <w:shd w:val="clear" w:color="auto" w:fill="FFFFFF"/>
          <w:lang w:bidi="ru-RU"/>
        </w:rPr>
        <w:t>велпатасвира</w:t>
      </w:r>
      <w:r w:rsidR="00A61F48" w:rsidRPr="00A61F48">
        <w:rPr>
          <w:szCs w:val="28"/>
          <w:shd w:val="clear" w:color="auto" w:fill="FFFFFF"/>
          <w:lang w:bidi="ru-RU"/>
        </w:rPr>
        <w:t xml:space="preserve"> на 14 й день 2 недельного исследования на крысах).</w:t>
      </w:r>
      <w:r w:rsidR="00A61F48">
        <w:rPr>
          <w:szCs w:val="28"/>
          <w:shd w:val="clear" w:color="auto" w:fill="FFFFFF"/>
          <w:lang w:bidi="ru-RU"/>
        </w:rPr>
        <w:t xml:space="preserve"> </w:t>
      </w:r>
      <w:r w:rsidR="00A61F48" w:rsidRPr="00A61F48">
        <w:rPr>
          <w:szCs w:val="28"/>
          <w:shd w:val="clear" w:color="auto" w:fill="FFFFFF"/>
          <w:lang w:bidi="ru-RU"/>
        </w:rPr>
        <w:t xml:space="preserve">При NOAEL для онтогенетической токсичности экспозиция </w:t>
      </w:r>
      <w:r w:rsidR="00A61F48">
        <w:rPr>
          <w:szCs w:val="28"/>
          <w:shd w:val="clear" w:color="auto" w:fill="FFFFFF"/>
          <w:lang w:bidi="ru-RU"/>
        </w:rPr>
        <w:t>велпатасвира</w:t>
      </w:r>
      <w:r w:rsidR="00A61F48" w:rsidRPr="00A61F48">
        <w:rPr>
          <w:szCs w:val="28"/>
          <w:shd w:val="clear" w:color="auto" w:fill="FFFFFF"/>
          <w:lang w:bidi="ru-RU"/>
        </w:rPr>
        <w:t xml:space="preserve"> у мышей, крыс и кроликов была примерно в 31, 6 и 0,7 раза выше по сравнению с клиническим экспозицией после применения КФД </w:t>
      </w:r>
      <w:r w:rsidR="00A44D4D">
        <w:rPr>
          <w:szCs w:val="28"/>
          <w:shd w:val="clear" w:color="auto" w:fill="FFFFFF"/>
          <w:lang w:bidi="ru-RU"/>
        </w:rPr>
        <w:t>софосбувира+велпатасвира</w:t>
      </w:r>
      <w:r w:rsidR="00A61F48" w:rsidRPr="00A61F48">
        <w:rPr>
          <w:szCs w:val="28"/>
          <w:shd w:val="clear" w:color="auto" w:fill="FFFFFF"/>
          <w:lang w:bidi="ru-RU"/>
        </w:rPr>
        <w:t>.</w:t>
      </w:r>
      <w:r w:rsidR="00A61F48">
        <w:rPr>
          <w:szCs w:val="28"/>
          <w:shd w:val="clear" w:color="auto" w:fill="FFFFFF"/>
          <w:lang w:bidi="ru-RU"/>
        </w:rPr>
        <w:t xml:space="preserve"> Токсикокинетические исследования сообщают об э</w:t>
      </w:r>
      <w:r w:rsidR="00A61F48" w:rsidRPr="00A61F48">
        <w:rPr>
          <w:szCs w:val="28"/>
          <w:shd w:val="clear" w:color="auto" w:fill="FFFFFF"/>
          <w:lang w:bidi="ru-RU"/>
        </w:rPr>
        <w:t xml:space="preserve">кспозиция </w:t>
      </w:r>
      <w:r w:rsidR="00A61F48">
        <w:rPr>
          <w:szCs w:val="28"/>
          <w:shd w:val="clear" w:color="auto" w:fill="FFFFFF"/>
          <w:lang w:bidi="ru-RU"/>
        </w:rPr>
        <w:t xml:space="preserve">велпатасвира </w:t>
      </w:r>
      <w:r w:rsidR="00A61F48" w:rsidRPr="00A61F48">
        <w:rPr>
          <w:szCs w:val="28"/>
          <w:shd w:val="clear" w:color="auto" w:fill="FFFFFF"/>
          <w:lang w:bidi="ru-RU"/>
        </w:rPr>
        <w:t>по мере повышения уровня дозы со 100 до 1500 мг/кг/сут. Увеличение максимальной концентрации C</w:t>
      </w:r>
      <w:r w:rsidR="00A61F48" w:rsidRPr="00A61F48">
        <w:rPr>
          <w:szCs w:val="28"/>
          <w:shd w:val="clear" w:color="auto" w:fill="FFFFFF"/>
          <w:vertAlign w:val="subscript"/>
          <w:lang w:bidi="ru-RU"/>
        </w:rPr>
        <w:t>max</w:t>
      </w:r>
      <w:r w:rsidR="00A61F48" w:rsidRPr="00A61F48">
        <w:rPr>
          <w:szCs w:val="28"/>
          <w:shd w:val="clear" w:color="auto" w:fill="FFFFFF"/>
          <w:lang w:bidi="ru-RU"/>
        </w:rPr>
        <w:t xml:space="preserve"> и AUC</w:t>
      </w:r>
      <w:r w:rsidR="00A61F48" w:rsidRPr="00A61F48">
        <w:rPr>
          <w:szCs w:val="28"/>
          <w:shd w:val="clear" w:color="auto" w:fill="FFFFFF"/>
          <w:vertAlign w:val="subscript"/>
          <w:lang w:bidi="ru-RU"/>
        </w:rPr>
        <w:t xml:space="preserve">0-24 </w:t>
      </w:r>
      <w:r w:rsidR="00A61F48" w:rsidRPr="00A61F48">
        <w:rPr>
          <w:szCs w:val="28"/>
          <w:shd w:val="clear" w:color="auto" w:fill="FFFFFF"/>
          <w:lang w:bidi="ru-RU"/>
        </w:rPr>
        <w:t xml:space="preserve">было менее, чем пропорциональным дозе, в диапазоне от 100 до 1500 мг/кг/сут. После многократного введения препарата мышам наблюдалась кумуляция </w:t>
      </w:r>
      <w:r w:rsidR="00A44D4D">
        <w:rPr>
          <w:szCs w:val="28"/>
          <w:shd w:val="clear" w:color="auto" w:fill="FFFFFF"/>
          <w:lang w:bidi="ru-RU"/>
        </w:rPr>
        <w:t>велпатасвира</w:t>
      </w:r>
      <w:r w:rsidR="00A61F48" w:rsidRPr="00A61F48">
        <w:rPr>
          <w:szCs w:val="28"/>
          <w:shd w:val="clear" w:color="auto" w:fill="FFFFFF"/>
          <w:lang w:bidi="ru-RU"/>
        </w:rPr>
        <w:t>.</w:t>
      </w:r>
    </w:p>
    <w:p w14:paraId="1D80C716" w14:textId="10A3E3CB" w:rsidR="00A61F48" w:rsidRDefault="00A61F48" w:rsidP="00A61F48">
      <w:pPr>
        <w:spacing w:after="0" w:line="240" w:lineRule="auto"/>
        <w:ind w:firstLine="708"/>
        <w:rPr>
          <w:szCs w:val="28"/>
          <w:shd w:val="clear" w:color="auto" w:fill="FFFFFF"/>
          <w:lang w:bidi="ru-RU"/>
        </w:rPr>
      </w:pPr>
      <w:r w:rsidRPr="00A61F48">
        <w:rPr>
          <w:szCs w:val="28"/>
          <w:shd w:val="clear" w:color="auto" w:fill="FFFFFF"/>
          <w:lang w:bidi="ru-RU"/>
        </w:rPr>
        <w:t>Таким образом, софосбувир и велпатасвир не имеют совпадающих токсикологических профилей, и токсикологических опасений в связи с этой комбинацией, основанных на доступных доклинических данных, обнаружено не было. Токсикологических исследований комбинации софосбувира и велпатасвира не проводили, и они не требуются.</w:t>
      </w:r>
    </w:p>
    <w:p w14:paraId="3377803D" w14:textId="3912D8FC" w:rsidR="009D6C75" w:rsidRDefault="008B7FBF" w:rsidP="00D53E19">
      <w:pPr>
        <w:pStyle w:val="Heading2"/>
        <w:spacing w:line="240" w:lineRule="auto"/>
        <w:rPr>
          <w:highlight w:val="green"/>
          <w:shd w:val="clear" w:color="auto" w:fill="00B050"/>
        </w:rPr>
      </w:pPr>
      <w:bookmarkStart w:id="3245" w:name="_Toc164609991"/>
      <w:bookmarkEnd w:id="3243"/>
      <w:r w:rsidRPr="0092765E">
        <w:rPr>
          <w:szCs w:val="24"/>
        </w:rPr>
        <w:lastRenderedPageBreak/>
        <w:t>5.2. Обсуждение данных клинических исследований</w:t>
      </w:r>
      <w:bookmarkStart w:id="3246" w:name="_Toc301482877"/>
      <w:bookmarkStart w:id="3247" w:name="_Toc298775567"/>
      <w:bookmarkEnd w:id="3244"/>
      <w:bookmarkEnd w:id="3245"/>
    </w:p>
    <w:p w14:paraId="138BC059" w14:textId="70481ED5" w:rsidR="00915C33" w:rsidRDefault="00915C33">
      <w:pPr>
        <w:spacing w:after="0" w:line="240" w:lineRule="auto"/>
        <w:ind w:firstLine="709"/>
      </w:pPr>
      <w:r w:rsidRPr="00D53E19">
        <w:t xml:space="preserve">Так как препарат </w:t>
      </w:r>
      <w:r w:rsidR="00A61F48" w:rsidRPr="00A61F48">
        <w:rPr>
          <w:lang w:val="en-US"/>
        </w:rPr>
        <w:t>PT</w:t>
      </w:r>
      <w:r w:rsidR="00A61F48" w:rsidRPr="00A61F48">
        <w:t>-</w:t>
      </w:r>
      <w:r w:rsidR="00A61F48" w:rsidRPr="00A61F48">
        <w:rPr>
          <w:lang w:val="en-US"/>
        </w:rPr>
        <w:t>SOVE</w:t>
      </w:r>
      <w:r w:rsidRPr="00D53E19">
        <w:t xml:space="preserve"> (АО «Р-Фарм», Россия) представляет собой воспрои</w:t>
      </w:r>
      <w:r w:rsidR="000F79C3" w:rsidRPr="00D53E19">
        <w:t xml:space="preserve">зведенный препарат </w:t>
      </w:r>
      <w:r w:rsidR="00A61F48">
        <w:t>софосбувира</w:t>
      </w:r>
      <w:r w:rsidR="000F79C3" w:rsidRPr="00D53E19">
        <w:t>+</w:t>
      </w:r>
      <w:r w:rsidR="00A61F48">
        <w:t>велпатасвира</w:t>
      </w:r>
      <w:r w:rsidRPr="00D53E19">
        <w:t xml:space="preserve">, </w:t>
      </w:r>
      <w:r w:rsidRPr="00B86B6E">
        <w:rPr>
          <w:highlight w:val="yellow"/>
        </w:rPr>
        <w:t>который полностью соответствует по качественному и количественному составу</w:t>
      </w:r>
      <w:r w:rsidRPr="00D53E19">
        <w:t xml:space="preserve"> действующего и вспом</w:t>
      </w:r>
      <w:r w:rsidR="00C40F1C" w:rsidRPr="00D53E19">
        <w:t>о</w:t>
      </w:r>
      <w:r w:rsidRPr="00D53E19">
        <w:t>гательных веществ, лекарственной форме и дозировке референтному (оригинальному) пре</w:t>
      </w:r>
      <w:r w:rsidR="00C40F1C" w:rsidRPr="00D53E19">
        <w:t>п</w:t>
      </w:r>
      <w:r w:rsidRPr="00D53E19">
        <w:t xml:space="preserve">арату </w:t>
      </w:r>
      <w:r w:rsidR="00A61F48">
        <w:t>софосбувира</w:t>
      </w:r>
      <w:r w:rsidR="00A61F48" w:rsidRPr="00D53E19">
        <w:t>+</w:t>
      </w:r>
      <w:r w:rsidR="00A61F48">
        <w:t xml:space="preserve">велпатасвира </w:t>
      </w:r>
      <w:r w:rsidR="00A61F48" w:rsidRPr="00A61F48">
        <w:t>Эпклюза</w:t>
      </w:r>
      <w:r w:rsidRPr="00A61F48">
        <w:rPr>
          <w:vertAlign w:val="superscript"/>
        </w:rPr>
        <w:t>®</w:t>
      </w:r>
      <w:r w:rsidRPr="00D53E19">
        <w:t xml:space="preserve"> </w:t>
      </w:r>
      <w:r w:rsidRPr="00D53E19">
        <w:rPr>
          <w:lang w:eastAsia="ru-RU"/>
        </w:rPr>
        <w:t>(</w:t>
      </w:r>
      <w:r w:rsidR="00A61F48" w:rsidRPr="00A61F48">
        <w:rPr>
          <w:lang w:eastAsia="ru-RU"/>
        </w:rPr>
        <w:t>Гилеад Сайенсиз Интернешнл Лтд., Великобритания</w:t>
      </w:r>
      <w:r w:rsidRPr="00D53E19">
        <w:rPr>
          <w:lang w:eastAsia="ru-RU"/>
        </w:rPr>
        <w:t xml:space="preserve">, </w:t>
      </w:r>
      <w:r w:rsidR="00A1451F" w:rsidRPr="00A61F48">
        <w:rPr>
          <w:highlight w:val="yellow"/>
          <w:lang w:eastAsia="ru-RU"/>
        </w:rPr>
        <w:t>имея незначительные отличия в составе пленочной оболочки</w:t>
      </w:r>
      <w:r w:rsidR="00A1451F" w:rsidRPr="00D53E19">
        <w:rPr>
          <w:lang w:eastAsia="ru-RU"/>
        </w:rPr>
        <w:t xml:space="preserve">, </w:t>
      </w:r>
      <w:r w:rsidRPr="00D53E19">
        <w:t xml:space="preserve">ожидается, что его </w:t>
      </w:r>
      <w:r w:rsidR="000A6BF5" w:rsidRPr="00D53E19">
        <w:t xml:space="preserve"> </w:t>
      </w:r>
      <w:r w:rsidRPr="00D53E19">
        <w:t xml:space="preserve">свойства будут идентичны свойствам оригинального препарата. </w:t>
      </w:r>
      <w:r w:rsidRPr="00D53E19">
        <w:rPr>
          <w:rFonts w:eastAsia="Calibri"/>
          <w:color w:val="000000" w:themeColor="text1"/>
        </w:rPr>
        <w:t xml:space="preserve">В связи с этим ниже приводятся </w:t>
      </w:r>
      <w:r w:rsidR="004932FA" w:rsidRPr="00D53E19">
        <w:rPr>
          <w:rFonts w:eastAsia="Calibri"/>
          <w:color w:val="000000" w:themeColor="text1"/>
        </w:rPr>
        <w:t xml:space="preserve">данные об эффектах </w:t>
      </w:r>
      <w:r w:rsidR="00A61F48">
        <w:rPr>
          <w:rFonts w:eastAsia="Calibri"/>
          <w:color w:val="000000" w:themeColor="text1"/>
        </w:rPr>
        <w:t>софосбувира+велпатасвира</w:t>
      </w:r>
      <w:r w:rsidRPr="00D53E19">
        <w:rPr>
          <w:rFonts w:eastAsia="Calibri"/>
          <w:color w:val="000000" w:themeColor="text1"/>
        </w:rPr>
        <w:t xml:space="preserve"> у человека, полученные</w:t>
      </w:r>
      <w:r w:rsidR="004932FA" w:rsidRPr="00D53E19">
        <w:rPr>
          <w:rFonts w:eastAsia="Calibri"/>
          <w:color w:val="000000" w:themeColor="text1"/>
        </w:rPr>
        <w:t xml:space="preserve"> в исследованиях препарата </w:t>
      </w:r>
      <w:r w:rsidR="00A61F48" w:rsidRPr="00A61F48">
        <w:t>Эпклюза</w:t>
      </w:r>
      <w:r w:rsidR="00A61F48" w:rsidRPr="00D53E19">
        <w:rPr>
          <w:bCs/>
          <w:color w:val="000000" w:themeColor="text1"/>
          <w:vertAlign w:val="superscript"/>
        </w:rPr>
        <w:t xml:space="preserve"> </w:t>
      </w:r>
      <w:r w:rsidRPr="00D53E19">
        <w:rPr>
          <w:bCs/>
          <w:color w:val="000000" w:themeColor="text1"/>
          <w:vertAlign w:val="superscript"/>
        </w:rPr>
        <w:t>®</w:t>
      </w:r>
      <w:r w:rsidRPr="00D53E19">
        <w:rPr>
          <w:rFonts w:eastAsia="Calibri"/>
          <w:color w:val="000000" w:themeColor="text1"/>
        </w:rPr>
        <w:t>.</w:t>
      </w:r>
      <w:r w:rsidRPr="00D53E19">
        <w:rPr>
          <w:rFonts w:eastAsiaTheme="minorEastAsia"/>
          <w:color w:val="000000" w:themeColor="text1"/>
          <w:lang w:eastAsia="ru-RU"/>
        </w:rPr>
        <w:t xml:space="preserve"> К</w:t>
      </w:r>
      <w:r w:rsidRPr="00D53E19">
        <w:t xml:space="preserve">линических исследований лекарственного препарата </w:t>
      </w:r>
      <w:r w:rsidR="00A61F48" w:rsidRPr="00A61F48">
        <w:rPr>
          <w:color w:val="000000" w:themeColor="text1"/>
          <w:lang w:val="en-US"/>
        </w:rPr>
        <w:t>PT</w:t>
      </w:r>
      <w:r w:rsidR="00A61F48" w:rsidRPr="00B20993">
        <w:rPr>
          <w:color w:val="000000" w:themeColor="text1"/>
        </w:rPr>
        <w:t>-</w:t>
      </w:r>
      <w:r w:rsidR="00A61F48" w:rsidRPr="00A61F48">
        <w:rPr>
          <w:color w:val="000000" w:themeColor="text1"/>
          <w:lang w:val="en-US"/>
        </w:rPr>
        <w:t>SOVE</w:t>
      </w:r>
      <w:r w:rsidR="00A61F48" w:rsidRPr="00B20993">
        <w:rPr>
          <w:color w:val="000000" w:themeColor="text1"/>
        </w:rPr>
        <w:t xml:space="preserve"> </w:t>
      </w:r>
      <w:r w:rsidRPr="00D53E19">
        <w:t>пока не проводилось.</w:t>
      </w:r>
    </w:p>
    <w:p w14:paraId="28D29B3F" w14:textId="2EF0A10A" w:rsidR="00B20993" w:rsidRDefault="00B20993" w:rsidP="00B20993">
      <w:pPr>
        <w:pStyle w:val="NormalWeb"/>
        <w:spacing w:before="0" w:beforeAutospacing="0" w:after="0" w:afterAutospacing="0"/>
        <w:ind w:firstLine="709"/>
        <w:jc w:val="both"/>
      </w:pPr>
      <w:r>
        <w:t>Софосбувир</w:t>
      </w:r>
      <w:r w:rsidR="00726299" w:rsidRPr="00B8044D">
        <w:t>+</w:t>
      </w:r>
      <w:r>
        <w:t>велпа</w:t>
      </w:r>
      <w:r w:rsidR="00B86B6E">
        <w:t>т</w:t>
      </w:r>
      <w:r>
        <w:t>асвир</w:t>
      </w:r>
      <w:r w:rsidR="00726299" w:rsidRPr="00B8044D">
        <w:t xml:space="preserve"> показан как</w:t>
      </w:r>
      <w:r w:rsidR="00B8044D" w:rsidRPr="00B8044D">
        <w:t xml:space="preserve"> препарат </w:t>
      </w:r>
      <w:r>
        <w:t>для л</w:t>
      </w:r>
      <w:r w:rsidRPr="00B20993">
        <w:t>ечение хронического гепатита С генотипов 1, 2, 3, 4, 5 или 6 у взрослых пациентов.</w:t>
      </w:r>
    </w:p>
    <w:p w14:paraId="126D42F5" w14:textId="2BD90EAF" w:rsidR="00B20993" w:rsidRDefault="00B20993">
      <w:pPr>
        <w:spacing w:line="240" w:lineRule="auto"/>
        <w:ind w:firstLine="709"/>
        <w:contextualSpacing/>
        <w:rPr>
          <w:color w:val="000000"/>
        </w:rPr>
      </w:pPr>
      <w:r>
        <w:rPr>
          <w:color w:val="000000"/>
        </w:rPr>
        <w:t>Клиническая э</w:t>
      </w:r>
      <w:r w:rsidRPr="00F3552A">
        <w:rPr>
          <w:color w:val="000000"/>
        </w:rPr>
        <w:t>ффективность</w:t>
      </w:r>
      <w:r>
        <w:rPr>
          <w:color w:val="000000"/>
        </w:rPr>
        <w:t xml:space="preserve"> и безопасность</w:t>
      </w:r>
      <w:r w:rsidRPr="00F3552A">
        <w:rPr>
          <w:color w:val="000000"/>
        </w:rPr>
        <w:t xml:space="preserve"> препарата </w:t>
      </w:r>
      <w:r>
        <w:rPr>
          <w:color w:val="000000"/>
        </w:rPr>
        <w:t>софосбувира+велпатасвира</w:t>
      </w:r>
      <w:r w:rsidRPr="00F3552A">
        <w:rPr>
          <w:color w:val="000000"/>
        </w:rPr>
        <w:t xml:space="preserve"> оценивал</w:t>
      </w:r>
      <w:r>
        <w:rPr>
          <w:color w:val="000000"/>
        </w:rPr>
        <w:t>ась</w:t>
      </w:r>
      <w:r w:rsidRPr="00F3552A">
        <w:rPr>
          <w:color w:val="000000"/>
        </w:rPr>
        <w:t xml:space="preserve"> в 3 исследованиях III фазы у пациентов с генотипом ВГС 1-6 с компенсированным циррозом печени или без него, в одном исследовании III фазы у пациентов с генотипом ВГС 1-6 с декомпенсированным циррозом печени, в одном исследовании III фазы у пациентов с коинфекцией ВГС/ВИЧ-1 с генотипом ВГС 1-6 и в одном исследовании II фазы у пациентов с ВГС и ТСПН, нуждающихся в диализе</w:t>
      </w:r>
      <w:r>
        <w:rPr>
          <w:color w:val="000000"/>
        </w:rPr>
        <w:t>.</w:t>
      </w:r>
    </w:p>
    <w:p w14:paraId="34B173AC" w14:textId="2FA02891" w:rsidR="00557E34" w:rsidRPr="007B6A1D" w:rsidRDefault="00261CC1" w:rsidP="00B20993">
      <w:pPr>
        <w:spacing w:line="240" w:lineRule="auto"/>
        <w:ind w:firstLine="709"/>
        <w:contextualSpacing/>
        <w:rPr>
          <w:color w:val="FF0000"/>
        </w:rPr>
      </w:pPr>
      <w:r>
        <w:t xml:space="preserve">Применение </w:t>
      </w:r>
      <w:r w:rsidR="00B20993">
        <w:t>софосбувира</w:t>
      </w:r>
      <w:r w:rsidR="00296F7A">
        <w:t>+</w:t>
      </w:r>
      <w:r w:rsidR="00B20993">
        <w:t>велпатасвира</w:t>
      </w:r>
      <w:r w:rsidR="000D537E">
        <w:t xml:space="preserve">, у пациентов с вирусным гепатитом </w:t>
      </w:r>
      <w:r w:rsidR="00B20993">
        <w:t>С</w:t>
      </w:r>
      <w:r w:rsidR="000D537E">
        <w:t xml:space="preserve"> </w:t>
      </w:r>
      <w:r w:rsidR="008F3212">
        <w:t>в возрасте старше 18 лет,</w:t>
      </w:r>
      <w:r w:rsidR="00992F0F">
        <w:t xml:space="preserve"> в дозировке </w:t>
      </w:r>
      <w:r w:rsidR="00B20993">
        <w:t>400</w:t>
      </w:r>
      <w:r w:rsidR="00455096">
        <w:t>мг</w:t>
      </w:r>
      <w:r w:rsidR="00992F0F">
        <w:t>+</w:t>
      </w:r>
      <w:r w:rsidR="00B20993">
        <w:t>10</w:t>
      </w:r>
      <w:r w:rsidR="00992F0F">
        <w:t xml:space="preserve">0 </w:t>
      </w:r>
      <w:r w:rsidR="00A44D4D">
        <w:t>мг вызывает</w:t>
      </w:r>
      <w:r w:rsidR="00455096">
        <w:t xml:space="preserve"> </w:t>
      </w:r>
      <w:r w:rsidR="00CB7458">
        <w:t>угнет</w:t>
      </w:r>
      <w:r w:rsidR="00455096">
        <w:t>ение</w:t>
      </w:r>
      <w:r w:rsidR="00CB7458">
        <w:t xml:space="preserve"> репликаци</w:t>
      </w:r>
      <w:r w:rsidR="00455096">
        <w:t>и</w:t>
      </w:r>
      <w:r w:rsidR="00CB7458">
        <w:t xml:space="preserve"> </w:t>
      </w:r>
      <w:r w:rsidR="00296F7A">
        <w:t>РНК</w:t>
      </w:r>
      <w:r w:rsidR="00CB7458">
        <w:t xml:space="preserve"> вирусного гепатита С</w:t>
      </w:r>
      <w:r w:rsidR="00296F7A">
        <w:t>.</w:t>
      </w:r>
      <w:r w:rsidR="00296F7A" w:rsidRPr="007B6A1D">
        <w:rPr>
          <w:color w:val="FF0000"/>
        </w:rPr>
        <w:t xml:space="preserve"> </w:t>
      </w:r>
      <w:r w:rsidR="00557E34" w:rsidRPr="00E1013A">
        <w:t xml:space="preserve">Большое количество данных указывает на то, что </w:t>
      </w:r>
      <w:r w:rsidR="00436742">
        <w:t>софосбувир</w:t>
      </w:r>
      <w:r w:rsidR="00E1013A" w:rsidRPr="00E1013A">
        <w:t>+</w:t>
      </w:r>
      <w:r w:rsidR="00436742">
        <w:t>велпатасвир</w:t>
      </w:r>
      <w:r w:rsidR="00557E34" w:rsidRPr="00E1013A">
        <w:t xml:space="preserve"> облада</w:t>
      </w:r>
      <w:r w:rsidR="00436742">
        <w:t>е</w:t>
      </w:r>
      <w:r w:rsidR="00557E34" w:rsidRPr="00E1013A">
        <w:t>т хорошим профилем безопасности</w:t>
      </w:r>
      <w:r w:rsidR="006A4411">
        <w:t>.</w:t>
      </w:r>
      <w:r w:rsidR="00557E34" w:rsidRPr="00E1013A">
        <w:t xml:space="preserve"> </w:t>
      </w:r>
      <w:r w:rsidR="006A4411" w:rsidRPr="004F6DA0">
        <w:rPr>
          <w:rStyle w:val="rynqvb"/>
        </w:rPr>
        <w:t xml:space="preserve">Наиболее распространенными </w:t>
      </w:r>
      <w:r w:rsidR="006A4411">
        <w:rPr>
          <w:rStyle w:val="rynqvb"/>
        </w:rPr>
        <w:t xml:space="preserve">побочными реакциями </w:t>
      </w:r>
      <w:r w:rsidR="006A4411" w:rsidRPr="004F6DA0">
        <w:rPr>
          <w:rStyle w:val="rynqvb"/>
        </w:rPr>
        <w:t>(частота ≥10%) были головная боль, утомляемость, тошнота и назофарингит</w:t>
      </w:r>
      <w:r w:rsidR="006A4411">
        <w:rPr>
          <w:rStyle w:val="rynqvb"/>
        </w:rPr>
        <w:t>. Профиль безопасности комбинации софосбувир+велпатасвир</w:t>
      </w:r>
      <w:r w:rsidR="006A4411" w:rsidRPr="004F6DA0">
        <w:rPr>
          <w:rStyle w:val="rynqvb"/>
        </w:rPr>
        <w:t xml:space="preserve"> </w:t>
      </w:r>
      <w:r w:rsidR="006A4411">
        <w:rPr>
          <w:rStyle w:val="rynqvb"/>
        </w:rPr>
        <w:t xml:space="preserve">не зависил от </w:t>
      </w:r>
      <w:r w:rsidR="006A4411" w:rsidRPr="004F6DA0">
        <w:rPr>
          <w:rStyle w:val="rynqvb"/>
        </w:rPr>
        <w:t>наличи</w:t>
      </w:r>
      <w:r w:rsidR="006A4411">
        <w:rPr>
          <w:rStyle w:val="rynqvb"/>
        </w:rPr>
        <w:t>я</w:t>
      </w:r>
      <w:r w:rsidR="006A4411" w:rsidRPr="004F6DA0">
        <w:rPr>
          <w:rStyle w:val="rynqvb"/>
        </w:rPr>
        <w:t xml:space="preserve"> компенсированного цирроза печени, почечн</w:t>
      </w:r>
      <w:r w:rsidR="006A4411">
        <w:rPr>
          <w:rStyle w:val="rynqvb"/>
        </w:rPr>
        <w:t>ой</w:t>
      </w:r>
      <w:r w:rsidR="006A4411" w:rsidRPr="004F6DA0">
        <w:rPr>
          <w:rStyle w:val="rynqvb"/>
        </w:rPr>
        <w:t xml:space="preserve"> недостаточност</w:t>
      </w:r>
      <w:r w:rsidR="006A4411">
        <w:rPr>
          <w:rStyle w:val="rynqvb"/>
        </w:rPr>
        <w:t>и</w:t>
      </w:r>
      <w:r w:rsidR="006A4411" w:rsidRPr="004F6DA0">
        <w:rPr>
          <w:rStyle w:val="rynqvb"/>
        </w:rPr>
        <w:t xml:space="preserve"> или пожило</w:t>
      </w:r>
      <w:r w:rsidR="006A4411">
        <w:rPr>
          <w:rStyle w:val="rynqvb"/>
        </w:rPr>
        <w:t>го</w:t>
      </w:r>
      <w:r w:rsidR="006A4411" w:rsidRPr="004F6DA0">
        <w:rPr>
          <w:rStyle w:val="rynqvb"/>
        </w:rPr>
        <w:t xml:space="preserve"> возраст</w:t>
      </w:r>
      <w:r w:rsidR="006A4411">
        <w:rPr>
          <w:rStyle w:val="rynqvb"/>
        </w:rPr>
        <w:t>а и был сопоставим у пациентов из группы плацебо.</w:t>
      </w:r>
    </w:p>
    <w:p w14:paraId="16AF65E7" w14:textId="50E59374" w:rsidR="006A4411" w:rsidRDefault="00557E34" w:rsidP="006A4411">
      <w:pPr>
        <w:spacing w:line="240" w:lineRule="auto"/>
        <w:ind w:firstLine="709"/>
        <w:contextualSpacing/>
        <w:rPr>
          <w:rStyle w:val="rynqvb"/>
        </w:rPr>
      </w:pPr>
      <w:r w:rsidRPr="00ED7882">
        <w:t>На основании данных по безопасности, полученных из отдельных клинических исследова</w:t>
      </w:r>
      <w:r w:rsidRPr="00ED7882">
        <w:softHyphen/>
        <w:t>ний, а также объединенных анализов результатов, касающихся безопасности можно сделать вывод о том, что</w:t>
      </w:r>
      <w:r w:rsidR="00954550" w:rsidRPr="00ED7882">
        <w:t xml:space="preserve"> пероральный прием </w:t>
      </w:r>
      <w:r w:rsidR="006A4411">
        <w:t>софосбувира</w:t>
      </w:r>
      <w:r w:rsidR="00954550" w:rsidRPr="00ED7882">
        <w:t>+</w:t>
      </w:r>
      <w:r w:rsidR="006A4411">
        <w:t>велпатасвира</w:t>
      </w:r>
      <w:r w:rsidRPr="00ED7882">
        <w:t xml:space="preserve"> обычно хорош</w:t>
      </w:r>
      <w:r w:rsidR="00954550" w:rsidRPr="00ED7882">
        <w:t>о переносится пациентами с вирусным гепатитом С</w:t>
      </w:r>
      <w:r w:rsidRPr="00ED7882">
        <w:t>, как при монотерапии, та</w:t>
      </w:r>
      <w:r w:rsidR="00954550" w:rsidRPr="00ED7882">
        <w:t>к и при комбинированной терапии с антиретровирусными препаратами</w:t>
      </w:r>
      <w:r w:rsidRPr="00ED7882">
        <w:t xml:space="preserve">. </w:t>
      </w:r>
    </w:p>
    <w:p w14:paraId="009D5B25" w14:textId="7AB3845D" w:rsidR="004B38EC" w:rsidRPr="007B6A1D" w:rsidRDefault="00295B15">
      <w:pPr>
        <w:spacing w:line="240" w:lineRule="auto"/>
        <w:ind w:firstLine="709"/>
        <w:contextualSpacing/>
        <w:rPr>
          <w:color w:val="FF0000"/>
        </w:rPr>
      </w:pPr>
      <w:r>
        <w:rPr>
          <w:rStyle w:val="rynqvb"/>
        </w:rPr>
        <w:t xml:space="preserve">При исследовании </w:t>
      </w:r>
      <w:r w:rsidR="006A4411">
        <w:rPr>
          <w:rStyle w:val="rynqvb"/>
        </w:rPr>
        <w:t>софосбувира+велпатасвира</w:t>
      </w:r>
      <w:r>
        <w:rPr>
          <w:rStyle w:val="rynqvb"/>
        </w:rPr>
        <w:t xml:space="preserve"> с рибавирином наиболее частые побочные реакции на комбинированную терапию </w:t>
      </w:r>
      <w:r w:rsidR="006A4411">
        <w:rPr>
          <w:rStyle w:val="rynqvb"/>
        </w:rPr>
        <w:t>софосбувир+велпатасвир</w:t>
      </w:r>
      <w:r>
        <w:rPr>
          <w:rStyle w:val="rynqvb"/>
        </w:rPr>
        <w:t>+рибавирин соответствовали известному профилю безопасности препарата рибавирин.</w:t>
      </w:r>
    </w:p>
    <w:p w14:paraId="6950C284" w14:textId="1A273225" w:rsidR="004B38EC" w:rsidDel="00971371" w:rsidRDefault="006F6E54" w:rsidP="00971371">
      <w:pPr>
        <w:spacing w:line="240" w:lineRule="auto"/>
        <w:ind w:firstLine="709"/>
        <w:contextualSpacing/>
        <w:rPr>
          <w:del w:id="3248" w:author="Абрамова Анна Андреевна" w:date="2024-05-16T00:38:00Z"/>
        </w:rPr>
      </w:pPr>
      <w:r w:rsidRPr="006F6E54">
        <w:t xml:space="preserve">На сегодняшний день </w:t>
      </w:r>
      <w:r w:rsidR="006A4411">
        <w:t>софосбувир</w:t>
      </w:r>
      <w:r w:rsidRPr="006F6E54">
        <w:t>+</w:t>
      </w:r>
      <w:r w:rsidR="006A4411">
        <w:t>велпатасвир</w:t>
      </w:r>
      <w:r w:rsidR="00557E34" w:rsidRPr="006F6E54">
        <w:t xml:space="preserve"> является препаратом в доказанной эффективности и подтверждённым профилем безопасности. В клинической практик</w:t>
      </w:r>
      <w:r w:rsidRPr="006F6E54">
        <w:t xml:space="preserve">е его применяют уже более </w:t>
      </w:r>
      <w:r w:rsidR="006A4411">
        <w:t>восьми</w:t>
      </w:r>
      <w:r w:rsidR="00557E34" w:rsidRPr="006F6E54">
        <w:t xml:space="preserve"> лет.</w:t>
      </w:r>
    </w:p>
    <w:p w14:paraId="21747BA0" w14:textId="77777777" w:rsidR="00971371" w:rsidRPr="006F6E54" w:rsidRDefault="00971371">
      <w:pPr>
        <w:spacing w:line="240" w:lineRule="auto"/>
        <w:ind w:firstLine="709"/>
        <w:contextualSpacing/>
        <w:rPr>
          <w:ins w:id="3249" w:author="Абрамова Анна Андреевна" w:date="2024-05-16T00:38:00Z"/>
        </w:rPr>
      </w:pPr>
    </w:p>
    <w:p w14:paraId="5FB14CCC" w14:textId="77777777" w:rsidR="004B38EC" w:rsidRPr="0092765E" w:rsidRDefault="004B38EC" w:rsidP="00971371">
      <w:pPr>
        <w:spacing w:line="240" w:lineRule="auto"/>
        <w:ind w:firstLine="709"/>
        <w:contextualSpacing/>
      </w:pPr>
    </w:p>
    <w:p w14:paraId="2FDC1AE8" w14:textId="61621881" w:rsidR="004B38EC" w:rsidRPr="00D82CBB" w:rsidRDefault="00915C33" w:rsidP="005E1A9C">
      <w:pPr>
        <w:spacing w:line="240" w:lineRule="auto"/>
        <w:contextualSpacing/>
        <w:rPr>
          <w:b/>
        </w:rPr>
      </w:pPr>
      <w:r>
        <w:rPr>
          <w:b/>
        </w:rPr>
        <w:t>Оценка пользы</w:t>
      </w:r>
    </w:p>
    <w:p w14:paraId="640BC4BC" w14:textId="77777777" w:rsidR="00C33B0F" w:rsidRDefault="00C33B0F">
      <w:pPr>
        <w:spacing w:after="0" w:line="240" w:lineRule="auto"/>
        <w:ind w:firstLine="709"/>
        <w:contextualSpacing/>
      </w:pPr>
    </w:p>
    <w:p w14:paraId="2FED1D42" w14:textId="66948BD2" w:rsidR="00A72CBF" w:rsidRDefault="00A72CBF">
      <w:pPr>
        <w:spacing w:after="0" w:line="240" w:lineRule="auto"/>
        <w:ind w:firstLine="709"/>
        <w:contextualSpacing/>
        <w:rPr>
          <w:rFonts w:eastAsia="Calibri"/>
        </w:rPr>
      </w:pPr>
      <w:r w:rsidRPr="0092765E">
        <w:t>Медицинской пользы от участия в исследовании для участников (здоровых добровольцев) не ожидается, за исключением подробного медицинского обследования.</w:t>
      </w:r>
      <w:r w:rsidR="00915C33">
        <w:rPr>
          <w:rFonts w:eastAsia="Calibri"/>
        </w:rPr>
        <w:t xml:space="preserve"> </w:t>
      </w:r>
    </w:p>
    <w:p w14:paraId="6BC4F730" w14:textId="77777777" w:rsidR="00C33B0F" w:rsidDel="00C4139E" w:rsidRDefault="00C33B0F" w:rsidP="005E1A9C">
      <w:pPr>
        <w:pStyle w:val="NormalWeb"/>
        <w:shd w:val="clear" w:color="auto" w:fill="FFFFFF"/>
        <w:spacing w:before="0" w:beforeAutospacing="0" w:after="0" w:afterAutospacing="0"/>
        <w:contextualSpacing/>
        <w:jc w:val="both"/>
        <w:rPr>
          <w:del w:id="3250" w:author="Абрамова Анна Андреевна" w:date="2024-05-17T15:17:00Z"/>
          <w:b/>
        </w:rPr>
      </w:pPr>
    </w:p>
    <w:p w14:paraId="298388C4" w14:textId="77777777" w:rsidR="00C4139E" w:rsidRDefault="00C4139E">
      <w:pPr>
        <w:spacing w:after="0" w:line="240" w:lineRule="auto"/>
        <w:ind w:firstLine="709"/>
        <w:contextualSpacing/>
        <w:rPr>
          <w:ins w:id="3251" w:author="Абрамова Анна Андреевна" w:date="2024-05-17T15:17:00Z"/>
          <w:rFonts w:eastAsia="Times New Roman"/>
          <w:b/>
          <w:lang w:eastAsia="ru-RU"/>
        </w:rPr>
      </w:pPr>
    </w:p>
    <w:p w14:paraId="707FEE7D" w14:textId="77777777" w:rsidR="00C4139E" w:rsidRDefault="00C4139E">
      <w:pPr>
        <w:spacing w:after="0" w:line="240" w:lineRule="auto"/>
        <w:ind w:firstLine="709"/>
        <w:contextualSpacing/>
        <w:rPr>
          <w:ins w:id="3252" w:author="Абрамова Анна Андреевна" w:date="2024-05-17T15:17:00Z"/>
          <w:rFonts w:eastAsia="Times New Roman"/>
          <w:b/>
          <w:lang w:eastAsia="ru-RU"/>
        </w:rPr>
      </w:pPr>
    </w:p>
    <w:p w14:paraId="18A49C16" w14:textId="77777777" w:rsidR="00C4139E" w:rsidRPr="00915C33" w:rsidRDefault="00C4139E">
      <w:pPr>
        <w:spacing w:after="0" w:line="240" w:lineRule="auto"/>
        <w:ind w:firstLine="709"/>
        <w:contextualSpacing/>
        <w:rPr>
          <w:ins w:id="3253" w:author="Абрамова Анна Андреевна" w:date="2024-05-17T15:17:00Z"/>
          <w:rFonts w:eastAsia="Calibri"/>
        </w:rPr>
      </w:pPr>
    </w:p>
    <w:p w14:paraId="35113295" w14:textId="67D5D83A" w:rsidR="00A72CBF" w:rsidRPr="0092765E" w:rsidRDefault="00A72CBF" w:rsidP="005E1A9C">
      <w:pPr>
        <w:pStyle w:val="NormalWeb"/>
        <w:shd w:val="clear" w:color="auto" w:fill="FFFFFF"/>
        <w:spacing w:before="0" w:beforeAutospacing="0" w:after="0" w:afterAutospacing="0"/>
        <w:contextualSpacing/>
        <w:jc w:val="both"/>
        <w:rPr>
          <w:b/>
        </w:rPr>
      </w:pPr>
      <w:r w:rsidRPr="0092765E">
        <w:rPr>
          <w:b/>
        </w:rPr>
        <w:lastRenderedPageBreak/>
        <w:t>Оценка риска</w:t>
      </w:r>
    </w:p>
    <w:p w14:paraId="66E44A64" w14:textId="77777777" w:rsidR="00C33B0F" w:rsidRDefault="00C33B0F">
      <w:pPr>
        <w:spacing w:after="0" w:line="240" w:lineRule="auto"/>
        <w:ind w:firstLine="709"/>
        <w:contextualSpacing/>
        <w:rPr>
          <w:lang w:eastAsia="ru-RU"/>
        </w:rPr>
      </w:pPr>
      <w:bookmarkStart w:id="3254" w:name="_Hlk484365438"/>
      <w:bookmarkStart w:id="3255" w:name="_Hlk484354093"/>
      <w:bookmarkStart w:id="3256" w:name="_Hlk484365465"/>
    </w:p>
    <w:p w14:paraId="26CD5658" w14:textId="2912F2DD" w:rsidR="00582B75" w:rsidRDefault="00BE3C9F">
      <w:pPr>
        <w:spacing w:after="0" w:line="240" w:lineRule="auto"/>
        <w:ind w:firstLine="709"/>
        <w:contextualSpacing/>
        <w:rPr>
          <w:lang w:eastAsia="ru-RU"/>
        </w:rPr>
      </w:pPr>
      <w:r w:rsidRPr="0092765E">
        <w:rPr>
          <w:lang w:eastAsia="ru-RU"/>
        </w:rPr>
        <w:t xml:space="preserve">Риск применения испытуемого препарата </w:t>
      </w:r>
      <w:r w:rsidR="00D82CBB" w:rsidRPr="00D82CBB">
        <w:rPr>
          <w:lang w:val="en-US"/>
        </w:rPr>
        <w:t>PT</w:t>
      </w:r>
      <w:r w:rsidR="00D82CBB" w:rsidRPr="00D82CBB">
        <w:t>-</w:t>
      </w:r>
      <w:r w:rsidR="00D82CBB" w:rsidRPr="00D82CBB">
        <w:rPr>
          <w:lang w:val="en-US"/>
        </w:rPr>
        <w:t>SOVE</w:t>
      </w:r>
      <w:r w:rsidRPr="0092765E">
        <w:rPr>
          <w:lang w:eastAsia="ru-RU"/>
        </w:rPr>
        <w:t xml:space="preserve">, как </w:t>
      </w:r>
      <w:r w:rsidR="00F25593">
        <w:rPr>
          <w:lang w:eastAsia="ru-RU"/>
        </w:rPr>
        <w:t xml:space="preserve">и оригинального препарата </w:t>
      </w:r>
      <w:r w:rsidR="00D82CBB" w:rsidRPr="00D82CBB">
        <w:rPr>
          <w:lang w:eastAsia="ru-RU"/>
        </w:rPr>
        <w:t>Эпклюза</w:t>
      </w:r>
      <w:r w:rsidRPr="0092765E">
        <w:rPr>
          <w:vertAlign w:val="superscript"/>
          <w:lang w:eastAsia="ru-RU"/>
        </w:rPr>
        <w:t>®</w:t>
      </w:r>
      <w:r w:rsidRPr="0092765E">
        <w:rPr>
          <w:lang w:eastAsia="ru-RU"/>
        </w:rPr>
        <w:t>, ассоциирован, прежде всего, с перечисленными ниже реакциями (информация собрана на основании данных литератур</w:t>
      </w:r>
      <w:r w:rsidRPr="0092765E">
        <w:rPr>
          <w:rStyle w:val="FootnoteReference"/>
          <w:lang w:eastAsia="ru-RU"/>
        </w:rPr>
        <w:footnoteReference w:id="1"/>
      </w:r>
      <w:r w:rsidRPr="0092765E">
        <w:rPr>
          <w:lang w:eastAsia="ru-RU"/>
        </w:rPr>
        <w:t>, в которых представлены результаты клинических исследований при</w:t>
      </w:r>
      <w:r w:rsidR="00F25593">
        <w:rPr>
          <w:lang w:eastAsia="ru-RU"/>
        </w:rPr>
        <w:t xml:space="preserve">менения препаратов </w:t>
      </w:r>
      <w:r w:rsidR="00D82CBB" w:rsidRPr="00D82CBB">
        <w:rPr>
          <w:lang w:eastAsia="ru-RU"/>
        </w:rPr>
        <w:t>с</w:t>
      </w:r>
      <w:r w:rsidR="00D82CBB">
        <w:rPr>
          <w:lang w:eastAsia="ru-RU"/>
        </w:rPr>
        <w:t>офосбувира</w:t>
      </w:r>
      <w:r w:rsidR="00F25593">
        <w:rPr>
          <w:lang w:eastAsia="ru-RU"/>
        </w:rPr>
        <w:t>+</w:t>
      </w:r>
      <w:r w:rsidR="00D82CBB">
        <w:rPr>
          <w:lang w:eastAsia="ru-RU"/>
        </w:rPr>
        <w:t>велпатасвира</w:t>
      </w:r>
      <w:r w:rsidRPr="0092765E">
        <w:rPr>
          <w:lang w:eastAsia="ru-RU"/>
        </w:rPr>
        <w:t xml:space="preserve"> у пациентов в монотреапии и при по</w:t>
      </w:r>
      <w:r w:rsidR="00110209">
        <w:rPr>
          <w:lang w:eastAsia="ru-RU"/>
        </w:rPr>
        <w:t xml:space="preserve">стрегистрационном наблюдении). </w:t>
      </w:r>
    </w:p>
    <w:p w14:paraId="6579251B" w14:textId="6CF1254C" w:rsidR="00582B75" w:rsidRPr="005E5356" w:rsidRDefault="002550FC">
      <w:pPr>
        <w:shd w:val="clear" w:color="auto" w:fill="FFFFFF"/>
        <w:spacing w:after="0" w:line="240" w:lineRule="auto"/>
        <w:ind w:firstLine="708"/>
        <w:contextualSpacing/>
        <w:rPr>
          <w:rFonts w:eastAsia="Times New Roman"/>
          <w:lang w:eastAsia="ru-RU"/>
        </w:rPr>
      </w:pPr>
      <w:r>
        <w:rPr>
          <w:rStyle w:val="rynqvb"/>
        </w:rPr>
        <w:t>Нежелательные явления</w:t>
      </w:r>
      <w:r w:rsidR="00582B75" w:rsidRPr="005E5356">
        <w:rPr>
          <w:rStyle w:val="rynqvb"/>
        </w:rPr>
        <w:t xml:space="preserve"> перечислены </w:t>
      </w:r>
      <w:r w:rsidR="00582B75" w:rsidRPr="00A44D4D">
        <w:rPr>
          <w:rStyle w:val="rynqvb"/>
        </w:rPr>
        <w:t>ниже</w:t>
      </w:r>
      <w:r w:rsidRPr="00A44D4D">
        <w:rPr>
          <w:rStyle w:val="rynqvb"/>
        </w:rPr>
        <w:t xml:space="preserve"> (Таблица 5-1)</w:t>
      </w:r>
      <w:r w:rsidR="00582B75" w:rsidRPr="005E5356">
        <w:rPr>
          <w:rStyle w:val="rynqvb"/>
        </w:rPr>
        <w:t xml:space="preserve"> по </w:t>
      </w:r>
      <w:r w:rsidR="00110209">
        <w:rPr>
          <w:rStyle w:val="rynqvb"/>
        </w:rPr>
        <w:t xml:space="preserve">системно-органным классам </w:t>
      </w:r>
      <w:r w:rsidR="00582B75" w:rsidRPr="005E5356">
        <w:rPr>
          <w:rStyle w:val="rynqvb"/>
        </w:rPr>
        <w:t>и частоте их возникновения.</w:t>
      </w:r>
      <w:r w:rsidR="00582B75" w:rsidRPr="005E5356">
        <w:rPr>
          <w:rStyle w:val="hwtze"/>
        </w:rPr>
        <w:t xml:space="preserve"> </w:t>
      </w:r>
      <w:r w:rsidR="00110209">
        <w:rPr>
          <w:rStyle w:val="rynqvb"/>
        </w:rPr>
        <w:t>Частоты определены</w:t>
      </w:r>
      <w:r w:rsidR="00582B75" w:rsidRPr="005E5356">
        <w:rPr>
          <w:rStyle w:val="rynqvb"/>
        </w:rPr>
        <w:t xml:space="preserve"> следующим образом: очень часто (≥ 1/10), часто (от ≥ 1/100 до &lt;1/10), нечасто (от ≥ 1/1000 до &lt; 1/100), редко (от ≥ 1/10 000 до &lt; 1/1 000) или очень редко (&lt; 1/10 000).</w:t>
      </w:r>
    </w:p>
    <w:p w14:paraId="739175F7" w14:textId="77777777" w:rsidR="00582B75" w:rsidRDefault="00582B75">
      <w:pPr>
        <w:shd w:val="clear" w:color="auto" w:fill="FFFFFF"/>
        <w:spacing w:after="0" w:line="240" w:lineRule="auto"/>
        <w:contextualSpacing/>
        <w:rPr>
          <w:rFonts w:eastAsia="Times New Roman"/>
          <w:color w:val="FF0000"/>
          <w:lang w:eastAsia="ru-RU"/>
        </w:rPr>
      </w:pPr>
    </w:p>
    <w:p w14:paraId="2E6779EB" w14:textId="13E59C51" w:rsidR="00582B75" w:rsidRPr="009D6C75" w:rsidRDefault="00582B75" w:rsidP="005E739A">
      <w:pPr>
        <w:pStyle w:val="NormalWeb"/>
        <w:shd w:val="clear" w:color="auto" w:fill="FFFFFF"/>
        <w:spacing w:before="0" w:beforeAutospacing="0" w:after="0" w:afterAutospacing="0"/>
        <w:contextualSpacing/>
        <w:jc w:val="both"/>
      </w:pPr>
      <w:r w:rsidRPr="0092765E">
        <w:rPr>
          <w:b/>
          <w:bCs/>
        </w:rPr>
        <w:t xml:space="preserve">Таблица </w:t>
      </w:r>
      <w:r w:rsidRPr="002E23E0">
        <w:rPr>
          <w:b/>
        </w:rPr>
        <w:t>5</w:t>
      </w:r>
      <w:r w:rsidRPr="0092765E">
        <w:rPr>
          <w:b/>
        </w:rPr>
        <w:t>-</w:t>
      </w:r>
      <w:r w:rsidRPr="002E23E0">
        <w:rPr>
          <w:b/>
        </w:rPr>
        <w:t>1</w:t>
      </w:r>
      <w:r w:rsidRPr="0092765E">
        <w:rPr>
          <w:b/>
          <w:bCs/>
        </w:rPr>
        <w:t xml:space="preserve">. </w:t>
      </w:r>
      <w:r w:rsidRPr="0092765E">
        <w:t>Частота нежелательных явлений, выявленных в плацебо-контролируемых клиниче</w:t>
      </w:r>
      <w:r>
        <w:t xml:space="preserve">ских исследованиях </w:t>
      </w:r>
      <w:r w:rsidR="00D82CBB">
        <w:t>софосбувира</w:t>
      </w:r>
      <w:r>
        <w:t>а+</w:t>
      </w:r>
      <w:r w:rsidR="00D82CBB">
        <w:t>велпатасвира</w:t>
      </w:r>
      <w:r w:rsidRPr="0092765E">
        <w:t xml:space="preserve"> в монотерапии и при </w:t>
      </w:r>
      <w:r w:rsidR="009D6C75">
        <w:t>пострегистрационном наблюдении.</w:t>
      </w:r>
    </w:p>
    <w:tbl>
      <w:tblPr>
        <w:tblStyle w:val="TableGrid"/>
        <w:tblW w:w="0" w:type="auto"/>
        <w:tblLook w:val="04A0" w:firstRow="1" w:lastRow="0" w:firstColumn="1" w:lastColumn="0" w:noHBand="0" w:noVBand="1"/>
      </w:tblPr>
      <w:tblGrid>
        <w:gridCol w:w="4671"/>
        <w:gridCol w:w="4673"/>
      </w:tblGrid>
      <w:tr w:rsidR="00D82CBB" w:rsidRPr="00336B6A" w14:paraId="42787CD7" w14:textId="77777777" w:rsidTr="000B382D">
        <w:trPr>
          <w:trHeight w:val="547"/>
          <w:tblHeader/>
        </w:trPr>
        <w:tc>
          <w:tcPr>
            <w:tcW w:w="4672" w:type="dxa"/>
            <w:shd w:val="clear" w:color="auto" w:fill="D9D9D9" w:themeFill="background1" w:themeFillShade="D9"/>
            <w:vAlign w:val="center"/>
          </w:tcPr>
          <w:p w14:paraId="4390CD2D" w14:textId="77777777" w:rsidR="00D82CBB" w:rsidRPr="00336B6A" w:rsidRDefault="00D82CBB" w:rsidP="000B382D">
            <w:pPr>
              <w:jc w:val="center"/>
              <w:rPr>
                <w:b/>
              </w:rPr>
            </w:pPr>
            <w:r w:rsidRPr="00336B6A">
              <w:rPr>
                <w:rStyle w:val="rynqvb"/>
                <w:b/>
              </w:rPr>
              <w:t>Частота</w:t>
            </w:r>
          </w:p>
        </w:tc>
        <w:tc>
          <w:tcPr>
            <w:tcW w:w="4673" w:type="dxa"/>
            <w:shd w:val="clear" w:color="auto" w:fill="D9D9D9" w:themeFill="background1" w:themeFillShade="D9"/>
            <w:vAlign w:val="center"/>
          </w:tcPr>
          <w:p w14:paraId="251C1C5A" w14:textId="77777777" w:rsidR="00D82CBB" w:rsidRPr="00336B6A" w:rsidRDefault="00D82CBB" w:rsidP="000B382D">
            <w:pPr>
              <w:jc w:val="center"/>
              <w:rPr>
                <w:b/>
              </w:rPr>
            </w:pPr>
            <w:r w:rsidRPr="00336B6A">
              <w:rPr>
                <w:rStyle w:val="rynqvb"/>
                <w:b/>
              </w:rPr>
              <w:t>Побочные реакции</w:t>
            </w:r>
          </w:p>
        </w:tc>
      </w:tr>
      <w:tr w:rsidR="00D82CBB" w:rsidRPr="00336B6A" w14:paraId="5321BFC0" w14:textId="77777777" w:rsidTr="000B382D">
        <w:tc>
          <w:tcPr>
            <w:tcW w:w="9345" w:type="dxa"/>
            <w:gridSpan w:val="2"/>
          </w:tcPr>
          <w:p w14:paraId="235A1D46" w14:textId="77777777" w:rsidR="00D82CBB" w:rsidRPr="00336B6A" w:rsidRDefault="00D82CBB" w:rsidP="000B382D">
            <w:pPr>
              <w:rPr>
                <w:i/>
              </w:rPr>
            </w:pPr>
            <w:r w:rsidRPr="0014520C">
              <w:rPr>
                <w:i/>
              </w:rPr>
              <w:t>Со стороны кожи и подкожных тканей</w:t>
            </w:r>
          </w:p>
        </w:tc>
      </w:tr>
      <w:tr w:rsidR="00D82CBB" w:rsidRPr="00336B6A" w14:paraId="6A8B8CF2" w14:textId="77777777" w:rsidTr="000B382D">
        <w:tc>
          <w:tcPr>
            <w:tcW w:w="4672" w:type="dxa"/>
          </w:tcPr>
          <w:p w14:paraId="50C600DD" w14:textId="77777777" w:rsidR="00D82CBB" w:rsidRPr="00336B6A" w:rsidRDefault="00D82CBB" w:rsidP="000B382D">
            <w:r>
              <w:rPr>
                <w:rStyle w:val="rynqvb"/>
              </w:rPr>
              <w:t>часто</w:t>
            </w:r>
          </w:p>
        </w:tc>
        <w:tc>
          <w:tcPr>
            <w:tcW w:w="4673" w:type="dxa"/>
          </w:tcPr>
          <w:p w14:paraId="571C0F80" w14:textId="3F41941D" w:rsidR="00D82CBB" w:rsidRPr="0014520C" w:rsidRDefault="00971371" w:rsidP="000B382D">
            <w:ins w:id="3257" w:author="Абрамова Анна Андреевна" w:date="2024-05-16T00:38:00Z">
              <w:r>
                <w:rPr>
                  <w:rStyle w:val="rynqvb"/>
                </w:rPr>
                <w:t>с</w:t>
              </w:r>
            </w:ins>
            <w:del w:id="3258" w:author="Абрамова Анна Андреевна" w:date="2024-05-16T00:38:00Z">
              <w:r w:rsidDel="00971371">
                <w:rPr>
                  <w:rStyle w:val="rynqvb"/>
                </w:rPr>
                <w:delText>С</w:delText>
              </w:r>
            </w:del>
            <w:r w:rsidR="00D82CBB">
              <w:rPr>
                <w:rStyle w:val="rynqvb"/>
              </w:rPr>
              <w:t>ыпь</w:t>
            </w:r>
            <w:ins w:id="3259" w:author="Абрамова Анна Андреевна" w:date="2024-05-16T00:38:00Z">
              <w:r>
                <w:rPr>
                  <w:rStyle w:val="rynqvb"/>
                  <w:vertAlign w:val="superscript"/>
                </w:rPr>
                <w:t>*</w:t>
              </w:r>
            </w:ins>
            <w:del w:id="3260" w:author="Абрамова Анна Андреевна" w:date="2024-05-16T00:38:00Z">
              <w:r w:rsidR="00D82CBB" w:rsidRPr="001B5BB6" w:rsidDel="00971371">
                <w:rPr>
                  <w:rStyle w:val="rynqvb"/>
                  <w:vertAlign w:val="superscript"/>
                </w:rPr>
                <w:delText>1</w:delText>
              </w:r>
            </w:del>
          </w:p>
        </w:tc>
      </w:tr>
      <w:tr w:rsidR="00D82CBB" w:rsidRPr="00336B6A" w14:paraId="27053BF4" w14:textId="77777777" w:rsidTr="000B382D">
        <w:tc>
          <w:tcPr>
            <w:tcW w:w="4672" w:type="dxa"/>
          </w:tcPr>
          <w:p w14:paraId="06AB0BE4" w14:textId="77777777" w:rsidR="00D82CBB" w:rsidRPr="00336B6A" w:rsidRDefault="00D82CBB" w:rsidP="000B382D">
            <w:pPr>
              <w:rPr>
                <w:rStyle w:val="rynqvb"/>
                <w:rFonts w:eastAsia="MS Mincho"/>
              </w:rPr>
            </w:pPr>
            <w:r>
              <w:rPr>
                <w:rStyle w:val="rynqvb"/>
              </w:rPr>
              <w:t>нечасто</w:t>
            </w:r>
          </w:p>
        </w:tc>
        <w:tc>
          <w:tcPr>
            <w:tcW w:w="4673" w:type="dxa"/>
          </w:tcPr>
          <w:p w14:paraId="6AF3D37C" w14:textId="094AB12D" w:rsidR="00D82CBB" w:rsidRPr="00336B6A" w:rsidRDefault="00D82CBB" w:rsidP="000B382D">
            <w:pPr>
              <w:rPr>
                <w:rStyle w:val="rynqvb"/>
                <w:rFonts w:eastAsia="MS Mincho"/>
              </w:rPr>
            </w:pPr>
            <w:r w:rsidRPr="0014520C">
              <w:rPr>
                <w:rStyle w:val="rynqvb"/>
              </w:rPr>
              <w:t>ангионевротический отек</w:t>
            </w:r>
            <w:ins w:id="3261" w:author="Абрамова Анна Андреевна" w:date="2024-05-16T00:38:00Z">
              <w:r w:rsidR="00971371">
                <w:rPr>
                  <w:rStyle w:val="rynqvb"/>
                  <w:vertAlign w:val="superscript"/>
                </w:rPr>
                <w:t>*</w:t>
              </w:r>
            </w:ins>
            <w:del w:id="3262" w:author="Абрамова Анна Андреевна" w:date="2024-05-16T00:38:00Z">
              <w:r w:rsidRPr="001B5BB6" w:rsidDel="00971371">
                <w:rPr>
                  <w:rStyle w:val="rynqvb"/>
                  <w:vertAlign w:val="superscript"/>
                </w:rPr>
                <w:delText>1</w:delText>
              </w:r>
            </w:del>
          </w:p>
        </w:tc>
      </w:tr>
      <w:tr w:rsidR="00D82CBB" w:rsidRPr="00336B6A" w14:paraId="3A2E91EE" w14:textId="77777777" w:rsidTr="000B382D">
        <w:tc>
          <w:tcPr>
            <w:tcW w:w="9345" w:type="dxa"/>
            <w:gridSpan w:val="2"/>
          </w:tcPr>
          <w:p w14:paraId="0ED9B584" w14:textId="77777777" w:rsidR="00D82CBB" w:rsidRPr="00350D57" w:rsidRDefault="00D82CBB" w:rsidP="000B382D">
            <w:pPr>
              <w:rPr>
                <w:rStyle w:val="rynqvb"/>
                <w:rFonts w:eastAsia="MS Mincho"/>
                <w:b/>
                <w:bCs/>
                <w:sz w:val="20"/>
                <w:szCs w:val="20"/>
                <w:rPrChange w:id="3263" w:author="Абрамова Анна Андреевна" w:date="2024-05-15T00:53:00Z">
                  <w:rPr>
                    <w:rStyle w:val="rynqvb"/>
                    <w:rFonts w:eastAsia="MS Mincho"/>
                    <w:sz w:val="20"/>
                    <w:szCs w:val="20"/>
                  </w:rPr>
                </w:rPrChange>
              </w:rPr>
            </w:pPr>
            <w:r w:rsidRPr="00350D57">
              <w:rPr>
                <w:rStyle w:val="rynqvb"/>
                <w:b/>
                <w:bCs/>
                <w:sz w:val="20"/>
                <w:szCs w:val="20"/>
                <w:rPrChange w:id="3264" w:author="Абрамова Анна Андреевна" w:date="2024-05-15T00:53:00Z">
                  <w:rPr>
                    <w:rStyle w:val="rynqvb"/>
                    <w:sz w:val="20"/>
                    <w:szCs w:val="20"/>
                  </w:rPr>
                </w:rPrChange>
              </w:rPr>
              <w:t>Примечания:</w:t>
            </w:r>
          </w:p>
          <w:p w14:paraId="5115536E" w14:textId="404F0153" w:rsidR="00D82CBB" w:rsidRPr="00336B6A" w:rsidRDefault="00971371" w:rsidP="00971371">
            <w:pPr>
              <w:rPr>
                <w:rStyle w:val="rynqvb"/>
                <w:rFonts w:eastAsia="MS Mincho"/>
              </w:rPr>
            </w:pPr>
            <w:ins w:id="3265" w:author="Абрамова Анна Андреевна" w:date="2024-05-16T00:38:00Z">
              <w:r>
                <w:rPr>
                  <w:rStyle w:val="rynqvb"/>
                  <w:rFonts w:eastAsia="MS Mincho"/>
                  <w:sz w:val="20"/>
                  <w:szCs w:val="20"/>
                </w:rPr>
                <w:t>*</w:t>
              </w:r>
            </w:ins>
            <w:del w:id="3266" w:author="Абрамова Анна Андреевна" w:date="2024-05-16T00:38:00Z">
              <w:r w:rsidR="00B86B6E" w:rsidRPr="00971371" w:rsidDel="00971371">
                <w:rPr>
                  <w:rStyle w:val="rynqvb"/>
                  <w:rFonts w:eastAsia="MS Mincho"/>
                  <w:sz w:val="20"/>
                  <w:szCs w:val="20"/>
                </w:rPr>
                <w:delText>1.</w:delText>
              </w:r>
            </w:del>
            <w:r w:rsidR="00D82CBB" w:rsidRPr="00971371">
              <w:rPr>
                <w:rStyle w:val="rynqvb"/>
                <w:rFonts w:eastAsia="MS Mincho"/>
                <w:sz w:val="20"/>
                <w:szCs w:val="20"/>
              </w:rPr>
              <w:t>Нежелательная реакция, определенная в рамках пострегистрационного применения препарата, содержащего велпатасвир/софосбувир.</w:t>
            </w:r>
          </w:p>
        </w:tc>
      </w:tr>
    </w:tbl>
    <w:p w14:paraId="171582D7" w14:textId="77777777" w:rsidR="00D82CBB" w:rsidRDefault="00D82CBB" w:rsidP="00D82CBB">
      <w:pPr>
        <w:spacing w:after="0" w:line="240" w:lineRule="auto"/>
        <w:contextualSpacing/>
      </w:pPr>
    </w:p>
    <w:p w14:paraId="4C154533" w14:textId="4D5BD09D" w:rsidR="00582B75" w:rsidRDefault="00F362EA" w:rsidP="00D82CBB">
      <w:pPr>
        <w:spacing w:after="0" w:line="240" w:lineRule="auto"/>
        <w:ind w:firstLine="708"/>
        <w:contextualSpacing/>
      </w:pPr>
      <w:r>
        <w:rPr>
          <w:lang w:eastAsia="ru-RU"/>
        </w:rPr>
        <w:t xml:space="preserve">Случаев прекращения участия в </w:t>
      </w:r>
      <w:r w:rsidR="00A44D4D">
        <w:rPr>
          <w:lang w:eastAsia="ru-RU"/>
        </w:rPr>
        <w:t>клинических исследованиях</w:t>
      </w:r>
      <w:r>
        <w:rPr>
          <w:lang w:eastAsia="ru-RU"/>
        </w:rPr>
        <w:t xml:space="preserve"> здоровыми добровольцами по причине ра</w:t>
      </w:r>
      <w:r w:rsidR="00C71FE9">
        <w:rPr>
          <w:lang w:eastAsia="ru-RU"/>
        </w:rPr>
        <w:t xml:space="preserve">звития НЯ при приеме </w:t>
      </w:r>
      <w:r w:rsidR="00D82CBB">
        <w:rPr>
          <w:lang w:eastAsia="ru-RU"/>
        </w:rPr>
        <w:t>софосбувира</w:t>
      </w:r>
      <w:r w:rsidR="00C71FE9">
        <w:rPr>
          <w:lang w:eastAsia="ru-RU"/>
        </w:rPr>
        <w:t>+</w:t>
      </w:r>
      <w:r w:rsidR="00D82CBB">
        <w:rPr>
          <w:lang w:eastAsia="ru-RU"/>
        </w:rPr>
        <w:t>велпатасвира</w:t>
      </w:r>
      <w:r>
        <w:rPr>
          <w:lang w:eastAsia="ru-RU"/>
        </w:rPr>
        <w:t xml:space="preserve"> не отмечено.</w:t>
      </w:r>
    </w:p>
    <w:p w14:paraId="2E86EDFA" w14:textId="36CE48B5" w:rsidR="00BE3C9F" w:rsidRPr="009D6C75" w:rsidRDefault="00BE3C9F">
      <w:pPr>
        <w:spacing w:after="0" w:line="240" w:lineRule="auto"/>
        <w:ind w:firstLine="709"/>
        <w:contextualSpacing/>
        <w:rPr>
          <w:iCs/>
        </w:rPr>
      </w:pPr>
      <w:r w:rsidRPr="009D6C75">
        <w:rPr>
          <w:iCs/>
        </w:rPr>
        <w:t xml:space="preserve">В исследовании </w:t>
      </w:r>
      <w:r w:rsidR="005A252E" w:rsidRPr="009D6C75">
        <w:rPr>
          <w:iCs/>
        </w:rPr>
        <w:t xml:space="preserve">по протоколу </w:t>
      </w:r>
      <w:r w:rsidR="005A252E" w:rsidRPr="00D82CBB">
        <w:rPr>
          <w:iCs/>
          <w:highlight w:val="yellow"/>
        </w:rPr>
        <w:t>№</w:t>
      </w:r>
      <w:r w:rsidR="00D545DF" w:rsidRPr="00D82CBB">
        <w:rPr>
          <w:iCs/>
          <w:highlight w:val="yellow"/>
          <w:lang w:val="en-US"/>
        </w:rPr>
        <w:t>CJ</w:t>
      </w:r>
      <w:r w:rsidR="00D545DF" w:rsidRPr="00D82CBB">
        <w:rPr>
          <w:iCs/>
          <w:highlight w:val="yellow"/>
        </w:rPr>
        <w:t>051125282</w:t>
      </w:r>
      <w:r w:rsidR="005A252E" w:rsidRPr="009D6C75">
        <w:rPr>
          <w:iCs/>
        </w:rPr>
        <w:t xml:space="preserve"> </w:t>
      </w:r>
      <w:r w:rsidRPr="00D82CBB">
        <w:rPr>
          <w:iCs/>
          <w:highlight w:val="yellow"/>
        </w:rPr>
        <w:t>каждый доброволец п</w:t>
      </w:r>
      <w:r w:rsidR="00FD7D36" w:rsidRPr="00D82CBB">
        <w:rPr>
          <w:iCs/>
          <w:highlight w:val="yellow"/>
        </w:rPr>
        <w:t>олучит по 2 приема гразопревира+элбасвира</w:t>
      </w:r>
      <w:r w:rsidRPr="00D82CBB">
        <w:rPr>
          <w:iCs/>
          <w:highlight w:val="yellow"/>
        </w:rPr>
        <w:t xml:space="preserve"> в разовой дозе </w:t>
      </w:r>
      <w:r w:rsidR="00FD7D36" w:rsidRPr="00D82CBB">
        <w:rPr>
          <w:iCs/>
          <w:highlight w:val="yellow"/>
        </w:rPr>
        <w:t>100</w:t>
      </w:r>
      <w:r w:rsidR="005733DD" w:rsidRPr="00D82CBB">
        <w:rPr>
          <w:iCs/>
          <w:highlight w:val="yellow"/>
        </w:rPr>
        <w:t>мг</w:t>
      </w:r>
      <w:r w:rsidR="00FD7D36" w:rsidRPr="00D82CBB">
        <w:rPr>
          <w:iCs/>
          <w:highlight w:val="yellow"/>
        </w:rPr>
        <w:t>+</w:t>
      </w:r>
      <w:r w:rsidRPr="00D82CBB">
        <w:rPr>
          <w:iCs/>
          <w:highlight w:val="yellow"/>
        </w:rPr>
        <w:t>50 мг</w:t>
      </w:r>
      <w:r w:rsidRPr="009D6C75">
        <w:rPr>
          <w:iCs/>
        </w:rPr>
        <w:t xml:space="preserve">. </w:t>
      </w:r>
      <w:r w:rsidRPr="00D82CBB">
        <w:rPr>
          <w:iCs/>
          <w:highlight w:val="yellow"/>
        </w:rPr>
        <w:t xml:space="preserve">Каждый прием будет отделен от последующего отмывочным периодом в </w:t>
      </w:r>
      <w:r w:rsidR="00490A89" w:rsidRPr="00D82CBB">
        <w:rPr>
          <w:iCs/>
          <w:highlight w:val="yellow"/>
        </w:rPr>
        <w:t>14</w:t>
      </w:r>
      <w:r w:rsidRPr="00D82CBB">
        <w:rPr>
          <w:iCs/>
          <w:highlight w:val="yellow"/>
        </w:rPr>
        <w:t xml:space="preserve"> дней</w:t>
      </w:r>
      <w:r w:rsidRPr="009D6C75">
        <w:rPr>
          <w:iCs/>
        </w:rPr>
        <w:t>. Таким образом, наиболее вероятными в данном исследовании являются нежелательные реакции, наблюдавшиеся при однократном применении препарата здоровыми добровольцами. Отличия профиля безопасности у здоровых добровольцев и пациентов для препарата не описаны. Таким образом, предполагается, что нежелательные явления будут соответствовать пр</w:t>
      </w:r>
      <w:r w:rsidR="00FD7D36" w:rsidRPr="009D6C75">
        <w:rPr>
          <w:iCs/>
        </w:rPr>
        <w:t xml:space="preserve">офилю безопасности </w:t>
      </w:r>
      <w:r w:rsidR="00D30934">
        <w:rPr>
          <w:iCs/>
        </w:rPr>
        <w:t>софосбувира</w:t>
      </w:r>
      <w:r w:rsidR="00FD7D36" w:rsidRPr="009D6C75">
        <w:rPr>
          <w:iCs/>
        </w:rPr>
        <w:t>+</w:t>
      </w:r>
      <w:r w:rsidR="00D30934">
        <w:rPr>
          <w:iCs/>
        </w:rPr>
        <w:t>велпатасвира</w:t>
      </w:r>
      <w:r w:rsidRPr="009D6C75">
        <w:rPr>
          <w:iCs/>
        </w:rPr>
        <w:t xml:space="preserve"> и характеризоваться преимущественно легкой или умеренной степенью выраженности. </w:t>
      </w:r>
    </w:p>
    <w:p w14:paraId="42AAFE33" w14:textId="025A7FC6" w:rsidR="001D180F" w:rsidRPr="00CC3C6C" w:rsidRDefault="001D180F">
      <w:pPr>
        <w:spacing w:after="0" w:line="240" w:lineRule="auto"/>
        <w:ind w:firstLine="709"/>
        <w:rPr>
          <w:highlight w:val="yellow"/>
          <w:lang w:eastAsia="ru-RU"/>
        </w:rPr>
      </w:pPr>
      <w:r w:rsidRPr="00CC3C6C">
        <w:rPr>
          <w:highlight w:val="yellow"/>
          <w:lang w:eastAsia="ru-RU"/>
        </w:rPr>
        <w:t>В настоящем исследовании предусмотрено включение здоровых добровольцев как мужского, так и женского пола. Допустимость включения как мужчин, так и женщин подтверждается результатами ранее проводившихся исследований фармакокинетики и с участием здоровых добровольцев</w:t>
      </w:r>
      <w:r w:rsidR="0095410E" w:rsidRPr="00CC3C6C">
        <w:rPr>
          <w:highlight w:val="yellow"/>
          <w:lang w:eastAsia="ru-RU"/>
        </w:rPr>
        <w:t>.</w:t>
      </w:r>
      <w:r w:rsidRPr="00CC3C6C">
        <w:rPr>
          <w:highlight w:val="yellow"/>
          <w:vertAlign w:val="superscript"/>
        </w:rPr>
        <w:t xml:space="preserve"> </w:t>
      </w:r>
      <w:r w:rsidRPr="00CC3C6C">
        <w:rPr>
          <w:highlight w:val="yellow"/>
          <w:lang w:eastAsia="ru-RU"/>
        </w:rPr>
        <w:t>С целью обеспечения максимальной безопасно</w:t>
      </w:r>
      <w:r w:rsidR="00005878" w:rsidRPr="00CC3C6C">
        <w:rPr>
          <w:highlight w:val="yellow"/>
          <w:lang w:eastAsia="ru-RU"/>
        </w:rPr>
        <w:t xml:space="preserve">сти применения </w:t>
      </w:r>
      <w:r w:rsidR="00CC3C6C" w:rsidRPr="00CC3C6C">
        <w:rPr>
          <w:highlight w:val="yellow"/>
          <w:lang w:eastAsia="ru-RU"/>
        </w:rPr>
        <w:t>с</w:t>
      </w:r>
      <w:r w:rsidR="00CC3C6C">
        <w:rPr>
          <w:highlight w:val="yellow"/>
          <w:lang w:eastAsia="ru-RU"/>
        </w:rPr>
        <w:t>офосбувира</w:t>
      </w:r>
      <w:r w:rsidR="00005878" w:rsidRPr="00CC3C6C">
        <w:rPr>
          <w:highlight w:val="yellow"/>
          <w:lang w:eastAsia="ru-RU"/>
        </w:rPr>
        <w:t>+</w:t>
      </w:r>
      <w:r w:rsidR="00CC3C6C">
        <w:rPr>
          <w:highlight w:val="yellow"/>
          <w:lang w:eastAsia="ru-RU"/>
        </w:rPr>
        <w:t>велтапасвира</w:t>
      </w:r>
      <w:r w:rsidRPr="00CC3C6C">
        <w:rPr>
          <w:highlight w:val="yellow"/>
          <w:lang w:eastAsia="ru-RU"/>
        </w:rPr>
        <w:t xml:space="preserve"> у добровольцев женского пола, в рамках настоящего исследования будут учтены критерии, </w:t>
      </w:r>
      <w:r w:rsidR="009D6C75" w:rsidRPr="00CC3C6C">
        <w:rPr>
          <w:highlight w:val="yellow"/>
          <w:lang w:eastAsia="ru-RU"/>
        </w:rPr>
        <w:t xml:space="preserve">являющиеся основанием для рассмотрения соотношения «риск-польза» при назначении </w:t>
      </w:r>
      <w:r w:rsidR="00CC3C6C">
        <w:rPr>
          <w:highlight w:val="yellow"/>
          <w:lang w:eastAsia="ru-RU"/>
        </w:rPr>
        <w:t>софосбувира</w:t>
      </w:r>
      <w:r w:rsidR="009D6C75" w:rsidRPr="00CC3C6C">
        <w:rPr>
          <w:highlight w:val="yellow"/>
          <w:lang w:eastAsia="ru-RU"/>
        </w:rPr>
        <w:t>+</w:t>
      </w:r>
      <w:r w:rsidR="00CC3C6C">
        <w:rPr>
          <w:highlight w:val="yellow"/>
          <w:lang w:eastAsia="ru-RU"/>
        </w:rPr>
        <w:t>велтапасвира</w:t>
      </w:r>
      <w:r w:rsidR="009D6C75" w:rsidRPr="00CC3C6C">
        <w:rPr>
          <w:highlight w:val="yellow"/>
          <w:lang w:eastAsia="ru-RU"/>
        </w:rPr>
        <w:t xml:space="preserve"> у женщин, в частности лактация и беременность</w:t>
      </w:r>
      <w:r w:rsidRPr="00CC3C6C">
        <w:rPr>
          <w:highlight w:val="yellow"/>
          <w:lang w:eastAsia="ru-RU"/>
        </w:rPr>
        <w:t>. Для п</w:t>
      </w:r>
      <w:r w:rsidR="0012396D" w:rsidRPr="00CC3C6C">
        <w:rPr>
          <w:highlight w:val="yellow"/>
          <w:lang w:eastAsia="ru-RU"/>
        </w:rPr>
        <w:t xml:space="preserve">редотвращения приема </w:t>
      </w:r>
      <w:r w:rsidR="00CC3C6C">
        <w:rPr>
          <w:highlight w:val="yellow"/>
          <w:lang w:eastAsia="ru-RU"/>
        </w:rPr>
        <w:lastRenderedPageBreak/>
        <w:t>софосбувира</w:t>
      </w:r>
      <w:r w:rsidR="00CC3C6C" w:rsidRPr="00CC3C6C">
        <w:rPr>
          <w:highlight w:val="yellow"/>
          <w:lang w:eastAsia="ru-RU"/>
        </w:rPr>
        <w:t>+</w:t>
      </w:r>
      <w:r w:rsidR="00CC3C6C">
        <w:rPr>
          <w:highlight w:val="yellow"/>
          <w:lang w:eastAsia="ru-RU"/>
        </w:rPr>
        <w:t xml:space="preserve">велтапасвира </w:t>
      </w:r>
      <w:r w:rsidRPr="00CC3C6C">
        <w:rPr>
          <w:highlight w:val="yellow"/>
          <w:lang w:eastAsia="ru-RU"/>
        </w:rPr>
        <w:t>беременными женщинами, в исследовании предусмотрено проведение теста на беременность у женщин с сохраненным репродуктивным потенциалом на скрининге и пе</w:t>
      </w:r>
      <w:r w:rsidR="0012396D" w:rsidRPr="00CC3C6C">
        <w:rPr>
          <w:highlight w:val="yellow"/>
          <w:lang w:eastAsia="ru-RU"/>
        </w:rPr>
        <w:t xml:space="preserve">ред каждым приемом </w:t>
      </w:r>
      <w:r w:rsidR="00CC3C6C">
        <w:rPr>
          <w:highlight w:val="yellow"/>
          <w:lang w:eastAsia="ru-RU"/>
        </w:rPr>
        <w:t>софосбувира</w:t>
      </w:r>
      <w:r w:rsidR="00CC3C6C" w:rsidRPr="00CC3C6C">
        <w:rPr>
          <w:highlight w:val="yellow"/>
          <w:lang w:eastAsia="ru-RU"/>
        </w:rPr>
        <w:t>+</w:t>
      </w:r>
      <w:r w:rsidR="00CC3C6C">
        <w:rPr>
          <w:highlight w:val="yellow"/>
          <w:lang w:eastAsia="ru-RU"/>
        </w:rPr>
        <w:t>велтапасвира</w:t>
      </w:r>
      <w:r w:rsidRPr="00CC3C6C">
        <w:rPr>
          <w:highlight w:val="yellow"/>
          <w:lang w:eastAsia="ru-RU"/>
        </w:rPr>
        <w:t>.</w:t>
      </w:r>
    </w:p>
    <w:p w14:paraId="096456EE" w14:textId="2B9CD647" w:rsidR="00BE3C9F" w:rsidRPr="00CC3C6C" w:rsidRDefault="00BE3C9F">
      <w:pPr>
        <w:spacing w:after="0" w:line="240" w:lineRule="auto"/>
        <w:ind w:firstLine="709"/>
        <w:contextualSpacing/>
        <w:rPr>
          <w:iCs/>
          <w:highlight w:val="yellow"/>
        </w:rPr>
      </w:pPr>
      <w:r w:rsidRPr="00CC3C6C">
        <w:rPr>
          <w:iCs/>
          <w:highlight w:val="yellow"/>
        </w:rPr>
        <w:t xml:space="preserve">Прием лекарственных препаратов, характеризующихся известным </w:t>
      </w:r>
      <w:r w:rsidR="00306F4C" w:rsidRPr="00CC3C6C">
        <w:rPr>
          <w:iCs/>
          <w:highlight w:val="yellow"/>
        </w:rPr>
        <w:t xml:space="preserve">взаимодействием с </w:t>
      </w:r>
      <w:r w:rsidR="00CC3C6C">
        <w:rPr>
          <w:highlight w:val="yellow"/>
          <w:lang w:eastAsia="ru-RU"/>
        </w:rPr>
        <w:t>софосбувира</w:t>
      </w:r>
      <w:r w:rsidR="00CC3C6C" w:rsidRPr="00CC3C6C">
        <w:rPr>
          <w:highlight w:val="yellow"/>
          <w:lang w:eastAsia="ru-RU"/>
        </w:rPr>
        <w:t>+</w:t>
      </w:r>
      <w:r w:rsidR="00CC3C6C">
        <w:rPr>
          <w:highlight w:val="yellow"/>
          <w:lang w:eastAsia="ru-RU"/>
        </w:rPr>
        <w:t>велтапасвира</w:t>
      </w:r>
      <w:r w:rsidRPr="00CC3C6C">
        <w:rPr>
          <w:iCs/>
          <w:highlight w:val="yellow"/>
        </w:rPr>
        <w:t xml:space="preserve">, в исследовании будет запрещен. </w:t>
      </w:r>
    </w:p>
    <w:p w14:paraId="6967AA65" w14:textId="77777777" w:rsidR="00BE3C9F" w:rsidRPr="0092765E" w:rsidRDefault="00BE3C9F">
      <w:pPr>
        <w:spacing w:after="0" w:line="240" w:lineRule="auto"/>
        <w:ind w:firstLine="709"/>
        <w:contextualSpacing/>
        <w:rPr>
          <w:iCs/>
        </w:rPr>
      </w:pPr>
      <w:r w:rsidRPr="00CC3C6C">
        <w:rPr>
          <w:iCs/>
          <w:highlight w:val="yellow"/>
        </w:rPr>
        <w:t>В связи с приведенными аргументами риск развития нежелательных явлений для здоровых добровольцев будет минимальным.</w:t>
      </w:r>
    </w:p>
    <w:p w14:paraId="3A7FE4A8" w14:textId="77777777" w:rsidR="008B7FBF" w:rsidRPr="0092765E" w:rsidRDefault="008B7FBF">
      <w:pPr>
        <w:pStyle w:val="Heading2"/>
        <w:spacing w:line="240" w:lineRule="auto"/>
        <w:contextualSpacing/>
        <w:rPr>
          <w:szCs w:val="24"/>
        </w:rPr>
      </w:pPr>
      <w:bookmarkStart w:id="3267" w:name="_Toc164609992"/>
      <w:bookmarkEnd w:id="3254"/>
      <w:bookmarkEnd w:id="3255"/>
      <w:bookmarkEnd w:id="3256"/>
      <w:r w:rsidRPr="0092765E">
        <w:rPr>
          <w:szCs w:val="24"/>
        </w:rPr>
        <w:t>5.3. Инструкции для исследователя</w:t>
      </w:r>
      <w:bookmarkEnd w:id="3246"/>
      <w:bookmarkEnd w:id="3247"/>
      <w:bookmarkEnd w:id="3267"/>
    </w:p>
    <w:p w14:paraId="5773D028" w14:textId="2082DFE7" w:rsidR="008B7FBF" w:rsidRDefault="008B7FBF">
      <w:pPr>
        <w:pStyle w:val="Heading3"/>
        <w:spacing w:after="240" w:line="240" w:lineRule="auto"/>
        <w:contextualSpacing/>
        <w:rPr>
          <w:rFonts w:ascii="Times New Roman" w:hAnsi="Times New Roman"/>
        </w:rPr>
      </w:pPr>
      <w:bookmarkStart w:id="3268" w:name="_Toc301482878"/>
      <w:bookmarkStart w:id="3269" w:name="_Toc298775568"/>
      <w:bookmarkStart w:id="3270" w:name="_Toc164609993"/>
      <w:r w:rsidRPr="0092765E">
        <w:rPr>
          <w:rFonts w:ascii="Times New Roman" w:hAnsi="Times New Roman"/>
        </w:rPr>
        <w:t>5.3.1. Показания к применению</w:t>
      </w:r>
      <w:bookmarkEnd w:id="3268"/>
      <w:bookmarkEnd w:id="3269"/>
      <w:bookmarkEnd w:id="3270"/>
    </w:p>
    <w:p w14:paraId="01C45A81" w14:textId="445D698E" w:rsidR="00CC3C6C" w:rsidRPr="00CC3C6C" w:rsidRDefault="00CC3C6C" w:rsidP="00CC3C6C">
      <w:pPr>
        <w:ind w:firstLine="708"/>
      </w:pPr>
      <w:r>
        <w:t>Л</w:t>
      </w:r>
      <w:r w:rsidRPr="00CC3C6C">
        <w:t>ечение хронического гепатита С (</w:t>
      </w:r>
      <w:r w:rsidR="00B86B6E">
        <w:t>В</w:t>
      </w:r>
      <w:r w:rsidRPr="00CC3C6C">
        <w:t>ГС) у взрослых и подростков в возрасте от 12 лет и старше или с массой тела не менее 30 кг с инфекцией ВГС генотипов 1, 2, 3, 4, 5 или 6.</w:t>
      </w:r>
    </w:p>
    <w:p w14:paraId="61C53CEE" w14:textId="025E6F22" w:rsidR="00686B31" w:rsidRPr="00262292" w:rsidRDefault="008B7FBF">
      <w:pPr>
        <w:pStyle w:val="Heading3"/>
        <w:spacing w:after="240" w:line="240" w:lineRule="auto"/>
        <w:contextualSpacing/>
        <w:rPr>
          <w:rFonts w:ascii="Times New Roman" w:hAnsi="Times New Roman"/>
          <w:color w:val="000000" w:themeColor="text1"/>
        </w:rPr>
      </w:pPr>
      <w:bookmarkStart w:id="3271" w:name="_Toc301482879"/>
      <w:bookmarkStart w:id="3272" w:name="_Toc287529201"/>
      <w:bookmarkStart w:id="3273" w:name="_Toc298775569"/>
      <w:bookmarkStart w:id="3274" w:name="_Toc164609994"/>
      <w:r w:rsidRPr="005E22C1">
        <w:rPr>
          <w:rFonts w:ascii="Times New Roman" w:hAnsi="Times New Roman"/>
          <w:color w:val="000000" w:themeColor="text1"/>
        </w:rPr>
        <w:t>5.3.2. Противопоказания</w:t>
      </w:r>
      <w:bookmarkStart w:id="3275" w:name="_Toc301482880"/>
      <w:bookmarkStart w:id="3276" w:name="_Toc287529202"/>
      <w:bookmarkStart w:id="3277" w:name="_Toc298775570"/>
      <w:bookmarkEnd w:id="3271"/>
      <w:bookmarkEnd w:id="3272"/>
      <w:bookmarkEnd w:id="3273"/>
      <w:bookmarkEnd w:id="3274"/>
    </w:p>
    <w:p w14:paraId="34066CE1" w14:textId="77777777" w:rsidR="00964799" w:rsidRPr="00964799" w:rsidRDefault="00964799" w:rsidP="00964799">
      <w:pPr>
        <w:pStyle w:val="ListParagraph"/>
        <w:numPr>
          <w:ilvl w:val="0"/>
          <w:numId w:val="35"/>
        </w:numPr>
        <w:spacing w:after="0" w:line="240" w:lineRule="auto"/>
        <w:ind w:left="426" w:hanging="284"/>
        <w:rPr>
          <w:rFonts w:eastAsia="Times New Roman"/>
          <w:lang w:eastAsia="ru-RU"/>
        </w:rPr>
      </w:pPr>
      <w:r w:rsidRPr="00964799">
        <w:rPr>
          <w:rFonts w:eastAsia="Times New Roman"/>
          <w:lang w:eastAsia="ru-RU"/>
        </w:rPr>
        <w:t>гиперчувствительность к действующим веществам или любому другому компоненту препарата;</w:t>
      </w:r>
    </w:p>
    <w:p w14:paraId="2AE766FB" w14:textId="77777777" w:rsidR="00964799" w:rsidRPr="00964799" w:rsidRDefault="00964799" w:rsidP="00964799">
      <w:pPr>
        <w:pStyle w:val="ListParagraph"/>
        <w:numPr>
          <w:ilvl w:val="0"/>
          <w:numId w:val="35"/>
        </w:numPr>
        <w:spacing w:after="0" w:line="240" w:lineRule="auto"/>
        <w:ind w:left="426" w:hanging="284"/>
        <w:rPr>
          <w:rFonts w:eastAsia="Times New Roman"/>
          <w:lang w:eastAsia="ru-RU"/>
        </w:rPr>
      </w:pPr>
      <w:r w:rsidRPr="00964799">
        <w:rPr>
          <w:rFonts w:eastAsia="Times New Roman"/>
          <w:lang w:eastAsia="ru-RU"/>
        </w:rPr>
        <w:t>беременность;</w:t>
      </w:r>
    </w:p>
    <w:p w14:paraId="0416ABFD" w14:textId="77777777" w:rsidR="00964799" w:rsidRPr="00964799" w:rsidRDefault="00964799" w:rsidP="00964799">
      <w:pPr>
        <w:pStyle w:val="ListParagraph"/>
        <w:numPr>
          <w:ilvl w:val="0"/>
          <w:numId w:val="35"/>
        </w:numPr>
        <w:spacing w:after="0" w:line="240" w:lineRule="auto"/>
        <w:ind w:left="426" w:hanging="284"/>
        <w:rPr>
          <w:rFonts w:eastAsia="Times New Roman"/>
          <w:lang w:eastAsia="ru-RU"/>
        </w:rPr>
      </w:pPr>
      <w:r w:rsidRPr="00964799">
        <w:rPr>
          <w:rFonts w:eastAsia="Times New Roman"/>
          <w:lang w:eastAsia="ru-RU"/>
        </w:rPr>
        <w:t>детский возраст до 12 лет или масса тела менее 30 кг;</w:t>
      </w:r>
    </w:p>
    <w:p w14:paraId="7A651ED2" w14:textId="2E54F2F7" w:rsidR="00964799" w:rsidRPr="00964799" w:rsidRDefault="00964799" w:rsidP="00964799">
      <w:pPr>
        <w:pStyle w:val="ListParagraph"/>
        <w:numPr>
          <w:ilvl w:val="0"/>
          <w:numId w:val="35"/>
        </w:numPr>
        <w:spacing w:after="0" w:line="240" w:lineRule="auto"/>
        <w:ind w:left="426" w:hanging="284"/>
        <w:rPr>
          <w:rFonts w:eastAsia="Times New Roman"/>
          <w:lang w:eastAsia="ru-RU"/>
        </w:rPr>
      </w:pPr>
      <w:r w:rsidRPr="00964799">
        <w:rPr>
          <w:rFonts w:eastAsia="Times New Roman"/>
          <w:lang w:eastAsia="ru-RU"/>
        </w:rPr>
        <w:t>пациенты, получающие сильные индукторы Р-гликопротеина и/или изоферментов цитохрома Р450 (CYP) (карбамазепин, фенобарбитал, фенитоин, рифампицин, рифабутин, зверобой продырявленный [</w:t>
      </w:r>
      <w:r w:rsidRPr="00AC3D85">
        <w:rPr>
          <w:rFonts w:eastAsia="Times New Roman"/>
          <w:i/>
          <w:lang w:eastAsia="ru-RU"/>
          <w:rPrChange w:id="3278" w:author="Belolipetskaya, Elena" w:date="2024-05-06T19:21:00Z">
            <w:rPr>
              <w:rFonts w:eastAsia="Times New Roman"/>
              <w:lang w:eastAsia="ru-RU"/>
            </w:rPr>
          </w:rPrChange>
        </w:rPr>
        <w:t>Hypericum perforatum</w:t>
      </w:r>
      <w:r w:rsidRPr="00964799">
        <w:rPr>
          <w:rFonts w:eastAsia="Times New Roman"/>
          <w:lang w:eastAsia="ru-RU"/>
        </w:rPr>
        <w:t>]).</w:t>
      </w:r>
    </w:p>
    <w:p w14:paraId="350C8BAE" w14:textId="77777777" w:rsidR="00964799" w:rsidRDefault="00964799" w:rsidP="00964799">
      <w:pPr>
        <w:spacing w:after="0" w:line="240" w:lineRule="auto"/>
        <w:ind w:left="426" w:hanging="284"/>
        <w:rPr>
          <w:rFonts w:eastAsia="Times New Roman"/>
          <w:highlight w:val="yellow"/>
          <w:lang w:eastAsia="ru-RU"/>
        </w:rPr>
      </w:pPr>
    </w:p>
    <w:p w14:paraId="2BE96828" w14:textId="67F15C31" w:rsidR="0092765E" w:rsidRDefault="0092765E">
      <w:pPr>
        <w:spacing w:after="0" w:line="240" w:lineRule="auto"/>
        <w:rPr>
          <w:rFonts w:eastAsia="Times New Roman"/>
          <w:b/>
          <w:lang w:eastAsia="ru-RU"/>
        </w:rPr>
      </w:pPr>
      <w:r w:rsidRPr="001D180F">
        <w:rPr>
          <w:rFonts w:eastAsia="Times New Roman"/>
          <w:b/>
          <w:lang w:eastAsia="ru-RU"/>
        </w:rPr>
        <w:t>С осторожностью</w:t>
      </w:r>
    </w:p>
    <w:p w14:paraId="316ABC70" w14:textId="3A81837B" w:rsidR="001D180F" w:rsidRDefault="001D180F">
      <w:pPr>
        <w:spacing w:after="0" w:line="240" w:lineRule="auto"/>
        <w:rPr>
          <w:ins w:id="3279" w:author="Абрамова Анна Андреевна" w:date="2024-05-15T01:00:00Z"/>
          <w:rFonts w:eastAsia="Times New Roman"/>
          <w:b/>
          <w:lang w:eastAsia="ru-RU"/>
        </w:rPr>
      </w:pPr>
    </w:p>
    <w:p w14:paraId="19E25FF4" w14:textId="2D35E159" w:rsidR="00131D56" w:rsidRPr="00131D56" w:rsidRDefault="00131D56">
      <w:pPr>
        <w:spacing w:after="0" w:line="240" w:lineRule="auto"/>
        <w:ind w:firstLine="708"/>
        <w:rPr>
          <w:ins w:id="3280" w:author="Абрамова Анна Андреевна" w:date="2024-05-15T01:00:00Z"/>
          <w:rFonts w:eastAsia="Times New Roman"/>
          <w:bCs/>
          <w:lang w:eastAsia="ru-RU"/>
        </w:rPr>
        <w:pPrChange w:id="3281" w:author="Абрамова Анна Андреевна" w:date="2024-05-15T01:01:00Z">
          <w:pPr>
            <w:spacing w:after="0" w:line="240" w:lineRule="auto"/>
          </w:pPr>
        </w:pPrChange>
      </w:pPr>
      <w:ins w:id="3282" w:author="Абрамова Анна Андреевна" w:date="2024-05-15T01:00:00Z">
        <w:r w:rsidRPr="00131D56">
          <w:rPr>
            <w:rFonts w:eastAsia="Times New Roman"/>
            <w:bCs/>
            <w:lang w:eastAsia="ru-RU"/>
          </w:rPr>
          <w:t>Пациентам с почечной недостаточностью тяжелой степени (рСКФ &lt;30 мл/мин/1.73 м</w:t>
        </w:r>
        <w:r w:rsidRPr="00131D56">
          <w:rPr>
            <w:rFonts w:eastAsia="Times New Roman"/>
            <w:bCs/>
            <w:vertAlign w:val="superscript"/>
            <w:lang w:eastAsia="ru-RU"/>
            <w:rPrChange w:id="3283" w:author="Абрамова Анна Андреевна" w:date="2024-05-15T01:03:00Z">
              <w:rPr>
                <w:rFonts w:eastAsia="Times New Roman"/>
                <w:bCs/>
                <w:lang w:eastAsia="ru-RU"/>
              </w:rPr>
            </w:rPrChange>
          </w:rPr>
          <w:t>2</w:t>
        </w:r>
        <w:r w:rsidRPr="00131D56">
          <w:rPr>
            <w:rFonts w:eastAsia="Times New Roman"/>
            <w:bCs/>
            <w:lang w:eastAsia="ru-RU"/>
          </w:rPr>
          <w:t>) или терминальной стадией почечной недостаточности, когда необходимо проведение гемодиализа</w:t>
        </w:r>
      </w:ins>
      <w:ins w:id="3284" w:author="Абрамова Анна Андреевна" w:date="2024-05-15T01:01:00Z">
        <w:r>
          <w:rPr>
            <w:rFonts w:eastAsia="Times New Roman"/>
            <w:bCs/>
            <w:lang w:eastAsia="ru-RU"/>
          </w:rPr>
          <w:t>.</w:t>
        </w:r>
      </w:ins>
    </w:p>
    <w:p w14:paraId="1C87D248" w14:textId="77777777" w:rsidR="00131D56" w:rsidRPr="00131D56" w:rsidRDefault="00131D56" w:rsidP="00131D56">
      <w:pPr>
        <w:spacing w:after="0" w:line="240" w:lineRule="auto"/>
        <w:rPr>
          <w:ins w:id="3285" w:author="Абрамова Анна Андреевна" w:date="2024-05-15T01:00:00Z"/>
          <w:rFonts w:eastAsia="Times New Roman"/>
          <w:bCs/>
          <w:lang w:eastAsia="ru-RU"/>
        </w:rPr>
      </w:pPr>
    </w:p>
    <w:p w14:paraId="219AE84E" w14:textId="1438BB20" w:rsidR="00131D56" w:rsidRPr="00131D56" w:rsidRDefault="00131D56" w:rsidP="00131D56">
      <w:pPr>
        <w:spacing w:after="0" w:line="240" w:lineRule="auto"/>
        <w:rPr>
          <w:ins w:id="3286" w:author="Абрамова Анна Андреевна" w:date="2024-05-15T01:00:00Z"/>
          <w:rFonts w:eastAsia="Times New Roman"/>
          <w:bCs/>
          <w:lang w:eastAsia="ru-RU"/>
        </w:rPr>
      </w:pPr>
      <w:ins w:id="3287" w:author="Абрамова Анна Андреевна" w:date="2024-05-15T01:00:00Z">
        <w:r w:rsidRPr="00131D56">
          <w:rPr>
            <w:rFonts w:eastAsia="Times New Roman"/>
            <w:bCs/>
            <w:lang w:eastAsia="ru-RU"/>
          </w:rPr>
          <w:t>Следует применять с осторожностью со следующими препаратами:</w:t>
        </w:r>
      </w:ins>
    </w:p>
    <w:p w14:paraId="4ECEAB23" w14:textId="77777777" w:rsidR="00131D56" w:rsidRPr="00131D56" w:rsidRDefault="00131D56" w:rsidP="00131D56">
      <w:pPr>
        <w:spacing w:after="0" w:line="240" w:lineRule="auto"/>
        <w:rPr>
          <w:ins w:id="3288" w:author="Абрамова Анна Андреевна" w:date="2024-05-15T01:00:00Z"/>
          <w:rFonts w:eastAsia="Times New Roman"/>
          <w:bCs/>
          <w:lang w:eastAsia="ru-RU"/>
        </w:rPr>
      </w:pPr>
    </w:p>
    <w:p w14:paraId="12B1D597" w14:textId="799ADD34" w:rsidR="00131D56" w:rsidRDefault="00131D56">
      <w:pPr>
        <w:pStyle w:val="ListParagraph"/>
        <w:numPr>
          <w:ilvl w:val="0"/>
          <w:numId w:val="39"/>
        </w:numPr>
        <w:spacing w:after="0" w:line="240" w:lineRule="auto"/>
        <w:ind w:left="426"/>
        <w:rPr>
          <w:ins w:id="3289" w:author="Абрамова Анна Андреевна" w:date="2024-05-15T01:01:00Z"/>
          <w:rFonts w:eastAsia="Times New Roman"/>
          <w:bCs/>
          <w:lang w:eastAsia="ru-RU"/>
        </w:rPr>
        <w:pPrChange w:id="3290" w:author="Абрамова Анна Андреевна" w:date="2024-05-16T00:39:00Z">
          <w:pPr>
            <w:pStyle w:val="ListParagraph"/>
            <w:numPr>
              <w:numId w:val="39"/>
            </w:numPr>
            <w:spacing w:after="0" w:line="240" w:lineRule="auto"/>
            <w:ind w:hanging="360"/>
          </w:pPr>
        </w:pPrChange>
      </w:pPr>
      <w:ins w:id="3291" w:author="Абрамова Анна Андреевна" w:date="2024-05-15T01:03:00Z">
        <w:r>
          <w:rPr>
            <w:rFonts w:eastAsia="Times New Roman"/>
            <w:bCs/>
            <w:lang w:eastAsia="ru-RU"/>
          </w:rPr>
          <w:t>С</w:t>
        </w:r>
      </w:ins>
      <w:ins w:id="3292" w:author="Абрамова Анна Андреевна" w:date="2024-05-15T01:00:00Z">
        <w:r w:rsidRPr="00131D56">
          <w:rPr>
            <w:rFonts w:eastAsia="Times New Roman"/>
            <w:bCs/>
            <w:lang w:eastAsia="ru-RU"/>
            <w:rPrChange w:id="3293" w:author="Абрамова Анна Андреевна" w:date="2024-05-15T01:01:00Z">
              <w:rPr>
                <w:lang w:eastAsia="ru-RU"/>
              </w:rPr>
            </w:rPrChange>
          </w:rPr>
          <w:t>овместное применение с дигоксином;</w:t>
        </w:r>
      </w:ins>
    </w:p>
    <w:p w14:paraId="463FA929" w14:textId="6F4BBE7F" w:rsidR="00131D56" w:rsidRDefault="00131D56">
      <w:pPr>
        <w:pStyle w:val="ListParagraph"/>
        <w:numPr>
          <w:ilvl w:val="0"/>
          <w:numId w:val="39"/>
        </w:numPr>
        <w:spacing w:after="0" w:line="240" w:lineRule="auto"/>
        <w:ind w:left="426"/>
        <w:rPr>
          <w:ins w:id="3294" w:author="Абрамова Анна Андреевна" w:date="2024-05-15T01:01:00Z"/>
          <w:rFonts w:eastAsia="Times New Roman"/>
          <w:bCs/>
          <w:lang w:eastAsia="ru-RU"/>
        </w:rPr>
        <w:pPrChange w:id="3295" w:author="Абрамова Анна Андреевна" w:date="2024-05-16T00:39:00Z">
          <w:pPr>
            <w:pStyle w:val="ListParagraph"/>
            <w:numPr>
              <w:numId w:val="39"/>
            </w:numPr>
            <w:spacing w:after="0" w:line="240" w:lineRule="auto"/>
            <w:ind w:hanging="360"/>
          </w:pPr>
        </w:pPrChange>
      </w:pPr>
      <w:ins w:id="3296" w:author="Абрамова Анна Андреевна" w:date="2024-05-15T01:03:00Z">
        <w:r>
          <w:rPr>
            <w:rFonts w:eastAsia="Times New Roman"/>
            <w:bCs/>
            <w:lang w:eastAsia="ru-RU"/>
          </w:rPr>
          <w:t>С</w:t>
        </w:r>
      </w:ins>
      <w:ins w:id="3297" w:author="Абрамова Анна Андреевна" w:date="2024-05-15T01:00:00Z">
        <w:r w:rsidRPr="00131D56">
          <w:rPr>
            <w:rFonts w:eastAsia="Times New Roman"/>
            <w:bCs/>
            <w:lang w:eastAsia="ru-RU"/>
            <w:rPrChange w:id="3298" w:author="Абрамова Анна Андреевна" w:date="2024-05-15T01:01:00Z">
              <w:rPr>
                <w:lang w:eastAsia="ru-RU"/>
              </w:rPr>
            </w:rPrChange>
          </w:rPr>
          <w:t>овместное применение с дабигатрана этексилатом;</w:t>
        </w:r>
      </w:ins>
    </w:p>
    <w:p w14:paraId="153244D7" w14:textId="207ABD3A" w:rsidR="00131D56" w:rsidRDefault="00131D56">
      <w:pPr>
        <w:pStyle w:val="ListParagraph"/>
        <w:numPr>
          <w:ilvl w:val="0"/>
          <w:numId w:val="39"/>
        </w:numPr>
        <w:spacing w:after="0" w:line="240" w:lineRule="auto"/>
        <w:ind w:left="426"/>
        <w:rPr>
          <w:ins w:id="3299" w:author="Абрамова Анна Андреевна" w:date="2024-05-15T01:01:00Z"/>
          <w:rFonts w:eastAsia="Times New Roman"/>
          <w:bCs/>
          <w:lang w:eastAsia="ru-RU"/>
        </w:rPr>
        <w:pPrChange w:id="3300" w:author="Абрамова Анна Андреевна" w:date="2024-05-16T00:39:00Z">
          <w:pPr>
            <w:pStyle w:val="ListParagraph"/>
            <w:numPr>
              <w:numId w:val="39"/>
            </w:numPr>
            <w:spacing w:after="0" w:line="240" w:lineRule="auto"/>
            <w:ind w:hanging="360"/>
          </w:pPr>
        </w:pPrChange>
      </w:pPr>
      <w:ins w:id="3301" w:author="Абрамова Анна Андреевна" w:date="2024-05-15T01:03:00Z">
        <w:r>
          <w:rPr>
            <w:rFonts w:eastAsia="Times New Roman"/>
            <w:bCs/>
            <w:lang w:eastAsia="ru-RU"/>
          </w:rPr>
          <w:t>С</w:t>
        </w:r>
      </w:ins>
      <w:ins w:id="3302" w:author="Абрамова Анна Андреевна" w:date="2024-05-15T01:00:00Z">
        <w:r w:rsidRPr="00131D56">
          <w:rPr>
            <w:rFonts w:eastAsia="Times New Roman"/>
            <w:bCs/>
            <w:lang w:eastAsia="ru-RU"/>
            <w:rPrChange w:id="3303" w:author="Абрамова Анна Андреевна" w:date="2024-05-15T01:01:00Z">
              <w:rPr>
                <w:lang w:eastAsia="ru-RU"/>
              </w:rPr>
            </w:rPrChange>
          </w:rPr>
          <w:t>овместное применение с препаратом элвитегравир/кобицистат</w:t>
        </w:r>
      </w:ins>
      <w:ins w:id="3304" w:author="Абрамова Анна Андреевна" w:date="2024-05-16T00:39:00Z">
        <w:r w:rsidR="00971371">
          <w:rPr>
            <w:rFonts w:eastAsia="Times New Roman"/>
            <w:bCs/>
            <w:lang w:eastAsia="ru-RU"/>
          </w:rPr>
          <w:t>/</w:t>
        </w:r>
      </w:ins>
      <w:ins w:id="3305" w:author="Абрамова Анна Андреевна" w:date="2024-05-15T01:00:00Z">
        <w:r w:rsidRPr="00131D56">
          <w:rPr>
            <w:rFonts w:eastAsia="Times New Roman"/>
            <w:bCs/>
            <w:lang w:eastAsia="ru-RU"/>
            <w:rPrChange w:id="3306" w:author="Абрамова Анна Андреевна" w:date="2024-05-15T01:01:00Z">
              <w:rPr>
                <w:lang w:eastAsia="ru-RU"/>
              </w:rPr>
            </w:rPrChange>
          </w:rPr>
          <w:t>эмтрицитабин/тенофовира дизопроксила фумарат или с тенофовира дизопроксила фумаратом и усиленным ингибитором протеазы ВИЧ.</w:t>
        </w:r>
      </w:ins>
    </w:p>
    <w:p w14:paraId="449A6790" w14:textId="77777777" w:rsidR="00131D56" w:rsidRPr="00131D56" w:rsidRDefault="00131D56">
      <w:pPr>
        <w:pStyle w:val="ListParagraph"/>
        <w:spacing w:after="0" w:line="240" w:lineRule="auto"/>
        <w:rPr>
          <w:ins w:id="3307" w:author="Абрамова Анна Андреевна" w:date="2024-05-15T01:00:00Z"/>
          <w:rFonts w:eastAsia="Times New Roman"/>
          <w:bCs/>
          <w:lang w:eastAsia="ru-RU"/>
          <w:rPrChange w:id="3308" w:author="Абрамова Анна Андреевна" w:date="2024-05-15T01:01:00Z">
            <w:rPr>
              <w:ins w:id="3309" w:author="Абрамова Анна Андреевна" w:date="2024-05-15T01:00:00Z"/>
              <w:lang w:eastAsia="ru-RU"/>
            </w:rPr>
          </w:rPrChange>
        </w:rPr>
        <w:pPrChange w:id="3310" w:author="Абрамова Анна Андреевна" w:date="2024-05-15T01:01:00Z">
          <w:pPr>
            <w:spacing w:after="0" w:line="240" w:lineRule="auto"/>
          </w:pPr>
        </w:pPrChange>
      </w:pPr>
    </w:p>
    <w:p w14:paraId="4487B130" w14:textId="15601DEC" w:rsidR="00131D56" w:rsidRPr="00131D56" w:rsidRDefault="00131D56" w:rsidP="00131D56">
      <w:pPr>
        <w:spacing w:after="0" w:line="240" w:lineRule="auto"/>
        <w:rPr>
          <w:ins w:id="3311" w:author="Абрамова Анна Андреевна" w:date="2024-05-15T01:00:00Z"/>
          <w:rFonts w:eastAsia="Times New Roman"/>
          <w:bCs/>
          <w:lang w:eastAsia="ru-RU"/>
        </w:rPr>
      </w:pPr>
      <w:ins w:id="3312" w:author="Абрамова Анна Андреевна" w:date="2024-05-15T01:00:00Z">
        <w:r w:rsidRPr="00131D56">
          <w:rPr>
            <w:rFonts w:eastAsia="Times New Roman"/>
            <w:bCs/>
            <w:lang w:eastAsia="ru-RU"/>
          </w:rPr>
          <w:t>Совместное применение не рекомендуется со следующими препаратами:</w:t>
        </w:r>
      </w:ins>
    </w:p>
    <w:p w14:paraId="24A56A69" w14:textId="77777777" w:rsidR="00131D56" w:rsidRPr="00131D56" w:rsidRDefault="00131D56" w:rsidP="00131D56">
      <w:pPr>
        <w:spacing w:after="0" w:line="240" w:lineRule="auto"/>
        <w:rPr>
          <w:ins w:id="3313" w:author="Абрамова Анна Андреевна" w:date="2024-05-15T01:00:00Z"/>
          <w:rFonts w:eastAsia="Times New Roman"/>
          <w:bCs/>
          <w:lang w:eastAsia="ru-RU"/>
        </w:rPr>
      </w:pPr>
    </w:p>
    <w:p w14:paraId="78F00E2A" w14:textId="697486E5" w:rsidR="00131D56" w:rsidRPr="00131D56" w:rsidRDefault="00131D56">
      <w:pPr>
        <w:pStyle w:val="ListParagraph"/>
        <w:numPr>
          <w:ilvl w:val="0"/>
          <w:numId w:val="40"/>
        </w:numPr>
        <w:spacing w:after="0" w:line="240" w:lineRule="auto"/>
        <w:ind w:left="426"/>
        <w:rPr>
          <w:ins w:id="3314" w:author="Абрамова Анна Андреевна" w:date="2024-05-15T01:00:00Z"/>
          <w:rFonts w:eastAsia="Times New Roman"/>
          <w:bCs/>
          <w:lang w:eastAsia="ru-RU"/>
          <w:rPrChange w:id="3315" w:author="Абрамова Анна Андреевна" w:date="2024-05-15T01:02:00Z">
            <w:rPr>
              <w:ins w:id="3316" w:author="Абрамова Анна Андреевна" w:date="2024-05-15T01:00:00Z"/>
              <w:lang w:eastAsia="ru-RU"/>
            </w:rPr>
          </w:rPrChange>
        </w:rPr>
        <w:pPrChange w:id="3317" w:author="Абрамова Анна Андреевна" w:date="2024-05-16T00:39:00Z">
          <w:pPr>
            <w:spacing w:after="0" w:line="240" w:lineRule="auto"/>
          </w:pPr>
        </w:pPrChange>
      </w:pPr>
      <w:ins w:id="3318" w:author="Абрамова Анна Андреевна" w:date="2024-05-15T01:03:00Z">
        <w:r>
          <w:rPr>
            <w:rFonts w:eastAsia="Times New Roman"/>
            <w:bCs/>
            <w:lang w:eastAsia="ru-RU"/>
          </w:rPr>
          <w:t>Л</w:t>
        </w:r>
      </w:ins>
      <w:ins w:id="3319" w:author="Абрамова Анна Андреевна" w:date="2024-05-15T01:00:00Z">
        <w:r w:rsidRPr="00131D56">
          <w:rPr>
            <w:rFonts w:eastAsia="Times New Roman"/>
            <w:bCs/>
            <w:lang w:eastAsia="ru-RU"/>
            <w:rPrChange w:id="3320" w:author="Абрамова Анна Андреевна" w:date="2024-05-15T01:02:00Z">
              <w:rPr>
                <w:lang w:eastAsia="ru-RU"/>
              </w:rPr>
            </w:rPrChange>
          </w:rPr>
          <w:t>екарственные препараты, которые являются умеренными индукторами Р-гликопротеина или изоферментов CYP (например, эфавиренз, модафинил, окскарбазепин или рифапентин);</w:t>
        </w:r>
      </w:ins>
    </w:p>
    <w:p w14:paraId="2C5C6129" w14:textId="0138102E" w:rsidR="00131D56" w:rsidRDefault="00131D56">
      <w:pPr>
        <w:pStyle w:val="ListParagraph"/>
        <w:numPr>
          <w:ilvl w:val="0"/>
          <w:numId w:val="40"/>
        </w:numPr>
        <w:spacing w:after="0" w:line="240" w:lineRule="auto"/>
        <w:ind w:left="426"/>
        <w:rPr>
          <w:ins w:id="3321" w:author="Абрамова Анна Андреевна" w:date="2024-05-15T01:02:00Z"/>
          <w:rFonts w:eastAsia="Times New Roman"/>
          <w:bCs/>
          <w:lang w:eastAsia="ru-RU"/>
        </w:rPr>
        <w:pPrChange w:id="3322" w:author="Абрамова Анна Андреевна" w:date="2024-05-16T00:39:00Z">
          <w:pPr>
            <w:pStyle w:val="ListParagraph"/>
            <w:numPr>
              <w:numId w:val="40"/>
            </w:numPr>
            <w:spacing w:after="0" w:line="240" w:lineRule="auto"/>
            <w:ind w:hanging="360"/>
          </w:pPr>
        </w:pPrChange>
      </w:pPr>
      <w:ins w:id="3323" w:author="Абрамова Анна Андреевна" w:date="2024-05-15T01:03:00Z">
        <w:r>
          <w:rPr>
            <w:rFonts w:eastAsia="Times New Roman"/>
            <w:bCs/>
            <w:lang w:eastAsia="ru-RU"/>
          </w:rPr>
          <w:t>И</w:t>
        </w:r>
      </w:ins>
      <w:ins w:id="3324" w:author="Абрамова Анна Андреевна" w:date="2024-05-15T01:00:00Z">
        <w:r w:rsidRPr="00131D56">
          <w:rPr>
            <w:rFonts w:eastAsia="Times New Roman"/>
            <w:bCs/>
            <w:lang w:eastAsia="ru-RU"/>
            <w:rPrChange w:id="3325" w:author="Абрамова Анна Андреевна" w:date="2024-05-15T01:02:00Z">
              <w:rPr>
                <w:lang w:eastAsia="ru-RU"/>
              </w:rPr>
            </w:rPrChange>
          </w:rPr>
          <w:t>нгибиторы протонной помпы (например, омепразол, лансопразол, рабепразол, пантопразол, эзомепразол);</w:t>
        </w:r>
      </w:ins>
    </w:p>
    <w:p w14:paraId="315F6A13" w14:textId="77777777" w:rsidR="00131D56" w:rsidRPr="00131D56" w:rsidRDefault="00131D56">
      <w:pPr>
        <w:pStyle w:val="ListParagraph"/>
        <w:spacing w:after="0" w:line="240" w:lineRule="auto"/>
        <w:rPr>
          <w:ins w:id="3326" w:author="Абрамова Анна Андреевна" w:date="2024-05-15T01:00:00Z"/>
          <w:rFonts w:eastAsia="Times New Roman"/>
          <w:bCs/>
          <w:lang w:eastAsia="ru-RU"/>
          <w:rPrChange w:id="3327" w:author="Абрамова Анна Андреевна" w:date="2024-05-15T01:02:00Z">
            <w:rPr>
              <w:ins w:id="3328" w:author="Абрамова Анна Андреевна" w:date="2024-05-15T01:00:00Z"/>
              <w:lang w:eastAsia="ru-RU"/>
            </w:rPr>
          </w:rPrChange>
        </w:rPr>
        <w:pPrChange w:id="3329" w:author="Абрамова Анна Андреевна" w:date="2024-05-15T01:02:00Z">
          <w:pPr>
            <w:spacing w:after="0" w:line="240" w:lineRule="auto"/>
          </w:pPr>
        </w:pPrChange>
      </w:pPr>
    </w:p>
    <w:p w14:paraId="6F083E21" w14:textId="5AD4BDD7" w:rsidR="00131D56" w:rsidRPr="00131D56" w:rsidRDefault="00131D56" w:rsidP="00131D56">
      <w:pPr>
        <w:spacing w:after="0" w:line="240" w:lineRule="auto"/>
        <w:rPr>
          <w:ins w:id="3330" w:author="Абрамова Анна Андреевна" w:date="2024-05-15T01:00:00Z"/>
          <w:rFonts w:eastAsia="Times New Roman"/>
          <w:bCs/>
          <w:lang w:eastAsia="ru-RU"/>
        </w:rPr>
      </w:pPr>
      <w:ins w:id="3331" w:author="Абрамова Анна Андреевна" w:date="2024-05-15T01:00:00Z">
        <w:r w:rsidRPr="00131D56">
          <w:rPr>
            <w:rFonts w:eastAsia="Times New Roman"/>
            <w:bCs/>
            <w:lang w:eastAsia="ru-RU"/>
          </w:rPr>
          <w:lastRenderedPageBreak/>
          <w:t>Следует избегать совместного применения со следующими препаратами</w:t>
        </w:r>
      </w:ins>
      <w:ins w:id="3332" w:author="Абрамова Анна Андреевна" w:date="2024-05-15T01:02:00Z">
        <w:r>
          <w:rPr>
            <w:rFonts w:eastAsia="Times New Roman"/>
            <w:bCs/>
            <w:lang w:eastAsia="ru-RU"/>
          </w:rPr>
          <w:t>:</w:t>
        </w:r>
      </w:ins>
    </w:p>
    <w:p w14:paraId="2A4468D5" w14:textId="77777777" w:rsidR="00131D56" w:rsidRPr="00131D56" w:rsidRDefault="00131D56" w:rsidP="00131D56">
      <w:pPr>
        <w:spacing w:after="0" w:line="240" w:lineRule="auto"/>
        <w:rPr>
          <w:ins w:id="3333" w:author="Абрамова Анна Андреевна" w:date="2024-05-15T01:00:00Z"/>
          <w:rFonts w:eastAsia="Times New Roman"/>
          <w:bCs/>
          <w:lang w:eastAsia="ru-RU"/>
        </w:rPr>
      </w:pPr>
    </w:p>
    <w:p w14:paraId="1D767BFD" w14:textId="6A689155" w:rsidR="00131D56" w:rsidRPr="00131D56" w:rsidRDefault="00131D56">
      <w:pPr>
        <w:pStyle w:val="ListParagraph"/>
        <w:numPr>
          <w:ilvl w:val="0"/>
          <w:numId w:val="41"/>
        </w:numPr>
        <w:spacing w:after="0" w:line="240" w:lineRule="auto"/>
        <w:ind w:left="426"/>
        <w:rPr>
          <w:ins w:id="3334" w:author="Абрамова Анна Андреевна" w:date="2024-05-15T01:00:00Z"/>
          <w:rFonts w:eastAsia="Times New Roman"/>
          <w:bCs/>
          <w:lang w:eastAsia="ru-RU"/>
          <w:rPrChange w:id="3335" w:author="Абрамова Анна Андреевна" w:date="2024-05-15T01:02:00Z">
            <w:rPr>
              <w:ins w:id="3336" w:author="Абрамова Анна Андреевна" w:date="2024-05-15T01:00:00Z"/>
              <w:lang w:eastAsia="ru-RU"/>
            </w:rPr>
          </w:rPrChange>
        </w:rPr>
        <w:pPrChange w:id="3337" w:author="Абрамова Анна Андреевна" w:date="2024-05-16T00:40:00Z">
          <w:pPr>
            <w:spacing w:after="0" w:line="240" w:lineRule="auto"/>
          </w:pPr>
        </w:pPrChange>
      </w:pPr>
      <w:ins w:id="3338" w:author="Абрамова Анна Андреевна" w:date="2024-05-15T01:03:00Z">
        <w:r>
          <w:rPr>
            <w:rFonts w:eastAsia="Times New Roman"/>
            <w:bCs/>
            <w:lang w:eastAsia="ru-RU"/>
          </w:rPr>
          <w:t>С</w:t>
        </w:r>
      </w:ins>
      <w:ins w:id="3339" w:author="Абрамова Анна Андреевна" w:date="2024-05-15T01:00:00Z">
        <w:r w:rsidRPr="00131D56">
          <w:rPr>
            <w:rFonts w:eastAsia="Times New Roman"/>
            <w:bCs/>
            <w:lang w:eastAsia="ru-RU"/>
            <w:rPrChange w:id="3340" w:author="Абрамова Анна Андреевна" w:date="2024-05-15T01:02:00Z">
              <w:rPr>
                <w:lang w:eastAsia="ru-RU"/>
              </w:rPr>
            </w:rPrChange>
          </w:rPr>
          <w:t>овместное применение с другими лекарственными препаратами, содержащими софосбувир;</w:t>
        </w:r>
      </w:ins>
    </w:p>
    <w:p w14:paraId="66145A92" w14:textId="061E07EF" w:rsidR="00131D56" w:rsidRPr="00131D56" w:rsidRDefault="00131D56">
      <w:pPr>
        <w:pStyle w:val="ListParagraph"/>
        <w:numPr>
          <w:ilvl w:val="0"/>
          <w:numId w:val="41"/>
        </w:numPr>
        <w:spacing w:after="0" w:line="240" w:lineRule="auto"/>
        <w:ind w:left="426"/>
        <w:rPr>
          <w:ins w:id="3341" w:author="Абрамова Анна Андреевна" w:date="2024-05-15T00:57:00Z"/>
          <w:rFonts w:eastAsia="Times New Roman"/>
          <w:bCs/>
          <w:lang w:eastAsia="ru-RU"/>
          <w:rPrChange w:id="3342" w:author="Абрамова Анна Андреевна" w:date="2024-05-15T01:02:00Z">
            <w:rPr>
              <w:ins w:id="3343" w:author="Абрамова Анна Андреевна" w:date="2024-05-15T00:57:00Z"/>
              <w:rFonts w:eastAsia="Times New Roman"/>
              <w:b/>
              <w:lang w:eastAsia="ru-RU"/>
            </w:rPr>
          </w:rPrChange>
        </w:rPr>
        <w:pPrChange w:id="3344" w:author="Абрамова Анна Андреевна" w:date="2024-05-16T00:40:00Z">
          <w:pPr>
            <w:spacing w:after="0" w:line="240" w:lineRule="auto"/>
          </w:pPr>
        </w:pPrChange>
      </w:pPr>
      <w:ins w:id="3345" w:author="Абрамова Анна Андреевна" w:date="2024-05-15T01:02:00Z">
        <w:r>
          <w:rPr>
            <w:rFonts w:eastAsia="Times New Roman"/>
            <w:bCs/>
            <w:lang w:eastAsia="ru-RU"/>
          </w:rPr>
          <w:t>С</w:t>
        </w:r>
      </w:ins>
      <w:ins w:id="3346" w:author="Абрамова Анна Андреевна" w:date="2024-05-15T01:00:00Z">
        <w:r w:rsidRPr="00131D56">
          <w:rPr>
            <w:rFonts w:eastAsia="Times New Roman"/>
            <w:bCs/>
            <w:lang w:eastAsia="ru-RU"/>
            <w:rPrChange w:id="3347" w:author="Абрамова Анна Андреевна" w:date="2024-05-15T01:02:00Z">
              <w:rPr>
                <w:lang w:eastAsia="ru-RU"/>
              </w:rPr>
            </w:rPrChange>
          </w:rPr>
          <w:t>овместное применение с амиодароном.</w:t>
        </w:r>
      </w:ins>
    </w:p>
    <w:p w14:paraId="533A5B49" w14:textId="77777777" w:rsidR="00350D57" w:rsidRDefault="00350D57">
      <w:pPr>
        <w:spacing w:after="0" w:line="240" w:lineRule="auto"/>
        <w:rPr>
          <w:rFonts w:eastAsia="Times New Roman"/>
          <w:b/>
          <w:lang w:eastAsia="ru-RU"/>
        </w:rPr>
      </w:pPr>
    </w:p>
    <w:p w14:paraId="005089AB" w14:textId="4EB6F3F9" w:rsidR="00AD7554" w:rsidRPr="009D6C75" w:rsidDel="00350D57" w:rsidRDefault="000D7A2E" w:rsidP="00D53E19">
      <w:pPr>
        <w:pStyle w:val="bullet"/>
        <w:numPr>
          <w:ilvl w:val="0"/>
          <w:numId w:val="13"/>
        </w:numPr>
        <w:shd w:val="clear" w:color="auto" w:fill="FFFFFF"/>
        <w:spacing w:before="0" w:beforeAutospacing="0" w:after="0" w:afterAutospacing="0"/>
        <w:ind w:left="426"/>
        <w:contextualSpacing/>
        <w:jc w:val="both"/>
        <w:rPr>
          <w:del w:id="3348" w:author="Абрамова Анна Андреевна" w:date="2024-05-15T00:57:00Z"/>
        </w:rPr>
      </w:pPr>
      <w:commentRangeStart w:id="3349"/>
      <w:del w:id="3350" w:author="Абрамова Анна Андреевна" w:date="2024-05-15T00:57:00Z">
        <w:r w:rsidRPr="00127420" w:rsidDel="00350D57">
          <w:delText xml:space="preserve">Не </w:delText>
        </w:r>
        <w:r w:rsidRPr="009D6C75" w:rsidDel="00350D57">
          <w:delText>рекомендуется одновременно п</w:delText>
        </w:r>
        <w:r w:rsidR="00AD7554" w:rsidRPr="009D6C75" w:rsidDel="00350D57">
          <w:delText xml:space="preserve">рименять с </w:delText>
        </w:r>
        <w:r w:rsidR="00964799" w:rsidDel="00350D57">
          <w:delText xml:space="preserve">индукторами </w:delText>
        </w:r>
        <w:r w:rsidR="00964799" w:rsidRPr="00964799" w:rsidDel="00350D57">
          <w:delText>P-</w:delText>
        </w:r>
        <w:r w:rsidR="00E74BDC" w:rsidDel="00350D57">
          <w:delText>гликопротеина</w:delText>
        </w:r>
        <w:r w:rsidR="00964799" w:rsidRPr="00964799" w:rsidDel="00350D57">
          <w:delText xml:space="preserve"> и/или </w:delText>
        </w:r>
        <w:r w:rsidR="00A44D4D" w:rsidRPr="00964799" w:rsidDel="00350D57">
          <w:delText xml:space="preserve">индукторы </w:delText>
        </w:r>
        <w:r w:rsidR="00A44D4D" w:rsidDel="00350D57">
          <w:delText>изоферментов</w:delText>
        </w:r>
        <w:r w:rsidR="00E74BDC" w:rsidDel="00350D57">
          <w:delText xml:space="preserve"> </w:delText>
        </w:r>
        <w:r w:rsidR="00964799" w:rsidRPr="00964799" w:rsidDel="00350D57">
          <w:delText>CYP</w:delText>
        </w:r>
        <w:r w:rsidR="00964799" w:rsidDel="00350D57">
          <w:delText>, такими как рифампицин, зверобой, карбамазепин (снижение концентрации софосбувира и/или велпатасвира)</w:delText>
        </w:r>
        <w:r w:rsidR="00E74BDC" w:rsidDel="00350D57">
          <w:delText>, а также ингибиторами протонной помпы (например, омепразол, рабепразол)</w:delText>
        </w:r>
      </w:del>
    </w:p>
    <w:p w14:paraId="04C683D6" w14:textId="5BA00745" w:rsidR="00964799" w:rsidDel="00350D57" w:rsidRDefault="001D180F" w:rsidP="000B382D">
      <w:pPr>
        <w:pStyle w:val="bullet"/>
        <w:numPr>
          <w:ilvl w:val="0"/>
          <w:numId w:val="13"/>
        </w:numPr>
        <w:shd w:val="clear" w:color="auto" w:fill="FFFFFF"/>
        <w:spacing w:before="0" w:beforeAutospacing="0" w:after="0" w:afterAutospacing="0"/>
        <w:ind w:left="426"/>
        <w:contextualSpacing/>
        <w:jc w:val="both"/>
        <w:rPr>
          <w:del w:id="3351" w:author="Абрамова Анна Андреевна" w:date="2024-05-15T00:57:00Z"/>
        </w:rPr>
      </w:pPr>
      <w:del w:id="3352" w:author="Абрамова Анна Андреевна" w:date="2024-05-15T00:57:00Z">
        <w:r w:rsidRPr="009D6C75" w:rsidDel="00350D57">
          <w:delText>Рекомендуется</w:delText>
        </w:r>
        <w:r w:rsidRPr="005E1A9C" w:rsidDel="00350D57">
          <w:delText xml:space="preserve"> с осторожностью применять </w:delText>
        </w:r>
        <w:r w:rsidR="00964799" w:rsidDel="00350D57">
          <w:delText>софосбувир</w:delText>
        </w:r>
        <w:r w:rsidR="00AD7554" w:rsidRPr="005E1A9C" w:rsidDel="00350D57">
          <w:delText>+</w:delText>
        </w:r>
        <w:r w:rsidR="00964799" w:rsidDel="00350D57">
          <w:delText>велтапасвир</w:delText>
        </w:r>
        <w:r w:rsidR="00AD7554" w:rsidRPr="005E1A9C" w:rsidDel="00350D57">
          <w:delText xml:space="preserve"> у пациентов </w:delText>
        </w:r>
        <w:r w:rsidR="00964799" w:rsidRPr="00964799" w:rsidDel="00350D57">
          <w:delText>с почечной недостаточностью тяжелой степени (рСКФ &lt;30 мл/мин/1.73 м</w:delText>
        </w:r>
        <w:r w:rsidR="00964799" w:rsidRPr="00964799" w:rsidDel="00350D57">
          <w:rPr>
            <w:vertAlign w:val="superscript"/>
          </w:rPr>
          <w:delText>2</w:delText>
        </w:r>
        <w:r w:rsidR="00964799" w:rsidRPr="00964799" w:rsidDel="00350D57">
          <w:delText>) или терминальной стадией почечной недостаточности, когда необходимо проведение гемодиализа</w:delText>
        </w:r>
      </w:del>
    </w:p>
    <w:p w14:paraId="0DA34386" w14:textId="3CD02B5D" w:rsidR="00964799" w:rsidDel="00350D57" w:rsidRDefault="00E74BDC" w:rsidP="00964799">
      <w:pPr>
        <w:pStyle w:val="bullet"/>
        <w:numPr>
          <w:ilvl w:val="0"/>
          <w:numId w:val="13"/>
        </w:numPr>
        <w:shd w:val="clear" w:color="auto" w:fill="FFFFFF"/>
        <w:spacing w:before="0" w:beforeAutospacing="0" w:after="0" w:afterAutospacing="0"/>
        <w:ind w:left="426"/>
        <w:contextualSpacing/>
        <w:jc w:val="both"/>
        <w:rPr>
          <w:del w:id="3353" w:author="Абрамова Анна Андреевна" w:date="2024-05-15T00:57:00Z"/>
        </w:rPr>
      </w:pPr>
      <w:del w:id="3354" w:author="Абрамова Анна Андреевна" w:date="2024-05-15T00:57:00Z">
        <w:r w:rsidDel="00350D57">
          <w:delText xml:space="preserve">Следует принимать с осторожностью с дигоксином, </w:delText>
        </w:r>
        <w:r w:rsidRPr="00E74BDC" w:rsidDel="00350D57">
          <w:delText>дабигатрана этексилатом</w:delText>
        </w:r>
        <w:r w:rsidDel="00350D57">
          <w:delText xml:space="preserve">, </w:delText>
        </w:r>
        <w:r w:rsidRPr="00E74BDC" w:rsidDel="00350D57">
          <w:delText>элвитегравир</w:delText>
        </w:r>
        <w:r w:rsidDel="00350D57">
          <w:delText>ом</w:delText>
        </w:r>
        <w:r w:rsidRPr="00E74BDC" w:rsidDel="00350D57">
          <w:delText>/кобицистат</w:delText>
        </w:r>
        <w:r w:rsidDel="00350D57">
          <w:delText>ином</w:delText>
        </w:r>
        <w:r w:rsidRPr="00E74BDC" w:rsidDel="00350D57">
          <w:delText>/эмтрицитабин</w:delText>
        </w:r>
        <w:r w:rsidDel="00350D57">
          <w:delText>ом</w:delText>
        </w:r>
        <w:r w:rsidRPr="00E74BDC" w:rsidDel="00350D57">
          <w:delText>/тенофовир</w:delText>
        </w:r>
        <w:r w:rsidDel="00350D57">
          <w:delText xml:space="preserve"> </w:delText>
        </w:r>
        <w:r w:rsidRPr="00E74BDC" w:rsidDel="00350D57">
          <w:delText>дизопроксил фумарат</w:delText>
        </w:r>
        <w:r w:rsidDel="00350D57">
          <w:delText>ом</w:delText>
        </w:r>
        <w:r w:rsidRPr="00E74BDC" w:rsidDel="00350D57">
          <w:delText xml:space="preserve"> или с тенофовир</w:delText>
        </w:r>
        <w:r w:rsidDel="00350D57">
          <w:delText>ом</w:delText>
        </w:r>
        <w:r w:rsidRPr="00E74BDC" w:rsidDel="00350D57">
          <w:delText xml:space="preserve"> дизопроксил фумаратом и усиленным</w:delText>
        </w:r>
        <w:r w:rsidDel="00350D57">
          <w:delText>и</w:delText>
        </w:r>
        <w:r w:rsidRPr="00E74BDC" w:rsidDel="00350D57">
          <w:delText xml:space="preserve"> ингибитор</w:delText>
        </w:r>
        <w:r w:rsidDel="00350D57">
          <w:delText>ами</w:delText>
        </w:r>
        <w:r w:rsidRPr="00E74BDC" w:rsidDel="00350D57">
          <w:delText xml:space="preserve"> протеазы ВИЧ</w:delText>
        </w:r>
      </w:del>
    </w:p>
    <w:p w14:paraId="7D8D2AD8" w14:textId="30018688" w:rsidR="00E74BDC" w:rsidRPr="00454697" w:rsidDel="00350D57" w:rsidRDefault="00E74BDC" w:rsidP="00964799">
      <w:pPr>
        <w:pStyle w:val="bullet"/>
        <w:numPr>
          <w:ilvl w:val="0"/>
          <w:numId w:val="13"/>
        </w:numPr>
        <w:shd w:val="clear" w:color="auto" w:fill="FFFFFF"/>
        <w:spacing w:before="0" w:beforeAutospacing="0" w:after="0" w:afterAutospacing="0"/>
        <w:ind w:left="426"/>
        <w:contextualSpacing/>
        <w:jc w:val="both"/>
        <w:rPr>
          <w:del w:id="3355" w:author="Абрамова Анна Андреевна" w:date="2024-05-15T00:57:00Z"/>
        </w:rPr>
      </w:pPr>
      <w:del w:id="3356" w:author="Абрамова Анна Андреевна" w:date="2024-05-15T00:57:00Z">
        <w:r w:rsidDel="00350D57">
          <w:delText>Следует избегать совместного применения с другими лекарственными препаратами, содержащими софосбувир, а также исключить совместное применение с амиодароном</w:delText>
        </w:r>
        <w:commentRangeEnd w:id="3349"/>
        <w:r w:rsidR="00AC3D85" w:rsidDel="00350D57">
          <w:rPr>
            <w:rStyle w:val="CommentReference"/>
            <w:rFonts w:eastAsia="MS Mincho"/>
            <w:lang w:eastAsia="ja-JP"/>
          </w:rPr>
          <w:commentReference w:id="3349"/>
        </w:r>
      </w:del>
    </w:p>
    <w:p w14:paraId="27BFB440" w14:textId="77777777" w:rsidR="008B7FBF" w:rsidRPr="005E22C1" w:rsidRDefault="008B7FBF">
      <w:pPr>
        <w:pStyle w:val="Heading3"/>
        <w:spacing w:after="240" w:line="240" w:lineRule="auto"/>
        <w:contextualSpacing/>
        <w:rPr>
          <w:rFonts w:ascii="Times New Roman" w:hAnsi="Times New Roman"/>
          <w:color w:val="000000" w:themeColor="text1"/>
        </w:rPr>
      </w:pPr>
      <w:bookmarkStart w:id="3357" w:name="_Toc164609995"/>
      <w:r w:rsidRPr="00454697">
        <w:rPr>
          <w:rFonts w:ascii="Times New Roman" w:hAnsi="Times New Roman"/>
          <w:color w:val="000000" w:themeColor="text1"/>
          <w:szCs w:val="24"/>
        </w:rPr>
        <w:t xml:space="preserve">5.3.3. </w:t>
      </w:r>
      <w:bookmarkEnd w:id="3275"/>
      <w:bookmarkEnd w:id="3276"/>
      <w:bookmarkEnd w:id="3277"/>
      <w:r w:rsidRPr="00454697">
        <w:rPr>
          <w:rFonts w:ascii="Times New Roman" w:hAnsi="Times New Roman"/>
          <w:color w:val="000000" w:themeColor="text1"/>
          <w:szCs w:val="24"/>
        </w:rPr>
        <w:t>Применение</w:t>
      </w:r>
      <w:r w:rsidRPr="005E22C1">
        <w:rPr>
          <w:rFonts w:ascii="Times New Roman" w:hAnsi="Times New Roman"/>
          <w:color w:val="000000" w:themeColor="text1"/>
        </w:rPr>
        <w:t xml:space="preserve"> при беременности и в период грудного вскармливания</w:t>
      </w:r>
      <w:bookmarkEnd w:id="3357"/>
    </w:p>
    <w:p w14:paraId="3104557D" w14:textId="6483D6C7" w:rsidR="001D180F" w:rsidDel="00971371" w:rsidRDefault="00AF4630" w:rsidP="00971371">
      <w:pPr>
        <w:pStyle w:val="NormalWeb"/>
        <w:shd w:val="clear" w:color="auto" w:fill="FFFFFF"/>
        <w:spacing w:before="0" w:beforeAutospacing="0" w:after="0" w:afterAutospacing="0"/>
        <w:contextualSpacing/>
        <w:jc w:val="both"/>
        <w:rPr>
          <w:del w:id="3358" w:author="Абрамова Анна Андреевна" w:date="2024-05-16T00:40:00Z"/>
          <w:b/>
        </w:rPr>
      </w:pPr>
      <w:bookmarkStart w:id="3359" w:name="_Toc301482881"/>
      <w:bookmarkStart w:id="3360" w:name="_Toc287529203"/>
      <w:bookmarkStart w:id="3361" w:name="_Toc298775571"/>
      <w:r w:rsidRPr="0092765E">
        <w:rPr>
          <w:b/>
        </w:rPr>
        <w:t>Беременность</w:t>
      </w:r>
    </w:p>
    <w:p w14:paraId="618B4297" w14:textId="77777777" w:rsidR="00971371" w:rsidRPr="00515594" w:rsidRDefault="00971371">
      <w:pPr>
        <w:pStyle w:val="NormalWeb"/>
        <w:shd w:val="clear" w:color="auto" w:fill="FFFFFF"/>
        <w:spacing w:before="0" w:beforeAutospacing="0" w:after="0" w:afterAutospacing="0"/>
        <w:contextualSpacing/>
        <w:jc w:val="both"/>
        <w:rPr>
          <w:ins w:id="3362" w:author="Абрамова Анна Андреевна" w:date="2024-05-16T00:40:00Z"/>
          <w:b/>
        </w:rPr>
      </w:pPr>
    </w:p>
    <w:p w14:paraId="14A005BF" w14:textId="77777777" w:rsidR="00971371" w:rsidRDefault="00971371">
      <w:pPr>
        <w:pStyle w:val="NormalWeb"/>
        <w:shd w:val="clear" w:color="auto" w:fill="FFFFFF"/>
        <w:spacing w:before="0" w:beforeAutospacing="0" w:after="0" w:afterAutospacing="0"/>
        <w:contextualSpacing/>
        <w:jc w:val="both"/>
        <w:pPrChange w:id="3363" w:author="Абрамова Анна Андреевна" w:date="2024-05-16T00:40:00Z">
          <w:pPr>
            <w:pStyle w:val="opispole"/>
            <w:shd w:val="clear" w:color="auto" w:fill="FFFFFF"/>
            <w:spacing w:before="0" w:beforeAutospacing="0" w:after="0" w:afterAutospacing="0"/>
            <w:ind w:firstLine="709"/>
            <w:contextualSpacing/>
            <w:jc w:val="both"/>
          </w:pPr>
        </w:pPrChange>
      </w:pPr>
    </w:p>
    <w:p w14:paraId="71AE94E0" w14:textId="28C177D4" w:rsidR="00BC7E97" w:rsidRPr="00E74BDC" w:rsidRDefault="00E74BDC" w:rsidP="00B86B6E">
      <w:pPr>
        <w:pStyle w:val="NormalWeb"/>
        <w:spacing w:before="75" w:beforeAutospacing="0" w:after="75" w:afterAutospacing="0"/>
        <w:ind w:firstLine="708"/>
        <w:jc w:val="both"/>
        <w:rPr>
          <w:color w:val="333333"/>
        </w:rPr>
      </w:pPr>
      <w:r w:rsidRPr="00E74BDC">
        <w:rPr>
          <w:color w:val="333333"/>
        </w:rPr>
        <w:t xml:space="preserve">Нет достаточных данных о применении софосбувира, велпатасвира или </w:t>
      </w:r>
      <w:r>
        <w:rPr>
          <w:color w:val="333333"/>
        </w:rPr>
        <w:t xml:space="preserve">комбинации сосфосбувира+велпатасвира </w:t>
      </w:r>
      <w:r w:rsidRPr="00E74BDC">
        <w:rPr>
          <w:color w:val="333333"/>
        </w:rPr>
        <w:t>во время беременности.</w:t>
      </w:r>
      <w:r>
        <w:rPr>
          <w:color w:val="333333"/>
        </w:rPr>
        <w:t xml:space="preserve"> </w:t>
      </w:r>
      <w:r w:rsidRPr="00E74BDC">
        <w:rPr>
          <w:color w:val="333333"/>
        </w:rPr>
        <w:t>Результаты доклинических исследований</w:t>
      </w:r>
      <w:r>
        <w:rPr>
          <w:color w:val="333333"/>
        </w:rPr>
        <w:t xml:space="preserve"> софосбувира</w:t>
      </w:r>
      <w:r w:rsidRPr="00E74BDC">
        <w:rPr>
          <w:color w:val="333333"/>
        </w:rPr>
        <w:t xml:space="preserve"> не обнаружили прямую или опосредованную репродуктивную токсичность.</w:t>
      </w:r>
      <w:r>
        <w:rPr>
          <w:color w:val="333333"/>
        </w:rPr>
        <w:t xml:space="preserve"> </w:t>
      </w:r>
      <w:r w:rsidRPr="00E74BDC">
        <w:rPr>
          <w:color w:val="333333"/>
        </w:rPr>
        <w:t>Тем не менее, нельзя полностью оценить действие предельных концентраций софосбувира у крыс и соотнести его с действием рекомендуемых клинических доз у человека.</w:t>
      </w:r>
      <w:r>
        <w:rPr>
          <w:color w:val="333333"/>
        </w:rPr>
        <w:t xml:space="preserve"> </w:t>
      </w:r>
      <w:r w:rsidRPr="00E74BDC">
        <w:rPr>
          <w:color w:val="333333"/>
        </w:rPr>
        <w:t>Исследования</w:t>
      </w:r>
      <w:r>
        <w:rPr>
          <w:color w:val="333333"/>
        </w:rPr>
        <w:t xml:space="preserve"> велпатасвира</w:t>
      </w:r>
      <w:r w:rsidRPr="00E74BDC">
        <w:rPr>
          <w:color w:val="333333"/>
        </w:rPr>
        <w:t xml:space="preserve"> на животных показали возможную связь с репродуктивной токсичностью.</w:t>
      </w:r>
      <w:r>
        <w:rPr>
          <w:color w:val="333333"/>
        </w:rPr>
        <w:t xml:space="preserve"> </w:t>
      </w:r>
      <w:r w:rsidRPr="00E74BDC">
        <w:rPr>
          <w:color w:val="333333"/>
        </w:rPr>
        <w:t xml:space="preserve">В качестве меры предосторожности применение </w:t>
      </w:r>
      <w:r>
        <w:rPr>
          <w:color w:val="333333"/>
        </w:rPr>
        <w:t>софосбувира+велпатасвира</w:t>
      </w:r>
      <w:r w:rsidRPr="00E74BDC">
        <w:rPr>
          <w:color w:val="333333"/>
        </w:rPr>
        <w:t xml:space="preserve"> в период беременности противопоказано. </w:t>
      </w:r>
    </w:p>
    <w:p w14:paraId="7152D34A" w14:textId="77777777" w:rsidR="000D7A2E" w:rsidRPr="0092765E" w:rsidRDefault="000D7A2E">
      <w:pPr>
        <w:pStyle w:val="opispole"/>
        <w:shd w:val="clear" w:color="auto" w:fill="FFFFFF"/>
        <w:spacing w:before="0" w:beforeAutospacing="0" w:after="0" w:afterAutospacing="0"/>
        <w:ind w:firstLine="709"/>
        <w:contextualSpacing/>
        <w:jc w:val="both"/>
        <w:rPr>
          <w:b/>
        </w:rPr>
      </w:pPr>
    </w:p>
    <w:p w14:paraId="4DBF421A" w14:textId="78D28BE7" w:rsidR="002002E8" w:rsidRPr="0092765E" w:rsidRDefault="002002E8">
      <w:pPr>
        <w:pStyle w:val="NormalWeb"/>
        <w:shd w:val="clear" w:color="auto" w:fill="FFFFFF"/>
        <w:spacing w:before="0" w:beforeAutospacing="0" w:after="0" w:afterAutospacing="0"/>
        <w:contextualSpacing/>
        <w:jc w:val="both"/>
        <w:rPr>
          <w:b/>
        </w:rPr>
      </w:pPr>
      <w:r w:rsidRPr="0092765E">
        <w:rPr>
          <w:b/>
        </w:rPr>
        <w:t>Грудное вскармливание</w:t>
      </w:r>
    </w:p>
    <w:p w14:paraId="47AF9EA2" w14:textId="77777777" w:rsidR="008C3B53" w:rsidRDefault="008C3B53">
      <w:pPr>
        <w:pStyle w:val="opispoleabz"/>
        <w:shd w:val="clear" w:color="auto" w:fill="FFFFFF"/>
        <w:spacing w:before="0" w:beforeAutospacing="0" w:after="0" w:afterAutospacing="0"/>
        <w:ind w:firstLine="709"/>
        <w:contextualSpacing/>
        <w:jc w:val="both"/>
        <w:rPr>
          <w:color w:val="FF0000"/>
        </w:rPr>
      </w:pPr>
    </w:p>
    <w:p w14:paraId="38A94D45" w14:textId="77777777" w:rsidR="00E74BDC" w:rsidDel="00971371" w:rsidRDefault="008B6406" w:rsidP="00971371">
      <w:pPr>
        <w:pStyle w:val="NormalWeb"/>
        <w:spacing w:before="75" w:beforeAutospacing="0" w:after="75" w:afterAutospacing="0"/>
        <w:ind w:firstLine="708"/>
        <w:jc w:val="both"/>
        <w:rPr>
          <w:del w:id="3364" w:author="Абрамова Анна Андреевна" w:date="2024-05-16T00:40:00Z"/>
        </w:rPr>
      </w:pPr>
      <w:r w:rsidRPr="00F21D66">
        <w:t xml:space="preserve">Нет данных об экскреции препарата </w:t>
      </w:r>
      <w:r w:rsidR="00E74BDC">
        <w:t>софосбувира</w:t>
      </w:r>
      <w:r w:rsidRPr="00F21D66">
        <w:t>+</w:t>
      </w:r>
      <w:r w:rsidR="00E74BDC">
        <w:t>велпатасвира</w:t>
      </w:r>
      <w:r w:rsidRPr="00F21D66">
        <w:t xml:space="preserve"> с грудным молоком у людей. </w:t>
      </w:r>
      <w:r w:rsidR="00E74BDC" w:rsidRPr="00E74BDC">
        <w:t>Имеющиеся данные по фармакокинетике у животных свидетельствуют о выделении велпатасвира и метаболитов софосбувира в грудное молоко.</w:t>
      </w:r>
      <w:r w:rsidR="00E74BDC">
        <w:t xml:space="preserve"> Таким образом, нельзя исключать риск для </w:t>
      </w:r>
      <w:r w:rsidR="00E74BDC" w:rsidRPr="00E74BDC">
        <w:t>новорожденного/младенца</w:t>
      </w:r>
      <w:r w:rsidR="00E74BDC">
        <w:t xml:space="preserve"> и </w:t>
      </w:r>
      <w:r w:rsidR="00E74BDC" w:rsidRPr="00E74BDC">
        <w:t>не следует применять</w:t>
      </w:r>
      <w:r w:rsidR="00E74BDC">
        <w:t xml:space="preserve"> софосбувир+велпатасвир</w:t>
      </w:r>
      <w:r w:rsidR="00E74BDC" w:rsidRPr="00E74BDC">
        <w:t xml:space="preserve"> в период грудного вскармливания.</w:t>
      </w:r>
    </w:p>
    <w:p w14:paraId="3BAF698D" w14:textId="77777777" w:rsidR="00971371" w:rsidRDefault="00971371" w:rsidP="00A44D4D">
      <w:pPr>
        <w:pStyle w:val="NormalWeb"/>
        <w:spacing w:before="75" w:beforeAutospacing="0" w:after="75" w:afterAutospacing="0"/>
        <w:ind w:firstLine="708"/>
        <w:jc w:val="both"/>
        <w:rPr>
          <w:ins w:id="3365" w:author="Абрамова Анна Андреевна" w:date="2024-05-16T00:40:00Z"/>
        </w:rPr>
      </w:pPr>
    </w:p>
    <w:p w14:paraId="10011D9C" w14:textId="30E41293" w:rsidR="00417F69" w:rsidRPr="00E74BDC" w:rsidRDefault="00417F69">
      <w:pPr>
        <w:pStyle w:val="NormalWeb"/>
        <w:spacing w:before="75" w:beforeAutospacing="0" w:after="75" w:afterAutospacing="0"/>
        <w:ind w:firstLine="708"/>
        <w:jc w:val="both"/>
        <w:rPr>
          <w:rFonts w:ascii="Arial" w:hAnsi="Arial" w:cs="Arial"/>
          <w:color w:val="333333"/>
          <w:sz w:val="20"/>
          <w:szCs w:val="20"/>
        </w:rPr>
        <w:pPrChange w:id="3366" w:author="Абрамова Анна Андреевна" w:date="2024-05-16T00:40:00Z">
          <w:pPr>
            <w:pStyle w:val="NormalWeb"/>
            <w:spacing w:before="75" w:beforeAutospacing="0" w:after="75" w:afterAutospacing="0"/>
          </w:pPr>
        </w:pPrChange>
      </w:pPr>
      <w:del w:id="3367" w:author="Абрамова Анна Андреевна" w:date="2024-05-16T00:40:00Z">
        <w:r w:rsidRPr="00F21D66" w:rsidDel="00971371">
          <w:delText xml:space="preserve"> </w:delText>
        </w:r>
      </w:del>
    </w:p>
    <w:p w14:paraId="72BAC3FF" w14:textId="173FDFBB" w:rsidR="00417F69" w:rsidRPr="00F21D66" w:rsidRDefault="00F21D66">
      <w:pPr>
        <w:pStyle w:val="opispoleabz"/>
        <w:shd w:val="clear" w:color="auto" w:fill="FFFFFF"/>
        <w:spacing w:before="0" w:beforeAutospacing="0" w:after="0" w:afterAutospacing="0"/>
        <w:contextualSpacing/>
        <w:jc w:val="both"/>
        <w:rPr>
          <w:b/>
        </w:rPr>
      </w:pPr>
      <w:r>
        <w:rPr>
          <w:b/>
        </w:rPr>
        <w:t>Фертильность</w:t>
      </w:r>
    </w:p>
    <w:p w14:paraId="476169BE" w14:textId="77777777" w:rsidR="008C3B53" w:rsidRDefault="008C3B53">
      <w:pPr>
        <w:pStyle w:val="opispoleabz"/>
        <w:shd w:val="clear" w:color="auto" w:fill="FFFFFF"/>
        <w:spacing w:before="0" w:beforeAutospacing="0" w:after="0" w:afterAutospacing="0"/>
        <w:ind w:firstLine="709"/>
        <w:contextualSpacing/>
        <w:jc w:val="both"/>
      </w:pPr>
    </w:p>
    <w:p w14:paraId="3279C739" w14:textId="01D97E13" w:rsidR="00947230" w:rsidRPr="00DF71E6" w:rsidRDefault="00417F69" w:rsidP="00B86B6E">
      <w:pPr>
        <w:pStyle w:val="NormalWeb"/>
        <w:spacing w:before="75" w:beforeAutospacing="0" w:after="75" w:afterAutospacing="0"/>
        <w:ind w:firstLine="708"/>
        <w:jc w:val="both"/>
        <w:rPr>
          <w:color w:val="333333"/>
        </w:rPr>
      </w:pPr>
      <w:r w:rsidRPr="00DF71E6">
        <w:t xml:space="preserve">Нет данных о влиянии </w:t>
      </w:r>
      <w:r w:rsidR="00DF71E6" w:rsidRPr="00DF71E6">
        <w:t>софосбувира+велпатасвира</w:t>
      </w:r>
      <w:r w:rsidR="00207E65" w:rsidRPr="00DF71E6">
        <w:t xml:space="preserve"> на фертильность у человека. </w:t>
      </w:r>
      <w:r w:rsidR="00DF71E6" w:rsidRPr="00DF71E6">
        <w:rPr>
          <w:color w:val="333333"/>
        </w:rPr>
        <w:t>Исследования применения софосбувира или велпатасвира на животных не выявили неблагоприятного влияния препарата на репродуктивную функцию.</w:t>
      </w:r>
      <w:r w:rsidR="00DF71E6">
        <w:rPr>
          <w:color w:val="333333"/>
        </w:rPr>
        <w:t xml:space="preserve"> </w:t>
      </w:r>
      <w:r w:rsidR="00DF71E6" w:rsidRPr="00DF71E6">
        <w:rPr>
          <w:color w:val="333333"/>
        </w:rPr>
        <w:t>Если рибавирин применяется совместно с препаратом Эпклюза</w:t>
      </w:r>
      <w:r w:rsidR="00DF71E6" w:rsidRPr="00DF71E6">
        <w:rPr>
          <w:color w:val="333333"/>
          <w:vertAlign w:val="superscript"/>
        </w:rPr>
        <w:t>®</w:t>
      </w:r>
      <w:r w:rsidR="00DF71E6" w:rsidRPr="00DF71E6">
        <w:rPr>
          <w:color w:val="333333"/>
        </w:rPr>
        <w:t>, следует обратить внимание на противопоказания, связанные с применением рибавирина во время беременности и кормления грудью</w:t>
      </w:r>
      <w:r w:rsidR="00DF71E6">
        <w:rPr>
          <w:color w:val="333333"/>
        </w:rPr>
        <w:t>.</w:t>
      </w:r>
    </w:p>
    <w:p w14:paraId="318BBFDA" w14:textId="1C485EBC" w:rsidR="00E05485" w:rsidRPr="00E05485" w:rsidRDefault="008B7FBF" w:rsidP="00E05485">
      <w:pPr>
        <w:pStyle w:val="Heading3"/>
        <w:spacing w:after="240" w:line="240" w:lineRule="auto"/>
        <w:contextualSpacing/>
        <w:rPr>
          <w:rFonts w:ascii="Times New Roman" w:hAnsi="Times New Roman"/>
          <w:rPrChange w:id="3368" w:author="Абрамова Анна Андреевна" w:date="2024-05-15T22:57:00Z">
            <w:rPr/>
          </w:rPrChange>
        </w:rPr>
      </w:pPr>
      <w:bookmarkStart w:id="3369" w:name="_Toc164609996"/>
      <w:r w:rsidRPr="0092765E">
        <w:rPr>
          <w:rFonts w:ascii="Times New Roman" w:hAnsi="Times New Roman"/>
        </w:rPr>
        <w:t xml:space="preserve">5.3.4. </w:t>
      </w:r>
      <w:commentRangeStart w:id="3370"/>
      <w:commentRangeStart w:id="3371"/>
      <w:r w:rsidRPr="0092765E">
        <w:rPr>
          <w:rFonts w:ascii="Times New Roman" w:hAnsi="Times New Roman"/>
        </w:rPr>
        <w:t>Способ применения и дозы</w:t>
      </w:r>
      <w:bookmarkEnd w:id="3359"/>
      <w:bookmarkEnd w:id="3360"/>
      <w:bookmarkEnd w:id="3361"/>
      <w:bookmarkEnd w:id="3369"/>
      <w:commentRangeEnd w:id="3370"/>
      <w:r w:rsidR="00AC3D85">
        <w:rPr>
          <w:rStyle w:val="CommentReference"/>
          <w:rFonts w:ascii="Times New Roman" w:hAnsi="Times New Roman"/>
          <w:b w:val="0"/>
          <w:bCs w:val="0"/>
        </w:rPr>
        <w:commentReference w:id="3370"/>
      </w:r>
      <w:commentRangeEnd w:id="3371"/>
      <w:r w:rsidR="00E05485">
        <w:rPr>
          <w:rStyle w:val="CommentReference"/>
          <w:rFonts w:ascii="Times New Roman" w:hAnsi="Times New Roman"/>
          <w:b w:val="0"/>
          <w:bCs w:val="0"/>
        </w:rPr>
        <w:commentReference w:id="3371"/>
      </w:r>
    </w:p>
    <w:p w14:paraId="7570C3E3" w14:textId="77777777" w:rsidR="00E05485" w:rsidRDefault="00E05485" w:rsidP="00E05485">
      <w:pPr>
        <w:pStyle w:val="Heading3"/>
        <w:spacing w:after="240" w:line="240" w:lineRule="auto"/>
        <w:contextualSpacing/>
        <w:rPr>
          <w:ins w:id="3372" w:author="Абрамова Анна Андреевна" w:date="2024-05-15T22:57:00Z"/>
          <w:rFonts w:ascii="Times New Roman" w:hAnsi="Times New Roman"/>
          <w:b w:val="0"/>
          <w:bCs w:val="0"/>
          <w:szCs w:val="24"/>
        </w:rPr>
      </w:pPr>
      <w:bookmarkStart w:id="3373" w:name="_Toc301482882"/>
      <w:bookmarkStart w:id="3374" w:name="_Toc287529204"/>
      <w:bookmarkStart w:id="3375" w:name="_Toc298775572"/>
    </w:p>
    <w:p w14:paraId="733DF4F6" w14:textId="77777777" w:rsidR="00E05485" w:rsidRDefault="00E05485">
      <w:pPr>
        <w:pStyle w:val="Heading3"/>
        <w:spacing w:before="0" w:after="0" w:line="240" w:lineRule="auto"/>
        <w:ind w:firstLine="708"/>
        <w:rPr>
          <w:ins w:id="3376" w:author="Абрамова Анна Андреевна" w:date="2024-05-15T22:58:00Z"/>
          <w:rFonts w:ascii="Times New Roman" w:hAnsi="Times New Roman"/>
          <w:b w:val="0"/>
          <w:bCs w:val="0"/>
          <w:szCs w:val="24"/>
        </w:rPr>
        <w:pPrChange w:id="3377" w:author="Абрамова Анна Андреевна" w:date="2024-05-15T22:58:00Z">
          <w:pPr>
            <w:pStyle w:val="Heading3"/>
            <w:spacing w:line="240" w:lineRule="auto"/>
            <w:ind w:firstLine="708"/>
          </w:pPr>
        </w:pPrChange>
      </w:pPr>
      <w:ins w:id="3378" w:author="Абрамова Анна Андреевна" w:date="2024-05-15T22:56:00Z">
        <w:r w:rsidRPr="00E05485">
          <w:rPr>
            <w:rFonts w:ascii="Times New Roman" w:hAnsi="Times New Roman"/>
            <w:b w:val="0"/>
            <w:bCs w:val="0"/>
            <w:szCs w:val="24"/>
          </w:rPr>
          <w:t>Для приема внутрь.</w:t>
        </w:r>
      </w:ins>
      <w:ins w:id="3379" w:author="Абрамова Анна Андреевна" w:date="2024-05-15T22:57:00Z">
        <w:r>
          <w:rPr>
            <w:rFonts w:ascii="Times New Roman" w:hAnsi="Times New Roman"/>
            <w:b w:val="0"/>
            <w:bCs w:val="0"/>
            <w:szCs w:val="24"/>
          </w:rPr>
          <w:t xml:space="preserve"> </w:t>
        </w:r>
        <w:r>
          <w:rPr>
            <w:rFonts w:ascii="Times New Roman" w:hAnsi="Times New Roman"/>
            <w:b w:val="0"/>
            <w:bCs w:val="0"/>
            <w:szCs w:val="24"/>
          </w:rPr>
          <w:tab/>
        </w:r>
      </w:ins>
    </w:p>
    <w:p w14:paraId="108BDEB5" w14:textId="5BFE2DD5" w:rsidR="00E05485" w:rsidRDefault="00E05485">
      <w:pPr>
        <w:pStyle w:val="Heading3"/>
        <w:spacing w:before="0" w:after="0" w:line="240" w:lineRule="auto"/>
        <w:ind w:firstLine="708"/>
        <w:rPr>
          <w:ins w:id="3380" w:author="Абрамова Анна Андреевна" w:date="2024-05-15T22:57:00Z"/>
          <w:rFonts w:ascii="Times New Roman" w:hAnsi="Times New Roman"/>
          <w:b w:val="0"/>
          <w:bCs w:val="0"/>
          <w:szCs w:val="24"/>
        </w:rPr>
        <w:pPrChange w:id="3381" w:author="Абрамова Анна Андреевна" w:date="2024-05-15T22:58:00Z">
          <w:pPr>
            <w:pStyle w:val="Heading3"/>
            <w:spacing w:line="240" w:lineRule="auto"/>
            <w:ind w:firstLine="708"/>
          </w:pPr>
        </w:pPrChange>
      </w:pPr>
      <w:ins w:id="3382" w:author="Абрамова Анна Андреевна" w:date="2024-05-15T22:56:00Z">
        <w:r w:rsidRPr="00E05485">
          <w:rPr>
            <w:rFonts w:ascii="Times New Roman" w:hAnsi="Times New Roman"/>
            <w:b w:val="0"/>
            <w:bCs w:val="0"/>
            <w:szCs w:val="24"/>
          </w:rPr>
          <w:t xml:space="preserve">Лечение препаратом </w:t>
        </w:r>
      </w:ins>
      <w:ins w:id="3383" w:author="Абрамова Анна Андреевна" w:date="2024-05-15T22:58:00Z">
        <w:r>
          <w:rPr>
            <w:rFonts w:ascii="Times New Roman" w:hAnsi="Times New Roman"/>
            <w:b w:val="0"/>
            <w:bCs w:val="0"/>
            <w:szCs w:val="24"/>
          </w:rPr>
          <w:t>софосбувир+велпатас</w:t>
        </w:r>
      </w:ins>
      <w:ins w:id="3384" w:author="Абрамова Анна Андреевна" w:date="2024-05-15T22:59:00Z">
        <w:r>
          <w:rPr>
            <w:rFonts w:ascii="Times New Roman" w:hAnsi="Times New Roman"/>
            <w:b w:val="0"/>
            <w:bCs w:val="0"/>
            <w:szCs w:val="24"/>
          </w:rPr>
          <w:t>вир</w:t>
        </w:r>
      </w:ins>
      <w:ins w:id="3385" w:author="Абрамова Анна Андреевна" w:date="2024-05-15T22:56:00Z">
        <w:r w:rsidRPr="00E05485">
          <w:rPr>
            <w:rFonts w:ascii="Times New Roman" w:hAnsi="Times New Roman"/>
            <w:b w:val="0"/>
            <w:bCs w:val="0"/>
            <w:szCs w:val="24"/>
          </w:rPr>
          <w:t xml:space="preserve"> должно начинаться и контролироваться врачом, имеющим опыт лечения хронического гепатита С.</w:t>
        </w:r>
      </w:ins>
      <w:ins w:id="3386" w:author="Абрамова Анна Андреевна" w:date="2024-05-15T22:57:00Z">
        <w:r>
          <w:rPr>
            <w:rFonts w:ascii="Times New Roman" w:hAnsi="Times New Roman"/>
            <w:b w:val="0"/>
            <w:bCs w:val="0"/>
            <w:szCs w:val="24"/>
          </w:rPr>
          <w:t xml:space="preserve"> </w:t>
        </w:r>
      </w:ins>
    </w:p>
    <w:p w14:paraId="6C8C3E2D" w14:textId="4DAA0390" w:rsidR="00EA3DB3" w:rsidDel="00E05485" w:rsidRDefault="00E05485" w:rsidP="00E05485">
      <w:pPr>
        <w:pStyle w:val="Heading3"/>
        <w:spacing w:line="240" w:lineRule="auto"/>
        <w:ind w:firstLine="708"/>
        <w:rPr>
          <w:del w:id="3387" w:author="Абрамова Анна Андреевна" w:date="2024-05-15T22:56:00Z"/>
          <w:rFonts w:ascii="Times New Roman" w:hAnsi="Times New Roman"/>
          <w:b w:val="0"/>
          <w:bCs w:val="0"/>
          <w:szCs w:val="24"/>
        </w:rPr>
      </w:pPr>
      <w:ins w:id="3388" w:author="Абрамова Анна Андреевна" w:date="2024-05-15T22:57:00Z">
        <w:r w:rsidRPr="00E05485">
          <w:rPr>
            <w:rFonts w:ascii="Times New Roman" w:hAnsi="Times New Roman"/>
            <w:b w:val="0"/>
            <w:bCs w:val="0"/>
            <w:szCs w:val="24"/>
          </w:rPr>
          <w:t>Одну</w:t>
        </w:r>
      </w:ins>
      <w:ins w:id="3389" w:author="Абрамова Анна Андреевна" w:date="2024-05-15T22:56:00Z">
        <w:r w:rsidRPr="00E05485">
          <w:rPr>
            <w:rFonts w:ascii="Times New Roman" w:hAnsi="Times New Roman"/>
            <w:b w:val="0"/>
            <w:bCs w:val="0"/>
            <w:szCs w:val="24"/>
          </w:rPr>
          <w:t xml:space="preserve"> таблетку препарата </w:t>
        </w:r>
      </w:ins>
      <w:ins w:id="3390" w:author="Абрамова Анна Андреевна" w:date="2024-05-15T22:59:00Z">
        <w:r w:rsidRPr="00E05485">
          <w:t xml:space="preserve">софосбувир+велпатасвир </w:t>
        </w:r>
      </w:ins>
      <w:ins w:id="3391" w:author="Абрамова Анна Андреевна" w:date="2024-05-15T22:56:00Z">
        <w:r w:rsidRPr="00E05485">
          <w:rPr>
            <w:rFonts w:ascii="Times New Roman" w:hAnsi="Times New Roman"/>
            <w:b w:val="0"/>
            <w:bCs w:val="0"/>
            <w:szCs w:val="24"/>
          </w:rPr>
          <w:t>рекомендуется принимать 1 раз/сут независимо от приема пищи. Таблетку необходимо проглатывать целиком, запивая водой. Таблетки не рекомендуется разжевывать или разламывать из-за горького вкуса.</w:t>
        </w:r>
        <w:r w:rsidRPr="00E05485" w:rsidDel="00E05485">
          <w:rPr>
            <w:rFonts w:ascii="Times New Roman" w:hAnsi="Times New Roman"/>
            <w:b w:val="0"/>
            <w:bCs w:val="0"/>
            <w:szCs w:val="24"/>
          </w:rPr>
          <w:t xml:space="preserve"> </w:t>
        </w:r>
      </w:ins>
      <w:del w:id="3392" w:author="Абрамова Анна Андреевна" w:date="2024-05-15T22:56:00Z">
        <w:r w:rsidR="00EA3DB3" w:rsidDel="00E05485">
          <w:delText xml:space="preserve">Терапию </w:delText>
        </w:r>
        <w:r w:rsidR="00DF71E6" w:rsidDel="00E05485">
          <w:delText>софосбувиром</w:delText>
        </w:r>
        <w:r w:rsidR="00EA3DB3" w:rsidDel="00E05485">
          <w:delText>+</w:delText>
        </w:r>
        <w:r w:rsidR="00DF71E6" w:rsidDel="00E05485">
          <w:delText>велтапасвиром</w:delText>
        </w:r>
        <w:r w:rsidR="008C3B53" w:rsidDel="00E05485">
          <w:delText xml:space="preserve"> </w:delText>
        </w:r>
        <w:r w:rsidR="00EA3DB3" w:rsidDel="00E05485">
          <w:delText>должен начинать и контролировать врач, имеющий опыт лечения ВГС.</w:delText>
        </w:r>
      </w:del>
    </w:p>
    <w:p w14:paraId="1C60C852" w14:textId="77777777" w:rsidR="00E05485" w:rsidRPr="00E05485" w:rsidRDefault="00E05485">
      <w:pPr>
        <w:spacing w:line="240" w:lineRule="auto"/>
        <w:ind w:firstLine="708"/>
        <w:rPr>
          <w:ins w:id="3393" w:author="Абрамова Анна Андреевна" w:date="2024-05-15T22:57:00Z"/>
        </w:rPr>
        <w:pPrChange w:id="3394" w:author="Абрамова Анна Андреевна" w:date="2024-05-15T22:58:00Z">
          <w:pPr>
            <w:spacing w:after="0" w:line="240" w:lineRule="auto"/>
            <w:ind w:right="38" w:firstLine="709"/>
            <w:contextualSpacing/>
          </w:pPr>
        </w:pPrChange>
      </w:pPr>
    </w:p>
    <w:p w14:paraId="3694CB24" w14:textId="006B77CC" w:rsidR="00262292" w:rsidDel="00E05485" w:rsidRDefault="00262292" w:rsidP="00E05485">
      <w:pPr>
        <w:pStyle w:val="Heading3"/>
        <w:spacing w:line="240" w:lineRule="auto"/>
        <w:ind w:firstLine="708"/>
        <w:rPr>
          <w:del w:id="3395" w:author="Абрамова Анна Андреевна" w:date="2024-05-15T22:56:00Z"/>
        </w:rPr>
      </w:pPr>
      <w:del w:id="3396" w:author="Абрамова Анна Андреевна" w:date="2024-05-15T22:56:00Z">
        <w:r w:rsidRPr="0092765E" w:rsidDel="00E05485">
          <w:delText>Внутрь, независимо от приема пищи. Таблетки</w:delText>
        </w:r>
        <w:r w:rsidR="00373564" w:rsidDel="00E05485">
          <w:delText>, покрытые пленочной оболочкой следует проглатывать целиком</w:delText>
        </w:r>
        <w:r w:rsidR="004B38EC" w:rsidRPr="0092765E" w:rsidDel="00E05485">
          <w:delText>.</w:delText>
        </w:r>
        <w:r w:rsidR="007076EB" w:rsidDel="00E05485">
          <w:delText xml:space="preserve"> Рекомендованная доза препарата –</w:delText>
        </w:r>
        <w:r w:rsidR="00553BB9" w:rsidDel="00E05485">
          <w:delText xml:space="preserve"> </w:delText>
        </w:r>
        <w:r w:rsidR="007076EB" w:rsidDel="00E05485">
          <w:delText xml:space="preserve">одна таблетка один раз в день. </w:delText>
        </w:r>
        <w:r w:rsidR="007076EB" w:rsidRPr="00A44D4D" w:rsidDel="00E05485">
          <w:delText>В таблиц</w:delText>
        </w:r>
        <w:r w:rsidR="008B7F5A" w:rsidRPr="00A44D4D" w:rsidDel="00E05485">
          <w:delText>ах</w:delText>
        </w:r>
        <w:r w:rsidR="00A44D4D" w:rsidRPr="00A44D4D" w:rsidDel="00E05485">
          <w:delText xml:space="preserve"> 5-2, 5-3</w:delText>
        </w:r>
        <w:r w:rsidR="007076EB" w:rsidDel="00E05485">
          <w:delText xml:space="preserve"> приведены </w:delText>
        </w:r>
        <w:r w:rsidR="00DF71E6" w:rsidDel="00E05485">
          <w:delText>рекомендованная</w:delText>
        </w:r>
        <w:r w:rsidR="007076EB" w:rsidDel="00E05485">
          <w:delText xml:space="preserve"> продолжительность терапии</w:delText>
        </w:r>
        <w:r w:rsidR="00DF71E6" w:rsidDel="00E05485">
          <w:delText xml:space="preserve"> у взрослых при всех генотипах </w:delText>
        </w:r>
        <w:r w:rsidR="00B86B6E" w:rsidDel="00E05485">
          <w:delText>ВГС, а</w:delText>
        </w:r>
        <w:r w:rsidR="008B7F5A" w:rsidDel="00E05485">
          <w:delText xml:space="preserve"> также рекомендации по изменению дозы </w:delText>
        </w:r>
        <w:r w:rsidR="008B7F5A" w:rsidRPr="008B7F5A" w:rsidDel="00E05485">
          <w:delText xml:space="preserve">рибавирина для совместного приема с </w:delText>
        </w:r>
        <w:r w:rsidR="008B7F5A" w:rsidDel="00E05485">
          <w:delText>софосбувиром+велтапасвиром</w:delText>
        </w:r>
        <w:r w:rsidR="008B7F5A" w:rsidRPr="008B7F5A" w:rsidDel="00E05485">
          <w:delText xml:space="preserve"> у взрослых пациентов с декомпенсированным циррозом печени</w:delText>
        </w:r>
        <w:r w:rsidR="008B7F5A" w:rsidDel="00E05485">
          <w:delText>.</w:delText>
        </w:r>
      </w:del>
    </w:p>
    <w:p w14:paraId="62A60918" w14:textId="427D3A1D" w:rsidR="005242C0" w:rsidRDefault="005242C0" w:rsidP="00E05485">
      <w:pPr>
        <w:pStyle w:val="Heading3"/>
        <w:spacing w:line="240" w:lineRule="auto"/>
        <w:rPr>
          <w:ins w:id="3397" w:author="Абрамова Анна Андреевна" w:date="2024-05-15T22:58:00Z"/>
        </w:rPr>
      </w:pPr>
    </w:p>
    <w:p w14:paraId="0D9DC1C2" w14:textId="77777777" w:rsidR="00E05485" w:rsidRPr="00E05485" w:rsidRDefault="00E05485">
      <w:pPr>
        <w:pPrChange w:id="3398" w:author="Абрамова Анна Андреевна" w:date="2024-05-15T22:58:00Z">
          <w:pPr>
            <w:spacing w:after="0" w:line="240" w:lineRule="auto"/>
            <w:ind w:right="38" w:firstLine="709"/>
            <w:contextualSpacing/>
          </w:pPr>
        </w:pPrChange>
      </w:pPr>
    </w:p>
    <w:p w14:paraId="054204F7" w14:textId="657B1D47" w:rsidR="00262292" w:rsidRPr="0092765E" w:rsidRDefault="005242C0" w:rsidP="005E1A9C">
      <w:pPr>
        <w:spacing w:after="0" w:line="240" w:lineRule="auto"/>
        <w:ind w:right="38"/>
        <w:contextualSpacing/>
        <w:rPr>
          <w:shd w:val="clear" w:color="auto" w:fill="FFFFFF"/>
        </w:rPr>
      </w:pPr>
      <w:r w:rsidRPr="00A44D4D">
        <w:rPr>
          <w:b/>
        </w:rPr>
        <w:lastRenderedPageBreak/>
        <w:t>Таблица</w:t>
      </w:r>
      <w:r w:rsidR="006C3B04" w:rsidRPr="00A44D4D">
        <w:rPr>
          <w:b/>
        </w:rPr>
        <w:t xml:space="preserve"> 5-2.</w:t>
      </w:r>
      <w:r w:rsidRPr="00A44D4D">
        <w:t xml:space="preserve"> </w:t>
      </w:r>
      <w:r w:rsidR="00DF71E6" w:rsidRPr="00A44D4D">
        <w:t>Рекомендуемая</w:t>
      </w:r>
      <w:r w:rsidR="00DF71E6" w:rsidRPr="00DF71E6">
        <w:t xml:space="preserve"> продолжительность лечения у взрослых при всех генотипах ВГС</w:t>
      </w:r>
      <w:ins w:id="3399" w:author="Абрамова Анна Андреевна" w:date="2024-05-15T01:04:00Z">
        <w:r w:rsidR="00FB50A0">
          <w:t>.</w:t>
        </w:r>
      </w:ins>
    </w:p>
    <w:tbl>
      <w:tblPr>
        <w:tblStyle w:val="TableGrid"/>
        <w:tblW w:w="0" w:type="auto"/>
        <w:tblLook w:val="04A0" w:firstRow="1" w:lastRow="0" w:firstColumn="1" w:lastColumn="0" w:noHBand="0" w:noVBand="1"/>
      </w:tblPr>
      <w:tblGrid>
        <w:gridCol w:w="2462"/>
        <w:gridCol w:w="6882"/>
      </w:tblGrid>
      <w:tr w:rsidR="00EB0F03" w14:paraId="382E9739" w14:textId="77777777" w:rsidTr="008B7F5A">
        <w:trPr>
          <w:trHeight w:val="522"/>
          <w:tblHeader/>
        </w:trPr>
        <w:tc>
          <w:tcPr>
            <w:tcW w:w="2462" w:type="dxa"/>
            <w:shd w:val="clear" w:color="auto" w:fill="D9D9D9" w:themeFill="background1" w:themeFillShade="D9"/>
            <w:vAlign w:val="center"/>
          </w:tcPr>
          <w:p w14:paraId="6D152664" w14:textId="534AF3E2" w:rsidR="00EB0F03" w:rsidRPr="00844AB8" w:rsidRDefault="008B7F5A">
            <w:pPr>
              <w:shd w:val="clear" w:color="auto" w:fill="D9D9D9" w:themeFill="background1" w:themeFillShade="D9"/>
              <w:jc w:val="center"/>
              <w:rPr>
                <w:b/>
              </w:rPr>
            </w:pPr>
            <w:r w:rsidRPr="008B7F5A">
              <w:rPr>
                <w:b/>
              </w:rPr>
              <w:t>Популяция пациентов</w:t>
            </w:r>
            <w:ins w:id="3400" w:author="Абрамова Анна Андреевна" w:date="2024-05-15T22:59:00Z">
              <w:r w:rsidR="00E05485">
                <w:rPr>
                  <w:b/>
                  <w:vertAlign w:val="superscript"/>
                </w:rPr>
                <w:t>*</w:t>
              </w:r>
            </w:ins>
            <w:del w:id="3401" w:author="Абрамова Анна Андреевна" w:date="2024-05-15T22:59:00Z">
              <w:r w:rsidRPr="008B7F5A" w:rsidDel="00E05485">
                <w:rPr>
                  <w:b/>
                  <w:vertAlign w:val="superscript"/>
                </w:rPr>
                <w:delText>а</w:delText>
              </w:r>
            </w:del>
          </w:p>
        </w:tc>
        <w:tc>
          <w:tcPr>
            <w:tcW w:w="6884" w:type="dxa"/>
            <w:shd w:val="clear" w:color="auto" w:fill="D9D9D9" w:themeFill="background1" w:themeFillShade="D9"/>
            <w:vAlign w:val="center"/>
          </w:tcPr>
          <w:p w14:paraId="5F6EC954" w14:textId="77777777" w:rsidR="00EB0F03" w:rsidRPr="00844AB8" w:rsidRDefault="00EB0F03">
            <w:pPr>
              <w:shd w:val="clear" w:color="auto" w:fill="D9D9D9" w:themeFill="background1" w:themeFillShade="D9"/>
              <w:jc w:val="center"/>
              <w:rPr>
                <w:b/>
              </w:rPr>
            </w:pPr>
            <w:r w:rsidRPr="00844AB8">
              <w:rPr>
                <w:b/>
              </w:rPr>
              <w:t>Терапия и ее длительность</w:t>
            </w:r>
          </w:p>
        </w:tc>
      </w:tr>
      <w:tr w:rsidR="00EB0F03" w14:paraId="37ED0427" w14:textId="77777777" w:rsidTr="008B7F5A">
        <w:tc>
          <w:tcPr>
            <w:tcW w:w="2462" w:type="dxa"/>
          </w:tcPr>
          <w:p w14:paraId="6E6C3B46" w14:textId="203958EA" w:rsidR="00EB0F03" w:rsidRDefault="008B7F5A">
            <w:r w:rsidRPr="008B7F5A">
              <w:t>Пациенты без цирроза и пациенты с компенсированным циррозом</w:t>
            </w:r>
          </w:p>
        </w:tc>
        <w:tc>
          <w:tcPr>
            <w:tcW w:w="6884" w:type="dxa"/>
          </w:tcPr>
          <w:p w14:paraId="3F4C625B" w14:textId="7478C9DE" w:rsidR="008B7F5A" w:rsidRPr="008B7F5A" w:rsidRDefault="008B7F5A" w:rsidP="008B7F5A">
            <w:r>
              <w:t>Софосбувир+велтапасвир</w:t>
            </w:r>
            <w:r w:rsidRPr="008B7F5A">
              <w:t xml:space="preserve"> в течение 12 недель</w:t>
            </w:r>
          </w:p>
          <w:p w14:paraId="203BF9DB" w14:textId="70660A3B" w:rsidR="00EB0F03" w:rsidRDefault="008B7F5A" w:rsidP="008B7F5A">
            <w:r w:rsidRPr="008B7F5A">
              <w:t>Добавление рибавирина можно рассмотреть для пациентов, инфицированных ВГС генотипа 3, с компенсированным циррозом</w:t>
            </w:r>
          </w:p>
        </w:tc>
      </w:tr>
      <w:tr w:rsidR="00EB0F03" w14:paraId="3DD7A1DC" w14:textId="77777777" w:rsidTr="008B7F5A">
        <w:tc>
          <w:tcPr>
            <w:tcW w:w="2462" w:type="dxa"/>
          </w:tcPr>
          <w:p w14:paraId="1AC50B7C" w14:textId="265CB096" w:rsidR="00EB0F03" w:rsidRPr="00615C7E" w:rsidRDefault="008B7F5A">
            <w:pPr>
              <w:rPr>
                <w:lang w:val="en-US"/>
              </w:rPr>
            </w:pPr>
            <w:proofErr w:type="spellStart"/>
            <w:r w:rsidRPr="008B7F5A">
              <w:rPr>
                <w:lang w:val="en-US"/>
              </w:rPr>
              <w:t>Пациенты</w:t>
            </w:r>
            <w:proofErr w:type="spellEnd"/>
            <w:r w:rsidRPr="008B7F5A">
              <w:rPr>
                <w:lang w:val="en-US"/>
              </w:rPr>
              <w:t xml:space="preserve"> с </w:t>
            </w:r>
            <w:proofErr w:type="spellStart"/>
            <w:r w:rsidRPr="008B7F5A">
              <w:rPr>
                <w:lang w:val="en-US"/>
              </w:rPr>
              <w:t>декомпенсированным</w:t>
            </w:r>
            <w:proofErr w:type="spellEnd"/>
            <w:r w:rsidRPr="008B7F5A">
              <w:rPr>
                <w:lang w:val="en-US"/>
              </w:rPr>
              <w:t xml:space="preserve"> </w:t>
            </w:r>
            <w:proofErr w:type="spellStart"/>
            <w:r w:rsidRPr="008B7F5A">
              <w:rPr>
                <w:lang w:val="en-US"/>
              </w:rPr>
              <w:t>циррозом</w:t>
            </w:r>
            <w:proofErr w:type="spellEnd"/>
          </w:p>
        </w:tc>
        <w:tc>
          <w:tcPr>
            <w:tcW w:w="6884" w:type="dxa"/>
          </w:tcPr>
          <w:p w14:paraId="4FCE7126" w14:textId="3374C8AF" w:rsidR="00EB0F03" w:rsidRPr="00813DEC" w:rsidRDefault="008B7F5A">
            <w:pPr>
              <w:rPr>
                <w:rFonts w:ascii="ArialUnicodeMS" w:hAnsi="ArialUnicodeMS"/>
                <w:sz w:val="20"/>
                <w:szCs w:val="20"/>
                <w:lang w:eastAsia="ru-RU"/>
              </w:rPr>
            </w:pPr>
            <w:r>
              <w:t>Софосбувир+велтапасвир</w:t>
            </w:r>
            <w:r w:rsidRPr="008B7F5A">
              <w:t xml:space="preserve"> </w:t>
            </w:r>
            <w:r w:rsidRPr="008B7F5A">
              <w:rPr>
                <w:rFonts w:ascii="ArialUnicodeMS" w:hAnsi="ArialUnicodeMS"/>
                <w:sz w:val="20"/>
                <w:szCs w:val="20"/>
                <w:lang w:eastAsia="ru-RU"/>
              </w:rPr>
              <w:t xml:space="preserve">+ </w:t>
            </w:r>
            <w:r w:rsidRPr="008B7F5A">
              <w:rPr>
                <w:lang w:eastAsia="ru-RU"/>
              </w:rPr>
              <w:t>рибавирин в течение 12 недель</w:t>
            </w:r>
          </w:p>
        </w:tc>
      </w:tr>
      <w:tr w:rsidR="006A7C56" w14:paraId="688E5887" w14:textId="77777777" w:rsidTr="008B7F5A">
        <w:tc>
          <w:tcPr>
            <w:tcW w:w="9346" w:type="dxa"/>
            <w:gridSpan w:val="2"/>
          </w:tcPr>
          <w:p w14:paraId="334017C3" w14:textId="77777777" w:rsidR="0094023C" w:rsidRPr="00B86B6E" w:rsidRDefault="006A7C56" w:rsidP="00B86B6E">
            <w:pPr>
              <w:pStyle w:val="FootnoteText"/>
              <w:jc w:val="both"/>
              <w:rPr>
                <w:b/>
                <w:color w:val="000000" w:themeColor="text1"/>
              </w:rPr>
            </w:pPr>
            <w:r w:rsidRPr="00B86B6E">
              <w:rPr>
                <w:rFonts w:ascii="ArialUnicodeMS" w:hAnsi="ArialUnicodeMS" w:hint="eastAsia"/>
                <w:b/>
                <w:color w:val="000000" w:themeColor="text1"/>
              </w:rPr>
              <w:t>Примечание</w:t>
            </w:r>
            <w:r w:rsidRPr="00B86B6E">
              <w:rPr>
                <w:rFonts w:ascii="ArialUnicodeMS" w:hAnsi="ArialUnicodeMS"/>
                <w:b/>
                <w:color w:val="000000" w:themeColor="text1"/>
              </w:rPr>
              <w:t>:</w:t>
            </w:r>
            <w:r w:rsidR="00C724A5" w:rsidRPr="00B86B6E">
              <w:rPr>
                <w:b/>
                <w:color w:val="000000" w:themeColor="text1"/>
              </w:rPr>
              <w:t xml:space="preserve"> </w:t>
            </w:r>
          </w:p>
          <w:p w14:paraId="6C5DE104" w14:textId="15C0E62B" w:rsidR="00C724A5" w:rsidRPr="00B86B6E" w:rsidRDefault="00E05485" w:rsidP="00E05485">
            <w:pPr>
              <w:pStyle w:val="f7"/>
              <w:spacing w:before="0" w:beforeAutospacing="0" w:after="75" w:afterAutospacing="0"/>
              <w:rPr>
                <w:color w:val="000000" w:themeColor="text1"/>
                <w:sz w:val="20"/>
                <w:szCs w:val="20"/>
              </w:rPr>
            </w:pPr>
            <w:ins w:id="3402" w:author="Абрамова Анна Андреевна" w:date="2024-05-15T22:59:00Z">
              <w:r>
                <w:rPr>
                  <w:color w:val="000000" w:themeColor="text1"/>
                  <w:sz w:val="20"/>
                  <w:szCs w:val="20"/>
                </w:rPr>
                <w:t>*</w:t>
              </w:r>
            </w:ins>
            <w:del w:id="3403" w:author="Абрамова Анна Андреевна" w:date="2024-05-15T22:59:00Z">
              <w:r w:rsidR="008B7F5A" w:rsidRPr="00B86B6E" w:rsidDel="00E05485">
                <w:rPr>
                  <w:color w:val="000000" w:themeColor="text1"/>
                  <w:sz w:val="20"/>
                  <w:szCs w:val="20"/>
                  <w:vertAlign w:val="superscript"/>
                </w:rPr>
                <w:delText>a</w:delText>
              </w:r>
              <w:r w:rsidR="008B7F5A" w:rsidRPr="00B86B6E" w:rsidDel="00E05485">
                <w:rPr>
                  <w:color w:val="000000" w:themeColor="text1"/>
                  <w:sz w:val="20"/>
                  <w:szCs w:val="20"/>
                </w:rPr>
                <w:delText> </w:delText>
              </w:r>
            </w:del>
            <w:r w:rsidR="008B7F5A" w:rsidRPr="00B86B6E">
              <w:rPr>
                <w:color w:val="000000" w:themeColor="text1"/>
                <w:sz w:val="20"/>
                <w:szCs w:val="20"/>
              </w:rPr>
              <w:t>Включает пациентов, ко-инфицированных ВИЧ и пациентов с рецидивом ВГС после трансплантации печени</w:t>
            </w:r>
          </w:p>
        </w:tc>
      </w:tr>
    </w:tbl>
    <w:p w14:paraId="460615AB" w14:textId="1C32F5CC" w:rsidR="00553BB9" w:rsidRDefault="00553BB9" w:rsidP="005E1A9C">
      <w:pPr>
        <w:tabs>
          <w:tab w:val="left" w:pos="8647"/>
        </w:tabs>
        <w:spacing w:after="0" w:line="240" w:lineRule="auto"/>
        <w:contextualSpacing/>
        <w:rPr>
          <w:ins w:id="3404" w:author="Абрамова Анна Андреевна" w:date="2024-05-15T22:59:00Z"/>
          <w:b/>
          <w:shd w:val="clear" w:color="auto" w:fill="FFFFFF"/>
        </w:rPr>
      </w:pPr>
    </w:p>
    <w:p w14:paraId="3E4B113D" w14:textId="1A67D796" w:rsidR="00E05485" w:rsidRPr="00E05485" w:rsidRDefault="00E05485">
      <w:pPr>
        <w:tabs>
          <w:tab w:val="left" w:pos="0"/>
        </w:tabs>
        <w:spacing w:after="0" w:line="240" w:lineRule="auto"/>
        <w:contextualSpacing/>
        <w:rPr>
          <w:ins w:id="3405" w:author="Абрамова Анна Андреевна" w:date="2024-05-15T22:59:00Z"/>
          <w:bCs/>
          <w:shd w:val="clear" w:color="auto" w:fill="FFFFFF"/>
          <w:rPrChange w:id="3406" w:author="Абрамова Анна Андреевна" w:date="2024-05-15T23:00:00Z">
            <w:rPr>
              <w:ins w:id="3407" w:author="Абрамова Анна Андреевна" w:date="2024-05-15T22:59:00Z"/>
              <w:b/>
              <w:shd w:val="clear" w:color="auto" w:fill="FFFFFF"/>
            </w:rPr>
          </w:rPrChange>
        </w:rPr>
        <w:pPrChange w:id="3408" w:author="Абрамова Анна Андреевна" w:date="2024-05-15T23:00:00Z">
          <w:pPr>
            <w:tabs>
              <w:tab w:val="left" w:pos="8647"/>
            </w:tabs>
            <w:spacing w:after="0" w:line="240" w:lineRule="auto"/>
            <w:contextualSpacing/>
          </w:pPr>
        </w:pPrChange>
      </w:pPr>
      <w:ins w:id="3409" w:author="Абрамова Анна Андреевна" w:date="2024-05-15T23:00:00Z">
        <w:r>
          <w:rPr>
            <w:bCs/>
            <w:shd w:val="clear" w:color="auto" w:fill="FFFFFF"/>
          </w:rPr>
          <w:tab/>
        </w:r>
      </w:ins>
      <w:ins w:id="3410" w:author="Абрамова Анна Андреевна" w:date="2024-05-15T22:59:00Z">
        <w:r w:rsidRPr="00E05485">
          <w:rPr>
            <w:bCs/>
            <w:shd w:val="clear" w:color="auto" w:fill="FFFFFF"/>
            <w:rPrChange w:id="3411" w:author="Абрамова Анна Андреевна" w:date="2024-05-15T23:00:00Z">
              <w:rPr>
                <w:b/>
                <w:shd w:val="clear" w:color="auto" w:fill="FFFFFF"/>
              </w:rPr>
            </w:rPrChange>
          </w:rPr>
          <w:t xml:space="preserve">При использовании комбинации рибавирина с препаратом </w:t>
        </w:r>
      </w:ins>
      <w:ins w:id="3412" w:author="Абрамова Анна Андреевна" w:date="2024-05-15T23:00:00Z">
        <w:r>
          <w:rPr>
            <w:bCs/>
            <w:shd w:val="clear" w:color="auto" w:fill="FFFFFF"/>
          </w:rPr>
          <w:t>софосбувир+велпатасвир</w:t>
        </w:r>
      </w:ins>
      <w:ins w:id="3413" w:author="Абрамова Анна Андреевна" w:date="2024-05-15T22:59:00Z">
        <w:r w:rsidRPr="00E05485">
          <w:rPr>
            <w:bCs/>
            <w:shd w:val="clear" w:color="auto" w:fill="FFFFFF"/>
            <w:rPrChange w:id="3414" w:author="Абрамова Анна Андреевна" w:date="2024-05-15T23:00:00Z">
              <w:rPr>
                <w:b/>
                <w:shd w:val="clear" w:color="auto" w:fill="FFFFFF"/>
              </w:rPr>
            </w:rPrChange>
          </w:rPr>
          <w:t xml:space="preserve"> </w:t>
        </w:r>
      </w:ins>
      <w:ins w:id="3415" w:author="Абрамова Анна Андреевна" w:date="2024-05-15T23:00:00Z">
        <w:r>
          <w:rPr>
            <w:bCs/>
            <w:shd w:val="clear" w:color="auto" w:fill="FFFFFF"/>
          </w:rPr>
          <w:t>необходимо обращаться к</w:t>
        </w:r>
      </w:ins>
      <w:ins w:id="3416" w:author="Абрамова Анна Андреевна" w:date="2024-05-15T22:59:00Z">
        <w:r w:rsidRPr="00E05485">
          <w:rPr>
            <w:bCs/>
            <w:shd w:val="clear" w:color="auto" w:fill="FFFFFF"/>
            <w:rPrChange w:id="3417" w:author="Абрамова Анна Андреевна" w:date="2024-05-15T23:00:00Z">
              <w:rPr>
                <w:b/>
                <w:shd w:val="clear" w:color="auto" w:fill="FFFFFF"/>
              </w:rPr>
            </w:rPrChange>
          </w:rPr>
          <w:t xml:space="preserve"> инструкци</w:t>
        </w:r>
      </w:ins>
      <w:ins w:id="3418" w:author="Абрамова Анна Андреевна" w:date="2024-05-15T23:01:00Z">
        <w:r>
          <w:rPr>
            <w:bCs/>
            <w:shd w:val="clear" w:color="auto" w:fill="FFFFFF"/>
          </w:rPr>
          <w:t>и</w:t>
        </w:r>
      </w:ins>
      <w:ins w:id="3419" w:author="Абрамова Анна Андреевна" w:date="2024-05-15T22:59:00Z">
        <w:r w:rsidRPr="00E05485">
          <w:rPr>
            <w:bCs/>
            <w:shd w:val="clear" w:color="auto" w:fill="FFFFFF"/>
            <w:rPrChange w:id="3420" w:author="Абрамова Анна Андреевна" w:date="2024-05-15T23:00:00Z">
              <w:rPr>
                <w:b/>
                <w:shd w:val="clear" w:color="auto" w:fill="FFFFFF"/>
              </w:rPr>
            </w:rPrChange>
          </w:rPr>
          <w:t xml:space="preserve"> по медицинскому применению рибавирина для дополнительной информации.</w:t>
        </w:r>
      </w:ins>
    </w:p>
    <w:p w14:paraId="5F3E8D93" w14:textId="382A5CF5" w:rsidR="00E05485" w:rsidRDefault="00E05485" w:rsidP="00E05485">
      <w:pPr>
        <w:tabs>
          <w:tab w:val="left" w:pos="8647"/>
        </w:tabs>
        <w:spacing w:after="0" w:line="240" w:lineRule="auto"/>
        <w:contextualSpacing/>
        <w:rPr>
          <w:ins w:id="3421" w:author="Абрамова Анна Андреевна" w:date="2024-05-15T23:00:00Z"/>
          <w:bCs/>
          <w:shd w:val="clear" w:color="auto" w:fill="FFFFFF"/>
        </w:rPr>
      </w:pPr>
      <w:ins w:id="3422" w:author="Абрамова Анна Андреевна" w:date="2024-05-15T22:59:00Z">
        <w:r w:rsidRPr="00E05485">
          <w:rPr>
            <w:bCs/>
            <w:shd w:val="clear" w:color="auto" w:fill="FFFFFF"/>
            <w:rPrChange w:id="3423" w:author="Абрамова Анна Андреевна" w:date="2024-05-15T23:00:00Z">
              <w:rPr>
                <w:b/>
                <w:shd w:val="clear" w:color="auto" w:fill="FFFFFF"/>
              </w:rPr>
            </w:rPrChange>
          </w:rPr>
          <w:t>Рекомендуется принимать рибавирин с едой, разделяя дозу препарата на 2 приема в день.</w:t>
        </w:r>
      </w:ins>
    </w:p>
    <w:p w14:paraId="05E1EE42" w14:textId="77777777" w:rsidR="00E05485" w:rsidRPr="00E05485" w:rsidRDefault="00E05485" w:rsidP="00E05485">
      <w:pPr>
        <w:tabs>
          <w:tab w:val="left" w:pos="8647"/>
        </w:tabs>
        <w:spacing w:after="0" w:line="240" w:lineRule="auto"/>
        <w:contextualSpacing/>
        <w:rPr>
          <w:bCs/>
          <w:shd w:val="clear" w:color="auto" w:fill="FFFFFF"/>
          <w:rPrChange w:id="3424" w:author="Абрамова Анна Андреевна" w:date="2024-05-15T23:00:00Z">
            <w:rPr>
              <w:b/>
              <w:shd w:val="clear" w:color="auto" w:fill="FFFFFF"/>
            </w:rPr>
          </w:rPrChange>
        </w:rPr>
      </w:pPr>
    </w:p>
    <w:p w14:paraId="13F02D0F" w14:textId="75688B7D" w:rsidR="008B7F5A" w:rsidRDefault="008B7F5A" w:rsidP="008B7F5A">
      <w:pPr>
        <w:spacing w:after="0" w:line="240" w:lineRule="auto"/>
        <w:ind w:right="38"/>
        <w:contextualSpacing/>
      </w:pPr>
      <w:r w:rsidRPr="00A44D4D">
        <w:rPr>
          <w:b/>
        </w:rPr>
        <w:t>Таблица 5-3.</w:t>
      </w:r>
      <w:r w:rsidRPr="00A44D4D">
        <w:t xml:space="preserve"> Рекомендации</w:t>
      </w:r>
      <w:r w:rsidRPr="008B7F5A">
        <w:t xml:space="preserve"> по изменению дозы рибавирина для совместного приема с препаратом </w:t>
      </w:r>
      <w:r w:rsidR="00B86B6E">
        <w:t xml:space="preserve">софосбувира+велтапасвира </w:t>
      </w:r>
      <w:r w:rsidRPr="008B7F5A">
        <w:t>у взрослых пациентов с декомпенсированным циррозом печени</w:t>
      </w:r>
      <w:ins w:id="3425" w:author="Абрамова Анна Андреевна" w:date="2024-05-15T01:04:00Z">
        <w:r w:rsidR="00FB50A0">
          <w:t>.</w:t>
        </w:r>
      </w:ins>
    </w:p>
    <w:tbl>
      <w:tblPr>
        <w:tblStyle w:val="TableGrid"/>
        <w:tblW w:w="0" w:type="auto"/>
        <w:tblLook w:val="04A0" w:firstRow="1" w:lastRow="0" w:firstColumn="1" w:lastColumn="0" w:noHBand="0" w:noVBand="1"/>
      </w:tblPr>
      <w:tblGrid>
        <w:gridCol w:w="2462"/>
        <w:gridCol w:w="6882"/>
      </w:tblGrid>
      <w:tr w:rsidR="008B7F5A" w14:paraId="7E7CF4E0" w14:textId="77777777" w:rsidTr="000B382D">
        <w:trPr>
          <w:trHeight w:val="522"/>
          <w:tblHeader/>
        </w:trPr>
        <w:tc>
          <w:tcPr>
            <w:tcW w:w="2462" w:type="dxa"/>
            <w:shd w:val="clear" w:color="auto" w:fill="D9D9D9" w:themeFill="background1" w:themeFillShade="D9"/>
            <w:vAlign w:val="center"/>
          </w:tcPr>
          <w:p w14:paraId="50D3DD11" w14:textId="3F410515" w:rsidR="008B7F5A" w:rsidRPr="00844AB8" w:rsidRDefault="008B7F5A" w:rsidP="000B382D">
            <w:pPr>
              <w:shd w:val="clear" w:color="auto" w:fill="D9D9D9" w:themeFill="background1" w:themeFillShade="D9"/>
              <w:jc w:val="center"/>
              <w:rPr>
                <w:b/>
              </w:rPr>
            </w:pPr>
            <w:r w:rsidRPr="008B7F5A">
              <w:rPr>
                <w:b/>
              </w:rPr>
              <w:t>Пациент</w:t>
            </w:r>
          </w:p>
        </w:tc>
        <w:tc>
          <w:tcPr>
            <w:tcW w:w="6884" w:type="dxa"/>
            <w:shd w:val="clear" w:color="auto" w:fill="D9D9D9" w:themeFill="background1" w:themeFillShade="D9"/>
            <w:vAlign w:val="center"/>
          </w:tcPr>
          <w:p w14:paraId="6AD4BDA9" w14:textId="6843FAB3" w:rsidR="008B7F5A" w:rsidRPr="00844AB8" w:rsidRDefault="008B7F5A" w:rsidP="000B382D">
            <w:pPr>
              <w:shd w:val="clear" w:color="auto" w:fill="D9D9D9" w:themeFill="background1" w:themeFillShade="D9"/>
              <w:jc w:val="center"/>
              <w:rPr>
                <w:b/>
              </w:rPr>
            </w:pPr>
            <w:r w:rsidRPr="008B7F5A">
              <w:rPr>
                <w:b/>
              </w:rPr>
              <w:t>Доза рибавирина</w:t>
            </w:r>
          </w:p>
        </w:tc>
      </w:tr>
      <w:tr w:rsidR="008B7F5A" w14:paraId="292FD97F" w14:textId="77777777" w:rsidTr="000B382D">
        <w:tc>
          <w:tcPr>
            <w:tcW w:w="2462" w:type="dxa"/>
          </w:tcPr>
          <w:p w14:paraId="1ACB3894" w14:textId="2B871639" w:rsidR="008B7F5A" w:rsidRDefault="008B7F5A" w:rsidP="000B382D">
            <w:r w:rsidRPr="008B7F5A">
              <w:t>Цирроз класса B по классификации Чайлд-Пью-Туркотт (ЧПТ) до трансплантации</w:t>
            </w:r>
          </w:p>
        </w:tc>
        <w:tc>
          <w:tcPr>
            <w:tcW w:w="6884" w:type="dxa"/>
          </w:tcPr>
          <w:p w14:paraId="650AA79E" w14:textId="77777777" w:rsidR="000C0760" w:rsidRPr="000C0760" w:rsidRDefault="000C0760" w:rsidP="000C0760">
            <w:r w:rsidRPr="000C0760">
              <w:t>1000 мг/сут для пациентов с массой тела &lt;75 кг и</w:t>
            </w:r>
          </w:p>
          <w:p w14:paraId="7E5F4D92" w14:textId="64CD499D" w:rsidR="008B7F5A" w:rsidRDefault="000C0760" w:rsidP="000C0760">
            <w:r w:rsidRPr="000C0760">
              <w:t>1200 мг/сут для пациентов с массой тела ≥75 кг</w:t>
            </w:r>
          </w:p>
        </w:tc>
      </w:tr>
      <w:tr w:rsidR="008B7F5A" w14:paraId="16D1160F" w14:textId="77777777" w:rsidTr="000B382D">
        <w:tc>
          <w:tcPr>
            <w:tcW w:w="2462" w:type="dxa"/>
          </w:tcPr>
          <w:p w14:paraId="49E2FD18" w14:textId="77777777" w:rsidR="000C0760" w:rsidRPr="000C0760" w:rsidRDefault="000C0760" w:rsidP="000C0760">
            <w:r w:rsidRPr="000C0760">
              <w:t xml:space="preserve">Цирроз класса </w:t>
            </w:r>
            <w:r w:rsidRPr="000C0760">
              <w:rPr>
                <w:lang w:val="en-US"/>
              </w:rPr>
              <w:t>C</w:t>
            </w:r>
            <w:r w:rsidRPr="000C0760">
              <w:t xml:space="preserve"> по классификации ЧПТ у пациентов до трансплантации</w:t>
            </w:r>
          </w:p>
          <w:p w14:paraId="2BB79AF4" w14:textId="241460A8" w:rsidR="008B7F5A" w:rsidRPr="000C0760" w:rsidRDefault="000C0760" w:rsidP="000C0760">
            <w:r w:rsidRPr="000C0760">
              <w:t xml:space="preserve">Цирроз класса В или </w:t>
            </w:r>
            <w:r w:rsidRPr="000C0760">
              <w:rPr>
                <w:lang w:val="en-US"/>
              </w:rPr>
              <w:t>C</w:t>
            </w:r>
            <w:r w:rsidRPr="000C0760">
              <w:t xml:space="preserve"> по классификации ЧПТ у пациентов после трансплантации</w:t>
            </w:r>
          </w:p>
        </w:tc>
        <w:tc>
          <w:tcPr>
            <w:tcW w:w="6884" w:type="dxa"/>
          </w:tcPr>
          <w:p w14:paraId="3DC056DC" w14:textId="76E8C59D" w:rsidR="008B7F5A" w:rsidRPr="00813DEC" w:rsidRDefault="000C0760" w:rsidP="000B382D">
            <w:pPr>
              <w:rPr>
                <w:rFonts w:ascii="ArialUnicodeMS" w:hAnsi="ArialUnicodeMS"/>
                <w:sz w:val="20"/>
                <w:szCs w:val="20"/>
                <w:lang w:eastAsia="ru-RU"/>
              </w:rPr>
            </w:pPr>
            <w:r w:rsidRPr="000C0760">
              <w:t>Начальная доза составляет 600 мг, но может быть увеличена до 1000 мг/1200 мг(1000 мг в день для пациентов с массой тела &lt;75 кг и 1200 мг в день для пациентов с массой тела ≥75 кг) в случае хорошей переносимости. Если начальная доза не является хорошо переносимой, то следует уменьшить дозу в соответствии с клиническими показаниями на основании концентрации гемоглобина</w:t>
            </w:r>
          </w:p>
        </w:tc>
      </w:tr>
    </w:tbl>
    <w:p w14:paraId="05103D2D" w14:textId="77777777" w:rsidR="000C0760" w:rsidRDefault="000C0760" w:rsidP="008B7F5A">
      <w:pPr>
        <w:spacing w:after="0" w:line="240" w:lineRule="auto"/>
        <w:ind w:right="38"/>
        <w:contextualSpacing/>
        <w:rPr>
          <w:bCs/>
          <w:shd w:val="clear" w:color="auto" w:fill="FFFFFF"/>
        </w:rPr>
      </w:pPr>
    </w:p>
    <w:p w14:paraId="6C2EFE9F" w14:textId="77777777" w:rsidR="00E05485" w:rsidRPr="00E05485" w:rsidRDefault="00E05485">
      <w:pPr>
        <w:spacing w:after="0" w:line="240" w:lineRule="auto"/>
        <w:ind w:right="38" w:firstLine="708"/>
        <w:contextualSpacing/>
        <w:rPr>
          <w:ins w:id="3426" w:author="Абрамова Анна Андреевна" w:date="2024-05-15T23:01:00Z"/>
          <w:bCs/>
          <w:shd w:val="clear" w:color="auto" w:fill="FFFFFF"/>
        </w:rPr>
        <w:pPrChange w:id="3427" w:author="Абрамова Анна Андреевна" w:date="2024-05-15T23:02:00Z">
          <w:pPr>
            <w:spacing w:after="0" w:line="240" w:lineRule="auto"/>
            <w:ind w:right="38"/>
            <w:contextualSpacing/>
          </w:pPr>
        </w:pPrChange>
      </w:pPr>
      <w:ins w:id="3428" w:author="Абрамова Анна Андреевна" w:date="2024-05-15T23:01:00Z">
        <w:r w:rsidRPr="00E05485">
          <w:rPr>
            <w:bCs/>
            <w:shd w:val="clear" w:color="auto" w:fill="FFFFFF"/>
          </w:rPr>
          <w:t>В том случае, если рибавирин применяется для взрослых пациентов, инфицированных генотипом 3 с компенсированным циррозом (до или после трансплантации), рекомендуемая доза рибавирина составляет 1000/1200 мг (1000 мг для взрослых пациентов с массой тела &lt;75 кг и 1200 мг для взрослых пациентов с массой тела ≥75 кг).</w:t>
        </w:r>
      </w:ins>
    </w:p>
    <w:p w14:paraId="0FAF742E" w14:textId="77777777" w:rsidR="00E05485" w:rsidRPr="00E05485" w:rsidRDefault="00E05485" w:rsidP="00E05485">
      <w:pPr>
        <w:spacing w:after="0" w:line="240" w:lineRule="auto"/>
        <w:ind w:right="38"/>
        <w:contextualSpacing/>
        <w:rPr>
          <w:ins w:id="3429" w:author="Абрамова Анна Андреевна" w:date="2024-05-15T23:01:00Z"/>
          <w:bCs/>
          <w:shd w:val="clear" w:color="auto" w:fill="FFFFFF"/>
        </w:rPr>
      </w:pPr>
    </w:p>
    <w:p w14:paraId="3D5983EE" w14:textId="3FA7475F" w:rsidR="00E05485" w:rsidRPr="00E05485" w:rsidRDefault="00E05485">
      <w:pPr>
        <w:spacing w:after="0" w:line="240" w:lineRule="auto"/>
        <w:ind w:right="38" w:firstLine="708"/>
        <w:contextualSpacing/>
        <w:rPr>
          <w:ins w:id="3430" w:author="Абрамова Анна Андреевна" w:date="2024-05-15T23:01:00Z"/>
          <w:bCs/>
          <w:shd w:val="clear" w:color="auto" w:fill="FFFFFF"/>
        </w:rPr>
        <w:pPrChange w:id="3431" w:author="Абрамова Анна Андреевна" w:date="2024-05-15T23:02:00Z">
          <w:pPr>
            <w:spacing w:after="0" w:line="240" w:lineRule="auto"/>
            <w:ind w:right="38"/>
            <w:contextualSpacing/>
          </w:pPr>
        </w:pPrChange>
      </w:pPr>
      <w:ins w:id="3432" w:author="Абрамова Анна Андреевна" w:date="2024-05-15T23:01:00Z">
        <w:r w:rsidRPr="00E05485">
          <w:rPr>
            <w:bCs/>
            <w:shd w:val="clear" w:color="auto" w:fill="FFFFFF"/>
          </w:rPr>
          <w:lastRenderedPageBreak/>
          <w:t>Для изменения дозы рибавирина необходимо ознакомиться с инструкцией по медицинскому применению лекарственного препарата, содержащего рибавирин.</w:t>
        </w:r>
      </w:ins>
    </w:p>
    <w:p w14:paraId="2EEFF7E5" w14:textId="39CE4623" w:rsidR="00E05485" w:rsidRPr="00E05485" w:rsidRDefault="00E05485">
      <w:pPr>
        <w:spacing w:after="0" w:line="240" w:lineRule="auto"/>
        <w:ind w:right="38" w:firstLine="708"/>
        <w:contextualSpacing/>
        <w:rPr>
          <w:ins w:id="3433" w:author="Абрамова Анна Андреевна" w:date="2024-05-15T23:01:00Z"/>
          <w:bCs/>
          <w:shd w:val="clear" w:color="auto" w:fill="FFFFFF"/>
        </w:rPr>
        <w:pPrChange w:id="3434" w:author="Абрамова Анна Андреевна" w:date="2024-05-15T23:02:00Z">
          <w:pPr>
            <w:spacing w:after="0" w:line="240" w:lineRule="auto"/>
            <w:ind w:right="38"/>
            <w:contextualSpacing/>
          </w:pPr>
        </w:pPrChange>
      </w:pPr>
      <w:ins w:id="3435" w:author="Абрамова Анна Андреевна" w:date="2024-05-15T23:01:00Z">
        <w:r w:rsidRPr="00E05485">
          <w:rPr>
            <w:bCs/>
            <w:shd w:val="clear" w:color="auto" w:fill="FFFFFF"/>
          </w:rPr>
          <w:t xml:space="preserve">Пациентам следует знать о том, что в случае рвоты в течение 3 ч с момента приема препарата следует принять дополнительную таблетку препарата </w:t>
        </w:r>
      </w:ins>
      <w:ins w:id="3436" w:author="Абрамова Анна Андреевна" w:date="2024-05-15T23:03:00Z">
        <w:r>
          <w:rPr>
            <w:bCs/>
            <w:shd w:val="clear" w:color="auto" w:fill="FFFFFF"/>
          </w:rPr>
          <w:t>софосбувир+велпатасвир</w:t>
        </w:r>
      </w:ins>
      <w:ins w:id="3437" w:author="Абрамова Анна Андреевна" w:date="2024-05-15T23:01:00Z">
        <w:r w:rsidRPr="00E05485">
          <w:rPr>
            <w:bCs/>
            <w:shd w:val="clear" w:color="auto" w:fill="FFFFFF"/>
          </w:rPr>
          <w:t xml:space="preserve">. Если рвота возникла более чем через 3 ч после приема препарата, дополнительную таблетку препарата </w:t>
        </w:r>
      </w:ins>
      <w:ins w:id="3438" w:author="Абрамова Анна Андреевна" w:date="2024-05-15T23:03:00Z">
        <w:r>
          <w:rPr>
            <w:bCs/>
            <w:shd w:val="clear" w:color="auto" w:fill="FFFFFF"/>
          </w:rPr>
          <w:t>софосбувир+велпатасвир</w:t>
        </w:r>
      </w:ins>
      <w:ins w:id="3439" w:author="Абрамова Анна Андреевна" w:date="2024-05-15T23:01:00Z">
        <w:r w:rsidRPr="00E05485">
          <w:rPr>
            <w:bCs/>
            <w:shd w:val="clear" w:color="auto" w:fill="FFFFFF"/>
          </w:rPr>
          <w:t xml:space="preserve"> принимать не нужно</w:t>
        </w:r>
      </w:ins>
      <w:ins w:id="3440" w:author="Абрамова Анна Андреевна" w:date="2024-05-15T23:03:00Z">
        <w:r>
          <w:rPr>
            <w:bCs/>
            <w:shd w:val="clear" w:color="auto" w:fill="FFFFFF"/>
          </w:rPr>
          <w:t>.</w:t>
        </w:r>
      </w:ins>
      <w:ins w:id="3441" w:author="Абрамова Анна Андреевна" w:date="2024-05-15T23:01:00Z">
        <w:r w:rsidRPr="00E05485">
          <w:rPr>
            <w:bCs/>
            <w:shd w:val="clear" w:color="auto" w:fill="FFFFFF"/>
          </w:rPr>
          <w:t xml:space="preserve"> </w:t>
        </w:r>
      </w:ins>
    </w:p>
    <w:p w14:paraId="600B798B" w14:textId="25506E82" w:rsidR="008B7F5A" w:rsidDel="00E05485" w:rsidRDefault="00E05485" w:rsidP="00E05485">
      <w:pPr>
        <w:tabs>
          <w:tab w:val="left" w:pos="8647"/>
        </w:tabs>
        <w:spacing w:after="0" w:line="240" w:lineRule="auto"/>
        <w:contextualSpacing/>
        <w:rPr>
          <w:del w:id="3442" w:author="Абрамова Анна Андреевна" w:date="2024-05-15T23:01:00Z"/>
          <w:bCs/>
          <w:shd w:val="clear" w:color="auto" w:fill="FFFFFF"/>
        </w:rPr>
      </w:pPr>
      <w:ins w:id="3443" w:author="Абрамова Анна Андреевна" w:date="2024-05-15T23:01:00Z">
        <w:r w:rsidRPr="00E05485">
          <w:rPr>
            <w:bCs/>
            <w:shd w:val="clear" w:color="auto" w:fill="FFFFFF"/>
          </w:rPr>
          <w:t xml:space="preserve">Если опоздание в приеме препарата </w:t>
        </w:r>
      </w:ins>
      <w:ins w:id="3444" w:author="Абрамова Анна Андреевна" w:date="2024-05-15T23:03:00Z">
        <w:r>
          <w:rPr>
            <w:bCs/>
            <w:shd w:val="clear" w:color="auto" w:fill="FFFFFF"/>
          </w:rPr>
          <w:t>софосбувир+велпатасвир</w:t>
        </w:r>
      </w:ins>
      <w:ins w:id="3445" w:author="Абрамова Анна Андреевна" w:date="2024-05-15T23:01:00Z">
        <w:r w:rsidRPr="00E05485">
          <w:rPr>
            <w:bCs/>
            <w:shd w:val="clear" w:color="auto" w:fill="FFFFFF"/>
          </w:rPr>
          <w:t xml:space="preserve"> составило менее 18 ч, пациенту следует принять очередную дозу как можно скорее, а затем продолжить обычный прием препарата. Если опоздание в приеме препарата </w:t>
        </w:r>
      </w:ins>
      <w:ins w:id="3446" w:author="Абрамова Анна Андреевна" w:date="2024-05-15T23:03:00Z">
        <w:r>
          <w:rPr>
            <w:bCs/>
            <w:shd w:val="clear" w:color="auto" w:fill="FFFFFF"/>
          </w:rPr>
          <w:t>софосбувир+велпатасвир</w:t>
        </w:r>
      </w:ins>
      <w:ins w:id="3447" w:author="Абрамова Анна Андреевна" w:date="2024-05-15T23:01:00Z">
        <w:r w:rsidRPr="00E05485">
          <w:rPr>
            <w:bCs/>
            <w:shd w:val="clear" w:color="auto" w:fill="FFFFFF"/>
          </w:rPr>
          <w:t xml:space="preserve"> составило более 18 ч, пациенту следует подождать и прием следующей таблетки осуществить в обычное время. Пациенту не следует принимать двойную дозу препарата </w:t>
        </w:r>
      </w:ins>
      <w:ins w:id="3448" w:author="Абрамова Анна Андреевна" w:date="2024-05-15T23:04:00Z">
        <w:r>
          <w:rPr>
            <w:bCs/>
            <w:shd w:val="clear" w:color="auto" w:fill="FFFFFF"/>
          </w:rPr>
          <w:t>софосбувир+велпатасвир</w:t>
        </w:r>
      </w:ins>
      <w:ins w:id="3449" w:author="Абрамова Анна Андреевна" w:date="2024-05-15T23:01:00Z">
        <w:r w:rsidRPr="00E05485">
          <w:rPr>
            <w:bCs/>
            <w:shd w:val="clear" w:color="auto" w:fill="FFFFFF"/>
          </w:rPr>
          <w:t>.</w:t>
        </w:r>
        <w:r w:rsidRPr="00E05485" w:rsidDel="00E05485">
          <w:rPr>
            <w:bCs/>
            <w:shd w:val="clear" w:color="auto" w:fill="FFFFFF"/>
          </w:rPr>
          <w:t xml:space="preserve"> </w:t>
        </w:r>
      </w:ins>
      <w:del w:id="3450" w:author="Абрамова Анна Андреевна" w:date="2024-05-15T23:01:00Z">
        <w:r w:rsidR="000C0760" w:rsidRPr="000C0760" w:rsidDel="00E05485">
          <w:rPr>
            <w:bCs/>
            <w:shd w:val="clear" w:color="auto" w:fill="FFFFFF"/>
          </w:rPr>
          <w:delText xml:space="preserve">Пациентам следует знать о том, что в случае рвоты в течение 3 ч с момента приема препарата следует принять дополнительную таблетку </w:delText>
        </w:r>
        <w:r w:rsidR="000C0760" w:rsidDel="00E05485">
          <w:rPr>
            <w:bCs/>
            <w:shd w:val="clear" w:color="auto" w:fill="FFFFFF"/>
          </w:rPr>
          <w:delText>софосбувира+велтапасвира.</w:delText>
        </w:r>
        <w:r w:rsidR="000C0760" w:rsidRPr="000C0760" w:rsidDel="00E05485">
          <w:rPr>
            <w:bCs/>
            <w:shd w:val="clear" w:color="auto" w:fill="FFFFFF"/>
          </w:rPr>
          <w:delText xml:space="preserve"> Если рвота возникла более чем через 3 ч после приема препарата, дополнительную таблетку </w:delText>
        </w:r>
        <w:r w:rsidR="000C0760" w:rsidDel="00E05485">
          <w:rPr>
            <w:bCs/>
            <w:shd w:val="clear" w:color="auto" w:fill="FFFFFF"/>
          </w:rPr>
          <w:delText>софосбувира+велтапасвира</w:delText>
        </w:r>
        <w:r w:rsidR="000C0760" w:rsidRPr="000C0760" w:rsidDel="00E05485">
          <w:rPr>
            <w:bCs/>
            <w:shd w:val="clear" w:color="auto" w:fill="FFFFFF"/>
          </w:rPr>
          <w:delText xml:space="preserve"> принимать не нужно</w:delText>
        </w:r>
        <w:r w:rsidR="000C0760" w:rsidDel="00E05485">
          <w:rPr>
            <w:bCs/>
            <w:shd w:val="clear" w:color="auto" w:fill="FFFFFF"/>
          </w:rPr>
          <w:delText>.</w:delText>
        </w:r>
      </w:del>
    </w:p>
    <w:p w14:paraId="373C146B" w14:textId="77777777" w:rsidR="00E05485" w:rsidRDefault="00E05485" w:rsidP="00E05485">
      <w:pPr>
        <w:spacing w:after="0" w:line="240" w:lineRule="auto"/>
        <w:ind w:right="38" w:firstLine="708"/>
        <w:contextualSpacing/>
        <w:rPr>
          <w:ins w:id="3451" w:author="Абрамова Анна Андреевна" w:date="2024-05-15T23:02:00Z"/>
          <w:bCs/>
          <w:shd w:val="clear" w:color="auto" w:fill="FFFFFF"/>
        </w:rPr>
      </w:pPr>
    </w:p>
    <w:p w14:paraId="2DB60EBE" w14:textId="3A085198" w:rsidR="000C0760" w:rsidDel="00E05485" w:rsidRDefault="000C0760" w:rsidP="008B7F5A">
      <w:pPr>
        <w:spacing w:after="0" w:line="240" w:lineRule="auto"/>
        <w:ind w:right="38"/>
        <w:contextualSpacing/>
        <w:rPr>
          <w:del w:id="3452" w:author="Абрамова Анна Андреевна" w:date="2024-05-15T23:01:00Z"/>
          <w:b/>
          <w:shd w:val="clear" w:color="auto" w:fill="FFFFFF"/>
        </w:rPr>
      </w:pPr>
    </w:p>
    <w:p w14:paraId="4BE4CB6C" w14:textId="52BE2B5D" w:rsidR="001D180F" w:rsidRPr="003A532E" w:rsidDel="00E05485" w:rsidRDefault="0049648B" w:rsidP="0073473E">
      <w:pPr>
        <w:tabs>
          <w:tab w:val="left" w:pos="8647"/>
        </w:tabs>
        <w:spacing w:after="0" w:line="240" w:lineRule="auto"/>
        <w:contextualSpacing/>
        <w:rPr>
          <w:del w:id="3453" w:author="Абрамова Анна Андреевна" w:date="2024-05-15T23:05:00Z"/>
          <w:b/>
          <w:shd w:val="clear" w:color="auto" w:fill="FFFFFF"/>
        </w:rPr>
      </w:pPr>
      <w:del w:id="3454" w:author="Абрамова Анна Андреевна" w:date="2024-05-15T23:05:00Z">
        <w:r w:rsidRPr="003A532E" w:rsidDel="00E05485">
          <w:rPr>
            <w:b/>
            <w:shd w:val="clear" w:color="auto" w:fill="FFFFFF"/>
          </w:rPr>
          <w:delText>Пропуск дозы</w:delText>
        </w:r>
      </w:del>
    </w:p>
    <w:p w14:paraId="5B140937" w14:textId="649271FD" w:rsidR="0049648B" w:rsidDel="00E05485" w:rsidRDefault="0049648B">
      <w:pPr>
        <w:tabs>
          <w:tab w:val="left" w:pos="8647"/>
        </w:tabs>
        <w:spacing w:after="0" w:line="240" w:lineRule="auto"/>
        <w:contextualSpacing/>
        <w:rPr>
          <w:del w:id="3455" w:author="Абрамова Анна Андреевна" w:date="2024-05-15T23:05:00Z"/>
          <w:shd w:val="clear" w:color="auto" w:fill="FFFFFF"/>
        </w:rPr>
        <w:pPrChange w:id="3456" w:author="Абрамова Анна Андреевна" w:date="2024-05-15T23:05:00Z">
          <w:pPr>
            <w:tabs>
              <w:tab w:val="left" w:pos="8647"/>
            </w:tabs>
            <w:spacing w:after="0" w:line="240" w:lineRule="auto"/>
            <w:ind w:left="17" w:firstLine="691"/>
            <w:contextualSpacing/>
          </w:pPr>
        </w:pPrChange>
      </w:pPr>
    </w:p>
    <w:p w14:paraId="7E60D85F" w14:textId="62029D25" w:rsidR="003670E9" w:rsidDel="00E05485" w:rsidRDefault="000C0760">
      <w:pPr>
        <w:tabs>
          <w:tab w:val="left" w:pos="8647"/>
        </w:tabs>
        <w:spacing w:after="0" w:line="240" w:lineRule="auto"/>
        <w:rPr>
          <w:del w:id="3457" w:author="Абрамова Анна Андреевна" w:date="2024-05-15T23:05:00Z"/>
          <w:shd w:val="clear" w:color="auto" w:fill="FFFFFF"/>
        </w:rPr>
        <w:pPrChange w:id="3458" w:author="Абрамова Анна Андреевна" w:date="2024-05-15T23:05:00Z">
          <w:pPr>
            <w:tabs>
              <w:tab w:val="left" w:pos="8647"/>
            </w:tabs>
            <w:spacing w:after="0" w:line="240" w:lineRule="auto"/>
            <w:ind w:left="17" w:firstLine="691"/>
          </w:pPr>
        </w:pPrChange>
      </w:pPr>
      <w:del w:id="3459" w:author="Абрамова Анна Андреевна" w:date="2024-05-15T23:05:00Z">
        <w:r w:rsidRPr="000C0760" w:rsidDel="00E05485">
          <w:rPr>
            <w:shd w:val="clear" w:color="auto" w:fill="FFFFFF"/>
          </w:rPr>
          <w:delText xml:space="preserve">Если опоздание в приеме препарата </w:delText>
        </w:r>
        <w:r w:rsidDel="00E05485">
          <w:rPr>
            <w:bCs/>
            <w:shd w:val="clear" w:color="auto" w:fill="FFFFFF"/>
          </w:rPr>
          <w:delText>софосбувира+велтапасвира</w:delText>
        </w:r>
        <w:r w:rsidRPr="000C0760" w:rsidDel="00E05485">
          <w:rPr>
            <w:shd w:val="clear" w:color="auto" w:fill="FFFFFF"/>
          </w:rPr>
          <w:delText xml:space="preserve"> составило менее 18 ч, пациенту следует принять очередную дозу как можно скорее, а затем продолжить обычный прием препарата. Если опоздание в приеме препарата </w:delText>
        </w:r>
        <w:r w:rsidDel="00E05485">
          <w:rPr>
            <w:bCs/>
            <w:shd w:val="clear" w:color="auto" w:fill="FFFFFF"/>
          </w:rPr>
          <w:delText>софосбувира+велтапасвира</w:delText>
        </w:r>
        <w:r w:rsidRPr="000C0760" w:rsidDel="00E05485">
          <w:rPr>
            <w:shd w:val="clear" w:color="auto" w:fill="FFFFFF"/>
          </w:rPr>
          <w:delText xml:space="preserve"> составило более 18 ч, пациенту следует подождать и прием следующей таблетки осуществить в обычное время. Пациенту не следует принимать двойную дозу препарата </w:delText>
        </w:r>
        <w:r w:rsidDel="00E05485">
          <w:rPr>
            <w:bCs/>
            <w:shd w:val="clear" w:color="auto" w:fill="FFFFFF"/>
          </w:rPr>
          <w:delText>софосбувира+велтапасвира</w:delText>
        </w:r>
        <w:r w:rsidRPr="000C0760" w:rsidDel="00E05485">
          <w:rPr>
            <w:shd w:val="clear" w:color="auto" w:fill="FFFFFF"/>
          </w:rPr>
          <w:delText>.</w:delText>
        </w:r>
      </w:del>
    </w:p>
    <w:p w14:paraId="5951B564" w14:textId="77777777" w:rsidR="000C0760" w:rsidRPr="0092765E" w:rsidRDefault="000C0760">
      <w:pPr>
        <w:tabs>
          <w:tab w:val="left" w:pos="8647"/>
        </w:tabs>
        <w:spacing w:after="0" w:line="240" w:lineRule="auto"/>
        <w:rPr>
          <w:rFonts w:eastAsia="Courier New"/>
          <w:b/>
          <w:lang w:eastAsia="ru-RU" w:bidi="ru-RU"/>
        </w:rPr>
        <w:pPrChange w:id="3460" w:author="Абрамова Анна Андреевна" w:date="2024-05-15T23:05:00Z">
          <w:pPr>
            <w:tabs>
              <w:tab w:val="left" w:pos="8647"/>
            </w:tabs>
            <w:spacing w:after="0" w:line="240" w:lineRule="auto"/>
            <w:ind w:left="17" w:firstLine="691"/>
          </w:pPr>
        </w:pPrChange>
      </w:pPr>
    </w:p>
    <w:p w14:paraId="3828E08F" w14:textId="350E05F3" w:rsidR="007B558B" w:rsidRPr="005E1A9C" w:rsidRDefault="001D180F" w:rsidP="005E1A9C">
      <w:pPr>
        <w:pStyle w:val="OT"/>
        <w:spacing w:after="0"/>
      </w:pPr>
      <w:r w:rsidRPr="007B1E38">
        <w:rPr>
          <w:rFonts w:eastAsia="Courier New"/>
          <w:b/>
          <w:bCs/>
          <w:sz w:val="24"/>
          <w:szCs w:val="24"/>
          <w:lang w:bidi="ru-RU"/>
        </w:rPr>
        <w:t>Применение у особых групп пациентов</w:t>
      </w:r>
    </w:p>
    <w:p w14:paraId="284FB21D" w14:textId="77777777" w:rsidR="00423838" w:rsidRDefault="00423838" w:rsidP="005E1A9C">
      <w:pPr>
        <w:spacing w:after="0" w:line="240" w:lineRule="auto"/>
        <w:ind w:right="21"/>
        <w:rPr>
          <w:ins w:id="3461" w:author="Абрамова Анна Андреевна" w:date="2024-05-15T23:06:00Z"/>
          <w:i/>
          <w:shd w:val="clear" w:color="auto" w:fill="FFFFFF"/>
        </w:rPr>
      </w:pPr>
    </w:p>
    <w:p w14:paraId="2E656177" w14:textId="77777777" w:rsidR="00E05485" w:rsidRPr="00E05485" w:rsidRDefault="00E05485" w:rsidP="00E05485">
      <w:pPr>
        <w:spacing w:after="0" w:line="240" w:lineRule="auto"/>
        <w:ind w:right="21"/>
        <w:rPr>
          <w:ins w:id="3462" w:author="Абрамова Анна Андреевна" w:date="2024-05-15T23:06:00Z"/>
          <w:b/>
          <w:bCs/>
          <w:i/>
          <w:shd w:val="clear" w:color="auto" w:fill="FFFFFF"/>
          <w:rPrChange w:id="3463" w:author="Абрамова Анна Андреевна" w:date="2024-05-15T23:06:00Z">
            <w:rPr>
              <w:ins w:id="3464" w:author="Абрамова Анна Андреевна" w:date="2024-05-15T23:06:00Z"/>
              <w:i/>
              <w:shd w:val="clear" w:color="auto" w:fill="FFFFFF"/>
            </w:rPr>
          </w:rPrChange>
        </w:rPr>
      </w:pPr>
      <w:ins w:id="3465" w:author="Абрамова Анна Андреевна" w:date="2024-05-15T23:06:00Z">
        <w:r w:rsidRPr="00E05485">
          <w:rPr>
            <w:b/>
            <w:bCs/>
            <w:i/>
            <w:shd w:val="clear" w:color="auto" w:fill="FFFFFF"/>
            <w:rPrChange w:id="3466" w:author="Абрамова Анна Андреевна" w:date="2024-05-15T23:06:00Z">
              <w:rPr>
                <w:i/>
                <w:shd w:val="clear" w:color="auto" w:fill="FFFFFF"/>
              </w:rPr>
            </w:rPrChange>
          </w:rPr>
          <w:t>Взрослые пациенты с предшествующей неудачей лечения режимом, включающим NS5A</w:t>
        </w:r>
      </w:ins>
    </w:p>
    <w:p w14:paraId="0258CC01" w14:textId="77777777" w:rsidR="00E05485" w:rsidRPr="00E05485" w:rsidRDefault="00E05485" w:rsidP="00E05485">
      <w:pPr>
        <w:spacing w:after="0" w:line="240" w:lineRule="auto"/>
        <w:ind w:right="21"/>
        <w:rPr>
          <w:ins w:id="3467" w:author="Абрамова Анна Андреевна" w:date="2024-05-15T23:06:00Z"/>
          <w:iCs/>
          <w:shd w:val="clear" w:color="auto" w:fill="FFFFFF"/>
          <w:rPrChange w:id="3468" w:author="Абрамова Анна Андреевна" w:date="2024-05-15T23:06:00Z">
            <w:rPr>
              <w:ins w:id="3469" w:author="Абрамова Анна Андреевна" w:date="2024-05-15T23:06:00Z"/>
              <w:i/>
              <w:shd w:val="clear" w:color="auto" w:fill="FFFFFF"/>
            </w:rPr>
          </w:rPrChange>
        </w:rPr>
      </w:pPr>
    </w:p>
    <w:p w14:paraId="2396F790" w14:textId="28619B5F" w:rsidR="00E05485" w:rsidRPr="00E05485" w:rsidRDefault="00E05485">
      <w:pPr>
        <w:spacing w:after="0" w:line="240" w:lineRule="auto"/>
        <w:ind w:right="21" w:firstLine="708"/>
        <w:rPr>
          <w:ins w:id="3470" w:author="Абрамова Анна Андреевна" w:date="2024-05-15T23:06:00Z"/>
          <w:iCs/>
          <w:shd w:val="clear" w:color="auto" w:fill="FFFFFF"/>
          <w:rPrChange w:id="3471" w:author="Абрамова Анна Андреевна" w:date="2024-05-15T23:06:00Z">
            <w:rPr>
              <w:ins w:id="3472" w:author="Абрамова Анна Андреевна" w:date="2024-05-15T23:06:00Z"/>
              <w:i/>
              <w:shd w:val="clear" w:color="auto" w:fill="FFFFFF"/>
            </w:rPr>
          </w:rPrChange>
        </w:rPr>
        <w:pPrChange w:id="3473" w:author="Абрамова Анна Андреевна" w:date="2024-05-15T23:07:00Z">
          <w:pPr>
            <w:spacing w:after="0" w:line="240" w:lineRule="auto"/>
            <w:ind w:right="21"/>
          </w:pPr>
        </w:pPrChange>
      </w:pPr>
      <w:ins w:id="3474" w:author="Абрамова Анна Андреевна" w:date="2024-05-15T23:06:00Z">
        <w:r w:rsidRPr="00E05485">
          <w:rPr>
            <w:iCs/>
            <w:shd w:val="clear" w:color="auto" w:fill="FFFFFF"/>
            <w:rPrChange w:id="3475" w:author="Абрамова Анна Андреевна" w:date="2024-05-15T23:06:00Z">
              <w:rPr>
                <w:i/>
                <w:shd w:val="clear" w:color="auto" w:fill="FFFFFF"/>
              </w:rPr>
            </w:rPrChange>
          </w:rPr>
          <w:t xml:space="preserve">Можно рассмотреть схему терапии </w:t>
        </w:r>
        <w:r w:rsidRPr="00E05485">
          <w:rPr>
            <w:bCs/>
            <w:shd w:val="clear" w:color="auto" w:fill="FFFFFF"/>
          </w:rPr>
          <w:t xml:space="preserve">продолжить обычный прием препарата. Если опоздание в приеме препарата </w:t>
        </w:r>
      </w:ins>
      <w:ins w:id="3476" w:author="Абрамова Анна Андреевна" w:date="2024-05-15T23:08:00Z">
        <w:r>
          <w:rPr>
            <w:bCs/>
            <w:shd w:val="clear" w:color="auto" w:fill="FFFFFF"/>
          </w:rPr>
          <w:t>софосбувир+велпатасвир</w:t>
        </w:r>
        <w:r w:rsidRPr="00E05485">
          <w:rPr>
            <w:bCs/>
            <w:shd w:val="clear" w:color="auto" w:fill="FFFFFF"/>
          </w:rPr>
          <w:t xml:space="preserve"> </w:t>
        </w:r>
      </w:ins>
      <w:ins w:id="3477" w:author="Абрамова Анна Андреевна" w:date="2024-05-15T23:06:00Z">
        <w:r w:rsidRPr="00E05485">
          <w:rPr>
            <w:iCs/>
            <w:shd w:val="clear" w:color="auto" w:fill="FFFFFF"/>
            <w:rPrChange w:id="3478" w:author="Абрамова Анна Андреевна" w:date="2024-05-15T23:06:00Z">
              <w:rPr>
                <w:i/>
                <w:shd w:val="clear" w:color="auto" w:fill="FFFFFF"/>
              </w:rPr>
            </w:rPrChange>
          </w:rPr>
          <w:t>в течение 24 недель</w:t>
        </w:r>
      </w:ins>
      <w:ins w:id="3479" w:author="Абрамова Анна Андреевна" w:date="2024-05-15T23:07:00Z">
        <w:r>
          <w:rPr>
            <w:iCs/>
            <w:shd w:val="clear" w:color="auto" w:fill="FFFFFF"/>
          </w:rPr>
          <w:t>.</w:t>
        </w:r>
      </w:ins>
      <w:ins w:id="3480" w:author="Абрамова Анна Андреевна" w:date="2024-05-15T23:06:00Z">
        <w:r w:rsidRPr="00E05485">
          <w:rPr>
            <w:iCs/>
            <w:shd w:val="clear" w:color="auto" w:fill="FFFFFF"/>
            <w:rPrChange w:id="3481" w:author="Абрамова Анна Андреевна" w:date="2024-05-15T23:06:00Z">
              <w:rPr>
                <w:i/>
                <w:shd w:val="clear" w:color="auto" w:fill="FFFFFF"/>
              </w:rPr>
            </w:rPrChange>
          </w:rPr>
          <w:t xml:space="preserve"> </w:t>
        </w:r>
      </w:ins>
    </w:p>
    <w:p w14:paraId="71A427CD" w14:textId="77777777" w:rsidR="00E05485" w:rsidRPr="00E05485" w:rsidRDefault="00E05485" w:rsidP="00E05485">
      <w:pPr>
        <w:spacing w:after="0" w:line="240" w:lineRule="auto"/>
        <w:ind w:right="21"/>
        <w:rPr>
          <w:ins w:id="3482" w:author="Абрамова Анна Андреевна" w:date="2024-05-15T23:06:00Z"/>
          <w:iCs/>
          <w:shd w:val="clear" w:color="auto" w:fill="FFFFFF"/>
          <w:rPrChange w:id="3483" w:author="Абрамова Анна Андреевна" w:date="2024-05-15T23:06:00Z">
            <w:rPr>
              <w:ins w:id="3484" w:author="Абрамова Анна Андреевна" w:date="2024-05-15T23:06:00Z"/>
              <w:i/>
              <w:shd w:val="clear" w:color="auto" w:fill="FFFFFF"/>
            </w:rPr>
          </w:rPrChange>
        </w:rPr>
      </w:pPr>
    </w:p>
    <w:p w14:paraId="4197E82C" w14:textId="77777777" w:rsidR="00E05485" w:rsidRPr="00E05485" w:rsidRDefault="00E05485" w:rsidP="00E05485">
      <w:pPr>
        <w:spacing w:after="0" w:line="240" w:lineRule="auto"/>
        <w:ind w:right="21"/>
        <w:rPr>
          <w:ins w:id="3485" w:author="Абрамова Анна Андреевна" w:date="2024-05-15T23:06:00Z"/>
          <w:b/>
          <w:bCs/>
          <w:i/>
          <w:shd w:val="clear" w:color="auto" w:fill="FFFFFF"/>
          <w:rPrChange w:id="3486" w:author="Абрамова Анна Андреевна" w:date="2024-05-15T23:07:00Z">
            <w:rPr>
              <w:ins w:id="3487" w:author="Абрамова Анна Андреевна" w:date="2024-05-15T23:06:00Z"/>
              <w:i/>
              <w:shd w:val="clear" w:color="auto" w:fill="FFFFFF"/>
            </w:rPr>
          </w:rPrChange>
        </w:rPr>
      </w:pPr>
      <w:ins w:id="3488" w:author="Абрамова Анна Андреевна" w:date="2024-05-15T23:06:00Z">
        <w:r w:rsidRPr="00E05485">
          <w:rPr>
            <w:b/>
            <w:bCs/>
            <w:i/>
            <w:shd w:val="clear" w:color="auto" w:fill="FFFFFF"/>
            <w:rPrChange w:id="3489" w:author="Абрамова Анна Андреевна" w:date="2024-05-15T23:07:00Z">
              <w:rPr>
                <w:i/>
                <w:shd w:val="clear" w:color="auto" w:fill="FFFFFF"/>
              </w:rPr>
            </w:rPrChange>
          </w:rPr>
          <w:t>Пациенты пожилого возраста</w:t>
        </w:r>
      </w:ins>
    </w:p>
    <w:p w14:paraId="7BB2ADD5" w14:textId="77777777" w:rsidR="00E05485" w:rsidRPr="00E05485" w:rsidRDefault="00E05485" w:rsidP="00E05485">
      <w:pPr>
        <w:spacing w:after="0" w:line="240" w:lineRule="auto"/>
        <w:ind w:right="21"/>
        <w:rPr>
          <w:ins w:id="3490" w:author="Абрамова Анна Андреевна" w:date="2024-05-15T23:06:00Z"/>
          <w:iCs/>
          <w:shd w:val="clear" w:color="auto" w:fill="FFFFFF"/>
          <w:rPrChange w:id="3491" w:author="Абрамова Анна Андреевна" w:date="2024-05-15T23:06:00Z">
            <w:rPr>
              <w:ins w:id="3492" w:author="Абрамова Анна Андреевна" w:date="2024-05-15T23:06:00Z"/>
              <w:i/>
              <w:shd w:val="clear" w:color="auto" w:fill="FFFFFF"/>
            </w:rPr>
          </w:rPrChange>
        </w:rPr>
      </w:pPr>
    </w:p>
    <w:p w14:paraId="10C3BA05" w14:textId="0CEFBB7D" w:rsidR="00E05485" w:rsidRPr="00E05485" w:rsidRDefault="00E05485">
      <w:pPr>
        <w:spacing w:after="0" w:line="240" w:lineRule="auto"/>
        <w:ind w:right="21" w:firstLine="708"/>
        <w:rPr>
          <w:ins w:id="3493" w:author="Абрамова Анна Андреевна" w:date="2024-05-15T23:06:00Z"/>
          <w:iCs/>
          <w:shd w:val="clear" w:color="auto" w:fill="FFFFFF"/>
          <w:rPrChange w:id="3494" w:author="Абрамова Анна Андреевна" w:date="2024-05-15T23:06:00Z">
            <w:rPr>
              <w:ins w:id="3495" w:author="Абрамова Анна Андреевна" w:date="2024-05-15T23:06:00Z"/>
              <w:i/>
              <w:shd w:val="clear" w:color="auto" w:fill="FFFFFF"/>
            </w:rPr>
          </w:rPrChange>
        </w:rPr>
        <w:pPrChange w:id="3496" w:author="Абрамова Анна Андреевна" w:date="2024-05-15T23:07:00Z">
          <w:pPr>
            <w:spacing w:after="0" w:line="240" w:lineRule="auto"/>
            <w:ind w:right="21"/>
          </w:pPr>
        </w:pPrChange>
      </w:pPr>
      <w:ins w:id="3497" w:author="Абрамова Анна Андреевна" w:date="2024-05-15T23:06:00Z">
        <w:r w:rsidRPr="00E05485">
          <w:rPr>
            <w:iCs/>
            <w:shd w:val="clear" w:color="auto" w:fill="FFFFFF"/>
            <w:rPrChange w:id="3498" w:author="Абрамова Анна Андреевна" w:date="2024-05-15T23:06:00Z">
              <w:rPr>
                <w:i/>
                <w:shd w:val="clear" w:color="auto" w:fill="FFFFFF"/>
              </w:rPr>
            </w:rPrChange>
          </w:rPr>
          <w:t>Коррекция дозы для пациентов пожилого возраста не требуется</w:t>
        </w:r>
      </w:ins>
      <w:ins w:id="3499" w:author="Абрамова Анна Андреевна" w:date="2024-05-15T23:07:00Z">
        <w:r>
          <w:rPr>
            <w:iCs/>
            <w:shd w:val="clear" w:color="auto" w:fill="FFFFFF"/>
          </w:rPr>
          <w:t>.</w:t>
        </w:r>
      </w:ins>
      <w:ins w:id="3500" w:author="Абрамова Анна Андреевна" w:date="2024-05-15T23:06:00Z">
        <w:r w:rsidRPr="00E05485">
          <w:rPr>
            <w:iCs/>
            <w:shd w:val="clear" w:color="auto" w:fill="FFFFFF"/>
            <w:rPrChange w:id="3501" w:author="Абрамова Анна Андреевна" w:date="2024-05-15T23:06:00Z">
              <w:rPr>
                <w:i/>
                <w:shd w:val="clear" w:color="auto" w:fill="FFFFFF"/>
              </w:rPr>
            </w:rPrChange>
          </w:rPr>
          <w:t xml:space="preserve"> </w:t>
        </w:r>
      </w:ins>
    </w:p>
    <w:p w14:paraId="3FC40C09" w14:textId="77777777" w:rsidR="00E05485" w:rsidRPr="00E05485" w:rsidRDefault="00E05485" w:rsidP="00E05485">
      <w:pPr>
        <w:spacing w:after="0" w:line="240" w:lineRule="auto"/>
        <w:ind w:right="21"/>
        <w:rPr>
          <w:ins w:id="3502" w:author="Абрамова Анна Андреевна" w:date="2024-05-15T23:06:00Z"/>
          <w:iCs/>
          <w:shd w:val="clear" w:color="auto" w:fill="FFFFFF"/>
          <w:rPrChange w:id="3503" w:author="Абрамова Анна Андреевна" w:date="2024-05-15T23:06:00Z">
            <w:rPr>
              <w:ins w:id="3504" w:author="Абрамова Анна Андреевна" w:date="2024-05-15T23:06:00Z"/>
              <w:i/>
              <w:shd w:val="clear" w:color="auto" w:fill="FFFFFF"/>
            </w:rPr>
          </w:rPrChange>
        </w:rPr>
      </w:pPr>
    </w:p>
    <w:p w14:paraId="5F0E9447" w14:textId="77777777" w:rsidR="00E05485" w:rsidRPr="00E05485" w:rsidRDefault="00E05485" w:rsidP="00E05485">
      <w:pPr>
        <w:spacing w:after="0" w:line="240" w:lineRule="auto"/>
        <w:ind w:right="21"/>
        <w:rPr>
          <w:ins w:id="3505" w:author="Абрамова Анна Андреевна" w:date="2024-05-15T23:06:00Z"/>
          <w:b/>
          <w:bCs/>
          <w:i/>
          <w:shd w:val="clear" w:color="auto" w:fill="FFFFFF"/>
          <w:rPrChange w:id="3506" w:author="Абрамова Анна Андреевна" w:date="2024-05-15T23:07:00Z">
            <w:rPr>
              <w:ins w:id="3507" w:author="Абрамова Анна Андреевна" w:date="2024-05-15T23:06:00Z"/>
              <w:i/>
              <w:shd w:val="clear" w:color="auto" w:fill="FFFFFF"/>
            </w:rPr>
          </w:rPrChange>
        </w:rPr>
      </w:pPr>
      <w:ins w:id="3508" w:author="Абрамова Анна Андреевна" w:date="2024-05-15T23:06:00Z">
        <w:r w:rsidRPr="00E05485">
          <w:rPr>
            <w:b/>
            <w:bCs/>
            <w:i/>
            <w:shd w:val="clear" w:color="auto" w:fill="FFFFFF"/>
            <w:rPrChange w:id="3509" w:author="Абрамова Анна Андреевна" w:date="2024-05-15T23:07:00Z">
              <w:rPr>
                <w:i/>
                <w:shd w:val="clear" w:color="auto" w:fill="FFFFFF"/>
              </w:rPr>
            </w:rPrChange>
          </w:rPr>
          <w:t>Почечная недостаточность</w:t>
        </w:r>
      </w:ins>
    </w:p>
    <w:p w14:paraId="4D5B4DEB" w14:textId="77777777" w:rsidR="00E05485" w:rsidRPr="00E05485" w:rsidRDefault="00E05485" w:rsidP="00E05485">
      <w:pPr>
        <w:spacing w:after="0" w:line="240" w:lineRule="auto"/>
        <w:ind w:right="21"/>
        <w:rPr>
          <w:ins w:id="3510" w:author="Абрамова Анна Андреевна" w:date="2024-05-15T23:06:00Z"/>
          <w:iCs/>
          <w:shd w:val="clear" w:color="auto" w:fill="FFFFFF"/>
          <w:rPrChange w:id="3511" w:author="Абрамова Анна Андреевна" w:date="2024-05-15T23:06:00Z">
            <w:rPr>
              <w:ins w:id="3512" w:author="Абрамова Анна Андреевна" w:date="2024-05-15T23:06:00Z"/>
              <w:i/>
              <w:shd w:val="clear" w:color="auto" w:fill="FFFFFF"/>
            </w:rPr>
          </w:rPrChange>
        </w:rPr>
      </w:pPr>
    </w:p>
    <w:p w14:paraId="42C92050" w14:textId="13652672" w:rsidR="00E05485" w:rsidRPr="00E05485" w:rsidRDefault="00E05485">
      <w:pPr>
        <w:spacing w:after="0" w:line="240" w:lineRule="auto"/>
        <w:ind w:right="21" w:firstLine="708"/>
        <w:rPr>
          <w:ins w:id="3513" w:author="Абрамова Анна Андреевна" w:date="2024-05-15T23:06:00Z"/>
          <w:iCs/>
          <w:shd w:val="clear" w:color="auto" w:fill="FFFFFF"/>
          <w:rPrChange w:id="3514" w:author="Абрамова Анна Андреевна" w:date="2024-05-15T23:06:00Z">
            <w:rPr>
              <w:ins w:id="3515" w:author="Абрамова Анна Андреевна" w:date="2024-05-15T23:06:00Z"/>
              <w:i/>
              <w:shd w:val="clear" w:color="auto" w:fill="FFFFFF"/>
            </w:rPr>
          </w:rPrChange>
        </w:rPr>
        <w:pPrChange w:id="3516" w:author="Абрамова Анна Андреевна" w:date="2024-05-15T23:07:00Z">
          <w:pPr>
            <w:spacing w:after="0" w:line="240" w:lineRule="auto"/>
            <w:ind w:right="21"/>
          </w:pPr>
        </w:pPrChange>
      </w:pPr>
      <w:ins w:id="3517" w:author="Абрамова Анна Андреевна" w:date="2024-05-15T23:06:00Z">
        <w:r w:rsidRPr="00E05485">
          <w:rPr>
            <w:iCs/>
            <w:shd w:val="clear" w:color="auto" w:fill="FFFFFF"/>
            <w:rPrChange w:id="3518" w:author="Абрамова Анна Андреевна" w:date="2024-05-15T23:06:00Z">
              <w:rPr>
                <w:i/>
                <w:shd w:val="clear" w:color="auto" w:fill="FFFFFF"/>
              </w:rPr>
            </w:rPrChange>
          </w:rPr>
          <w:t xml:space="preserve">Для пациентов с легким или умеренным нарушением функции почек коррекция дозы препарата </w:t>
        </w:r>
      </w:ins>
      <w:ins w:id="3519" w:author="Абрамова Анна Андреевна" w:date="2024-05-15T23:08:00Z">
        <w:r>
          <w:rPr>
            <w:bCs/>
            <w:shd w:val="clear" w:color="auto" w:fill="FFFFFF"/>
          </w:rPr>
          <w:t xml:space="preserve">софосбувир+велпатасвир </w:t>
        </w:r>
      </w:ins>
      <w:ins w:id="3520" w:author="Абрамова Анна Андреевна" w:date="2024-05-15T23:06:00Z">
        <w:r w:rsidRPr="00E05485">
          <w:rPr>
            <w:iCs/>
            <w:shd w:val="clear" w:color="auto" w:fill="FFFFFF"/>
            <w:rPrChange w:id="3521" w:author="Абрамова Анна Андреевна" w:date="2024-05-15T23:06:00Z">
              <w:rPr>
                <w:i/>
                <w:shd w:val="clear" w:color="auto" w:fill="FFFFFF"/>
              </w:rPr>
            </w:rPrChange>
          </w:rPr>
          <w:t xml:space="preserve">не требуется. У пациентов с нарушением функции почек тяжелой степени (рСКФ &lt;30 мл/мин/1.73 м2) или терминальной стадией хронической почечной недостаточности, когда необходимо проведение гемодиализа, данные по безопасности ограничены. Препарат </w:t>
        </w:r>
      </w:ins>
      <w:ins w:id="3522" w:author="Абрамова Анна Андреевна" w:date="2024-05-15T23:07:00Z">
        <w:r>
          <w:rPr>
            <w:bCs/>
            <w:shd w:val="clear" w:color="auto" w:fill="FFFFFF"/>
          </w:rPr>
          <w:t>софосбувир</w:t>
        </w:r>
        <w:r w:rsidRPr="00176E69">
          <w:rPr>
            <w:iCs/>
            <w:shd w:val="clear" w:color="auto" w:fill="FFFFFF"/>
          </w:rPr>
          <w:t xml:space="preserve"> + рибавирин</w:t>
        </w:r>
      </w:ins>
      <w:ins w:id="3523" w:author="Абрамова Анна Андреевна" w:date="2024-05-15T23:06:00Z">
        <w:r w:rsidRPr="00E05485">
          <w:rPr>
            <w:iCs/>
            <w:shd w:val="clear" w:color="auto" w:fill="FFFFFF"/>
            <w:rPrChange w:id="3524" w:author="Абрамова Анна Андреевна" w:date="2024-05-15T23:06:00Z">
              <w:rPr>
                <w:i/>
                <w:shd w:val="clear" w:color="auto" w:fill="FFFFFF"/>
              </w:rPr>
            </w:rPrChange>
          </w:rPr>
          <w:t xml:space="preserve"> можно назначать данным группам пациентов (коррекция дозы при этом не требуется) в тех случаях, когда другие возможные варианты терапии не доступны</w:t>
        </w:r>
      </w:ins>
      <w:ins w:id="3525" w:author="Абрамова Анна Андреевна" w:date="2024-05-15T23:08:00Z">
        <w:r>
          <w:rPr>
            <w:iCs/>
            <w:shd w:val="clear" w:color="auto" w:fill="FFFFFF"/>
          </w:rPr>
          <w:t>.</w:t>
        </w:r>
      </w:ins>
    </w:p>
    <w:p w14:paraId="38E98523" w14:textId="77777777" w:rsidR="00E05485" w:rsidRPr="00E05485" w:rsidRDefault="00E05485" w:rsidP="00E05485">
      <w:pPr>
        <w:spacing w:after="0" w:line="240" w:lineRule="auto"/>
        <w:ind w:right="21"/>
        <w:rPr>
          <w:ins w:id="3526" w:author="Абрамова Анна Андреевна" w:date="2024-05-15T23:06:00Z"/>
          <w:iCs/>
          <w:shd w:val="clear" w:color="auto" w:fill="FFFFFF"/>
          <w:rPrChange w:id="3527" w:author="Абрамова Анна Андреевна" w:date="2024-05-15T23:06:00Z">
            <w:rPr>
              <w:ins w:id="3528" w:author="Абрамова Анна Андреевна" w:date="2024-05-15T23:06:00Z"/>
              <w:i/>
              <w:shd w:val="clear" w:color="auto" w:fill="FFFFFF"/>
            </w:rPr>
          </w:rPrChange>
        </w:rPr>
      </w:pPr>
    </w:p>
    <w:p w14:paraId="71A57504" w14:textId="77777777" w:rsidR="00E05485" w:rsidRPr="00E05485" w:rsidRDefault="00E05485" w:rsidP="00E05485">
      <w:pPr>
        <w:spacing w:after="0" w:line="240" w:lineRule="auto"/>
        <w:ind w:right="21"/>
        <w:rPr>
          <w:ins w:id="3529" w:author="Абрамова Анна Андреевна" w:date="2024-05-15T23:06:00Z"/>
          <w:b/>
          <w:bCs/>
          <w:i/>
          <w:shd w:val="clear" w:color="auto" w:fill="FFFFFF"/>
          <w:rPrChange w:id="3530" w:author="Абрамова Анна Андреевна" w:date="2024-05-15T23:08:00Z">
            <w:rPr>
              <w:ins w:id="3531" w:author="Абрамова Анна Андреевна" w:date="2024-05-15T23:06:00Z"/>
              <w:i/>
              <w:shd w:val="clear" w:color="auto" w:fill="FFFFFF"/>
            </w:rPr>
          </w:rPrChange>
        </w:rPr>
      </w:pPr>
      <w:ins w:id="3532" w:author="Абрамова Анна Андреевна" w:date="2024-05-15T23:06:00Z">
        <w:r w:rsidRPr="00E05485">
          <w:rPr>
            <w:b/>
            <w:bCs/>
            <w:i/>
            <w:shd w:val="clear" w:color="auto" w:fill="FFFFFF"/>
            <w:rPrChange w:id="3533" w:author="Абрамова Анна Андреевна" w:date="2024-05-15T23:08:00Z">
              <w:rPr>
                <w:i/>
                <w:shd w:val="clear" w:color="auto" w:fill="FFFFFF"/>
              </w:rPr>
            </w:rPrChange>
          </w:rPr>
          <w:t>Нарушение функции печени</w:t>
        </w:r>
      </w:ins>
    </w:p>
    <w:p w14:paraId="73870A78" w14:textId="77777777" w:rsidR="00E05485" w:rsidRPr="00E05485" w:rsidRDefault="00E05485" w:rsidP="00E05485">
      <w:pPr>
        <w:spacing w:after="0" w:line="240" w:lineRule="auto"/>
        <w:ind w:right="21"/>
        <w:rPr>
          <w:ins w:id="3534" w:author="Абрамова Анна Андреевна" w:date="2024-05-15T23:06:00Z"/>
          <w:iCs/>
          <w:shd w:val="clear" w:color="auto" w:fill="FFFFFF"/>
          <w:rPrChange w:id="3535" w:author="Абрамова Анна Андреевна" w:date="2024-05-15T23:06:00Z">
            <w:rPr>
              <w:ins w:id="3536" w:author="Абрамова Анна Андреевна" w:date="2024-05-15T23:06:00Z"/>
              <w:i/>
              <w:shd w:val="clear" w:color="auto" w:fill="FFFFFF"/>
            </w:rPr>
          </w:rPrChange>
        </w:rPr>
      </w:pPr>
    </w:p>
    <w:p w14:paraId="1EA98CB7" w14:textId="7A45FE4D" w:rsidR="00E05485" w:rsidRPr="00E05485" w:rsidRDefault="00E05485">
      <w:pPr>
        <w:spacing w:after="0" w:line="240" w:lineRule="auto"/>
        <w:ind w:right="21" w:firstLine="708"/>
        <w:rPr>
          <w:ins w:id="3537" w:author="Абрамова Анна Андреевна" w:date="2024-05-15T23:06:00Z"/>
          <w:iCs/>
          <w:shd w:val="clear" w:color="auto" w:fill="FFFFFF"/>
          <w:rPrChange w:id="3538" w:author="Абрамова Анна Андреевна" w:date="2024-05-15T23:06:00Z">
            <w:rPr>
              <w:ins w:id="3539" w:author="Абрамова Анна Андреевна" w:date="2024-05-15T23:06:00Z"/>
              <w:i/>
              <w:shd w:val="clear" w:color="auto" w:fill="FFFFFF"/>
            </w:rPr>
          </w:rPrChange>
        </w:rPr>
        <w:pPrChange w:id="3540" w:author="Абрамова Анна Андреевна" w:date="2024-05-15T23:08:00Z">
          <w:pPr>
            <w:spacing w:after="0" w:line="240" w:lineRule="auto"/>
            <w:ind w:right="21"/>
          </w:pPr>
        </w:pPrChange>
      </w:pPr>
      <w:ins w:id="3541" w:author="Абрамова Анна Андреевна" w:date="2024-05-15T23:06:00Z">
        <w:r w:rsidRPr="00E05485">
          <w:rPr>
            <w:iCs/>
            <w:shd w:val="clear" w:color="auto" w:fill="FFFFFF"/>
            <w:rPrChange w:id="3542" w:author="Абрамова Анна Андреевна" w:date="2024-05-15T23:06:00Z">
              <w:rPr>
                <w:i/>
                <w:shd w:val="clear" w:color="auto" w:fill="FFFFFF"/>
              </w:rPr>
            </w:rPrChange>
          </w:rPr>
          <w:t xml:space="preserve">Коррекция дозы препарата </w:t>
        </w:r>
      </w:ins>
      <w:ins w:id="3543" w:author="Абрамова Анна Андреевна" w:date="2024-05-15T23:08:00Z">
        <w:r>
          <w:rPr>
            <w:bCs/>
            <w:shd w:val="clear" w:color="auto" w:fill="FFFFFF"/>
          </w:rPr>
          <w:t>софосбувир+велпатасвир</w:t>
        </w:r>
        <w:r w:rsidRPr="00E05485">
          <w:rPr>
            <w:bCs/>
            <w:shd w:val="clear" w:color="auto" w:fill="FFFFFF"/>
          </w:rPr>
          <w:t xml:space="preserve"> </w:t>
        </w:r>
      </w:ins>
      <w:ins w:id="3544" w:author="Абрамова Анна Андреевна" w:date="2024-05-15T23:06:00Z">
        <w:r w:rsidRPr="00E05485">
          <w:rPr>
            <w:iCs/>
            <w:shd w:val="clear" w:color="auto" w:fill="FFFFFF"/>
            <w:rPrChange w:id="3545" w:author="Абрамова Анна Андреевна" w:date="2024-05-15T23:06:00Z">
              <w:rPr>
                <w:i/>
                <w:shd w:val="clear" w:color="auto" w:fill="FFFFFF"/>
              </w:rPr>
            </w:rPrChange>
          </w:rPr>
          <w:t>не требуется у пациентов с легкими, средними и тяжелыми нарушениями функции печени (класс A, B или C по классификации Чайлд-Пью-Туркотт)</w:t>
        </w:r>
      </w:ins>
      <w:ins w:id="3546" w:author="Абрамова Анна Андреевна" w:date="2024-05-15T23:08:00Z">
        <w:r>
          <w:rPr>
            <w:iCs/>
            <w:shd w:val="clear" w:color="auto" w:fill="FFFFFF"/>
          </w:rPr>
          <w:t>.</w:t>
        </w:r>
      </w:ins>
      <w:ins w:id="3547" w:author="Абрамова Анна Андреевна" w:date="2024-05-15T23:06:00Z">
        <w:r w:rsidRPr="00E05485">
          <w:rPr>
            <w:iCs/>
            <w:shd w:val="clear" w:color="auto" w:fill="FFFFFF"/>
            <w:rPrChange w:id="3548" w:author="Абрамова Анна Андреевна" w:date="2024-05-15T23:06:00Z">
              <w:rPr>
                <w:i/>
                <w:shd w:val="clear" w:color="auto" w:fill="FFFFFF"/>
              </w:rPr>
            </w:rPrChange>
          </w:rPr>
          <w:t xml:space="preserve"> Безопасность и эффективность препарата </w:t>
        </w:r>
      </w:ins>
      <w:ins w:id="3549" w:author="Абрамова Анна Андреевна" w:date="2024-05-15T23:09:00Z">
        <w:r>
          <w:rPr>
            <w:bCs/>
            <w:shd w:val="clear" w:color="auto" w:fill="FFFFFF"/>
          </w:rPr>
          <w:t>софосбувир+велпатасвир</w:t>
        </w:r>
        <w:r w:rsidRPr="00E05485">
          <w:rPr>
            <w:bCs/>
            <w:shd w:val="clear" w:color="auto" w:fill="FFFFFF"/>
          </w:rPr>
          <w:t xml:space="preserve"> </w:t>
        </w:r>
      </w:ins>
      <w:ins w:id="3550" w:author="Абрамова Анна Андреевна" w:date="2024-05-15T23:06:00Z">
        <w:r w:rsidRPr="00E05485">
          <w:rPr>
            <w:iCs/>
            <w:shd w:val="clear" w:color="auto" w:fill="FFFFFF"/>
            <w:rPrChange w:id="3551" w:author="Абрамова Анна Андреевна" w:date="2024-05-15T23:06:00Z">
              <w:rPr>
                <w:i/>
                <w:shd w:val="clear" w:color="auto" w:fill="FFFFFF"/>
              </w:rPr>
            </w:rPrChange>
          </w:rPr>
          <w:t>оценивалась у пациентов с циррозом класса B по классификации Чайлд-Пью-Туркотт, но не у пациентов с циррозом класса С по классификации Чайлд-Пью-Туркотт</w:t>
        </w:r>
      </w:ins>
      <w:ins w:id="3552" w:author="Абрамова Анна Андреевна" w:date="2024-05-15T23:09:00Z">
        <w:r>
          <w:rPr>
            <w:iCs/>
            <w:shd w:val="clear" w:color="auto" w:fill="FFFFFF"/>
          </w:rPr>
          <w:t>.</w:t>
        </w:r>
      </w:ins>
      <w:ins w:id="3553" w:author="Абрамова Анна Андреевна" w:date="2024-05-15T23:06:00Z">
        <w:r w:rsidRPr="00E05485">
          <w:rPr>
            <w:iCs/>
            <w:shd w:val="clear" w:color="auto" w:fill="FFFFFF"/>
            <w:rPrChange w:id="3554" w:author="Абрамова Анна Андреевна" w:date="2024-05-15T23:06:00Z">
              <w:rPr>
                <w:i/>
                <w:shd w:val="clear" w:color="auto" w:fill="FFFFFF"/>
              </w:rPr>
            </w:rPrChange>
          </w:rPr>
          <w:t xml:space="preserve"> </w:t>
        </w:r>
      </w:ins>
    </w:p>
    <w:p w14:paraId="69880A57" w14:textId="77777777" w:rsidR="00E05485" w:rsidRPr="00E05485" w:rsidRDefault="00E05485" w:rsidP="00E05485">
      <w:pPr>
        <w:spacing w:after="0" w:line="240" w:lineRule="auto"/>
        <w:ind w:right="21"/>
        <w:rPr>
          <w:ins w:id="3555" w:author="Абрамова Анна Андреевна" w:date="2024-05-15T23:06:00Z"/>
          <w:iCs/>
          <w:shd w:val="clear" w:color="auto" w:fill="FFFFFF"/>
          <w:rPrChange w:id="3556" w:author="Абрамова Анна Андреевна" w:date="2024-05-15T23:06:00Z">
            <w:rPr>
              <w:ins w:id="3557" w:author="Абрамова Анна Андреевна" w:date="2024-05-15T23:06:00Z"/>
              <w:i/>
              <w:shd w:val="clear" w:color="auto" w:fill="FFFFFF"/>
            </w:rPr>
          </w:rPrChange>
        </w:rPr>
      </w:pPr>
    </w:p>
    <w:p w14:paraId="23019ED9" w14:textId="77777777" w:rsidR="00E05485" w:rsidRPr="00E05485" w:rsidRDefault="00E05485" w:rsidP="00E05485">
      <w:pPr>
        <w:spacing w:after="0" w:line="240" w:lineRule="auto"/>
        <w:ind w:right="21"/>
        <w:rPr>
          <w:ins w:id="3558" w:author="Абрамова Анна Андреевна" w:date="2024-05-15T23:06:00Z"/>
          <w:b/>
          <w:bCs/>
          <w:i/>
          <w:shd w:val="clear" w:color="auto" w:fill="FFFFFF"/>
          <w:rPrChange w:id="3559" w:author="Абрамова Анна Андреевна" w:date="2024-05-15T23:09:00Z">
            <w:rPr>
              <w:ins w:id="3560" w:author="Абрамова Анна Андреевна" w:date="2024-05-15T23:06:00Z"/>
              <w:i/>
              <w:shd w:val="clear" w:color="auto" w:fill="FFFFFF"/>
            </w:rPr>
          </w:rPrChange>
        </w:rPr>
      </w:pPr>
      <w:ins w:id="3561" w:author="Абрамова Анна Андреевна" w:date="2024-05-15T23:06:00Z">
        <w:r w:rsidRPr="00E05485">
          <w:rPr>
            <w:b/>
            <w:bCs/>
            <w:i/>
            <w:shd w:val="clear" w:color="auto" w:fill="FFFFFF"/>
            <w:rPrChange w:id="3562" w:author="Абрамова Анна Андреевна" w:date="2024-05-15T23:09:00Z">
              <w:rPr>
                <w:i/>
                <w:shd w:val="clear" w:color="auto" w:fill="FFFFFF"/>
              </w:rPr>
            </w:rPrChange>
          </w:rPr>
          <w:t>Дети</w:t>
        </w:r>
      </w:ins>
    </w:p>
    <w:p w14:paraId="1037AC3F" w14:textId="77777777" w:rsidR="00E05485" w:rsidRPr="00E05485" w:rsidRDefault="00E05485" w:rsidP="00E05485">
      <w:pPr>
        <w:spacing w:after="0" w:line="240" w:lineRule="auto"/>
        <w:ind w:right="21"/>
        <w:rPr>
          <w:ins w:id="3563" w:author="Абрамова Анна Андреевна" w:date="2024-05-15T23:06:00Z"/>
          <w:iCs/>
          <w:shd w:val="clear" w:color="auto" w:fill="FFFFFF"/>
          <w:rPrChange w:id="3564" w:author="Абрамова Анна Андреевна" w:date="2024-05-15T23:06:00Z">
            <w:rPr>
              <w:ins w:id="3565" w:author="Абрамова Анна Андреевна" w:date="2024-05-15T23:06:00Z"/>
              <w:i/>
              <w:shd w:val="clear" w:color="auto" w:fill="FFFFFF"/>
            </w:rPr>
          </w:rPrChange>
        </w:rPr>
      </w:pPr>
    </w:p>
    <w:p w14:paraId="3BD4DE2B" w14:textId="2F5AA5B1" w:rsidR="00E05485" w:rsidRPr="00E05485" w:rsidRDefault="00E05485">
      <w:pPr>
        <w:spacing w:after="0" w:line="240" w:lineRule="auto"/>
        <w:ind w:right="21" w:firstLine="708"/>
        <w:rPr>
          <w:ins w:id="3566" w:author="Абрамова Анна Андреевна" w:date="2024-05-15T23:06:00Z"/>
          <w:iCs/>
          <w:shd w:val="clear" w:color="auto" w:fill="FFFFFF"/>
          <w:rPrChange w:id="3567" w:author="Абрамова Анна Андреевна" w:date="2024-05-15T23:06:00Z">
            <w:rPr>
              <w:ins w:id="3568" w:author="Абрамова Анна Андреевна" w:date="2024-05-15T23:06:00Z"/>
              <w:i/>
              <w:shd w:val="clear" w:color="auto" w:fill="FFFFFF"/>
            </w:rPr>
          </w:rPrChange>
        </w:rPr>
        <w:pPrChange w:id="3569" w:author="Абрамова Анна Андреевна" w:date="2024-05-15T23:09:00Z">
          <w:pPr>
            <w:spacing w:after="0" w:line="240" w:lineRule="auto"/>
            <w:ind w:right="21"/>
          </w:pPr>
        </w:pPrChange>
      </w:pPr>
      <w:ins w:id="3570" w:author="Абрамова Анна Андреевна" w:date="2024-05-15T23:06:00Z">
        <w:r w:rsidRPr="00E05485">
          <w:rPr>
            <w:iCs/>
            <w:shd w:val="clear" w:color="auto" w:fill="FFFFFF"/>
            <w:rPrChange w:id="3571" w:author="Абрамова Анна Андреевна" w:date="2024-05-15T23:06:00Z">
              <w:rPr>
                <w:i/>
                <w:shd w:val="clear" w:color="auto" w:fill="FFFFFF"/>
              </w:rPr>
            </w:rPrChange>
          </w:rPr>
          <w:t xml:space="preserve">Рекомендуемая доза препарата </w:t>
        </w:r>
      </w:ins>
      <w:ins w:id="3572" w:author="Абрамова Анна Андреевна" w:date="2024-05-15T23:09:00Z">
        <w:r>
          <w:rPr>
            <w:bCs/>
            <w:shd w:val="clear" w:color="auto" w:fill="FFFFFF"/>
          </w:rPr>
          <w:t>софосбувир+велпатасвир</w:t>
        </w:r>
        <w:r w:rsidRPr="00E05485">
          <w:rPr>
            <w:bCs/>
            <w:shd w:val="clear" w:color="auto" w:fill="FFFFFF"/>
          </w:rPr>
          <w:t xml:space="preserve"> </w:t>
        </w:r>
      </w:ins>
      <w:ins w:id="3573" w:author="Абрамова Анна Андреевна" w:date="2024-05-15T23:06:00Z">
        <w:r w:rsidRPr="00E05485">
          <w:rPr>
            <w:iCs/>
            <w:shd w:val="clear" w:color="auto" w:fill="FFFFFF"/>
            <w:rPrChange w:id="3574" w:author="Абрамова Анна Андреевна" w:date="2024-05-15T23:06:00Z">
              <w:rPr>
                <w:i/>
                <w:shd w:val="clear" w:color="auto" w:fill="FFFFFF"/>
              </w:rPr>
            </w:rPrChange>
          </w:rPr>
          <w:t xml:space="preserve">у подростков в возрасте от 12 лет и старше или с массой тела не менее 30 кг составляет 1 таблетку (100 мг велпатасвира </w:t>
        </w:r>
        <w:r w:rsidRPr="00E05485">
          <w:rPr>
            <w:iCs/>
            <w:shd w:val="clear" w:color="auto" w:fill="FFFFFF"/>
            <w:rPrChange w:id="3575" w:author="Абрамова Анна Андреевна" w:date="2024-05-15T23:06:00Z">
              <w:rPr>
                <w:i/>
                <w:shd w:val="clear" w:color="auto" w:fill="FFFFFF"/>
              </w:rPr>
            </w:rPrChange>
          </w:rPr>
          <w:lastRenderedPageBreak/>
          <w:t xml:space="preserve">и 400 мг софосбувира) 1 раз/сут внутрь независимо от приема пищи в течение 12 недель. Эффективность и безопасность применения препарата </w:t>
        </w:r>
      </w:ins>
      <w:ins w:id="3576" w:author="Абрамова Анна Андреевна" w:date="2024-05-15T23:09:00Z">
        <w:r>
          <w:rPr>
            <w:bCs/>
            <w:shd w:val="clear" w:color="auto" w:fill="FFFFFF"/>
          </w:rPr>
          <w:t>софосбувир+велпатасвир</w:t>
        </w:r>
        <w:r w:rsidRPr="00E05485">
          <w:rPr>
            <w:bCs/>
            <w:shd w:val="clear" w:color="auto" w:fill="FFFFFF"/>
          </w:rPr>
          <w:t xml:space="preserve"> </w:t>
        </w:r>
      </w:ins>
      <w:ins w:id="3577" w:author="Абрамова Анна Андреевна" w:date="2024-05-15T23:06:00Z">
        <w:r w:rsidRPr="00E05485">
          <w:rPr>
            <w:iCs/>
            <w:shd w:val="clear" w:color="auto" w:fill="FFFFFF"/>
            <w:rPrChange w:id="3578" w:author="Абрамова Анна Андреевна" w:date="2024-05-15T23:06:00Z">
              <w:rPr>
                <w:i/>
                <w:shd w:val="clear" w:color="auto" w:fill="FFFFFF"/>
              </w:rPr>
            </w:rPrChange>
          </w:rPr>
          <w:t>у детей младше 12 лет или с массой тела менее 30 кг не установлена. Данные отсутствуют.</w:t>
        </w:r>
      </w:ins>
    </w:p>
    <w:p w14:paraId="6FD18915" w14:textId="77777777" w:rsidR="00E05485" w:rsidRDefault="00E05485" w:rsidP="005E1A9C">
      <w:pPr>
        <w:spacing w:after="0" w:line="240" w:lineRule="auto"/>
        <w:ind w:right="21"/>
        <w:rPr>
          <w:i/>
          <w:shd w:val="clear" w:color="auto" w:fill="FFFFFF"/>
        </w:rPr>
      </w:pPr>
    </w:p>
    <w:p w14:paraId="0F60CDC5" w14:textId="50464D20" w:rsidR="00FB50A0" w:rsidRPr="00FB50A0" w:rsidDel="00E05485" w:rsidRDefault="00C724A5" w:rsidP="005E1A9C">
      <w:pPr>
        <w:spacing w:after="0" w:line="240" w:lineRule="auto"/>
        <w:ind w:right="21"/>
        <w:rPr>
          <w:del w:id="3579" w:author="Абрамова Анна Андреевна" w:date="2024-05-15T23:06:00Z"/>
          <w:b/>
          <w:bCs/>
          <w:rPrChange w:id="3580" w:author="Абрамова Анна Андреевна" w:date="2024-05-15T01:05:00Z">
            <w:rPr>
              <w:del w:id="3581" w:author="Абрамова Анна Андреевна" w:date="2024-05-15T23:06:00Z"/>
            </w:rPr>
          </w:rPrChange>
        </w:rPr>
      </w:pPr>
      <w:del w:id="3582" w:author="Абрамова Анна Андреевна" w:date="2024-05-15T23:06:00Z">
        <w:r w:rsidRPr="00FB50A0" w:rsidDel="00E05485">
          <w:rPr>
            <w:b/>
            <w:bCs/>
            <w:i/>
            <w:shd w:val="clear" w:color="auto" w:fill="FFFFFF"/>
            <w:rPrChange w:id="3583" w:author="Абрамова Анна Андреевна" w:date="2024-05-15T01:05:00Z">
              <w:rPr>
                <w:i/>
                <w:shd w:val="clear" w:color="auto" w:fill="FFFFFF"/>
              </w:rPr>
            </w:rPrChange>
          </w:rPr>
          <w:delText>Дети</w:delText>
        </w:r>
        <w:r w:rsidRPr="00FB50A0" w:rsidDel="00E05485">
          <w:rPr>
            <w:b/>
            <w:bCs/>
            <w:rPrChange w:id="3584" w:author="Абрамова Анна Андреевна" w:date="2024-05-15T01:05:00Z">
              <w:rPr/>
            </w:rPrChange>
          </w:rPr>
          <w:delText xml:space="preserve"> </w:delText>
        </w:r>
        <w:r w:rsidRPr="00FB50A0" w:rsidDel="00E05485">
          <w:rPr>
            <w:b/>
            <w:bCs/>
            <w:i/>
            <w:rPrChange w:id="3585" w:author="Абрамова Анна Андреевна" w:date="2024-05-15T01:05:00Z">
              <w:rPr>
                <w:i/>
              </w:rPr>
            </w:rPrChange>
          </w:rPr>
          <w:delText>(≤18 лет)</w:delText>
        </w:r>
      </w:del>
    </w:p>
    <w:p w14:paraId="5612CF91" w14:textId="74C356C9" w:rsidR="00FB50A0" w:rsidRPr="00FB50A0" w:rsidDel="00E05485" w:rsidRDefault="000C0760" w:rsidP="005E1A9C">
      <w:pPr>
        <w:widowControl w:val="0"/>
        <w:tabs>
          <w:tab w:val="left" w:pos="8647"/>
        </w:tabs>
        <w:spacing w:after="0" w:line="240" w:lineRule="auto"/>
        <w:rPr>
          <w:del w:id="3586" w:author="Абрамова Анна Андреевна" w:date="2024-05-15T23:06:00Z"/>
          <w:b/>
          <w:bCs/>
          <w:shd w:val="clear" w:color="auto" w:fill="FFFFFF"/>
          <w:rPrChange w:id="3587" w:author="Абрамова Анна Андреевна" w:date="2024-05-15T01:05:00Z">
            <w:rPr>
              <w:del w:id="3588" w:author="Абрамова Анна Андреевна" w:date="2024-05-15T23:06:00Z"/>
              <w:shd w:val="clear" w:color="auto" w:fill="FFFFFF"/>
            </w:rPr>
          </w:rPrChange>
        </w:rPr>
      </w:pPr>
      <w:del w:id="3589" w:author="Абрамова Анна Андреевна" w:date="2024-05-15T23:06:00Z">
        <w:r w:rsidDel="00E05485">
          <w:rPr>
            <w:shd w:val="clear" w:color="auto" w:fill="FFFFFF"/>
          </w:rPr>
          <w:delText xml:space="preserve">           </w:delText>
        </w:r>
        <w:r w:rsidRPr="000C0760" w:rsidDel="00E05485">
          <w:rPr>
            <w:shd w:val="clear" w:color="auto" w:fill="FFFFFF"/>
          </w:rPr>
          <w:delText xml:space="preserve">Рекомендуемая доза препарата </w:delText>
        </w:r>
        <w:r w:rsidDel="00E05485">
          <w:rPr>
            <w:shd w:val="clear" w:color="auto" w:fill="FFFFFF"/>
          </w:rPr>
          <w:delText>софсбувир+велтапасвир</w:delText>
        </w:r>
        <w:r w:rsidRPr="000C0760" w:rsidDel="00E05485">
          <w:rPr>
            <w:shd w:val="clear" w:color="auto" w:fill="FFFFFF"/>
          </w:rPr>
          <w:delText xml:space="preserve"> у подростков в возрасте от 12 лет и старше или с массой тела не менее 30 кг составляет 1 таблетку (100 мг велпатасвира и 400 мг софосбувира) 1 раз/сут внутрь независимо от приема пищи в течение 12 недель. Эффективность и безопасность применения </w:delText>
        </w:r>
        <w:r w:rsidDel="00E05485">
          <w:rPr>
            <w:shd w:val="clear" w:color="auto" w:fill="FFFFFF"/>
          </w:rPr>
          <w:delText>софсбувир+велтапасвир</w:delText>
        </w:r>
        <w:r w:rsidRPr="000C0760" w:rsidDel="00E05485">
          <w:rPr>
            <w:shd w:val="clear" w:color="auto" w:fill="FFFFFF"/>
          </w:rPr>
          <w:delText xml:space="preserve"> у детей младше 12 лет или с массой тела менее 30 кг не установлена. Данные отсутствуют. </w:delText>
        </w:r>
      </w:del>
    </w:p>
    <w:p w14:paraId="3E73513A" w14:textId="046DF351" w:rsidR="00FB50A0" w:rsidRPr="00FB50A0" w:rsidDel="00E05485" w:rsidRDefault="005E22C1" w:rsidP="005E1A9C">
      <w:pPr>
        <w:widowControl w:val="0"/>
        <w:tabs>
          <w:tab w:val="left" w:pos="8647"/>
        </w:tabs>
        <w:spacing w:after="0" w:line="240" w:lineRule="auto"/>
        <w:rPr>
          <w:del w:id="3590" w:author="Абрамова Анна Андреевна" w:date="2024-05-15T23:06:00Z"/>
          <w:b/>
          <w:bCs/>
          <w:i/>
          <w:shd w:val="clear" w:color="auto" w:fill="FFFFFF"/>
          <w:rPrChange w:id="3591" w:author="Абрамова Анна Андреевна" w:date="2024-05-15T01:05:00Z">
            <w:rPr>
              <w:del w:id="3592" w:author="Абрамова Анна Андреевна" w:date="2024-05-15T23:06:00Z"/>
              <w:i/>
              <w:shd w:val="clear" w:color="auto" w:fill="FFFFFF"/>
            </w:rPr>
          </w:rPrChange>
        </w:rPr>
      </w:pPr>
      <w:del w:id="3593" w:author="Абрамова Анна Андреевна" w:date="2024-05-15T23:06:00Z">
        <w:r w:rsidRPr="00FB50A0" w:rsidDel="00E05485">
          <w:rPr>
            <w:b/>
            <w:bCs/>
            <w:i/>
            <w:shd w:val="clear" w:color="auto" w:fill="FFFFFF"/>
            <w:rPrChange w:id="3594" w:author="Абрамова Анна Андреевна" w:date="2024-05-15T01:05:00Z">
              <w:rPr>
                <w:i/>
                <w:shd w:val="clear" w:color="auto" w:fill="FFFFFF"/>
              </w:rPr>
            </w:rPrChange>
          </w:rPr>
          <w:delText>Пожилые пациенты (≥65 лет)</w:delText>
        </w:r>
        <w:r w:rsidR="0065630A" w:rsidRPr="0092765E" w:rsidDel="00E05485">
          <w:rPr>
            <w:shd w:val="clear" w:color="auto" w:fill="FFFFFF"/>
          </w:rPr>
          <w:tab/>
        </w:r>
        <w:r w:rsidRPr="0092765E" w:rsidDel="00E05485">
          <w:br/>
        </w:r>
        <w:r w:rsidR="007A1C98" w:rsidDel="00E05485">
          <w:rPr>
            <w:shd w:val="clear" w:color="auto" w:fill="FFFFFF"/>
          </w:rPr>
          <w:delText xml:space="preserve">            </w:delText>
        </w:r>
        <w:r w:rsidR="00EF7950" w:rsidDel="00E05485">
          <w:rPr>
            <w:shd w:val="clear" w:color="auto" w:fill="FFFFFF"/>
          </w:rPr>
          <w:delText>Нет необходимостив коррекции дозы у пожилых пациентов.</w:delText>
        </w:r>
      </w:del>
    </w:p>
    <w:p w14:paraId="78BDBCDE" w14:textId="478F5617" w:rsidR="00FB50A0" w:rsidDel="00E05485" w:rsidRDefault="00243129">
      <w:pPr>
        <w:widowControl w:val="0"/>
        <w:tabs>
          <w:tab w:val="left" w:pos="8647"/>
        </w:tabs>
        <w:spacing w:after="0" w:line="240" w:lineRule="auto"/>
        <w:rPr>
          <w:del w:id="3595" w:author="Абрамова Анна Андреевна" w:date="2024-05-15T23:06:00Z"/>
        </w:rPr>
      </w:pPr>
      <w:del w:id="3596" w:author="Абрамова Анна Андреевна" w:date="2024-05-15T23:06:00Z">
        <w:r w:rsidRPr="00FB50A0" w:rsidDel="00E05485">
          <w:rPr>
            <w:b/>
            <w:bCs/>
            <w:i/>
            <w:shd w:val="clear" w:color="auto" w:fill="FFFFFF"/>
            <w:rPrChange w:id="3597" w:author="Абрамова Анна Андреевна" w:date="2024-05-15T01:05:00Z">
              <w:rPr>
                <w:i/>
                <w:shd w:val="clear" w:color="auto" w:fill="FFFFFF"/>
              </w:rPr>
            </w:rPrChange>
          </w:rPr>
          <w:delText>Почечная недостаточность и терминальная стадия почечной недостаточности</w:delText>
        </w:r>
        <w:r w:rsidR="0065630A" w:rsidRPr="00FB50A0" w:rsidDel="00E05485">
          <w:rPr>
            <w:b/>
            <w:bCs/>
            <w:rPrChange w:id="3598" w:author="Абрамова Анна Андреевна" w:date="2024-05-15T01:05:00Z">
              <w:rPr/>
            </w:rPrChange>
          </w:rPr>
          <w:tab/>
        </w:r>
      </w:del>
    </w:p>
    <w:p w14:paraId="32913250" w14:textId="17B428F7" w:rsidR="00FB50A0" w:rsidDel="00E05485" w:rsidRDefault="005E22C1" w:rsidP="005E1A9C">
      <w:pPr>
        <w:widowControl w:val="0"/>
        <w:tabs>
          <w:tab w:val="left" w:pos="8647"/>
        </w:tabs>
        <w:spacing w:after="0" w:line="240" w:lineRule="auto"/>
        <w:ind w:firstLine="709"/>
        <w:rPr>
          <w:del w:id="3599" w:author="Абрамова Анна Андреевна" w:date="2024-05-15T23:06:00Z"/>
          <w:i/>
          <w:shd w:val="clear" w:color="auto" w:fill="FFFFFF"/>
        </w:rPr>
      </w:pPr>
      <w:del w:id="3600" w:author="Абрамова Анна Андреевна" w:date="2024-05-15T23:06:00Z">
        <w:r w:rsidRPr="0092765E" w:rsidDel="00E05485">
          <w:rPr>
            <w:shd w:val="clear" w:color="auto" w:fill="FFFFFF"/>
          </w:rPr>
          <w:delText>Коррекция дозы не требуется при назначении препарата</w:delText>
        </w:r>
        <w:r w:rsidR="000C0760" w:rsidDel="00E05485">
          <w:rPr>
            <w:shd w:val="clear" w:color="auto" w:fill="FFFFFF"/>
          </w:rPr>
          <w:delText xml:space="preserve"> софосбувир+велтапасвир</w:delText>
        </w:r>
        <w:r w:rsidRPr="0092765E" w:rsidDel="00E05485">
          <w:rPr>
            <w:shd w:val="clear" w:color="auto" w:fill="FFFFFF"/>
          </w:rPr>
          <w:delText xml:space="preserve"> пациентам с </w:delText>
        </w:r>
        <w:r w:rsidR="00B37213" w:rsidDel="00E05485">
          <w:rPr>
            <w:shd w:val="clear" w:color="auto" w:fill="FFFFFF"/>
          </w:rPr>
          <w:delText>почечной недостаточностью легкой</w:delText>
        </w:r>
        <w:r w:rsidR="000C0760" w:rsidDel="00E05485">
          <w:rPr>
            <w:shd w:val="clear" w:color="auto" w:fill="FFFFFF"/>
          </w:rPr>
          <w:delText xml:space="preserve"> и умеренной</w:delText>
        </w:r>
        <w:r w:rsidR="00B37213" w:rsidDel="00E05485">
          <w:rPr>
            <w:shd w:val="clear" w:color="auto" w:fill="FFFFFF"/>
          </w:rPr>
          <w:delText xml:space="preserve"> степен</w:delText>
        </w:r>
        <w:r w:rsidR="000C0760" w:rsidDel="00E05485">
          <w:rPr>
            <w:shd w:val="clear" w:color="auto" w:fill="FFFFFF"/>
          </w:rPr>
          <w:delText>ью</w:delText>
        </w:r>
        <w:r w:rsidR="00B37213" w:rsidDel="00E05485">
          <w:rPr>
            <w:shd w:val="clear" w:color="auto" w:fill="FFFFFF"/>
          </w:rPr>
          <w:delText xml:space="preserve"> тяжести</w:delText>
        </w:r>
        <w:r w:rsidR="000C0760" w:rsidDel="00E05485">
          <w:rPr>
            <w:shd w:val="clear" w:color="auto" w:fill="FFFFFF"/>
          </w:rPr>
          <w:delText>.</w:delText>
        </w:r>
        <w:r w:rsidR="00B37213" w:rsidDel="00E05485">
          <w:rPr>
            <w:shd w:val="clear" w:color="auto" w:fill="FFFFFF"/>
          </w:rPr>
          <w:delText xml:space="preserve"> </w:delText>
        </w:r>
        <w:r w:rsidR="000C0760" w:rsidRPr="000C0760" w:rsidDel="00E05485">
          <w:rPr>
            <w:shd w:val="clear" w:color="auto" w:fill="FFFFFF"/>
          </w:rPr>
          <w:delText xml:space="preserve">У пациентов с нарушением функции почек тяжелой степени (рСКФ &lt;30 мл/мин/1.73 м2) или терминальной стадией хронической почечной недостаточности, когда необходимо проведение гемодиализа, данные по безопасности ограничены. </w:delText>
        </w:r>
        <w:r w:rsidR="000C0760" w:rsidDel="00E05485">
          <w:rPr>
            <w:shd w:val="clear" w:color="auto" w:fill="FFFFFF"/>
          </w:rPr>
          <w:delText xml:space="preserve">Софосбувир+велтапасвир </w:delText>
        </w:r>
        <w:r w:rsidR="000C0760" w:rsidRPr="000C0760" w:rsidDel="00E05485">
          <w:rPr>
            <w:shd w:val="clear" w:color="auto" w:fill="FFFFFF"/>
          </w:rPr>
          <w:delText>можно назначать данным группам пациентов (коррекция дозы при этом не требуется) в тех случаях, когда другие возможные варианты терапии не доступны</w:delText>
        </w:r>
        <w:r w:rsidR="000C0760" w:rsidDel="00E05485">
          <w:rPr>
            <w:shd w:val="clear" w:color="auto" w:fill="FFFFFF"/>
          </w:rPr>
          <w:delText>.</w:delText>
        </w:r>
      </w:del>
    </w:p>
    <w:p w14:paraId="23CA2761" w14:textId="09DB2E92" w:rsidR="00525C8C" w:rsidDel="00E05485" w:rsidRDefault="005E22C1" w:rsidP="005E1A9C">
      <w:pPr>
        <w:widowControl w:val="0"/>
        <w:tabs>
          <w:tab w:val="left" w:pos="8647"/>
        </w:tabs>
        <w:spacing w:after="240" w:line="240" w:lineRule="auto"/>
        <w:contextualSpacing/>
        <w:rPr>
          <w:del w:id="3601" w:author="Абрамова Анна Андреевна" w:date="2024-05-15T23:06:00Z"/>
          <w:rFonts w:eastAsia="Times New Roman"/>
          <w:lang w:eastAsia="ru-RU"/>
        </w:rPr>
      </w:pPr>
      <w:del w:id="3602" w:author="Абрамова Анна Андреевна" w:date="2024-05-15T23:06:00Z">
        <w:r w:rsidRPr="00FB50A0" w:rsidDel="00E05485">
          <w:rPr>
            <w:b/>
            <w:bCs/>
            <w:i/>
            <w:shd w:val="clear" w:color="auto" w:fill="FFFFFF"/>
            <w:rPrChange w:id="3603" w:author="Абрамова Анна Андреевна" w:date="2024-05-15T01:05:00Z">
              <w:rPr>
                <w:i/>
                <w:shd w:val="clear" w:color="auto" w:fill="FFFFFF"/>
              </w:rPr>
            </w:rPrChange>
          </w:rPr>
          <w:delText>Пациенты с нарушением функции печени</w:delText>
        </w:r>
        <w:r w:rsidR="0065630A" w:rsidRPr="0092765E" w:rsidDel="00E05485">
          <w:tab/>
        </w:r>
      </w:del>
    </w:p>
    <w:p w14:paraId="1C15009C" w14:textId="5E3B7D53" w:rsidR="004A3DE9" w:rsidRPr="006B6023" w:rsidDel="00E05485" w:rsidRDefault="000B3E67" w:rsidP="004A3DE9">
      <w:pPr>
        <w:spacing w:after="0" w:line="240" w:lineRule="auto"/>
        <w:ind w:firstLine="708"/>
        <w:rPr>
          <w:del w:id="3604" w:author="Абрамова Анна Андреевна" w:date="2024-05-15T23:06:00Z"/>
          <w:rFonts w:eastAsia="Times New Roman"/>
          <w:lang w:eastAsia="ru-RU"/>
        </w:rPr>
      </w:pPr>
      <w:del w:id="3605" w:author="Абрамова Анна Андреевна" w:date="2024-05-15T23:06:00Z">
        <w:r w:rsidRPr="00525C8C" w:rsidDel="00E05485">
          <w:rPr>
            <w:rFonts w:eastAsia="Times New Roman"/>
            <w:lang w:eastAsia="ru-RU"/>
          </w:rPr>
          <w:delText xml:space="preserve">Не требуется коррекция дозы препарата </w:delText>
        </w:r>
        <w:r w:rsidR="004A3DE9" w:rsidDel="00E05485">
          <w:rPr>
            <w:rFonts w:eastAsia="Times New Roman"/>
            <w:lang w:eastAsia="ru-RU"/>
          </w:rPr>
          <w:delText xml:space="preserve">софосбувир+велтапасвир </w:delText>
        </w:r>
        <w:r w:rsidR="004A3DE9" w:rsidRPr="004A3DE9" w:rsidDel="00E05485">
          <w:rPr>
            <w:rFonts w:eastAsia="Times New Roman"/>
            <w:lang w:eastAsia="ru-RU"/>
          </w:rPr>
          <w:delText>не требуется у пациентов с легкими, средними и тяжелыми нарушениями функции печени (класс A, B или C по классификации Чайлд-Пью-Туркотт)</w:delText>
        </w:r>
        <w:r w:rsidR="004A3DE9" w:rsidDel="00E05485">
          <w:rPr>
            <w:rFonts w:eastAsia="Times New Roman"/>
            <w:lang w:eastAsia="ru-RU"/>
          </w:rPr>
          <w:delText xml:space="preserve">. Данные о безопасности и эффективности софосбувира+велтапасвира у пациентов </w:delText>
        </w:r>
        <w:r w:rsidR="004A3DE9" w:rsidRPr="004A3DE9" w:rsidDel="00E05485">
          <w:rPr>
            <w:rFonts w:eastAsia="Times New Roman"/>
            <w:lang w:eastAsia="ru-RU"/>
          </w:rPr>
          <w:delText>с циррозом класса С по классификации Чайлд-Пью-Туркот</w:delText>
        </w:r>
        <w:r w:rsidR="004A3DE9" w:rsidDel="00E05485">
          <w:rPr>
            <w:rFonts w:eastAsia="Times New Roman"/>
            <w:lang w:eastAsia="ru-RU"/>
          </w:rPr>
          <w:delText xml:space="preserve"> отсутсвуют. </w:delText>
        </w:r>
      </w:del>
    </w:p>
    <w:p w14:paraId="3D2D95C9" w14:textId="47FE4DCD" w:rsidR="00906F3B" w:rsidRPr="00386872" w:rsidRDefault="008B7FBF" w:rsidP="00386872">
      <w:pPr>
        <w:pStyle w:val="Heading3"/>
        <w:tabs>
          <w:tab w:val="left" w:pos="8647"/>
        </w:tabs>
        <w:spacing w:after="240" w:line="240" w:lineRule="auto"/>
        <w:contextualSpacing/>
        <w:rPr>
          <w:rFonts w:ascii="Times New Roman" w:hAnsi="Times New Roman"/>
        </w:rPr>
      </w:pPr>
      <w:bookmarkStart w:id="3606" w:name="_Toc164609997"/>
      <w:commentRangeStart w:id="3607"/>
      <w:commentRangeStart w:id="3608"/>
      <w:r w:rsidRPr="0092765E">
        <w:rPr>
          <w:rFonts w:ascii="Times New Roman" w:hAnsi="Times New Roman"/>
        </w:rPr>
        <w:t>5.3.5. Побочн</w:t>
      </w:r>
      <w:bookmarkEnd w:id="3373"/>
      <w:bookmarkEnd w:id="3374"/>
      <w:bookmarkEnd w:id="3375"/>
      <w:r w:rsidRPr="0092765E">
        <w:rPr>
          <w:rFonts w:ascii="Times New Roman" w:hAnsi="Times New Roman"/>
        </w:rPr>
        <w:t>ое действие</w:t>
      </w:r>
      <w:bookmarkStart w:id="3609" w:name="bookmark5"/>
      <w:bookmarkEnd w:id="3606"/>
      <w:commentRangeEnd w:id="3607"/>
      <w:r w:rsidR="00AC3D85">
        <w:rPr>
          <w:rStyle w:val="CommentReference"/>
          <w:rFonts w:ascii="Times New Roman" w:hAnsi="Times New Roman"/>
          <w:b w:val="0"/>
          <w:bCs w:val="0"/>
        </w:rPr>
        <w:commentReference w:id="3607"/>
      </w:r>
      <w:commentRangeEnd w:id="3608"/>
      <w:r w:rsidR="00E05485">
        <w:rPr>
          <w:rStyle w:val="CommentReference"/>
          <w:rFonts w:ascii="Times New Roman" w:hAnsi="Times New Roman"/>
          <w:b w:val="0"/>
          <w:bCs w:val="0"/>
        </w:rPr>
        <w:commentReference w:id="3608"/>
      </w:r>
    </w:p>
    <w:p w14:paraId="178EA638" w14:textId="1052646A" w:rsidR="00E05485" w:rsidRPr="00E05485" w:rsidRDefault="00906F3B" w:rsidP="00B41C86">
      <w:pPr>
        <w:spacing w:after="0" w:line="240" w:lineRule="auto"/>
        <w:rPr>
          <w:ins w:id="3610" w:author="Абрамова Анна Андреевна" w:date="2024-05-15T23:11:00Z"/>
          <w:b/>
          <w:i/>
          <w:rPrChange w:id="3611" w:author="Абрамова Анна Андреевна" w:date="2024-05-15T23:11:00Z">
            <w:rPr>
              <w:ins w:id="3612" w:author="Абрамова Анна Андреевна" w:date="2024-05-15T23:11:00Z"/>
              <w:bCs/>
              <w:iCs/>
            </w:rPr>
          </w:rPrChange>
        </w:rPr>
      </w:pPr>
      <w:del w:id="3613" w:author="Абрамова Анна Андреевна" w:date="2024-05-15T23:11:00Z">
        <w:r w:rsidRPr="00E05485" w:rsidDel="00E05485">
          <w:rPr>
            <w:b/>
            <w:i/>
          </w:rPr>
          <w:delText>Резюме профиля безопасност</w:delText>
        </w:r>
        <w:r w:rsidR="004A3DE9" w:rsidRPr="00E05485" w:rsidDel="00E05485">
          <w:rPr>
            <w:b/>
            <w:i/>
          </w:rPr>
          <w:delText>и</w:delText>
        </w:r>
      </w:del>
      <w:ins w:id="3614" w:author="Абрамова Анна Андреевна" w:date="2024-05-15T23:11:00Z">
        <w:r w:rsidR="00E05485" w:rsidRPr="00E05485">
          <w:rPr>
            <w:b/>
            <w:i/>
            <w:rPrChange w:id="3615" w:author="Абрамова Анна Андреевна" w:date="2024-05-15T23:11:00Z">
              <w:rPr>
                <w:bCs/>
                <w:iCs/>
              </w:rPr>
            </w:rPrChange>
          </w:rPr>
          <w:t>Обзор профиля безопасности</w:t>
        </w:r>
      </w:ins>
    </w:p>
    <w:p w14:paraId="568B6D63" w14:textId="77777777" w:rsidR="00E05485" w:rsidRPr="00E05485" w:rsidRDefault="00E05485" w:rsidP="00B41C86">
      <w:pPr>
        <w:spacing w:after="0" w:line="240" w:lineRule="auto"/>
        <w:rPr>
          <w:ins w:id="3616" w:author="Абрамова Анна Андреевна" w:date="2024-05-15T23:11:00Z"/>
          <w:bCs/>
          <w:iCs/>
        </w:rPr>
      </w:pPr>
    </w:p>
    <w:p w14:paraId="3DF04DE6" w14:textId="704914BE" w:rsidR="00E05485" w:rsidRPr="00E05485" w:rsidRDefault="00E05485">
      <w:pPr>
        <w:spacing w:after="0" w:line="240" w:lineRule="auto"/>
        <w:ind w:firstLine="708"/>
        <w:rPr>
          <w:ins w:id="3617" w:author="Абрамова Анна Андреевна" w:date="2024-05-15T23:11:00Z"/>
          <w:bCs/>
          <w:iCs/>
        </w:rPr>
        <w:pPrChange w:id="3618" w:author="Абрамова Анна Андреевна" w:date="2024-05-15T23:11:00Z">
          <w:pPr/>
        </w:pPrChange>
      </w:pPr>
      <w:ins w:id="3619" w:author="Абрамова Анна Андреевна" w:date="2024-05-15T23:11:00Z">
        <w:r w:rsidRPr="00E05485">
          <w:rPr>
            <w:bCs/>
            <w:iCs/>
          </w:rPr>
          <w:t xml:space="preserve">На основании объединенных данных клинических исследований Фазы 3, проведенных с участием пациентов, инфицированных ВГС генотипов 1, 2, 3, 4, 5 или 6, доля пациентов, которые окончательно прекратили лечение по причине нежелательных явлений, составила 0.2%, а доля пациентов, перенесших какие-либо тяжелые нежелательные явления, составила 3.2% для пациентов, получавших препарат </w:t>
        </w:r>
      </w:ins>
      <w:ins w:id="3620" w:author="Абрамова Анна Андреевна" w:date="2024-05-15T23:12:00Z">
        <w:r w:rsidR="00B41C86">
          <w:rPr>
            <w:bCs/>
            <w:shd w:val="clear" w:color="auto" w:fill="FFFFFF"/>
          </w:rPr>
          <w:t>софосбувир+велпатасвир</w:t>
        </w:r>
      </w:ins>
      <w:ins w:id="3621" w:author="Абрамова Анна Андреевна" w:date="2024-05-15T23:11:00Z">
        <w:r w:rsidRPr="00E05485">
          <w:rPr>
            <w:bCs/>
            <w:iCs/>
          </w:rPr>
          <w:t xml:space="preserve"> в течение 12 недель. В соответствии с данными клинических исследований, головная боль, усталость и тошнота являлись наиболее частыми нежелательными явлениями (частота возникновения ≥10%), связанными с лечением, и отмечались у пациентов, принимавших препарат </w:t>
        </w:r>
      </w:ins>
      <w:ins w:id="3622" w:author="Абрамова Анна Андреевна" w:date="2024-05-15T23:12:00Z">
        <w:r w:rsidR="00B41C86">
          <w:rPr>
            <w:bCs/>
            <w:shd w:val="clear" w:color="auto" w:fill="FFFFFF"/>
          </w:rPr>
          <w:t>софосбувир+велпатасвир</w:t>
        </w:r>
      </w:ins>
      <w:ins w:id="3623" w:author="Абрамова Анна Андреевна" w:date="2024-05-15T23:11:00Z">
        <w:r w:rsidRPr="00E05485">
          <w:rPr>
            <w:bCs/>
            <w:iCs/>
          </w:rPr>
          <w:t xml:space="preserve"> в течение 12 недель. Эти и другие нежелательные явления были отмечены с аналогичной частотой у пациентов, получавших плацебо, в сравнении с пациентами, принимавшими препарат </w:t>
        </w:r>
      </w:ins>
      <w:ins w:id="3624" w:author="Абрамова Анна Андреевна" w:date="2024-05-15T23:12:00Z">
        <w:r w:rsidR="00B41C86">
          <w:rPr>
            <w:bCs/>
            <w:shd w:val="clear" w:color="auto" w:fill="FFFFFF"/>
          </w:rPr>
          <w:t>софосбувир+велпатасвир</w:t>
        </w:r>
      </w:ins>
      <w:ins w:id="3625" w:author="Абрамова Анна Андреевна" w:date="2024-05-15T23:11:00Z">
        <w:r w:rsidRPr="00E05485">
          <w:rPr>
            <w:bCs/>
            <w:iCs/>
          </w:rPr>
          <w:t>.</w:t>
        </w:r>
      </w:ins>
    </w:p>
    <w:p w14:paraId="46E94FB7" w14:textId="77777777" w:rsidR="00E05485" w:rsidRPr="00E05485" w:rsidRDefault="00E05485" w:rsidP="00B41C86">
      <w:pPr>
        <w:spacing w:after="0" w:line="240" w:lineRule="auto"/>
        <w:rPr>
          <w:ins w:id="3626" w:author="Абрамова Анна Андреевна" w:date="2024-05-15T23:11:00Z"/>
          <w:bCs/>
          <w:iCs/>
        </w:rPr>
      </w:pPr>
    </w:p>
    <w:p w14:paraId="7FA3ED2D" w14:textId="77777777" w:rsidR="00E05485" w:rsidRPr="00B41C86" w:rsidRDefault="00E05485" w:rsidP="00B41C86">
      <w:pPr>
        <w:spacing w:after="0" w:line="240" w:lineRule="auto"/>
        <w:rPr>
          <w:ins w:id="3627" w:author="Абрамова Анна Андреевна" w:date="2024-05-15T23:11:00Z"/>
          <w:b/>
          <w:i/>
          <w:rPrChange w:id="3628" w:author="Абрамова Анна Андреевна" w:date="2024-05-15T23:12:00Z">
            <w:rPr>
              <w:ins w:id="3629" w:author="Абрамова Анна Андреевна" w:date="2024-05-15T23:11:00Z"/>
              <w:bCs/>
              <w:iCs/>
            </w:rPr>
          </w:rPrChange>
        </w:rPr>
      </w:pPr>
      <w:ins w:id="3630" w:author="Абрамова Анна Андреевна" w:date="2024-05-15T23:11:00Z">
        <w:r w:rsidRPr="00B41C86">
          <w:rPr>
            <w:b/>
            <w:i/>
            <w:rPrChange w:id="3631" w:author="Абрамова Анна Андреевна" w:date="2024-05-15T23:12:00Z">
              <w:rPr>
                <w:bCs/>
                <w:iCs/>
              </w:rPr>
            </w:rPrChange>
          </w:rPr>
          <w:t>Табличное резюме нежелательных реакций</w:t>
        </w:r>
      </w:ins>
    </w:p>
    <w:p w14:paraId="4ECEE569" w14:textId="77777777" w:rsidR="00E05485" w:rsidRPr="00E05485" w:rsidRDefault="00E05485" w:rsidP="00B41C86">
      <w:pPr>
        <w:spacing w:after="0" w:line="240" w:lineRule="auto"/>
        <w:rPr>
          <w:ins w:id="3632" w:author="Абрамова Анна Андреевна" w:date="2024-05-15T23:11:00Z"/>
          <w:bCs/>
          <w:iCs/>
        </w:rPr>
      </w:pPr>
    </w:p>
    <w:p w14:paraId="0F02DF6A" w14:textId="3308191F" w:rsidR="00E05485" w:rsidRPr="00E05485" w:rsidRDefault="00E05485">
      <w:pPr>
        <w:spacing w:after="0" w:line="240" w:lineRule="auto"/>
        <w:ind w:firstLine="708"/>
        <w:rPr>
          <w:bCs/>
          <w:iCs/>
        </w:rPr>
        <w:pPrChange w:id="3633" w:author="Абрамова Анна Андреевна" w:date="2024-05-15T23:12:00Z">
          <w:pPr/>
        </w:pPrChange>
      </w:pPr>
      <w:ins w:id="3634" w:author="Абрамова Анна Андреевна" w:date="2024-05-15T23:11:00Z">
        <w:r w:rsidRPr="00E05485">
          <w:rPr>
            <w:bCs/>
            <w:iCs/>
          </w:rPr>
          <w:t xml:space="preserve">Оценка нежелательных реакций на фоне приема препарата </w:t>
        </w:r>
      </w:ins>
      <w:ins w:id="3635" w:author="Абрамова Анна Андреевна" w:date="2024-05-15T23:12:00Z">
        <w:r w:rsidR="00B41C86">
          <w:rPr>
            <w:bCs/>
            <w:shd w:val="clear" w:color="auto" w:fill="FFFFFF"/>
          </w:rPr>
          <w:t>софосбувир+велпатасвир</w:t>
        </w:r>
      </w:ins>
      <w:ins w:id="3636" w:author="Абрамова Анна Андреевна" w:date="2024-05-15T23:11:00Z">
        <w:r w:rsidRPr="00E05485">
          <w:rPr>
            <w:bCs/>
            <w:iCs/>
          </w:rPr>
          <w:t xml:space="preserve"> основана на данных по безопасности, полученных из клинических исследований и в рамках пострегистрационного применения. Все нежелательные реакции представлены ниже в </w:t>
        </w:r>
        <w:r w:rsidRPr="00B41C86">
          <w:rPr>
            <w:bCs/>
            <w:iCs/>
          </w:rPr>
          <w:t xml:space="preserve">таблице </w:t>
        </w:r>
      </w:ins>
      <w:ins w:id="3637" w:author="Абрамова Анна Андреевна" w:date="2024-05-15T23:22:00Z">
        <w:r w:rsidR="00B41C86" w:rsidRPr="00B41C86">
          <w:rPr>
            <w:bCs/>
            <w:iCs/>
          </w:rPr>
          <w:t>5-4</w:t>
        </w:r>
      </w:ins>
      <w:ins w:id="3638" w:author="Абрамова Анна Андреевна" w:date="2024-05-15T23:11:00Z">
        <w:r w:rsidRPr="00E05485">
          <w:rPr>
            <w:bCs/>
            <w:iCs/>
          </w:rPr>
          <w:t xml:space="preserve"> и распределены по классам систем органов и частоте. Частота определяется следующим образом: очень часто (≥1/10), часто (от ≥1/100 до &lt;1/10), нечасто (от ≥1/1000 до &lt;1/100), редко (≥1/10000 до &lt;1/1000), очень редко (&lt;1/10000).</w:t>
        </w:r>
      </w:ins>
    </w:p>
    <w:p w14:paraId="3B1EB02D" w14:textId="37E1F9B5" w:rsidR="00301880" w:rsidDel="00B41C86" w:rsidRDefault="005258E9">
      <w:pPr>
        <w:spacing w:after="0" w:line="240" w:lineRule="auto"/>
        <w:rPr>
          <w:del w:id="3639" w:author="Абрамова Анна Андреевна" w:date="2024-05-15T23:11:00Z"/>
        </w:rPr>
      </w:pPr>
      <w:del w:id="3640" w:author="Абрамова Анна Андреевна" w:date="2024-05-15T23:11:00Z">
        <w:r w:rsidRPr="00883A31" w:rsidDel="00E05485">
          <w:delText xml:space="preserve">Безопасность препарата </w:delText>
        </w:r>
        <w:r w:rsidR="004A3DE9" w:rsidDel="00E05485">
          <w:delText>софосбуви</w:delText>
        </w:r>
        <w:r w:rsidRPr="00883A31" w:rsidDel="00E05485">
          <w:delText>р</w:delText>
        </w:r>
        <w:r w:rsidR="004A3DE9" w:rsidDel="00E05485">
          <w:delText>+велтапасвир</w:delText>
        </w:r>
        <w:r w:rsidR="009226A3" w:rsidRPr="00883A31" w:rsidDel="00E05485">
          <w:delText xml:space="preserve"> оценивали </w:delText>
        </w:r>
        <w:r w:rsidR="00301880" w:rsidDel="00E05485">
          <w:delText>н</w:delText>
        </w:r>
        <w:r w:rsidR="00301880" w:rsidRPr="00301880" w:rsidDel="00E05485">
          <w:delText xml:space="preserve">а основании объединенных данных клинических исследований Фазы 3, проведенных с участием пациентов, инфицированных ВГС генотипов 1, 2, 3, 4, 5 или 6, доля пациентов, которые окончательно прекратили лечение по причине нежелательных явлений, составила 0.2%, а доля пациентов, перенесших какие-либо тяжелые нежелательные явления, составила 3.2% для пациентов, получавших препарат </w:delText>
        </w:r>
        <w:r w:rsidR="00301880" w:rsidDel="00E05485">
          <w:delText>софосбувира+велтапасвира</w:delText>
        </w:r>
        <w:r w:rsidR="00301880" w:rsidRPr="00301880" w:rsidDel="00E05485">
          <w:delText xml:space="preserve"> в течение 12 недель. В соответствии с данными клинических исследований, головная боль, усталость и тошнота являлись наиболее частыми нежелательными явлениями (частота возникновения ≥10%), связанными с лечением, и отмечались у пациентов, принимавших препарат </w:delText>
        </w:r>
        <w:r w:rsidR="00301880" w:rsidDel="00E05485">
          <w:delText>софосбувир+велтапасвир</w:delText>
        </w:r>
        <w:r w:rsidR="00301880" w:rsidRPr="00301880" w:rsidDel="00E05485">
          <w:delText xml:space="preserve"> в течение 12 недель. Эти и другие нежелательные явления были отмечены с аналогичной частотой у пациентов, получавших плацебо, в сравнении с пациентами, принимавшими препарат </w:delText>
        </w:r>
        <w:r w:rsidR="00301880" w:rsidDel="00E05485">
          <w:delText>софосбувир+велтапасвир</w:delText>
        </w:r>
        <w:r w:rsidR="00301880" w:rsidRPr="00301880" w:rsidDel="00E05485">
          <w:delText>.</w:delText>
        </w:r>
      </w:del>
    </w:p>
    <w:p w14:paraId="4ACDC04B" w14:textId="77777777" w:rsidR="00B41C86" w:rsidRDefault="00B41C86">
      <w:pPr>
        <w:spacing w:after="0" w:line="240" w:lineRule="auto"/>
        <w:rPr>
          <w:ins w:id="3641" w:author="Абрамова Анна Андреевна" w:date="2024-05-15T23:13:00Z"/>
        </w:rPr>
        <w:pPrChange w:id="3642" w:author="Абрамова Анна Андреевна" w:date="2024-05-15T23:16:00Z">
          <w:pPr>
            <w:spacing w:after="0" w:line="240" w:lineRule="auto"/>
            <w:ind w:firstLine="708"/>
          </w:pPr>
        </w:pPrChange>
      </w:pPr>
    </w:p>
    <w:p w14:paraId="32CC4BCF" w14:textId="6F20389C" w:rsidR="00B41C86" w:rsidRDefault="00B41C86">
      <w:pPr>
        <w:spacing w:after="0" w:line="240" w:lineRule="auto"/>
        <w:rPr>
          <w:ins w:id="3643" w:author="Абрамова Анна Андреевна" w:date="2024-05-15T23:13:00Z"/>
        </w:rPr>
      </w:pPr>
      <w:ins w:id="3644" w:author="Абрамова Анна Андреевна" w:date="2024-05-15T23:13:00Z">
        <w:r w:rsidRPr="00B41C86">
          <w:rPr>
            <w:b/>
            <w:bCs/>
            <w:rPrChange w:id="3645" w:author="Абрамова Анна Андреевна" w:date="2024-05-15T23:16:00Z">
              <w:rPr/>
            </w:rPrChange>
          </w:rPr>
          <w:t xml:space="preserve">Таблица </w:t>
        </w:r>
      </w:ins>
      <w:ins w:id="3646" w:author="Абрамова Анна Андреевна" w:date="2024-05-15T23:14:00Z">
        <w:r w:rsidRPr="00B41C86">
          <w:rPr>
            <w:b/>
            <w:bCs/>
            <w:rPrChange w:id="3647" w:author="Абрамова Анна Андреевна" w:date="2024-05-15T23:16:00Z">
              <w:rPr/>
            </w:rPrChange>
          </w:rPr>
          <w:t>5-4.</w:t>
        </w:r>
      </w:ins>
      <w:ins w:id="3648" w:author="Абрамова Анна Андреевна" w:date="2024-05-15T23:16:00Z">
        <w:r>
          <w:t xml:space="preserve"> </w:t>
        </w:r>
      </w:ins>
      <w:ins w:id="3649" w:author="Абрамова Анна Андреевна" w:date="2024-05-15T23:14:00Z">
        <w:r w:rsidRPr="00B41C86">
          <w:t xml:space="preserve">Нежелательные лекарственные реакции, идентифицированные при применении препарата </w:t>
        </w:r>
        <w:r>
          <w:rPr>
            <w:bCs/>
            <w:shd w:val="clear" w:color="auto" w:fill="FFFFFF"/>
          </w:rPr>
          <w:t>софосбувир+велпатасвир</w:t>
        </w:r>
      </w:ins>
      <w:ins w:id="3650" w:author="Абрамова Анна Андреевна" w:date="2024-05-15T23:16:00Z">
        <w:r>
          <w:rPr>
            <w:bCs/>
            <w:shd w:val="clear" w:color="auto" w:fill="FFFFFF"/>
          </w:rPr>
          <w:t>.</w:t>
        </w:r>
      </w:ins>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5"/>
        <w:gridCol w:w="6230"/>
      </w:tblGrid>
      <w:tr w:rsidR="00B41C86" w:rsidRPr="003825D0" w14:paraId="528DF171" w14:textId="77777777" w:rsidTr="00FE0F3F">
        <w:trPr>
          <w:trHeight w:val="551"/>
          <w:tblHeader/>
          <w:ins w:id="3651" w:author="Абрамова Анна Андреевна" w:date="2024-05-15T23:13:00Z"/>
        </w:trPr>
        <w:tc>
          <w:tcPr>
            <w:tcW w:w="3115" w:type="dxa"/>
            <w:shd w:val="clear" w:color="auto" w:fill="D9D9D9" w:themeFill="background1" w:themeFillShade="D9"/>
            <w:vAlign w:val="center"/>
          </w:tcPr>
          <w:p w14:paraId="7C401989" w14:textId="43FF6A3B" w:rsidR="00B41C86" w:rsidRPr="003825D0" w:rsidRDefault="00B41C86" w:rsidP="00FE0F3F">
            <w:pPr>
              <w:spacing w:after="0" w:line="240" w:lineRule="auto"/>
              <w:jc w:val="center"/>
              <w:rPr>
                <w:ins w:id="3652" w:author="Абрамова Анна Андреевна" w:date="2024-05-15T23:13:00Z"/>
                <w:rFonts w:eastAsia="Times New Roman"/>
                <w:b/>
              </w:rPr>
            </w:pPr>
            <w:ins w:id="3653" w:author="Абрамова Анна Андреевна" w:date="2024-05-15T23:20:00Z">
              <w:r>
                <w:rPr>
                  <w:rFonts w:eastAsia="Times New Roman"/>
                  <w:b/>
                </w:rPr>
                <w:t>Частота</w:t>
              </w:r>
            </w:ins>
          </w:p>
        </w:tc>
        <w:tc>
          <w:tcPr>
            <w:tcW w:w="6230" w:type="dxa"/>
            <w:shd w:val="clear" w:color="auto" w:fill="D9D9D9" w:themeFill="background1" w:themeFillShade="D9"/>
            <w:vAlign w:val="center"/>
          </w:tcPr>
          <w:p w14:paraId="2565EEFC" w14:textId="2BFBC35B" w:rsidR="00B41C86" w:rsidRPr="003825D0" w:rsidRDefault="00B41C86" w:rsidP="00FE0F3F">
            <w:pPr>
              <w:spacing w:after="0" w:line="240" w:lineRule="auto"/>
              <w:jc w:val="center"/>
              <w:rPr>
                <w:ins w:id="3654" w:author="Абрамова Анна Андреевна" w:date="2024-05-15T23:13:00Z"/>
                <w:rFonts w:eastAsia="Times New Roman"/>
                <w:b/>
              </w:rPr>
            </w:pPr>
            <w:ins w:id="3655" w:author="Абрамова Анна Андреевна" w:date="2024-05-15T23:20:00Z">
              <w:r w:rsidRPr="00B41C86">
                <w:rPr>
                  <w:rFonts w:eastAsia="Times New Roman"/>
                  <w:b/>
                </w:rPr>
                <w:t>Нежелательная лекарственная реакция</w:t>
              </w:r>
            </w:ins>
          </w:p>
        </w:tc>
      </w:tr>
      <w:tr w:rsidR="00B41C86" w:rsidRPr="003825D0" w14:paraId="3156535D" w14:textId="77777777" w:rsidTr="00FE0F3F">
        <w:trPr>
          <w:trHeight w:val="283"/>
          <w:ins w:id="3656" w:author="Абрамова Анна Андреевна" w:date="2024-05-15T23:13:00Z"/>
        </w:trPr>
        <w:tc>
          <w:tcPr>
            <w:tcW w:w="9345" w:type="dxa"/>
            <w:gridSpan w:val="2"/>
            <w:vAlign w:val="center"/>
          </w:tcPr>
          <w:p w14:paraId="562A56F2" w14:textId="1463A342" w:rsidR="00B41C86" w:rsidRPr="003825D0" w:rsidRDefault="00B41C86">
            <w:pPr>
              <w:spacing w:after="0" w:line="240" w:lineRule="auto"/>
              <w:jc w:val="left"/>
              <w:rPr>
                <w:ins w:id="3657" w:author="Абрамова Анна Андреевна" w:date="2024-05-15T23:13:00Z"/>
                <w:rFonts w:eastAsia="Times New Roman"/>
              </w:rPr>
              <w:pPrChange w:id="3658" w:author="Абрамова Анна Андреевна" w:date="2024-05-15T23:20:00Z">
                <w:pPr>
                  <w:spacing w:after="0" w:line="240" w:lineRule="auto"/>
                  <w:jc w:val="center"/>
                </w:pPr>
              </w:pPrChange>
            </w:pPr>
            <w:ins w:id="3659" w:author="Абрамова Анна Андреевна" w:date="2024-05-15T23:19:00Z">
              <w:r w:rsidRPr="00B41C86">
                <w:rPr>
                  <w:rFonts w:eastAsia="Times New Roman"/>
                </w:rPr>
                <w:t>Со стороны кожи и подкожных тканей</w:t>
              </w:r>
            </w:ins>
          </w:p>
        </w:tc>
      </w:tr>
      <w:tr w:rsidR="00B41C86" w:rsidRPr="003825D0" w14:paraId="6D4105BD" w14:textId="77777777" w:rsidTr="00FE0F3F">
        <w:trPr>
          <w:trHeight w:val="283"/>
          <w:ins w:id="3660" w:author="Абрамова Анна Андреевна" w:date="2024-05-15T23:13:00Z"/>
        </w:trPr>
        <w:tc>
          <w:tcPr>
            <w:tcW w:w="3115" w:type="dxa"/>
            <w:vAlign w:val="center"/>
          </w:tcPr>
          <w:p w14:paraId="4F90C0A7" w14:textId="0FCA6DFF" w:rsidR="00B41C86" w:rsidRPr="003825D0" w:rsidRDefault="00B41C86" w:rsidP="00B41C86">
            <w:pPr>
              <w:spacing w:after="0" w:line="240" w:lineRule="auto"/>
              <w:jc w:val="center"/>
              <w:rPr>
                <w:ins w:id="3661" w:author="Абрамова Анна Андреевна" w:date="2024-05-15T23:13:00Z"/>
                <w:rFonts w:eastAsia="Times New Roman"/>
              </w:rPr>
            </w:pPr>
            <w:ins w:id="3662" w:author="Абрамова Анна Андреевна" w:date="2024-05-15T23:19:00Z">
              <w:r>
                <w:rPr>
                  <w:rFonts w:eastAsia="Times New Roman"/>
                </w:rPr>
                <w:t>Часто</w:t>
              </w:r>
            </w:ins>
          </w:p>
        </w:tc>
        <w:tc>
          <w:tcPr>
            <w:tcW w:w="6230" w:type="dxa"/>
            <w:vAlign w:val="center"/>
          </w:tcPr>
          <w:p w14:paraId="46029CAA" w14:textId="579F8B69" w:rsidR="00B41C86" w:rsidRPr="003825D0" w:rsidRDefault="00B41C86" w:rsidP="00FE0F3F">
            <w:pPr>
              <w:spacing w:after="0" w:line="240" w:lineRule="auto"/>
              <w:jc w:val="center"/>
              <w:rPr>
                <w:ins w:id="3663" w:author="Абрамова Анна Андреевна" w:date="2024-05-15T23:13:00Z"/>
                <w:rFonts w:eastAsia="Times New Roman"/>
              </w:rPr>
            </w:pPr>
            <w:ins w:id="3664" w:author="Абрамова Анна Андреевна" w:date="2024-05-15T23:20:00Z">
              <w:r>
                <w:rPr>
                  <w:rFonts w:eastAsia="Times New Roman"/>
                </w:rPr>
                <w:t>Сыпь</w:t>
              </w:r>
            </w:ins>
            <w:ins w:id="3665" w:author="Абрамова Анна Андреевна" w:date="2024-05-15T23:21:00Z">
              <w:r w:rsidRPr="00B41C86">
                <w:rPr>
                  <w:rFonts w:eastAsia="Times New Roman"/>
                  <w:vertAlign w:val="superscript"/>
                  <w:rPrChange w:id="3666" w:author="Абрамова Анна Андреевна" w:date="2024-05-15T23:21:00Z">
                    <w:rPr>
                      <w:rFonts w:eastAsia="Times New Roman"/>
                    </w:rPr>
                  </w:rPrChange>
                </w:rPr>
                <w:t>*</w:t>
              </w:r>
            </w:ins>
          </w:p>
        </w:tc>
      </w:tr>
      <w:tr w:rsidR="00B41C86" w:rsidRPr="003825D0" w14:paraId="3E4B9705" w14:textId="77777777" w:rsidTr="00FE0F3F">
        <w:trPr>
          <w:trHeight w:val="283"/>
          <w:ins w:id="3667" w:author="Абрамова Анна Андреевна" w:date="2024-05-15T23:13:00Z"/>
        </w:trPr>
        <w:tc>
          <w:tcPr>
            <w:tcW w:w="3115" w:type="dxa"/>
            <w:vAlign w:val="center"/>
          </w:tcPr>
          <w:p w14:paraId="1D461C0A" w14:textId="68B30BB0" w:rsidR="00B41C86" w:rsidRPr="003825D0" w:rsidRDefault="00B41C86" w:rsidP="00B41C86">
            <w:pPr>
              <w:spacing w:after="0" w:line="240" w:lineRule="auto"/>
              <w:jc w:val="center"/>
              <w:rPr>
                <w:ins w:id="3668" w:author="Абрамова Анна Андреевна" w:date="2024-05-15T23:13:00Z"/>
                <w:rFonts w:eastAsia="Times New Roman"/>
              </w:rPr>
            </w:pPr>
            <w:ins w:id="3669" w:author="Абрамова Анна Андреевна" w:date="2024-05-15T23:19:00Z">
              <w:r>
                <w:rPr>
                  <w:rFonts w:eastAsia="Times New Roman"/>
                </w:rPr>
                <w:t>Не</w:t>
              </w:r>
            </w:ins>
            <w:ins w:id="3670" w:author="Абрамова Анна Андреевна" w:date="2024-05-15T23:20:00Z">
              <w:r>
                <w:rPr>
                  <w:rFonts w:eastAsia="Times New Roman"/>
                </w:rPr>
                <w:t xml:space="preserve"> часто</w:t>
              </w:r>
            </w:ins>
          </w:p>
        </w:tc>
        <w:tc>
          <w:tcPr>
            <w:tcW w:w="6230" w:type="dxa"/>
            <w:vAlign w:val="center"/>
          </w:tcPr>
          <w:p w14:paraId="4D472B0E" w14:textId="17FDCB69" w:rsidR="00B41C86" w:rsidRPr="003825D0" w:rsidRDefault="00B41C86" w:rsidP="00FE0F3F">
            <w:pPr>
              <w:spacing w:after="0" w:line="240" w:lineRule="auto"/>
              <w:jc w:val="center"/>
              <w:rPr>
                <w:ins w:id="3671" w:author="Абрамова Анна Андреевна" w:date="2024-05-15T23:13:00Z"/>
                <w:rFonts w:eastAsia="Times New Roman"/>
              </w:rPr>
            </w:pPr>
            <w:ins w:id="3672" w:author="Абрамова Анна Андреевна" w:date="2024-05-15T23:20:00Z">
              <w:r>
                <w:rPr>
                  <w:rFonts w:eastAsia="Times New Roman"/>
                </w:rPr>
                <w:t>А</w:t>
              </w:r>
              <w:r w:rsidRPr="00B41C86">
                <w:rPr>
                  <w:rFonts w:eastAsia="Times New Roman"/>
                </w:rPr>
                <w:t>нгионевротический отек</w:t>
              </w:r>
            </w:ins>
            <w:ins w:id="3673" w:author="Абрамова Анна Андреевна" w:date="2024-05-15T23:21:00Z">
              <w:r w:rsidRPr="00176E69">
                <w:rPr>
                  <w:rFonts w:eastAsia="Times New Roman"/>
                  <w:vertAlign w:val="superscript"/>
                </w:rPr>
                <w:t>*</w:t>
              </w:r>
            </w:ins>
          </w:p>
        </w:tc>
      </w:tr>
      <w:tr w:rsidR="00B41C86" w:rsidRPr="003825D0" w14:paraId="1298E127" w14:textId="77777777" w:rsidTr="00B41C86">
        <w:trPr>
          <w:trHeight w:val="283"/>
          <w:ins w:id="3674" w:author="Абрамова Анна Андреевна" w:date="2024-05-15T23:13:00Z"/>
        </w:trPr>
        <w:tc>
          <w:tcPr>
            <w:tcW w:w="9345" w:type="dxa"/>
            <w:gridSpan w:val="2"/>
            <w:vAlign w:val="center"/>
          </w:tcPr>
          <w:p w14:paraId="74ED79F9" w14:textId="77777777" w:rsidR="00B41C86" w:rsidRPr="00A80DE3" w:rsidRDefault="00B41C86" w:rsidP="00B41C86">
            <w:pPr>
              <w:spacing w:after="0" w:line="240" w:lineRule="auto"/>
              <w:rPr>
                <w:ins w:id="3675" w:author="Абрамова Анна Андреевна" w:date="2024-05-15T23:13:00Z"/>
                <w:rFonts w:eastAsia="Times New Roman"/>
                <w:sz w:val="20"/>
              </w:rPr>
            </w:pPr>
            <w:ins w:id="3676" w:author="Абрамова Анна Андреевна" w:date="2024-05-15T23:13:00Z">
              <w:r w:rsidRPr="00A80DE3">
                <w:rPr>
                  <w:rFonts w:eastAsia="Times New Roman"/>
                  <w:b/>
                  <w:sz w:val="20"/>
                </w:rPr>
                <w:t>Примечание:</w:t>
              </w:r>
            </w:ins>
          </w:p>
          <w:p w14:paraId="5A448B17" w14:textId="76FE8DED" w:rsidR="00B41C86" w:rsidRPr="00B41C86" w:rsidRDefault="00B41C86" w:rsidP="00B41C86">
            <w:pPr>
              <w:spacing w:after="0" w:line="240" w:lineRule="auto"/>
              <w:rPr>
                <w:ins w:id="3677" w:author="Абрамова Анна Андреевна" w:date="2024-05-15T23:13:00Z"/>
                <w:rFonts w:eastAsia="Times New Roman"/>
                <w:sz w:val="20"/>
                <w:rPrChange w:id="3678" w:author="Абрамова Анна Андреевна" w:date="2024-05-15T23:21:00Z">
                  <w:rPr>
                    <w:ins w:id="3679" w:author="Абрамова Анна Андреевна" w:date="2024-05-15T23:13:00Z"/>
                    <w:rFonts w:eastAsia="Times New Roman"/>
                  </w:rPr>
                </w:rPrChange>
              </w:rPr>
            </w:pPr>
            <w:ins w:id="3680" w:author="Абрамова Анна Андреевна" w:date="2024-05-15T23:13:00Z">
              <w:r w:rsidRPr="00F95B4D">
                <w:rPr>
                  <w:rFonts w:eastAsia="Times New Roman"/>
                  <w:sz w:val="20"/>
                </w:rPr>
                <w:t>*</w:t>
              </w:r>
            </w:ins>
            <w:ins w:id="3681" w:author="Абрамова Анна Андреевна" w:date="2024-05-15T23:21:00Z">
              <w:r w:rsidRPr="00B41C86">
                <w:rPr>
                  <w:rFonts w:eastAsia="Times New Roman"/>
                  <w:sz w:val="20"/>
                </w:rPr>
                <w:t>Нежелательная реакция, определенная в рамках пострегистрационного применения препарата, содержащего велпатасвир/софосбувир.</w:t>
              </w:r>
            </w:ins>
          </w:p>
        </w:tc>
      </w:tr>
    </w:tbl>
    <w:p w14:paraId="0892594E" w14:textId="77777777" w:rsidR="00B41C86" w:rsidRDefault="00B41C86" w:rsidP="00B41C86">
      <w:pPr>
        <w:spacing w:after="0" w:line="240" w:lineRule="auto"/>
        <w:rPr>
          <w:ins w:id="3682" w:author="Абрамова Анна Андреевна" w:date="2024-05-15T23:22:00Z"/>
        </w:rPr>
      </w:pPr>
    </w:p>
    <w:p w14:paraId="5842256A" w14:textId="77777777" w:rsidR="00B41C86" w:rsidRPr="00B41C86" w:rsidRDefault="00B41C86" w:rsidP="00B41C86">
      <w:pPr>
        <w:spacing w:after="0" w:line="240" w:lineRule="auto"/>
        <w:rPr>
          <w:ins w:id="3683" w:author="Абрамова Анна Андреевна" w:date="2024-05-15T23:22:00Z"/>
          <w:b/>
          <w:bCs/>
          <w:i/>
          <w:iCs/>
          <w:rPrChange w:id="3684" w:author="Абрамова Анна Андреевна" w:date="2024-05-15T23:23:00Z">
            <w:rPr>
              <w:ins w:id="3685" w:author="Абрамова Анна Андреевна" w:date="2024-05-15T23:22:00Z"/>
            </w:rPr>
          </w:rPrChange>
        </w:rPr>
      </w:pPr>
      <w:ins w:id="3686" w:author="Абрамова Анна Андреевна" w:date="2024-05-15T23:22:00Z">
        <w:r w:rsidRPr="00B41C86">
          <w:rPr>
            <w:b/>
            <w:bCs/>
            <w:i/>
            <w:iCs/>
            <w:rPrChange w:id="3687" w:author="Абрамова Анна Андреевна" w:date="2024-05-15T23:23:00Z">
              <w:rPr/>
            </w:rPrChange>
          </w:rPr>
          <w:t>Пациенты с декомпенсированным циррозом</w:t>
        </w:r>
      </w:ins>
    </w:p>
    <w:p w14:paraId="7CA24000" w14:textId="77777777" w:rsidR="00B41C86" w:rsidRDefault="00B41C86" w:rsidP="00B41C86">
      <w:pPr>
        <w:spacing w:after="0" w:line="240" w:lineRule="auto"/>
        <w:rPr>
          <w:ins w:id="3688" w:author="Абрамова Анна Андреевна" w:date="2024-05-15T23:22:00Z"/>
        </w:rPr>
      </w:pPr>
    </w:p>
    <w:p w14:paraId="4188DB9A" w14:textId="60298356" w:rsidR="00B41C86" w:rsidRDefault="00B41C86">
      <w:pPr>
        <w:spacing w:after="0" w:line="240" w:lineRule="auto"/>
        <w:ind w:firstLine="708"/>
        <w:rPr>
          <w:ins w:id="3689" w:author="Абрамова Анна Андреевна" w:date="2024-05-15T23:22:00Z"/>
        </w:rPr>
        <w:pPrChange w:id="3690" w:author="Абрамова Анна Андреевна" w:date="2024-05-15T23:23:00Z">
          <w:pPr>
            <w:spacing w:after="0" w:line="240" w:lineRule="auto"/>
          </w:pPr>
        </w:pPrChange>
      </w:pPr>
      <w:ins w:id="3691" w:author="Абрамова Анна Андреевна" w:date="2024-05-15T23:22:00Z">
        <w:r>
          <w:t xml:space="preserve">Профиль безопасности препарата </w:t>
        </w:r>
      </w:ins>
      <w:ins w:id="3692" w:author="Абрамова Анна Андреевна" w:date="2024-05-15T23:23:00Z">
        <w:r>
          <w:rPr>
            <w:bCs/>
            <w:shd w:val="clear" w:color="auto" w:fill="FFFFFF"/>
          </w:rPr>
          <w:t>софосбувир+велпатасвир</w:t>
        </w:r>
      </w:ins>
      <w:ins w:id="3693" w:author="Абрамова Анна Андреевна" w:date="2024-05-15T23:22:00Z">
        <w:r>
          <w:t xml:space="preserve"> оценивался в ходе одного открытого исследования, в котором пациенты с циррозом печени класса В по классификации Чайлд- Пью-Туркотт принимали препарат </w:t>
        </w:r>
      </w:ins>
      <w:ins w:id="3694" w:author="Абрамова Анна Андреевна" w:date="2024-05-15T23:23:00Z">
        <w:r>
          <w:rPr>
            <w:bCs/>
            <w:shd w:val="clear" w:color="auto" w:fill="FFFFFF"/>
          </w:rPr>
          <w:t>софосбувир+велпатасвир</w:t>
        </w:r>
      </w:ins>
      <w:ins w:id="3695" w:author="Абрамова Анна Андреевна" w:date="2024-05-15T23:22:00Z">
        <w:r>
          <w:t xml:space="preserve"> в течение 12 недель (n=90), </w:t>
        </w:r>
      </w:ins>
      <w:ins w:id="3696" w:author="Абрамова Анна Андреевна" w:date="2024-05-15T23:23:00Z">
        <w:r>
          <w:rPr>
            <w:bCs/>
            <w:shd w:val="clear" w:color="auto" w:fill="FFFFFF"/>
          </w:rPr>
          <w:t>софосбувир+велпатасвир</w:t>
        </w:r>
      </w:ins>
      <w:ins w:id="3697" w:author="Абрамова Анна Андреевна" w:date="2024-05-15T23:22:00Z">
        <w:r>
          <w:t xml:space="preserve">+рибавирин в течение 12 недель (n=87) или </w:t>
        </w:r>
      </w:ins>
      <w:ins w:id="3698" w:author="Абрамова Анна Андреевна" w:date="2024-05-15T23:23:00Z">
        <w:r>
          <w:rPr>
            <w:bCs/>
            <w:shd w:val="clear" w:color="auto" w:fill="FFFFFF"/>
          </w:rPr>
          <w:t>софосбувир+велпатасвир</w:t>
        </w:r>
      </w:ins>
      <w:ins w:id="3699" w:author="Абрамова Анна Андреевна" w:date="2024-05-15T23:22:00Z">
        <w:r>
          <w:t xml:space="preserve"> в течение 24 недель (n=90). Наблюдавшиеся нежелательные </w:t>
        </w:r>
        <w:r>
          <w:lastRenderedPageBreak/>
          <w:t xml:space="preserve">явления соответствовали ожидаемым клиническим последствиям декомпенсированного заболевания печени или известному профилю токсичности рибавирина для пациентов, принимающих препарат </w:t>
        </w:r>
      </w:ins>
      <w:ins w:id="3700" w:author="Абрамова Анна Андреевна" w:date="2024-05-15T23:23:00Z">
        <w:r>
          <w:rPr>
            <w:bCs/>
            <w:shd w:val="clear" w:color="auto" w:fill="FFFFFF"/>
          </w:rPr>
          <w:t>софосбувир+велпатасвир</w:t>
        </w:r>
      </w:ins>
      <w:ins w:id="3701" w:author="Абрамова Анна Андреевна" w:date="2024-05-15T23:22:00Z">
        <w:r>
          <w:t xml:space="preserve"> в сочетании с рибавирином.</w:t>
        </w:r>
      </w:ins>
    </w:p>
    <w:p w14:paraId="3A5D88C6" w14:textId="036E0571" w:rsidR="00B41C86" w:rsidRDefault="00B41C86">
      <w:pPr>
        <w:spacing w:after="0" w:line="240" w:lineRule="auto"/>
        <w:ind w:firstLine="708"/>
        <w:rPr>
          <w:ins w:id="3702" w:author="Абрамова Анна Андреевна" w:date="2024-05-15T23:22:00Z"/>
        </w:rPr>
        <w:pPrChange w:id="3703" w:author="Абрамова Анна Андреевна" w:date="2024-05-15T23:23:00Z">
          <w:pPr>
            <w:spacing w:after="0" w:line="240" w:lineRule="auto"/>
          </w:pPr>
        </w:pPrChange>
      </w:pPr>
      <w:ins w:id="3704" w:author="Абрамова Анна Андреевна" w:date="2024-05-15T23:22:00Z">
        <w:r>
          <w:t xml:space="preserve">Среди 87 пациентов, получавших лечение с применением препарата </w:t>
        </w:r>
      </w:ins>
      <w:ins w:id="3705" w:author="Абрамова Анна Андреевна" w:date="2024-05-15T23:23:00Z">
        <w:r>
          <w:rPr>
            <w:bCs/>
            <w:shd w:val="clear" w:color="auto" w:fill="FFFFFF"/>
          </w:rPr>
          <w:t>софосбувир+велпатасвир</w:t>
        </w:r>
      </w:ins>
      <w:ins w:id="3706" w:author="Абрамова Анна Андреевна" w:date="2024-05-15T23:22:00Z">
        <w:r>
          <w:t xml:space="preserve">+рибавирин в течение 12 недель, снижение гемоглобина до значения менее 10 г/дл и 8.5 г/дл во время лечения было отмечено у 23% и 7% пациентов соответственно. Рибавирин был отменен у 15% пациентов, принимавших препарат </w:t>
        </w:r>
      </w:ins>
      <w:ins w:id="3707" w:author="Абрамова Анна Андреевна" w:date="2024-05-15T23:24:00Z">
        <w:r>
          <w:rPr>
            <w:bCs/>
            <w:shd w:val="clear" w:color="auto" w:fill="FFFFFF"/>
          </w:rPr>
          <w:t>софосбувир+велпатасвир</w:t>
        </w:r>
      </w:ins>
      <w:ins w:id="3708" w:author="Абрамова Анна Андреевна" w:date="2024-05-15T23:22:00Z">
        <w:r>
          <w:t>+рибавирин в течение 12 недель, вследствие нежелательных явлений.</w:t>
        </w:r>
      </w:ins>
    </w:p>
    <w:p w14:paraId="3154E800" w14:textId="77777777" w:rsidR="00B41C86" w:rsidRDefault="00B41C86" w:rsidP="00B41C86">
      <w:pPr>
        <w:spacing w:after="0" w:line="240" w:lineRule="auto"/>
        <w:rPr>
          <w:ins w:id="3709" w:author="Абрамова Анна Андреевна" w:date="2024-05-15T23:22:00Z"/>
        </w:rPr>
      </w:pPr>
    </w:p>
    <w:p w14:paraId="21551A33" w14:textId="77777777" w:rsidR="00B41C86" w:rsidRPr="00B41C86" w:rsidRDefault="00B41C86" w:rsidP="00B41C86">
      <w:pPr>
        <w:spacing w:after="0" w:line="240" w:lineRule="auto"/>
        <w:rPr>
          <w:ins w:id="3710" w:author="Абрамова Анна Андреевна" w:date="2024-05-15T23:22:00Z"/>
          <w:b/>
          <w:bCs/>
          <w:i/>
          <w:iCs/>
          <w:rPrChange w:id="3711" w:author="Абрамова Анна Андреевна" w:date="2024-05-15T23:24:00Z">
            <w:rPr>
              <w:ins w:id="3712" w:author="Абрамова Анна Андреевна" w:date="2024-05-15T23:22:00Z"/>
            </w:rPr>
          </w:rPrChange>
        </w:rPr>
      </w:pPr>
      <w:ins w:id="3713" w:author="Абрамова Анна Андреевна" w:date="2024-05-15T23:22:00Z">
        <w:r w:rsidRPr="00B41C86">
          <w:rPr>
            <w:b/>
            <w:bCs/>
            <w:i/>
            <w:iCs/>
            <w:rPrChange w:id="3714" w:author="Абрамова Анна Андреевна" w:date="2024-05-15T23:24:00Z">
              <w:rPr/>
            </w:rPrChange>
          </w:rPr>
          <w:t>Пациенты с почечной недостаточностью</w:t>
        </w:r>
      </w:ins>
    </w:p>
    <w:p w14:paraId="58DAD3F8" w14:textId="77777777" w:rsidR="00B41C86" w:rsidRDefault="00B41C86" w:rsidP="00B41C86">
      <w:pPr>
        <w:spacing w:after="0" w:line="240" w:lineRule="auto"/>
        <w:rPr>
          <w:ins w:id="3715" w:author="Абрамова Анна Андреевна" w:date="2024-05-15T23:22:00Z"/>
        </w:rPr>
      </w:pPr>
    </w:p>
    <w:p w14:paraId="5E02A8D5" w14:textId="4778F65A" w:rsidR="00B41C86" w:rsidRDefault="00B41C86">
      <w:pPr>
        <w:spacing w:after="0" w:line="240" w:lineRule="auto"/>
        <w:ind w:firstLine="708"/>
        <w:rPr>
          <w:ins w:id="3716" w:author="Абрамова Анна Андреевна" w:date="2024-05-15T23:22:00Z"/>
        </w:rPr>
        <w:pPrChange w:id="3717" w:author="Абрамова Анна Андреевна" w:date="2024-05-15T23:24:00Z">
          <w:pPr>
            <w:spacing w:after="0" w:line="240" w:lineRule="auto"/>
          </w:pPr>
        </w:pPrChange>
      </w:pPr>
      <w:ins w:id="3718" w:author="Абрамова Анна Андреевна" w:date="2024-05-15T23:22:00Z">
        <w:r>
          <w:t xml:space="preserve">Безопасность препарата </w:t>
        </w:r>
      </w:ins>
      <w:ins w:id="3719" w:author="Абрамова Анна Андреевна" w:date="2024-05-15T23:24:00Z">
        <w:r>
          <w:rPr>
            <w:bCs/>
            <w:shd w:val="clear" w:color="auto" w:fill="FFFFFF"/>
          </w:rPr>
          <w:t>софосбувир+велпатасвир</w:t>
        </w:r>
      </w:ins>
      <w:ins w:id="3720" w:author="Абрамова Анна Андреевна" w:date="2024-05-15T23:22:00Z">
        <w:r>
          <w:t xml:space="preserve"> оценивалась в 12-недельном неконтролируемом клиническом исследовании, включавшем 59 пациентов с терминальной стадией почечной недостаточности, когда необходимо проведение диализа. В этих условиях экспозиция метаболита софосбувира GS-331007 увеличивалась в 20 раз, превышая уровни, при которых в доклинических исследованиях наблюдались нежелательные реакции. По результатам оценки этих ограниченных клинических данных по безопасности профиль нежелательных явлений и летальных исходов на фоне приема препарата практически не отличался от ожидаемого профиля у пациентов с терминальной стадией почечной недостаточности.</w:t>
        </w:r>
      </w:ins>
    </w:p>
    <w:p w14:paraId="2713E81E" w14:textId="77777777" w:rsidR="00B41C86" w:rsidRDefault="00B41C86" w:rsidP="00B41C86">
      <w:pPr>
        <w:spacing w:after="0" w:line="240" w:lineRule="auto"/>
        <w:rPr>
          <w:ins w:id="3721" w:author="Абрамова Анна Андреевна" w:date="2024-05-15T23:22:00Z"/>
        </w:rPr>
      </w:pPr>
    </w:p>
    <w:p w14:paraId="41BCA096" w14:textId="77777777" w:rsidR="00B41C86" w:rsidRPr="00B41C86" w:rsidRDefault="00B41C86" w:rsidP="00B41C86">
      <w:pPr>
        <w:spacing w:after="0" w:line="240" w:lineRule="auto"/>
        <w:rPr>
          <w:ins w:id="3722" w:author="Абрамова Анна Андреевна" w:date="2024-05-15T23:22:00Z"/>
          <w:b/>
          <w:bCs/>
          <w:i/>
          <w:iCs/>
          <w:rPrChange w:id="3723" w:author="Абрамова Анна Андреевна" w:date="2024-05-15T23:24:00Z">
            <w:rPr>
              <w:ins w:id="3724" w:author="Абрамова Анна Андреевна" w:date="2024-05-15T23:22:00Z"/>
            </w:rPr>
          </w:rPrChange>
        </w:rPr>
      </w:pPr>
      <w:ins w:id="3725" w:author="Абрамова Анна Андреевна" w:date="2024-05-15T23:22:00Z">
        <w:r w:rsidRPr="00B41C86">
          <w:rPr>
            <w:b/>
            <w:bCs/>
            <w:i/>
            <w:iCs/>
            <w:rPrChange w:id="3726" w:author="Абрамова Анна Андреевна" w:date="2024-05-15T23:24:00Z">
              <w:rPr/>
            </w:rPrChange>
          </w:rPr>
          <w:t>Дети</w:t>
        </w:r>
      </w:ins>
    </w:p>
    <w:p w14:paraId="7C698496" w14:textId="77777777" w:rsidR="00B41C86" w:rsidRDefault="00B41C86" w:rsidP="00B41C86">
      <w:pPr>
        <w:spacing w:after="0" w:line="240" w:lineRule="auto"/>
        <w:rPr>
          <w:ins w:id="3727" w:author="Абрамова Анна Андреевна" w:date="2024-05-15T23:22:00Z"/>
        </w:rPr>
      </w:pPr>
    </w:p>
    <w:p w14:paraId="1AABBFDA" w14:textId="4FF642BD" w:rsidR="00B41C86" w:rsidRDefault="00B41C86" w:rsidP="00B41C86">
      <w:pPr>
        <w:spacing w:after="0" w:line="240" w:lineRule="auto"/>
        <w:ind w:firstLine="708"/>
        <w:rPr>
          <w:ins w:id="3728" w:author="Абрамова Анна Андреевна" w:date="2024-05-15T23:13:00Z"/>
        </w:rPr>
      </w:pPr>
      <w:ins w:id="3729" w:author="Абрамова Анна Андреевна" w:date="2024-05-15T23:22:00Z">
        <w:r>
          <w:t xml:space="preserve">Оценка безопасности применения препарата </w:t>
        </w:r>
      </w:ins>
      <w:ins w:id="3730" w:author="Абрамова Анна Андреевна" w:date="2024-05-15T23:24:00Z">
        <w:r>
          <w:rPr>
            <w:bCs/>
            <w:shd w:val="clear" w:color="auto" w:fill="FFFFFF"/>
          </w:rPr>
          <w:t>софосбувир+велпатасвир</w:t>
        </w:r>
        <w:r w:rsidRPr="00E05485">
          <w:rPr>
            <w:bCs/>
            <w:iCs/>
          </w:rPr>
          <w:t xml:space="preserve"> </w:t>
        </w:r>
      </w:ins>
      <w:ins w:id="3731" w:author="Абрамова Анна Андреевна" w:date="2024-05-15T23:22:00Z">
        <w:r>
          <w:t xml:space="preserve">у подростков в возрасте от 12 лет и старше основывается на данных, полученных в открытом клиническом исследовании Фазы 2, в котором принимало участие 102 пациента, принимавших </w:t>
        </w:r>
      </w:ins>
      <w:ins w:id="3732" w:author="Абрамова Анна Андреевна" w:date="2024-05-15T23:24:00Z">
        <w:r>
          <w:rPr>
            <w:bCs/>
            <w:shd w:val="clear" w:color="auto" w:fill="FFFFFF"/>
          </w:rPr>
          <w:t>софосбувир+велпатасвир</w:t>
        </w:r>
        <w:r w:rsidRPr="00E05485">
          <w:rPr>
            <w:bCs/>
            <w:iCs/>
          </w:rPr>
          <w:t xml:space="preserve"> </w:t>
        </w:r>
      </w:ins>
      <w:ins w:id="3733" w:author="Абрамова Анна Андреевна" w:date="2024-05-15T23:22:00Z">
        <w:r>
          <w:t xml:space="preserve">в течение 12 недель. Наблюдаемые нежелательные реакции соответствовали тем, которые наблюдались в клинических исследованиях препарата </w:t>
        </w:r>
      </w:ins>
      <w:ins w:id="3734" w:author="Абрамова Анна Андреевна" w:date="2024-05-15T23:24:00Z">
        <w:r>
          <w:rPr>
            <w:bCs/>
            <w:shd w:val="clear" w:color="auto" w:fill="FFFFFF"/>
          </w:rPr>
          <w:t>софосбувир+велпатасвир</w:t>
        </w:r>
        <w:r w:rsidRPr="00E05485">
          <w:rPr>
            <w:bCs/>
            <w:iCs/>
          </w:rPr>
          <w:t xml:space="preserve"> </w:t>
        </w:r>
      </w:ins>
      <w:ins w:id="3735" w:author="Абрамова Анна Андреевна" w:date="2024-05-15T23:22:00Z">
        <w:r>
          <w:t>с участием взрослых.</w:t>
        </w:r>
      </w:ins>
    </w:p>
    <w:p w14:paraId="1A911CD5" w14:textId="37B49416" w:rsidR="00301880" w:rsidDel="00E05485" w:rsidRDefault="00301880" w:rsidP="00301880">
      <w:pPr>
        <w:spacing w:after="0" w:line="240" w:lineRule="auto"/>
        <w:ind w:firstLine="708"/>
        <w:rPr>
          <w:del w:id="3736" w:author="Абрамова Анна Андреевна" w:date="2024-05-15T23:11:00Z"/>
        </w:rPr>
      </w:pPr>
      <w:del w:id="3737" w:author="Абрамова Анна Андреевна" w:date="2024-05-15T23:11:00Z">
        <w:r w:rsidRPr="00301880" w:rsidDel="00E05485">
          <w:delText xml:space="preserve">Оценка нежелательных реакций на фоне приема препарата </w:delText>
        </w:r>
        <w:r w:rsidDel="00E05485">
          <w:delText>софосбувир+велтапасвир</w:delText>
        </w:r>
        <w:r w:rsidRPr="00301880" w:rsidDel="00E05485">
          <w:delText xml:space="preserve"> основана на данных по безопасности, полученных из клинических исследований и в рамках пострегистрационного применения. Все нежелательные реакции </w:delText>
        </w:r>
        <w:r w:rsidDel="00E05485">
          <w:delText xml:space="preserve">можно </w:delText>
        </w:r>
        <w:r w:rsidRPr="00301880" w:rsidDel="00E05485">
          <w:delText>распредел</w:delText>
        </w:r>
        <w:r w:rsidDel="00E05485">
          <w:delText>ить</w:delText>
        </w:r>
        <w:r w:rsidRPr="00301880" w:rsidDel="00E05485">
          <w:delText xml:space="preserve"> по классам систем органов и частоте. Частота определяется следующим образом: очень часто (≥1/10), часто (от ≥1/100 до &lt;1/10), нечасто (от ≥1/1000 до &lt;1/100), редко (≥1/10000 до &lt;1/1000), очень редко (&lt;1/10000). </w:delText>
        </w:r>
      </w:del>
    </w:p>
    <w:p w14:paraId="34B377A2" w14:textId="648B078E" w:rsidR="005C2037" w:rsidRPr="00D67727" w:rsidDel="00E05485" w:rsidRDefault="005C2037">
      <w:pPr>
        <w:spacing w:after="0" w:line="240" w:lineRule="auto"/>
        <w:rPr>
          <w:del w:id="3738" w:author="Абрамова Анна Андреевна" w:date="2024-05-15T23:11:00Z"/>
        </w:rPr>
      </w:pPr>
      <w:del w:id="3739" w:author="Абрамова Анна Андреевна" w:date="2024-05-15T23:11:00Z">
        <w:r w:rsidRPr="00D67727" w:rsidDel="00E05485">
          <w:rPr>
            <w:i/>
          </w:rPr>
          <w:delText>Нару</w:delText>
        </w:r>
        <w:r w:rsidR="00AE2015" w:rsidDel="00E05485">
          <w:rPr>
            <w:i/>
          </w:rPr>
          <w:delText>ш</w:delText>
        </w:r>
        <w:r w:rsidRPr="00D67727" w:rsidDel="00E05485">
          <w:rPr>
            <w:i/>
          </w:rPr>
          <w:delText xml:space="preserve">ения со стороны </w:delText>
        </w:r>
        <w:r w:rsidR="00301880" w:rsidDel="00E05485">
          <w:rPr>
            <w:i/>
          </w:rPr>
          <w:delText>с</w:delText>
        </w:r>
        <w:r w:rsidR="00301880" w:rsidRPr="00301880" w:rsidDel="00E05485">
          <w:rPr>
            <w:i/>
          </w:rPr>
          <w:delText>о стороны кожи и подкожных тканей</w:delText>
        </w:r>
        <w:r w:rsidRPr="00D67727" w:rsidDel="00E05485">
          <w:delText xml:space="preserve">: часто </w:delText>
        </w:r>
        <w:r w:rsidR="00301880" w:rsidDel="00E05485">
          <w:delText>–</w:delText>
        </w:r>
        <w:r w:rsidRPr="00D67727" w:rsidDel="00E05485">
          <w:delText xml:space="preserve"> </w:delText>
        </w:r>
        <w:r w:rsidR="00301880" w:rsidDel="00E05485">
          <w:delText>сыпь; нечасто – ангионевротический отек.</w:delText>
        </w:r>
      </w:del>
    </w:p>
    <w:p w14:paraId="6E566576" w14:textId="4D0FEDD0" w:rsidR="004E355C" w:rsidRDefault="004E355C">
      <w:pPr>
        <w:spacing w:after="0" w:line="240" w:lineRule="auto"/>
      </w:pPr>
    </w:p>
    <w:p w14:paraId="364CF6CD" w14:textId="4A65EDB2" w:rsidR="004E355C" w:rsidRPr="009D6C75" w:rsidRDefault="004E355C">
      <w:pPr>
        <w:spacing w:after="0" w:line="240" w:lineRule="auto"/>
        <w:rPr>
          <w:b/>
        </w:rPr>
      </w:pPr>
      <w:r w:rsidRPr="009D6C75">
        <w:rPr>
          <w:b/>
        </w:rPr>
        <w:t xml:space="preserve">Описание отдельных нежелательных </w:t>
      </w:r>
      <w:r w:rsidR="009D6C75" w:rsidRPr="009D6C75">
        <w:rPr>
          <w:b/>
        </w:rPr>
        <w:t>реакций</w:t>
      </w:r>
    </w:p>
    <w:p w14:paraId="03EE3512" w14:textId="5D0BFE59" w:rsidR="00301880" w:rsidDel="00B41C86" w:rsidRDefault="00301880">
      <w:pPr>
        <w:spacing w:after="0" w:line="240" w:lineRule="auto"/>
        <w:ind w:firstLine="708"/>
        <w:rPr>
          <w:del w:id="3740" w:author="Абрамова Анна Андреевна" w:date="2024-05-15T23:25:00Z"/>
        </w:rPr>
      </w:pPr>
    </w:p>
    <w:p w14:paraId="3C106130" w14:textId="77777777" w:rsidR="00B41C86" w:rsidRDefault="00B41C86" w:rsidP="00301880">
      <w:pPr>
        <w:spacing w:after="0" w:line="240" w:lineRule="auto"/>
        <w:rPr>
          <w:ins w:id="3741" w:author="Абрамова Анна Андреевна" w:date="2024-05-15T23:25:00Z"/>
        </w:rPr>
      </w:pPr>
    </w:p>
    <w:p w14:paraId="41A2268F" w14:textId="77777777" w:rsidR="00B41C86" w:rsidRPr="00B41C86" w:rsidRDefault="00B41C86" w:rsidP="00B41C86">
      <w:pPr>
        <w:spacing w:after="0" w:line="240" w:lineRule="auto"/>
        <w:rPr>
          <w:ins w:id="3742" w:author="Абрамова Анна Андреевна" w:date="2024-05-15T23:25:00Z"/>
          <w:b/>
          <w:bCs/>
          <w:i/>
          <w:iCs/>
          <w:rPrChange w:id="3743" w:author="Абрамова Анна Андреевна" w:date="2024-05-15T23:25:00Z">
            <w:rPr>
              <w:ins w:id="3744" w:author="Абрамова Анна Андреевна" w:date="2024-05-15T23:25:00Z"/>
            </w:rPr>
          </w:rPrChange>
        </w:rPr>
      </w:pPr>
      <w:ins w:id="3745" w:author="Абрамова Анна Андреевна" w:date="2024-05-15T23:25:00Z">
        <w:r w:rsidRPr="00B41C86">
          <w:rPr>
            <w:b/>
            <w:bCs/>
            <w:i/>
            <w:iCs/>
            <w:rPrChange w:id="3746" w:author="Абрамова Анна Андреевна" w:date="2024-05-15T23:25:00Z">
              <w:rPr/>
            </w:rPrChange>
          </w:rPr>
          <w:t>Нарушения сердечного ритма</w:t>
        </w:r>
      </w:ins>
    </w:p>
    <w:p w14:paraId="04AE0DDA" w14:textId="77777777" w:rsidR="00B41C86" w:rsidRDefault="00B41C86" w:rsidP="00B41C86">
      <w:pPr>
        <w:spacing w:after="0" w:line="240" w:lineRule="auto"/>
        <w:rPr>
          <w:ins w:id="3747" w:author="Абрамова Анна Андреевна" w:date="2024-05-15T23:25:00Z"/>
        </w:rPr>
      </w:pPr>
    </w:p>
    <w:p w14:paraId="245605C4" w14:textId="2BE98B1A" w:rsidR="00B41C86" w:rsidRDefault="00B41C86">
      <w:pPr>
        <w:spacing w:after="0" w:line="240" w:lineRule="auto"/>
        <w:ind w:firstLine="708"/>
        <w:rPr>
          <w:ins w:id="3748" w:author="Абрамова Анна Андреевна" w:date="2024-05-15T23:25:00Z"/>
        </w:rPr>
        <w:pPrChange w:id="3749" w:author="Абрамова Анна Андреевна" w:date="2024-05-15T23:25:00Z">
          <w:pPr>
            <w:spacing w:after="0" w:line="240" w:lineRule="auto"/>
          </w:pPr>
        </w:pPrChange>
      </w:pPr>
      <w:ins w:id="3750" w:author="Абрамова Анна Андреевна" w:date="2024-05-15T23:25:00Z">
        <w:r>
          <w:t>Наблюдались случаи тяжелой брадикардии и блокады сердца (в частности, атриовентрикулярной или синоатриальной блокады) при применении софосбувир-содержащих режимов в сочетании с амиодароном и/или другими препаратами, которые снижают частоту сердечных сокращений.</w:t>
        </w:r>
      </w:ins>
    </w:p>
    <w:p w14:paraId="1327F211" w14:textId="77777777" w:rsidR="00B41C86" w:rsidRDefault="00B41C86" w:rsidP="00B41C86">
      <w:pPr>
        <w:spacing w:after="0" w:line="240" w:lineRule="auto"/>
        <w:rPr>
          <w:ins w:id="3751" w:author="Абрамова Анна Андреевна" w:date="2024-05-15T23:25:00Z"/>
        </w:rPr>
      </w:pPr>
    </w:p>
    <w:p w14:paraId="7E7E430C" w14:textId="77777777" w:rsidR="00B41C86" w:rsidRPr="00B41C86" w:rsidRDefault="00B41C86" w:rsidP="00B41C86">
      <w:pPr>
        <w:spacing w:after="0" w:line="240" w:lineRule="auto"/>
        <w:rPr>
          <w:ins w:id="3752" w:author="Абрамова Анна Андреевна" w:date="2024-05-15T23:25:00Z"/>
          <w:b/>
          <w:bCs/>
          <w:i/>
          <w:iCs/>
          <w:rPrChange w:id="3753" w:author="Абрамова Анна Андреевна" w:date="2024-05-15T23:25:00Z">
            <w:rPr>
              <w:ins w:id="3754" w:author="Абрамова Анна Андреевна" w:date="2024-05-15T23:25:00Z"/>
            </w:rPr>
          </w:rPrChange>
        </w:rPr>
      </w:pPr>
      <w:ins w:id="3755" w:author="Абрамова Анна Андреевна" w:date="2024-05-15T23:25:00Z">
        <w:r w:rsidRPr="00B41C86">
          <w:rPr>
            <w:b/>
            <w:bCs/>
            <w:i/>
            <w:iCs/>
            <w:rPrChange w:id="3756" w:author="Абрамова Анна Андреевна" w:date="2024-05-15T23:25:00Z">
              <w:rPr/>
            </w:rPrChange>
          </w:rPr>
          <w:t>Нарушения со стороны кожи</w:t>
        </w:r>
      </w:ins>
    </w:p>
    <w:p w14:paraId="4CDF317F" w14:textId="77777777" w:rsidR="00B41C86" w:rsidRDefault="00B41C86" w:rsidP="00B41C86">
      <w:pPr>
        <w:spacing w:after="0" w:line="240" w:lineRule="auto"/>
        <w:rPr>
          <w:ins w:id="3757" w:author="Абрамова Анна Андреевна" w:date="2024-05-15T23:25:00Z"/>
        </w:rPr>
      </w:pPr>
    </w:p>
    <w:p w14:paraId="242E25C9" w14:textId="3880B95F" w:rsidR="009D6C75" w:rsidRPr="00B41C86" w:rsidDel="00B41C86" w:rsidRDefault="00B41C86" w:rsidP="0073473E">
      <w:pPr>
        <w:spacing w:after="0" w:line="240" w:lineRule="auto"/>
        <w:rPr>
          <w:del w:id="3758" w:author="Абрамова Анна Андреевна" w:date="2024-05-15T23:25:00Z"/>
          <w:rPrChange w:id="3759" w:author="Абрамова Анна Андреевна" w:date="2024-05-15T23:26:00Z">
            <w:rPr>
              <w:del w:id="3760" w:author="Абрамова Анна Андреевна" w:date="2024-05-15T23:25:00Z"/>
              <w:b/>
              <w:i/>
            </w:rPr>
          </w:rPrChange>
        </w:rPr>
      </w:pPr>
      <w:ins w:id="3761" w:author="Абрамова Анна Андреевна" w:date="2024-05-15T23:25:00Z">
        <w:r>
          <w:t>Частота неизвестна - синдром Стивенса-Джонсона.</w:t>
        </w:r>
      </w:ins>
      <w:del w:id="3762" w:author="Абрамова Анна Андреевна" w:date="2024-05-15T23:25:00Z">
        <w:r w:rsidR="00301880" w:rsidRPr="00301880" w:rsidDel="00B41C86">
          <w:rPr>
            <w:b/>
            <w:i/>
          </w:rPr>
          <w:delText>Нарушения сердечного ритма</w:delText>
        </w:r>
      </w:del>
    </w:p>
    <w:p w14:paraId="0C83249C" w14:textId="77777777" w:rsidR="00301880" w:rsidRDefault="00301880">
      <w:pPr>
        <w:spacing w:after="0" w:line="240" w:lineRule="auto"/>
        <w:pPrChange w:id="3763" w:author="Абрамова Анна Андреевна" w:date="2024-05-15T23:26:00Z">
          <w:pPr>
            <w:spacing w:after="0" w:line="240" w:lineRule="auto"/>
            <w:ind w:firstLine="708"/>
          </w:pPr>
        </w:pPrChange>
      </w:pPr>
    </w:p>
    <w:p w14:paraId="0E5F2BA5" w14:textId="349D4C9F" w:rsidR="008B4AFD" w:rsidDel="00B41C86" w:rsidRDefault="00301880" w:rsidP="00301880">
      <w:pPr>
        <w:spacing w:after="0" w:line="240" w:lineRule="auto"/>
        <w:ind w:firstLine="708"/>
        <w:rPr>
          <w:del w:id="3764" w:author="Абрамова Анна Андреевна" w:date="2024-05-15T23:25:00Z"/>
        </w:rPr>
      </w:pPr>
      <w:del w:id="3765" w:author="Абрамова Анна Андреевна" w:date="2024-05-15T23:25:00Z">
        <w:r w:rsidRPr="00301880" w:rsidDel="00B41C86">
          <w:delText>Наблюдались случаи тяжелой брадикардии и блокады сердца (в частности, атриовентрикулярной или синоатриальной блокады) при применении софосбувир-содержащих режимов в сочетании с амиодароном и/или другими препаратами, которые снижают частоту сердечных сокращений</w:delText>
        </w:r>
        <w:r w:rsidDel="00B41C86">
          <w:delText>.</w:delText>
        </w:r>
        <w:r w:rsidRPr="00301880" w:rsidDel="00B41C86">
          <w:delText xml:space="preserve"> </w:delText>
        </w:r>
      </w:del>
    </w:p>
    <w:p w14:paraId="2B759BC5" w14:textId="77777777" w:rsidR="00B41C86" w:rsidRPr="005E1A9C" w:rsidRDefault="00B41C86" w:rsidP="005E1A9C">
      <w:pPr>
        <w:spacing w:after="0" w:line="240" w:lineRule="auto"/>
      </w:pPr>
    </w:p>
    <w:p w14:paraId="6F6357FD" w14:textId="1A56C3C7" w:rsidR="00C556D6" w:rsidRPr="00C556D6" w:rsidDel="00B41C86" w:rsidRDefault="00C556D6" w:rsidP="00C556D6">
      <w:pPr>
        <w:spacing w:after="0" w:line="240" w:lineRule="auto"/>
        <w:rPr>
          <w:del w:id="3766" w:author="Абрамова Анна Андреевна" w:date="2024-05-15T23:26:00Z"/>
          <w:b/>
          <w:bCs/>
          <w:i/>
        </w:rPr>
      </w:pPr>
      <w:del w:id="3767" w:author="Абрамова Анна Андреевна" w:date="2024-05-15T23:26:00Z">
        <w:r w:rsidRPr="00C556D6" w:rsidDel="00B41C86">
          <w:rPr>
            <w:b/>
            <w:bCs/>
            <w:i/>
          </w:rPr>
          <w:delText>Нарушения со стороны кожи</w:delText>
        </w:r>
      </w:del>
    </w:p>
    <w:p w14:paraId="59D0C800" w14:textId="0DA15A26" w:rsidR="00C556D6" w:rsidDel="00B41C86" w:rsidRDefault="00C556D6" w:rsidP="00C556D6">
      <w:pPr>
        <w:spacing w:after="0" w:line="240" w:lineRule="auto"/>
        <w:rPr>
          <w:del w:id="3768" w:author="Абрамова Анна Андреевна" w:date="2024-05-15T23:26:00Z"/>
          <w:i/>
        </w:rPr>
      </w:pPr>
    </w:p>
    <w:p w14:paraId="7C18A6EA" w14:textId="275E5A61" w:rsidR="00C556D6" w:rsidRPr="00C556D6" w:rsidDel="00B41C86" w:rsidRDefault="00C556D6" w:rsidP="00C556D6">
      <w:pPr>
        <w:spacing w:after="0" w:line="240" w:lineRule="auto"/>
        <w:rPr>
          <w:del w:id="3769" w:author="Абрамова Анна Андреевна" w:date="2024-05-15T23:26:00Z"/>
          <w:iCs/>
        </w:rPr>
      </w:pPr>
      <w:del w:id="3770" w:author="Абрамова Анна Андреевна" w:date="2024-05-15T23:26:00Z">
        <w:r w:rsidRPr="00C556D6" w:rsidDel="00B41C86">
          <w:rPr>
            <w:iCs/>
          </w:rPr>
          <w:delText>Частота неизвестна - синдром Стивенса-Джонсона.</w:delText>
        </w:r>
      </w:del>
    </w:p>
    <w:p w14:paraId="08525A63" w14:textId="152277CE" w:rsidR="00CF6EBF" w:rsidRDefault="00CF6EBF">
      <w:pPr>
        <w:pStyle w:val="Heading3"/>
        <w:tabs>
          <w:tab w:val="left" w:pos="8647"/>
        </w:tabs>
        <w:spacing w:after="240" w:line="240" w:lineRule="auto"/>
        <w:contextualSpacing/>
        <w:rPr>
          <w:rFonts w:ascii="Times New Roman" w:hAnsi="Times New Roman"/>
        </w:rPr>
      </w:pPr>
      <w:bookmarkStart w:id="3771" w:name="_Toc164609998"/>
      <w:r w:rsidRPr="0092765E">
        <w:rPr>
          <w:rFonts w:ascii="Times New Roman" w:hAnsi="Times New Roman"/>
        </w:rPr>
        <w:t>5.3.6. Передозировка</w:t>
      </w:r>
      <w:bookmarkEnd w:id="3771"/>
    </w:p>
    <w:p w14:paraId="5F2C1B07" w14:textId="77777777" w:rsidR="00B41C86" w:rsidRDefault="00C556D6" w:rsidP="00C556D6">
      <w:pPr>
        <w:spacing w:after="0" w:line="240" w:lineRule="auto"/>
        <w:ind w:firstLine="708"/>
        <w:rPr>
          <w:ins w:id="3772" w:author="Абрамова Анна Андреевна" w:date="2024-05-15T23:26:00Z"/>
        </w:rPr>
      </w:pPr>
      <w:r>
        <w:t xml:space="preserve">Наибольшей документально зафиксированной дозой софосбувира и велпатасвира являлась однократная доза 1200 мг и однократная доза 500 мг соответственно. В </w:t>
      </w:r>
      <w:r>
        <w:lastRenderedPageBreak/>
        <w:t xml:space="preserve">исследованиях принимали участие здоровые добровольцы. При применении препарата в указанных дозах какого-либо неблагоприятного воздействия не отмечалось, а частота и тяжесть нежелательных реакций были аналогичны зарегистрированным в группах, получавших плацебо. Влияние более высоких доз неизвестно. </w:t>
      </w:r>
    </w:p>
    <w:p w14:paraId="151F124A" w14:textId="1E8493F0" w:rsidR="009D6C75" w:rsidRDefault="00C556D6" w:rsidP="00C556D6">
      <w:pPr>
        <w:spacing w:after="0" w:line="240" w:lineRule="auto"/>
        <w:ind w:firstLine="708"/>
      </w:pPr>
      <w:r>
        <w:t>Специфический антидот на случай передозировки препаратом софосбувир+велтапасвир отсутствует. В случае передозировки следует контролировать состояние пациента на предмет выявления признаков интоксикации. Лечение передозировки препарата софосбувир+велтапасвир заключается в проведении общих поддерживающих мероприятий, включая регулярный контроль основных физиологических показателей и наблюдение за клиническим состоянием пациента. Гемодиализ может способствовать эффективному выведению доминирующего циркулирующего метаболита софосбувира, GS-331007 (коэффициент экстракции 53%). Учитывая то, что велпатасвир в значительной степени связывается с белками, гемодиализ вряд ли приведет к существенному выведению велпатасвира.</w:t>
      </w:r>
    </w:p>
    <w:p w14:paraId="5A9B872C" w14:textId="77777777" w:rsidR="00C556D6" w:rsidRPr="009D6C75" w:rsidRDefault="00C556D6" w:rsidP="00C556D6">
      <w:pPr>
        <w:spacing w:after="0" w:line="240" w:lineRule="auto"/>
      </w:pPr>
    </w:p>
    <w:p w14:paraId="495B0BF9" w14:textId="61FB9D6D" w:rsidR="00CF6EBF" w:rsidRPr="009D6C75" w:rsidDel="00971371" w:rsidRDefault="00CF6EBF" w:rsidP="009D6C75">
      <w:pPr>
        <w:pStyle w:val="Heading3"/>
        <w:tabs>
          <w:tab w:val="left" w:pos="8647"/>
        </w:tabs>
        <w:spacing w:before="0" w:after="0" w:line="240" w:lineRule="auto"/>
        <w:rPr>
          <w:del w:id="3773" w:author="Абрамова Анна Андреевна" w:date="2024-05-16T00:41:00Z"/>
          <w:rFonts w:ascii="Times New Roman" w:eastAsia="Courier New" w:hAnsi="Times New Roman"/>
          <w:szCs w:val="24"/>
          <w:lang w:eastAsia="ru-RU" w:bidi="ru-RU"/>
        </w:rPr>
      </w:pPr>
      <w:bookmarkStart w:id="3774" w:name="_Toc164609999"/>
      <w:r w:rsidRPr="009D6C75">
        <w:rPr>
          <w:rFonts w:ascii="Times New Roman" w:hAnsi="Times New Roman"/>
        </w:rPr>
        <w:t xml:space="preserve">5.3.7. </w:t>
      </w:r>
      <w:commentRangeStart w:id="3775"/>
      <w:commentRangeStart w:id="3776"/>
      <w:r w:rsidRPr="009D6C75">
        <w:rPr>
          <w:rFonts w:ascii="Times New Roman" w:eastAsia="Courier New" w:hAnsi="Times New Roman"/>
          <w:szCs w:val="24"/>
          <w:lang w:eastAsia="ru-RU" w:bidi="ru-RU"/>
        </w:rPr>
        <w:t>Взаимодействие с другими лекарственными средствами</w:t>
      </w:r>
      <w:bookmarkEnd w:id="3774"/>
      <w:commentRangeEnd w:id="3775"/>
      <w:r w:rsidR="00DD4A18">
        <w:rPr>
          <w:rStyle w:val="CommentReference"/>
          <w:rFonts w:ascii="Times New Roman" w:hAnsi="Times New Roman"/>
          <w:b w:val="0"/>
          <w:bCs w:val="0"/>
        </w:rPr>
        <w:commentReference w:id="3775"/>
      </w:r>
      <w:commentRangeEnd w:id="3776"/>
      <w:r w:rsidR="00B41C86">
        <w:rPr>
          <w:rStyle w:val="CommentReference"/>
          <w:rFonts w:ascii="Times New Roman" w:hAnsi="Times New Roman"/>
          <w:b w:val="0"/>
          <w:bCs w:val="0"/>
        </w:rPr>
        <w:commentReference w:id="3776"/>
      </w:r>
    </w:p>
    <w:p w14:paraId="64CD573A" w14:textId="77777777" w:rsidR="009D6C75" w:rsidRDefault="009D6C75">
      <w:pPr>
        <w:pStyle w:val="Heading3"/>
        <w:tabs>
          <w:tab w:val="left" w:pos="8647"/>
        </w:tabs>
        <w:spacing w:before="0" w:after="0" w:line="240" w:lineRule="auto"/>
        <w:pPrChange w:id="3777" w:author="Абрамова Анна Андреевна" w:date="2024-05-16T00:41:00Z">
          <w:pPr>
            <w:pStyle w:val="NormalWeb"/>
            <w:spacing w:before="0" w:beforeAutospacing="0" w:after="0" w:afterAutospacing="0"/>
            <w:jc w:val="both"/>
          </w:pPr>
        </w:pPrChange>
      </w:pPr>
    </w:p>
    <w:p w14:paraId="2CC63682" w14:textId="5BBB98CD" w:rsidR="00937495" w:rsidRPr="00350F8A" w:rsidDel="00350F8A" w:rsidRDefault="00937495" w:rsidP="00350F8A">
      <w:pPr>
        <w:pStyle w:val="NormalWeb"/>
        <w:spacing w:before="0" w:beforeAutospacing="0" w:after="0" w:afterAutospacing="0"/>
        <w:jc w:val="both"/>
        <w:rPr>
          <w:del w:id="3778" w:author="Абрамова Анна Андреевна" w:date="2024-05-15T23:43:00Z"/>
          <w:bCs/>
          <w:iCs/>
          <w:rPrChange w:id="3779" w:author="Абрамова Анна Андреевна" w:date="2024-05-15T23:43:00Z">
            <w:rPr>
              <w:del w:id="3780" w:author="Абрамова Анна Андреевна" w:date="2024-05-15T23:43:00Z"/>
              <w:b/>
              <w:i/>
            </w:rPr>
          </w:rPrChange>
        </w:rPr>
      </w:pPr>
      <w:del w:id="3781" w:author="Абрамова Анна Андреевна" w:date="2024-05-15T23:43:00Z">
        <w:r w:rsidRPr="00350F8A" w:rsidDel="00350F8A">
          <w:rPr>
            <w:bCs/>
            <w:iCs/>
            <w:rPrChange w:id="3782" w:author="Абрамова Анна Андреевна" w:date="2024-05-15T23:43:00Z">
              <w:rPr>
                <w:b/>
                <w:i/>
              </w:rPr>
            </w:rPrChange>
          </w:rPr>
          <w:delText>Влияние других лекарственны</w:delText>
        </w:r>
        <w:r w:rsidR="00290261" w:rsidRPr="00350F8A" w:rsidDel="00350F8A">
          <w:rPr>
            <w:bCs/>
            <w:iCs/>
            <w:rPrChange w:id="3783" w:author="Абрамова Анна Андреевна" w:date="2024-05-15T23:43:00Z">
              <w:rPr>
                <w:b/>
                <w:i/>
              </w:rPr>
            </w:rPrChange>
          </w:rPr>
          <w:delText xml:space="preserve">х препаратов на препарат </w:delText>
        </w:r>
        <w:r w:rsidR="00C556D6" w:rsidRPr="00350F8A" w:rsidDel="00350F8A">
          <w:rPr>
            <w:bCs/>
            <w:iCs/>
            <w:rPrChange w:id="3784" w:author="Абрамова Анна Андреевна" w:date="2024-05-15T23:43:00Z">
              <w:rPr>
                <w:b/>
                <w:i/>
              </w:rPr>
            </w:rPrChange>
          </w:rPr>
          <w:delText>софосбувир+велпатасвир</w:delText>
        </w:r>
        <w:r w:rsidRPr="00350F8A" w:rsidDel="00350F8A">
          <w:rPr>
            <w:bCs/>
            <w:iCs/>
            <w:rPrChange w:id="3785" w:author="Абрамова Анна Андреевна" w:date="2024-05-15T23:43:00Z">
              <w:rPr>
                <w:b/>
                <w:i/>
              </w:rPr>
            </w:rPrChange>
          </w:rPr>
          <w:delText xml:space="preserve"> </w:delText>
        </w:r>
      </w:del>
    </w:p>
    <w:p w14:paraId="113D4997" w14:textId="77777777" w:rsidR="009D6C75" w:rsidRPr="00350F8A" w:rsidDel="00350F8A" w:rsidRDefault="009D6C75" w:rsidP="00350F8A">
      <w:pPr>
        <w:pStyle w:val="NormalWeb"/>
        <w:spacing w:before="0" w:beforeAutospacing="0" w:after="0" w:afterAutospacing="0"/>
        <w:ind w:firstLine="708"/>
        <w:jc w:val="both"/>
        <w:rPr>
          <w:del w:id="3786" w:author="Абрамова Анна Андреевна" w:date="2024-05-15T23:43:00Z"/>
          <w:bCs/>
        </w:rPr>
      </w:pPr>
    </w:p>
    <w:p w14:paraId="468E7A57" w14:textId="473F2791" w:rsidR="00C556D6" w:rsidRPr="00350F8A" w:rsidDel="00B41C86" w:rsidRDefault="00C556D6">
      <w:pPr>
        <w:pStyle w:val="NormalWeb"/>
        <w:spacing w:before="0" w:beforeAutospacing="0" w:after="0" w:afterAutospacing="0"/>
        <w:jc w:val="both"/>
        <w:rPr>
          <w:del w:id="3787" w:author="Абрамова Анна Андреевна" w:date="2024-05-15T23:28:00Z"/>
          <w:bCs/>
        </w:rPr>
        <w:pPrChange w:id="3788" w:author="Абрамова Анна Андреевна" w:date="2024-05-15T23:43:00Z">
          <w:pPr>
            <w:pStyle w:val="NormalWeb"/>
            <w:spacing w:before="0" w:beforeAutospacing="0" w:after="0" w:afterAutospacing="0"/>
            <w:ind w:firstLine="708"/>
            <w:jc w:val="both"/>
          </w:pPr>
        </w:pPrChange>
      </w:pPr>
      <w:del w:id="3789" w:author="Абрамова Анна Андреевна" w:date="2024-05-15T23:28:00Z">
        <w:r w:rsidRPr="00350F8A" w:rsidDel="00B41C86">
          <w:rPr>
            <w:bCs/>
          </w:rPr>
          <w:delText xml:space="preserve">Велпатасвир и софосбувир являются субстратами переносчика P-гликопротеина и BCRP. Велпатасвир также является субстратом транспортера препаратов OATP1B. В исследовании </w:delText>
        </w:r>
        <w:r w:rsidRPr="00350F8A" w:rsidDel="00B41C86">
          <w:rPr>
            <w:bCs/>
            <w:i/>
            <w:iCs/>
          </w:rPr>
          <w:delText>in vitro</w:delText>
        </w:r>
        <w:r w:rsidRPr="00350F8A" w:rsidDel="00B41C86">
          <w:rPr>
            <w:bCs/>
          </w:rPr>
          <w:delText xml:space="preserve"> наблюдали медленный метаболический оборот велпатасвира посредством CYP2B6, CYP2C8 и CYP3A4. Лекарственные препараты, являющиеся сильными индукторами P-гликопротеина или сильными индукторами CYP2B6, CYP2C8 или CYP3A4 (например, карбамазепин, фенобарбитал, фенитоин, рифампицин, рифабутин, зверобой продырявленный [</w:delText>
        </w:r>
        <w:r w:rsidRPr="00350F8A" w:rsidDel="00B41C86">
          <w:rPr>
            <w:bCs/>
            <w:i/>
            <w:iCs/>
            <w:rPrChange w:id="3790" w:author="Абрамова Анна Андреевна" w:date="2024-05-15T23:43:00Z">
              <w:rPr/>
            </w:rPrChange>
          </w:rPr>
          <w:delText>Hypericum perforatum</w:delText>
        </w:r>
        <w:r w:rsidRPr="00350F8A" w:rsidDel="00B41C86">
          <w:rPr>
            <w:bCs/>
          </w:rPr>
          <w:delText xml:space="preserve">]), способны снизить концентрацию софосбувира или велпатасвира в плазме крови, что приводит к снижению терапевтического эффекта велпатасвира/софосбувира. Применение таких лекарственных препаратов с препаратом софосбувир+велпатасвир противопоказано. </w:delText>
        </w:r>
      </w:del>
    </w:p>
    <w:p w14:paraId="17000C45" w14:textId="042C4662" w:rsidR="009D6C75" w:rsidRPr="00350F8A" w:rsidDel="00B41C86" w:rsidRDefault="00C556D6">
      <w:pPr>
        <w:pStyle w:val="NormalWeb"/>
        <w:spacing w:before="0" w:beforeAutospacing="0" w:after="0" w:afterAutospacing="0"/>
        <w:jc w:val="both"/>
        <w:rPr>
          <w:del w:id="3791" w:author="Абрамова Анна Андреевна" w:date="2024-05-15T23:28:00Z"/>
          <w:bCs/>
        </w:rPr>
        <w:pPrChange w:id="3792" w:author="Абрамова Анна Андреевна" w:date="2024-05-15T23:43:00Z">
          <w:pPr>
            <w:pStyle w:val="NormalWeb"/>
            <w:spacing w:before="0" w:beforeAutospacing="0" w:after="0" w:afterAutospacing="0"/>
            <w:ind w:firstLine="708"/>
            <w:jc w:val="both"/>
          </w:pPr>
        </w:pPrChange>
      </w:pPr>
      <w:del w:id="3793" w:author="Абрамова Анна Андреевна" w:date="2024-05-15T23:28:00Z">
        <w:r w:rsidRPr="00350F8A" w:rsidDel="00B41C86">
          <w:rPr>
            <w:bCs/>
          </w:rPr>
          <w:delText>Лекарственные препараты, которые являются умеренными индукторами P-гликопротеина и/или изоферментов CYP (например, эфавиренз, модафинил, окскарбазепин или рифапентин), могут вызывать снижение концентрации велпатасвира или софосбувира в плазме крови, что может привести к ослаблению терапевтического эффекта препарата софосбувир+велпатасвир. Совместное применение препарата софосбувир+велпатасвир с такими лекарственными препаратами не рекомендуется. Совместное применение с лекарственными препаратами, ингибирующими P-гликопротеин или BCRP может повысить концентрации велпатасвира или софосбувира в плазме крови. Лекарственные препараты, ингибирующие OATP, CYP2B6, CYP2C8 или CYP3A4, могут повысить концентрацию велпатасвира в плазме крови. Клинически значимые взаимодействия лекарственных препаратов с препаратом софосбувир+велпатасвир, опосредованные ингибиторами P-гликопротеина, BCRP, OATР или CYP450, не ожидаются. Препарат софосбувир+велпатасвир можно применять совместно с ингибиторами P-гликопротеина, BCRP, OATP и изоферментами CYP.</w:delText>
        </w:r>
      </w:del>
    </w:p>
    <w:p w14:paraId="134ACCD4" w14:textId="3194C76A" w:rsidR="00C556D6" w:rsidRPr="00350F8A" w:rsidDel="00B41C86" w:rsidRDefault="00C556D6" w:rsidP="0073473E">
      <w:pPr>
        <w:pStyle w:val="NormalWeb"/>
        <w:spacing w:before="0" w:beforeAutospacing="0" w:after="0" w:afterAutospacing="0"/>
        <w:jc w:val="both"/>
        <w:rPr>
          <w:del w:id="3794" w:author="Абрамова Анна Андреевна" w:date="2024-05-15T23:28:00Z"/>
          <w:bCs/>
          <w:i/>
          <w:rPrChange w:id="3795" w:author="Абрамова Анна Андреевна" w:date="2024-05-15T23:43:00Z">
            <w:rPr>
              <w:del w:id="3796" w:author="Абрамова Анна Андреевна" w:date="2024-05-15T23:28:00Z"/>
              <w:b/>
              <w:i/>
            </w:rPr>
          </w:rPrChange>
        </w:rPr>
      </w:pPr>
    </w:p>
    <w:p w14:paraId="67709ECD" w14:textId="30658580" w:rsidR="00937495" w:rsidRPr="00350F8A" w:rsidDel="00B41C86" w:rsidRDefault="00937495" w:rsidP="0073473E">
      <w:pPr>
        <w:pStyle w:val="NormalWeb"/>
        <w:spacing w:before="0" w:beforeAutospacing="0" w:after="0" w:afterAutospacing="0"/>
        <w:jc w:val="both"/>
        <w:rPr>
          <w:del w:id="3797" w:author="Абрамова Анна Андреевна" w:date="2024-05-15T23:28:00Z"/>
          <w:bCs/>
          <w:iCs/>
          <w:rPrChange w:id="3798" w:author="Абрамова Анна Андреевна" w:date="2024-05-15T23:43:00Z">
            <w:rPr>
              <w:del w:id="3799" w:author="Абрамова Анна Андреевна" w:date="2024-05-15T23:28:00Z"/>
              <w:b/>
              <w:i/>
            </w:rPr>
          </w:rPrChange>
        </w:rPr>
      </w:pPr>
      <w:del w:id="3800" w:author="Абрамова Анна Андреевна" w:date="2024-05-15T23:28:00Z">
        <w:r w:rsidRPr="00350F8A" w:rsidDel="00B41C86">
          <w:rPr>
            <w:bCs/>
            <w:iCs/>
            <w:rPrChange w:id="3801" w:author="Абрамова Анна Андреевна" w:date="2024-05-15T23:43:00Z">
              <w:rPr>
                <w:b/>
                <w:i/>
              </w:rPr>
            </w:rPrChange>
          </w:rPr>
          <w:delText xml:space="preserve">Влияние препарата </w:delText>
        </w:r>
        <w:r w:rsidR="00C556D6" w:rsidRPr="00350F8A" w:rsidDel="00B41C86">
          <w:rPr>
            <w:bCs/>
            <w:iCs/>
            <w:rPrChange w:id="3802" w:author="Абрамова Анна Андреевна" w:date="2024-05-15T23:43:00Z">
              <w:rPr>
                <w:b/>
                <w:i/>
              </w:rPr>
            </w:rPrChange>
          </w:rPr>
          <w:delText>софосбувир+велпатасвир</w:delText>
        </w:r>
        <w:r w:rsidRPr="00350F8A" w:rsidDel="00B41C86">
          <w:rPr>
            <w:bCs/>
            <w:iCs/>
            <w:rPrChange w:id="3803" w:author="Абрамова Анна Андреевна" w:date="2024-05-15T23:43:00Z">
              <w:rPr>
                <w:b/>
                <w:i/>
              </w:rPr>
            </w:rPrChange>
          </w:rPr>
          <w:delText xml:space="preserve"> на другие лекарственные препараты </w:delText>
        </w:r>
      </w:del>
    </w:p>
    <w:p w14:paraId="75D223BA" w14:textId="41BF5D76" w:rsidR="009D6C75" w:rsidRPr="00350F8A" w:rsidDel="00B41C86" w:rsidRDefault="009D6C75">
      <w:pPr>
        <w:pStyle w:val="NormalWeb"/>
        <w:spacing w:before="0" w:beforeAutospacing="0" w:after="0" w:afterAutospacing="0"/>
        <w:jc w:val="both"/>
        <w:rPr>
          <w:del w:id="3804" w:author="Абрамова Анна Андреевна" w:date="2024-05-15T23:28:00Z"/>
          <w:bCs/>
        </w:rPr>
        <w:pPrChange w:id="3805" w:author="Абрамова Анна Андреевна" w:date="2024-05-15T23:43:00Z">
          <w:pPr>
            <w:pStyle w:val="NormalWeb"/>
            <w:spacing w:before="0" w:beforeAutospacing="0" w:after="0" w:afterAutospacing="0"/>
            <w:ind w:firstLine="708"/>
            <w:jc w:val="both"/>
          </w:pPr>
        </w:pPrChange>
      </w:pPr>
    </w:p>
    <w:p w14:paraId="257512C9" w14:textId="356C8505" w:rsidR="009D6C75" w:rsidRPr="00350F8A" w:rsidDel="00B41C86" w:rsidRDefault="00C556D6">
      <w:pPr>
        <w:pStyle w:val="NormalWeb"/>
        <w:spacing w:before="0" w:beforeAutospacing="0" w:after="0" w:afterAutospacing="0"/>
        <w:jc w:val="both"/>
        <w:rPr>
          <w:del w:id="3806" w:author="Абрамова Анна Андреевна" w:date="2024-05-15T23:28:00Z"/>
          <w:bCs/>
        </w:rPr>
        <w:pPrChange w:id="3807" w:author="Абрамова Анна Андреевна" w:date="2024-05-15T23:43:00Z">
          <w:pPr>
            <w:pStyle w:val="NormalWeb"/>
            <w:spacing w:before="0" w:beforeAutospacing="0" w:after="0" w:afterAutospacing="0"/>
            <w:ind w:firstLine="708"/>
            <w:jc w:val="both"/>
          </w:pPr>
        </w:pPrChange>
      </w:pPr>
      <w:del w:id="3808" w:author="Абрамова Анна Андреевна" w:date="2024-05-15T23:28:00Z">
        <w:r w:rsidRPr="00350F8A" w:rsidDel="00B41C86">
          <w:rPr>
            <w:bCs/>
          </w:rPr>
          <w:delText>Велпатасвир является ингибитором переносчика P-гликопротеина и BCRP, транспортного полипептида органических анионов (OATP) 1B1 и OATP1B3. Одновременное применение препарата софосбувир+велпатасвир с лекарственными препаратами, представляющими собой субстраты указанных транспортеров, может повысить экспозицию этих лекарственных препаратов. В таблице 5-4 приведены примеры взаимодействий с чувствительными субстратами P-гликопротеина (дигоксином), BCRP (розувастатином) и OATP (правастатином).</w:delText>
        </w:r>
      </w:del>
    </w:p>
    <w:p w14:paraId="2D0C3269" w14:textId="1F37EE67" w:rsidR="00C556D6" w:rsidRPr="00350F8A" w:rsidDel="00B41C86" w:rsidRDefault="00C556D6" w:rsidP="0073473E">
      <w:pPr>
        <w:pStyle w:val="NormalWeb"/>
        <w:spacing w:before="0" w:beforeAutospacing="0" w:after="0" w:afterAutospacing="0"/>
        <w:jc w:val="both"/>
        <w:rPr>
          <w:del w:id="3809" w:author="Абрамова Анна Андреевна" w:date="2024-05-15T23:28:00Z"/>
          <w:bCs/>
          <w:i/>
          <w:rPrChange w:id="3810" w:author="Абрамова Анна Андреевна" w:date="2024-05-15T23:43:00Z">
            <w:rPr>
              <w:del w:id="3811" w:author="Абрамова Анна Андреевна" w:date="2024-05-15T23:28:00Z"/>
              <w:b/>
              <w:i/>
            </w:rPr>
          </w:rPrChange>
        </w:rPr>
      </w:pPr>
    </w:p>
    <w:p w14:paraId="50173FE1" w14:textId="06128151" w:rsidR="00937495" w:rsidRPr="00350F8A" w:rsidDel="00B41C86" w:rsidRDefault="00937495" w:rsidP="0073473E">
      <w:pPr>
        <w:pStyle w:val="NormalWeb"/>
        <w:spacing w:before="0" w:beforeAutospacing="0" w:after="0" w:afterAutospacing="0"/>
        <w:jc w:val="both"/>
        <w:rPr>
          <w:del w:id="3812" w:author="Абрамова Анна Андреевна" w:date="2024-05-15T23:28:00Z"/>
          <w:bCs/>
          <w:iCs/>
          <w:rPrChange w:id="3813" w:author="Абрамова Анна Андреевна" w:date="2024-05-15T23:43:00Z">
            <w:rPr>
              <w:del w:id="3814" w:author="Абрамова Анна Андреевна" w:date="2024-05-15T23:28:00Z"/>
              <w:b/>
              <w:i/>
            </w:rPr>
          </w:rPrChange>
        </w:rPr>
      </w:pPr>
      <w:del w:id="3815" w:author="Абрамова Анна Андреевна" w:date="2024-05-15T23:28:00Z">
        <w:r w:rsidRPr="00350F8A" w:rsidDel="00B41C86">
          <w:rPr>
            <w:bCs/>
            <w:iCs/>
            <w:rPrChange w:id="3816" w:author="Абрамова Анна Андреевна" w:date="2024-05-15T23:43:00Z">
              <w:rPr>
                <w:b/>
                <w:i/>
              </w:rPr>
            </w:rPrChange>
          </w:rPr>
          <w:delText xml:space="preserve">Пациенты, получающие терапию антагонистами витамина К </w:delText>
        </w:r>
      </w:del>
    </w:p>
    <w:p w14:paraId="1EDEF354" w14:textId="0EF7BB06" w:rsidR="009D6C75" w:rsidRPr="00350F8A" w:rsidDel="00B41C86" w:rsidRDefault="009D6C75">
      <w:pPr>
        <w:pStyle w:val="NormalWeb"/>
        <w:spacing w:before="0" w:beforeAutospacing="0" w:after="0" w:afterAutospacing="0"/>
        <w:jc w:val="both"/>
        <w:rPr>
          <w:del w:id="3817" w:author="Абрамова Анна Андреевна" w:date="2024-05-15T23:28:00Z"/>
          <w:bCs/>
        </w:rPr>
        <w:pPrChange w:id="3818" w:author="Абрамова Анна Андреевна" w:date="2024-05-15T23:43:00Z">
          <w:pPr>
            <w:pStyle w:val="NormalWeb"/>
            <w:spacing w:before="0" w:beforeAutospacing="0" w:after="0" w:afterAutospacing="0"/>
            <w:ind w:firstLine="708"/>
            <w:jc w:val="both"/>
          </w:pPr>
        </w:pPrChange>
      </w:pPr>
    </w:p>
    <w:p w14:paraId="26FA6B10" w14:textId="6CBFF9F8" w:rsidR="00937495" w:rsidRPr="00350F8A" w:rsidDel="00B41C86" w:rsidRDefault="00937495">
      <w:pPr>
        <w:pStyle w:val="NormalWeb"/>
        <w:spacing w:before="0" w:beforeAutospacing="0" w:after="0" w:afterAutospacing="0"/>
        <w:jc w:val="both"/>
        <w:rPr>
          <w:del w:id="3819" w:author="Абрамова Анна Андреевна" w:date="2024-05-15T23:28:00Z"/>
          <w:bCs/>
        </w:rPr>
        <w:pPrChange w:id="3820" w:author="Абрамова Анна Андреевна" w:date="2024-05-15T23:43:00Z">
          <w:pPr>
            <w:pStyle w:val="NormalWeb"/>
            <w:spacing w:before="0" w:beforeAutospacing="0" w:after="0" w:afterAutospacing="0"/>
            <w:ind w:firstLine="708"/>
            <w:jc w:val="both"/>
          </w:pPr>
        </w:pPrChange>
      </w:pPr>
      <w:del w:id="3821" w:author="Абрамова Анна Андреевна" w:date="2024-05-15T23:28:00Z">
        <w:r w:rsidRPr="00350F8A" w:rsidDel="00B41C86">
          <w:rPr>
            <w:bCs/>
          </w:rPr>
          <w:delText>В связи с тем, что во в</w:delText>
        </w:r>
        <w:r w:rsidR="00923A73" w:rsidRPr="00350F8A" w:rsidDel="00B41C86">
          <w:rPr>
            <w:bCs/>
          </w:rPr>
          <w:delText xml:space="preserve">ремя лечения препаратом </w:delText>
        </w:r>
        <w:r w:rsidR="00C556D6" w:rsidRPr="00350F8A" w:rsidDel="00B41C86">
          <w:rPr>
            <w:bCs/>
          </w:rPr>
          <w:delText xml:space="preserve">софосбувир+велпатасвир </w:delText>
        </w:r>
        <w:r w:rsidRPr="00350F8A" w:rsidDel="00B41C86">
          <w:rPr>
            <w:bCs/>
          </w:rPr>
          <w:delText>функция печени может меняться, рекомендуется проводить тщательный мониторинг значения международного нормализованного отношения (МНО).</w:delText>
        </w:r>
      </w:del>
    </w:p>
    <w:p w14:paraId="7A3B3307" w14:textId="1BE5987B" w:rsidR="009D6C75" w:rsidRPr="00350F8A" w:rsidDel="00B41C86" w:rsidRDefault="009D6C75" w:rsidP="0073473E">
      <w:pPr>
        <w:pStyle w:val="NormalWeb"/>
        <w:spacing w:before="0" w:beforeAutospacing="0" w:after="0" w:afterAutospacing="0"/>
        <w:jc w:val="both"/>
        <w:rPr>
          <w:del w:id="3822" w:author="Абрамова Анна Андреевна" w:date="2024-05-15T23:28:00Z"/>
          <w:bCs/>
          <w:i/>
          <w:rPrChange w:id="3823" w:author="Абрамова Анна Андреевна" w:date="2024-05-15T23:43:00Z">
            <w:rPr>
              <w:del w:id="3824" w:author="Абрамова Анна Андреевна" w:date="2024-05-15T23:28:00Z"/>
              <w:b/>
              <w:i/>
            </w:rPr>
          </w:rPrChange>
        </w:rPr>
      </w:pPr>
    </w:p>
    <w:p w14:paraId="6FEA13DC" w14:textId="6666177E" w:rsidR="00937495" w:rsidRPr="00350F8A" w:rsidDel="00B41C86" w:rsidRDefault="00937495" w:rsidP="0073473E">
      <w:pPr>
        <w:pStyle w:val="NormalWeb"/>
        <w:spacing w:before="0" w:beforeAutospacing="0" w:after="0" w:afterAutospacing="0"/>
        <w:jc w:val="both"/>
        <w:rPr>
          <w:del w:id="3825" w:author="Абрамова Анна Андреевна" w:date="2024-05-15T23:28:00Z"/>
          <w:bCs/>
          <w:iCs/>
          <w:rPrChange w:id="3826" w:author="Абрамова Анна Андреевна" w:date="2024-05-15T23:43:00Z">
            <w:rPr>
              <w:del w:id="3827" w:author="Абрамова Анна Андреевна" w:date="2024-05-15T23:28:00Z"/>
              <w:b/>
              <w:i/>
            </w:rPr>
          </w:rPrChange>
        </w:rPr>
      </w:pPr>
      <w:del w:id="3828" w:author="Абрамова Анна Андреевна" w:date="2024-05-15T23:28:00Z">
        <w:r w:rsidRPr="00350F8A" w:rsidDel="00B41C86">
          <w:rPr>
            <w:bCs/>
            <w:iCs/>
            <w:rPrChange w:id="3829" w:author="Абрамова Анна Андреевна" w:date="2024-05-15T23:43:00Z">
              <w:rPr>
                <w:b/>
                <w:i/>
              </w:rPr>
            </w:rPrChange>
          </w:rPr>
          <w:delText>Влияние терапии лекарственными препаратами прямого противовирусного действия (ППД) на лекарственные препараты, метаболизирующиеся печенью.</w:delText>
        </w:r>
      </w:del>
    </w:p>
    <w:p w14:paraId="76C76334" w14:textId="75A035A1" w:rsidR="009D6C75" w:rsidRPr="00350F8A" w:rsidDel="00B41C86" w:rsidRDefault="009D6C75">
      <w:pPr>
        <w:pStyle w:val="NormalWeb"/>
        <w:spacing w:before="0" w:beforeAutospacing="0" w:after="0" w:afterAutospacing="0"/>
        <w:jc w:val="both"/>
        <w:rPr>
          <w:del w:id="3830" w:author="Абрамова Анна Андреевна" w:date="2024-05-15T23:28:00Z"/>
          <w:bCs/>
        </w:rPr>
        <w:pPrChange w:id="3831" w:author="Абрамова Анна Андреевна" w:date="2024-05-15T23:43:00Z">
          <w:pPr>
            <w:pStyle w:val="NormalWeb"/>
            <w:spacing w:before="0" w:beforeAutospacing="0" w:after="0" w:afterAutospacing="0"/>
            <w:ind w:firstLine="708"/>
            <w:jc w:val="both"/>
          </w:pPr>
        </w:pPrChange>
      </w:pPr>
    </w:p>
    <w:p w14:paraId="251C38DE" w14:textId="273A75E1" w:rsidR="009D6C75" w:rsidRPr="00350F8A" w:rsidDel="00B41C86" w:rsidRDefault="00C556D6">
      <w:pPr>
        <w:pStyle w:val="NormalWeb"/>
        <w:spacing w:before="0" w:beforeAutospacing="0" w:after="0" w:afterAutospacing="0"/>
        <w:jc w:val="both"/>
        <w:rPr>
          <w:del w:id="3832" w:author="Абрамова Анна Андреевна" w:date="2024-05-15T23:28:00Z"/>
          <w:bCs/>
        </w:rPr>
        <w:pPrChange w:id="3833" w:author="Абрамова Анна Андреевна" w:date="2024-05-15T23:43:00Z">
          <w:pPr>
            <w:pStyle w:val="NormalWeb"/>
            <w:spacing w:before="0" w:beforeAutospacing="0" w:after="0" w:afterAutospacing="0"/>
            <w:ind w:firstLine="708"/>
            <w:jc w:val="both"/>
          </w:pPr>
        </w:pPrChange>
      </w:pPr>
      <w:del w:id="3834" w:author="Абрамова Анна Андреевна" w:date="2024-05-15T23:28:00Z">
        <w:r w:rsidRPr="00350F8A" w:rsidDel="00B41C86">
          <w:rPr>
            <w:bCs/>
          </w:rPr>
          <w:delText>Изменения функции печени при приеме противовирусных препаратов прямого действия могут оказывать влияние на фармакокинетику препаратов, метаболизирующихся в печени (например, иммуносупрессивных препаратов, таких как ингибиторы кальциневрина), в отношении выведения ВГС из организма.</w:delText>
        </w:r>
      </w:del>
    </w:p>
    <w:p w14:paraId="3EC27EA4" w14:textId="08C9089E" w:rsidR="00C556D6" w:rsidRPr="00350F8A" w:rsidDel="00B41C86" w:rsidRDefault="00C556D6" w:rsidP="0073473E">
      <w:pPr>
        <w:pStyle w:val="NormalWeb"/>
        <w:spacing w:before="0" w:beforeAutospacing="0" w:after="0" w:afterAutospacing="0"/>
        <w:jc w:val="both"/>
        <w:rPr>
          <w:del w:id="3835" w:author="Абрамова Анна Андреевна" w:date="2024-05-15T23:28:00Z"/>
          <w:bCs/>
          <w:i/>
          <w:rPrChange w:id="3836" w:author="Абрамова Анна Андреевна" w:date="2024-05-15T23:43:00Z">
            <w:rPr>
              <w:del w:id="3837" w:author="Абрамова Анна Андреевна" w:date="2024-05-15T23:28:00Z"/>
              <w:b/>
              <w:i/>
            </w:rPr>
          </w:rPrChange>
        </w:rPr>
      </w:pPr>
    </w:p>
    <w:p w14:paraId="274558E4" w14:textId="3DE62173" w:rsidR="00937495" w:rsidRPr="00350F8A" w:rsidDel="00B41C86" w:rsidRDefault="00937495" w:rsidP="0073473E">
      <w:pPr>
        <w:pStyle w:val="NormalWeb"/>
        <w:spacing w:before="0" w:beforeAutospacing="0" w:after="0" w:afterAutospacing="0"/>
        <w:jc w:val="both"/>
        <w:rPr>
          <w:del w:id="3838" w:author="Абрамова Анна Андреевна" w:date="2024-05-15T23:28:00Z"/>
          <w:bCs/>
          <w:iCs/>
          <w:rPrChange w:id="3839" w:author="Абрамова Анна Андреевна" w:date="2024-05-15T23:43:00Z">
            <w:rPr>
              <w:del w:id="3840" w:author="Абрамова Анна Андреевна" w:date="2024-05-15T23:28:00Z"/>
              <w:b/>
              <w:i/>
            </w:rPr>
          </w:rPrChange>
        </w:rPr>
      </w:pPr>
      <w:del w:id="3841" w:author="Абрамова Анна Андреевна" w:date="2024-05-15T23:28:00Z">
        <w:r w:rsidRPr="00350F8A" w:rsidDel="00B41C86">
          <w:rPr>
            <w:bCs/>
            <w:iCs/>
            <w:rPrChange w:id="3842" w:author="Абрамова Анна Андреевна" w:date="2024-05-15T23:43:00Z">
              <w:rPr>
                <w:b/>
                <w:i/>
              </w:rPr>
            </w:rPrChange>
          </w:rPr>
          <w:delText>Взаимодействия между препарат</w:delText>
        </w:r>
        <w:r w:rsidR="0087067D" w:rsidRPr="00350F8A" w:rsidDel="00B41C86">
          <w:rPr>
            <w:bCs/>
            <w:iCs/>
            <w:rPrChange w:id="3843" w:author="Абрамова Анна Андреевна" w:date="2024-05-15T23:43:00Z">
              <w:rPr>
                <w:b/>
                <w:i/>
              </w:rPr>
            </w:rPrChange>
          </w:rPr>
          <w:delText>ом гразопревир+элбасвир</w:delText>
        </w:r>
        <w:r w:rsidRPr="00350F8A" w:rsidDel="00B41C86">
          <w:rPr>
            <w:bCs/>
            <w:iCs/>
            <w:rPrChange w:id="3844" w:author="Абрамова Анна Андреевна" w:date="2024-05-15T23:43:00Z">
              <w:rPr>
                <w:b/>
                <w:i/>
              </w:rPr>
            </w:rPrChange>
          </w:rPr>
          <w:delText xml:space="preserve"> и другими лекарственными препаратами </w:delText>
        </w:r>
      </w:del>
    </w:p>
    <w:p w14:paraId="36E6160E" w14:textId="409E1577" w:rsidR="009D6C75" w:rsidRPr="00350F8A" w:rsidDel="00B41C86" w:rsidRDefault="009D6C75">
      <w:pPr>
        <w:pStyle w:val="NormalWeb"/>
        <w:spacing w:before="0" w:beforeAutospacing="0" w:after="0" w:afterAutospacing="0"/>
        <w:jc w:val="both"/>
        <w:rPr>
          <w:del w:id="3845" w:author="Абрамова Анна Андреевна" w:date="2024-05-15T23:28:00Z"/>
          <w:bCs/>
        </w:rPr>
        <w:pPrChange w:id="3846" w:author="Абрамова Анна Андреевна" w:date="2024-05-15T23:43:00Z">
          <w:pPr>
            <w:pStyle w:val="NormalWeb"/>
            <w:spacing w:before="0" w:beforeAutospacing="0" w:after="0" w:afterAutospacing="0"/>
            <w:ind w:firstLine="708"/>
            <w:jc w:val="both"/>
          </w:pPr>
        </w:pPrChange>
      </w:pPr>
    </w:p>
    <w:p w14:paraId="3822C520" w14:textId="5A4595E3" w:rsidR="009D6C75" w:rsidRPr="00350F8A" w:rsidDel="00FB50A0" w:rsidRDefault="00C556D6">
      <w:pPr>
        <w:spacing w:after="0" w:line="240" w:lineRule="auto"/>
        <w:rPr>
          <w:del w:id="3847" w:author="Абрамова Анна Андреевна" w:date="2024-05-15T01:06:00Z"/>
          <w:rFonts w:eastAsia="Times New Roman"/>
          <w:bCs/>
          <w:lang w:eastAsia="ru-RU"/>
        </w:rPr>
        <w:pPrChange w:id="3848" w:author="Абрамова Анна Андреевна" w:date="2024-05-15T23:43:00Z">
          <w:pPr>
            <w:spacing w:after="0" w:line="240" w:lineRule="auto"/>
            <w:ind w:firstLine="708"/>
          </w:pPr>
        </w:pPrChange>
      </w:pPr>
      <w:del w:id="3849" w:author="Абрамова Анна Андреевна" w:date="2024-05-15T23:28:00Z">
        <w:r w:rsidRPr="00350F8A" w:rsidDel="00B41C86">
          <w:rPr>
            <w:rFonts w:eastAsia="Times New Roman"/>
            <w:bCs/>
            <w:lang w:eastAsia="ru-RU"/>
          </w:rPr>
          <w:delText>В таблице 5-4 представлен список установленных или потенциально клинически значимых случаев взаимодействия лекарственных средств (коэффициент 90% доверительного интервала (ДИ) геометрического среднего, рассчитанного методом наименьших квадратов был без изменений - "↔", повысился - "</w:delText>
        </w:r>
        <w:r w:rsidRPr="00350F8A" w:rsidDel="00B41C86">
          <w:rPr>
            <w:rFonts w:eastAsia="Times New Roman" w:hint="eastAsia"/>
            <w:bCs/>
            <w:lang w:eastAsia="ru-RU"/>
          </w:rPr>
          <w:delText>↑</w:delText>
        </w:r>
        <w:r w:rsidRPr="00350F8A" w:rsidDel="00B41C86">
          <w:rPr>
            <w:rFonts w:eastAsia="Times New Roman"/>
            <w:bCs/>
            <w:lang w:eastAsia="ru-RU"/>
          </w:rPr>
          <w:delText>", понизился - "</w:delText>
        </w:r>
        <w:r w:rsidRPr="00350F8A" w:rsidDel="00B41C86">
          <w:rPr>
            <w:rFonts w:eastAsia="Times New Roman" w:hint="eastAsia"/>
            <w:bCs/>
            <w:lang w:eastAsia="ru-RU"/>
          </w:rPr>
          <w:delText>↓</w:delText>
        </w:r>
        <w:r w:rsidRPr="00350F8A" w:rsidDel="00B41C86">
          <w:rPr>
            <w:rFonts w:eastAsia="Times New Roman"/>
            <w:bCs/>
            <w:lang w:eastAsia="ru-RU"/>
          </w:rPr>
          <w:delText>", в сравнении с установленными граничными значениями). Описанные случаи взаимодействия лекарственных средств основаны на исследованиях, проведенных с применением комбинации велпатасвир+софосбувир или велпатасвира и софосбувира, как отдельных действующих веществ, или же существуют предпосылки для случаев взаимодействия лекарственных средств, обусловленных применением комбинации велпатасвир/софосбувир. В таблицу включены не все препараты.</w:delText>
        </w:r>
      </w:del>
    </w:p>
    <w:p w14:paraId="7F7B654B" w14:textId="77777777" w:rsidR="00423838" w:rsidRPr="00350F8A" w:rsidDel="00FB50A0" w:rsidRDefault="00423838" w:rsidP="0073473E">
      <w:pPr>
        <w:spacing w:after="0" w:line="240" w:lineRule="auto"/>
        <w:rPr>
          <w:del w:id="3850" w:author="Абрамова Анна Андреевна" w:date="2024-05-15T01:06:00Z"/>
          <w:rFonts w:eastAsia="Times New Roman"/>
          <w:bCs/>
          <w:lang w:eastAsia="ru-RU"/>
          <w:rPrChange w:id="3851" w:author="Абрамова Анна Андреевна" w:date="2024-05-15T23:43:00Z">
            <w:rPr>
              <w:del w:id="3852" w:author="Абрамова Анна Андреевна" w:date="2024-05-15T01:06:00Z"/>
              <w:rFonts w:eastAsia="Times New Roman"/>
              <w:b/>
              <w:bCs/>
              <w:lang w:eastAsia="ru-RU"/>
            </w:rPr>
          </w:rPrChange>
        </w:rPr>
      </w:pPr>
    </w:p>
    <w:p w14:paraId="0F8CCE55" w14:textId="77777777" w:rsidR="00000000" w:rsidRDefault="00843857">
      <w:pPr>
        <w:pStyle w:val="NormalWeb"/>
        <w:spacing w:before="0" w:beforeAutospacing="0" w:after="0" w:afterAutospacing="0"/>
        <w:jc w:val="both"/>
        <w:rPr>
          <w:rPrChange w:id="3853" w:author="Абрамова Анна Андреевна" w:date="2024-05-15T23:43:00Z">
            <w:rPr>
              <w:rFonts w:eastAsia="Times New Roman"/>
              <w:b/>
              <w:bCs/>
              <w:lang w:eastAsia="ru-RU"/>
            </w:rPr>
          </w:rPrChange>
        </w:rPr>
        <w:sectPr w:rsidR="00000000" w:rsidSect="001A202B">
          <w:footnotePr>
            <w:pos w:val="beneathText"/>
          </w:footnotePr>
          <w:type w:val="continuous"/>
          <w:pgSz w:w="11906" w:h="16838"/>
          <w:pgMar w:top="1134" w:right="851" w:bottom="1134" w:left="1701" w:header="709" w:footer="709" w:gutter="0"/>
          <w:cols w:space="708"/>
          <w:docGrid w:linePitch="360"/>
        </w:sectPr>
        <w:pPrChange w:id="3854" w:author="Абрамова Анна Андреевна" w:date="2024-05-15T23:43:00Z">
          <w:pPr>
            <w:spacing w:after="0" w:line="240" w:lineRule="auto"/>
          </w:pPr>
        </w:pPrChange>
      </w:pPr>
    </w:p>
    <w:p w14:paraId="3E2D8146" w14:textId="292EB570" w:rsidR="00350F8A" w:rsidRDefault="00350F8A" w:rsidP="00350F8A">
      <w:pPr>
        <w:spacing w:after="0" w:line="240" w:lineRule="auto"/>
        <w:ind w:firstLine="708"/>
        <w:rPr>
          <w:ins w:id="3855" w:author="Абрамова Анна Андреевна" w:date="2024-05-15T23:44:00Z"/>
          <w:rFonts w:eastAsia="Times New Roman"/>
          <w:bCs/>
          <w:lang w:eastAsia="ru-RU"/>
        </w:rPr>
      </w:pPr>
      <w:ins w:id="3856" w:author="Абрамова Анна Андреевна" w:date="2024-05-15T23:42:00Z">
        <w:r w:rsidRPr="00350F8A">
          <w:rPr>
            <w:rFonts w:eastAsia="Times New Roman"/>
            <w:bCs/>
            <w:lang w:eastAsia="ru-RU"/>
            <w:rPrChange w:id="3857" w:author="Абрамова Анна Андреевна" w:date="2024-05-15T23:43:00Z">
              <w:rPr>
                <w:rFonts w:eastAsia="Times New Roman"/>
                <w:b/>
                <w:bCs/>
                <w:lang w:eastAsia="ru-RU"/>
              </w:rPr>
            </w:rPrChange>
          </w:rPr>
          <w:t xml:space="preserve">Поскольку препарат </w:t>
        </w:r>
      </w:ins>
      <w:ins w:id="3858" w:author="Абрамова Анна Андреевна" w:date="2024-05-15T23:43:00Z">
        <w:r>
          <w:t>софосбувир+велтапасвир</w:t>
        </w:r>
      </w:ins>
      <w:ins w:id="3859" w:author="Абрамова Анна Андреевна" w:date="2024-05-15T23:42:00Z">
        <w:r w:rsidRPr="00350F8A">
          <w:rPr>
            <w:rFonts w:eastAsia="Times New Roman"/>
            <w:bCs/>
            <w:lang w:eastAsia="ru-RU"/>
            <w:rPrChange w:id="3860" w:author="Абрамова Анна Андреевна" w:date="2024-05-15T23:43:00Z">
              <w:rPr>
                <w:rFonts w:eastAsia="Times New Roman"/>
                <w:b/>
                <w:bCs/>
                <w:lang w:eastAsia="ru-RU"/>
              </w:rPr>
            </w:rPrChange>
          </w:rPr>
          <w:t xml:space="preserve"> содержит велпатасвир и софосбувир, при его приеме возможны любые случаи взаимодействия, обусловленные указанными активными веществами по отдельности.</w:t>
        </w:r>
      </w:ins>
    </w:p>
    <w:p w14:paraId="228F25CC" w14:textId="77777777" w:rsidR="00350F8A" w:rsidRPr="00350F8A" w:rsidRDefault="00350F8A" w:rsidP="00350F8A">
      <w:pPr>
        <w:spacing w:after="0" w:line="240" w:lineRule="auto"/>
        <w:ind w:firstLine="708"/>
        <w:rPr>
          <w:ins w:id="3861" w:author="Абрамова Анна Андреевна" w:date="2024-05-15T23:42:00Z"/>
          <w:rFonts w:eastAsia="Times New Roman"/>
          <w:bCs/>
          <w:lang w:eastAsia="ru-RU"/>
          <w:rPrChange w:id="3862" w:author="Абрамова Анна Андреевна" w:date="2024-05-15T23:43:00Z">
            <w:rPr>
              <w:ins w:id="3863" w:author="Абрамова Анна Андреевна" w:date="2024-05-15T23:42:00Z"/>
              <w:rFonts w:eastAsia="Times New Roman"/>
              <w:b/>
              <w:bCs/>
              <w:lang w:eastAsia="ru-RU"/>
            </w:rPr>
          </w:rPrChange>
        </w:rPr>
      </w:pPr>
    </w:p>
    <w:p w14:paraId="1025C741" w14:textId="03D4B8EC" w:rsidR="00350F8A" w:rsidRPr="00350F8A" w:rsidRDefault="00350F8A">
      <w:pPr>
        <w:spacing w:after="0" w:line="240" w:lineRule="auto"/>
        <w:rPr>
          <w:ins w:id="3864" w:author="Абрамова Анна Андреевна" w:date="2024-05-15T23:44:00Z"/>
          <w:rFonts w:eastAsia="Times New Roman"/>
          <w:b/>
          <w:i/>
          <w:iCs/>
          <w:lang w:eastAsia="ru-RU"/>
          <w:rPrChange w:id="3865" w:author="Абрамова Анна Андреевна" w:date="2024-05-15T23:44:00Z">
            <w:rPr>
              <w:ins w:id="3866" w:author="Абрамова Анна Андреевна" w:date="2024-05-15T23:44:00Z"/>
              <w:rFonts w:eastAsia="Times New Roman"/>
              <w:bCs/>
              <w:lang w:eastAsia="ru-RU"/>
            </w:rPr>
          </w:rPrChange>
        </w:rPr>
        <w:pPrChange w:id="3867" w:author="Абрамова Анна Андреевна" w:date="2024-05-15T23:44:00Z">
          <w:pPr>
            <w:spacing w:after="0" w:line="240" w:lineRule="auto"/>
            <w:ind w:firstLine="708"/>
          </w:pPr>
        </w:pPrChange>
      </w:pPr>
      <w:ins w:id="3868" w:author="Абрамова Анна Андреевна" w:date="2024-05-15T23:42:00Z">
        <w:r w:rsidRPr="00350F8A">
          <w:rPr>
            <w:rFonts w:eastAsia="Times New Roman"/>
            <w:b/>
            <w:i/>
            <w:iCs/>
            <w:lang w:eastAsia="ru-RU"/>
            <w:rPrChange w:id="3869" w:author="Абрамова Анна Андреевна" w:date="2024-05-15T23:44:00Z">
              <w:rPr>
                <w:rFonts w:eastAsia="Times New Roman"/>
                <w:b/>
                <w:bCs/>
                <w:lang w:eastAsia="ru-RU"/>
              </w:rPr>
            </w:rPrChange>
          </w:rPr>
          <w:t xml:space="preserve">Возможное влияние препарата </w:t>
        </w:r>
      </w:ins>
      <w:ins w:id="3870" w:author="Абрамова Анна Андреевна" w:date="2024-05-15T23:43:00Z">
        <w:r w:rsidRPr="00350F8A">
          <w:rPr>
            <w:b/>
            <w:i/>
            <w:iCs/>
            <w:rPrChange w:id="3871" w:author="Абрамова Анна Андреевна" w:date="2024-05-15T23:44:00Z">
              <w:rPr/>
            </w:rPrChange>
          </w:rPr>
          <w:t xml:space="preserve">софосбувир+велтапасвир </w:t>
        </w:r>
      </w:ins>
      <w:ins w:id="3872" w:author="Абрамова Анна Андреевна" w:date="2024-05-15T23:42:00Z">
        <w:r w:rsidRPr="00350F8A">
          <w:rPr>
            <w:rFonts w:eastAsia="Times New Roman"/>
            <w:b/>
            <w:i/>
            <w:iCs/>
            <w:lang w:eastAsia="ru-RU"/>
            <w:rPrChange w:id="3873" w:author="Абрамова Анна Андреевна" w:date="2024-05-15T23:44:00Z">
              <w:rPr>
                <w:rFonts w:eastAsia="Times New Roman"/>
                <w:b/>
                <w:bCs/>
                <w:lang w:eastAsia="ru-RU"/>
              </w:rPr>
            </w:rPrChange>
          </w:rPr>
          <w:t>на другие лекарственные средства</w:t>
        </w:r>
      </w:ins>
      <w:ins w:id="3874" w:author="Абрамова Анна Андреевна" w:date="2024-05-15T23:43:00Z">
        <w:r w:rsidRPr="00350F8A">
          <w:rPr>
            <w:rFonts w:eastAsia="Times New Roman"/>
            <w:b/>
            <w:i/>
            <w:iCs/>
            <w:lang w:eastAsia="ru-RU"/>
            <w:rPrChange w:id="3875" w:author="Абрамова Анна Андреевна" w:date="2024-05-15T23:44:00Z">
              <w:rPr>
                <w:rFonts w:eastAsia="Times New Roman"/>
                <w:bCs/>
                <w:lang w:eastAsia="ru-RU"/>
              </w:rPr>
            </w:rPrChange>
          </w:rPr>
          <w:t>.</w:t>
        </w:r>
      </w:ins>
    </w:p>
    <w:p w14:paraId="4A65B820" w14:textId="77777777" w:rsidR="00350F8A" w:rsidRPr="00350F8A" w:rsidRDefault="00350F8A" w:rsidP="00350F8A">
      <w:pPr>
        <w:spacing w:after="0" w:line="240" w:lineRule="auto"/>
        <w:ind w:firstLine="708"/>
        <w:rPr>
          <w:ins w:id="3876" w:author="Абрамова Анна Андреевна" w:date="2024-05-15T23:42:00Z"/>
          <w:rFonts w:eastAsia="Times New Roman"/>
          <w:bCs/>
          <w:lang w:eastAsia="ru-RU"/>
          <w:rPrChange w:id="3877" w:author="Абрамова Анна Андреевна" w:date="2024-05-15T23:43:00Z">
            <w:rPr>
              <w:ins w:id="3878" w:author="Абрамова Анна Андреевна" w:date="2024-05-15T23:42:00Z"/>
              <w:rFonts w:eastAsia="Times New Roman"/>
              <w:b/>
              <w:bCs/>
              <w:lang w:eastAsia="ru-RU"/>
            </w:rPr>
          </w:rPrChange>
        </w:rPr>
      </w:pPr>
    </w:p>
    <w:p w14:paraId="51A2CF40" w14:textId="679A25BD" w:rsidR="00350F8A" w:rsidRPr="00350F8A" w:rsidRDefault="00350F8A" w:rsidP="00350F8A">
      <w:pPr>
        <w:spacing w:after="0" w:line="240" w:lineRule="auto"/>
        <w:ind w:firstLine="708"/>
        <w:rPr>
          <w:ins w:id="3879" w:author="Абрамова Анна Андреевна" w:date="2024-05-15T23:42:00Z"/>
          <w:rFonts w:eastAsia="Times New Roman"/>
          <w:bCs/>
          <w:lang w:eastAsia="ru-RU"/>
          <w:rPrChange w:id="3880" w:author="Абрамова Анна Андреевна" w:date="2024-05-15T23:43:00Z">
            <w:rPr>
              <w:ins w:id="3881" w:author="Абрамова Анна Андреевна" w:date="2024-05-15T23:42:00Z"/>
              <w:rFonts w:eastAsia="Times New Roman"/>
              <w:b/>
              <w:bCs/>
              <w:lang w:eastAsia="ru-RU"/>
            </w:rPr>
          </w:rPrChange>
        </w:rPr>
      </w:pPr>
      <w:ins w:id="3882" w:author="Абрамова Анна Андреевна" w:date="2024-05-15T23:42:00Z">
        <w:r w:rsidRPr="00350F8A">
          <w:rPr>
            <w:rFonts w:eastAsia="Times New Roman"/>
            <w:bCs/>
            <w:lang w:eastAsia="ru-RU"/>
            <w:rPrChange w:id="3883" w:author="Абрамова Анна Андреевна" w:date="2024-05-15T23:43:00Z">
              <w:rPr>
                <w:rFonts w:eastAsia="Times New Roman"/>
                <w:b/>
                <w:bCs/>
                <w:lang w:eastAsia="ru-RU"/>
              </w:rPr>
            </w:rPrChange>
          </w:rPr>
          <w:t xml:space="preserve">Велпатасвир является ингибитором переносчика P-гликопротеина и BCRP, транспортного полипептида органических анионов (OATP) 1B1 и OATP1B3. Одновременное применение препарата </w:t>
        </w:r>
      </w:ins>
      <w:ins w:id="3884" w:author="Абрамова Анна Андреевна" w:date="2024-05-15T23:43:00Z">
        <w:r>
          <w:t xml:space="preserve">софосбувир+велтапасвир </w:t>
        </w:r>
      </w:ins>
      <w:ins w:id="3885" w:author="Абрамова Анна Андреевна" w:date="2024-05-15T23:42:00Z">
        <w:r w:rsidRPr="00350F8A">
          <w:rPr>
            <w:rFonts w:eastAsia="Times New Roman"/>
            <w:bCs/>
            <w:lang w:eastAsia="ru-RU"/>
            <w:rPrChange w:id="3886" w:author="Абрамова Анна Андреевна" w:date="2024-05-15T23:43:00Z">
              <w:rPr>
                <w:rFonts w:eastAsia="Times New Roman"/>
                <w:b/>
                <w:bCs/>
                <w:lang w:eastAsia="ru-RU"/>
              </w:rPr>
            </w:rPrChange>
          </w:rPr>
          <w:t xml:space="preserve">с лекарственными препаратами, представляющими собой субстраты указанных транспортеров, может повысить экспозицию этих лекарственных препаратов. </w:t>
        </w:r>
      </w:ins>
      <w:ins w:id="3887" w:author="Абрамова Анна Андреевна" w:date="2024-05-15T23:44:00Z">
        <w:r>
          <w:rPr>
            <w:rFonts w:eastAsia="Times New Roman"/>
            <w:bCs/>
            <w:lang w:eastAsia="ru-RU"/>
          </w:rPr>
          <w:t>В таблице 5-5</w:t>
        </w:r>
      </w:ins>
      <w:ins w:id="3888" w:author="Абрамова Анна Андреевна" w:date="2024-05-15T23:42:00Z">
        <w:r w:rsidRPr="00350F8A">
          <w:rPr>
            <w:rFonts w:eastAsia="Times New Roman"/>
            <w:bCs/>
            <w:lang w:eastAsia="ru-RU"/>
            <w:rPrChange w:id="3889" w:author="Абрамова Анна Андреевна" w:date="2024-05-15T23:43:00Z">
              <w:rPr>
                <w:rFonts w:eastAsia="Times New Roman"/>
                <w:b/>
                <w:bCs/>
                <w:lang w:eastAsia="ru-RU"/>
              </w:rPr>
            </w:rPrChange>
          </w:rPr>
          <w:t xml:space="preserve"> которой приведены примеры взаимодействий с чувствительными субстратами P-гликопротеина (дигоксином), BCRP (розувастатином) и OATP (правастатином).</w:t>
        </w:r>
      </w:ins>
    </w:p>
    <w:p w14:paraId="6DF5B146" w14:textId="77777777" w:rsidR="00350F8A" w:rsidRPr="00350F8A" w:rsidRDefault="00350F8A" w:rsidP="00350F8A">
      <w:pPr>
        <w:spacing w:after="0" w:line="240" w:lineRule="auto"/>
        <w:ind w:firstLine="708"/>
        <w:rPr>
          <w:ins w:id="3890" w:author="Абрамова Анна Андреевна" w:date="2024-05-15T23:42:00Z"/>
          <w:rFonts w:eastAsia="Times New Roman"/>
          <w:bCs/>
          <w:lang w:eastAsia="ru-RU"/>
          <w:rPrChange w:id="3891" w:author="Абрамова Анна Андреевна" w:date="2024-05-15T23:43:00Z">
            <w:rPr>
              <w:ins w:id="3892" w:author="Абрамова Анна Андреевна" w:date="2024-05-15T23:42:00Z"/>
              <w:rFonts w:eastAsia="Times New Roman"/>
              <w:b/>
              <w:bCs/>
              <w:lang w:eastAsia="ru-RU"/>
            </w:rPr>
          </w:rPrChange>
        </w:rPr>
      </w:pPr>
    </w:p>
    <w:p w14:paraId="059EC145" w14:textId="51A9B1D2" w:rsidR="00350F8A" w:rsidRPr="00350F8A" w:rsidRDefault="00350F8A">
      <w:pPr>
        <w:spacing w:after="0" w:line="240" w:lineRule="auto"/>
        <w:rPr>
          <w:ins w:id="3893" w:author="Абрамова Анна Андреевна" w:date="2024-05-15T23:42:00Z"/>
          <w:rFonts w:eastAsia="Times New Roman"/>
          <w:b/>
          <w:i/>
          <w:iCs/>
          <w:lang w:eastAsia="ru-RU"/>
          <w:rPrChange w:id="3894" w:author="Абрамова Анна Андреевна" w:date="2024-05-15T23:44:00Z">
            <w:rPr>
              <w:ins w:id="3895" w:author="Абрамова Анна Андреевна" w:date="2024-05-15T23:42:00Z"/>
              <w:rFonts w:eastAsia="Times New Roman"/>
              <w:b/>
              <w:lang w:eastAsia="ru-RU"/>
            </w:rPr>
          </w:rPrChange>
        </w:rPr>
        <w:pPrChange w:id="3896" w:author="Абрамова Анна Андреевна" w:date="2024-05-15T23:44:00Z">
          <w:pPr>
            <w:spacing w:after="0" w:line="240" w:lineRule="auto"/>
            <w:ind w:firstLine="708"/>
          </w:pPr>
        </w:pPrChange>
      </w:pPr>
      <w:ins w:id="3897" w:author="Абрамова Анна Андреевна" w:date="2024-05-15T23:42:00Z">
        <w:r w:rsidRPr="00350F8A">
          <w:rPr>
            <w:rFonts w:eastAsia="Times New Roman"/>
            <w:b/>
            <w:i/>
            <w:iCs/>
            <w:lang w:eastAsia="ru-RU"/>
            <w:rPrChange w:id="3898" w:author="Абрамова Анна Андреевна" w:date="2024-05-15T23:44:00Z">
              <w:rPr>
                <w:rFonts w:eastAsia="Times New Roman"/>
                <w:b/>
                <w:lang w:eastAsia="ru-RU"/>
              </w:rPr>
            </w:rPrChange>
          </w:rPr>
          <w:t xml:space="preserve">Возможное влияние других лекарственных средств на препарат </w:t>
        </w:r>
      </w:ins>
      <w:ins w:id="3899" w:author="Абрамова Анна Андреевна" w:date="2024-05-15T23:44:00Z">
        <w:r w:rsidRPr="00350F8A">
          <w:rPr>
            <w:b/>
            <w:i/>
            <w:iCs/>
            <w:rPrChange w:id="3900" w:author="Абрамова Анна Андреевна" w:date="2024-05-15T23:44:00Z">
              <w:rPr/>
            </w:rPrChange>
          </w:rPr>
          <w:t>софосбувир+велтапасвир</w:t>
        </w:r>
      </w:ins>
    </w:p>
    <w:p w14:paraId="36692AB1" w14:textId="77777777" w:rsidR="00350F8A" w:rsidRPr="00350F8A" w:rsidRDefault="00350F8A" w:rsidP="00350F8A">
      <w:pPr>
        <w:spacing w:after="0" w:line="240" w:lineRule="auto"/>
        <w:ind w:firstLine="708"/>
        <w:rPr>
          <w:ins w:id="3901" w:author="Абрамова Анна Андреевна" w:date="2024-05-15T23:42:00Z"/>
          <w:rFonts w:eastAsia="Times New Roman"/>
          <w:bCs/>
          <w:lang w:eastAsia="ru-RU"/>
          <w:rPrChange w:id="3902" w:author="Абрамова Анна Андреевна" w:date="2024-05-15T23:43:00Z">
            <w:rPr>
              <w:ins w:id="3903" w:author="Абрамова Анна Андреевна" w:date="2024-05-15T23:42:00Z"/>
              <w:rFonts w:eastAsia="Times New Roman"/>
              <w:b/>
              <w:bCs/>
              <w:lang w:eastAsia="ru-RU"/>
            </w:rPr>
          </w:rPrChange>
        </w:rPr>
      </w:pPr>
    </w:p>
    <w:p w14:paraId="7B978BBC" w14:textId="6F2A4465" w:rsidR="00350F8A" w:rsidRPr="00350F8A" w:rsidRDefault="00350F8A" w:rsidP="00350F8A">
      <w:pPr>
        <w:spacing w:after="0" w:line="240" w:lineRule="auto"/>
        <w:ind w:firstLine="708"/>
        <w:rPr>
          <w:ins w:id="3904" w:author="Абрамова Анна Андреевна" w:date="2024-05-15T23:42:00Z"/>
          <w:rFonts w:eastAsia="Times New Roman"/>
          <w:bCs/>
          <w:lang w:eastAsia="ru-RU"/>
          <w:rPrChange w:id="3905" w:author="Абрамова Анна Андреевна" w:date="2024-05-15T23:43:00Z">
            <w:rPr>
              <w:ins w:id="3906" w:author="Абрамова Анна Андреевна" w:date="2024-05-15T23:42:00Z"/>
              <w:rFonts w:eastAsia="Times New Roman"/>
              <w:b/>
              <w:bCs/>
              <w:lang w:eastAsia="ru-RU"/>
            </w:rPr>
          </w:rPrChange>
        </w:rPr>
      </w:pPr>
      <w:ins w:id="3907" w:author="Абрамова Анна Андреевна" w:date="2024-05-15T23:42:00Z">
        <w:r w:rsidRPr="00350F8A">
          <w:rPr>
            <w:rFonts w:eastAsia="Times New Roman"/>
            <w:bCs/>
            <w:lang w:eastAsia="ru-RU"/>
            <w:rPrChange w:id="3908" w:author="Абрамова Анна Андреевна" w:date="2024-05-15T23:43:00Z">
              <w:rPr>
                <w:rFonts w:eastAsia="Times New Roman"/>
                <w:b/>
                <w:bCs/>
                <w:lang w:eastAsia="ru-RU"/>
              </w:rPr>
            </w:rPrChange>
          </w:rPr>
          <w:t xml:space="preserve">Велпатасвир и софосбувир являются субстратами переносчика P-гликопротеина и BCRP. Велпатасвир также является субстратом транспортера препаратов OATP1B. В исследовании </w:t>
        </w:r>
        <w:r w:rsidRPr="00350F8A">
          <w:rPr>
            <w:rFonts w:eastAsia="Times New Roman"/>
            <w:bCs/>
            <w:i/>
            <w:iCs/>
            <w:lang w:eastAsia="ru-RU"/>
            <w:rPrChange w:id="3909" w:author="Абрамова Анна Андреевна" w:date="2024-05-15T23:45:00Z">
              <w:rPr>
                <w:rFonts w:eastAsia="Times New Roman"/>
                <w:b/>
                <w:bCs/>
                <w:lang w:eastAsia="ru-RU"/>
              </w:rPr>
            </w:rPrChange>
          </w:rPr>
          <w:t>in vitro</w:t>
        </w:r>
        <w:r w:rsidRPr="00350F8A">
          <w:rPr>
            <w:rFonts w:eastAsia="Times New Roman"/>
            <w:bCs/>
            <w:lang w:eastAsia="ru-RU"/>
            <w:rPrChange w:id="3910" w:author="Абрамова Анна Андреевна" w:date="2024-05-15T23:43:00Z">
              <w:rPr>
                <w:rFonts w:eastAsia="Times New Roman"/>
                <w:b/>
                <w:bCs/>
                <w:lang w:eastAsia="ru-RU"/>
              </w:rPr>
            </w:rPrChange>
          </w:rPr>
          <w:t xml:space="preserve"> наблюдали медленный метаболический оборот велпатасвира посредством CYP2B6, CYP2C8 и CYP3A4. Лекарственные препараты, являющиеся сильными индукторами P-гликопротеина или сильными индукторами CYP2B6, CYP2C8 или CYP3A4 (например, карбамазепин, фенобарбитал, фенитоин, рифампицин, рифабутин, зверобой продырявленный [</w:t>
        </w:r>
        <w:r w:rsidRPr="00350F8A">
          <w:rPr>
            <w:rFonts w:eastAsia="Times New Roman"/>
            <w:bCs/>
            <w:i/>
            <w:iCs/>
            <w:lang w:eastAsia="ru-RU"/>
            <w:rPrChange w:id="3911" w:author="Абрамова Анна Андреевна" w:date="2024-05-15T23:45:00Z">
              <w:rPr>
                <w:rFonts w:eastAsia="Times New Roman"/>
                <w:b/>
                <w:bCs/>
                <w:lang w:eastAsia="ru-RU"/>
              </w:rPr>
            </w:rPrChange>
          </w:rPr>
          <w:t>Hypericum perforatum</w:t>
        </w:r>
        <w:r w:rsidRPr="00350F8A">
          <w:rPr>
            <w:rFonts w:eastAsia="Times New Roman"/>
            <w:bCs/>
            <w:lang w:eastAsia="ru-RU"/>
            <w:rPrChange w:id="3912" w:author="Абрамова Анна Андреевна" w:date="2024-05-15T23:43:00Z">
              <w:rPr>
                <w:rFonts w:eastAsia="Times New Roman"/>
                <w:b/>
                <w:bCs/>
                <w:lang w:eastAsia="ru-RU"/>
              </w:rPr>
            </w:rPrChange>
          </w:rPr>
          <w:t xml:space="preserve">]), способны снизить концентрацию софосбувира или велпатасвира в плазме крови, что приводит к снижению терапевтического эффекта велпатасвира/софосбувира. Применение таких лекарственных препаратов с препаратом </w:t>
        </w:r>
      </w:ins>
      <w:ins w:id="3913" w:author="Абрамова Анна Андреевна" w:date="2024-05-15T23:45:00Z">
        <w:r>
          <w:t xml:space="preserve">софосбувир+велтапасвир </w:t>
        </w:r>
      </w:ins>
      <w:ins w:id="3914" w:author="Абрамова Анна Андреевна" w:date="2024-05-15T23:42:00Z">
        <w:r w:rsidRPr="00350F8A">
          <w:rPr>
            <w:rFonts w:eastAsia="Times New Roman"/>
            <w:bCs/>
            <w:lang w:eastAsia="ru-RU"/>
            <w:rPrChange w:id="3915" w:author="Абрамова Анна Андреевна" w:date="2024-05-15T23:43:00Z">
              <w:rPr>
                <w:rFonts w:eastAsia="Times New Roman"/>
                <w:b/>
                <w:bCs/>
                <w:lang w:eastAsia="ru-RU"/>
              </w:rPr>
            </w:rPrChange>
          </w:rPr>
          <w:t>противопоказано</w:t>
        </w:r>
      </w:ins>
      <w:ins w:id="3916" w:author="Абрамова Анна Андреевна" w:date="2024-05-15T23:45:00Z">
        <w:r>
          <w:rPr>
            <w:rFonts w:eastAsia="Times New Roman"/>
            <w:bCs/>
            <w:lang w:eastAsia="ru-RU"/>
          </w:rPr>
          <w:t>.</w:t>
        </w:r>
      </w:ins>
    </w:p>
    <w:p w14:paraId="7FD8976A" w14:textId="77777777" w:rsidR="00350F8A" w:rsidRPr="00350F8A" w:rsidRDefault="00350F8A" w:rsidP="00350F8A">
      <w:pPr>
        <w:spacing w:after="0" w:line="240" w:lineRule="auto"/>
        <w:ind w:firstLine="708"/>
        <w:rPr>
          <w:ins w:id="3917" w:author="Абрамова Анна Андреевна" w:date="2024-05-15T23:42:00Z"/>
          <w:rFonts w:eastAsia="Times New Roman"/>
          <w:bCs/>
          <w:lang w:eastAsia="ru-RU"/>
          <w:rPrChange w:id="3918" w:author="Абрамова Анна Андреевна" w:date="2024-05-15T23:43:00Z">
            <w:rPr>
              <w:ins w:id="3919" w:author="Абрамова Анна Андреевна" w:date="2024-05-15T23:42:00Z"/>
              <w:rFonts w:eastAsia="Times New Roman"/>
              <w:b/>
              <w:bCs/>
              <w:lang w:eastAsia="ru-RU"/>
            </w:rPr>
          </w:rPrChange>
        </w:rPr>
      </w:pPr>
    </w:p>
    <w:p w14:paraId="3335C1E8" w14:textId="515389B7" w:rsidR="00350F8A" w:rsidRPr="00350F8A" w:rsidRDefault="00350F8A" w:rsidP="00350F8A">
      <w:pPr>
        <w:spacing w:after="0" w:line="240" w:lineRule="auto"/>
        <w:ind w:firstLine="708"/>
        <w:rPr>
          <w:ins w:id="3920" w:author="Абрамова Анна Андреевна" w:date="2024-05-15T23:42:00Z"/>
          <w:rFonts w:eastAsia="Times New Roman"/>
          <w:bCs/>
          <w:lang w:eastAsia="ru-RU"/>
          <w:rPrChange w:id="3921" w:author="Абрамова Анна Андреевна" w:date="2024-05-15T23:43:00Z">
            <w:rPr>
              <w:ins w:id="3922" w:author="Абрамова Анна Андреевна" w:date="2024-05-15T23:42:00Z"/>
              <w:rFonts w:eastAsia="Times New Roman"/>
              <w:b/>
              <w:bCs/>
              <w:lang w:eastAsia="ru-RU"/>
            </w:rPr>
          </w:rPrChange>
        </w:rPr>
      </w:pPr>
      <w:ins w:id="3923" w:author="Абрамова Анна Андреевна" w:date="2024-05-15T23:42:00Z">
        <w:r w:rsidRPr="00350F8A">
          <w:rPr>
            <w:rFonts w:eastAsia="Times New Roman"/>
            <w:bCs/>
            <w:lang w:eastAsia="ru-RU"/>
            <w:rPrChange w:id="3924" w:author="Абрамова Анна Андреевна" w:date="2024-05-15T23:43:00Z">
              <w:rPr>
                <w:rFonts w:eastAsia="Times New Roman"/>
                <w:b/>
                <w:bCs/>
                <w:lang w:eastAsia="ru-RU"/>
              </w:rPr>
            </w:rPrChange>
          </w:rPr>
          <w:t xml:space="preserve">Лекарственные препараты, которые являются умеренными индукторами P-гликопротеина и/или изоферментов CYP (например, эфавиренз, модафинил, окскарбазепин </w:t>
        </w:r>
        <w:r w:rsidRPr="00350F8A">
          <w:rPr>
            <w:rFonts w:eastAsia="Times New Roman"/>
            <w:bCs/>
            <w:lang w:eastAsia="ru-RU"/>
            <w:rPrChange w:id="3925" w:author="Абрамова Анна Андреевна" w:date="2024-05-15T23:43:00Z">
              <w:rPr>
                <w:rFonts w:eastAsia="Times New Roman"/>
                <w:b/>
                <w:bCs/>
                <w:lang w:eastAsia="ru-RU"/>
              </w:rPr>
            </w:rPrChange>
          </w:rPr>
          <w:lastRenderedPageBreak/>
          <w:t xml:space="preserve">или рифапентин), могут вызывать снижение концентрации велпатасвира или софосбувира в плазме крови, что может привести к ослаблению терапевтического эффекта препарата </w:t>
        </w:r>
      </w:ins>
      <w:ins w:id="3926" w:author="Абрамова Анна Андреевна" w:date="2024-05-15T23:45:00Z">
        <w:r>
          <w:t>софосбувир+велтапасвир</w:t>
        </w:r>
      </w:ins>
      <w:ins w:id="3927" w:author="Абрамова Анна Андреевна" w:date="2024-05-15T23:42:00Z">
        <w:r w:rsidRPr="00350F8A">
          <w:rPr>
            <w:rFonts w:eastAsia="Times New Roman"/>
            <w:bCs/>
            <w:lang w:eastAsia="ru-RU"/>
            <w:rPrChange w:id="3928" w:author="Абрамова Анна Андреевна" w:date="2024-05-15T23:43:00Z">
              <w:rPr>
                <w:rFonts w:eastAsia="Times New Roman"/>
                <w:b/>
                <w:bCs/>
                <w:lang w:eastAsia="ru-RU"/>
              </w:rPr>
            </w:rPrChange>
          </w:rPr>
          <w:t xml:space="preserve">. Совместное применение препарата </w:t>
        </w:r>
      </w:ins>
      <w:ins w:id="3929" w:author="Абрамова Анна Андреевна" w:date="2024-05-15T23:45:00Z">
        <w:r>
          <w:t>софосбувир+велтапасвир</w:t>
        </w:r>
        <w:r>
          <w:rPr>
            <w:rFonts w:eastAsia="Times New Roman"/>
            <w:bCs/>
            <w:lang w:eastAsia="ru-RU"/>
          </w:rPr>
          <w:t xml:space="preserve"> </w:t>
        </w:r>
      </w:ins>
      <w:ins w:id="3930" w:author="Абрамова Анна Андреевна" w:date="2024-05-15T23:42:00Z">
        <w:r w:rsidRPr="00350F8A">
          <w:rPr>
            <w:rFonts w:eastAsia="Times New Roman"/>
            <w:bCs/>
            <w:lang w:eastAsia="ru-RU"/>
            <w:rPrChange w:id="3931" w:author="Абрамова Анна Андреевна" w:date="2024-05-15T23:43:00Z">
              <w:rPr>
                <w:rFonts w:eastAsia="Times New Roman"/>
                <w:b/>
                <w:bCs/>
                <w:lang w:eastAsia="ru-RU"/>
              </w:rPr>
            </w:rPrChange>
          </w:rPr>
          <w:t>с такими лекарственными препаратами не рекомендуется</w:t>
        </w:r>
      </w:ins>
      <w:ins w:id="3932" w:author="Абрамова Анна Андреевна" w:date="2024-05-15T23:45:00Z">
        <w:r>
          <w:rPr>
            <w:rFonts w:eastAsia="Times New Roman"/>
            <w:bCs/>
            <w:lang w:eastAsia="ru-RU"/>
          </w:rPr>
          <w:t xml:space="preserve">. </w:t>
        </w:r>
      </w:ins>
      <w:ins w:id="3933" w:author="Абрамова Анна Андреевна" w:date="2024-05-15T23:42:00Z">
        <w:r w:rsidRPr="00350F8A">
          <w:rPr>
            <w:rFonts w:eastAsia="Times New Roman"/>
            <w:bCs/>
            <w:lang w:eastAsia="ru-RU"/>
            <w:rPrChange w:id="3934" w:author="Абрамова Анна Андреевна" w:date="2024-05-15T23:43:00Z">
              <w:rPr>
                <w:rFonts w:eastAsia="Times New Roman"/>
                <w:b/>
                <w:bCs/>
                <w:lang w:eastAsia="ru-RU"/>
              </w:rPr>
            </w:rPrChange>
          </w:rPr>
          <w:t xml:space="preserve">Совместное применение с лекарственными препаратами, ингибирующими P-гликопротеин или BCRP может повысить концентрации велпатасвира или софосбувира в плазме крови. Лекарственные препараты, ингибирующие OATP, CYP2B6, CYP2C8 или CYP3A4, могут повысить концентрацию велпатасвира в плазме крови. Клинически значимые взаимодействия лекарственных препаратов с препаратом </w:t>
        </w:r>
      </w:ins>
      <w:ins w:id="3935" w:author="Абрамова Анна Андреевна" w:date="2024-05-15T23:45:00Z">
        <w:r>
          <w:t>софосбувир+велтапасвир</w:t>
        </w:r>
      </w:ins>
      <w:ins w:id="3936" w:author="Абрамова Анна Андреевна" w:date="2024-05-15T23:42:00Z">
        <w:r w:rsidRPr="00350F8A">
          <w:rPr>
            <w:rFonts w:eastAsia="Times New Roman"/>
            <w:bCs/>
            <w:lang w:eastAsia="ru-RU"/>
            <w:rPrChange w:id="3937" w:author="Абрамова Анна Андреевна" w:date="2024-05-15T23:43:00Z">
              <w:rPr>
                <w:rFonts w:eastAsia="Times New Roman"/>
                <w:b/>
                <w:bCs/>
                <w:lang w:eastAsia="ru-RU"/>
              </w:rPr>
            </w:rPrChange>
          </w:rPr>
          <w:t xml:space="preserve">, опосредованные ингибиторами P-гликопротеина, BCRP, OATР или CYP450, не ожидаются. Препарат </w:t>
        </w:r>
      </w:ins>
      <w:ins w:id="3938" w:author="Абрамова Анна Андреевна" w:date="2024-05-15T23:45:00Z">
        <w:r>
          <w:t>софосбувир+велтапасвир</w:t>
        </w:r>
      </w:ins>
      <w:ins w:id="3939" w:author="Абрамова Анна Андреевна" w:date="2024-05-15T23:42:00Z">
        <w:r w:rsidRPr="00350F8A">
          <w:rPr>
            <w:rFonts w:eastAsia="Times New Roman"/>
            <w:bCs/>
            <w:lang w:eastAsia="ru-RU"/>
            <w:rPrChange w:id="3940" w:author="Абрамова Анна Андреевна" w:date="2024-05-15T23:43:00Z">
              <w:rPr>
                <w:rFonts w:eastAsia="Times New Roman"/>
                <w:b/>
                <w:bCs/>
                <w:lang w:eastAsia="ru-RU"/>
              </w:rPr>
            </w:rPrChange>
          </w:rPr>
          <w:t xml:space="preserve"> можно применять совместно с ингибиторами P-гликопротеина, BCRP, OATP и изоферментами CYP.</w:t>
        </w:r>
      </w:ins>
    </w:p>
    <w:p w14:paraId="305CB99F" w14:textId="77777777" w:rsidR="00350F8A" w:rsidRPr="00350F8A" w:rsidRDefault="00350F8A" w:rsidP="00350F8A">
      <w:pPr>
        <w:spacing w:after="0" w:line="240" w:lineRule="auto"/>
        <w:ind w:firstLine="708"/>
        <w:rPr>
          <w:ins w:id="3941" w:author="Абрамова Анна Андреевна" w:date="2024-05-15T23:42:00Z"/>
          <w:rFonts w:eastAsia="Times New Roman"/>
          <w:bCs/>
          <w:lang w:eastAsia="ru-RU"/>
          <w:rPrChange w:id="3942" w:author="Абрамова Анна Андреевна" w:date="2024-05-15T23:43:00Z">
            <w:rPr>
              <w:ins w:id="3943" w:author="Абрамова Анна Андреевна" w:date="2024-05-15T23:42:00Z"/>
              <w:rFonts w:eastAsia="Times New Roman"/>
              <w:b/>
              <w:bCs/>
              <w:lang w:eastAsia="ru-RU"/>
            </w:rPr>
          </w:rPrChange>
        </w:rPr>
      </w:pPr>
    </w:p>
    <w:p w14:paraId="7049E884" w14:textId="77777777" w:rsidR="00350F8A" w:rsidRPr="00350F8A" w:rsidRDefault="00350F8A">
      <w:pPr>
        <w:spacing w:after="0" w:line="240" w:lineRule="auto"/>
        <w:rPr>
          <w:ins w:id="3944" w:author="Абрамова Анна Андреевна" w:date="2024-05-15T23:42:00Z"/>
          <w:rFonts w:eastAsia="Times New Roman"/>
          <w:b/>
          <w:i/>
          <w:iCs/>
          <w:lang w:eastAsia="ru-RU"/>
          <w:rPrChange w:id="3945" w:author="Абрамова Анна Андреевна" w:date="2024-05-15T23:46:00Z">
            <w:rPr>
              <w:ins w:id="3946" w:author="Абрамова Анна Андреевна" w:date="2024-05-15T23:42:00Z"/>
              <w:rFonts w:eastAsia="Times New Roman"/>
              <w:b/>
              <w:bCs/>
              <w:lang w:eastAsia="ru-RU"/>
            </w:rPr>
          </w:rPrChange>
        </w:rPr>
        <w:pPrChange w:id="3947" w:author="Абрамова Анна Андреевна" w:date="2024-05-15T23:46:00Z">
          <w:pPr>
            <w:spacing w:after="0" w:line="240" w:lineRule="auto"/>
            <w:ind w:firstLine="708"/>
          </w:pPr>
        </w:pPrChange>
      </w:pPr>
      <w:ins w:id="3948" w:author="Абрамова Анна Андреевна" w:date="2024-05-15T23:42:00Z">
        <w:r w:rsidRPr="00350F8A">
          <w:rPr>
            <w:rFonts w:eastAsia="Times New Roman"/>
            <w:b/>
            <w:i/>
            <w:iCs/>
            <w:lang w:eastAsia="ru-RU"/>
            <w:rPrChange w:id="3949" w:author="Абрамова Анна Андреевна" w:date="2024-05-15T23:46:00Z">
              <w:rPr>
                <w:rFonts w:eastAsia="Times New Roman"/>
                <w:b/>
                <w:bCs/>
                <w:lang w:eastAsia="ru-RU"/>
              </w:rPr>
            </w:rPrChange>
          </w:rPr>
          <w:t>Пациенты, получающие антагонисты витамина К</w:t>
        </w:r>
      </w:ins>
    </w:p>
    <w:p w14:paraId="5E6A1566" w14:textId="77777777" w:rsidR="00350F8A" w:rsidRPr="00350F8A" w:rsidRDefault="00350F8A" w:rsidP="00350F8A">
      <w:pPr>
        <w:spacing w:after="0" w:line="240" w:lineRule="auto"/>
        <w:ind w:firstLine="708"/>
        <w:rPr>
          <w:ins w:id="3950" w:author="Абрамова Анна Андреевна" w:date="2024-05-15T23:42:00Z"/>
          <w:rFonts w:eastAsia="Times New Roman"/>
          <w:bCs/>
          <w:lang w:eastAsia="ru-RU"/>
          <w:rPrChange w:id="3951" w:author="Абрамова Анна Андреевна" w:date="2024-05-15T23:43:00Z">
            <w:rPr>
              <w:ins w:id="3952" w:author="Абрамова Анна Андреевна" w:date="2024-05-15T23:42:00Z"/>
              <w:rFonts w:eastAsia="Times New Roman"/>
              <w:b/>
              <w:bCs/>
              <w:lang w:eastAsia="ru-RU"/>
            </w:rPr>
          </w:rPrChange>
        </w:rPr>
      </w:pPr>
    </w:p>
    <w:p w14:paraId="00531132" w14:textId="77777777" w:rsidR="00350F8A" w:rsidRDefault="00350F8A" w:rsidP="00350F8A">
      <w:pPr>
        <w:spacing w:after="0" w:line="240" w:lineRule="auto"/>
        <w:ind w:firstLine="708"/>
        <w:rPr>
          <w:ins w:id="3953" w:author="Абрамова Анна Андреевна" w:date="2024-05-15T23:46:00Z"/>
          <w:rFonts w:eastAsia="Times New Roman"/>
          <w:bCs/>
          <w:lang w:eastAsia="ru-RU"/>
        </w:rPr>
      </w:pPr>
      <w:ins w:id="3954" w:author="Абрамова Анна Андреевна" w:date="2024-05-15T23:42:00Z">
        <w:r w:rsidRPr="00350F8A">
          <w:rPr>
            <w:rFonts w:eastAsia="Times New Roman"/>
            <w:bCs/>
            <w:lang w:eastAsia="ru-RU"/>
            <w:rPrChange w:id="3955" w:author="Абрамова Анна Андреевна" w:date="2024-05-15T23:43:00Z">
              <w:rPr>
                <w:rFonts w:eastAsia="Times New Roman"/>
                <w:b/>
                <w:bCs/>
                <w:lang w:eastAsia="ru-RU"/>
              </w:rPr>
            </w:rPrChange>
          </w:rPr>
          <w:t xml:space="preserve">Поскольку при совместном применении с препаратом </w:t>
        </w:r>
      </w:ins>
      <w:ins w:id="3956" w:author="Абрамова Анна Андреевна" w:date="2024-05-15T23:46:00Z">
        <w:r>
          <w:t>софосбувир+велтапасвир</w:t>
        </w:r>
      </w:ins>
      <w:ins w:id="3957" w:author="Абрамова Анна Андреевна" w:date="2024-05-15T23:42:00Z">
        <w:r w:rsidRPr="00350F8A">
          <w:rPr>
            <w:rFonts w:eastAsia="Times New Roman"/>
            <w:bCs/>
            <w:lang w:eastAsia="ru-RU"/>
            <w:rPrChange w:id="3958" w:author="Абрамова Анна Андреевна" w:date="2024-05-15T23:43:00Z">
              <w:rPr>
                <w:rFonts w:eastAsia="Times New Roman"/>
                <w:b/>
                <w:bCs/>
                <w:lang w:eastAsia="ru-RU"/>
              </w:rPr>
            </w:rPrChange>
          </w:rPr>
          <w:t xml:space="preserve"> может изменяться функция печени, рекомендуется тщательный мониторинг значений МНО.</w:t>
        </w:r>
      </w:ins>
      <w:ins w:id="3959" w:author="Абрамова Анна Андреевна" w:date="2024-05-15T23:46:00Z">
        <w:r>
          <w:rPr>
            <w:rFonts w:eastAsia="Times New Roman"/>
            <w:bCs/>
            <w:lang w:eastAsia="ru-RU"/>
          </w:rPr>
          <w:t xml:space="preserve"> </w:t>
        </w:r>
      </w:ins>
    </w:p>
    <w:p w14:paraId="19AFDA73" w14:textId="77777777" w:rsidR="00350F8A" w:rsidRDefault="00350F8A" w:rsidP="00350F8A">
      <w:pPr>
        <w:spacing w:after="0" w:line="240" w:lineRule="auto"/>
        <w:ind w:firstLine="708"/>
        <w:rPr>
          <w:ins w:id="3960" w:author="Абрамова Анна Андреевна" w:date="2024-05-15T23:46:00Z"/>
          <w:rFonts w:eastAsia="Times New Roman"/>
          <w:bCs/>
          <w:lang w:eastAsia="ru-RU"/>
        </w:rPr>
      </w:pPr>
    </w:p>
    <w:p w14:paraId="304C9287" w14:textId="20941268" w:rsidR="00350F8A" w:rsidRPr="00350F8A" w:rsidRDefault="00350F8A">
      <w:pPr>
        <w:spacing w:after="0" w:line="240" w:lineRule="auto"/>
        <w:rPr>
          <w:ins w:id="3961" w:author="Абрамова Анна Андреевна" w:date="2024-05-15T23:46:00Z"/>
          <w:rFonts w:eastAsia="Times New Roman"/>
          <w:b/>
          <w:i/>
          <w:iCs/>
          <w:lang w:eastAsia="ru-RU"/>
          <w:rPrChange w:id="3962" w:author="Абрамова Анна Андреевна" w:date="2024-05-15T23:46:00Z">
            <w:rPr>
              <w:ins w:id="3963" w:author="Абрамова Анна Андреевна" w:date="2024-05-15T23:46:00Z"/>
              <w:rFonts w:eastAsia="Times New Roman"/>
              <w:bCs/>
              <w:lang w:eastAsia="ru-RU"/>
            </w:rPr>
          </w:rPrChange>
        </w:rPr>
        <w:pPrChange w:id="3964" w:author="Абрамова Анна Андреевна" w:date="2024-05-15T23:46:00Z">
          <w:pPr>
            <w:spacing w:after="0" w:line="240" w:lineRule="auto"/>
            <w:ind w:firstLine="708"/>
          </w:pPr>
        </w:pPrChange>
      </w:pPr>
      <w:ins w:id="3965" w:author="Абрамова Анна Андреевна" w:date="2024-05-15T23:42:00Z">
        <w:r w:rsidRPr="00350F8A">
          <w:rPr>
            <w:rFonts w:eastAsia="Times New Roman"/>
            <w:b/>
            <w:i/>
            <w:iCs/>
            <w:lang w:eastAsia="ru-RU"/>
            <w:rPrChange w:id="3966" w:author="Абрамова Анна Андреевна" w:date="2024-05-15T23:46:00Z">
              <w:rPr>
                <w:rFonts w:eastAsia="Times New Roman"/>
                <w:b/>
                <w:bCs/>
                <w:lang w:eastAsia="ru-RU"/>
              </w:rPr>
            </w:rPrChange>
          </w:rPr>
          <w:t>Влияние противовирусных препаратов прямого действия на препараты, метаболизирующиеся в печени</w:t>
        </w:r>
      </w:ins>
    </w:p>
    <w:p w14:paraId="3EA2AF89" w14:textId="77777777" w:rsidR="00350F8A" w:rsidRDefault="00350F8A" w:rsidP="00350F8A">
      <w:pPr>
        <w:spacing w:after="0" w:line="240" w:lineRule="auto"/>
        <w:ind w:firstLine="708"/>
        <w:rPr>
          <w:ins w:id="3967" w:author="Абрамова Анна Андреевна" w:date="2024-05-15T23:46:00Z"/>
          <w:rFonts w:eastAsia="Times New Roman"/>
          <w:bCs/>
          <w:lang w:eastAsia="ru-RU"/>
        </w:rPr>
      </w:pPr>
    </w:p>
    <w:p w14:paraId="1F316CDC" w14:textId="20678694" w:rsidR="00350F8A" w:rsidRPr="00350F8A" w:rsidRDefault="00350F8A" w:rsidP="00350F8A">
      <w:pPr>
        <w:spacing w:after="0" w:line="240" w:lineRule="auto"/>
        <w:ind w:firstLine="708"/>
        <w:rPr>
          <w:ins w:id="3968" w:author="Абрамова Анна Андреевна" w:date="2024-05-15T23:42:00Z"/>
          <w:rFonts w:eastAsia="Times New Roman"/>
          <w:bCs/>
          <w:lang w:eastAsia="ru-RU"/>
          <w:rPrChange w:id="3969" w:author="Абрамова Анна Андреевна" w:date="2024-05-15T23:43:00Z">
            <w:rPr>
              <w:ins w:id="3970" w:author="Абрамова Анна Андреевна" w:date="2024-05-15T23:42:00Z"/>
              <w:rFonts w:eastAsia="Times New Roman"/>
              <w:b/>
              <w:bCs/>
              <w:lang w:eastAsia="ru-RU"/>
            </w:rPr>
          </w:rPrChange>
        </w:rPr>
      </w:pPr>
      <w:ins w:id="3971" w:author="Абрамова Анна Андреевна" w:date="2024-05-15T23:42:00Z">
        <w:r w:rsidRPr="00350F8A">
          <w:rPr>
            <w:rFonts w:eastAsia="Times New Roman"/>
            <w:bCs/>
            <w:lang w:eastAsia="ru-RU"/>
            <w:rPrChange w:id="3972" w:author="Абрамова Анна Андреевна" w:date="2024-05-15T23:43:00Z">
              <w:rPr>
                <w:rFonts w:eastAsia="Times New Roman"/>
                <w:b/>
                <w:bCs/>
                <w:lang w:eastAsia="ru-RU"/>
              </w:rPr>
            </w:rPrChange>
          </w:rPr>
          <w:t>Изменения функции печени при приеме противовирусных препаратов прямого действия могут оказывать влияние на фармакокинетику препаратов, метаболизирующихся в печени (например, иммуносупрессивных препаратов, таких как ингибиторы кальциневрина), в отношении выведения ВГС из организма.</w:t>
        </w:r>
      </w:ins>
    </w:p>
    <w:p w14:paraId="4629E9DF" w14:textId="77777777" w:rsidR="00350F8A" w:rsidRPr="00350F8A" w:rsidRDefault="00350F8A" w:rsidP="00350F8A">
      <w:pPr>
        <w:spacing w:after="0" w:line="240" w:lineRule="auto"/>
        <w:ind w:firstLine="708"/>
        <w:rPr>
          <w:ins w:id="3973" w:author="Абрамова Анна Андреевна" w:date="2024-05-15T23:42:00Z"/>
          <w:rFonts w:eastAsia="Times New Roman"/>
          <w:bCs/>
          <w:lang w:eastAsia="ru-RU"/>
          <w:rPrChange w:id="3974" w:author="Абрамова Анна Андреевна" w:date="2024-05-15T23:43:00Z">
            <w:rPr>
              <w:ins w:id="3975" w:author="Абрамова Анна Андреевна" w:date="2024-05-15T23:42:00Z"/>
              <w:rFonts w:eastAsia="Times New Roman"/>
              <w:b/>
              <w:bCs/>
              <w:lang w:eastAsia="ru-RU"/>
            </w:rPr>
          </w:rPrChange>
        </w:rPr>
      </w:pPr>
    </w:p>
    <w:p w14:paraId="50FDE175" w14:textId="267A2FAB" w:rsidR="00350F8A" w:rsidRPr="00350F8A" w:rsidRDefault="00350F8A">
      <w:pPr>
        <w:spacing w:after="0" w:line="240" w:lineRule="auto"/>
        <w:rPr>
          <w:ins w:id="3976" w:author="Абрамова Анна Андреевна" w:date="2024-05-15T23:42:00Z"/>
          <w:rFonts w:eastAsia="Times New Roman"/>
          <w:b/>
          <w:i/>
          <w:iCs/>
          <w:lang w:eastAsia="ru-RU"/>
          <w:rPrChange w:id="3977" w:author="Абрамова Анна Андреевна" w:date="2024-05-15T23:46:00Z">
            <w:rPr>
              <w:ins w:id="3978" w:author="Абрамова Анна Андреевна" w:date="2024-05-15T23:42:00Z"/>
              <w:rFonts w:eastAsia="Times New Roman"/>
              <w:b/>
              <w:bCs/>
              <w:lang w:eastAsia="ru-RU"/>
            </w:rPr>
          </w:rPrChange>
        </w:rPr>
        <w:pPrChange w:id="3979" w:author="Абрамова Анна Андреевна" w:date="2024-05-15T23:46:00Z">
          <w:pPr>
            <w:spacing w:after="0" w:line="240" w:lineRule="auto"/>
            <w:ind w:firstLine="708"/>
          </w:pPr>
        </w:pPrChange>
      </w:pPr>
      <w:ins w:id="3980" w:author="Абрамова Анна Андреевна" w:date="2024-05-15T23:42:00Z">
        <w:r w:rsidRPr="00350F8A">
          <w:rPr>
            <w:rFonts w:eastAsia="Times New Roman"/>
            <w:b/>
            <w:i/>
            <w:iCs/>
            <w:lang w:eastAsia="ru-RU"/>
            <w:rPrChange w:id="3981" w:author="Абрамова Анна Андреевна" w:date="2024-05-15T23:46:00Z">
              <w:rPr>
                <w:rFonts w:eastAsia="Times New Roman"/>
                <w:b/>
                <w:bCs/>
                <w:lang w:eastAsia="ru-RU"/>
              </w:rPr>
            </w:rPrChange>
          </w:rPr>
          <w:t xml:space="preserve">Взаимодействие препарата </w:t>
        </w:r>
      </w:ins>
      <w:ins w:id="3982" w:author="Абрамова Анна Андреевна" w:date="2024-05-15T23:46:00Z">
        <w:r w:rsidRPr="00350F8A">
          <w:rPr>
            <w:b/>
            <w:i/>
            <w:iCs/>
            <w:rPrChange w:id="3983" w:author="Абрамова Анна Андреевна" w:date="2024-05-15T23:46:00Z">
              <w:rPr/>
            </w:rPrChange>
          </w:rPr>
          <w:t xml:space="preserve">софосбувир+велтапасвир </w:t>
        </w:r>
      </w:ins>
      <w:ins w:id="3984" w:author="Абрамова Анна Андреевна" w:date="2024-05-15T23:42:00Z">
        <w:r w:rsidRPr="00350F8A">
          <w:rPr>
            <w:rFonts w:eastAsia="Times New Roman"/>
            <w:b/>
            <w:i/>
            <w:iCs/>
            <w:lang w:eastAsia="ru-RU"/>
            <w:rPrChange w:id="3985" w:author="Абрамова Анна Андреевна" w:date="2024-05-15T23:46:00Z">
              <w:rPr>
                <w:rFonts w:eastAsia="Times New Roman"/>
                <w:b/>
                <w:bCs/>
                <w:lang w:eastAsia="ru-RU"/>
              </w:rPr>
            </w:rPrChange>
          </w:rPr>
          <w:t>и других лекарственных средств</w:t>
        </w:r>
      </w:ins>
    </w:p>
    <w:p w14:paraId="36BF305A" w14:textId="77777777" w:rsidR="00350F8A" w:rsidRPr="00350F8A" w:rsidRDefault="00350F8A" w:rsidP="00350F8A">
      <w:pPr>
        <w:spacing w:after="0" w:line="240" w:lineRule="auto"/>
        <w:ind w:firstLine="708"/>
        <w:rPr>
          <w:ins w:id="3986" w:author="Абрамова Анна Андреевна" w:date="2024-05-15T23:42:00Z"/>
          <w:rFonts w:eastAsia="Times New Roman"/>
          <w:bCs/>
          <w:lang w:eastAsia="ru-RU"/>
          <w:rPrChange w:id="3987" w:author="Абрамова Анна Андреевна" w:date="2024-05-15T23:43:00Z">
            <w:rPr>
              <w:ins w:id="3988" w:author="Абрамова Анна Андреевна" w:date="2024-05-15T23:42:00Z"/>
              <w:rFonts w:eastAsia="Times New Roman"/>
              <w:b/>
              <w:bCs/>
              <w:lang w:eastAsia="ru-RU"/>
            </w:rPr>
          </w:rPrChange>
        </w:rPr>
      </w:pPr>
    </w:p>
    <w:p w14:paraId="71F68D34" w14:textId="61D5F789" w:rsidR="00395F73" w:rsidRPr="00350F8A" w:rsidDel="00FB50A0" w:rsidRDefault="00350F8A">
      <w:pPr>
        <w:spacing w:after="0" w:line="240" w:lineRule="auto"/>
        <w:ind w:firstLine="708"/>
        <w:rPr>
          <w:del w:id="3989" w:author="Абрамова Анна Андреевна" w:date="2024-05-15T01:06:00Z"/>
          <w:rFonts w:eastAsia="Times New Roman"/>
          <w:bCs/>
          <w:highlight w:val="yellow"/>
          <w:lang w:eastAsia="ru-RU"/>
          <w:rPrChange w:id="3990" w:author="Абрамова Анна Андреевна" w:date="2024-05-15T23:43:00Z">
            <w:rPr>
              <w:del w:id="3991" w:author="Абрамова Анна Андреевна" w:date="2024-05-15T01:06:00Z"/>
              <w:rFonts w:eastAsia="Times New Roman"/>
              <w:b/>
              <w:bCs/>
              <w:highlight w:val="yellow"/>
              <w:lang w:eastAsia="ru-RU"/>
            </w:rPr>
          </w:rPrChange>
        </w:rPr>
        <w:pPrChange w:id="3992" w:author="Абрамова Анна Андреевна" w:date="2024-05-15T23:47:00Z">
          <w:pPr>
            <w:spacing w:after="0" w:line="240" w:lineRule="auto"/>
          </w:pPr>
        </w:pPrChange>
      </w:pPr>
      <w:ins w:id="3993" w:author="Абрамова Анна Андреевна" w:date="2024-05-15T23:42:00Z">
        <w:r w:rsidRPr="00350F8A">
          <w:rPr>
            <w:rFonts w:eastAsia="Times New Roman"/>
            <w:bCs/>
            <w:lang w:eastAsia="ru-RU"/>
            <w:rPrChange w:id="3994" w:author="Абрамова Анна Андреевна" w:date="2024-05-15T23:43:00Z">
              <w:rPr>
                <w:rFonts w:eastAsia="Times New Roman"/>
                <w:b/>
                <w:bCs/>
                <w:lang w:eastAsia="ru-RU"/>
              </w:rPr>
            </w:rPrChange>
          </w:rPr>
          <w:t>В таблице 5</w:t>
        </w:r>
      </w:ins>
      <w:ins w:id="3995" w:author="Абрамова Анна Андреевна" w:date="2024-05-15T23:47:00Z">
        <w:r>
          <w:rPr>
            <w:rFonts w:eastAsia="Times New Roman"/>
            <w:bCs/>
            <w:lang w:eastAsia="ru-RU"/>
          </w:rPr>
          <w:t>-5</w:t>
        </w:r>
      </w:ins>
      <w:ins w:id="3996" w:author="Абрамова Анна Андреевна" w:date="2024-05-15T23:42:00Z">
        <w:r w:rsidRPr="00350F8A">
          <w:rPr>
            <w:rFonts w:eastAsia="Times New Roman"/>
            <w:bCs/>
            <w:lang w:eastAsia="ru-RU"/>
            <w:rPrChange w:id="3997" w:author="Абрамова Анна Андреевна" w:date="2024-05-15T23:43:00Z">
              <w:rPr>
                <w:rFonts w:eastAsia="Times New Roman"/>
                <w:b/>
                <w:bCs/>
                <w:lang w:eastAsia="ru-RU"/>
              </w:rPr>
            </w:rPrChange>
          </w:rPr>
          <w:t xml:space="preserve"> представлен список установленных или потенциально клинически значимых случаев взаимодействия лекарственных средств (коэффициент 90% доверительного интервала (ДИ) геометрического среднего, рассчитанного методом наименьших квадратов был без изменений - "↔", повысился - "↑", понизился - "↓", в сравнении с установленными граничными значениями). Описанные случаи взаимодействия лекарственных средств основаны на исследованиях, проведенных с применением комбинации </w:t>
        </w:r>
      </w:ins>
      <w:ins w:id="3998" w:author="Абрамова Анна Андреевна" w:date="2024-05-15T23:47:00Z">
        <w:r>
          <w:t xml:space="preserve">софосбувир+велтапасвир </w:t>
        </w:r>
      </w:ins>
      <w:ins w:id="3999" w:author="Абрамова Анна Андреевна" w:date="2024-05-15T23:42:00Z">
        <w:r w:rsidRPr="00350F8A">
          <w:rPr>
            <w:rFonts w:eastAsia="Times New Roman"/>
            <w:bCs/>
            <w:lang w:eastAsia="ru-RU"/>
            <w:rPrChange w:id="4000" w:author="Абрамова Анна Андреевна" w:date="2024-05-15T23:43:00Z">
              <w:rPr>
                <w:rFonts w:eastAsia="Times New Roman"/>
                <w:b/>
                <w:bCs/>
                <w:lang w:eastAsia="ru-RU"/>
              </w:rPr>
            </w:rPrChange>
          </w:rPr>
          <w:t>или велпатасвира и софосбувира, как отдельных действующих веществ, или же существуют предпосылки для случаев взаимодействия лекарственных средств, обусловленных применением комбинации велпатасвир/софосбувир. В таблицу включены не все препараты.</w:t>
        </w:r>
      </w:ins>
    </w:p>
    <w:p w14:paraId="3B11E29B" w14:textId="77777777" w:rsidR="00395F73" w:rsidDel="00FB50A0" w:rsidRDefault="00395F73">
      <w:pPr>
        <w:spacing w:after="0" w:line="240" w:lineRule="auto"/>
        <w:ind w:firstLine="708"/>
        <w:rPr>
          <w:del w:id="4001" w:author="Абрамова Анна Андреевна" w:date="2024-05-15T01:06:00Z"/>
          <w:rFonts w:eastAsia="Times New Roman"/>
          <w:b/>
          <w:bCs/>
          <w:highlight w:val="yellow"/>
          <w:lang w:eastAsia="ru-RU"/>
        </w:rPr>
        <w:pPrChange w:id="4002" w:author="Абрамова Анна Андреевна" w:date="2024-05-15T23:47:00Z">
          <w:pPr>
            <w:spacing w:after="0" w:line="240" w:lineRule="auto"/>
          </w:pPr>
        </w:pPrChange>
      </w:pPr>
    </w:p>
    <w:p w14:paraId="02C8737A" w14:textId="77777777" w:rsidR="00395F73" w:rsidDel="00FB50A0" w:rsidRDefault="00395F73">
      <w:pPr>
        <w:spacing w:after="0" w:line="240" w:lineRule="auto"/>
        <w:ind w:firstLine="708"/>
        <w:rPr>
          <w:del w:id="4003" w:author="Абрамова Анна Андреевна" w:date="2024-05-15T01:06:00Z"/>
          <w:rFonts w:eastAsia="Times New Roman"/>
          <w:b/>
          <w:bCs/>
          <w:highlight w:val="yellow"/>
          <w:lang w:eastAsia="ru-RU"/>
        </w:rPr>
        <w:pPrChange w:id="4004" w:author="Абрамова Анна Андреевна" w:date="2024-05-15T23:47:00Z">
          <w:pPr>
            <w:spacing w:after="0" w:line="240" w:lineRule="auto"/>
          </w:pPr>
        </w:pPrChange>
      </w:pPr>
    </w:p>
    <w:p w14:paraId="058DD998" w14:textId="77777777" w:rsidR="00395F73" w:rsidDel="00FB50A0" w:rsidRDefault="00395F73">
      <w:pPr>
        <w:spacing w:after="0" w:line="240" w:lineRule="auto"/>
        <w:ind w:firstLine="708"/>
        <w:rPr>
          <w:del w:id="4005" w:author="Абрамова Анна Андреевна" w:date="2024-05-15T01:06:00Z"/>
          <w:rFonts w:eastAsia="Times New Roman"/>
          <w:b/>
          <w:bCs/>
          <w:highlight w:val="yellow"/>
          <w:lang w:eastAsia="ru-RU"/>
        </w:rPr>
        <w:pPrChange w:id="4006" w:author="Абрамова Анна Андреевна" w:date="2024-05-15T23:47:00Z">
          <w:pPr>
            <w:spacing w:after="0" w:line="240" w:lineRule="auto"/>
          </w:pPr>
        </w:pPrChange>
      </w:pPr>
    </w:p>
    <w:p w14:paraId="35E9864A" w14:textId="77777777" w:rsidR="00395F73" w:rsidDel="00FB50A0" w:rsidRDefault="00395F73">
      <w:pPr>
        <w:spacing w:after="0" w:line="240" w:lineRule="auto"/>
        <w:ind w:firstLine="708"/>
        <w:rPr>
          <w:del w:id="4007" w:author="Абрамова Анна Андреевна" w:date="2024-05-15T01:06:00Z"/>
          <w:rFonts w:eastAsia="Times New Roman"/>
          <w:b/>
          <w:bCs/>
          <w:highlight w:val="yellow"/>
          <w:lang w:eastAsia="ru-RU"/>
        </w:rPr>
        <w:pPrChange w:id="4008" w:author="Абрамова Анна Андреевна" w:date="2024-05-15T23:47:00Z">
          <w:pPr>
            <w:spacing w:after="0" w:line="240" w:lineRule="auto"/>
          </w:pPr>
        </w:pPrChange>
      </w:pPr>
    </w:p>
    <w:p w14:paraId="3342193B" w14:textId="77777777" w:rsidR="00395F73" w:rsidDel="00FB50A0" w:rsidRDefault="00395F73">
      <w:pPr>
        <w:spacing w:after="0" w:line="240" w:lineRule="auto"/>
        <w:ind w:firstLine="708"/>
        <w:rPr>
          <w:del w:id="4009" w:author="Абрамова Анна Андреевна" w:date="2024-05-15T01:06:00Z"/>
          <w:rFonts w:eastAsia="Times New Roman"/>
          <w:b/>
          <w:bCs/>
          <w:highlight w:val="yellow"/>
          <w:lang w:eastAsia="ru-RU"/>
        </w:rPr>
        <w:pPrChange w:id="4010" w:author="Абрамова Анна Андреевна" w:date="2024-05-15T23:47:00Z">
          <w:pPr>
            <w:spacing w:after="0" w:line="240" w:lineRule="auto"/>
          </w:pPr>
        </w:pPrChange>
      </w:pPr>
    </w:p>
    <w:p w14:paraId="59BF1DF3" w14:textId="77777777" w:rsidR="00395F73" w:rsidDel="00FB50A0" w:rsidRDefault="00395F73">
      <w:pPr>
        <w:spacing w:after="0" w:line="240" w:lineRule="auto"/>
        <w:ind w:firstLine="708"/>
        <w:rPr>
          <w:del w:id="4011" w:author="Абрамова Анна Андреевна" w:date="2024-05-15T01:06:00Z"/>
          <w:rFonts w:eastAsia="Times New Roman"/>
          <w:b/>
          <w:bCs/>
          <w:highlight w:val="yellow"/>
          <w:lang w:eastAsia="ru-RU"/>
        </w:rPr>
        <w:pPrChange w:id="4012" w:author="Абрамова Анна Андреевна" w:date="2024-05-15T23:47:00Z">
          <w:pPr>
            <w:spacing w:after="0" w:line="240" w:lineRule="auto"/>
          </w:pPr>
        </w:pPrChange>
      </w:pPr>
    </w:p>
    <w:p w14:paraId="00183778" w14:textId="77777777" w:rsidR="00395F73" w:rsidDel="00FB50A0" w:rsidRDefault="00395F73">
      <w:pPr>
        <w:spacing w:after="0" w:line="240" w:lineRule="auto"/>
        <w:ind w:firstLine="708"/>
        <w:rPr>
          <w:del w:id="4013" w:author="Абрамова Анна Андреевна" w:date="2024-05-15T01:06:00Z"/>
          <w:rFonts w:eastAsia="Times New Roman"/>
          <w:b/>
          <w:bCs/>
          <w:highlight w:val="yellow"/>
          <w:lang w:eastAsia="ru-RU"/>
        </w:rPr>
        <w:pPrChange w:id="4014" w:author="Абрамова Анна Андреевна" w:date="2024-05-15T23:47:00Z">
          <w:pPr>
            <w:spacing w:after="0" w:line="240" w:lineRule="auto"/>
          </w:pPr>
        </w:pPrChange>
      </w:pPr>
    </w:p>
    <w:p w14:paraId="7F828992" w14:textId="77777777" w:rsidR="00395F73" w:rsidDel="00FB50A0" w:rsidRDefault="00395F73">
      <w:pPr>
        <w:spacing w:after="0" w:line="240" w:lineRule="auto"/>
        <w:ind w:firstLine="708"/>
        <w:rPr>
          <w:del w:id="4015" w:author="Абрамова Анна Андреевна" w:date="2024-05-15T01:06:00Z"/>
          <w:rFonts w:eastAsia="Times New Roman"/>
          <w:b/>
          <w:bCs/>
          <w:highlight w:val="yellow"/>
          <w:lang w:eastAsia="ru-RU"/>
        </w:rPr>
        <w:pPrChange w:id="4016" w:author="Абрамова Анна Андреевна" w:date="2024-05-15T23:47:00Z">
          <w:pPr>
            <w:spacing w:after="0" w:line="240" w:lineRule="auto"/>
          </w:pPr>
        </w:pPrChange>
      </w:pPr>
    </w:p>
    <w:p w14:paraId="5893A137" w14:textId="77777777" w:rsidR="00395F73" w:rsidDel="00350F8A" w:rsidRDefault="00395F73">
      <w:pPr>
        <w:spacing w:after="0" w:line="240" w:lineRule="auto"/>
        <w:ind w:firstLine="708"/>
        <w:rPr>
          <w:del w:id="4017" w:author="Абрамова Анна Андреевна" w:date="2024-05-15T23:42:00Z"/>
          <w:rFonts w:eastAsia="Times New Roman"/>
          <w:b/>
          <w:bCs/>
          <w:highlight w:val="yellow"/>
          <w:lang w:eastAsia="ru-RU"/>
        </w:rPr>
        <w:pPrChange w:id="4018" w:author="Абрамова Анна Андреевна" w:date="2024-05-15T23:47:00Z">
          <w:pPr>
            <w:spacing w:after="0" w:line="240" w:lineRule="auto"/>
          </w:pPr>
        </w:pPrChange>
      </w:pPr>
    </w:p>
    <w:p w14:paraId="4E58267C" w14:textId="77777777" w:rsidR="00B41C86" w:rsidRDefault="00B41C86">
      <w:pPr>
        <w:spacing w:after="0" w:line="240" w:lineRule="auto"/>
        <w:ind w:firstLine="708"/>
        <w:rPr>
          <w:ins w:id="4019" w:author="Абрамова Анна Андреевна" w:date="2024-05-15T23:27:00Z"/>
          <w:rFonts w:eastAsia="Times New Roman"/>
          <w:b/>
          <w:bCs/>
          <w:lang w:eastAsia="ru-RU"/>
        </w:rPr>
        <w:pPrChange w:id="4020" w:author="Абрамова Анна Андреевна" w:date="2024-05-15T23:47:00Z">
          <w:pPr>
            <w:spacing w:after="0" w:line="240" w:lineRule="auto"/>
          </w:pPr>
        </w:pPrChange>
      </w:pPr>
    </w:p>
    <w:p w14:paraId="19AF82E8" w14:textId="77777777" w:rsidR="00B41C86" w:rsidRDefault="00B41C86" w:rsidP="009D6C75">
      <w:pPr>
        <w:spacing w:after="0" w:line="240" w:lineRule="auto"/>
        <w:rPr>
          <w:ins w:id="4021" w:author="Абрамова Анна Андреевна" w:date="2024-05-16T00:41:00Z"/>
          <w:rFonts w:eastAsia="Times New Roman"/>
          <w:b/>
          <w:bCs/>
          <w:lang w:eastAsia="ru-RU"/>
        </w:rPr>
      </w:pPr>
    </w:p>
    <w:p w14:paraId="77EABCD2" w14:textId="77777777" w:rsidR="00971371" w:rsidRDefault="00971371" w:rsidP="009D6C75">
      <w:pPr>
        <w:spacing w:after="0" w:line="240" w:lineRule="auto"/>
        <w:rPr>
          <w:ins w:id="4022" w:author="Абрамова Анна Андреевна" w:date="2024-05-16T00:41:00Z"/>
          <w:rFonts w:eastAsia="Times New Roman"/>
          <w:b/>
          <w:bCs/>
          <w:lang w:eastAsia="ru-RU"/>
        </w:rPr>
      </w:pPr>
    </w:p>
    <w:p w14:paraId="4A25BF0F" w14:textId="77777777" w:rsidR="00971371" w:rsidRDefault="00971371" w:rsidP="009D6C75">
      <w:pPr>
        <w:spacing w:after="0" w:line="240" w:lineRule="auto"/>
        <w:rPr>
          <w:ins w:id="4023" w:author="Абрамова Анна Андреевна" w:date="2024-05-16T00:41:00Z"/>
          <w:rFonts w:eastAsia="Times New Roman"/>
          <w:b/>
          <w:bCs/>
          <w:lang w:eastAsia="ru-RU"/>
        </w:rPr>
      </w:pPr>
    </w:p>
    <w:p w14:paraId="25608235" w14:textId="13319415" w:rsidR="00971371" w:rsidDel="00FE0F3F" w:rsidRDefault="00971371" w:rsidP="009D6C75">
      <w:pPr>
        <w:spacing w:after="0" w:line="240" w:lineRule="auto"/>
        <w:rPr>
          <w:ins w:id="4024" w:author="Абрамова Анна Андреевна" w:date="2024-05-16T00:41:00Z"/>
          <w:del w:id="4025" w:author="Елена Белолипецкая" w:date="2024-05-25T22:26:00Z"/>
          <w:rFonts w:eastAsia="Times New Roman"/>
          <w:b/>
          <w:bCs/>
          <w:lang w:eastAsia="ru-RU"/>
        </w:rPr>
      </w:pPr>
    </w:p>
    <w:p w14:paraId="78036526" w14:textId="700AA9B1" w:rsidR="00971371" w:rsidDel="00FE0F3F" w:rsidRDefault="00971371" w:rsidP="009D6C75">
      <w:pPr>
        <w:spacing w:after="0" w:line="240" w:lineRule="auto"/>
        <w:rPr>
          <w:ins w:id="4026" w:author="Абрамова Анна Андреевна" w:date="2024-05-16T00:41:00Z"/>
          <w:del w:id="4027" w:author="Елена Белолипецкая" w:date="2024-05-25T22:26:00Z"/>
          <w:rFonts w:eastAsia="Times New Roman"/>
          <w:b/>
          <w:bCs/>
          <w:lang w:eastAsia="ru-RU"/>
        </w:rPr>
      </w:pPr>
    </w:p>
    <w:p w14:paraId="7706BC56" w14:textId="641CD0C0" w:rsidR="00971371" w:rsidDel="00FE0F3F" w:rsidRDefault="00971371" w:rsidP="009D6C75">
      <w:pPr>
        <w:spacing w:after="0" w:line="240" w:lineRule="auto"/>
        <w:rPr>
          <w:ins w:id="4028" w:author="Абрамова Анна Андреевна" w:date="2024-05-16T00:41:00Z"/>
          <w:del w:id="4029" w:author="Елена Белолипецкая" w:date="2024-05-25T22:26:00Z"/>
          <w:rFonts w:eastAsia="Times New Roman"/>
          <w:b/>
          <w:bCs/>
          <w:lang w:eastAsia="ru-RU"/>
        </w:rPr>
      </w:pPr>
    </w:p>
    <w:p w14:paraId="046388A1" w14:textId="408153DB" w:rsidR="00971371" w:rsidDel="00FE0F3F" w:rsidRDefault="00971371" w:rsidP="009D6C75">
      <w:pPr>
        <w:spacing w:after="0" w:line="240" w:lineRule="auto"/>
        <w:rPr>
          <w:ins w:id="4030" w:author="Абрамова Анна Андреевна" w:date="2024-05-16T00:41:00Z"/>
          <w:del w:id="4031" w:author="Елена Белолипецкая" w:date="2024-05-25T22:26:00Z"/>
          <w:rFonts w:eastAsia="Times New Roman"/>
          <w:b/>
          <w:bCs/>
          <w:lang w:eastAsia="ru-RU"/>
        </w:rPr>
      </w:pPr>
    </w:p>
    <w:p w14:paraId="71AC0ACE" w14:textId="3C7AC6EF" w:rsidR="00971371" w:rsidDel="00FE0F3F" w:rsidRDefault="00971371" w:rsidP="009D6C75">
      <w:pPr>
        <w:spacing w:after="0" w:line="240" w:lineRule="auto"/>
        <w:rPr>
          <w:ins w:id="4032" w:author="Абрамова Анна Андреевна" w:date="2024-05-15T23:28:00Z"/>
          <w:del w:id="4033" w:author="Елена Белолипецкая" w:date="2024-05-25T22:26:00Z"/>
          <w:rFonts w:eastAsia="Times New Roman"/>
          <w:b/>
          <w:bCs/>
          <w:lang w:eastAsia="ru-RU"/>
        </w:rPr>
      </w:pPr>
    </w:p>
    <w:p w14:paraId="24C67CD0" w14:textId="75D5DB2E" w:rsidR="00660A8F" w:rsidRPr="009D6C75" w:rsidRDefault="006C3B04" w:rsidP="009D6C75">
      <w:pPr>
        <w:spacing w:after="0" w:line="240" w:lineRule="auto"/>
        <w:rPr>
          <w:rFonts w:eastAsia="Times New Roman"/>
          <w:lang w:eastAsia="ru-RU"/>
        </w:rPr>
      </w:pPr>
      <w:r w:rsidRPr="00395F73">
        <w:rPr>
          <w:rFonts w:eastAsia="Times New Roman"/>
          <w:b/>
          <w:bCs/>
          <w:lang w:eastAsia="ru-RU"/>
        </w:rPr>
        <w:t>Таблица 5-</w:t>
      </w:r>
      <w:ins w:id="4034" w:author="Абрамова Анна Андреевна" w:date="2024-05-15T23:28:00Z">
        <w:r w:rsidR="00B41C86">
          <w:rPr>
            <w:rFonts w:eastAsia="Times New Roman"/>
            <w:b/>
            <w:bCs/>
            <w:lang w:eastAsia="ru-RU"/>
          </w:rPr>
          <w:t>5</w:t>
        </w:r>
      </w:ins>
      <w:del w:id="4035" w:author="Абрамова Анна Андреевна" w:date="2024-05-15T23:28:00Z">
        <w:r w:rsidRPr="00395F73" w:rsidDel="00B41C86">
          <w:rPr>
            <w:rFonts w:eastAsia="Times New Roman"/>
            <w:b/>
            <w:bCs/>
            <w:lang w:eastAsia="ru-RU"/>
          </w:rPr>
          <w:delText>3</w:delText>
        </w:r>
      </w:del>
      <w:r w:rsidR="00660A8F" w:rsidRPr="00395F73">
        <w:rPr>
          <w:rFonts w:eastAsia="Times New Roman"/>
          <w:b/>
          <w:bCs/>
          <w:lang w:eastAsia="ru-RU"/>
        </w:rPr>
        <w:t>.</w:t>
      </w:r>
      <w:r w:rsidR="00660A8F" w:rsidRPr="009D6C75">
        <w:rPr>
          <w:rFonts w:eastAsia="Times New Roman"/>
          <w:lang w:eastAsia="ru-RU"/>
        </w:rPr>
        <w:t xml:space="preserve"> Взаимодействие и рекомендации по применению с другими лекарственными препаратами</w:t>
      </w:r>
      <w:ins w:id="4036" w:author="Абрамова Анна Андреевна" w:date="2024-05-15T01:06:00Z">
        <w:r w:rsidR="00FB50A0">
          <w:rPr>
            <w:rFonts w:eastAsia="Times New Roman"/>
            <w:lang w:eastAsia="ru-RU"/>
          </w:rPr>
          <w:t>.</w:t>
        </w:r>
      </w:ins>
      <w:del w:id="4037" w:author="Абрамова Анна Андреевна" w:date="2024-05-15T01:06:00Z">
        <w:r w:rsidR="00660A8F" w:rsidRPr="009D6C75" w:rsidDel="00FB50A0">
          <w:rPr>
            <w:rFonts w:eastAsia="Times New Roman"/>
            <w:lang w:eastAsia="ru-RU"/>
          </w:rPr>
          <w:delText xml:space="preserve"> </w:delText>
        </w:r>
      </w:del>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Change w:id="4038" w:author="Елена Белолипецкая" w:date="2024-05-25T22:26:00Z">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PrChange>
      </w:tblPr>
      <w:tblGrid>
        <w:gridCol w:w="3398"/>
        <w:gridCol w:w="1275"/>
        <w:gridCol w:w="566"/>
        <w:gridCol w:w="708"/>
        <w:gridCol w:w="579"/>
        <w:gridCol w:w="2818"/>
        <w:tblGridChange w:id="4039">
          <w:tblGrid>
            <w:gridCol w:w="3398"/>
            <w:gridCol w:w="277"/>
            <w:gridCol w:w="998"/>
            <w:gridCol w:w="142"/>
            <w:gridCol w:w="424"/>
            <w:gridCol w:w="144"/>
            <w:gridCol w:w="564"/>
            <w:gridCol w:w="2"/>
            <w:gridCol w:w="577"/>
            <w:gridCol w:w="2818"/>
          </w:tblGrid>
        </w:tblGridChange>
      </w:tblGrid>
      <w:tr w:rsidR="008269BA" w:rsidRPr="008A0D15" w14:paraId="102DBCB6" w14:textId="77777777" w:rsidTr="00FE0F3F">
        <w:trPr>
          <w:tblHeader/>
          <w:trPrChange w:id="4040" w:author="Елена Белолипецкая" w:date="2024-05-25T22:26:00Z">
            <w:trPr>
              <w:tblHeader/>
            </w:trPr>
          </w:trPrChange>
        </w:trPr>
        <w:tc>
          <w:tcPr>
            <w:tcW w:w="1818" w:type="pct"/>
            <w:vMerge w:val="restart"/>
            <w:shd w:val="clear" w:color="auto" w:fill="D9D9D9" w:themeFill="background1" w:themeFillShade="D9"/>
            <w:tcMar>
              <w:top w:w="45" w:type="dxa"/>
              <w:left w:w="75" w:type="dxa"/>
              <w:bottom w:w="45" w:type="dxa"/>
              <w:right w:w="75" w:type="dxa"/>
            </w:tcMar>
            <w:vAlign w:val="center"/>
            <w:hideMark/>
            <w:tcPrChange w:id="4041" w:author="Елена Белолипецкая" w:date="2024-05-25T22:26:00Z">
              <w:tcPr>
                <w:tcW w:w="1967" w:type="pct"/>
                <w:gridSpan w:val="2"/>
                <w:vMerge w:val="restart"/>
                <w:shd w:val="clear" w:color="auto" w:fill="D9D9D9" w:themeFill="background1" w:themeFillShade="D9"/>
                <w:tcMar>
                  <w:top w:w="45" w:type="dxa"/>
                  <w:left w:w="75" w:type="dxa"/>
                  <w:bottom w:w="45" w:type="dxa"/>
                  <w:right w:w="75" w:type="dxa"/>
                </w:tcMar>
                <w:vAlign w:val="center"/>
                <w:hideMark/>
              </w:tcPr>
            </w:tcPrChange>
          </w:tcPr>
          <w:p w14:paraId="3BA69D06" w14:textId="77777777" w:rsidR="008269BA" w:rsidRPr="008A0D15" w:rsidRDefault="008269BA">
            <w:pPr>
              <w:spacing w:after="0" w:line="240" w:lineRule="auto"/>
              <w:jc w:val="left"/>
              <w:rPr>
                <w:rFonts w:eastAsia="Times New Roman"/>
                <w:sz w:val="22"/>
                <w:szCs w:val="22"/>
                <w:lang w:eastAsia="ru-RU"/>
                <w:rPrChange w:id="4042" w:author="Елена Белолипецкая" w:date="2024-05-25T22:35:00Z">
                  <w:rPr>
                    <w:rFonts w:eastAsia="Times New Roman"/>
                    <w:lang w:eastAsia="ru-RU"/>
                  </w:rPr>
                </w:rPrChange>
              </w:rPr>
              <w:pPrChange w:id="4043" w:author="Елена Белолипецкая" w:date="2024-05-25T22:31:00Z">
                <w:pPr>
                  <w:spacing w:before="75" w:after="75" w:line="240" w:lineRule="auto"/>
                  <w:jc w:val="left"/>
                </w:pPr>
              </w:pPrChange>
            </w:pPr>
            <w:r w:rsidRPr="008A0D15">
              <w:rPr>
                <w:rFonts w:eastAsia="Times New Roman"/>
                <w:b/>
                <w:bCs/>
                <w:sz w:val="22"/>
                <w:szCs w:val="22"/>
                <w:lang w:eastAsia="ru-RU"/>
                <w:rPrChange w:id="4044" w:author="Елена Белолипецкая" w:date="2024-05-25T22:35:00Z">
                  <w:rPr>
                    <w:rFonts w:eastAsia="Times New Roman"/>
                    <w:b/>
                    <w:bCs/>
                    <w:lang w:eastAsia="ru-RU"/>
                  </w:rPr>
                </w:rPrChange>
              </w:rPr>
              <w:lastRenderedPageBreak/>
              <w:t>Лекарственный препарат (терапевтическая группа)/Возможный механизм взаимодействия</w:t>
            </w:r>
          </w:p>
        </w:tc>
        <w:tc>
          <w:tcPr>
            <w:tcW w:w="1674" w:type="pct"/>
            <w:gridSpan w:val="4"/>
            <w:shd w:val="clear" w:color="auto" w:fill="D9D9D9" w:themeFill="background1" w:themeFillShade="D9"/>
            <w:tcMar>
              <w:top w:w="45" w:type="dxa"/>
              <w:left w:w="75" w:type="dxa"/>
              <w:bottom w:w="45" w:type="dxa"/>
              <w:right w:w="75" w:type="dxa"/>
            </w:tcMar>
            <w:vAlign w:val="center"/>
            <w:hideMark/>
            <w:tcPrChange w:id="4045" w:author="Елена Белолипецкая" w:date="2024-05-25T22:26:00Z">
              <w:tcPr>
                <w:tcW w:w="1526" w:type="pct"/>
                <w:gridSpan w:val="7"/>
                <w:shd w:val="clear" w:color="auto" w:fill="D9D9D9" w:themeFill="background1" w:themeFillShade="D9"/>
                <w:tcMar>
                  <w:top w:w="45" w:type="dxa"/>
                  <w:left w:w="75" w:type="dxa"/>
                  <w:bottom w:w="45" w:type="dxa"/>
                  <w:right w:w="75" w:type="dxa"/>
                </w:tcMar>
                <w:vAlign w:val="center"/>
                <w:hideMark/>
              </w:tcPr>
            </w:tcPrChange>
          </w:tcPr>
          <w:p w14:paraId="01E2C4FA" w14:textId="77777777" w:rsidR="008269BA" w:rsidRPr="008A0D15" w:rsidRDefault="008269BA">
            <w:pPr>
              <w:spacing w:after="0" w:line="240" w:lineRule="auto"/>
              <w:rPr>
                <w:rFonts w:eastAsia="Times New Roman"/>
                <w:sz w:val="22"/>
                <w:szCs w:val="22"/>
                <w:lang w:eastAsia="ru-RU"/>
                <w:rPrChange w:id="4046" w:author="Елена Белолипецкая" w:date="2024-05-25T22:35:00Z">
                  <w:rPr>
                    <w:rFonts w:eastAsia="Times New Roman"/>
                    <w:lang w:eastAsia="ru-RU"/>
                  </w:rPr>
                </w:rPrChange>
              </w:rPr>
              <w:pPrChange w:id="4047" w:author="Елена Белолипецкая" w:date="2024-05-25T22:31:00Z">
                <w:pPr>
                  <w:spacing w:before="75" w:after="75" w:line="240" w:lineRule="auto"/>
                </w:pPr>
              </w:pPrChange>
            </w:pPr>
            <w:r w:rsidRPr="008A0D15">
              <w:rPr>
                <w:rFonts w:eastAsia="Times New Roman"/>
                <w:b/>
                <w:bCs/>
                <w:sz w:val="22"/>
                <w:szCs w:val="22"/>
                <w:lang w:eastAsia="ru-RU"/>
                <w:rPrChange w:id="4048" w:author="Елена Белолипецкая" w:date="2024-05-25T22:35:00Z">
                  <w:rPr>
                    <w:rFonts w:eastAsia="Times New Roman"/>
                    <w:b/>
                    <w:bCs/>
                    <w:lang w:eastAsia="ru-RU"/>
                  </w:rPr>
                </w:rPrChange>
              </w:rPr>
              <w:t>Влияние на уровни лекарственного средства. Среднее отношение (90% доверительный интервал)</w:t>
            </w:r>
            <w:r w:rsidRPr="008A0D15">
              <w:rPr>
                <w:rFonts w:eastAsia="Times New Roman"/>
                <w:b/>
                <w:bCs/>
                <w:sz w:val="22"/>
                <w:szCs w:val="22"/>
                <w:vertAlign w:val="superscript"/>
                <w:lang w:eastAsia="ru-RU"/>
                <w:rPrChange w:id="4049" w:author="Елена Белолипецкая" w:date="2024-05-25T22:35:00Z">
                  <w:rPr>
                    <w:rFonts w:eastAsia="Times New Roman"/>
                    <w:b/>
                    <w:bCs/>
                    <w:vertAlign w:val="superscript"/>
                    <w:lang w:eastAsia="ru-RU"/>
                  </w:rPr>
                </w:rPrChange>
              </w:rPr>
              <w:t>a,b</w:t>
            </w:r>
          </w:p>
        </w:tc>
        <w:tc>
          <w:tcPr>
            <w:tcW w:w="1508" w:type="pct"/>
            <w:vMerge w:val="restart"/>
            <w:shd w:val="clear" w:color="auto" w:fill="D9D9D9" w:themeFill="background1" w:themeFillShade="D9"/>
            <w:tcMar>
              <w:top w:w="45" w:type="dxa"/>
              <w:left w:w="75" w:type="dxa"/>
              <w:bottom w:w="45" w:type="dxa"/>
              <w:right w:w="75" w:type="dxa"/>
            </w:tcMar>
            <w:vAlign w:val="center"/>
            <w:hideMark/>
            <w:tcPrChange w:id="4050" w:author="Елена Белолипецкая" w:date="2024-05-25T22:26:00Z">
              <w:tcPr>
                <w:tcW w:w="1508" w:type="pct"/>
                <w:vMerge w:val="restart"/>
                <w:shd w:val="clear" w:color="auto" w:fill="D9D9D9" w:themeFill="background1" w:themeFillShade="D9"/>
                <w:tcMar>
                  <w:top w:w="45" w:type="dxa"/>
                  <w:left w:w="75" w:type="dxa"/>
                  <w:bottom w:w="45" w:type="dxa"/>
                  <w:right w:w="75" w:type="dxa"/>
                </w:tcMar>
                <w:vAlign w:val="center"/>
                <w:hideMark/>
              </w:tcPr>
            </w:tcPrChange>
          </w:tcPr>
          <w:p w14:paraId="73AB5D78" w14:textId="7D2772A7" w:rsidR="008269BA" w:rsidRPr="008A0D15" w:rsidRDefault="008269BA">
            <w:pPr>
              <w:spacing w:after="0" w:line="240" w:lineRule="auto"/>
              <w:rPr>
                <w:rFonts w:eastAsia="Times New Roman"/>
                <w:sz w:val="22"/>
                <w:szCs w:val="22"/>
                <w:lang w:eastAsia="ru-RU"/>
                <w:rPrChange w:id="4051" w:author="Елена Белолипецкая" w:date="2024-05-25T22:35:00Z">
                  <w:rPr>
                    <w:rFonts w:eastAsia="Times New Roman"/>
                    <w:lang w:eastAsia="ru-RU"/>
                  </w:rPr>
                </w:rPrChange>
              </w:rPr>
              <w:pPrChange w:id="4052" w:author="Елена Белолипецкая" w:date="2024-05-25T22:31:00Z">
                <w:pPr>
                  <w:spacing w:before="75" w:after="75" w:line="240" w:lineRule="auto"/>
                </w:pPr>
              </w:pPrChange>
            </w:pPr>
            <w:r w:rsidRPr="008A0D15">
              <w:rPr>
                <w:rFonts w:eastAsia="Times New Roman"/>
                <w:b/>
                <w:bCs/>
                <w:sz w:val="22"/>
                <w:szCs w:val="22"/>
                <w:lang w:eastAsia="ru-RU"/>
                <w:rPrChange w:id="4053" w:author="Елена Белолипецкая" w:date="2024-05-25T22:35:00Z">
                  <w:rPr>
                    <w:rFonts w:eastAsia="Times New Roman"/>
                    <w:b/>
                    <w:bCs/>
                    <w:lang w:eastAsia="ru-RU"/>
                  </w:rPr>
                </w:rPrChange>
              </w:rPr>
              <w:t>Рекомендации по совместному применению с препаратом софосбувира+велтапасвира</w:t>
            </w:r>
          </w:p>
        </w:tc>
      </w:tr>
      <w:tr w:rsidR="00FE0F3F" w:rsidRPr="008A0D15" w14:paraId="4EB1C1DD" w14:textId="77777777" w:rsidTr="00FE0F3F">
        <w:tblPrEx>
          <w:tblPrExChange w:id="4054" w:author="Елена Белолипецкая" w:date="2024-05-25T22:27:00Z">
            <w:tblPrEx>
              <w:tblLayout w:type="fixed"/>
            </w:tblPrEx>
          </w:tblPrExChange>
        </w:tblPrEx>
        <w:trPr>
          <w:tblHeader/>
          <w:trPrChange w:id="4055" w:author="Елена Белолипецкая" w:date="2024-05-25T22:27:00Z">
            <w:trPr>
              <w:tblHeader/>
            </w:trPr>
          </w:trPrChange>
        </w:trPr>
        <w:tc>
          <w:tcPr>
            <w:tcW w:w="1818" w:type="pct"/>
            <w:vMerge/>
            <w:vAlign w:val="center"/>
            <w:hideMark/>
            <w:tcPrChange w:id="4056" w:author="Елена Белолипецкая" w:date="2024-05-25T22:27:00Z">
              <w:tcPr>
                <w:tcW w:w="1818" w:type="pct"/>
                <w:vMerge/>
                <w:vAlign w:val="center"/>
                <w:hideMark/>
              </w:tcPr>
            </w:tcPrChange>
          </w:tcPr>
          <w:p w14:paraId="45AD3CC0" w14:textId="77777777" w:rsidR="008269BA" w:rsidRPr="008A0D15" w:rsidRDefault="008269BA">
            <w:pPr>
              <w:spacing w:after="0" w:line="240" w:lineRule="auto"/>
              <w:rPr>
                <w:rFonts w:eastAsia="Times New Roman"/>
                <w:sz w:val="22"/>
                <w:szCs w:val="22"/>
                <w:lang w:eastAsia="ru-RU"/>
                <w:rPrChange w:id="4057" w:author="Елена Белолипецкая" w:date="2024-05-25T22:35:00Z">
                  <w:rPr>
                    <w:rFonts w:eastAsia="Times New Roman"/>
                    <w:lang w:eastAsia="ru-RU"/>
                  </w:rPr>
                </w:rPrChange>
              </w:rPr>
              <w:pPrChange w:id="4058" w:author="Елена Белолипецкая" w:date="2024-05-25T22:31:00Z">
                <w:pPr>
                  <w:spacing w:before="75" w:after="75" w:line="240" w:lineRule="auto"/>
                </w:pPr>
              </w:pPrChange>
            </w:pPr>
          </w:p>
        </w:tc>
        <w:tc>
          <w:tcPr>
            <w:tcW w:w="682" w:type="pct"/>
            <w:shd w:val="clear" w:color="auto" w:fill="D9D9D9" w:themeFill="background1" w:themeFillShade="D9"/>
            <w:tcMar>
              <w:top w:w="45" w:type="dxa"/>
              <w:left w:w="75" w:type="dxa"/>
              <w:bottom w:w="45" w:type="dxa"/>
              <w:right w:w="75" w:type="dxa"/>
            </w:tcMar>
            <w:vAlign w:val="center"/>
            <w:hideMark/>
            <w:tcPrChange w:id="4059" w:author="Елена Белолипецкая" w:date="2024-05-25T22:27:00Z">
              <w:tcPr>
                <w:tcW w:w="758" w:type="pct"/>
                <w:gridSpan w:val="3"/>
                <w:shd w:val="clear" w:color="auto" w:fill="D9D9D9" w:themeFill="background1" w:themeFillShade="D9"/>
                <w:tcMar>
                  <w:top w:w="45" w:type="dxa"/>
                  <w:left w:w="75" w:type="dxa"/>
                  <w:bottom w:w="45" w:type="dxa"/>
                  <w:right w:w="75" w:type="dxa"/>
                </w:tcMar>
                <w:vAlign w:val="center"/>
                <w:hideMark/>
              </w:tcPr>
            </w:tcPrChange>
          </w:tcPr>
          <w:p w14:paraId="22007927" w14:textId="77777777" w:rsidR="008269BA" w:rsidRPr="008A0D15" w:rsidRDefault="008269BA">
            <w:pPr>
              <w:spacing w:after="0" w:line="240" w:lineRule="auto"/>
              <w:rPr>
                <w:rFonts w:eastAsia="Times New Roman"/>
                <w:sz w:val="22"/>
                <w:szCs w:val="22"/>
                <w:lang w:eastAsia="ru-RU"/>
                <w:rPrChange w:id="4060" w:author="Елена Белолипецкая" w:date="2024-05-25T22:35:00Z">
                  <w:rPr>
                    <w:rFonts w:eastAsia="Times New Roman"/>
                    <w:lang w:eastAsia="ru-RU"/>
                  </w:rPr>
                </w:rPrChange>
              </w:rPr>
              <w:pPrChange w:id="4061" w:author="Елена Белолипецкая" w:date="2024-05-25T22:31:00Z">
                <w:pPr>
                  <w:spacing w:before="75" w:after="75" w:line="240" w:lineRule="auto"/>
                </w:pPr>
              </w:pPrChange>
            </w:pPr>
            <w:r w:rsidRPr="008A0D15">
              <w:rPr>
                <w:rFonts w:eastAsia="Times New Roman"/>
                <w:b/>
                <w:bCs/>
                <w:sz w:val="22"/>
                <w:szCs w:val="22"/>
                <w:lang w:eastAsia="ru-RU"/>
                <w:rPrChange w:id="4062" w:author="Елена Белолипецкая" w:date="2024-05-25T22:35:00Z">
                  <w:rPr>
                    <w:rFonts w:eastAsia="Times New Roman"/>
                    <w:b/>
                    <w:bCs/>
                    <w:lang w:eastAsia="ru-RU"/>
                  </w:rPr>
                </w:rPrChange>
              </w:rPr>
              <w:t>Активный компонент</w:t>
            </w:r>
          </w:p>
        </w:tc>
        <w:tc>
          <w:tcPr>
            <w:tcW w:w="303" w:type="pct"/>
            <w:shd w:val="clear" w:color="auto" w:fill="D9D9D9" w:themeFill="background1" w:themeFillShade="D9"/>
            <w:tcMar>
              <w:top w:w="45" w:type="dxa"/>
              <w:left w:w="75" w:type="dxa"/>
              <w:bottom w:w="45" w:type="dxa"/>
              <w:right w:w="75" w:type="dxa"/>
            </w:tcMar>
            <w:vAlign w:val="center"/>
            <w:hideMark/>
            <w:tcPrChange w:id="4063" w:author="Елена Белолипецкая" w:date="2024-05-25T22:27:00Z">
              <w:tcPr>
                <w:tcW w:w="304" w:type="pct"/>
                <w:gridSpan w:val="2"/>
                <w:shd w:val="clear" w:color="auto" w:fill="D9D9D9" w:themeFill="background1" w:themeFillShade="D9"/>
                <w:tcMar>
                  <w:top w:w="45" w:type="dxa"/>
                  <w:left w:w="75" w:type="dxa"/>
                  <w:bottom w:w="45" w:type="dxa"/>
                  <w:right w:w="75" w:type="dxa"/>
                </w:tcMar>
                <w:vAlign w:val="center"/>
                <w:hideMark/>
              </w:tcPr>
            </w:tcPrChange>
          </w:tcPr>
          <w:p w14:paraId="07349A20" w14:textId="77777777" w:rsidR="008269BA" w:rsidRPr="008A0D15" w:rsidRDefault="008269BA">
            <w:pPr>
              <w:spacing w:after="0" w:line="240" w:lineRule="auto"/>
              <w:rPr>
                <w:rFonts w:eastAsia="Times New Roman"/>
                <w:sz w:val="22"/>
                <w:szCs w:val="22"/>
                <w:lang w:eastAsia="ru-RU"/>
                <w:rPrChange w:id="4064" w:author="Елена Белолипецкая" w:date="2024-05-25T22:35:00Z">
                  <w:rPr>
                    <w:rFonts w:eastAsia="Times New Roman"/>
                    <w:lang w:eastAsia="ru-RU"/>
                  </w:rPr>
                </w:rPrChange>
              </w:rPr>
              <w:pPrChange w:id="4065" w:author="Елена Белолипецкая" w:date="2024-05-25T22:31:00Z">
                <w:pPr>
                  <w:spacing w:before="75" w:after="75" w:line="240" w:lineRule="auto"/>
                </w:pPr>
              </w:pPrChange>
            </w:pPr>
            <w:r w:rsidRPr="008A0D15">
              <w:rPr>
                <w:rFonts w:eastAsia="Times New Roman"/>
                <w:b/>
                <w:bCs/>
                <w:sz w:val="22"/>
                <w:szCs w:val="22"/>
                <w:lang w:eastAsia="ru-RU"/>
                <w:rPrChange w:id="4066" w:author="Елена Белолипецкая" w:date="2024-05-25T22:35:00Z">
                  <w:rPr>
                    <w:rFonts w:eastAsia="Times New Roman"/>
                    <w:b/>
                    <w:bCs/>
                    <w:lang w:eastAsia="ru-RU"/>
                  </w:rPr>
                </w:rPrChange>
              </w:rPr>
              <w:t>C</w:t>
            </w:r>
            <w:r w:rsidRPr="008A0D15">
              <w:rPr>
                <w:rFonts w:eastAsia="Times New Roman"/>
                <w:b/>
                <w:bCs/>
                <w:sz w:val="22"/>
                <w:szCs w:val="22"/>
                <w:vertAlign w:val="subscript"/>
                <w:lang w:eastAsia="ru-RU"/>
                <w:rPrChange w:id="4067" w:author="Елена Белолипецкая" w:date="2024-05-25T22:35:00Z">
                  <w:rPr>
                    <w:rFonts w:eastAsia="Times New Roman"/>
                    <w:b/>
                    <w:bCs/>
                    <w:vertAlign w:val="subscript"/>
                    <w:lang w:eastAsia="ru-RU"/>
                  </w:rPr>
                </w:rPrChange>
              </w:rPr>
              <w:t>max</w:t>
            </w:r>
          </w:p>
        </w:tc>
        <w:tc>
          <w:tcPr>
            <w:tcW w:w="379" w:type="pct"/>
            <w:shd w:val="clear" w:color="auto" w:fill="D9D9D9" w:themeFill="background1" w:themeFillShade="D9"/>
            <w:tcMar>
              <w:top w:w="45" w:type="dxa"/>
              <w:left w:w="75" w:type="dxa"/>
              <w:bottom w:w="45" w:type="dxa"/>
              <w:right w:w="75" w:type="dxa"/>
            </w:tcMar>
            <w:vAlign w:val="center"/>
            <w:hideMark/>
            <w:tcPrChange w:id="4068" w:author="Елена Белолипецкая" w:date="2024-05-25T22:27:00Z">
              <w:tcPr>
                <w:tcW w:w="303" w:type="pct"/>
                <w:gridSpan w:val="2"/>
                <w:shd w:val="clear" w:color="auto" w:fill="D9D9D9" w:themeFill="background1" w:themeFillShade="D9"/>
                <w:tcMar>
                  <w:top w:w="45" w:type="dxa"/>
                  <w:left w:w="75" w:type="dxa"/>
                  <w:bottom w:w="45" w:type="dxa"/>
                  <w:right w:w="75" w:type="dxa"/>
                </w:tcMar>
                <w:vAlign w:val="center"/>
                <w:hideMark/>
              </w:tcPr>
            </w:tcPrChange>
          </w:tcPr>
          <w:p w14:paraId="08095FA5" w14:textId="77777777" w:rsidR="008269BA" w:rsidRPr="008A0D15" w:rsidRDefault="008269BA">
            <w:pPr>
              <w:spacing w:after="0" w:line="240" w:lineRule="auto"/>
              <w:rPr>
                <w:rFonts w:eastAsia="Times New Roman"/>
                <w:sz w:val="22"/>
                <w:szCs w:val="22"/>
                <w:lang w:eastAsia="ru-RU"/>
                <w:rPrChange w:id="4069" w:author="Елена Белолипецкая" w:date="2024-05-25T22:35:00Z">
                  <w:rPr>
                    <w:rFonts w:eastAsia="Times New Roman"/>
                    <w:lang w:eastAsia="ru-RU"/>
                  </w:rPr>
                </w:rPrChange>
              </w:rPr>
              <w:pPrChange w:id="4070" w:author="Елена Белолипецкая" w:date="2024-05-25T22:31:00Z">
                <w:pPr>
                  <w:spacing w:before="75" w:after="75" w:line="240" w:lineRule="auto"/>
                </w:pPr>
              </w:pPrChange>
            </w:pPr>
            <w:r w:rsidRPr="008A0D15">
              <w:rPr>
                <w:rFonts w:eastAsia="Times New Roman"/>
                <w:b/>
                <w:bCs/>
                <w:sz w:val="22"/>
                <w:szCs w:val="22"/>
                <w:lang w:eastAsia="ru-RU"/>
                <w:rPrChange w:id="4071" w:author="Елена Белолипецкая" w:date="2024-05-25T22:35:00Z">
                  <w:rPr>
                    <w:rFonts w:eastAsia="Times New Roman"/>
                    <w:b/>
                    <w:bCs/>
                    <w:lang w:eastAsia="ru-RU"/>
                  </w:rPr>
                </w:rPrChange>
              </w:rPr>
              <w:t>AUC</w:t>
            </w:r>
          </w:p>
        </w:tc>
        <w:tc>
          <w:tcPr>
            <w:tcW w:w="309" w:type="pct"/>
            <w:shd w:val="clear" w:color="auto" w:fill="D9D9D9" w:themeFill="background1" w:themeFillShade="D9"/>
            <w:tcMar>
              <w:top w:w="45" w:type="dxa"/>
              <w:left w:w="75" w:type="dxa"/>
              <w:bottom w:w="45" w:type="dxa"/>
              <w:right w:w="75" w:type="dxa"/>
            </w:tcMar>
            <w:vAlign w:val="center"/>
            <w:hideMark/>
            <w:tcPrChange w:id="4072" w:author="Елена Белолипецкая" w:date="2024-05-25T22:27:00Z">
              <w:tcPr>
                <w:tcW w:w="309" w:type="pct"/>
                <w:shd w:val="clear" w:color="auto" w:fill="D9D9D9" w:themeFill="background1" w:themeFillShade="D9"/>
                <w:tcMar>
                  <w:top w:w="45" w:type="dxa"/>
                  <w:left w:w="75" w:type="dxa"/>
                  <w:bottom w:w="45" w:type="dxa"/>
                  <w:right w:w="75" w:type="dxa"/>
                </w:tcMar>
                <w:vAlign w:val="center"/>
                <w:hideMark/>
              </w:tcPr>
            </w:tcPrChange>
          </w:tcPr>
          <w:p w14:paraId="6AA7023F" w14:textId="77777777" w:rsidR="008269BA" w:rsidRPr="008A0D15" w:rsidRDefault="008269BA">
            <w:pPr>
              <w:spacing w:after="0" w:line="240" w:lineRule="auto"/>
              <w:rPr>
                <w:rFonts w:eastAsia="Times New Roman"/>
                <w:sz w:val="22"/>
                <w:szCs w:val="22"/>
                <w:lang w:eastAsia="ru-RU"/>
                <w:rPrChange w:id="4073" w:author="Елена Белолипецкая" w:date="2024-05-25T22:35:00Z">
                  <w:rPr>
                    <w:rFonts w:eastAsia="Times New Roman"/>
                    <w:lang w:eastAsia="ru-RU"/>
                  </w:rPr>
                </w:rPrChange>
              </w:rPr>
              <w:pPrChange w:id="4074" w:author="Елена Белолипецкая" w:date="2024-05-25T22:31:00Z">
                <w:pPr>
                  <w:spacing w:before="75" w:after="75" w:line="240" w:lineRule="auto"/>
                </w:pPr>
              </w:pPrChange>
            </w:pPr>
            <w:r w:rsidRPr="008A0D15">
              <w:rPr>
                <w:rFonts w:eastAsia="Times New Roman"/>
                <w:b/>
                <w:bCs/>
                <w:sz w:val="22"/>
                <w:szCs w:val="22"/>
                <w:lang w:eastAsia="ru-RU"/>
                <w:rPrChange w:id="4075" w:author="Елена Белолипецкая" w:date="2024-05-25T22:35:00Z">
                  <w:rPr>
                    <w:rFonts w:eastAsia="Times New Roman"/>
                    <w:b/>
                    <w:bCs/>
                    <w:lang w:eastAsia="ru-RU"/>
                  </w:rPr>
                </w:rPrChange>
              </w:rPr>
              <w:t>C</w:t>
            </w:r>
            <w:r w:rsidRPr="008A0D15">
              <w:rPr>
                <w:rFonts w:eastAsia="Times New Roman"/>
                <w:b/>
                <w:bCs/>
                <w:sz w:val="22"/>
                <w:szCs w:val="22"/>
                <w:vertAlign w:val="subscript"/>
                <w:lang w:eastAsia="ru-RU"/>
                <w:rPrChange w:id="4076" w:author="Елена Белолипецкая" w:date="2024-05-25T22:35:00Z">
                  <w:rPr>
                    <w:rFonts w:eastAsia="Times New Roman"/>
                    <w:b/>
                    <w:bCs/>
                    <w:vertAlign w:val="subscript"/>
                    <w:lang w:eastAsia="ru-RU"/>
                  </w:rPr>
                </w:rPrChange>
              </w:rPr>
              <w:t>min</w:t>
            </w:r>
          </w:p>
        </w:tc>
        <w:tc>
          <w:tcPr>
            <w:tcW w:w="1508" w:type="pct"/>
            <w:vMerge/>
            <w:vAlign w:val="center"/>
            <w:hideMark/>
            <w:tcPrChange w:id="4077" w:author="Елена Белолипецкая" w:date="2024-05-25T22:27:00Z">
              <w:tcPr>
                <w:tcW w:w="1508" w:type="pct"/>
                <w:vMerge/>
                <w:vAlign w:val="center"/>
                <w:hideMark/>
              </w:tcPr>
            </w:tcPrChange>
          </w:tcPr>
          <w:p w14:paraId="240E2BC4" w14:textId="77777777" w:rsidR="008269BA" w:rsidRPr="008A0D15" w:rsidRDefault="008269BA">
            <w:pPr>
              <w:spacing w:after="0" w:line="240" w:lineRule="auto"/>
              <w:rPr>
                <w:rFonts w:eastAsia="Times New Roman"/>
                <w:sz w:val="22"/>
                <w:szCs w:val="22"/>
                <w:lang w:eastAsia="ru-RU"/>
                <w:rPrChange w:id="4078" w:author="Елена Белолипецкая" w:date="2024-05-25T22:35:00Z">
                  <w:rPr>
                    <w:rFonts w:eastAsia="Times New Roman"/>
                    <w:lang w:eastAsia="ru-RU"/>
                  </w:rPr>
                </w:rPrChange>
              </w:rPr>
              <w:pPrChange w:id="4079" w:author="Елена Белолипецкая" w:date="2024-05-25T22:31:00Z">
                <w:pPr>
                  <w:spacing w:before="75" w:after="75" w:line="240" w:lineRule="auto"/>
                </w:pPr>
              </w:pPrChange>
            </w:pPr>
          </w:p>
        </w:tc>
      </w:tr>
      <w:tr w:rsidR="008269BA" w:rsidRPr="008A0D15" w14:paraId="51C1DCE0" w14:textId="77777777" w:rsidTr="00FE0F3F">
        <w:tc>
          <w:tcPr>
            <w:tcW w:w="5000" w:type="pct"/>
            <w:gridSpan w:val="6"/>
            <w:tcMar>
              <w:top w:w="45" w:type="dxa"/>
              <w:left w:w="75" w:type="dxa"/>
              <w:bottom w:w="45" w:type="dxa"/>
              <w:right w:w="75" w:type="dxa"/>
            </w:tcMar>
            <w:vAlign w:val="center"/>
            <w:hideMark/>
            <w:tcPrChange w:id="4080" w:author="Елена Белолипецкая" w:date="2024-05-25T22:26:00Z">
              <w:tcPr>
                <w:tcW w:w="5000" w:type="pct"/>
                <w:gridSpan w:val="10"/>
                <w:tcMar>
                  <w:top w:w="45" w:type="dxa"/>
                  <w:left w:w="75" w:type="dxa"/>
                  <w:bottom w:w="45" w:type="dxa"/>
                  <w:right w:w="75" w:type="dxa"/>
                </w:tcMar>
                <w:vAlign w:val="center"/>
                <w:hideMark/>
              </w:tcPr>
            </w:tcPrChange>
          </w:tcPr>
          <w:p w14:paraId="146715F4" w14:textId="77777777" w:rsidR="008269BA" w:rsidRPr="008A0D15" w:rsidRDefault="008269BA">
            <w:pPr>
              <w:tabs>
                <w:tab w:val="left" w:pos="3318"/>
                <w:tab w:val="left" w:pos="3460"/>
              </w:tabs>
              <w:spacing w:after="0" w:line="240" w:lineRule="auto"/>
              <w:rPr>
                <w:rFonts w:eastAsia="Times New Roman"/>
                <w:sz w:val="22"/>
                <w:szCs w:val="22"/>
                <w:lang w:eastAsia="ru-RU"/>
                <w:rPrChange w:id="4081" w:author="Елена Белолипецкая" w:date="2024-05-25T22:35:00Z">
                  <w:rPr>
                    <w:rFonts w:eastAsia="Times New Roman"/>
                    <w:lang w:eastAsia="ru-RU"/>
                  </w:rPr>
                </w:rPrChange>
              </w:rPr>
              <w:pPrChange w:id="4082" w:author="Елена Белолипецкая" w:date="2024-05-25T22:31:00Z">
                <w:pPr>
                  <w:tabs>
                    <w:tab w:val="left" w:pos="3318"/>
                    <w:tab w:val="left" w:pos="3460"/>
                  </w:tabs>
                  <w:spacing w:before="75" w:after="75" w:line="240" w:lineRule="auto"/>
                </w:pPr>
              </w:pPrChange>
            </w:pPr>
            <w:bookmarkStart w:id="4083" w:name="_Hlk164458149"/>
            <w:r w:rsidRPr="008A0D15">
              <w:rPr>
                <w:rFonts w:eastAsia="Times New Roman"/>
                <w:b/>
                <w:bCs/>
                <w:i/>
                <w:iCs/>
                <w:sz w:val="22"/>
                <w:szCs w:val="22"/>
                <w:lang w:eastAsia="ru-RU"/>
                <w:rPrChange w:id="4084" w:author="Елена Белолипецкая" w:date="2024-05-25T22:35:00Z">
                  <w:rPr>
                    <w:rFonts w:eastAsia="Times New Roman"/>
                    <w:b/>
                    <w:bCs/>
                    <w:i/>
                    <w:iCs/>
                    <w:lang w:eastAsia="ru-RU"/>
                  </w:rPr>
                </w:rPrChange>
              </w:rPr>
              <w:t>Средства, снижающие кислотность</w:t>
            </w:r>
          </w:p>
        </w:tc>
      </w:tr>
      <w:tr w:rsidR="008269BA" w:rsidRPr="008A0D15" w14:paraId="0C72E39B" w14:textId="77777777" w:rsidTr="00FE0F3F">
        <w:tc>
          <w:tcPr>
            <w:tcW w:w="1818" w:type="pct"/>
            <w:tcMar>
              <w:top w:w="45" w:type="dxa"/>
              <w:left w:w="75" w:type="dxa"/>
              <w:bottom w:w="45" w:type="dxa"/>
              <w:right w:w="75" w:type="dxa"/>
            </w:tcMar>
            <w:vAlign w:val="center"/>
            <w:hideMark/>
            <w:tcPrChange w:id="4085" w:author="Елена Белолипецкая" w:date="2024-05-25T22:26:00Z">
              <w:tcPr>
                <w:tcW w:w="1967" w:type="pct"/>
                <w:gridSpan w:val="2"/>
                <w:tcMar>
                  <w:top w:w="45" w:type="dxa"/>
                  <w:left w:w="75" w:type="dxa"/>
                  <w:bottom w:w="45" w:type="dxa"/>
                  <w:right w:w="75" w:type="dxa"/>
                </w:tcMar>
                <w:vAlign w:val="center"/>
                <w:hideMark/>
              </w:tcPr>
            </w:tcPrChange>
          </w:tcPr>
          <w:p w14:paraId="15434FCD" w14:textId="77777777" w:rsidR="008269BA" w:rsidRPr="008A0D15" w:rsidRDefault="008269BA">
            <w:pPr>
              <w:spacing w:after="0" w:line="240" w:lineRule="auto"/>
              <w:rPr>
                <w:rFonts w:eastAsia="Times New Roman"/>
                <w:sz w:val="22"/>
                <w:szCs w:val="22"/>
                <w:lang w:eastAsia="ru-RU"/>
                <w:rPrChange w:id="4086" w:author="Елена Белолипецкая" w:date="2024-05-25T22:35:00Z">
                  <w:rPr>
                    <w:rFonts w:eastAsia="Times New Roman"/>
                    <w:lang w:eastAsia="ru-RU"/>
                  </w:rPr>
                </w:rPrChange>
              </w:rPr>
              <w:pPrChange w:id="4087" w:author="Елена Белолипецкая" w:date="2024-05-25T22:31:00Z">
                <w:pPr>
                  <w:spacing w:before="75" w:after="75" w:line="240" w:lineRule="auto"/>
                </w:pPr>
              </w:pPrChange>
            </w:pPr>
          </w:p>
        </w:tc>
        <w:tc>
          <w:tcPr>
            <w:tcW w:w="1674" w:type="pct"/>
            <w:gridSpan w:val="4"/>
            <w:tcMar>
              <w:top w:w="45" w:type="dxa"/>
              <w:left w:w="75" w:type="dxa"/>
              <w:bottom w:w="45" w:type="dxa"/>
              <w:right w:w="75" w:type="dxa"/>
            </w:tcMar>
            <w:vAlign w:val="center"/>
            <w:hideMark/>
            <w:tcPrChange w:id="4088" w:author="Елена Белолипецкая" w:date="2024-05-25T22:26:00Z">
              <w:tcPr>
                <w:tcW w:w="1526" w:type="pct"/>
                <w:gridSpan w:val="7"/>
                <w:tcMar>
                  <w:top w:w="45" w:type="dxa"/>
                  <w:left w:w="75" w:type="dxa"/>
                  <w:bottom w:w="45" w:type="dxa"/>
                  <w:right w:w="75" w:type="dxa"/>
                </w:tcMar>
                <w:vAlign w:val="center"/>
                <w:hideMark/>
              </w:tcPr>
            </w:tcPrChange>
          </w:tcPr>
          <w:p w14:paraId="52591774" w14:textId="77777777" w:rsidR="008269BA" w:rsidRPr="008A0D15" w:rsidRDefault="008269BA">
            <w:pPr>
              <w:spacing w:after="0" w:line="240" w:lineRule="auto"/>
              <w:rPr>
                <w:rFonts w:eastAsia="Times New Roman"/>
                <w:sz w:val="22"/>
                <w:szCs w:val="22"/>
                <w:lang w:eastAsia="ru-RU"/>
                <w:rPrChange w:id="4089" w:author="Елена Белолипецкая" w:date="2024-05-25T22:35:00Z">
                  <w:rPr>
                    <w:rFonts w:eastAsia="Times New Roman"/>
                    <w:lang w:eastAsia="ru-RU"/>
                  </w:rPr>
                </w:rPrChange>
              </w:rPr>
              <w:pPrChange w:id="4090" w:author="Елена Белолипецкая" w:date="2024-05-25T22:31:00Z">
                <w:pPr>
                  <w:spacing w:before="75" w:after="75" w:line="240" w:lineRule="auto"/>
                </w:pPr>
              </w:pPrChange>
            </w:pPr>
          </w:p>
        </w:tc>
        <w:tc>
          <w:tcPr>
            <w:tcW w:w="1508" w:type="pct"/>
            <w:tcMar>
              <w:top w:w="45" w:type="dxa"/>
              <w:left w:w="75" w:type="dxa"/>
              <w:bottom w:w="45" w:type="dxa"/>
              <w:right w:w="75" w:type="dxa"/>
            </w:tcMar>
            <w:vAlign w:val="center"/>
            <w:hideMark/>
            <w:tcPrChange w:id="4091" w:author="Елена Белолипецкая" w:date="2024-05-25T22:26:00Z">
              <w:tcPr>
                <w:tcW w:w="1508" w:type="pct"/>
                <w:tcMar>
                  <w:top w:w="45" w:type="dxa"/>
                  <w:left w:w="75" w:type="dxa"/>
                  <w:bottom w:w="45" w:type="dxa"/>
                  <w:right w:w="75" w:type="dxa"/>
                </w:tcMar>
                <w:vAlign w:val="center"/>
                <w:hideMark/>
              </w:tcPr>
            </w:tcPrChange>
          </w:tcPr>
          <w:p w14:paraId="3EE5AEE2" w14:textId="77777777" w:rsidR="008269BA" w:rsidRPr="008A0D15" w:rsidRDefault="008269BA">
            <w:pPr>
              <w:spacing w:after="0" w:line="240" w:lineRule="auto"/>
              <w:rPr>
                <w:rFonts w:eastAsia="Times New Roman"/>
                <w:sz w:val="22"/>
                <w:szCs w:val="22"/>
                <w:lang w:eastAsia="ru-RU"/>
                <w:rPrChange w:id="4092" w:author="Елена Белолипецкая" w:date="2024-05-25T22:35:00Z">
                  <w:rPr>
                    <w:rFonts w:eastAsia="Times New Roman"/>
                    <w:lang w:eastAsia="ru-RU"/>
                  </w:rPr>
                </w:rPrChange>
              </w:rPr>
              <w:pPrChange w:id="4093" w:author="Елена Белолипецкая" w:date="2024-05-25T22:31:00Z">
                <w:pPr>
                  <w:spacing w:before="75" w:after="75" w:line="240" w:lineRule="auto"/>
                </w:pPr>
              </w:pPrChange>
            </w:pPr>
            <w:r w:rsidRPr="008A0D15">
              <w:rPr>
                <w:rFonts w:eastAsia="Times New Roman"/>
                <w:sz w:val="22"/>
                <w:szCs w:val="22"/>
                <w:lang w:eastAsia="ru-RU"/>
                <w:rPrChange w:id="4094" w:author="Елена Белолипецкая" w:date="2024-05-25T22:35:00Z">
                  <w:rPr>
                    <w:rFonts w:eastAsia="Times New Roman"/>
                    <w:lang w:eastAsia="ru-RU"/>
                  </w:rPr>
                </w:rPrChange>
              </w:rPr>
              <w:t>Растворимость велпатасвира уменьшается с увеличением рН. Лекарственные средства, способные увеличивать рН желудка, могут снизить концентрацию велпатасвира</w:t>
            </w:r>
          </w:p>
        </w:tc>
      </w:tr>
      <w:tr w:rsidR="008269BA" w:rsidRPr="008A0D15" w14:paraId="3F96372F" w14:textId="77777777" w:rsidTr="00FE0F3F">
        <w:tc>
          <w:tcPr>
            <w:tcW w:w="5000" w:type="pct"/>
            <w:gridSpan w:val="6"/>
            <w:tcMar>
              <w:top w:w="45" w:type="dxa"/>
              <w:left w:w="75" w:type="dxa"/>
              <w:bottom w:w="45" w:type="dxa"/>
              <w:right w:w="75" w:type="dxa"/>
            </w:tcMar>
            <w:vAlign w:val="center"/>
            <w:hideMark/>
            <w:tcPrChange w:id="4095" w:author="Елена Белолипецкая" w:date="2024-05-25T22:26:00Z">
              <w:tcPr>
                <w:tcW w:w="5000" w:type="pct"/>
                <w:gridSpan w:val="10"/>
                <w:tcMar>
                  <w:top w:w="45" w:type="dxa"/>
                  <w:left w:w="75" w:type="dxa"/>
                  <w:bottom w:w="45" w:type="dxa"/>
                  <w:right w:w="75" w:type="dxa"/>
                </w:tcMar>
                <w:vAlign w:val="center"/>
                <w:hideMark/>
              </w:tcPr>
            </w:tcPrChange>
          </w:tcPr>
          <w:p w14:paraId="2E925A12" w14:textId="77777777" w:rsidR="008269BA" w:rsidRPr="008A0D15" w:rsidRDefault="008269BA">
            <w:pPr>
              <w:spacing w:after="0" w:line="240" w:lineRule="auto"/>
              <w:rPr>
                <w:rFonts w:eastAsia="Times New Roman"/>
                <w:b/>
                <w:bCs/>
                <w:sz w:val="22"/>
                <w:szCs w:val="22"/>
                <w:lang w:eastAsia="ru-RU"/>
                <w:rPrChange w:id="4096" w:author="Елена Белолипецкая" w:date="2024-05-25T22:35:00Z">
                  <w:rPr>
                    <w:rFonts w:eastAsia="Times New Roman"/>
                    <w:b/>
                    <w:bCs/>
                    <w:lang w:eastAsia="ru-RU"/>
                  </w:rPr>
                </w:rPrChange>
              </w:rPr>
              <w:pPrChange w:id="4097" w:author="Елена Белолипецкая" w:date="2024-05-25T22:31:00Z">
                <w:pPr>
                  <w:spacing w:before="75" w:after="75" w:line="240" w:lineRule="auto"/>
                </w:pPr>
              </w:pPrChange>
            </w:pPr>
            <w:r w:rsidRPr="008A0D15">
              <w:rPr>
                <w:rFonts w:eastAsia="Times New Roman"/>
                <w:b/>
                <w:bCs/>
                <w:i/>
                <w:iCs/>
                <w:sz w:val="22"/>
                <w:szCs w:val="22"/>
                <w:lang w:eastAsia="ru-RU"/>
                <w:rPrChange w:id="4098" w:author="Елена Белолипецкая" w:date="2024-05-25T22:35:00Z">
                  <w:rPr>
                    <w:rFonts w:eastAsia="Times New Roman"/>
                    <w:b/>
                    <w:bCs/>
                    <w:i/>
                    <w:iCs/>
                    <w:lang w:eastAsia="ru-RU"/>
                  </w:rPr>
                </w:rPrChange>
              </w:rPr>
              <w:t>Антациды</w:t>
            </w:r>
          </w:p>
        </w:tc>
      </w:tr>
      <w:tr w:rsidR="008269BA" w:rsidRPr="008A0D15" w14:paraId="15658AEF" w14:textId="77777777" w:rsidTr="008A0D15">
        <w:trPr>
          <w:trHeight w:val="1522"/>
        </w:trPr>
        <w:tc>
          <w:tcPr>
            <w:tcW w:w="1818" w:type="pct"/>
            <w:tcMar>
              <w:top w:w="45" w:type="dxa"/>
              <w:left w:w="75" w:type="dxa"/>
              <w:bottom w:w="45" w:type="dxa"/>
              <w:right w:w="75" w:type="dxa"/>
            </w:tcMar>
            <w:vAlign w:val="center"/>
            <w:hideMark/>
            <w:tcPrChange w:id="4099" w:author="Елена Белолипецкая" w:date="2024-05-25T22:31:00Z">
              <w:tcPr>
                <w:tcW w:w="1967" w:type="pct"/>
                <w:gridSpan w:val="2"/>
                <w:tcMar>
                  <w:top w:w="45" w:type="dxa"/>
                  <w:left w:w="75" w:type="dxa"/>
                  <w:bottom w:w="45" w:type="dxa"/>
                  <w:right w:w="75" w:type="dxa"/>
                </w:tcMar>
                <w:vAlign w:val="center"/>
                <w:hideMark/>
              </w:tcPr>
            </w:tcPrChange>
          </w:tcPr>
          <w:p w14:paraId="00CFED54" w14:textId="77777777" w:rsidR="008269BA" w:rsidRPr="008A0D15" w:rsidRDefault="008269BA">
            <w:pPr>
              <w:spacing w:after="0" w:line="240" w:lineRule="auto"/>
              <w:rPr>
                <w:rFonts w:eastAsia="Times New Roman"/>
                <w:sz w:val="22"/>
                <w:szCs w:val="22"/>
                <w:lang w:eastAsia="ru-RU"/>
                <w:rPrChange w:id="4100" w:author="Елена Белолипецкая" w:date="2024-05-25T22:35:00Z">
                  <w:rPr>
                    <w:rFonts w:eastAsia="Times New Roman"/>
                    <w:lang w:eastAsia="ru-RU"/>
                  </w:rPr>
                </w:rPrChange>
              </w:rPr>
              <w:pPrChange w:id="4101" w:author="Елена Белолипецкая" w:date="2024-05-25T22:31:00Z">
                <w:pPr>
                  <w:spacing w:before="75" w:after="75" w:line="240" w:lineRule="auto"/>
                </w:pPr>
              </w:pPrChange>
            </w:pPr>
            <w:r w:rsidRPr="008A0D15">
              <w:rPr>
                <w:rFonts w:eastAsia="Times New Roman"/>
                <w:sz w:val="22"/>
                <w:szCs w:val="22"/>
                <w:lang w:eastAsia="ru-RU"/>
                <w:rPrChange w:id="4102" w:author="Елена Белолипецкая" w:date="2024-05-25T22:35:00Z">
                  <w:rPr>
                    <w:rFonts w:eastAsia="Times New Roman"/>
                    <w:lang w:eastAsia="ru-RU"/>
                  </w:rPr>
                </w:rPrChange>
              </w:rPr>
              <w:t>Например, гидроксид алюминия</w:t>
            </w:r>
            <w:r w:rsidRPr="008A0D15">
              <w:rPr>
                <w:rFonts w:eastAsia="Times New Roman"/>
                <w:sz w:val="22"/>
                <w:szCs w:val="22"/>
                <w:lang w:eastAsia="ru-RU"/>
                <w:rPrChange w:id="4103" w:author="Елена Белолипецкая" w:date="2024-05-25T22:35:00Z">
                  <w:rPr>
                    <w:rFonts w:eastAsia="Times New Roman"/>
                    <w:lang w:eastAsia="ru-RU"/>
                  </w:rPr>
                </w:rPrChange>
              </w:rPr>
              <w:br/>
              <w:t>или магния;</w:t>
            </w:r>
            <w:r w:rsidRPr="008A0D15">
              <w:rPr>
                <w:rFonts w:eastAsia="Times New Roman"/>
                <w:sz w:val="22"/>
                <w:szCs w:val="22"/>
                <w:lang w:eastAsia="ru-RU"/>
                <w:rPrChange w:id="4104" w:author="Елена Белолипецкая" w:date="2024-05-25T22:35:00Z">
                  <w:rPr>
                    <w:rFonts w:eastAsia="Times New Roman"/>
                    <w:lang w:eastAsia="ru-RU"/>
                  </w:rPr>
                </w:rPrChange>
              </w:rPr>
              <w:br/>
              <w:t>карбонат кальция</w:t>
            </w:r>
            <w:r w:rsidRPr="008A0D15">
              <w:rPr>
                <w:rFonts w:eastAsia="Times New Roman"/>
                <w:sz w:val="22"/>
                <w:szCs w:val="22"/>
                <w:lang w:eastAsia="ru-RU"/>
                <w:rPrChange w:id="4105" w:author="Елена Белолипецкая" w:date="2024-05-25T22:35:00Z">
                  <w:rPr>
                    <w:rFonts w:eastAsia="Times New Roman"/>
                    <w:lang w:eastAsia="ru-RU"/>
                  </w:rPr>
                </w:rPrChange>
              </w:rPr>
              <w:br/>
              <w:t>(Повышение pH желудка)</w:t>
            </w:r>
          </w:p>
        </w:tc>
        <w:tc>
          <w:tcPr>
            <w:tcW w:w="1674" w:type="pct"/>
            <w:gridSpan w:val="4"/>
            <w:tcMar>
              <w:top w:w="45" w:type="dxa"/>
              <w:left w:w="75" w:type="dxa"/>
              <w:bottom w:w="45" w:type="dxa"/>
              <w:right w:w="75" w:type="dxa"/>
            </w:tcMar>
            <w:vAlign w:val="center"/>
            <w:hideMark/>
            <w:tcPrChange w:id="4106" w:author="Елена Белолипецкая" w:date="2024-05-25T22:31:00Z">
              <w:tcPr>
                <w:tcW w:w="1526" w:type="pct"/>
                <w:gridSpan w:val="7"/>
                <w:tcMar>
                  <w:top w:w="45" w:type="dxa"/>
                  <w:left w:w="75" w:type="dxa"/>
                  <w:bottom w:w="45" w:type="dxa"/>
                  <w:right w:w="75" w:type="dxa"/>
                </w:tcMar>
                <w:vAlign w:val="center"/>
                <w:hideMark/>
              </w:tcPr>
            </w:tcPrChange>
          </w:tcPr>
          <w:p w14:paraId="195304CC" w14:textId="77777777" w:rsidR="00395F73" w:rsidRPr="008A0D15" w:rsidRDefault="008269BA">
            <w:pPr>
              <w:spacing w:after="0" w:line="240" w:lineRule="auto"/>
              <w:rPr>
                <w:rFonts w:eastAsia="Times New Roman"/>
                <w:sz w:val="22"/>
                <w:szCs w:val="22"/>
                <w:lang w:eastAsia="ru-RU"/>
                <w:rPrChange w:id="4107" w:author="Елена Белолипецкая" w:date="2024-05-25T22:35:00Z">
                  <w:rPr>
                    <w:rFonts w:eastAsia="Times New Roman"/>
                    <w:lang w:eastAsia="ru-RU"/>
                  </w:rPr>
                </w:rPrChange>
              </w:rPr>
              <w:pPrChange w:id="4108" w:author="Елена Белолипецкая" w:date="2024-05-25T22:31:00Z">
                <w:pPr>
                  <w:spacing w:before="75" w:after="75" w:line="240" w:lineRule="auto"/>
                </w:pPr>
              </w:pPrChange>
            </w:pPr>
            <w:r w:rsidRPr="008A0D15">
              <w:rPr>
                <w:rFonts w:eastAsia="Times New Roman"/>
                <w:sz w:val="22"/>
                <w:szCs w:val="22"/>
                <w:lang w:eastAsia="ru-RU"/>
                <w:rPrChange w:id="4109" w:author="Елена Белолипецкая" w:date="2024-05-25T22:35:00Z">
                  <w:rPr>
                    <w:rFonts w:eastAsia="Times New Roman"/>
                    <w:lang w:eastAsia="ru-RU"/>
                  </w:rPr>
                </w:rPrChange>
              </w:rPr>
              <w:t>Взаимодействие не исследовалось.</w:t>
            </w:r>
            <w:r w:rsidRPr="008A0D15">
              <w:rPr>
                <w:rFonts w:eastAsia="Times New Roman"/>
                <w:sz w:val="22"/>
                <w:szCs w:val="22"/>
                <w:lang w:eastAsia="ru-RU"/>
                <w:rPrChange w:id="4110" w:author="Елена Белолипецкая" w:date="2024-05-25T22:35:00Z">
                  <w:rPr>
                    <w:rFonts w:eastAsia="Times New Roman"/>
                    <w:lang w:eastAsia="ru-RU"/>
                  </w:rPr>
                </w:rPrChange>
              </w:rPr>
              <w:br/>
            </w:r>
            <w:r w:rsidRPr="008A0D15">
              <w:rPr>
                <w:rFonts w:eastAsia="Times New Roman"/>
                <w:i/>
                <w:iCs/>
                <w:sz w:val="22"/>
                <w:szCs w:val="22"/>
                <w:lang w:eastAsia="ru-RU"/>
                <w:rPrChange w:id="4111" w:author="Елена Белолипецкая" w:date="2024-05-25T22:35:00Z">
                  <w:rPr>
                    <w:rFonts w:eastAsia="Times New Roman"/>
                    <w:i/>
                    <w:iCs/>
                    <w:lang w:eastAsia="ru-RU"/>
                  </w:rPr>
                </w:rPrChange>
              </w:rPr>
              <w:t>Ожидается:</w:t>
            </w:r>
            <w:r w:rsidRPr="008A0D15">
              <w:rPr>
                <w:rFonts w:eastAsia="Times New Roman"/>
                <w:sz w:val="22"/>
                <w:szCs w:val="22"/>
                <w:lang w:eastAsia="ru-RU"/>
                <w:rPrChange w:id="4112" w:author="Елена Белолипецкая" w:date="2024-05-25T22:35:00Z">
                  <w:rPr>
                    <w:rFonts w:eastAsia="Times New Roman"/>
                    <w:lang w:eastAsia="ru-RU"/>
                  </w:rPr>
                </w:rPrChange>
              </w:rPr>
              <w:br/>
              <w:t xml:space="preserve">↔ </w:t>
            </w:r>
          </w:p>
          <w:p w14:paraId="6AEFF378" w14:textId="77777777" w:rsidR="00395F73" w:rsidRPr="008A0D15" w:rsidRDefault="008269BA">
            <w:pPr>
              <w:spacing w:after="0" w:line="240" w:lineRule="auto"/>
              <w:rPr>
                <w:rFonts w:eastAsia="Times New Roman"/>
                <w:sz w:val="22"/>
                <w:szCs w:val="22"/>
                <w:lang w:eastAsia="ru-RU"/>
                <w:rPrChange w:id="4113" w:author="Елена Белолипецкая" w:date="2024-05-25T22:35:00Z">
                  <w:rPr>
                    <w:rFonts w:eastAsia="Times New Roman"/>
                    <w:lang w:eastAsia="ru-RU"/>
                  </w:rPr>
                </w:rPrChange>
              </w:rPr>
              <w:pPrChange w:id="4114" w:author="Елена Белолипецкая" w:date="2024-05-25T22:31:00Z">
                <w:pPr>
                  <w:spacing w:before="75" w:after="75" w:line="240" w:lineRule="auto"/>
                </w:pPr>
              </w:pPrChange>
            </w:pPr>
            <w:r w:rsidRPr="008A0D15">
              <w:rPr>
                <w:rFonts w:eastAsia="Times New Roman"/>
                <w:sz w:val="22"/>
                <w:szCs w:val="22"/>
                <w:lang w:eastAsia="ru-RU"/>
                <w:rPrChange w:id="4115" w:author="Елена Белолипецкая" w:date="2024-05-25T22:35:00Z">
                  <w:rPr>
                    <w:rFonts w:eastAsia="Times New Roman"/>
                    <w:lang w:eastAsia="ru-RU"/>
                  </w:rPr>
                </w:rPrChange>
              </w:rPr>
              <w:t>Софосбувир</w:t>
            </w:r>
            <w:r w:rsidRPr="008A0D15">
              <w:rPr>
                <w:rFonts w:eastAsia="Times New Roman"/>
                <w:sz w:val="22"/>
                <w:szCs w:val="22"/>
                <w:lang w:eastAsia="ru-RU"/>
                <w:rPrChange w:id="4116" w:author="Елена Белолипецкая" w:date="2024-05-25T22:35:00Z">
                  <w:rPr>
                    <w:rFonts w:eastAsia="Times New Roman"/>
                    <w:lang w:eastAsia="ru-RU"/>
                  </w:rPr>
                </w:rPrChange>
              </w:rPr>
              <w:br/>
              <w:t xml:space="preserve">↓ </w:t>
            </w:r>
          </w:p>
          <w:p w14:paraId="43D06E88" w14:textId="4D0C4640" w:rsidR="008269BA" w:rsidRPr="008A0D15" w:rsidRDefault="008269BA">
            <w:pPr>
              <w:spacing w:after="0" w:line="240" w:lineRule="auto"/>
              <w:rPr>
                <w:rFonts w:eastAsia="Times New Roman"/>
                <w:sz w:val="22"/>
                <w:szCs w:val="22"/>
                <w:lang w:eastAsia="ru-RU"/>
                <w:rPrChange w:id="4117" w:author="Елена Белолипецкая" w:date="2024-05-25T22:35:00Z">
                  <w:rPr>
                    <w:rFonts w:eastAsia="Times New Roman"/>
                    <w:lang w:eastAsia="ru-RU"/>
                  </w:rPr>
                </w:rPrChange>
              </w:rPr>
              <w:pPrChange w:id="4118" w:author="Елена Белолипецкая" w:date="2024-05-25T22:31:00Z">
                <w:pPr>
                  <w:spacing w:before="75" w:after="75" w:line="240" w:lineRule="auto"/>
                </w:pPr>
              </w:pPrChange>
            </w:pPr>
            <w:r w:rsidRPr="008A0D15">
              <w:rPr>
                <w:rFonts w:eastAsia="Times New Roman"/>
                <w:sz w:val="22"/>
                <w:szCs w:val="22"/>
                <w:lang w:eastAsia="ru-RU"/>
                <w:rPrChange w:id="4119" w:author="Елена Белолипецкая" w:date="2024-05-25T22:35:00Z">
                  <w:rPr>
                    <w:rFonts w:eastAsia="Times New Roman"/>
                    <w:lang w:eastAsia="ru-RU"/>
                  </w:rPr>
                </w:rPrChange>
              </w:rPr>
              <w:t>Велпатасвир</w:t>
            </w:r>
          </w:p>
        </w:tc>
        <w:tc>
          <w:tcPr>
            <w:tcW w:w="1508" w:type="pct"/>
            <w:tcMar>
              <w:top w:w="45" w:type="dxa"/>
              <w:left w:w="75" w:type="dxa"/>
              <w:bottom w:w="45" w:type="dxa"/>
              <w:right w:w="75" w:type="dxa"/>
            </w:tcMar>
            <w:vAlign w:val="center"/>
            <w:hideMark/>
            <w:tcPrChange w:id="4120" w:author="Елена Белолипецкая" w:date="2024-05-25T22:31:00Z">
              <w:tcPr>
                <w:tcW w:w="1508" w:type="pct"/>
                <w:tcMar>
                  <w:top w:w="45" w:type="dxa"/>
                  <w:left w:w="75" w:type="dxa"/>
                  <w:bottom w:w="45" w:type="dxa"/>
                  <w:right w:w="75" w:type="dxa"/>
                </w:tcMar>
                <w:vAlign w:val="center"/>
                <w:hideMark/>
              </w:tcPr>
            </w:tcPrChange>
          </w:tcPr>
          <w:p w14:paraId="2E2D2808" w14:textId="005DABC3" w:rsidR="008269BA" w:rsidRPr="008A0D15" w:rsidRDefault="008269BA">
            <w:pPr>
              <w:spacing w:after="0" w:line="240" w:lineRule="auto"/>
              <w:rPr>
                <w:rFonts w:eastAsia="Times New Roman"/>
                <w:sz w:val="22"/>
                <w:szCs w:val="22"/>
                <w:lang w:eastAsia="ru-RU"/>
                <w:rPrChange w:id="4121" w:author="Елена Белолипецкая" w:date="2024-05-25T22:35:00Z">
                  <w:rPr>
                    <w:rFonts w:eastAsia="Times New Roman"/>
                    <w:lang w:eastAsia="ru-RU"/>
                  </w:rPr>
                </w:rPrChange>
              </w:rPr>
              <w:pPrChange w:id="4122" w:author="Елена Белолипецкая" w:date="2024-05-25T22:31:00Z">
                <w:pPr>
                  <w:spacing w:before="75" w:after="75" w:line="240" w:lineRule="auto"/>
                </w:pPr>
              </w:pPrChange>
            </w:pPr>
            <w:r w:rsidRPr="008A0D15">
              <w:rPr>
                <w:rFonts w:eastAsia="Times New Roman"/>
                <w:sz w:val="22"/>
                <w:szCs w:val="22"/>
                <w:lang w:eastAsia="ru-RU"/>
                <w:rPrChange w:id="4123" w:author="Елена Белолипецкая" w:date="2024-05-25T22:35:00Z">
                  <w:rPr>
                    <w:rFonts w:eastAsia="Times New Roman"/>
                    <w:lang w:eastAsia="ru-RU"/>
                  </w:rPr>
                </w:rPrChange>
              </w:rPr>
              <w:t>Рекомендуется сделать перерыв в 4 ч между прием</w:t>
            </w:r>
            <w:r w:rsidR="00395F73" w:rsidRPr="008A0D15">
              <w:rPr>
                <w:rFonts w:eastAsia="Times New Roman"/>
                <w:sz w:val="22"/>
                <w:szCs w:val="22"/>
                <w:lang w:eastAsia="ru-RU"/>
                <w:rPrChange w:id="4124" w:author="Елена Белолипецкая" w:date="2024-05-25T22:35:00Z">
                  <w:rPr>
                    <w:rFonts w:eastAsia="Times New Roman"/>
                    <w:lang w:eastAsia="ru-RU"/>
                  </w:rPr>
                </w:rPrChange>
              </w:rPr>
              <w:t>ами.</w:t>
            </w:r>
            <w:r w:rsidRPr="008A0D15">
              <w:rPr>
                <w:rFonts w:eastAsia="Times New Roman"/>
                <w:sz w:val="22"/>
                <w:szCs w:val="22"/>
                <w:lang w:eastAsia="ru-RU"/>
                <w:rPrChange w:id="4125" w:author="Елена Белолипецкая" w:date="2024-05-25T22:35:00Z">
                  <w:rPr>
                    <w:rFonts w:eastAsia="Times New Roman"/>
                    <w:lang w:eastAsia="ru-RU"/>
                  </w:rPr>
                </w:rPrChange>
              </w:rPr>
              <w:t xml:space="preserve"> </w:t>
            </w:r>
          </w:p>
        </w:tc>
      </w:tr>
      <w:tr w:rsidR="008269BA" w:rsidRPr="008A0D15" w14:paraId="68E02A29" w14:textId="77777777" w:rsidTr="00FE0F3F">
        <w:tc>
          <w:tcPr>
            <w:tcW w:w="5000" w:type="pct"/>
            <w:gridSpan w:val="6"/>
            <w:tcMar>
              <w:top w:w="45" w:type="dxa"/>
              <w:left w:w="75" w:type="dxa"/>
              <w:bottom w:w="45" w:type="dxa"/>
              <w:right w:w="75" w:type="dxa"/>
            </w:tcMar>
            <w:vAlign w:val="center"/>
            <w:hideMark/>
            <w:tcPrChange w:id="4126" w:author="Елена Белолипецкая" w:date="2024-05-25T22:26:00Z">
              <w:tcPr>
                <w:tcW w:w="5000" w:type="pct"/>
                <w:gridSpan w:val="10"/>
                <w:tcMar>
                  <w:top w:w="45" w:type="dxa"/>
                  <w:left w:w="75" w:type="dxa"/>
                  <w:bottom w:w="45" w:type="dxa"/>
                  <w:right w:w="75" w:type="dxa"/>
                </w:tcMar>
                <w:vAlign w:val="center"/>
                <w:hideMark/>
              </w:tcPr>
            </w:tcPrChange>
          </w:tcPr>
          <w:p w14:paraId="738FA5FF" w14:textId="77777777" w:rsidR="008269BA" w:rsidRPr="008A0D15" w:rsidRDefault="008269BA">
            <w:pPr>
              <w:spacing w:after="0" w:line="240" w:lineRule="auto"/>
              <w:rPr>
                <w:rFonts w:eastAsia="Times New Roman"/>
                <w:b/>
                <w:bCs/>
                <w:sz w:val="22"/>
                <w:szCs w:val="22"/>
                <w:lang w:eastAsia="ru-RU"/>
                <w:rPrChange w:id="4127" w:author="Елена Белолипецкая" w:date="2024-05-25T22:35:00Z">
                  <w:rPr>
                    <w:rFonts w:eastAsia="Times New Roman"/>
                    <w:b/>
                    <w:bCs/>
                    <w:lang w:eastAsia="ru-RU"/>
                  </w:rPr>
                </w:rPrChange>
              </w:rPr>
              <w:pPrChange w:id="4128" w:author="Елена Белолипецкая" w:date="2024-05-25T22:31:00Z">
                <w:pPr>
                  <w:spacing w:before="75" w:after="75" w:line="240" w:lineRule="auto"/>
                </w:pPr>
              </w:pPrChange>
            </w:pPr>
            <w:r w:rsidRPr="008A0D15">
              <w:rPr>
                <w:rFonts w:eastAsia="Times New Roman"/>
                <w:b/>
                <w:bCs/>
                <w:i/>
                <w:iCs/>
                <w:sz w:val="22"/>
                <w:szCs w:val="22"/>
                <w:lang w:eastAsia="ru-RU"/>
                <w:rPrChange w:id="4129" w:author="Елена Белолипецкая" w:date="2024-05-25T22:35:00Z">
                  <w:rPr>
                    <w:rFonts w:eastAsia="Times New Roman"/>
                    <w:b/>
                    <w:bCs/>
                    <w:i/>
                    <w:iCs/>
                    <w:lang w:eastAsia="ru-RU"/>
                  </w:rPr>
                </w:rPrChange>
              </w:rPr>
              <w:t>Антагонисты H</w:t>
            </w:r>
            <w:r w:rsidRPr="008A0D15">
              <w:rPr>
                <w:rFonts w:eastAsia="Times New Roman"/>
                <w:b/>
                <w:bCs/>
                <w:i/>
                <w:iCs/>
                <w:sz w:val="22"/>
                <w:szCs w:val="22"/>
                <w:vertAlign w:val="subscript"/>
                <w:lang w:eastAsia="ru-RU"/>
                <w:rPrChange w:id="4130" w:author="Елена Белолипецкая" w:date="2024-05-25T22:35:00Z">
                  <w:rPr>
                    <w:rFonts w:eastAsia="Times New Roman"/>
                    <w:b/>
                    <w:bCs/>
                    <w:i/>
                    <w:iCs/>
                    <w:vertAlign w:val="subscript"/>
                    <w:lang w:eastAsia="ru-RU"/>
                  </w:rPr>
                </w:rPrChange>
              </w:rPr>
              <w:t>2</w:t>
            </w:r>
            <w:r w:rsidRPr="008A0D15">
              <w:rPr>
                <w:rFonts w:eastAsia="Times New Roman"/>
                <w:b/>
                <w:bCs/>
                <w:i/>
                <w:iCs/>
                <w:sz w:val="22"/>
                <w:szCs w:val="22"/>
                <w:lang w:eastAsia="ru-RU"/>
                <w:rPrChange w:id="4131" w:author="Елена Белолипецкая" w:date="2024-05-25T22:35:00Z">
                  <w:rPr>
                    <w:rFonts w:eastAsia="Times New Roman"/>
                    <w:b/>
                    <w:bCs/>
                    <w:i/>
                    <w:iCs/>
                    <w:lang w:eastAsia="ru-RU"/>
                  </w:rPr>
                </w:rPrChange>
              </w:rPr>
              <w:t>- гистаминовых рецепторов</w:t>
            </w:r>
          </w:p>
        </w:tc>
      </w:tr>
      <w:tr w:rsidR="00FE0F3F" w:rsidRPr="008A0D15" w14:paraId="15510BDE" w14:textId="77777777" w:rsidTr="00FE0F3F">
        <w:tc>
          <w:tcPr>
            <w:tcW w:w="1818" w:type="pct"/>
            <w:vMerge w:val="restart"/>
            <w:tcMar>
              <w:top w:w="45" w:type="dxa"/>
              <w:left w:w="75" w:type="dxa"/>
              <w:bottom w:w="45" w:type="dxa"/>
              <w:right w:w="75" w:type="dxa"/>
            </w:tcMar>
            <w:vAlign w:val="center"/>
            <w:hideMark/>
          </w:tcPr>
          <w:p w14:paraId="7ABE50C4" w14:textId="26160895" w:rsidR="008269BA" w:rsidRPr="008A0D15" w:rsidRDefault="008269BA">
            <w:pPr>
              <w:spacing w:after="0" w:line="240" w:lineRule="auto"/>
              <w:rPr>
                <w:rFonts w:eastAsia="Times New Roman"/>
                <w:sz w:val="22"/>
                <w:szCs w:val="22"/>
                <w:lang w:eastAsia="ru-RU"/>
                <w:rPrChange w:id="4132" w:author="Елена Белолипецкая" w:date="2024-05-25T22:35:00Z">
                  <w:rPr>
                    <w:rFonts w:eastAsia="Times New Roman"/>
                    <w:lang w:eastAsia="ru-RU"/>
                  </w:rPr>
                </w:rPrChange>
              </w:rPr>
              <w:pPrChange w:id="4133" w:author="Елена Белолипецкая" w:date="2024-05-25T22:31:00Z">
                <w:pPr>
                  <w:spacing w:before="75" w:after="75" w:line="240" w:lineRule="auto"/>
                </w:pPr>
              </w:pPrChange>
            </w:pPr>
            <w:r w:rsidRPr="008A0D15">
              <w:rPr>
                <w:rFonts w:eastAsia="Times New Roman"/>
                <w:sz w:val="22"/>
                <w:szCs w:val="22"/>
                <w:lang w:eastAsia="ru-RU"/>
                <w:rPrChange w:id="4134" w:author="Елена Белолипецкая" w:date="2024-05-25T22:35:00Z">
                  <w:rPr>
                    <w:rFonts w:eastAsia="Times New Roman"/>
                    <w:lang w:eastAsia="ru-RU"/>
                  </w:rPr>
                </w:rPrChange>
              </w:rPr>
              <w:t>Фамотидин (40 мг однократно) / Велпатасвир/софосбувир</w:t>
            </w:r>
            <w:r w:rsidRPr="008A0D15">
              <w:rPr>
                <w:rFonts w:eastAsia="Times New Roman"/>
                <w:sz w:val="22"/>
                <w:szCs w:val="22"/>
                <w:lang w:eastAsia="ru-RU"/>
                <w:rPrChange w:id="4135" w:author="Елена Белолипецкая" w:date="2024-05-25T22:35:00Z">
                  <w:rPr>
                    <w:rFonts w:eastAsia="Times New Roman"/>
                    <w:lang w:eastAsia="ru-RU"/>
                  </w:rPr>
                </w:rPrChange>
              </w:rPr>
              <w:br/>
              <w:t>(100 мг/400 мг однократно)</w:t>
            </w:r>
            <w:r w:rsidRPr="008A0D15">
              <w:rPr>
                <w:rFonts w:eastAsia="Times New Roman"/>
                <w:sz w:val="22"/>
                <w:szCs w:val="22"/>
                <w:vertAlign w:val="superscript"/>
                <w:lang w:eastAsia="ru-RU"/>
                <w:rPrChange w:id="4136" w:author="Елена Белолипецкая" w:date="2024-05-25T22:35:00Z">
                  <w:rPr>
                    <w:rFonts w:eastAsia="Times New Roman"/>
                    <w:vertAlign w:val="superscript"/>
                    <w:lang w:eastAsia="ru-RU"/>
                  </w:rPr>
                </w:rPrChange>
              </w:rPr>
              <w:t>c</w:t>
            </w:r>
            <w:r w:rsidRPr="008A0D15">
              <w:rPr>
                <w:rFonts w:eastAsia="Times New Roman"/>
                <w:sz w:val="22"/>
                <w:szCs w:val="22"/>
                <w:lang w:eastAsia="ru-RU"/>
                <w:rPrChange w:id="4137" w:author="Елена Белолипецкая" w:date="2024-05-25T22:35:00Z">
                  <w:rPr>
                    <w:rFonts w:eastAsia="Times New Roman"/>
                    <w:lang w:eastAsia="ru-RU"/>
                  </w:rPr>
                </w:rPrChange>
              </w:rPr>
              <w:br/>
              <w:t>Фамотидин одновременно</w:t>
            </w:r>
            <w:r w:rsidRPr="008A0D15">
              <w:rPr>
                <w:rFonts w:eastAsia="Times New Roman"/>
                <w:sz w:val="22"/>
                <w:szCs w:val="22"/>
                <w:lang w:eastAsia="ru-RU"/>
                <w:rPrChange w:id="4138" w:author="Елена Белолипецкая" w:date="2024-05-25T22:35:00Z">
                  <w:rPr>
                    <w:rFonts w:eastAsia="Times New Roman"/>
                    <w:lang w:eastAsia="ru-RU"/>
                  </w:rPr>
                </w:rPrChange>
              </w:rPr>
              <w:br/>
              <w:t xml:space="preserve">с </w:t>
            </w:r>
            <w:r w:rsidR="00395F73" w:rsidRPr="008A0D15">
              <w:rPr>
                <w:rFonts w:eastAsia="Times New Roman"/>
                <w:sz w:val="22"/>
                <w:szCs w:val="22"/>
                <w:lang w:eastAsia="ru-RU"/>
                <w:rPrChange w:id="4139" w:author="Елена Белолипецкая" w:date="2024-05-25T22:35:00Z">
                  <w:rPr>
                    <w:rFonts w:eastAsia="Times New Roman"/>
                    <w:lang w:eastAsia="ru-RU"/>
                  </w:rPr>
                </w:rPrChange>
              </w:rPr>
              <w:t>софосбувиром+велтапасвитром</w:t>
            </w:r>
            <w:r w:rsidRPr="008A0D15">
              <w:rPr>
                <w:rFonts w:eastAsia="Times New Roman"/>
                <w:sz w:val="22"/>
                <w:szCs w:val="22"/>
                <w:vertAlign w:val="superscript"/>
                <w:lang w:eastAsia="ru-RU"/>
                <w:rPrChange w:id="4140" w:author="Елена Белолипецкая" w:date="2024-05-25T22:35:00Z">
                  <w:rPr>
                    <w:rFonts w:eastAsia="Times New Roman"/>
                    <w:vertAlign w:val="superscript"/>
                    <w:lang w:eastAsia="ru-RU"/>
                  </w:rPr>
                </w:rPrChange>
              </w:rPr>
              <w:t>d</w:t>
            </w:r>
            <w:r w:rsidRPr="008A0D15">
              <w:rPr>
                <w:rFonts w:eastAsia="Times New Roman"/>
                <w:sz w:val="22"/>
                <w:szCs w:val="22"/>
                <w:lang w:eastAsia="ru-RU"/>
                <w:rPrChange w:id="4141" w:author="Елена Белолипецкая" w:date="2024-05-25T22:35:00Z">
                  <w:rPr>
                    <w:rFonts w:eastAsia="Times New Roman"/>
                    <w:lang w:eastAsia="ru-RU"/>
                  </w:rPr>
                </w:rPrChange>
              </w:rPr>
              <w:br/>
              <w:t>Циметидин</w:t>
            </w:r>
            <w:r w:rsidRPr="008A0D15">
              <w:rPr>
                <w:rFonts w:eastAsia="Times New Roman"/>
                <w:sz w:val="22"/>
                <w:szCs w:val="22"/>
                <w:vertAlign w:val="superscript"/>
                <w:lang w:eastAsia="ru-RU"/>
                <w:rPrChange w:id="4142" w:author="Елена Белолипецкая" w:date="2024-05-25T22:35:00Z">
                  <w:rPr>
                    <w:rFonts w:eastAsia="Times New Roman"/>
                    <w:vertAlign w:val="superscript"/>
                    <w:lang w:eastAsia="ru-RU"/>
                  </w:rPr>
                </w:rPrChange>
              </w:rPr>
              <w:t>e</w:t>
            </w:r>
            <w:r w:rsidRPr="008A0D15">
              <w:rPr>
                <w:rFonts w:eastAsia="Times New Roman"/>
                <w:sz w:val="22"/>
                <w:szCs w:val="22"/>
                <w:lang w:eastAsia="ru-RU"/>
                <w:rPrChange w:id="4143" w:author="Елена Белолипецкая" w:date="2024-05-25T22:35:00Z">
                  <w:rPr>
                    <w:rFonts w:eastAsia="Times New Roman"/>
                    <w:lang w:eastAsia="ru-RU"/>
                  </w:rPr>
                </w:rPrChange>
              </w:rPr>
              <w:br/>
              <w:t>Низатидин</w:t>
            </w:r>
            <w:r w:rsidRPr="008A0D15">
              <w:rPr>
                <w:rFonts w:eastAsia="Times New Roman"/>
                <w:sz w:val="22"/>
                <w:szCs w:val="22"/>
                <w:vertAlign w:val="superscript"/>
                <w:lang w:eastAsia="ru-RU"/>
                <w:rPrChange w:id="4144" w:author="Елена Белолипецкая" w:date="2024-05-25T22:35:00Z">
                  <w:rPr>
                    <w:rFonts w:eastAsia="Times New Roman"/>
                    <w:vertAlign w:val="superscript"/>
                    <w:lang w:eastAsia="ru-RU"/>
                  </w:rPr>
                </w:rPrChange>
              </w:rPr>
              <w:t>e</w:t>
            </w:r>
            <w:r w:rsidRPr="008A0D15">
              <w:rPr>
                <w:rFonts w:eastAsia="Times New Roman"/>
                <w:sz w:val="22"/>
                <w:szCs w:val="22"/>
                <w:lang w:eastAsia="ru-RU"/>
                <w:rPrChange w:id="4145" w:author="Елена Белолипецкая" w:date="2024-05-25T22:35:00Z">
                  <w:rPr>
                    <w:rFonts w:eastAsia="Times New Roman"/>
                    <w:lang w:eastAsia="ru-RU"/>
                  </w:rPr>
                </w:rPrChange>
              </w:rPr>
              <w:br/>
              <w:t>Ранитидин</w:t>
            </w:r>
            <w:r w:rsidRPr="008A0D15">
              <w:rPr>
                <w:rFonts w:eastAsia="Times New Roman"/>
                <w:sz w:val="22"/>
                <w:szCs w:val="22"/>
                <w:vertAlign w:val="superscript"/>
                <w:lang w:eastAsia="ru-RU"/>
                <w:rPrChange w:id="4146" w:author="Елена Белолипецкая" w:date="2024-05-25T22:35:00Z">
                  <w:rPr>
                    <w:rFonts w:eastAsia="Times New Roman"/>
                    <w:vertAlign w:val="superscript"/>
                    <w:lang w:eastAsia="ru-RU"/>
                  </w:rPr>
                </w:rPrChange>
              </w:rPr>
              <w:t>e</w:t>
            </w:r>
            <w:r w:rsidRPr="008A0D15">
              <w:rPr>
                <w:rFonts w:eastAsia="Times New Roman"/>
                <w:sz w:val="22"/>
                <w:szCs w:val="22"/>
                <w:lang w:eastAsia="ru-RU"/>
                <w:rPrChange w:id="4147" w:author="Елена Белолипецкая" w:date="2024-05-25T22:35:00Z">
                  <w:rPr>
                    <w:rFonts w:eastAsia="Times New Roman"/>
                    <w:lang w:eastAsia="ru-RU"/>
                  </w:rPr>
                </w:rPrChange>
              </w:rPr>
              <w:br/>
              <w:t>(Повышение pH желудка)</w:t>
            </w:r>
          </w:p>
        </w:tc>
        <w:tc>
          <w:tcPr>
            <w:tcW w:w="682" w:type="pct"/>
            <w:tcMar>
              <w:top w:w="45" w:type="dxa"/>
              <w:left w:w="75" w:type="dxa"/>
              <w:bottom w:w="45" w:type="dxa"/>
              <w:right w:w="75" w:type="dxa"/>
            </w:tcMar>
            <w:vAlign w:val="center"/>
            <w:hideMark/>
          </w:tcPr>
          <w:p w14:paraId="722D624A" w14:textId="77777777" w:rsidR="008269BA" w:rsidRPr="008A0D15" w:rsidRDefault="008269BA">
            <w:pPr>
              <w:spacing w:after="0" w:line="240" w:lineRule="auto"/>
              <w:rPr>
                <w:rFonts w:eastAsia="Times New Roman"/>
                <w:sz w:val="22"/>
                <w:szCs w:val="22"/>
                <w:lang w:eastAsia="ru-RU"/>
                <w:rPrChange w:id="4148" w:author="Елена Белолипецкая" w:date="2024-05-25T22:35:00Z">
                  <w:rPr>
                    <w:rFonts w:eastAsia="Times New Roman"/>
                    <w:lang w:eastAsia="ru-RU"/>
                  </w:rPr>
                </w:rPrChange>
              </w:rPr>
              <w:pPrChange w:id="4149" w:author="Елена Белолипецкая" w:date="2024-05-25T22:31:00Z">
                <w:pPr>
                  <w:spacing w:before="75" w:after="75" w:line="240" w:lineRule="auto"/>
                </w:pPr>
              </w:pPrChange>
            </w:pPr>
            <w:r w:rsidRPr="008A0D15">
              <w:rPr>
                <w:rFonts w:eastAsia="Times New Roman"/>
                <w:sz w:val="22"/>
                <w:szCs w:val="22"/>
                <w:lang w:eastAsia="ru-RU"/>
                <w:rPrChange w:id="4150" w:author="Елена Белолипецкая" w:date="2024-05-25T22:35:00Z">
                  <w:rPr>
                    <w:rFonts w:eastAsia="Times New Roman"/>
                    <w:lang w:eastAsia="ru-RU"/>
                  </w:rPr>
                </w:rPrChange>
              </w:rPr>
              <w:t>Софосбувир</w:t>
            </w:r>
          </w:p>
        </w:tc>
        <w:tc>
          <w:tcPr>
            <w:tcW w:w="303" w:type="pct"/>
            <w:tcMar>
              <w:top w:w="45" w:type="dxa"/>
              <w:left w:w="75" w:type="dxa"/>
              <w:bottom w:w="45" w:type="dxa"/>
              <w:right w:w="75" w:type="dxa"/>
            </w:tcMar>
            <w:vAlign w:val="center"/>
            <w:hideMark/>
          </w:tcPr>
          <w:p w14:paraId="5220B116" w14:textId="77777777" w:rsidR="008269BA" w:rsidRPr="008A0D15" w:rsidRDefault="008269BA">
            <w:pPr>
              <w:spacing w:after="0" w:line="240" w:lineRule="auto"/>
              <w:rPr>
                <w:rFonts w:eastAsia="Times New Roman"/>
                <w:sz w:val="22"/>
                <w:szCs w:val="22"/>
                <w:lang w:eastAsia="ru-RU"/>
                <w:rPrChange w:id="4151" w:author="Елена Белолипецкая" w:date="2024-05-25T22:35:00Z">
                  <w:rPr>
                    <w:rFonts w:eastAsia="Times New Roman"/>
                    <w:lang w:eastAsia="ru-RU"/>
                  </w:rPr>
                </w:rPrChange>
              </w:rPr>
              <w:pPrChange w:id="4152" w:author="Елена Белолипецкая" w:date="2024-05-25T22:31:00Z">
                <w:pPr>
                  <w:spacing w:before="75" w:after="75" w:line="240" w:lineRule="auto"/>
                </w:pPr>
              </w:pPrChange>
            </w:pPr>
            <w:r w:rsidRPr="008A0D15">
              <w:rPr>
                <w:rFonts w:eastAsia="Times New Roman"/>
                <w:sz w:val="22"/>
                <w:szCs w:val="22"/>
                <w:lang w:eastAsia="ru-RU"/>
                <w:rPrChange w:id="4153" w:author="Елена Белолипецкая" w:date="2024-05-25T22:35:00Z">
                  <w:rPr>
                    <w:rFonts w:eastAsia="Times New Roman"/>
                    <w:lang w:eastAsia="ru-RU"/>
                  </w:rPr>
                </w:rPrChange>
              </w:rPr>
              <w:t>↔</w:t>
            </w:r>
          </w:p>
        </w:tc>
        <w:tc>
          <w:tcPr>
            <w:tcW w:w="379" w:type="pct"/>
            <w:tcMar>
              <w:top w:w="45" w:type="dxa"/>
              <w:left w:w="75" w:type="dxa"/>
              <w:bottom w:w="45" w:type="dxa"/>
              <w:right w:w="75" w:type="dxa"/>
            </w:tcMar>
            <w:vAlign w:val="center"/>
            <w:hideMark/>
          </w:tcPr>
          <w:p w14:paraId="4B366ABD" w14:textId="77777777" w:rsidR="008269BA" w:rsidRPr="008A0D15" w:rsidRDefault="008269BA">
            <w:pPr>
              <w:spacing w:after="0" w:line="240" w:lineRule="auto"/>
              <w:rPr>
                <w:rFonts w:eastAsia="Times New Roman"/>
                <w:sz w:val="22"/>
                <w:szCs w:val="22"/>
                <w:lang w:eastAsia="ru-RU"/>
                <w:rPrChange w:id="4154" w:author="Елена Белолипецкая" w:date="2024-05-25T22:35:00Z">
                  <w:rPr>
                    <w:rFonts w:eastAsia="Times New Roman"/>
                    <w:lang w:eastAsia="ru-RU"/>
                  </w:rPr>
                </w:rPrChange>
              </w:rPr>
              <w:pPrChange w:id="4155" w:author="Елена Белолипецкая" w:date="2024-05-25T22:31:00Z">
                <w:pPr>
                  <w:spacing w:before="75" w:after="75" w:line="240" w:lineRule="auto"/>
                </w:pPr>
              </w:pPrChange>
            </w:pPr>
            <w:r w:rsidRPr="008A0D15">
              <w:rPr>
                <w:rFonts w:eastAsia="Times New Roman"/>
                <w:sz w:val="22"/>
                <w:szCs w:val="22"/>
                <w:lang w:eastAsia="ru-RU"/>
                <w:rPrChange w:id="4156" w:author="Елена Белолипецкая" w:date="2024-05-25T22:35:00Z">
                  <w:rPr>
                    <w:rFonts w:eastAsia="Times New Roman"/>
                    <w:lang w:eastAsia="ru-RU"/>
                  </w:rPr>
                </w:rPrChange>
              </w:rPr>
              <w:t>↔</w:t>
            </w:r>
          </w:p>
        </w:tc>
        <w:tc>
          <w:tcPr>
            <w:tcW w:w="309" w:type="pct"/>
            <w:tcMar>
              <w:top w:w="45" w:type="dxa"/>
              <w:left w:w="75" w:type="dxa"/>
              <w:bottom w:w="45" w:type="dxa"/>
              <w:right w:w="75" w:type="dxa"/>
            </w:tcMar>
            <w:vAlign w:val="center"/>
            <w:hideMark/>
          </w:tcPr>
          <w:p w14:paraId="01A9B506" w14:textId="77777777" w:rsidR="008269BA" w:rsidRPr="008A0D15" w:rsidRDefault="008269BA">
            <w:pPr>
              <w:spacing w:after="0" w:line="240" w:lineRule="auto"/>
              <w:rPr>
                <w:rFonts w:eastAsia="Times New Roman"/>
                <w:sz w:val="22"/>
                <w:szCs w:val="22"/>
                <w:lang w:eastAsia="ru-RU"/>
                <w:rPrChange w:id="4157" w:author="Елена Белолипецкая" w:date="2024-05-25T22:35:00Z">
                  <w:rPr>
                    <w:rFonts w:eastAsia="Times New Roman"/>
                    <w:lang w:eastAsia="ru-RU"/>
                  </w:rPr>
                </w:rPrChange>
              </w:rPr>
              <w:pPrChange w:id="4158" w:author="Елена Белолипецкая" w:date="2024-05-25T22:31:00Z">
                <w:pPr>
                  <w:spacing w:before="75" w:after="75" w:line="240" w:lineRule="auto"/>
                </w:pPr>
              </w:pPrChange>
            </w:pPr>
          </w:p>
        </w:tc>
        <w:tc>
          <w:tcPr>
            <w:tcW w:w="1508" w:type="pct"/>
            <w:vMerge w:val="restart"/>
            <w:tcMar>
              <w:top w:w="45" w:type="dxa"/>
              <w:left w:w="75" w:type="dxa"/>
              <w:bottom w:w="45" w:type="dxa"/>
              <w:right w:w="75" w:type="dxa"/>
            </w:tcMar>
            <w:vAlign w:val="center"/>
            <w:hideMark/>
          </w:tcPr>
          <w:p w14:paraId="66924AEB" w14:textId="14FA4B11" w:rsidR="008269BA" w:rsidRPr="008A0D15" w:rsidRDefault="008269BA">
            <w:pPr>
              <w:spacing w:after="0" w:line="240" w:lineRule="auto"/>
              <w:rPr>
                <w:rFonts w:eastAsia="Times New Roman"/>
                <w:sz w:val="22"/>
                <w:szCs w:val="22"/>
                <w:lang w:eastAsia="ru-RU"/>
                <w:rPrChange w:id="4159" w:author="Елена Белолипецкая" w:date="2024-05-25T22:35:00Z">
                  <w:rPr>
                    <w:rFonts w:eastAsia="Times New Roman"/>
                    <w:lang w:eastAsia="ru-RU"/>
                  </w:rPr>
                </w:rPrChange>
              </w:rPr>
              <w:pPrChange w:id="4160" w:author="Елена Белолипецкая" w:date="2024-05-25T22:31:00Z">
                <w:pPr>
                  <w:spacing w:before="75" w:after="75" w:line="240" w:lineRule="auto"/>
                </w:pPr>
              </w:pPrChange>
            </w:pPr>
            <w:r w:rsidRPr="008A0D15">
              <w:rPr>
                <w:rFonts w:eastAsia="Times New Roman"/>
                <w:sz w:val="22"/>
                <w:szCs w:val="22"/>
                <w:lang w:eastAsia="ru-RU"/>
                <w:rPrChange w:id="4161" w:author="Елена Белолипецкая" w:date="2024-05-25T22:35:00Z">
                  <w:rPr>
                    <w:rFonts w:eastAsia="Times New Roman"/>
                    <w:lang w:eastAsia="ru-RU"/>
                  </w:rPr>
                </w:rPrChange>
              </w:rPr>
              <w:t>Антагонисты H</w:t>
            </w:r>
            <w:r w:rsidRPr="008A0D15">
              <w:rPr>
                <w:rFonts w:eastAsia="Times New Roman"/>
                <w:sz w:val="22"/>
                <w:szCs w:val="22"/>
                <w:vertAlign w:val="subscript"/>
                <w:lang w:eastAsia="ru-RU"/>
                <w:rPrChange w:id="4162" w:author="Елена Белолипецкая" w:date="2024-05-25T22:35:00Z">
                  <w:rPr>
                    <w:rFonts w:eastAsia="Times New Roman"/>
                    <w:vertAlign w:val="subscript"/>
                    <w:lang w:eastAsia="ru-RU"/>
                  </w:rPr>
                </w:rPrChange>
              </w:rPr>
              <w:t>2</w:t>
            </w:r>
            <w:r w:rsidRPr="008A0D15">
              <w:rPr>
                <w:rFonts w:eastAsia="Times New Roman"/>
                <w:sz w:val="22"/>
                <w:szCs w:val="22"/>
                <w:lang w:eastAsia="ru-RU"/>
                <w:rPrChange w:id="4163" w:author="Елена Белолипецкая" w:date="2024-05-25T22:35:00Z">
                  <w:rPr>
                    <w:rFonts w:eastAsia="Times New Roman"/>
                    <w:lang w:eastAsia="ru-RU"/>
                  </w:rPr>
                </w:rPrChange>
              </w:rPr>
              <w:t>-рецепторов могут применяться одновременно или с временными интервалами с</w:t>
            </w:r>
            <w:r w:rsidR="00395F73" w:rsidRPr="008A0D15">
              <w:rPr>
                <w:rFonts w:eastAsia="Times New Roman"/>
                <w:sz w:val="22"/>
                <w:szCs w:val="22"/>
                <w:lang w:eastAsia="ru-RU"/>
                <w:rPrChange w:id="4164" w:author="Елена Белолипецкая" w:date="2024-05-25T22:35:00Z">
                  <w:rPr>
                    <w:rFonts w:eastAsia="Times New Roman"/>
                    <w:lang w:eastAsia="ru-RU"/>
                  </w:rPr>
                </w:rPrChange>
              </w:rPr>
              <w:t xml:space="preserve"> комбинацией</w:t>
            </w:r>
            <w:r w:rsidRPr="008A0D15">
              <w:rPr>
                <w:rFonts w:eastAsia="Times New Roman"/>
                <w:sz w:val="22"/>
                <w:szCs w:val="22"/>
                <w:lang w:eastAsia="ru-RU"/>
                <w:rPrChange w:id="4165" w:author="Елена Белолипецкая" w:date="2024-05-25T22:35:00Z">
                  <w:rPr>
                    <w:rFonts w:eastAsia="Times New Roman"/>
                    <w:lang w:eastAsia="ru-RU"/>
                  </w:rPr>
                </w:rPrChange>
              </w:rPr>
              <w:t xml:space="preserve"> </w:t>
            </w:r>
            <w:r w:rsidR="00395F73" w:rsidRPr="008A0D15">
              <w:rPr>
                <w:rFonts w:eastAsia="Times New Roman"/>
                <w:sz w:val="22"/>
                <w:szCs w:val="22"/>
                <w:lang w:eastAsia="ru-RU"/>
                <w:rPrChange w:id="4166" w:author="Елена Белолипецкая" w:date="2024-05-25T22:35:00Z">
                  <w:rPr>
                    <w:rFonts w:eastAsia="Times New Roman"/>
                    <w:lang w:eastAsia="ru-RU"/>
                  </w:rPr>
                </w:rPrChange>
              </w:rPr>
              <w:t>софосбувир+велтапасвир</w:t>
            </w:r>
            <w:r w:rsidRPr="008A0D15">
              <w:rPr>
                <w:rFonts w:eastAsia="Times New Roman"/>
                <w:sz w:val="22"/>
                <w:szCs w:val="22"/>
                <w:lang w:eastAsia="ru-RU"/>
                <w:rPrChange w:id="4167" w:author="Елена Белолипецкая" w:date="2024-05-25T22:35:00Z">
                  <w:rPr>
                    <w:rFonts w:eastAsia="Times New Roman"/>
                    <w:lang w:eastAsia="ru-RU"/>
                  </w:rPr>
                </w:rPrChange>
              </w:rPr>
              <w:t> в дозе, которая не превышает дозы, сопоставимые с фамотидином 40 мг, дважды в сутки</w:t>
            </w:r>
          </w:p>
        </w:tc>
      </w:tr>
      <w:tr w:rsidR="00FE0F3F" w:rsidRPr="008A0D15" w14:paraId="5C2DDE2B" w14:textId="77777777" w:rsidTr="00FE0F3F">
        <w:tc>
          <w:tcPr>
            <w:tcW w:w="1818" w:type="pct"/>
            <w:vMerge/>
            <w:vAlign w:val="center"/>
            <w:hideMark/>
          </w:tcPr>
          <w:p w14:paraId="6140F134" w14:textId="77777777" w:rsidR="008269BA" w:rsidRPr="008A0D15" w:rsidRDefault="008269BA">
            <w:pPr>
              <w:spacing w:after="0" w:line="240" w:lineRule="auto"/>
              <w:rPr>
                <w:rFonts w:eastAsia="Times New Roman"/>
                <w:sz w:val="22"/>
                <w:szCs w:val="22"/>
                <w:lang w:eastAsia="ru-RU"/>
                <w:rPrChange w:id="4168" w:author="Елена Белолипецкая" w:date="2024-05-25T22:35:00Z">
                  <w:rPr>
                    <w:rFonts w:eastAsia="Times New Roman"/>
                    <w:lang w:eastAsia="ru-RU"/>
                  </w:rPr>
                </w:rPrChange>
              </w:rPr>
              <w:pPrChange w:id="4169" w:author="Елена Белолипецкая" w:date="2024-05-25T22:31:00Z">
                <w:pPr>
                  <w:spacing w:before="75" w:after="75" w:line="240" w:lineRule="auto"/>
                </w:pPr>
              </w:pPrChange>
            </w:pPr>
          </w:p>
        </w:tc>
        <w:tc>
          <w:tcPr>
            <w:tcW w:w="682" w:type="pct"/>
            <w:tcMar>
              <w:top w:w="45" w:type="dxa"/>
              <w:left w:w="75" w:type="dxa"/>
              <w:bottom w:w="45" w:type="dxa"/>
              <w:right w:w="75" w:type="dxa"/>
            </w:tcMar>
            <w:vAlign w:val="center"/>
            <w:hideMark/>
          </w:tcPr>
          <w:p w14:paraId="13724284" w14:textId="77777777" w:rsidR="008269BA" w:rsidRPr="008A0D15" w:rsidRDefault="008269BA">
            <w:pPr>
              <w:spacing w:after="0" w:line="240" w:lineRule="auto"/>
              <w:rPr>
                <w:rFonts w:eastAsia="Times New Roman"/>
                <w:sz w:val="22"/>
                <w:szCs w:val="22"/>
                <w:lang w:eastAsia="ru-RU"/>
                <w:rPrChange w:id="4170" w:author="Елена Белолипецкая" w:date="2024-05-25T22:35:00Z">
                  <w:rPr>
                    <w:rFonts w:eastAsia="Times New Roman"/>
                    <w:lang w:eastAsia="ru-RU"/>
                  </w:rPr>
                </w:rPrChange>
              </w:rPr>
              <w:pPrChange w:id="4171" w:author="Елена Белолипецкая" w:date="2024-05-25T22:31:00Z">
                <w:pPr>
                  <w:spacing w:before="75" w:after="75" w:line="240" w:lineRule="auto"/>
                </w:pPr>
              </w:pPrChange>
            </w:pPr>
            <w:r w:rsidRPr="008A0D15">
              <w:rPr>
                <w:rFonts w:eastAsia="Times New Roman"/>
                <w:sz w:val="22"/>
                <w:szCs w:val="22"/>
                <w:lang w:eastAsia="ru-RU"/>
                <w:rPrChange w:id="4172" w:author="Елена Белолипецкая" w:date="2024-05-25T22:35:00Z">
                  <w:rPr>
                    <w:rFonts w:eastAsia="Times New Roman"/>
                    <w:lang w:eastAsia="ru-RU"/>
                  </w:rPr>
                </w:rPrChange>
              </w:rPr>
              <w:t>Велпатасвир</w:t>
            </w:r>
          </w:p>
        </w:tc>
        <w:tc>
          <w:tcPr>
            <w:tcW w:w="303" w:type="pct"/>
            <w:tcMar>
              <w:top w:w="45" w:type="dxa"/>
              <w:left w:w="75" w:type="dxa"/>
              <w:bottom w:w="45" w:type="dxa"/>
              <w:right w:w="75" w:type="dxa"/>
            </w:tcMar>
            <w:vAlign w:val="center"/>
            <w:hideMark/>
          </w:tcPr>
          <w:p w14:paraId="216E87A3" w14:textId="798AE2EA" w:rsidR="008269BA" w:rsidRPr="008A0D15" w:rsidRDefault="008269BA">
            <w:pPr>
              <w:spacing w:after="0" w:line="240" w:lineRule="auto"/>
              <w:rPr>
                <w:rFonts w:eastAsia="Times New Roman"/>
                <w:sz w:val="22"/>
                <w:szCs w:val="22"/>
                <w:lang w:eastAsia="ru-RU"/>
                <w:rPrChange w:id="4173" w:author="Елена Белолипецкая" w:date="2024-05-25T22:35:00Z">
                  <w:rPr>
                    <w:rFonts w:eastAsia="Times New Roman"/>
                    <w:lang w:eastAsia="ru-RU"/>
                  </w:rPr>
                </w:rPrChange>
              </w:rPr>
              <w:pPrChange w:id="4174" w:author="Елена Белолипецкая" w:date="2024-05-25T22:31:00Z">
                <w:pPr>
                  <w:spacing w:before="75" w:after="75" w:line="240" w:lineRule="auto"/>
                </w:pPr>
              </w:pPrChange>
            </w:pPr>
            <w:r w:rsidRPr="008A0D15">
              <w:rPr>
                <w:rFonts w:eastAsia="Times New Roman"/>
                <w:sz w:val="22"/>
                <w:szCs w:val="22"/>
                <w:lang w:eastAsia="ru-RU"/>
                <w:rPrChange w:id="4175" w:author="Елена Белолипецкая" w:date="2024-05-25T22:35:00Z">
                  <w:rPr>
                    <w:rFonts w:eastAsia="Times New Roman"/>
                    <w:lang w:eastAsia="ru-RU"/>
                  </w:rPr>
                </w:rPrChange>
              </w:rPr>
              <w:t>↓</w:t>
            </w:r>
            <w:r w:rsidRPr="008A0D15">
              <w:rPr>
                <w:rFonts w:eastAsia="Times New Roman"/>
                <w:sz w:val="22"/>
                <w:szCs w:val="22"/>
                <w:lang w:eastAsia="ru-RU"/>
                <w:rPrChange w:id="4176" w:author="Елена Белолипецкая" w:date="2024-05-25T22:35:00Z">
                  <w:rPr>
                    <w:rFonts w:eastAsia="Times New Roman"/>
                    <w:lang w:eastAsia="ru-RU"/>
                  </w:rPr>
                </w:rPrChange>
              </w:rPr>
              <w:br/>
              <w:t>0</w:t>
            </w:r>
            <w:del w:id="4177" w:author="Елена Белолипецкая" w:date="2024-05-25T22:27:00Z">
              <w:r w:rsidRPr="008A0D15" w:rsidDel="00FE0F3F">
                <w:rPr>
                  <w:rFonts w:eastAsia="Times New Roman"/>
                  <w:sz w:val="22"/>
                  <w:szCs w:val="22"/>
                  <w:lang w:eastAsia="ru-RU"/>
                  <w:rPrChange w:id="4178" w:author="Елена Белолипецкая" w:date="2024-05-25T22:35:00Z">
                    <w:rPr>
                      <w:rFonts w:eastAsia="Times New Roman"/>
                      <w:lang w:eastAsia="ru-RU"/>
                    </w:rPr>
                  </w:rPrChange>
                </w:rPr>
                <w:delText>.</w:delText>
              </w:r>
            </w:del>
            <w:ins w:id="4179" w:author="Елена Белолипецкая" w:date="2024-05-25T22:27:00Z">
              <w:r w:rsidR="00FE0F3F" w:rsidRPr="008A0D15">
                <w:rPr>
                  <w:rFonts w:eastAsia="Times New Roman"/>
                  <w:sz w:val="22"/>
                  <w:szCs w:val="22"/>
                  <w:lang w:eastAsia="ru-RU"/>
                  <w:rPrChange w:id="4180" w:author="Елена Белолипецкая" w:date="2024-05-25T22:35:00Z">
                    <w:rPr>
                      <w:rFonts w:eastAsia="Times New Roman"/>
                      <w:lang w:eastAsia="ru-RU"/>
                    </w:rPr>
                  </w:rPrChange>
                </w:rPr>
                <w:t>,</w:t>
              </w:r>
            </w:ins>
            <w:r w:rsidRPr="008A0D15">
              <w:rPr>
                <w:rFonts w:eastAsia="Times New Roman"/>
                <w:sz w:val="22"/>
                <w:szCs w:val="22"/>
                <w:lang w:eastAsia="ru-RU"/>
                <w:rPrChange w:id="4181" w:author="Елена Белолипецкая" w:date="2024-05-25T22:35:00Z">
                  <w:rPr>
                    <w:rFonts w:eastAsia="Times New Roman"/>
                    <w:lang w:eastAsia="ru-RU"/>
                  </w:rPr>
                </w:rPrChange>
              </w:rPr>
              <w:t>80 (0</w:t>
            </w:r>
            <w:del w:id="4182" w:author="Елена Белолипецкая" w:date="2024-05-25T22:27:00Z">
              <w:r w:rsidRPr="008A0D15" w:rsidDel="00FE0F3F">
                <w:rPr>
                  <w:rFonts w:eastAsia="Times New Roman"/>
                  <w:sz w:val="22"/>
                  <w:szCs w:val="22"/>
                  <w:lang w:eastAsia="ru-RU"/>
                  <w:rPrChange w:id="4183" w:author="Елена Белолипецкая" w:date="2024-05-25T22:35:00Z">
                    <w:rPr>
                      <w:rFonts w:eastAsia="Times New Roman"/>
                      <w:lang w:eastAsia="ru-RU"/>
                    </w:rPr>
                  </w:rPrChange>
                </w:rPr>
                <w:delText>.</w:delText>
              </w:r>
            </w:del>
            <w:ins w:id="4184" w:author="Елена Белолипецкая" w:date="2024-05-25T22:27:00Z">
              <w:r w:rsidR="00FE0F3F" w:rsidRPr="008A0D15">
                <w:rPr>
                  <w:rFonts w:eastAsia="Times New Roman"/>
                  <w:sz w:val="22"/>
                  <w:szCs w:val="22"/>
                  <w:lang w:eastAsia="ru-RU"/>
                  <w:rPrChange w:id="4185" w:author="Елена Белолипецкая" w:date="2024-05-25T22:35:00Z">
                    <w:rPr>
                      <w:rFonts w:eastAsia="Times New Roman"/>
                      <w:lang w:eastAsia="ru-RU"/>
                    </w:rPr>
                  </w:rPrChange>
                </w:rPr>
                <w:t>,</w:t>
              </w:r>
            </w:ins>
            <w:r w:rsidRPr="008A0D15">
              <w:rPr>
                <w:rFonts w:eastAsia="Times New Roman"/>
                <w:sz w:val="22"/>
                <w:szCs w:val="22"/>
                <w:lang w:eastAsia="ru-RU"/>
                <w:rPrChange w:id="4186" w:author="Елена Белолипецкая" w:date="2024-05-25T22:35:00Z">
                  <w:rPr>
                    <w:rFonts w:eastAsia="Times New Roman"/>
                    <w:lang w:eastAsia="ru-RU"/>
                  </w:rPr>
                </w:rPrChange>
              </w:rPr>
              <w:t>70</w:t>
            </w:r>
            <w:del w:id="4187" w:author="Елена Белолипецкая" w:date="2024-05-25T22:31:00Z">
              <w:r w:rsidRPr="008A0D15" w:rsidDel="008A0D15">
                <w:rPr>
                  <w:rFonts w:eastAsia="Times New Roman"/>
                  <w:sz w:val="22"/>
                  <w:szCs w:val="22"/>
                  <w:lang w:eastAsia="ru-RU"/>
                  <w:rPrChange w:id="4188" w:author="Елена Белолипецкая" w:date="2024-05-25T22:35:00Z">
                    <w:rPr>
                      <w:rFonts w:eastAsia="Times New Roman"/>
                      <w:lang w:eastAsia="ru-RU"/>
                    </w:rPr>
                  </w:rPrChange>
                </w:rPr>
                <w:delText xml:space="preserve">, </w:delText>
              </w:r>
            </w:del>
            <w:ins w:id="4189" w:author="Елена Белолипецкая" w:date="2024-05-25T22:31:00Z">
              <w:r w:rsidR="008A0D15" w:rsidRPr="008A0D15">
                <w:rPr>
                  <w:rFonts w:eastAsia="Times New Roman"/>
                  <w:sz w:val="22"/>
                  <w:szCs w:val="22"/>
                  <w:lang w:val="en-US" w:eastAsia="ru-RU"/>
                  <w:rPrChange w:id="4190"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4191"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4192" w:author="Елена Белолипецкая" w:date="2024-05-25T22:35:00Z">
                  <w:rPr>
                    <w:rFonts w:eastAsia="Times New Roman"/>
                    <w:lang w:eastAsia="ru-RU"/>
                  </w:rPr>
                </w:rPrChange>
              </w:rPr>
              <w:t>0</w:t>
            </w:r>
            <w:del w:id="4193" w:author="Елена Белолипецкая" w:date="2024-05-25T22:27:00Z">
              <w:r w:rsidRPr="008A0D15" w:rsidDel="00FE0F3F">
                <w:rPr>
                  <w:rFonts w:eastAsia="Times New Roman"/>
                  <w:sz w:val="22"/>
                  <w:szCs w:val="22"/>
                  <w:lang w:eastAsia="ru-RU"/>
                  <w:rPrChange w:id="4194" w:author="Елена Белолипецкая" w:date="2024-05-25T22:35:00Z">
                    <w:rPr>
                      <w:rFonts w:eastAsia="Times New Roman"/>
                      <w:lang w:eastAsia="ru-RU"/>
                    </w:rPr>
                  </w:rPrChange>
                </w:rPr>
                <w:delText>.</w:delText>
              </w:r>
            </w:del>
            <w:ins w:id="4195" w:author="Елена Белолипецкая" w:date="2024-05-25T22:27:00Z">
              <w:r w:rsidR="00FE0F3F" w:rsidRPr="008A0D15">
                <w:rPr>
                  <w:rFonts w:eastAsia="Times New Roman"/>
                  <w:sz w:val="22"/>
                  <w:szCs w:val="22"/>
                  <w:lang w:eastAsia="ru-RU"/>
                  <w:rPrChange w:id="4196" w:author="Елена Белолипецкая" w:date="2024-05-25T22:35:00Z">
                    <w:rPr>
                      <w:rFonts w:eastAsia="Times New Roman"/>
                      <w:lang w:eastAsia="ru-RU"/>
                    </w:rPr>
                  </w:rPrChange>
                </w:rPr>
                <w:t>,</w:t>
              </w:r>
            </w:ins>
            <w:r w:rsidRPr="008A0D15">
              <w:rPr>
                <w:rFonts w:eastAsia="Times New Roman"/>
                <w:sz w:val="22"/>
                <w:szCs w:val="22"/>
                <w:lang w:eastAsia="ru-RU"/>
                <w:rPrChange w:id="4197" w:author="Елена Белолипецкая" w:date="2024-05-25T22:35:00Z">
                  <w:rPr>
                    <w:rFonts w:eastAsia="Times New Roman"/>
                    <w:lang w:eastAsia="ru-RU"/>
                  </w:rPr>
                </w:rPrChange>
              </w:rPr>
              <w:t>91)</w:t>
            </w:r>
          </w:p>
        </w:tc>
        <w:tc>
          <w:tcPr>
            <w:tcW w:w="379" w:type="pct"/>
            <w:tcMar>
              <w:top w:w="45" w:type="dxa"/>
              <w:left w:w="75" w:type="dxa"/>
              <w:bottom w:w="45" w:type="dxa"/>
              <w:right w:w="75" w:type="dxa"/>
            </w:tcMar>
            <w:vAlign w:val="center"/>
            <w:hideMark/>
          </w:tcPr>
          <w:p w14:paraId="28564F35" w14:textId="6D04AF27" w:rsidR="008269BA" w:rsidRPr="008A0D15" w:rsidRDefault="008269BA">
            <w:pPr>
              <w:spacing w:after="0" w:line="240" w:lineRule="auto"/>
              <w:rPr>
                <w:rFonts w:eastAsia="Times New Roman"/>
                <w:sz w:val="22"/>
                <w:szCs w:val="22"/>
                <w:lang w:eastAsia="ru-RU"/>
                <w:rPrChange w:id="4198" w:author="Елена Белолипецкая" w:date="2024-05-25T22:35:00Z">
                  <w:rPr>
                    <w:rFonts w:eastAsia="Times New Roman"/>
                    <w:lang w:eastAsia="ru-RU"/>
                  </w:rPr>
                </w:rPrChange>
              </w:rPr>
              <w:pPrChange w:id="4199" w:author="Елена Белолипецкая" w:date="2024-05-25T22:31:00Z">
                <w:pPr>
                  <w:spacing w:before="75" w:after="75" w:line="240" w:lineRule="auto"/>
                </w:pPr>
              </w:pPrChange>
            </w:pPr>
            <w:r w:rsidRPr="008A0D15">
              <w:rPr>
                <w:rFonts w:eastAsia="Times New Roman"/>
                <w:sz w:val="22"/>
                <w:szCs w:val="22"/>
                <w:lang w:eastAsia="ru-RU"/>
                <w:rPrChange w:id="4200" w:author="Елена Белолипецкая" w:date="2024-05-25T22:35:00Z">
                  <w:rPr>
                    <w:rFonts w:eastAsia="Times New Roman"/>
                    <w:lang w:eastAsia="ru-RU"/>
                  </w:rPr>
                </w:rPrChange>
              </w:rPr>
              <w:t>↓</w:t>
            </w:r>
            <w:r w:rsidRPr="008A0D15">
              <w:rPr>
                <w:rFonts w:eastAsia="Times New Roman"/>
                <w:sz w:val="22"/>
                <w:szCs w:val="22"/>
                <w:lang w:eastAsia="ru-RU"/>
                <w:rPrChange w:id="4201" w:author="Елена Белолипецкая" w:date="2024-05-25T22:35:00Z">
                  <w:rPr>
                    <w:rFonts w:eastAsia="Times New Roman"/>
                    <w:lang w:eastAsia="ru-RU"/>
                  </w:rPr>
                </w:rPrChange>
              </w:rPr>
              <w:br/>
              <w:t>0</w:t>
            </w:r>
            <w:del w:id="4202" w:author="Елена Белолипецкая" w:date="2024-05-25T22:27:00Z">
              <w:r w:rsidRPr="008A0D15" w:rsidDel="00FE0F3F">
                <w:rPr>
                  <w:rFonts w:eastAsia="Times New Roman"/>
                  <w:sz w:val="22"/>
                  <w:szCs w:val="22"/>
                  <w:lang w:eastAsia="ru-RU"/>
                  <w:rPrChange w:id="4203" w:author="Елена Белолипецкая" w:date="2024-05-25T22:35:00Z">
                    <w:rPr>
                      <w:rFonts w:eastAsia="Times New Roman"/>
                      <w:lang w:eastAsia="ru-RU"/>
                    </w:rPr>
                  </w:rPrChange>
                </w:rPr>
                <w:delText>.</w:delText>
              </w:r>
            </w:del>
            <w:ins w:id="4204" w:author="Елена Белолипецкая" w:date="2024-05-25T22:27:00Z">
              <w:r w:rsidR="00FE0F3F" w:rsidRPr="008A0D15">
                <w:rPr>
                  <w:rFonts w:eastAsia="Times New Roman"/>
                  <w:sz w:val="22"/>
                  <w:szCs w:val="22"/>
                  <w:lang w:eastAsia="ru-RU"/>
                  <w:rPrChange w:id="4205" w:author="Елена Белолипецкая" w:date="2024-05-25T22:35:00Z">
                    <w:rPr>
                      <w:rFonts w:eastAsia="Times New Roman"/>
                      <w:lang w:eastAsia="ru-RU"/>
                    </w:rPr>
                  </w:rPrChange>
                </w:rPr>
                <w:t>,</w:t>
              </w:r>
            </w:ins>
            <w:r w:rsidRPr="008A0D15">
              <w:rPr>
                <w:rFonts w:eastAsia="Times New Roman"/>
                <w:sz w:val="22"/>
                <w:szCs w:val="22"/>
                <w:lang w:eastAsia="ru-RU"/>
                <w:rPrChange w:id="4206" w:author="Елена Белолипецкая" w:date="2024-05-25T22:35:00Z">
                  <w:rPr>
                    <w:rFonts w:eastAsia="Times New Roman"/>
                    <w:lang w:eastAsia="ru-RU"/>
                  </w:rPr>
                </w:rPrChange>
              </w:rPr>
              <w:t>81 (0</w:t>
            </w:r>
            <w:del w:id="4207" w:author="Елена Белолипецкая" w:date="2024-05-25T22:27:00Z">
              <w:r w:rsidRPr="008A0D15" w:rsidDel="00FE0F3F">
                <w:rPr>
                  <w:rFonts w:eastAsia="Times New Roman"/>
                  <w:sz w:val="22"/>
                  <w:szCs w:val="22"/>
                  <w:lang w:eastAsia="ru-RU"/>
                  <w:rPrChange w:id="4208" w:author="Елена Белолипецкая" w:date="2024-05-25T22:35:00Z">
                    <w:rPr>
                      <w:rFonts w:eastAsia="Times New Roman"/>
                      <w:lang w:eastAsia="ru-RU"/>
                    </w:rPr>
                  </w:rPrChange>
                </w:rPr>
                <w:delText>.</w:delText>
              </w:r>
            </w:del>
            <w:ins w:id="4209" w:author="Елена Белолипецкая" w:date="2024-05-25T22:27:00Z">
              <w:r w:rsidR="00FE0F3F" w:rsidRPr="008A0D15">
                <w:rPr>
                  <w:rFonts w:eastAsia="Times New Roman"/>
                  <w:sz w:val="22"/>
                  <w:szCs w:val="22"/>
                  <w:lang w:eastAsia="ru-RU"/>
                  <w:rPrChange w:id="4210" w:author="Елена Белолипецкая" w:date="2024-05-25T22:35:00Z">
                    <w:rPr>
                      <w:rFonts w:eastAsia="Times New Roman"/>
                      <w:lang w:eastAsia="ru-RU"/>
                    </w:rPr>
                  </w:rPrChange>
                </w:rPr>
                <w:t>,</w:t>
              </w:r>
            </w:ins>
            <w:r w:rsidRPr="008A0D15">
              <w:rPr>
                <w:rFonts w:eastAsia="Times New Roman"/>
                <w:sz w:val="22"/>
                <w:szCs w:val="22"/>
                <w:lang w:eastAsia="ru-RU"/>
                <w:rPrChange w:id="4211" w:author="Елена Белолипецкая" w:date="2024-05-25T22:35:00Z">
                  <w:rPr>
                    <w:rFonts w:eastAsia="Times New Roman"/>
                    <w:lang w:eastAsia="ru-RU"/>
                  </w:rPr>
                </w:rPrChange>
              </w:rPr>
              <w:t>71</w:t>
            </w:r>
            <w:del w:id="4212" w:author="Елена Белолипецкая" w:date="2024-05-25T22:31:00Z">
              <w:r w:rsidRPr="008A0D15" w:rsidDel="008A0D15">
                <w:rPr>
                  <w:rFonts w:eastAsia="Times New Roman"/>
                  <w:sz w:val="22"/>
                  <w:szCs w:val="22"/>
                  <w:lang w:eastAsia="ru-RU"/>
                  <w:rPrChange w:id="4213" w:author="Елена Белолипецкая" w:date="2024-05-25T22:35:00Z">
                    <w:rPr>
                      <w:rFonts w:eastAsia="Times New Roman"/>
                      <w:lang w:eastAsia="ru-RU"/>
                    </w:rPr>
                  </w:rPrChange>
                </w:rPr>
                <w:delText xml:space="preserve">, </w:delText>
              </w:r>
            </w:del>
            <w:ins w:id="4214" w:author="Елена Белолипецкая" w:date="2024-05-25T22:31:00Z">
              <w:r w:rsidR="008A0D15" w:rsidRPr="008A0D15">
                <w:rPr>
                  <w:rFonts w:eastAsia="Times New Roman"/>
                  <w:sz w:val="22"/>
                  <w:szCs w:val="22"/>
                  <w:lang w:val="en-US" w:eastAsia="ru-RU"/>
                  <w:rPrChange w:id="4215" w:author="Елена Белолипецкая" w:date="2024-05-25T22:35:00Z">
                    <w:rPr>
                      <w:rFonts w:eastAsia="Times New Roman"/>
                      <w:lang w:val="en-US" w:eastAsia="ru-RU"/>
                    </w:rPr>
                  </w:rPrChange>
                </w:rPr>
                <w:t xml:space="preserve">; </w:t>
              </w:r>
            </w:ins>
            <w:r w:rsidRPr="008A0D15">
              <w:rPr>
                <w:rFonts w:eastAsia="Times New Roman"/>
                <w:sz w:val="22"/>
                <w:szCs w:val="22"/>
                <w:lang w:eastAsia="ru-RU"/>
                <w:rPrChange w:id="4216" w:author="Елена Белолипецкая" w:date="2024-05-25T22:35:00Z">
                  <w:rPr>
                    <w:rFonts w:eastAsia="Times New Roman"/>
                    <w:lang w:eastAsia="ru-RU"/>
                  </w:rPr>
                </w:rPrChange>
              </w:rPr>
              <w:t>0</w:t>
            </w:r>
            <w:del w:id="4217" w:author="Елена Белолипецкая" w:date="2024-05-25T22:27:00Z">
              <w:r w:rsidRPr="008A0D15" w:rsidDel="00FE0F3F">
                <w:rPr>
                  <w:rFonts w:eastAsia="Times New Roman"/>
                  <w:sz w:val="22"/>
                  <w:szCs w:val="22"/>
                  <w:lang w:eastAsia="ru-RU"/>
                  <w:rPrChange w:id="4218" w:author="Елена Белолипецкая" w:date="2024-05-25T22:35:00Z">
                    <w:rPr>
                      <w:rFonts w:eastAsia="Times New Roman"/>
                      <w:lang w:eastAsia="ru-RU"/>
                    </w:rPr>
                  </w:rPrChange>
                </w:rPr>
                <w:delText>.</w:delText>
              </w:r>
            </w:del>
            <w:ins w:id="4219" w:author="Елена Белолипецкая" w:date="2024-05-25T22:27:00Z">
              <w:r w:rsidR="00FE0F3F" w:rsidRPr="008A0D15">
                <w:rPr>
                  <w:rFonts w:eastAsia="Times New Roman"/>
                  <w:sz w:val="22"/>
                  <w:szCs w:val="22"/>
                  <w:lang w:eastAsia="ru-RU"/>
                  <w:rPrChange w:id="4220" w:author="Елена Белолипецкая" w:date="2024-05-25T22:35:00Z">
                    <w:rPr>
                      <w:rFonts w:eastAsia="Times New Roman"/>
                      <w:lang w:eastAsia="ru-RU"/>
                    </w:rPr>
                  </w:rPrChange>
                </w:rPr>
                <w:t>,</w:t>
              </w:r>
            </w:ins>
            <w:r w:rsidRPr="008A0D15">
              <w:rPr>
                <w:rFonts w:eastAsia="Times New Roman"/>
                <w:sz w:val="22"/>
                <w:szCs w:val="22"/>
                <w:lang w:eastAsia="ru-RU"/>
                <w:rPrChange w:id="4221" w:author="Елена Белолипецкая" w:date="2024-05-25T22:35:00Z">
                  <w:rPr>
                    <w:rFonts w:eastAsia="Times New Roman"/>
                    <w:lang w:eastAsia="ru-RU"/>
                  </w:rPr>
                </w:rPrChange>
              </w:rPr>
              <w:t>91)</w:t>
            </w:r>
          </w:p>
        </w:tc>
        <w:tc>
          <w:tcPr>
            <w:tcW w:w="309" w:type="pct"/>
            <w:tcMar>
              <w:top w:w="45" w:type="dxa"/>
              <w:left w:w="75" w:type="dxa"/>
              <w:bottom w:w="45" w:type="dxa"/>
              <w:right w:w="75" w:type="dxa"/>
            </w:tcMar>
            <w:vAlign w:val="center"/>
            <w:hideMark/>
          </w:tcPr>
          <w:p w14:paraId="122979AD" w14:textId="77777777" w:rsidR="008269BA" w:rsidRPr="008A0D15" w:rsidRDefault="008269BA">
            <w:pPr>
              <w:spacing w:after="0" w:line="240" w:lineRule="auto"/>
              <w:rPr>
                <w:rFonts w:eastAsia="Times New Roman"/>
                <w:sz w:val="22"/>
                <w:szCs w:val="22"/>
                <w:lang w:eastAsia="ru-RU"/>
                <w:rPrChange w:id="4222" w:author="Елена Белолипецкая" w:date="2024-05-25T22:35:00Z">
                  <w:rPr>
                    <w:rFonts w:eastAsia="Times New Roman"/>
                    <w:lang w:eastAsia="ru-RU"/>
                  </w:rPr>
                </w:rPrChange>
              </w:rPr>
              <w:pPrChange w:id="4223" w:author="Елена Белолипецкая" w:date="2024-05-25T22:31:00Z">
                <w:pPr>
                  <w:spacing w:before="75" w:after="75" w:line="240" w:lineRule="auto"/>
                </w:pPr>
              </w:pPrChange>
            </w:pPr>
          </w:p>
        </w:tc>
        <w:tc>
          <w:tcPr>
            <w:tcW w:w="1508" w:type="pct"/>
            <w:vMerge/>
            <w:vAlign w:val="center"/>
            <w:hideMark/>
          </w:tcPr>
          <w:p w14:paraId="5C2D9805" w14:textId="77777777" w:rsidR="008269BA" w:rsidRPr="008A0D15" w:rsidRDefault="008269BA">
            <w:pPr>
              <w:spacing w:after="0" w:line="240" w:lineRule="auto"/>
              <w:rPr>
                <w:rFonts w:eastAsia="Times New Roman"/>
                <w:sz w:val="22"/>
                <w:szCs w:val="22"/>
                <w:lang w:eastAsia="ru-RU"/>
                <w:rPrChange w:id="4224" w:author="Елена Белолипецкая" w:date="2024-05-25T22:35:00Z">
                  <w:rPr>
                    <w:rFonts w:eastAsia="Times New Roman"/>
                    <w:lang w:eastAsia="ru-RU"/>
                  </w:rPr>
                </w:rPrChange>
              </w:rPr>
              <w:pPrChange w:id="4225" w:author="Елена Белолипецкая" w:date="2024-05-25T22:31:00Z">
                <w:pPr>
                  <w:spacing w:before="75" w:after="75" w:line="240" w:lineRule="auto"/>
                </w:pPr>
              </w:pPrChange>
            </w:pPr>
          </w:p>
        </w:tc>
      </w:tr>
      <w:tr w:rsidR="00FE0F3F" w:rsidRPr="008A0D15" w14:paraId="40A1E637" w14:textId="77777777" w:rsidTr="00FE0F3F">
        <w:tc>
          <w:tcPr>
            <w:tcW w:w="1818" w:type="pct"/>
            <w:vMerge w:val="restart"/>
            <w:tcMar>
              <w:top w:w="45" w:type="dxa"/>
              <w:left w:w="75" w:type="dxa"/>
              <w:bottom w:w="45" w:type="dxa"/>
              <w:right w:w="75" w:type="dxa"/>
            </w:tcMar>
            <w:vAlign w:val="center"/>
            <w:hideMark/>
          </w:tcPr>
          <w:p w14:paraId="66B0F61B" w14:textId="13F3DDB6" w:rsidR="008269BA" w:rsidRPr="008A0D15" w:rsidRDefault="008269BA">
            <w:pPr>
              <w:spacing w:after="0" w:line="240" w:lineRule="auto"/>
              <w:rPr>
                <w:rFonts w:eastAsia="Times New Roman"/>
                <w:sz w:val="22"/>
                <w:szCs w:val="22"/>
                <w:lang w:eastAsia="ru-RU"/>
                <w:rPrChange w:id="4226" w:author="Елена Белолипецкая" w:date="2024-05-25T22:35:00Z">
                  <w:rPr>
                    <w:rFonts w:eastAsia="Times New Roman"/>
                    <w:lang w:eastAsia="ru-RU"/>
                  </w:rPr>
                </w:rPrChange>
              </w:rPr>
            </w:pPr>
            <w:r w:rsidRPr="008A0D15">
              <w:rPr>
                <w:rFonts w:eastAsia="Times New Roman"/>
                <w:sz w:val="22"/>
                <w:szCs w:val="22"/>
                <w:lang w:eastAsia="ru-RU"/>
                <w:rPrChange w:id="4227" w:author="Елена Белолипецкая" w:date="2024-05-25T22:35:00Z">
                  <w:rPr>
                    <w:rFonts w:eastAsia="Times New Roman"/>
                    <w:lang w:eastAsia="ru-RU"/>
                  </w:rPr>
                </w:rPrChange>
              </w:rPr>
              <w:t>Фамотидин (40 мг однократно) /</w:t>
            </w:r>
            <w:r w:rsidRPr="008A0D15">
              <w:rPr>
                <w:rFonts w:eastAsia="Times New Roman"/>
                <w:sz w:val="22"/>
                <w:szCs w:val="22"/>
                <w:lang w:eastAsia="ru-RU"/>
                <w:rPrChange w:id="4228" w:author="Елена Белолипецкая" w:date="2024-05-25T22:35:00Z">
                  <w:rPr>
                    <w:rFonts w:eastAsia="Times New Roman"/>
                    <w:lang w:eastAsia="ru-RU"/>
                  </w:rPr>
                </w:rPrChange>
              </w:rPr>
              <w:br/>
              <w:t>Велпатасвир/софосбувир</w:t>
            </w:r>
            <w:r w:rsidRPr="008A0D15">
              <w:rPr>
                <w:rFonts w:eastAsia="Times New Roman"/>
                <w:sz w:val="22"/>
                <w:szCs w:val="22"/>
                <w:lang w:eastAsia="ru-RU"/>
                <w:rPrChange w:id="4229" w:author="Елена Белолипецкая" w:date="2024-05-25T22:35:00Z">
                  <w:rPr>
                    <w:rFonts w:eastAsia="Times New Roman"/>
                    <w:lang w:eastAsia="ru-RU"/>
                  </w:rPr>
                </w:rPrChange>
              </w:rPr>
              <w:br/>
              <w:t>(100 мг/400 мг однократно)</w:t>
            </w:r>
            <w:r w:rsidRPr="008A0D15">
              <w:rPr>
                <w:rFonts w:eastAsia="Times New Roman"/>
                <w:sz w:val="22"/>
                <w:szCs w:val="22"/>
                <w:vertAlign w:val="superscript"/>
                <w:lang w:eastAsia="ru-RU"/>
                <w:rPrChange w:id="4230" w:author="Елена Белолипецкая" w:date="2024-05-25T22:35:00Z">
                  <w:rPr>
                    <w:rFonts w:eastAsia="Times New Roman"/>
                    <w:vertAlign w:val="superscript"/>
                    <w:lang w:eastAsia="ru-RU"/>
                  </w:rPr>
                </w:rPrChange>
              </w:rPr>
              <w:t>c</w:t>
            </w:r>
            <w:r w:rsidRPr="008A0D15">
              <w:rPr>
                <w:rFonts w:eastAsia="Times New Roman"/>
                <w:sz w:val="22"/>
                <w:szCs w:val="22"/>
                <w:lang w:eastAsia="ru-RU"/>
                <w:rPrChange w:id="4231" w:author="Елена Белолипецкая" w:date="2024-05-25T22:35:00Z">
                  <w:rPr>
                    <w:rFonts w:eastAsia="Times New Roman"/>
                    <w:lang w:eastAsia="ru-RU"/>
                  </w:rPr>
                </w:rPrChange>
              </w:rPr>
              <w:br/>
              <w:t>Фамотидин за 12 ч до</w:t>
            </w:r>
            <w:r w:rsidRPr="008A0D15">
              <w:rPr>
                <w:rFonts w:eastAsia="Times New Roman"/>
                <w:sz w:val="22"/>
                <w:szCs w:val="22"/>
                <w:lang w:eastAsia="ru-RU"/>
                <w:rPrChange w:id="4232" w:author="Елена Белолипецкая" w:date="2024-05-25T22:35:00Z">
                  <w:rPr>
                    <w:rFonts w:eastAsia="Times New Roman"/>
                    <w:lang w:eastAsia="ru-RU"/>
                  </w:rPr>
                </w:rPrChange>
              </w:rPr>
              <w:br/>
            </w:r>
            <w:r w:rsidR="00395F73" w:rsidRPr="008A0D15">
              <w:rPr>
                <w:rFonts w:eastAsia="Times New Roman"/>
                <w:sz w:val="22"/>
                <w:szCs w:val="22"/>
                <w:lang w:eastAsia="ru-RU"/>
                <w:rPrChange w:id="4233" w:author="Елена Белолипецкая" w:date="2024-05-25T22:35:00Z">
                  <w:rPr>
                    <w:rFonts w:eastAsia="Times New Roman"/>
                    <w:lang w:eastAsia="ru-RU"/>
                  </w:rPr>
                </w:rPrChange>
              </w:rPr>
              <w:t xml:space="preserve"> комбинации софосбувир+велтапасвир</w:t>
            </w:r>
            <w:r w:rsidRPr="008A0D15">
              <w:rPr>
                <w:rFonts w:eastAsia="Times New Roman"/>
                <w:sz w:val="22"/>
                <w:szCs w:val="22"/>
                <w:vertAlign w:val="superscript"/>
                <w:lang w:eastAsia="ru-RU"/>
                <w:rPrChange w:id="4234" w:author="Елена Белолипецкая" w:date="2024-05-25T22:35:00Z">
                  <w:rPr>
                    <w:rFonts w:eastAsia="Times New Roman"/>
                    <w:vertAlign w:val="superscript"/>
                    <w:lang w:eastAsia="ru-RU"/>
                  </w:rPr>
                </w:rPrChange>
              </w:rPr>
              <w:t>d</w:t>
            </w:r>
            <w:r w:rsidRPr="008A0D15">
              <w:rPr>
                <w:rFonts w:eastAsia="Times New Roman"/>
                <w:sz w:val="22"/>
                <w:szCs w:val="22"/>
                <w:lang w:eastAsia="ru-RU"/>
                <w:rPrChange w:id="4235" w:author="Елена Белолипецкая" w:date="2024-05-25T22:35:00Z">
                  <w:rPr>
                    <w:rFonts w:eastAsia="Times New Roman"/>
                    <w:lang w:eastAsia="ru-RU"/>
                  </w:rPr>
                </w:rPrChange>
              </w:rPr>
              <w:br/>
              <w:t>(Повышение pH желудка)</w:t>
            </w:r>
          </w:p>
        </w:tc>
        <w:tc>
          <w:tcPr>
            <w:tcW w:w="682" w:type="pct"/>
            <w:tcMar>
              <w:top w:w="45" w:type="dxa"/>
              <w:left w:w="75" w:type="dxa"/>
              <w:bottom w:w="45" w:type="dxa"/>
              <w:right w:w="75" w:type="dxa"/>
            </w:tcMar>
            <w:vAlign w:val="center"/>
            <w:hideMark/>
          </w:tcPr>
          <w:p w14:paraId="2DDE4586" w14:textId="77777777" w:rsidR="008269BA" w:rsidRPr="008A0D15" w:rsidRDefault="008269BA">
            <w:pPr>
              <w:spacing w:after="0" w:line="240" w:lineRule="auto"/>
              <w:rPr>
                <w:rFonts w:eastAsia="Times New Roman"/>
                <w:sz w:val="22"/>
                <w:szCs w:val="22"/>
                <w:lang w:eastAsia="ru-RU"/>
                <w:rPrChange w:id="4236" w:author="Елена Белолипецкая" w:date="2024-05-25T22:35:00Z">
                  <w:rPr>
                    <w:rFonts w:eastAsia="Times New Roman"/>
                    <w:lang w:eastAsia="ru-RU"/>
                  </w:rPr>
                </w:rPrChange>
              </w:rPr>
            </w:pPr>
            <w:r w:rsidRPr="008A0D15">
              <w:rPr>
                <w:rFonts w:eastAsia="Times New Roman"/>
                <w:sz w:val="22"/>
                <w:szCs w:val="22"/>
                <w:lang w:eastAsia="ru-RU"/>
                <w:rPrChange w:id="4237" w:author="Елена Белолипецкая" w:date="2024-05-25T22:35:00Z">
                  <w:rPr>
                    <w:rFonts w:eastAsia="Times New Roman"/>
                    <w:lang w:eastAsia="ru-RU"/>
                  </w:rPr>
                </w:rPrChange>
              </w:rPr>
              <w:t>Софосбувир</w:t>
            </w:r>
          </w:p>
        </w:tc>
        <w:tc>
          <w:tcPr>
            <w:tcW w:w="303" w:type="pct"/>
            <w:tcMar>
              <w:top w:w="45" w:type="dxa"/>
              <w:left w:w="75" w:type="dxa"/>
              <w:bottom w:w="45" w:type="dxa"/>
              <w:right w:w="75" w:type="dxa"/>
            </w:tcMar>
            <w:vAlign w:val="center"/>
            <w:hideMark/>
          </w:tcPr>
          <w:p w14:paraId="431DE5BE" w14:textId="016D871A" w:rsidR="008269BA" w:rsidRPr="008A0D15" w:rsidRDefault="008269BA">
            <w:pPr>
              <w:spacing w:after="0" w:line="240" w:lineRule="auto"/>
              <w:rPr>
                <w:rFonts w:eastAsia="Times New Roman"/>
                <w:sz w:val="22"/>
                <w:szCs w:val="22"/>
                <w:lang w:eastAsia="ru-RU"/>
                <w:rPrChange w:id="4238" w:author="Елена Белолипецкая" w:date="2024-05-25T22:35:00Z">
                  <w:rPr>
                    <w:rFonts w:eastAsia="Times New Roman"/>
                    <w:lang w:eastAsia="ru-RU"/>
                  </w:rPr>
                </w:rPrChange>
              </w:rPr>
            </w:pPr>
            <w:r w:rsidRPr="008A0D15">
              <w:rPr>
                <w:rFonts w:eastAsia="Times New Roman"/>
                <w:sz w:val="22"/>
                <w:szCs w:val="22"/>
                <w:lang w:eastAsia="ru-RU"/>
                <w:rPrChange w:id="4239" w:author="Елена Белолипецкая" w:date="2024-05-25T22:35:00Z">
                  <w:rPr>
                    <w:rFonts w:eastAsia="Times New Roman"/>
                    <w:lang w:eastAsia="ru-RU"/>
                  </w:rPr>
                </w:rPrChange>
              </w:rPr>
              <w:t>↓</w:t>
            </w:r>
            <w:r w:rsidRPr="008A0D15">
              <w:rPr>
                <w:rFonts w:eastAsia="Times New Roman"/>
                <w:sz w:val="22"/>
                <w:szCs w:val="22"/>
                <w:lang w:eastAsia="ru-RU"/>
                <w:rPrChange w:id="4240" w:author="Елена Белолипецкая" w:date="2024-05-25T22:35:00Z">
                  <w:rPr>
                    <w:rFonts w:eastAsia="Times New Roman"/>
                    <w:lang w:eastAsia="ru-RU"/>
                  </w:rPr>
                </w:rPrChange>
              </w:rPr>
              <w:br/>
              <w:t>0</w:t>
            </w:r>
            <w:del w:id="4241" w:author="Елена Белолипецкая" w:date="2024-05-25T22:27:00Z">
              <w:r w:rsidRPr="008A0D15" w:rsidDel="00FE0F3F">
                <w:rPr>
                  <w:rFonts w:eastAsia="Times New Roman"/>
                  <w:sz w:val="22"/>
                  <w:szCs w:val="22"/>
                  <w:lang w:eastAsia="ru-RU"/>
                  <w:rPrChange w:id="4242" w:author="Елена Белолипецкая" w:date="2024-05-25T22:35:00Z">
                    <w:rPr>
                      <w:rFonts w:eastAsia="Times New Roman"/>
                      <w:lang w:eastAsia="ru-RU"/>
                    </w:rPr>
                  </w:rPrChange>
                </w:rPr>
                <w:delText>.</w:delText>
              </w:r>
            </w:del>
            <w:ins w:id="4243" w:author="Елена Белолипецкая" w:date="2024-05-25T22:27:00Z">
              <w:r w:rsidR="00FE0F3F" w:rsidRPr="008A0D15">
                <w:rPr>
                  <w:rFonts w:eastAsia="Times New Roman"/>
                  <w:sz w:val="22"/>
                  <w:szCs w:val="22"/>
                  <w:lang w:eastAsia="ru-RU"/>
                  <w:rPrChange w:id="4244" w:author="Елена Белолипецкая" w:date="2024-05-25T22:35:00Z">
                    <w:rPr>
                      <w:rFonts w:eastAsia="Times New Roman"/>
                      <w:lang w:eastAsia="ru-RU"/>
                    </w:rPr>
                  </w:rPrChange>
                </w:rPr>
                <w:t>,</w:t>
              </w:r>
            </w:ins>
            <w:r w:rsidRPr="008A0D15">
              <w:rPr>
                <w:rFonts w:eastAsia="Times New Roman"/>
                <w:sz w:val="22"/>
                <w:szCs w:val="22"/>
                <w:lang w:eastAsia="ru-RU"/>
                <w:rPrChange w:id="4245" w:author="Елена Белолипецкая" w:date="2024-05-25T22:35:00Z">
                  <w:rPr>
                    <w:rFonts w:eastAsia="Times New Roman"/>
                    <w:lang w:eastAsia="ru-RU"/>
                  </w:rPr>
                </w:rPrChange>
              </w:rPr>
              <w:t>77 (0</w:t>
            </w:r>
            <w:del w:id="4246" w:author="Елена Белолипецкая" w:date="2024-05-25T22:27:00Z">
              <w:r w:rsidRPr="008A0D15" w:rsidDel="00FE0F3F">
                <w:rPr>
                  <w:rFonts w:eastAsia="Times New Roman"/>
                  <w:sz w:val="22"/>
                  <w:szCs w:val="22"/>
                  <w:lang w:eastAsia="ru-RU"/>
                  <w:rPrChange w:id="4247" w:author="Елена Белолипецкая" w:date="2024-05-25T22:35:00Z">
                    <w:rPr>
                      <w:rFonts w:eastAsia="Times New Roman"/>
                      <w:lang w:eastAsia="ru-RU"/>
                    </w:rPr>
                  </w:rPrChange>
                </w:rPr>
                <w:delText>.</w:delText>
              </w:r>
            </w:del>
            <w:ins w:id="4248" w:author="Елена Белолипецкая" w:date="2024-05-25T22:27:00Z">
              <w:r w:rsidR="00FE0F3F" w:rsidRPr="008A0D15">
                <w:rPr>
                  <w:rFonts w:eastAsia="Times New Roman"/>
                  <w:sz w:val="22"/>
                  <w:szCs w:val="22"/>
                  <w:lang w:eastAsia="ru-RU"/>
                  <w:rPrChange w:id="4249" w:author="Елена Белолипецкая" w:date="2024-05-25T22:35:00Z">
                    <w:rPr>
                      <w:rFonts w:eastAsia="Times New Roman"/>
                      <w:lang w:eastAsia="ru-RU"/>
                    </w:rPr>
                  </w:rPrChange>
                </w:rPr>
                <w:t>,</w:t>
              </w:r>
            </w:ins>
            <w:r w:rsidRPr="008A0D15">
              <w:rPr>
                <w:rFonts w:eastAsia="Times New Roman"/>
                <w:sz w:val="22"/>
                <w:szCs w:val="22"/>
                <w:lang w:eastAsia="ru-RU"/>
                <w:rPrChange w:id="4250" w:author="Елена Белолипецкая" w:date="2024-05-25T22:35:00Z">
                  <w:rPr>
                    <w:rFonts w:eastAsia="Times New Roman"/>
                    <w:lang w:eastAsia="ru-RU"/>
                  </w:rPr>
                </w:rPrChange>
              </w:rPr>
              <w:t>68</w:t>
            </w:r>
            <w:del w:id="4251" w:author="Елена Белолипецкая" w:date="2024-05-25T22:31:00Z">
              <w:r w:rsidRPr="008A0D15" w:rsidDel="008A0D15">
                <w:rPr>
                  <w:rFonts w:eastAsia="Times New Roman"/>
                  <w:sz w:val="22"/>
                  <w:szCs w:val="22"/>
                  <w:lang w:eastAsia="ru-RU"/>
                  <w:rPrChange w:id="4252" w:author="Елена Белолипецкая" w:date="2024-05-25T22:35:00Z">
                    <w:rPr>
                      <w:rFonts w:eastAsia="Times New Roman"/>
                      <w:lang w:eastAsia="ru-RU"/>
                    </w:rPr>
                  </w:rPrChange>
                </w:rPr>
                <w:delText xml:space="preserve">, </w:delText>
              </w:r>
            </w:del>
            <w:ins w:id="4253" w:author="Елена Белолипецкая" w:date="2024-05-25T22:31:00Z">
              <w:r w:rsidR="008A0D15" w:rsidRPr="008A0D15">
                <w:rPr>
                  <w:rFonts w:eastAsia="Times New Roman"/>
                  <w:sz w:val="22"/>
                  <w:szCs w:val="22"/>
                  <w:lang w:val="en-US" w:eastAsia="ru-RU"/>
                  <w:rPrChange w:id="4254"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4255"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4256" w:author="Елена Белолипецкая" w:date="2024-05-25T22:35:00Z">
                  <w:rPr>
                    <w:rFonts w:eastAsia="Times New Roman"/>
                    <w:lang w:eastAsia="ru-RU"/>
                  </w:rPr>
                </w:rPrChange>
              </w:rPr>
              <w:t>0</w:t>
            </w:r>
            <w:del w:id="4257" w:author="Елена Белолипецкая" w:date="2024-05-25T22:27:00Z">
              <w:r w:rsidRPr="008A0D15" w:rsidDel="00FE0F3F">
                <w:rPr>
                  <w:rFonts w:eastAsia="Times New Roman"/>
                  <w:sz w:val="22"/>
                  <w:szCs w:val="22"/>
                  <w:lang w:eastAsia="ru-RU"/>
                  <w:rPrChange w:id="4258" w:author="Елена Белолипецкая" w:date="2024-05-25T22:35:00Z">
                    <w:rPr>
                      <w:rFonts w:eastAsia="Times New Roman"/>
                      <w:lang w:eastAsia="ru-RU"/>
                    </w:rPr>
                  </w:rPrChange>
                </w:rPr>
                <w:delText>.</w:delText>
              </w:r>
            </w:del>
            <w:ins w:id="4259" w:author="Елена Белолипецкая" w:date="2024-05-25T22:27:00Z">
              <w:r w:rsidR="00FE0F3F" w:rsidRPr="008A0D15">
                <w:rPr>
                  <w:rFonts w:eastAsia="Times New Roman"/>
                  <w:sz w:val="22"/>
                  <w:szCs w:val="22"/>
                  <w:lang w:eastAsia="ru-RU"/>
                  <w:rPrChange w:id="4260" w:author="Елена Белолипецкая" w:date="2024-05-25T22:35:00Z">
                    <w:rPr>
                      <w:rFonts w:eastAsia="Times New Roman"/>
                      <w:lang w:eastAsia="ru-RU"/>
                    </w:rPr>
                  </w:rPrChange>
                </w:rPr>
                <w:t>,</w:t>
              </w:r>
            </w:ins>
            <w:r w:rsidRPr="008A0D15">
              <w:rPr>
                <w:rFonts w:eastAsia="Times New Roman"/>
                <w:sz w:val="22"/>
                <w:szCs w:val="22"/>
                <w:lang w:eastAsia="ru-RU"/>
                <w:rPrChange w:id="4261" w:author="Елена Белолипецкая" w:date="2024-05-25T22:35:00Z">
                  <w:rPr>
                    <w:rFonts w:eastAsia="Times New Roman"/>
                    <w:lang w:eastAsia="ru-RU"/>
                  </w:rPr>
                </w:rPrChange>
              </w:rPr>
              <w:t>87)</w:t>
            </w:r>
          </w:p>
        </w:tc>
        <w:tc>
          <w:tcPr>
            <w:tcW w:w="379" w:type="pct"/>
            <w:tcMar>
              <w:top w:w="45" w:type="dxa"/>
              <w:left w:w="75" w:type="dxa"/>
              <w:bottom w:w="45" w:type="dxa"/>
              <w:right w:w="75" w:type="dxa"/>
            </w:tcMar>
            <w:vAlign w:val="center"/>
            <w:hideMark/>
          </w:tcPr>
          <w:p w14:paraId="6D038F79" w14:textId="38F50389" w:rsidR="008269BA" w:rsidRPr="008A0D15" w:rsidRDefault="008269BA">
            <w:pPr>
              <w:spacing w:after="0" w:line="240" w:lineRule="auto"/>
              <w:rPr>
                <w:rFonts w:eastAsia="Times New Roman"/>
                <w:sz w:val="22"/>
                <w:szCs w:val="22"/>
                <w:lang w:eastAsia="ru-RU"/>
                <w:rPrChange w:id="4262" w:author="Елена Белолипецкая" w:date="2024-05-25T22:35:00Z">
                  <w:rPr>
                    <w:rFonts w:eastAsia="Times New Roman"/>
                    <w:lang w:eastAsia="ru-RU"/>
                  </w:rPr>
                </w:rPrChange>
              </w:rPr>
            </w:pPr>
            <w:r w:rsidRPr="008A0D15">
              <w:rPr>
                <w:rFonts w:eastAsia="Times New Roman"/>
                <w:sz w:val="22"/>
                <w:szCs w:val="22"/>
                <w:lang w:eastAsia="ru-RU"/>
                <w:rPrChange w:id="4263" w:author="Елена Белолипецкая" w:date="2024-05-25T22:35:00Z">
                  <w:rPr>
                    <w:rFonts w:eastAsia="Times New Roman"/>
                    <w:lang w:eastAsia="ru-RU"/>
                  </w:rPr>
                </w:rPrChange>
              </w:rPr>
              <w:t>↓</w:t>
            </w:r>
            <w:r w:rsidRPr="008A0D15">
              <w:rPr>
                <w:rFonts w:eastAsia="Times New Roman"/>
                <w:sz w:val="22"/>
                <w:szCs w:val="22"/>
                <w:lang w:eastAsia="ru-RU"/>
                <w:rPrChange w:id="4264" w:author="Елена Белолипецкая" w:date="2024-05-25T22:35:00Z">
                  <w:rPr>
                    <w:rFonts w:eastAsia="Times New Roman"/>
                    <w:lang w:eastAsia="ru-RU"/>
                  </w:rPr>
                </w:rPrChange>
              </w:rPr>
              <w:br/>
              <w:t>0</w:t>
            </w:r>
            <w:del w:id="4265" w:author="Елена Белолипецкая" w:date="2024-05-25T22:27:00Z">
              <w:r w:rsidRPr="008A0D15" w:rsidDel="00FE0F3F">
                <w:rPr>
                  <w:rFonts w:eastAsia="Times New Roman"/>
                  <w:sz w:val="22"/>
                  <w:szCs w:val="22"/>
                  <w:lang w:eastAsia="ru-RU"/>
                  <w:rPrChange w:id="4266" w:author="Елена Белолипецкая" w:date="2024-05-25T22:35:00Z">
                    <w:rPr>
                      <w:rFonts w:eastAsia="Times New Roman"/>
                      <w:lang w:eastAsia="ru-RU"/>
                    </w:rPr>
                  </w:rPrChange>
                </w:rPr>
                <w:delText>.</w:delText>
              </w:r>
            </w:del>
            <w:ins w:id="4267" w:author="Елена Белолипецкая" w:date="2024-05-25T22:27:00Z">
              <w:r w:rsidR="00FE0F3F" w:rsidRPr="008A0D15">
                <w:rPr>
                  <w:rFonts w:eastAsia="Times New Roman"/>
                  <w:sz w:val="22"/>
                  <w:szCs w:val="22"/>
                  <w:lang w:eastAsia="ru-RU"/>
                  <w:rPrChange w:id="4268" w:author="Елена Белолипецкая" w:date="2024-05-25T22:35:00Z">
                    <w:rPr>
                      <w:rFonts w:eastAsia="Times New Roman"/>
                      <w:lang w:eastAsia="ru-RU"/>
                    </w:rPr>
                  </w:rPrChange>
                </w:rPr>
                <w:t>,</w:t>
              </w:r>
            </w:ins>
            <w:r w:rsidRPr="008A0D15">
              <w:rPr>
                <w:rFonts w:eastAsia="Times New Roman"/>
                <w:sz w:val="22"/>
                <w:szCs w:val="22"/>
                <w:lang w:eastAsia="ru-RU"/>
                <w:rPrChange w:id="4269" w:author="Елена Белолипецкая" w:date="2024-05-25T22:35:00Z">
                  <w:rPr>
                    <w:rFonts w:eastAsia="Times New Roman"/>
                    <w:lang w:eastAsia="ru-RU"/>
                  </w:rPr>
                </w:rPrChange>
              </w:rPr>
              <w:t>80 (0</w:t>
            </w:r>
            <w:del w:id="4270" w:author="Елена Белолипецкая" w:date="2024-05-25T22:27:00Z">
              <w:r w:rsidRPr="008A0D15" w:rsidDel="00FE0F3F">
                <w:rPr>
                  <w:rFonts w:eastAsia="Times New Roman"/>
                  <w:sz w:val="22"/>
                  <w:szCs w:val="22"/>
                  <w:lang w:eastAsia="ru-RU"/>
                  <w:rPrChange w:id="4271" w:author="Елена Белолипецкая" w:date="2024-05-25T22:35:00Z">
                    <w:rPr>
                      <w:rFonts w:eastAsia="Times New Roman"/>
                      <w:lang w:eastAsia="ru-RU"/>
                    </w:rPr>
                  </w:rPrChange>
                </w:rPr>
                <w:delText>.</w:delText>
              </w:r>
            </w:del>
            <w:ins w:id="4272" w:author="Елена Белолипецкая" w:date="2024-05-25T22:27:00Z">
              <w:r w:rsidR="00FE0F3F" w:rsidRPr="008A0D15">
                <w:rPr>
                  <w:rFonts w:eastAsia="Times New Roman"/>
                  <w:sz w:val="22"/>
                  <w:szCs w:val="22"/>
                  <w:lang w:eastAsia="ru-RU"/>
                  <w:rPrChange w:id="4273" w:author="Елена Белолипецкая" w:date="2024-05-25T22:35:00Z">
                    <w:rPr>
                      <w:rFonts w:eastAsia="Times New Roman"/>
                      <w:lang w:eastAsia="ru-RU"/>
                    </w:rPr>
                  </w:rPrChange>
                </w:rPr>
                <w:t>,</w:t>
              </w:r>
            </w:ins>
            <w:r w:rsidRPr="008A0D15">
              <w:rPr>
                <w:rFonts w:eastAsia="Times New Roman"/>
                <w:sz w:val="22"/>
                <w:szCs w:val="22"/>
                <w:lang w:eastAsia="ru-RU"/>
                <w:rPrChange w:id="4274" w:author="Елена Белолипецкая" w:date="2024-05-25T22:35:00Z">
                  <w:rPr>
                    <w:rFonts w:eastAsia="Times New Roman"/>
                    <w:lang w:eastAsia="ru-RU"/>
                  </w:rPr>
                </w:rPrChange>
              </w:rPr>
              <w:t>73</w:t>
            </w:r>
            <w:del w:id="4275" w:author="Елена Белолипецкая" w:date="2024-05-25T22:31:00Z">
              <w:r w:rsidRPr="008A0D15" w:rsidDel="008A0D15">
                <w:rPr>
                  <w:rFonts w:eastAsia="Times New Roman"/>
                  <w:sz w:val="22"/>
                  <w:szCs w:val="22"/>
                  <w:lang w:eastAsia="ru-RU"/>
                  <w:rPrChange w:id="4276" w:author="Елена Белолипецкая" w:date="2024-05-25T22:35:00Z">
                    <w:rPr>
                      <w:rFonts w:eastAsia="Times New Roman"/>
                      <w:lang w:eastAsia="ru-RU"/>
                    </w:rPr>
                  </w:rPrChange>
                </w:rPr>
                <w:delText xml:space="preserve">, </w:delText>
              </w:r>
            </w:del>
            <w:ins w:id="4277" w:author="Елена Белолипецкая" w:date="2024-05-25T22:31:00Z">
              <w:r w:rsidR="008A0D15" w:rsidRPr="008A0D15">
                <w:rPr>
                  <w:rFonts w:eastAsia="Times New Roman"/>
                  <w:sz w:val="22"/>
                  <w:szCs w:val="22"/>
                  <w:lang w:val="en-US" w:eastAsia="ru-RU"/>
                  <w:rPrChange w:id="4278"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4279"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4280" w:author="Елена Белолипецкая" w:date="2024-05-25T22:35:00Z">
                  <w:rPr>
                    <w:rFonts w:eastAsia="Times New Roman"/>
                    <w:lang w:eastAsia="ru-RU"/>
                  </w:rPr>
                </w:rPrChange>
              </w:rPr>
              <w:t>0</w:t>
            </w:r>
            <w:del w:id="4281" w:author="Елена Белолипецкая" w:date="2024-05-25T22:27:00Z">
              <w:r w:rsidRPr="008A0D15" w:rsidDel="00FE0F3F">
                <w:rPr>
                  <w:rFonts w:eastAsia="Times New Roman"/>
                  <w:sz w:val="22"/>
                  <w:szCs w:val="22"/>
                  <w:lang w:eastAsia="ru-RU"/>
                  <w:rPrChange w:id="4282" w:author="Елена Белолипецкая" w:date="2024-05-25T22:35:00Z">
                    <w:rPr>
                      <w:rFonts w:eastAsia="Times New Roman"/>
                      <w:lang w:eastAsia="ru-RU"/>
                    </w:rPr>
                  </w:rPrChange>
                </w:rPr>
                <w:delText>.</w:delText>
              </w:r>
            </w:del>
            <w:ins w:id="4283" w:author="Елена Белолипецкая" w:date="2024-05-25T22:27:00Z">
              <w:r w:rsidR="00FE0F3F" w:rsidRPr="008A0D15">
                <w:rPr>
                  <w:rFonts w:eastAsia="Times New Roman"/>
                  <w:sz w:val="22"/>
                  <w:szCs w:val="22"/>
                  <w:lang w:eastAsia="ru-RU"/>
                  <w:rPrChange w:id="4284" w:author="Елена Белолипецкая" w:date="2024-05-25T22:35:00Z">
                    <w:rPr>
                      <w:rFonts w:eastAsia="Times New Roman"/>
                      <w:lang w:eastAsia="ru-RU"/>
                    </w:rPr>
                  </w:rPrChange>
                </w:rPr>
                <w:t>,</w:t>
              </w:r>
            </w:ins>
            <w:r w:rsidRPr="008A0D15">
              <w:rPr>
                <w:rFonts w:eastAsia="Times New Roman"/>
                <w:sz w:val="22"/>
                <w:szCs w:val="22"/>
                <w:lang w:eastAsia="ru-RU"/>
                <w:rPrChange w:id="4285" w:author="Елена Белолипецкая" w:date="2024-05-25T22:35:00Z">
                  <w:rPr>
                    <w:rFonts w:eastAsia="Times New Roman"/>
                    <w:lang w:eastAsia="ru-RU"/>
                  </w:rPr>
                </w:rPrChange>
              </w:rPr>
              <w:t>88)</w:t>
            </w:r>
          </w:p>
        </w:tc>
        <w:tc>
          <w:tcPr>
            <w:tcW w:w="309" w:type="pct"/>
            <w:tcMar>
              <w:top w:w="45" w:type="dxa"/>
              <w:left w:w="75" w:type="dxa"/>
              <w:bottom w:w="45" w:type="dxa"/>
              <w:right w:w="75" w:type="dxa"/>
            </w:tcMar>
            <w:vAlign w:val="center"/>
            <w:hideMark/>
          </w:tcPr>
          <w:p w14:paraId="3CA412E9" w14:textId="77777777" w:rsidR="008269BA" w:rsidRPr="008A0D15" w:rsidRDefault="008269BA">
            <w:pPr>
              <w:spacing w:after="0" w:line="240" w:lineRule="auto"/>
              <w:rPr>
                <w:rFonts w:eastAsia="Times New Roman"/>
                <w:sz w:val="22"/>
                <w:szCs w:val="22"/>
                <w:lang w:eastAsia="ru-RU"/>
                <w:rPrChange w:id="4286" w:author="Елена Белолипецкая" w:date="2024-05-25T22:35:00Z">
                  <w:rPr>
                    <w:rFonts w:eastAsia="Times New Roman"/>
                    <w:lang w:eastAsia="ru-RU"/>
                  </w:rPr>
                </w:rPrChange>
              </w:rPr>
            </w:pPr>
          </w:p>
        </w:tc>
        <w:tc>
          <w:tcPr>
            <w:tcW w:w="1508" w:type="pct"/>
            <w:vMerge w:val="restart"/>
            <w:tcMar>
              <w:top w:w="45" w:type="dxa"/>
              <w:left w:w="75" w:type="dxa"/>
              <w:bottom w:w="45" w:type="dxa"/>
              <w:right w:w="75" w:type="dxa"/>
            </w:tcMar>
            <w:vAlign w:val="center"/>
            <w:hideMark/>
          </w:tcPr>
          <w:p w14:paraId="7D765B85" w14:textId="77777777" w:rsidR="008269BA" w:rsidRPr="008A0D15" w:rsidRDefault="008269BA">
            <w:pPr>
              <w:spacing w:after="0" w:line="240" w:lineRule="auto"/>
              <w:rPr>
                <w:rFonts w:eastAsia="Times New Roman"/>
                <w:sz w:val="22"/>
                <w:szCs w:val="22"/>
                <w:lang w:eastAsia="ru-RU"/>
                <w:rPrChange w:id="4287" w:author="Елена Белолипецкая" w:date="2024-05-25T22:35:00Z">
                  <w:rPr>
                    <w:rFonts w:eastAsia="Times New Roman"/>
                    <w:lang w:eastAsia="ru-RU"/>
                  </w:rPr>
                </w:rPrChange>
              </w:rPr>
            </w:pPr>
          </w:p>
        </w:tc>
      </w:tr>
      <w:tr w:rsidR="00FE0F3F" w:rsidRPr="008A0D15" w14:paraId="07374170" w14:textId="77777777" w:rsidTr="00FE0F3F">
        <w:tc>
          <w:tcPr>
            <w:tcW w:w="1818" w:type="pct"/>
            <w:vMerge/>
            <w:vAlign w:val="center"/>
            <w:hideMark/>
          </w:tcPr>
          <w:p w14:paraId="1E09B136" w14:textId="77777777" w:rsidR="008269BA" w:rsidRPr="008A0D15" w:rsidRDefault="008269BA">
            <w:pPr>
              <w:spacing w:after="0" w:line="240" w:lineRule="auto"/>
              <w:rPr>
                <w:rFonts w:eastAsia="Times New Roman"/>
                <w:sz w:val="22"/>
                <w:szCs w:val="22"/>
                <w:lang w:eastAsia="ru-RU"/>
                <w:rPrChange w:id="4288" w:author="Елена Белолипецкая" w:date="2024-05-25T22:35:00Z">
                  <w:rPr>
                    <w:rFonts w:eastAsia="Times New Roman"/>
                    <w:lang w:eastAsia="ru-RU"/>
                  </w:rPr>
                </w:rPrChange>
              </w:rPr>
              <w:pPrChange w:id="4289" w:author="Елена Белолипецкая" w:date="2024-05-25T22:31:00Z">
                <w:pPr>
                  <w:spacing w:before="75" w:after="75" w:line="240" w:lineRule="auto"/>
                </w:pPr>
              </w:pPrChange>
            </w:pPr>
          </w:p>
        </w:tc>
        <w:tc>
          <w:tcPr>
            <w:tcW w:w="682" w:type="pct"/>
            <w:tcMar>
              <w:top w:w="45" w:type="dxa"/>
              <w:left w:w="75" w:type="dxa"/>
              <w:bottom w:w="45" w:type="dxa"/>
              <w:right w:w="75" w:type="dxa"/>
            </w:tcMar>
            <w:vAlign w:val="center"/>
            <w:hideMark/>
          </w:tcPr>
          <w:p w14:paraId="74E0274D" w14:textId="77777777" w:rsidR="008269BA" w:rsidRPr="008A0D15" w:rsidRDefault="008269BA">
            <w:pPr>
              <w:spacing w:after="0" w:line="240" w:lineRule="auto"/>
              <w:rPr>
                <w:rFonts w:eastAsia="Times New Roman"/>
                <w:sz w:val="22"/>
                <w:szCs w:val="22"/>
                <w:lang w:eastAsia="ru-RU"/>
                <w:rPrChange w:id="4290" w:author="Елена Белолипецкая" w:date="2024-05-25T22:35:00Z">
                  <w:rPr>
                    <w:rFonts w:eastAsia="Times New Roman"/>
                    <w:lang w:eastAsia="ru-RU"/>
                  </w:rPr>
                </w:rPrChange>
              </w:rPr>
              <w:pPrChange w:id="4291" w:author="Елена Белолипецкая" w:date="2024-05-25T22:31:00Z">
                <w:pPr>
                  <w:spacing w:before="75" w:after="75" w:line="240" w:lineRule="auto"/>
                </w:pPr>
              </w:pPrChange>
            </w:pPr>
            <w:r w:rsidRPr="008A0D15">
              <w:rPr>
                <w:rFonts w:eastAsia="Times New Roman"/>
                <w:sz w:val="22"/>
                <w:szCs w:val="22"/>
                <w:lang w:eastAsia="ru-RU"/>
                <w:rPrChange w:id="4292" w:author="Елена Белолипецкая" w:date="2024-05-25T22:35:00Z">
                  <w:rPr>
                    <w:rFonts w:eastAsia="Times New Roman"/>
                    <w:lang w:eastAsia="ru-RU"/>
                  </w:rPr>
                </w:rPrChange>
              </w:rPr>
              <w:t>Велпатасвир</w:t>
            </w:r>
          </w:p>
        </w:tc>
        <w:tc>
          <w:tcPr>
            <w:tcW w:w="303" w:type="pct"/>
            <w:tcMar>
              <w:top w:w="45" w:type="dxa"/>
              <w:left w:w="75" w:type="dxa"/>
              <w:bottom w:w="45" w:type="dxa"/>
              <w:right w:w="75" w:type="dxa"/>
            </w:tcMar>
            <w:vAlign w:val="center"/>
            <w:hideMark/>
          </w:tcPr>
          <w:p w14:paraId="5650A823" w14:textId="77777777" w:rsidR="008269BA" w:rsidRPr="008A0D15" w:rsidRDefault="008269BA">
            <w:pPr>
              <w:spacing w:after="0" w:line="240" w:lineRule="auto"/>
              <w:rPr>
                <w:rFonts w:eastAsia="Times New Roman"/>
                <w:sz w:val="22"/>
                <w:szCs w:val="22"/>
                <w:lang w:eastAsia="ru-RU"/>
                <w:rPrChange w:id="4293" w:author="Елена Белолипецкая" w:date="2024-05-25T22:35:00Z">
                  <w:rPr>
                    <w:rFonts w:eastAsia="Times New Roman"/>
                    <w:lang w:eastAsia="ru-RU"/>
                  </w:rPr>
                </w:rPrChange>
              </w:rPr>
              <w:pPrChange w:id="4294" w:author="Елена Белолипецкая" w:date="2024-05-25T22:31:00Z">
                <w:pPr>
                  <w:spacing w:before="75" w:after="75" w:line="240" w:lineRule="auto"/>
                </w:pPr>
              </w:pPrChange>
            </w:pPr>
            <w:r w:rsidRPr="008A0D15">
              <w:rPr>
                <w:rFonts w:eastAsia="Times New Roman"/>
                <w:sz w:val="22"/>
                <w:szCs w:val="22"/>
                <w:lang w:eastAsia="ru-RU"/>
                <w:rPrChange w:id="4295" w:author="Елена Белолипецкая" w:date="2024-05-25T22:35:00Z">
                  <w:rPr>
                    <w:rFonts w:eastAsia="Times New Roman"/>
                    <w:lang w:eastAsia="ru-RU"/>
                  </w:rPr>
                </w:rPrChange>
              </w:rPr>
              <w:t>↔</w:t>
            </w:r>
          </w:p>
        </w:tc>
        <w:tc>
          <w:tcPr>
            <w:tcW w:w="379" w:type="pct"/>
            <w:tcMar>
              <w:top w:w="45" w:type="dxa"/>
              <w:left w:w="75" w:type="dxa"/>
              <w:bottom w:w="45" w:type="dxa"/>
              <w:right w:w="75" w:type="dxa"/>
            </w:tcMar>
            <w:vAlign w:val="center"/>
            <w:hideMark/>
          </w:tcPr>
          <w:p w14:paraId="6F4F2798" w14:textId="77777777" w:rsidR="008269BA" w:rsidRPr="008A0D15" w:rsidRDefault="008269BA">
            <w:pPr>
              <w:spacing w:after="0" w:line="240" w:lineRule="auto"/>
              <w:rPr>
                <w:rFonts w:eastAsia="Times New Roman"/>
                <w:sz w:val="22"/>
                <w:szCs w:val="22"/>
                <w:lang w:eastAsia="ru-RU"/>
                <w:rPrChange w:id="4296" w:author="Елена Белолипецкая" w:date="2024-05-25T22:35:00Z">
                  <w:rPr>
                    <w:rFonts w:eastAsia="Times New Roman"/>
                    <w:lang w:eastAsia="ru-RU"/>
                  </w:rPr>
                </w:rPrChange>
              </w:rPr>
              <w:pPrChange w:id="4297" w:author="Елена Белолипецкая" w:date="2024-05-25T22:31:00Z">
                <w:pPr>
                  <w:spacing w:before="75" w:after="75" w:line="240" w:lineRule="auto"/>
                </w:pPr>
              </w:pPrChange>
            </w:pPr>
            <w:r w:rsidRPr="008A0D15">
              <w:rPr>
                <w:rFonts w:eastAsia="Times New Roman"/>
                <w:sz w:val="22"/>
                <w:szCs w:val="22"/>
                <w:lang w:eastAsia="ru-RU"/>
                <w:rPrChange w:id="4298" w:author="Елена Белолипецкая" w:date="2024-05-25T22:35:00Z">
                  <w:rPr>
                    <w:rFonts w:eastAsia="Times New Roman"/>
                    <w:lang w:eastAsia="ru-RU"/>
                  </w:rPr>
                </w:rPrChange>
              </w:rPr>
              <w:t>↔</w:t>
            </w:r>
          </w:p>
        </w:tc>
        <w:tc>
          <w:tcPr>
            <w:tcW w:w="309" w:type="pct"/>
            <w:tcMar>
              <w:top w:w="45" w:type="dxa"/>
              <w:left w:w="75" w:type="dxa"/>
              <w:bottom w:w="45" w:type="dxa"/>
              <w:right w:w="75" w:type="dxa"/>
            </w:tcMar>
            <w:vAlign w:val="center"/>
            <w:hideMark/>
          </w:tcPr>
          <w:p w14:paraId="4AAEED1A" w14:textId="77777777" w:rsidR="008269BA" w:rsidRPr="008A0D15" w:rsidRDefault="008269BA">
            <w:pPr>
              <w:spacing w:after="0" w:line="240" w:lineRule="auto"/>
              <w:rPr>
                <w:rFonts w:eastAsia="Times New Roman"/>
                <w:sz w:val="22"/>
                <w:szCs w:val="22"/>
                <w:lang w:eastAsia="ru-RU"/>
                <w:rPrChange w:id="4299" w:author="Елена Белолипецкая" w:date="2024-05-25T22:35:00Z">
                  <w:rPr>
                    <w:rFonts w:eastAsia="Times New Roman"/>
                    <w:lang w:eastAsia="ru-RU"/>
                  </w:rPr>
                </w:rPrChange>
              </w:rPr>
              <w:pPrChange w:id="4300" w:author="Елена Белолипецкая" w:date="2024-05-25T22:31:00Z">
                <w:pPr>
                  <w:spacing w:before="75" w:after="75" w:line="240" w:lineRule="auto"/>
                </w:pPr>
              </w:pPrChange>
            </w:pPr>
          </w:p>
        </w:tc>
        <w:tc>
          <w:tcPr>
            <w:tcW w:w="1508" w:type="pct"/>
            <w:vMerge/>
            <w:vAlign w:val="center"/>
            <w:hideMark/>
          </w:tcPr>
          <w:p w14:paraId="33CAD417" w14:textId="77777777" w:rsidR="008269BA" w:rsidRPr="008A0D15" w:rsidRDefault="008269BA">
            <w:pPr>
              <w:spacing w:after="0" w:line="240" w:lineRule="auto"/>
              <w:rPr>
                <w:rFonts w:eastAsia="Times New Roman"/>
                <w:sz w:val="22"/>
                <w:szCs w:val="22"/>
                <w:lang w:eastAsia="ru-RU"/>
                <w:rPrChange w:id="4301" w:author="Елена Белолипецкая" w:date="2024-05-25T22:35:00Z">
                  <w:rPr>
                    <w:rFonts w:eastAsia="Times New Roman"/>
                    <w:lang w:eastAsia="ru-RU"/>
                  </w:rPr>
                </w:rPrChange>
              </w:rPr>
              <w:pPrChange w:id="4302" w:author="Елена Белолипецкая" w:date="2024-05-25T22:31:00Z">
                <w:pPr>
                  <w:spacing w:before="75" w:after="75" w:line="240" w:lineRule="auto"/>
                </w:pPr>
              </w:pPrChange>
            </w:pPr>
          </w:p>
        </w:tc>
      </w:tr>
      <w:tr w:rsidR="008269BA" w:rsidRPr="008A0D15" w14:paraId="4995F1AC" w14:textId="77777777" w:rsidTr="00FE0F3F">
        <w:tc>
          <w:tcPr>
            <w:tcW w:w="5000" w:type="pct"/>
            <w:gridSpan w:val="6"/>
            <w:tcMar>
              <w:top w:w="45" w:type="dxa"/>
              <w:left w:w="75" w:type="dxa"/>
              <w:bottom w:w="45" w:type="dxa"/>
              <w:right w:w="75" w:type="dxa"/>
            </w:tcMar>
            <w:vAlign w:val="center"/>
            <w:hideMark/>
            <w:tcPrChange w:id="4303" w:author="Елена Белолипецкая" w:date="2024-05-25T22:26:00Z">
              <w:tcPr>
                <w:tcW w:w="5000" w:type="pct"/>
                <w:gridSpan w:val="10"/>
                <w:tcMar>
                  <w:top w:w="45" w:type="dxa"/>
                  <w:left w:w="75" w:type="dxa"/>
                  <w:bottom w:w="45" w:type="dxa"/>
                  <w:right w:w="75" w:type="dxa"/>
                </w:tcMar>
                <w:vAlign w:val="center"/>
                <w:hideMark/>
              </w:tcPr>
            </w:tcPrChange>
          </w:tcPr>
          <w:p w14:paraId="6DD61950" w14:textId="77777777" w:rsidR="008269BA" w:rsidRPr="008A0D15" w:rsidRDefault="008269BA">
            <w:pPr>
              <w:spacing w:after="0" w:line="240" w:lineRule="auto"/>
              <w:rPr>
                <w:rFonts w:eastAsia="Times New Roman"/>
                <w:b/>
                <w:bCs/>
                <w:sz w:val="22"/>
                <w:szCs w:val="22"/>
                <w:lang w:eastAsia="ru-RU"/>
                <w:rPrChange w:id="4304" w:author="Елена Белолипецкая" w:date="2024-05-25T22:35:00Z">
                  <w:rPr>
                    <w:rFonts w:eastAsia="Times New Roman"/>
                    <w:b/>
                    <w:bCs/>
                    <w:lang w:eastAsia="ru-RU"/>
                  </w:rPr>
                </w:rPrChange>
              </w:rPr>
              <w:pPrChange w:id="4305" w:author="Елена Белолипецкая" w:date="2024-05-25T22:31:00Z">
                <w:pPr>
                  <w:spacing w:before="75" w:after="75" w:line="240" w:lineRule="auto"/>
                </w:pPr>
              </w:pPrChange>
            </w:pPr>
            <w:r w:rsidRPr="008A0D15">
              <w:rPr>
                <w:rFonts w:eastAsia="Times New Roman"/>
                <w:b/>
                <w:bCs/>
                <w:i/>
                <w:iCs/>
                <w:sz w:val="22"/>
                <w:szCs w:val="22"/>
                <w:lang w:eastAsia="ru-RU"/>
                <w:rPrChange w:id="4306" w:author="Елена Белолипецкая" w:date="2024-05-25T22:35:00Z">
                  <w:rPr>
                    <w:rFonts w:eastAsia="Times New Roman"/>
                    <w:b/>
                    <w:bCs/>
                    <w:i/>
                    <w:iCs/>
                    <w:lang w:eastAsia="ru-RU"/>
                  </w:rPr>
                </w:rPrChange>
              </w:rPr>
              <w:t>Ингибиторы протонной помпы</w:t>
            </w:r>
          </w:p>
        </w:tc>
      </w:tr>
      <w:tr w:rsidR="00FE0F3F" w:rsidRPr="008A0D15" w14:paraId="308C23A3" w14:textId="77777777" w:rsidTr="00FE0F3F">
        <w:tc>
          <w:tcPr>
            <w:tcW w:w="1818" w:type="pct"/>
            <w:vMerge w:val="restart"/>
            <w:tcMar>
              <w:top w:w="45" w:type="dxa"/>
              <w:left w:w="75" w:type="dxa"/>
              <w:bottom w:w="45" w:type="dxa"/>
              <w:right w:w="75" w:type="dxa"/>
            </w:tcMar>
            <w:vAlign w:val="center"/>
            <w:hideMark/>
          </w:tcPr>
          <w:p w14:paraId="186524A2" w14:textId="364C7C89" w:rsidR="008269BA" w:rsidRPr="008A0D15" w:rsidRDefault="008269BA">
            <w:pPr>
              <w:spacing w:after="0" w:line="240" w:lineRule="auto"/>
              <w:rPr>
                <w:rFonts w:eastAsia="Times New Roman"/>
                <w:sz w:val="22"/>
                <w:szCs w:val="22"/>
                <w:lang w:eastAsia="ru-RU"/>
                <w:rPrChange w:id="4307" w:author="Елена Белолипецкая" w:date="2024-05-25T22:35:00Z">
                  <w:rPr>
                    <w:rFonts w:eastAsia="Times New Roman"/>
                    <w:lang w:eastAsia="ru-RU"/>
                  </w:rPr>
                </w:rPrChange>
              </w:rPr>
              <w:pPrChange w:id="4308" w:author="Елена Белолипецкая" w:date="2024-05-25T22:31:00Z">
                <w:pPr>
                  <w:spacing w:before="75" w:after="75" w:line="240" w:lineRule="auto"/>
                </w:pPr>
              </w:pPrChange>
            </w:pPr>
            <w:r w:rsidRPr="008A0D15">
              <w:rPr>
                <w:rFonts w:eastAsia="Times New Roman"/>
                <w:sz w:val="22"/>
                <w:szCs w:val="22"/>
                <w:lang w:eastAsia="ru-RU"/>
                <w:rPrChange w:id="4309" w:author="Елена Белолипецкая" w:date="2024-05-25T22:35:00Z">
                  <w:rPr>
                    <w:rFonts w:eastAsia="Times New Roman"/>
                    <w:lang w:eastAsia="ru-RU"/>
                  </w:rPr>
                </w:rPrChange>
              </w:rPr>
              <w:t>Омепразол (20 мг 1 раз/сут) /</w:t>
            </w:r>
            <w:r w:rsidRPr="008A0D15">
              <w:rPr>
                <w:rFonts w:eastAsia="Times New Roman"/>
                <w:sz w:val="22"/>
                <w:szCs w:val="22"/>
                <w:lang w:eastAsia="ru-RU"/>
                <w:rPrChange w:id="4310" w:author="Елена Белолипецкая" w:date="2024-05-25T22:35:00Z">
                  <w:rPr>
                    <w:rFonts w:eastAsia="Times New Roman"/>
                    <w:lang w:eastAsia="ru-RU"/>
                  </w:rPr>
                </w:rPrChange>
              </w:rPr>
              <w:br/>
              <w:t>Велпатасвир/софосбувир</w:t>
            </w:r>
            <w:r w:rsidRPr="008A0D15">
              <w:rPr>
                <w:rFonts w:eastAsia="Times New Roman"/>
                <w:sz w:val="22"/>
                <w:szCs w:val="22"/>
                <w:lang w:eastAsia="ru-RU"/>
                <w:rPrChange w:id="4311" w:author="Елена Белолипецкая" w:date="2024-05-25T22:35:00Z">
                  <w:rPr>
                    <w:rFonts w:eastAsia="Times New Roman"/>
                    <w:lang w:eastAsia="ru-RU"/>
                  </w:rPr>
                </w:rPrChange>
              </w:rPr>
              <w:br/>
              <w:t>(100 мг/400 мг однократно,</w:t>
            </w:r>
            <w:r w:rsidRPr="008A0D15">
              <w:rPr>
                <w:rFonts w:eastAsia="Times New Roman"/>
                <w:sz w:val="22"/>
                <w:szCs w:val="22"/>
                <w:lang w:eastAsia="ru-RU"/>
                <w:rPrChange w:id="4312" w:author="Елена Белолипецкая" w:date="2024-05-25T22:35:00Z">
                  <w:rPr>
                    <w:rFonts w:eastAsia="Times New Roman"/>
                    <w:lang w:eastAsia="ru-RU"/>
                  </w:rPr>
                </w:rPrChange>
              </w:rPr>
              <w:br/>
              <w:t>на голодный желудок)</w:t>
            </w:r>
            <w:r w:rsidRPr="008A0D15">
              <w:rPr>
                <w:rFonts w:eastAsia="Times New Roman"/>
                <w:sz w:val="22"/>
                <w:szCs w:val="22"/>
                <w:vertAlign w:val="superscript"/>
                <w:lang w:eastAsia="ru-RU"/>
                <w:rPrChange w:id="4313" w:author="Елена Белолипецкая" w:date="2024-05-25T22:35:00Z">
                  <w:rPr>
                    <w:rFonts w:eastAsia="Times New Roman"/>
                    <w:vertAlign w:val="superscript"/>
                    <w:lang w:eastAsia="ru-RU"/>
                  </w:rPr>
                </w:rPrChange>
              </w:rPr>
              <w:t>с</w:t>
            </w:r>
            <w:r w:rsidRPr="008A0D15">
              <w:rPr>
                <w:rFonts w:eastAsia="Times New Roman"/>
                <w:sz w:val="22"/>
                <w:szCs w:val="22"/>
                <w:lang w:eastAsia="ru-RU"/>
                <w:rPrChange w:id="4314" w:author="Елена Белолипецкая" w:date="2024-05-25T22:35:00Z">
                  <w:rPr>
                    <w:rFonts w:eastAsia="Times New Roman"/>
                    <w:lang w:eastAsia="ru-RU"/>
                  </w:rPr>
                </w:rPrChange>
              </w:rPr>
              <w:br/>
            </w:r>
            <w:r w:rsidRPr="008A0D15">
              <w:rPr>
                <w:rFonts w:eastAsia="Times New Roman"/>
                <w:sz w:val="22"/>
                <w:szCs w:val="22"/>
                <w:lang w:eastAsia="ru-RU"/>
                <w:rPrChange w:id="4315" w:author="Елена Белолипецкая" w:date="2024-05-25T22:35:00Z">
                  <w:rPr>
                    <w:rFonts w:eastAsia="Times New Roman"/>
                    <w:lang w:eastAsia="ru-RU"/>
                  </w:rPr>
                </w:rPrChange>
              </w:rPr>
              <w:lastRenderedPageBreak/>
              <w:t>Омепразол одновременно</w:t>
            </w:r>
            <w:r w:rsidRPr="008A0D15">
              <w:rPr>
                <w:rFonts w:eastAsia="Times New Roman"/>
                <w:sz w:val="22"/>
                <w:szCs w:val="22"/>
                <w:lang w:eastAsia="ru-RU"/>
                <w:rPrChange w:id="4316" w:author="Елена Белолипецкая" w:date="2024-05-25T22:35:00Z">
                  <w:rPr>
                    <w:rFonts w:eastAsia="Times New Roman"/>
                    <w:lang w:eastAsia="ru-RU"/>
                  </w:rPr>
                </w:rPrChange>
              </w:rPr>
              <w:br/>
              <w:t xml:space="preserve">с </w:t>
            </w:r>
            <w:r w:rsidR="00395F73" w:rsidRPr="008A0D15">
              <w:rPr>
                <w:rFonts w:eastAsia="Times New Roman"/>
                <w:sz w:val="22"/>
                <w:szCs w:val="22"/>
                <w:lang w:eastAsia="ru-RU"/>
                <w:rPrChange w:id="4317" w:author="Елена Белолипецкая" w:date="2024-05-25T22:35:00Z">
                  <w:rPr>
                    <w:rFonts w:eastAsia="Times New Roman"/>
                    <w:lang w:eastAsia="ru-RU"/>
                  </w:rPr>
                </w:rPrChange>
              </w:rPr>
              <w:t xml:space="preserve"> комбинацией софосбувир+велтапасвир</w:t>
            </w:r>
            <w:r w:rsidRPr="008A0D15">
              <w:rPr>
                <w:rFonts w:eastAsia="Times New Roman"/>
                <w:sz w:val="22"/>
                <w:szCs w:val="22"/>
                <w:vertAlign w:val="superscript"/>
                <w:lang w:eastAsia="ru-RU"/>
                <w:rPrChange w:id="4318" w:author="Елена Белолипецкая" w:date="2024-05-25T22:35:00Z">
                  <w:rPr>
                    <w:rFonts w:eastAsia="Times New Roman"/>
                    <w:vertAlign w:val="superscript"/>
                    <w:lang w:eastAsia="ru-RU"/>
                  </w:rPr>
                </w:rPrChange>
              </w:rPr>
              <w:t>d</w:t>
            </w:r>
            <w:r w:rsidRPr="008A0D15">
              <w:rPr>
                <w:rFonts w:eastAsia="Times New Roman"/>
                <w:sz w:val="22"/>
                <w:szCs w:val="22"/>
                <w:lang w:eastAsia="ru-RU"/>
                <w:rPrChange w:id="4319" w:author="Елена Белолипецкая" w:date="2024-05-25T22:35:00Z">
                  <w:rPr>
                    <w:rFonts w:eastAsia="Times New Roman"/>
                    <w:lang w:eastAsia="ru-RU"/>
                  </w:rPr>
                </w:rPrChange>
              </w:rPr>
              <w:br/>
              <w:t>Лансопразол</w:t>
            </w:r>
            <w:r w:rsidRPr="008A0D15">
              <w:rPr>
                <w:rFonts w:eastAsia="Times New Roman"/>
                <w:sz w:val="22"/>
                <w:szCs w:val="22"/>
                <w:vertAlign w:val="superscript"/>
                <w:lang w:eastAsia="ru-RU"/>
                <w:rPrChange w:id="4320" w:author="Елена Белолипецкая" w:date="2024-05-25T22:35:00Z">
                  <w:rPr>
                    <w:rFonts w:eastAsia="Times New Roman"/>
                    <w:vertAlign w:val="superscript"/>
                    <w:lang w:eastAsia="ru-RU"/>
                  </w:rPr>
                </w:rPrChange>
              </w:rPr>
              <w:t>e</w:t>
            </w:r>
            <w:r w:rsidRPr="008A0D15">
              <w:rPr>
                <w:rFonts w:eastAsia="Times New Roman"/>
                <w:sz w:val="22"/>
                <w:szCs w:val="22"/>
                <w:lang w:eastAsia="ru-RU"/>
                <w:rPrChange w:id="4321" w:author="Елена Белолипецкая" w:date="2024-05-25T22:35:00Z">
                  <w:rPr>
                    <w:rFonts w:eastAsia="Times New Roman"/>
                    <w:lang w:eastAsia="ru-RU"/>
                  </w:rPr>
                </w:rPrChange>
              </w:rPr>
              <w:br/>
              <w:t>Рабепразол</w:t>
            </w:r>
            <w:r w:rsidRPr="008A0D15">
              <w:rPr>
                <w:rFonts w:eastAsia="Times New Roman"/>
                <w:sz w:val="22"/>
                <w:szCs w:val="22"/>
                <w:vertAlign w:val="superscript"/>
                <w:lang w:eastAsia="ru-RU"/>
                <w:rPrChange w:id="4322" w:author="Елена Белолипецкая" w:date="2024-05-25T22:35:00Z">
                  <w:rPr>
                    <w:rFonts w:eastAsia="Times New Roman"/>
                    <w:vertAlign w:val="superscript"/>
                    <w:lang w:eastAsia="ru-RU"/>
                  </w:rPr>
                </w:rPrChange>
              </w:rPr>
              <w:t>e</w:t>
            </w:r>
            <w:r w:rsidRPr="008A0D15">
              <w:rPr>
                <w:rFonts w:eastAsia="Times New Roman"/>
                <w:sz w:val="22"/>
                <w:szCs w:val="22"/>
                <w:lang w:eastAsia="ru-RU"/>
                <w:rPrChange w:id="4323" w:author="Елена Белолипецкая" w:date="2024-05-25T22:35:00Z">
                  <w:rPr>
                    <w:rFonts w:eastAsia="Times New Roman"/>
                    <w:lang w:eastAsia="ru-RU"/>
                  </w:rPr>
                </w:rPrChange>
              </w:rPr>
              <w:br/>
              <w:t>Пантопразол</w:t>
            </w:r>
            <w:r w:rsidRPr="008A0D15">
              <w:rPr>
                <w:rFonts w:eastAsia="Times New Roman"/>
                <w:sz w:val="22"/>
                <w:szCs w:val="22"/>
                <w:vertAlign w:val="superscript"/>
                <w:lang w:eastAsia="ru-RU"/>
                <w:rPrChange w:id="4324" w:author="Елена Белолипецкая" w:date="2024-05-25T22:35:00Z">
                  <w:rPr>
                    <w:rFonts w:eastAsia="Times New Roman"/>
                    <w:vertAlign w:val="superscript"/>
                    <w:lang w:eastAsia="ru-RU"/>
                  </w:rPr>
                </w:rPrChange>
              </w:rPr>
              <w:t>e</w:t>
            </w:r>
            <w:r w:rsidRPr="008A0D15">
              <w:rPr>
                <w:rFonts w:eastAsia="Times New Roman"/>
                <w:sz w:val="22"/>
                <w:szCs w:val="22"/>
                <w:lang w:eastAsia="ru-RU"/>
                <w:rPrChange w:id="4325" w:author="Елена Белолипецкая" w:date="2024-05-25T22:35:00Z">
                  <w:rPr>
                    <w:rFonts w:eastAsia="Times New Roman"/>
                    <w:lang w:eastAsia="ru-RU"/>
                  </w:rPr>
                </w:rPrChange>
              </w:rPr>
              <w:br/>
              <w:t>Эзомепразол</w:t>
            </w:r>
            <w:r w:rsidRPr="008A0D15">
              <w:rPr>
                <w:rFonts w:eastAsia="Times New Roman"/>
                <w:sz w:val="22"/>
                <w:szCs w:val="22"/>
                <w:vertAlign w:val="superscript"/>
                <w:lang w:eastAsia="ru-RU"/>
                <w:rPrChange w:id="4326" w:author="Елена Белолипецкая" w:date="2024-05-25T22:35:00Z">
                  <w:rPr>
                    <w:rFonts w:eastAsia="Times New Roman"/>
                    <w:vertAlign w:val="superscript"/>
                    <w:lang w:eastAsia="ru-RU"/>
                  </w:rPr>
                </w:rPrChange>
              </w:rPr>
              <w:t>e</w:t>
            </w:r>
            <w:r w:rsidRPr="008A0D15">
              <w:rPr>
                <w:rFonts w:eastAsia="Times New Roman"/>
                <w:sz w:val="22"/>
                <w:szCs w:val="22"/>
                <w:lang w:eastAsia="ru-RU"/>
                <w:rPrChange w:id="4327" w:author="Елена Белолипецкая" w:date="2024-05-25T22:35:00Z">
                  <w:rPr>
                    <w:rFonts w:eastAsia="Times New Roman"/>
                    <w:lang w:eastAsia="ru-RU"/>
                  </w:rPr>
                </w:rPrChange>
              </w:rPr>
              <w:br/>
              <w:t>(Повышение pH желудка)</w:t>
            </w:r>
          </w:p>
        </w:tc>
        <w:tc>
          <w:tcPr>
            <w:tcW w:w="682" w:type="pct"/>
            <w:tcMar>
              <w:top w:w="45" w:type="dxa"/>
              <w:left w:w="75" w:type="dxa"/>
              <w:bottom w:w="45" w:type="dxa"/>
              <w:right w:w="75" w:type="dxa"/>
            </w:tcMar>
            <w:vAlign w:val="center"/>
            <w:hideMark/>
          </w:tcPr>
          <w:p w14:paraId="7B3B29D3" w14:textId="77777777" w:rsidR="008269BA" w:rsidRPr="008A0D15" w:rsidRDefault="008269BA">
            <w:pPr>
              <w:spacing w:after="0" w:line="240" w:lineRule="auto"/>
              <w:rPr>
                <w:rFonts w:eastAsia="Times New Roman"/>
                <w:sz w:val="22"/>
                <w:szCs w:val="22"/>
                <w:lang w:eastAsia="ru-RU"/>
                <w:rPrChange w:id="4328" w:author="Елена Белолипецкая" w:date="2024-05-25T22:35:00Z">
                  <w:rPr>
                    <w:rFonts w:eastAsia="Times New Roman"/>
                    <w:lang w:eastAsia="ru-RU"/>
                  </w:rPr>
                </w:rPrChange>
              </w:rPr>
              <w:pPrChange w:id="4329" w:author="Елена Белолипецкая" w:date="2024-05-25T22:31:00Z">
                <w:pPr>
                  <w:spacing w:before="75" w:after="75" w:line="240" w:lineRule="auto"/>
                </w:pPr>
              </w:pPrChange>
            </w:pPr>
            <w:r w:rsidRPr="008A0D15">
              <w:rPr>
                <w:rFonts w:eastAsia="Times New Roman"/>
                <w:sz w:val="22"/>
                <w:szCs w:val="22"/>
                <w:lang w:eastAsia="ru-RU"/>
                <w:rPrChange w:id="4330" w:author="Елена Белолипецкая" w:date="2024-05-25T22:35:00Z">
                  <w:rPr>
                    <w:rFonts w:eastAsia="Times New Roman"/>
                    <w:lang w:eastAsia="ru-RU"/>
                  </w:rPr>
                </w:rPrChange>
              </w:rPr>
              <w:lastRenderedPageBreak/>
              <w:t>Софосбувир</w:t>
            </w:r>
          </w:p>
        </w:tc>
        <w:tc>
          <w:tcPr>
            <w:tcW w:w="303" w:type="pct"/>
            <w:tcMar>
              <w:top w:w="45" w:type="dxa"/>
              <w:left w:w="75" w:type="dxa"/>
              <w:bottom w:w="45" w:type="dxa"/>
              <w:right w:w="75" w:type="dxa"/>
            </w:tcMar>
            <w:vAlign w:val="center"/>
            <w:hideMark/>
          </w:tcPr>
          <w:p w14:paraId="27C06EBA" w14:textId="0A69363F" w:rsidR="008269BA" w:rsidRPr="008A0D15" w:rsidRDefault="008269BA">
            <w:pPr>
              <w:spacing w:after="0" w:line="240" w:lineRule="auto"/>
              <w:rPr>
                <w:rFonts w:eastAsia="Times New Roman"/>
                <w:sz w:val="22"/>
                <w:szCs w:val="22"/>
                <w:lang w:eastAsia="ru-RU"/>
                <w:rPrChange w:id="4331" w:author="Елена Белолипецкая" w:date="2024-05-25T22:35:00Z">
                  <w:rPr>
                    <w:rFonts w:eastAsia="Times New Roman"/>
                    <w:lang w:eastAsia="ru-RU"/>
                  </w:rPr>
                </w:rPrChange>
              </w:rPr>
              <w:pPrChange w:id="4332" w:author="Елена Белолипецкая" w:date="2024-05-25T22:31:00Z">
                <w:pPr>
                  <w:spacing w:before="75" w:after="75" w:line="240" w:lineRule="auto"/>
                </w:pPr>
              </w:pPrChange>
            </w:pPr>
            <w:r w:rsidRPr="008A0D15">
              <w:rPr>
                <w:rFonts w:eastAsia="Times New Roman"/>
                <w:sz w:val="22"/>
                <w:szCs w:val="22"/>
                <w:lang w:eastAsia="ru-RU"/>
                <w:rPrChange w:id="4333" w:author="Елена Белолипецкая" w:date="2024-05-25T22:35:00Z">
                  <w:rPr>
                    <w:rFonts w:eastAsia="Times New Roman"/>
                    <w:lang w:eastAsia="ru-RU"/>
                  </w:rPr>
                </w:rPrChange>
              </w:rPr>
              <w:t>↓</w:t>
            </w:r>
            <w:r w:rsidRPr="008A0D15">
              <w:rPr>
                <w:rFonts w:eastAsia="Times New Roman"/>
                <w:sz w:val="22"/>
                <w:szCs w:val="22"/>
                <w:lang w:eastAsia="ru-RU"/>
                <w:rPrChange w:id="4334" w:author="Елена Белолипецкая" w:date="2024-05-25T22:35:00Z">
                  <w:rPr>
                    <w:rFonts w:eastAsia="Times New Roman"/>
                    <w:lang w:eastAsia="ru-RU"/>
                  </w:rPr>
                </w:rPrChange>
              </w:rPr>
              <w:br/>
              <w:t>0</w:t>
            </w:r>
            <w:del w:id="4335" w:author="Елена Белолипецкая" w:date="2024-05-25T22:27:00Z">
              <w:r w:rsidRPr="008A0D15" w:rsidDel="00FE0F3F">
                <w:rPr>
                  <w:rFonts w:eastAsia="Times New Roman"/>
                  <w:sz w:val="22"/>
                  <w:szCs w:val="22"/>
                  <w:lang w:eastAsia="ru-RU"/>
                  <w:rPrChange w:id="4336" w:author="Елена Белолипецкая" w:date="2024-05-25T22:35:00Z">
                    <w:rPr>
                      <w:rFonts w:eastAsia="Times New Roman"/>
                      <w:lang w:eastAsia="ru-RU"/>
                    </w:rPr>
                  </w:rPrChange>
                </w:rPr>
                <w:delText>.</w:delText>
              </w:r>
            </w:del>
            <w:ins w:id="4337" w:author="Елена Белолипецкая" w:date="2024-05-25T22:27:00Z">
              <w:r w:rsidR="00FE0F3F" w:rsidRPr="008A0D15">
                <w:rPr>
                  <w:rFonts w:eastAsia="Times New Roman"/>
                  <w:sz w:val="22"/>
                  <w:szCs w:val="22"/>
                  <w:lang w:eastAsia="ru-RU"/>
                  <w:rPrChange w:id="4338" w:author="Елена Белолипецкая" w:date="2024-05-25T22:35:00Z">
                    <w:rPr>
                      <w:rFonts w:eastAsia="Times New Roman"/>
                      <w:lang w:eastAsia="ru-RU"/>
                    </w:rPr>
                  </w:rPrChange>
                </w:rPr>
                <w:t>,</w:t>
              </w:r>
            </w:ins>
            <w:r w:rsidRPr="008A0D15">
              <w:rPr>
                <w:rFonts w:eastAsia="Times New Roman"/>
                <w:sz w:val="22"/>
                <w:szCs w:val="22"/>
                <w:lang w:eastAsia="ru-RU"/>
                <w:rPrChange w:id="4339" w:author="Елена Белолипецкая" w:date="2024-05-25T22:35:00Z">
                  <w:rPr>
                    <w:rFonts w:eastAsia="Times New Roman"/>
                    <w:lang w:eastAsia="ru-RU"/>
                  </w:rPr>
                </w:rPrChange>
              </w:rPr>
              <w:t>66 (0</w:t>
            </w:r>
            <w:del w:id="4340" w:author="Елена Белолипецкая" w:date="2024-05-25T22:27:00Z">
              <w:r w:rsidRPr="008A0D15" w:rsidDel="00FE0F3F">
                <w:rPr>
                  <w:rFonts w:eastAsia="Times New Roman"/>
                  <w:sz w:val="22"/>
                  <w:szCs w:val="22"/>
                  <w:lang w:eastAsia="ru-RU"/>
                  <w:rPrChange w:id="4341" w:author="Елена Белолипецкая" w:date="2024-05-25T22:35:00Z">
                    <w:rPr>
                      <w:rFonts w:eastAsia="Times New Roman"/>
                      <w:lang w:eastAsia="ru-RU"/>
                    </w:rPr>
                  </w:rPrChange>
                </w:rPr>
                <w:delText>.</w:delText>
              </w:r>
            </w:del>
            <w:ins w:id="4342" w:author="Елена Белолипецкая" w:date="2024-05-25T22:27:00Z">
              <w:r w:rsidR="00FE0F3F" w:rsidRPr="008A0D15">
                <w:rPr>
                  <w:rFonts w:eastAsia="Times New Roman"/>
                  <w:sz w:val="22"/>
                  <w:szCs w:val="22"/>
                  <w:lang w:eastAsia="ru-RU"/>
                  <w:rPrChange w:id="4343" w:author="Елена Белолипецкая" w:date="2024-05-25T22:35:00Z">
                    <w:rPr>
                      <w:rFonts w:eastAsia="Times New Roman"/>
                      <w:lang w:eastAsia="ru-RU"/>
                    </w:rPr>
                  </w:rPrChange>
                </w:rPr>
                <w:t>,</w:t>
              </w:r>
            </w:ins>
            <w:r w:rsidRPr="008A0D15">
              <w:rPr>
                <w:rFonts w:eastAsia="Times New Roman"/>
                <w:sz w:val="22"/>
                <w:szCs w:val="22"/>
                <w:lang w:eastAsia="ru-RU"/>
                <w:rPrChange w:id="4344" w:author="Елена Белолипецкая" w:date="2024-05-25T22:35:00Z">
                  <w:rPr>
                    <w:rFonts w:eastAsia="Times New Roman"/>
                    <w:lang w:eastAsia="ru-RU"/>
                  </w:rPr>
                </w:rPrChange>
              </w:rPr>
              <w:t>55</w:t>
            </w:r>
            <w:del w:id="4345" w:author="Елена Белолипецкая" w:date="2024-05-25T22:31:00Z">
              <w:r w:rsidRPr="008A0D15" w:rsidDel="008A0D15">
                <w:rPr>
                  <w:rFonts w:eastAsia="Times New Roman"/>
                  <w:sz w:val="22"/>
                  <w:szCs w:val="22"/>
                  <w:lang w:eastAsia="ru-RU"/>
                  <w:rPrChange w:id="4346" w:author="Елена Белолипецкая" w:date="2024-05-25T22:35:00Z">
                    <w:rPr>
                      <w:rFonts w:eastAsia="Times New Roman"/>
                      <w:lang w:eastAsia="ru-RU"/>
                    </w:rPr>
                  </w:rPrChange>
                </w:rPr>
                <w:delText xml:space="preserve">, </w:delText>
              </w:r>
            </w:del>
            <w:ins w:id="4347" w:author="Елена Белолипецкая" w:date="2024-05-25T22:31:00Z">
              <w:r w:rsidR="008A0D15" w:rsidRPr="008A0D15">
                <w:rPr>
                  <w:rFonts w:eastAsia="Times New Roman"/>
                  <w:sz w:val="22"/>
                  <w:szCs w:val="22"/>
                  <w:lang w:val="en-US" w:eastAsia="ru-RU"/>
                  <w:rPrChange w:id="4348"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4349"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4350" w:author="Елена Белолипецкая" w:date="2024-05-25T22:35:00Z">
                  <w:rPr>
                    <w:rFonts w:eastAsia="Times New Roman"/>
                    <w:lang w:eastAsia="ru-RU"/>
                  </w:rPr>
                </w:rPrChange>
              </w:rPr>
              <w:lastRenderedPageBreak/>
              <w:t>0</w:t>
            </w:r>
            <w:del w:id="4351" w:author="Елена Белолипецкая" w:date="2024-05-25T22:27:00Z">
              <w:r w:rsidRPr="008A0D15" w:rsidDel="00FE0F3F">
                <w:rPr>
                  <w:rFonts w:eastAsia="Times New Roman"/>
                  <w:sz w:val="22"/>
                  <w:szCs w:val="22"/>
                  <w:lang w:eastAsia="ru-RU"/>
                  <w:rPrChange w:id="4352" w:author="Елена Белолипецкая" w:date="2024-05-25T22:35:00Z">
                    <w:rPr>
                      <w:rFonts w:eastAsia="Times New Roman"/>
                      <w:lang w:eastAsia="ru-RU"/>
                    </w:rPr>
                  </w:rPrChange>
                </w:rPr>
                <w:delText>.</w:delText>
              </w:r>
            </w:del>
            <w:ins w:id="4353" w:author="Елена Белолипецкая" w:date="2024-05-25T22:27:00Z">
              <w:r w:rsidR="00FE0F3F" w:rsidRPr="008A0D15">
                <w:rPr>
                  <w:rFonts w:eastAsia="Times New Roman"/>
                  <w:sz w:val="22"/>
                  <w:szCs w:val="22"/>
                  <w:lang w:eastAsia="ru-RU"/>
                  <w:rPrChange w:id="4354" w:author="Елена Белолипецкая" w:date="2024-05-25T22:35:00Z">
                    <w:rPr>
                      <w:rFonts w:eastAsia="Times New Roman"/>
                      <w:lang w:eastAsia="ru-RU"/>
                    </w:rPr>
                  </w:rPrChange>
                </w:rPr>
                <w:t>,</w:t>
              </w:r>
            </w:ins>
            <w:r w:rsidRPr="008A0D15">
              <w:rPr>
                <w:rFonts w:eastAsia="Times New Roman"/>
                <w:sz w:val="22"/>
                <w:szCs w:val="22"/>
                <w:lang w:eastAsia="ru-RU"/>
                <w:rPrChange w:id="4355" w:author="Елена Белолипецкая" w:date="2024-05-25T22:35:00Z">
                  <w:rPr>
                    <w:rFonts w:eastAsia="Times New Roman"/>
                    <w:lang w:eastAsia="ru-RU"/>
                  </w:rPr>
                </w:rPrChange>
              </w:rPr>
              <w:t>78)</w:t>
            </w:r>
          </w:p>
        </w:tc>
        <w:tc>
          <w:tcPr>
            <w:tcW w:w="379" w:type="pct"/>
            <w:tcMar>
              <w:top w:w="45" w:type="dxa"/>
              <w:left w:w="75" w:type="dxa"/>
              <w:bottom w:w="45" w:type="dxa"/>
              <w:right w:w="75" w:type="dxa"/>
            </w:tcMar>
            <w:vAlign w:val="center"/>
            <w:hideMark/>
          </w:tcPr>
          <w:p w14:paraId="1C649EC7" w14:textId="1B69B301" w:rsidR="008269BA" w:rsidRPr="008A0D15" w:rsidRDefault="008269BA">
            <w:pPr>
              <w:spacing w:after="0" w:line="240" w:lineRule="auto"/>
              <w:rPr>
                <w:rFonts w:eastAsia="Times New Roman"/>
                <w:sz w:val="22"/>
                <w:szCs w:val="22"/>
                <w:lang w:eastAsia="ru-RU"/>
                <w:rPrChange w:id="4356" w:author="Елена Белолипецкая" w:date="2024-05-25T22:35:00Z">
                  <w:rPr>
                    <w:rFonts w:eastAsia="Times New Roman"/>
                    <w:lang w:eastAsia="ru-RU"/>
                  </w:rPr>
                </w:rPrChange>
              </w:rPr>
              <w:pPrChange w:id="4357" w:author="Елена Белолипецкая" w:date="2024-05-25T22:31:00Z">
                <w:pPr>
                  <w:spacing w:before="75" w:after="75" w:line="240" w:lineRule="auto"/>
                </w:pPr>
              </w:pPrChange>
            </w:pPr>
            <w:r w:rsidRPr="008A0D15">
              <w:rPr>
                <w:rFonts w:eastAsia="Times New Roman"/>
                <w:sz w:val="22"/>
                <w:szCs w:val="22"/>
                <w:lang w:eastAsia="ru-RU"/>
                <w:rPrChange w:id="4358" w:author="Елена Белолипецкая" w:date="2024-05-25T22:35:00Z">
                  <w:rPr>
                    <w:rFonts w:eastAsia="Times New Roman"/>
                    <w:lang w:eastAsia="ru-RU"/>
                  </w:rPr>
                </w:rPrChange>
              </w:rPr>
              <w:lastRenderedPageBreak/>
              <w:t>↓</w:t>
            </w:r>
            <w:r w:rsidRPr="008A0D15">
              <w:rPr>
                <w:rFonts w:eastAsia="Times New Roman"/>
                <w:sz w:val="22"/>
                <w:szCs w:val="22"/>
                <w:lang w:eastAsia="ru-RU"/>
                <w:rPrChange w:id="4359" w:author="Елена Белолипецкая" w:date="2024-05-25T22:35:00Z">
                  <w:rPr>
                    <w:rFonts w:eastAsia="Times New Roman"/>
                    <w:lang w:eastAsia="ru-RU"/>
                  </w:rPr>
                </w:rPrChange>
              </w:rPr>
              <w:br/>
              <w:t>0</w:t>
            </w:r>
            <w:del w:id="4360" w:author="Елена Белолипецкая" w:date="2024-05-25T22:27:00Z">
              <w:r w:rsidRPr="008A0D15" w:rsidDel="00FE0F3F">
                <w:rPr>
                  <w:rFonts w:eastAsia="Times New Roman"/>
                  <w:sz w:val="22"/>
                  <w:szCs w:val="22"/>
                  <w:lang w:eastAsia="ru-RU"/>
                  <w:rPrChange w:id="4361" w:author="Елена Белолипецкая" w:date="2024-05-25T22:35:00Z">
                    <w:rPr>
                      <w:rFonts w:eastAsia="Times New Roman"/>
                      <w:lang w:eastAsia="ru-RU"/>
                    </w:rPr>
                  </w:rPrChange>
                </w:rPr>
                <w:delText>.</w:delText>
              </w:r>
            </w:del>
            <w:ins w:id="4362" w:author="Елена Белолипецкая" w:date="2024-05-25T22:27:00Z">
              <w:r w:rsidR="00FE0F3F" w:rsidRPr="008A0D15">
                <w:rPr>
                  <w:rFonts w:eastAsia="Times New Roman"/>
                  <w:sz w:val="22"/>
                  <w:szCs w:val="22"/>
                  <w:lang w:eastAsia="ru-RU"/>
                  <w:rPrChange w:id="4363" w:author="Елена Белолипецкая" w:date="2024-05-25T22:35:00Z">
                    <w:rPr>
                      <w:rFonts w:eastAsia="Times New Roman"/>
                      <w:lang w:eastAsia="ru-RU"/>
                    </w:rPr>
                  </w:rPrChange>
                </w:rPr>
                <w:t>,</w:t>
              </w:r>
            </w:ins>
            <w:r w:rsidRPr="008A0D15">
              <w:rPr>
                <w:rFonts w:eastAsia="Times New Roman"/>
                <w:sz w:val="22"/>
                <w:szCs w:val="22"/>
                <w:lang w:eastAsia="ru-RU"/>
                <w:rPrChange w:id="4364" w:author="Елена Белолипецкая" w:date="2024-05-25T22:35:00Z">
                  <w:rPr>
                    <w:rFonts w:eastAsia="Times New Roman"/>
                    <w:lang w:eastAsia="ru-RU"/>
                  </w:rPr>
                </w:rPrChange>
              </w:rPr>
              <w:t>71 (0</w:t>
            </w:r>
            <w:del w:id="4365" w:author="Елена Белолипецкая" w:date="2024-05-25T22:27:00Z">
              <w:r w:rsidRPr="008A0D15" w:rsidDel="00FE0F3F">
                <w:rPr>
                  <w:rFonts w:eastAsia="Times New Roman"/>
                  <w:sz w:val="22"/>
                  <w:szCs w:val="22"/>
                  <w:lang w:eastAsia="ru-RU"/>
                  <w:rPrChange w:id="4366" w:author="Елена Белолипецкая" w:date="2024-05-25T22:35:00Z">
                    <w:rPr>
                      <w:rFonts w:eastAsia="Times New Roman"/>
                      <w:lang w:eastAsia="ru-RU"/>
                    </w:rPr>
                  </w:rPrChange>
                </w:rPr>
                <w:delText>.</w:delText>
              </w:r>
            </w:del>
            <w:ins w:id="4367" w:author="Елена Белолипецкая" w:date="2024-05-25T22:27:00Z">
              <w:r w:rsidR="00FE0F3F" w:rsidRPr="008A0D15">
                <w:rPr>
                  <w:rFonts w:eastAsia="Times New Roman"/>
                  <w:sz w:val="22"/>
                  <w:szCs w:val="22"/>
                  <w:lang w:eastAsia="ru-RU"/>
                  <w:rPrChange w:id="4368" w:author="Елена Белолипецкая" w:date="2024-05-25T22:35:00Z">
                    <w:rPr>
                      <w:rFonts w:eastAsia="Times New Roman"/>
                      <w:lang w:eastAsia="ru-RU"/>
                    </w:rPr>
                  </w:rPrChange>
                </w:rPr>
                <w:t>,</w:t>
              </w:r>
            </w:ins>
            <w:r w:rsidRPr="008A0D15">
              <w:rPr>
                <w:rFonts w:eastAsia="Times New Roman"/>
                <w:sz w:val="22"/>
                <w:szCs w:val="22"/>
                <w:lang w:eastAsia="ru-RU"/>
                <w:rPrChange w:id="4369" w:author="Елена Белолипецкая" w:date="2024-05-25T22:35:00Z">
                  <w:rPr>
                    <w:rFonts w:eastAsia="Times New Roman"/>
                    <w:lang w:eastAsia="ru-RU"/>
                  </w:rPr>
                </w:rPrChange>
              </w:rPr>
              <w:t>60</w:t>
            </w:r>
            <w:del w:id="4370" w:author="Елена Белолипецкая" w:date="2024-05-25T22:31:00Z">
              <w:r w:rsidRPr="008A0D15" w:rsidDel="008A0D15">
                <w:rPr>
                  <w:rFonts w:eastAsia="Times New Roman"/>
                  <w:sz w:val="22"/>
                  <w:szCs w:val="22"/>
                  <w:lang w:eastAsia="ru-RU"/>
                  <w:rPrChange w:id="4371" w:author="Елена Белолипецкая" w:date="2024-05-25T22:35:00Z">
                    <w:rPr>
                      <w:rFonts w:eastAsia="Times New Roman"/>
                      <w:lang w:eastAsia="ru-RU"/>
                    </w:rPr>
                  </w:rPrChange>
                </w:rPr>
                <w:delText xml:space="preserve">, </w:delText>
              </w:r>
            </w:del>
            <w:ins w:id="4372" w:author="Елена Белолипецкая" w:date="2024-05-25T22:31:00Z">
              <w:r w:rsidR="008A0D15" w:rsidRPr="008A0D15">
                <w:rPr>
                  <w:rFonts w:eastAsia="Times New Roman"/>
                  <w:sz w:val="22"/>
                  <w:szCs w:val="22"/>
                  <w:lang w:val="en-US" w:eastAsia="ru-RU"/>
                  <w:rPrChange w:id="4373"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4374"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4375" w:author="Елена Белолипецкая" w:date="2024-05-25T22:35:00Z">
                  <w:rPr>
                    <w:rFonts w:eastAsia="Times New Roman"/>
                    <w:lang w:eastAsia="ru-RU"/>
                  </w:rPr>
                </w:rPrChange>
              </w:rPr>
              <w:t>0</w:t>
            </w:r>
            <w:del w:id="4376" w:author="Елена Белолипецкая" w:date="2024-05-25T22:27:00Z">
              <w:r w:rsidRPr="008A0D15" w:rsidDel="00FE0F3F">
                <w:rPr>
                  <w:rFonts w:eastAsia="Times New Roman"/>
                  <w:sz w:val="22"/>
                  <w:szCs w:val="22"/>
                  <w:lang w:eastAsia="ru-RU"/>
                  <w:rPrChange w:id="4377" w:author="Елена Белолипецкая" w:date="2024-05-25T22:35:00Z">
                    <w:rPr>
                      <w:rFonts w:eastAsia="Times New Roman"/>
                      <w:lang w:eastAsia="ru-RU"/>
                    </w:rPr>
                  </w:rPrChange>
                </w:rPr>
                <w:delText>.</w:delText>
              </w:r>
            </w:del>
            <w:ins w:id="4378" w:author="Елена Белолипецкая" w:date="2024-05-25T22:27:00Z">
              <w:r w:rsidR="00FE0F3F" w:rsidRPr="008A0D15">
                <w:rPr>
                  <w:rFonts w:eastAsia="Times New Roman"/>
                  <w:sz w:val="22"/>
                  <w:szCs w:val="22"/>
                  <w:lang w:eastAsia="ru-RU"/>
                  <w:rPrChange w:id="4379" w:author="Елена Белолипецкая" w:date="2024-05-25T22:35:00Z">
                    <w:rPr>
                      <w:rFonts w:eastAsia="Times New Roman"/>
                      <w:lang w:eastAsia="ru-RU"/>
                    </w:rPr>
                  </w:rPrChange>
                </w:rPr>
                <w:t>,</w:t>
              </w:r>
            </w:ins>
            <w:r w:rsidRPr="008A0D15">
              <w:rPr>
                <w:rFonts w:eastAsia="Times New Roman"/>
                <w:sz w:val="22"/>
                <w:szCs w:val="22"/>
                <w:lang w:eastAsia="ru-RU"/>
                <w:rPrChange w:id="4380" w:author="Елена Белолипецкая" w:date="2024-05-25T22:35:00Z">
                  <w:rPr>
                    <w:rFonts w:eastAsia="Times New Roman"/>
                    <w:lang w:eastAsia="ru-RU"/>
                  </w:rPr>
                </w:rPrChange>
              </w:rPr>
              <w:t>83)</w:t>
            </w:r>
          </w:p>
        </w:tc>
        <w:tc>
          <w:tcPr>
            <w:tcW w:w="309" w:type="pct"/>
            <w:tcMar>
              <w:top w:w="45" w:type="dxa"/>
              <w:left w:w="75" w:type="dxa"/>
              <w:bottom w:w="45" w:type="dxa"/>
              <w:right w:w="75" w:type="dxa"/>
            </w:tcMar>
            <w:vAlign w:val="center"/>
            <w:hideMark/>
          </w:tcPr>
          <w:p w14:paraId="5B2BFD86" w14:textId="77777777" w:rsidR="008269BA" w:rsidRPr="008A0D15" w:rsidRDefault="008269BA">
            <w:pPr>
              <w:spacing w:after="0" w:line="240" w:lineRule="auto"/>
              <w:rPr>
                <w:rFonts w:eastAsia="Times New Roman"/>
                <w:sz w:val="22"/>
                <w:szCs w:val="22"/>
                <w:lang w:eastAsia="ru-RU"/>
                <w:rPrChange w:id="4381" w:author="Елена Белолипецкая" w:date="2024-05-25T22:35:00Z">
                  <w:rPr>
                    <w:rFonts w:eastAsia="Times New Roman"/>
                    <w:lang w:eastAsia="ru-RU"/>
                  </w:rPr>
                </w:rPrChange>
              </w:rPr>
              <w:pPrChange w:id="4382" w:author="Елена Белолипецкая" w:date="2024-05-25T22:31:00Z">
                <w:pPr>
                  <w:spacing w:before="75" w:after="75" w:line="240" w:lineRule="auto"/>
                </w:pPr>
              </w:pPrChange>
            </w:pPr>
          </w:p>
        </w:tc>
        <w:tc>
          <w:tcPr>
            <w:tcW w:w="1508" w:type="pct"/>
            <w:vMerge w:val="restart"/>
            <w:tcMar>
              <w:top w:w="45" w:type="dxa"/>
              <w:left w:w="75" w:type="dxa"/>
              <w:bottom w:w="45" w:type="dxa"/>
              <w:right w:w="75" w:type="dxa"/>
            </w:tcMar>
            <w:vAlign w:val="center"/>
            <w:hideMark/>
          </w:tcPr>
          <w:p w14:paraId="41A9F797" w14:textId="08109319" w:rsidR="008269BA" w:rsidRPr="008A0D15" w:rsidRDefault="008269BA">
            <w:pPr>
              <w:spacing w:after="0" w:line="240" w:lineRule="auto"/>
              <w:rPr>
                <w:rFonts w:eastAsia="Times New Roman"/>
                <w:sz w:val="22"/>
                <w:szCs w:val="22"/>
                <w:lang w:eastAsia="ru-RU"/>
                <w:rPrChange w:id="4383" w:author="Елена Белолипецкая" w:date="2024-05-25T22:35:00Z">
                  <w:rPr>
                    <w:rFonts w:eastAsia="Times New Roman"/>
                    <w:lang w:eastAsia="ru-RU"/>
                  </w:rPr>
                </w:rPrChange>
              </w:rPr>
              <w:pPrChange w:id="4384" w:author="Елена Белолипецкая" w:date="2024-05-25T22:31:00Z">
                <w:pPr>
                  <w:spacing w:before="75" w:after="75" w:line="240" w:lineRule="auto"/>
                </w:pPr>
              </w:pPrChange>
            </w:pPr>
            <w:r w:rsidRPr="008A0D15">
              <w:rPr>
                <w:rFonts w:eastAsia="Times New Roman"/>
                <w:sz w:val="22"/>
                <w:szCs w:val="22"/>
                <w:lang w:eastAsia="ru-RU"/>
                <w:rPrChange w:id="4385" w:author="Елена Белолипецкая" w:date="2024-05-25T22:35:00Z">
                  <w:rPr>
                    <w:rFonts w:eastAsia="Times New Roman"/>
                    <w:lang w:eastAsia="ru-RU"/>
                  </w:rPr>
                </w:rPrChange>
              </w:rPr>
              <w:t>Не рекомендуется принимать совместно</w:t>
            </w:r>
          </w:p>
        </w:tc>
      </w:tr>
      <w:tr w:rsidR="00FE0F3F" w:rsidRPr="008A0D15" w14:paraId="4B40B88A" w14:textId="77777777" w:rsidTr="00FE0F3F">
        <w:tc>
          <w:tcPr>
            <w:tcW w:w="1818" w:type="pct"/>
            <w:vMerge/>
            <w:vAlign w:val="center"/>
            <w:hideMark/>
          </w:tcPr>
          <w:p w14:paraId="0B3FFE82" w14:textId="77777777" w:rsidR="008269BA" w:rsidRPr="008A0D15" w:rsidRDefault="008269BA">
            <w:pPr>
              <w:spacing w:after="0" w:line="240" w:lineRule="auto"/>
              <w:rPr>
                <w:rFonts w:eastAsia="Times New Roman"/>
                <w:sz w:val="22"/>
                <w:szCs w:val="22"/>
                <w:lang w:eastAsia="ru-RU"/>
                <w:rPrChange w:id="4386" w:author="Елена Белолипецкая" w:date="2024-05-25T22:35:00Z">
                  <w:rPr>
                    <w:rFonts w:eastAsia="Times New Roman"/>
                    <w:lang w:eastAsia="ru-RU"/>
                  </w:rPr>
                </w:rPrChange>
              </w:rPr>
              <w:pPrChange w:id="4387" w:author="Елена Белолипецкая" w:date="2024-05-25T22:31:00Z">
                <w:pPr>
                  <w:spacing w:before="75" w:after="75" w:line="240" w:lineRule="auto"/>
                </w:pPr>
              </w:pPrChange>
            </w:pPr>
          </w:p>
        </w:tc>
        <w:tc>
          <w:tcPr>
            <w:tcW w:w="682" w:type="pct"/>
            <w:tcMar>
              <w:top w:w="45" w:type="dxa"/>
              <w:left w:w="75" w:type="dxa"/>
              <w:bottom w:w="45" w:type="dxa"/>
              <w:right w:w="75" w:type="dxa"/>
            </w:tcMar>
            <w:vAlign w:val="center"/>
            <w:hideMark/>
          </w:tcPr>
          <w:p w14:paraId="31136FFC" w14:textId="77777777" w:rsidR="008269BA" w:rsidRPr="008A0D15" w:rsidRDefault="008269BA">
            <w:pPr>
              <w:spacing w:after="0" w:line="240" w:lineRule="auto"/>
              <w:rPr>
                <w:rFonts w:eastAsia="Times New Roman"/>
                <w:sz w:val="22"/>
                <w:szCs w:val="22"/>
                <w:lang w:eastAsia="ru-RU"/>
                <w:rPrChange w:id="4388" w:author="Елена Белолипецкая" w:date="2024-05-25T22:35:00Z">
                  <w:rPr>
                    <w:rFonts w:eastAsia="Times New Roman"/>
                    <w:lang w:eastAsia="ru-RU"/>
                  </w:rPr>
                </w:rPrChange>
              </w:rPr>
              <w:pPrChange w:id="4389" w:author="Елена Белолипецкая" w:date="2024-05-25T22:31:00Z">
                <w:pPr>
                  <w:spacing w:before="75" w:after="75" w:line="240" w:lineRule="auto"/>
                </w:pPr>
              </w:pPrChange>
            </w:pPr>
            <w:r w:rsidRPr="008A0D15">
              <w:rPr>
                <w:rFonts w:eastAsia="Times New Roman"/>
                <w:sz w:val="22"/>
                <w:szCs w:val="22"/>
                <w:lang w:eastAsia="ru-RU"/>
                <w:rPrChange w:id="4390" w:author="Елена Белолипецкая" w:date="2024-05-25T22:35:00Z">
                  <w:rPr>
                    <w:rFonts w:eastAsia="Times New Roman"/>
                    <w:lang w:eastAsia="ru-RU"/>
                  </w:rPr>
                </w:rPrChange>
              </w:rPr>
              <w:t>Велпатасвир</w:t>
            </w:r>
          </w:p>
        </w:tc>
        <w:tc>
          <w:tcPr>
            <w:tcW w:w="303" w:type="pct"/>
            <w:tcMar>
              <w:top w:w="45" w:type="dxa"/>
              <w:left w:w="75" w:type="dxa"/>
              <w:bottom w:w="45" w:type="dxa"/>
              <w:right w:w="75" w:type="dxa"/>
            </w:tcMar>
            <w:vAlign w:val="center"/>
            <w:hideMark/>
          </w:tcPr>
          <w:p w14:paraId="51BBD736" w14:textId="5EAB00DB" w:rsidR="008269BA" w:rsidRPr="008A0D15" w:rsidRDefault="008269BA">
            <w:pPr>
              <w:spacing w:after="0" w:line="240" w:lineRule="auto"/>
              <w:rPr>
                <w:rFonts w:eastAsia="Times New Roman"/>
                <w:sz w:val="22"/>
                <w:szCs w:val="22"/>
                <w:lang w:eastAsia="ru-RU"/>
                <w:rPrChange w:id="4391" w:author="Елена Белолипецкая" w:date="2024-05-25T22:35:00Z">
                  <w:rPr>
                    <w:rFonts w:eastAsia="Times New Roman"/>
                    <w:lang w:eastAsia="ru-RU"/>
                  </w:rPr>
                </w:rPrChange>
              </w:rPr>
              <w:pPrChange w:id="4392" w:author="Елена Белолипецкая" w:date="2024-05-25T22:31:00Z">
                <w:pPr>
                  <w:spacing w:before="75" w:after="75" w:line="240" w:lineRule="auto"/>
                </w:pPr>
              </w:pPrChange>
            </w:pPr>
            <w:r w:rsidRPr="008A0D15">
              <w:rPr>
                <w:rFonts w:eastAsia="Times New Roman"/>
                <w:sz w:val="22"/>
                <w:szCs w:val="22"/>
                <w:lang w:eastAsia="ru-RU"/>
                <w:rPrChange w:id="4393" w:author="Елена Белолипецкая" w:date="2024-05-25T22:35:00Z">
                  <w:rPr>
                    <w:rFonts w:eastAsia="Times New Roman"/>
                    <w:lang w:eastAsia="ru-RU"/>
                  </w:rPr>
                </w:rPrChange>
              </w:rPr>
              <w:t>↓</w:t>
            </w:r>
            <w:r w:rsidRPr="008A0D15">
              <w:rPr>
                <w:rFonts w:eastAsia="Times New Roman"/>
                <w:sz w:val="22"/>
                <w:szCs w:val="22"/>
                <w:lang w:eastAsia="ru-RU"/>
                <w:rPrChange w:id="4394" w:author="Елена Белолипецкая" w:date="2024-05-25T22:35:00Z">
                  <w:rPr>
                    <w:rFonts w:eastAsia="Times New Roman"/>
                    <w:lang w:eastAsia="ru-RU"/>
                  </w:rPr>
                </w:rPrChange>
              </w:rPr>
              <w:br/>
              <w:t>0</w:t>
            </w:r>
            <w:del w:id="4395" w:author="Елена Белолипецкая" w:date="2024-05-25T22:27:00Z">
              <w:r w:rsidRPr="008A0D15" w:rsidDel="00FE0F3F">
                <w:rPr>
                  <w:rFonts w:eastAsia="Times New Roman"/>
                  <w:sz w:val="22"/>
                  <w:szCs w:val="22"/>
                  <w:lang w:eastAsia="ru-RU"/>
                  <w:rPrChange w:id="4396" w:author="Елена Белолипецкая" w:date="2024-05-25T22:35:00Z">
                    <w:rPr>
                      <w:rFonts w:eastAsia="Times New Roman"/>
                      <w:lang w:eastAsia="ru-RU"/>
                    </w:rPr>
                  </w:rPrChange>
                </w:rPr>
                <w:delText>.</w:delText>
              </w:r>
            </w:del>
            <w:ins w:id="4397" w:author="Елена Белолипецкая" w:date="2024-05-25T22:27:00Z">
              <w:r w:rsidR="00FE0F3F" w:rsidRPr="008A0D15">
                <w:rPr>
                  <w:rFonts w:eastAsia="Times New Roman"/>
                  <w:sz w:val="22"/>
                  <w:szCs w:val="22"/>
                  <w:lang w:eastAsia="ru-RU"/>
                  <w:rPrChange w:id="4398" w:author="Елена Белолипецкая" w:date="2024-05-25T22:35:00Z">
                    <w:rPr>
                      <w:rFonts w:eastAsia="Times New Roman"/>
                      <w:lang w:eastAsia="ru-RU"/>
                    </w:rPr>
                  </w:rPrChange>
                </w:rPr>
                <w:t>,</w:t>
              </w:r>
            </w:ins>
            <w:r w:rsidRPr="008A0D15">
              <w:rPr>
                <w:rFonts w:eastAsia="Times New Roman"/>
                <w:sz w:val="22"/>
                <w:szCs w:val="22"/>
                <w:lang w:eastAsia="ru-RU"/>
                <w:rPrChange w:id="4399" w:author="Елена Белолипецкая" w:date="2024-05-25T22:35:00Z">
                  <w:rPr>
                    <w:rFonts w:eastAsia="Times New Roman"/>
                    <w:lang w:eastAsia="ru-RU"/>
                  </w:rPr>
                </w:rPrChange>
              </w:rPr>
              <w:t>63 (0</w:t>
            </w:r>
            <w:del w:id="4400" w:author="Елена Белолипецкая" w:date="2024-05-25T22:27:00Z">
              <w:r w:rsidRPr="008A0D15" w:rsidDel="00FE0F3F">
                <w:rPr>
                  <w:rFonts w:eastAsia="Times New Roman"/>
                  <w:sz w:val="22"/>
                  <w:szCs w:val="22"/>
                  <w:lang w:eastAsia="ru-RU"/>
                  <w:rPrChange w:id="4401" w:author="Елена Белолипецкая" w:date="2024-05-25T22:35:00Z">
                    <w:rPr>
                      <w:rFonts w:eastAsia="Times New Roman"/>
                      <w:lang w:eastAsia="ru-RU"/>
                    </w:rPr>
                  </w:rPrChange>
                </w:rPr>
                <w:delText>.</w:delText>
              </w:r>
            </w:del>
            <w:ins w:id="4402" w:author="Елена Белолипецкая" w:date="2024-05-25T22:27:00Z">
              <w:r w:rsidR="00FE0F3F" w:rsidRPr="008A0D15">
                <w:rPr>
                  <w:rFonts w:eastAsia="Times New Roman"/>
                  <w:sz w:val="22"/>
                  <w:szCs w:val="22"/>
                  <w:lang w:eastAsia="ru-RU"/>
                  <w:rPrChange w:id="4403" w:author="Елена Белолипецкая" w:date="2024-05-25T22:35:00Z">
                    <w:rPr>
                      <w:rFonts w:eastAsia="Times New Roman"/>
                      <w:lang w:eastAsia="ru-RU"/>
                    </w:rPr>
                  </w:rPrChange>
                </w:rPr>
                <w:t>,</w:t>
              </w:r>
            </w:ins>
            <w:r w:rsidRPr="008A0D15">
              <w:rPr>
                <w:rFonts w:eastAsia="Times New Roman"/>
                <w:sz w:val="22"/>
                <w:szCs w:val="22"/>
                <w:lang w:eastAsia="ru-RU"/>
                <w:rPrChange w:id="4404" w:author="Елена Белолипецкая" w:date="2024-05-25T22:35:00Z">
                  <w:rPr>
                    <w:rFonts w:eastAsia="Times New Roman"/>
                    <w:lang w:eastAsia="ru-RU"/>
                  </w:rPr>
                </w:rPrChange>
              </w:rPr>
              <w:t>50</w:t>
            </w:r>
            <w:del w:id="4405" w:author="Елена Белолипецкая" w:date="2024-05-25T22:31:00Z">
              <w:r w:rsidRPr="008A0D15" w:rsidDel="008A0D15">
                <w:rPr>
                  <w:rFonts w:eastAsia="Times New Roman"/>
                  <w:sz w:val="22"/>
                  <w:szCs w:val="22"/>
                  <w:lang w:eastAsia="ru-RU"/>
                  <w:rPrChange w:id="4406" w:author="Елена Белолипецкая" w:date="2024-05-25T22:35:00Z">
                    <w:rPr>
                      <w:rFonts w:eastAsia="Times New Roman"/>
                      <w:lang w:eastAsia="ru-RU"/>
                    </w:rPr>
                  </w:rPrChange>
                </w:rPr>
                <w:delText xml:space="preserve">, </w:delText>
              </w:r>
            </w:del>
            <w:ins w:id="4407" w:author="Елена Белолипецкая" w:date="2024-05-25T22:31:00Z">
              <w:r w:rsidR="008A0D15" w:rsidRPr="008A0D15">
                <w:rPr>
                  <w:rFonts w:eastAsia="Times New Roman"/>
                  <w:sz w:val="22"/>
                  <w:szCs w:val="22"/>
                  <w:lang w:val="en-US" w:eastAsia="ru-RU"/>
                  <w:rPrChange w:id="4408"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4409"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4410" w:author="Елена Белолипецкая" w:date="2024-05-25T22:35:00Z">
                  <w:rPr>
                    <w:rFonts w:eastAsia="Times New Roman"/>
                    <w:lang w:eastAsia="ru-RU"/>
                  </w:rPr>
                </w:rPrChange>
              </w:rPr>
              <w:t>0</w:t>
            </w:r>
            <w:del w:id="4411" w:author="Елена Белолипецкая" w:date="2024-05-25T22:27:00Z">
              <w:r w:rsidRPr="008A0D15" w:rsidDel="00FE0F3F">
                <w:rPr>
                  <w:rFonts w:eastAsia="Times New Roman"/>
                  <w:sz w:val="22"/>
                  <w:szCs w:val="22"/>
                  <w:lang w:eastAsia="ru-RU"/>
                  <w:rPrChange w:id="4412" w:author="Елена Белолипецкая" w:date="2024-05-25T22:35:00Z">
                    <w:rPr>
                      <w:rFonts w:eastAsia="Times New Roman"/>
                      <w:lang w:eastAsia="ru-RU"/>
                    </w:rPr>
                  </w:rPrChange>
                </w:rPr>
                <w:delText>.</w:delText>
              </w:r>
            </w:del>
            <w:ins w:id="4413" w:author="Елена Белолипецкая" w:date="2024-05-25T22:27:00Z">
              <w:r w:rsidR="00FE0F3F" w:rsidRPr="008A0D15">
                <w:rPr>
                  <w:rFonts w:eastAsia="Times New Roman"/>
                  <w:sz w:val="22"/>
                  <w:szCs w:val="22"/>
                  <w:lang w:eastAsia="ru-RU"/>
                  <w:rPrChange w:id="4414" w:author="Елена Белолипецкая" w:date="2024-05-25T22:35:00Z">
                    <w:rPr>
                      <w:rFonts w:eastAsia="Times New Roman"/>
                      <w:lang w:eastAsia="ru-RU"/>
                    </w:rPr>
                  </w:rPrChange>
                </w:rPr>
                <w:t>,</w:t>
              </w:r>
            </w:ins>
            <w:r w:rsidRPr="008A0D15">
              <w:rPr>
                <w:rFonts w:eastAsia="Times New Roman"/>
                <w:sz w:val="22"/>
                <w:szCs w:val="22"/>
                <w:lang w:eastAsia="ru-RU"/>
                <w:rPrChange w:id="4415" w:author="Елена Белолипецкая" w:date="2024-05-25T22:35:00Z">
                  <w:rPr>
                    <w:rFonts w:eastAsia="Times New Roman"/>
                    <w:lang w:eastAsia="ru-RU"/>
                  </w:rPr>
                </w:rPrChange>
              </w:rPr>
              <w:t>78)</w:t>
            </w:r>
          </w:p>
        </w:tc>
        <w:tc>
          <w:tcPr>
            <w:tcW w:w="379" w:type="pct"/>
            <w:tcMar>
              <w:top w:w="45" w:type="dxa"/>
              <w:left w:w="75" w:type="dxa"/>
              <w:bottom w:w="45" w:type="dxa"/>
              <w:right w:w="75" w:type="dxa"/>
            </w:tcMar>
            <w:vAlign w:val="center"/>
            <w:hideMark/>
          </w:tcPr>
          <w:p w14:paraId="2E3C0317" w14:textId="49B6F07C" w:rsidR="008269BA" w:rsidRPr="008A0D15" w:rsidRDefault="008269BA">
            <w:pPr>
              <w:spacing w:after="0" w:line="240" w:lineRule="auto"/>
              <w:rPr>
                <w:rFonts w:eastAsia="Times New Roman"/>
                <w:sz w:val="22"/>
                <w:szCs w:val="22"/>
                <w:lang w:eastAsia="ru-RU"/>
                <w:rPrChange w:id="4416" w:author="Елена Белолипецкая" w:date="2024-05-25T22:35:00Z">
                  <w:rPr>
                    <w:rFonts w:eastAsia="Times New Roman"/>
                    <w:lang w:eastAsia="ru-RU"/>
                  </w:rPr>
                </w:rPrChange>
              </w:rPr>
              <w:pPrChange w:id="4417" w:author="Елена Белолипецкая" w:date="2024-05-25T22:31:00Z">
                <w:pPr>
                  <w:spacing w:before="75" w:after="75" w:line="240" w:lineRule="auto"/>
                </w:pPr>
              </w:pPrChange>
            </w:pPr>
            <w:r w:rsidRPr="008A0D15">
              <w:rPr>
                <w:rFonts w:eastAsia="Times New Roman"/>
                <w:sz w:val="22"/>
                <w:szCs w:val="22"/>
                <w:lang w:eastAsia="ru-RU"/>
                <w:rPrChange w:id="4418" w:author="Елена Белолипецкая" w:date="2024-05-25T22:35:00Z">
                  <w:rPr>
                    <w:rFonts w:eastAsia="Times New Roman"/>
                    <w:lang w:eastAsia="ru-RU"/>
                  </w:rPr>
                </w:rPrChange>
              </w:rPr>
              <w:t>↓</w:t>
            </w:r>
            <w:r w:rsidRPr="008A0D15">
              <w:rPr>
                <w:rFonts w:eastAsia="Times New Roman"/>
                <w:sz w:val="22"/>
                <w:szCs w:val="22"/>
                <w:lang w:eastAsia="ru-RU"/>
                <w:rPrChange w:id="4419" w:author="Елена Белолипецкая" w:date="2024-05-25T22:35:00Z">
                  <w:rPr>
                    <w:rFonts w:eastAsia="Times New Roman"/>
                    <w:lang w:eastAsia="ru-RU"/>
                  </w:rPr>
                </w:rPrChange>
              </w:rPr>
              <w:br/>
              <w:t>0</w:t>
            </w:r>
            <w:del w:id="4420" w:author="Елена Белолипецкая" w:date="2024-05-25T22:27:00Z">
              <w:r w:rsidRPr="008A0D15" w:rsidDel="00FE0F3F">
                <w:rPr>
                  <w:rFonts w:eastAsia="Times New Roman"/>
                  <w:sz w:val="22"/>
                  <w:szCs w:val="22"/>
                  <w:lang w:eastAsia="ru-RU"/>
                  <w:rPrChange w:id="4421" w:author="Елена Белолипецкая" w:date="2024-05-25T22:35:00Z">
                    <w:rPr>
                      <w:rFonts w:eastAsia="Times New Roman"/>
                      <w:lang w:eastAsia="ru-RU"/>
                    </w:rPr>
                  </w:rPrChange>
                </w:rPr>
                <w:delText>.</w:delText>
              </w:r>
            </w:del>
            <w:ins w:id="4422" w:author="Елена Белолипецкая" w:date="2024-05-25T22:27:00Z">
              <w:r w:rsidR="00FE0F3F" w:rsidRPr="008A0D15">
                <w:rPr>
                  <w:rFonts w:eastAsia="Times New Roman"/>
                  <w:sz w:val="22"/>
                  <w:szCs w:val="22"/>
                  <w:lang w:eastAsia="ru-RU"/>
                  <w:rPrChange w:id="4423" w:author="Елена Белолипецкая" w:date="2024-05-25T22:35:00Z">
                    <w:rPr>
                      <w:rFonts w:eastAsia="Times New Roman"/>
                      <w:lang w:eastAsia="ru-RU"/>
                    </w:rPr>
                  </w:rPrChange>
                </w:rPr>
                <w:t>,</w:t>
              </w:r>
            </w:ins>
            <w:r w:rsidRPr="008A0D15">
              <w:rPr>
                <w:rFonts w:eastAsia="Times New Roman"/>
                <w:sz w:val="22"/>
                <w:szCs w:val="22"/>
                <w:lang w:eastAsia="ru-RU"/>
                <w:rPrChange w:id="4424" w:author="Елена Белолипецкая" w:date="2024-05-25T22:35:00Z">
                  <w:rPr>
                    <w:rFonts w:eastAsia="Times New Roman"/>
                    <w:lang w:eastAsia="ru-RU"/>
                  </w:rPr>
                </w:rPrChange>
              </w:rPr>
              <w:t>64 (0</w:t>
            </w:r>
            <w:del w:id="4425" w:author="Елена Белолипецкая" w:date="2024-05-25T22:27:00Z">
              <w:r w:rsidRPr="008A0D15" w:rsidDel="00FE0F3F">
                <w:rPr>
                  <w:rFonts w:eastAsia="Times New Roman"/>
                  <w:sz w:val="22"/>
                  <w:szCs w:val="22"/>
                  <w:lang w:eastAsia="ru-RU"/>
                  <w:rPrChange w:id="4426" w:author="Елена Белолипецкая" w:date="2024-05-25T22:35:00Z">
                    <w:rPr>
                      <w:rFonts w:eastAsia="Times New Roman"/>
                      <w:lang w:eastAsia="ru-RU"/>
                    </w:rPr>
                  </w:rPrChange>
                </w:rPr>
                <w:delText>.</w:delText>
              </w:r>
            </w:del>
            <w:ins w:id="4427" w:author="Елена Белолипецкая" w:date="2024-05-25T22:27:00Z">
              <w:r w:rsidR="00FE0F3F" w:rsidRPr="008A0D15">
                <w:rPr>
                  <w:rFonts w:eastAsia="Times New Roman"/>
                  <w:sz w:val="22"/>
                  <w:szCs w:val="22"/>
                  <w:lang w:eastAsia="ru-RU"/>
                  <w:rPrChange w:id="4428" w:author="Елена Белолипецкая" w:date="2024-05-25T22:35:00Z">
                    <w:rPr>
                      <w:rFonts w:eastAsia="Times New Roman"/>
                      <w:lang w:eastAsia="ru-RU"/>
                    </w:rPr>
                  </w:rPrChange>
                </w:rPr>
                <w:t>,</w:t>
              </w:r>
            </w:ins>
            <w:r w:rsidRPr="008A0D15">
              <w:rPr>
                <w:rFonts w:eastAsia="Times New Roman"/>
                <w:sz w:val="22"/>
                <w:szCs w:val="22"/>
                <w:lang w:eastAsia="ru-RU"/>
                <w:rPrChange w:id="4429" w:author="Елена Белолипецкая" w:date="2024-05-25T22:35:00Z">
                  <w:rPr>
                    <w:rFonts w:eastAsia="Times New Roman"/>
                    <w:lang w:eastAsia="ru-RU"/>
                  </w:rPr>
                </w:rPrChange>
              </w:rPr>
              <w:t>52</w:t>
            </w:r>
            <w:del w:id="4430" w:author="Елена Белолипецкая" w:date="2024-05-25T22:31:00Z">
              <w:r w:rsidRPr="008A0D15" w:rsidDel="008A0D15">
                <w:rPr>
                  <w:rFonts w:eastAsia="Times New Roman"/>
                  <w:sz w:val="22"/>
                  <w:szCs w:val="22"/>
                  <w:lang w:eastAsia="ru-RU"/>
                  <w:rPrChange w:id="4431" w:author="Елена Белолипецкая" w:date="2024-05-25T22:35:00Z">
                    <w:rPr>
                      <w:rFonts w:eastAsia="Times New Roman"/>
                      <w:lang w:eastAsia="ru-RU"/>
                    </w:rPr>
                  </w:rPrChange>
                </w:rPr>
                <w:delText xml:space="preserve">, </w:delText>
              </w:r>
            </w:del>
            <w:ins w:id="4432" w:author="Елена Белолипецкая" w:date="2024-05-25T22:31:00Z">
              <w:r w:rsidR="008A0D15" w:rsidRPr="008A0D15">
                <w:rPr>
                  <w:rFonts w:eastAsia="Times New Roman"/>
                  <w:sz w:val="22"/>
                  <w:szCs w:val="22"/>
                  <w:lang w:val="en-US" w:eastAsia="ru-RU"/>
                  <w:rPrChange w:id="4433" w:author="Елена Белолипецкая" w:date="2024-05-25T22:35:00Z">
                    <w:rPr>
                      <w:rFonts w:eastAsia="Times New Roman"/>
                      <w:lang w:val="en-US" w:eastAsia="ru-RU"/>
                    </w:rPr>
                  </w:rPrChange>
                </w:rPr>
                <w:t xml:space="preserve">; </w:t>
              </w:r>
            </w:ins>
            <w:r w:rsidRPr="008A0D15">
              <w:rPr>
                <w:rFonts w:eastAsia="Times New Roman"/>
                <w:sz w:val="22"/>
                <w:szCs w:val="22"/>
                <w:lang w:eastAsia="ru-RU"/>
                <w:rPrChange w:id="4434" w:author="Елена Белолипецкая" w:date="2024-05-25T22:35:00Z">
                  <w:rPr>
                    <w:rFonts w:eastAsia="Times New Roman"/>
                    <w:lang w:eastAsia="ru-RU"/>
                  </w:rPr>
                </w:rPrChange>
              </w:rPr>
              <w:t>0</w:t>
            </w:r>
            <w:del w:id="4435" w:author="Елена Белолипецкая" w:date="2024-05-25T22:27:00Z">
              <w:r w:rsidRPr="008A0D15" w:rsidDel="00FE0F3F">
                <w:rPr>
                  <w:rFonts w:eastAsia="Times New Roman"/>
                  <w:sz w:val="22"/>
                  <w:szCs w:val="22"/>
                  <w:lang w:eastAsia="ru-RU"/>
                  <w:rPrChange w:id="4436" w:author="Елена Белолипецкая" w:date="2024-05-25T22:35:00Z">
                    <w:rPr>
                      <w:rFonts w:eastAsia="Times New Roman"/>
                      <w:lang w:eastAsia="ru-RU"/>
                    </w:rPr>
                  </w:rPrChange>
                </w:rPr>
                <w:delText>.</w:delText>
              </w:r>
            </w:del>
            <w:ins w:id="4437" w:author="Елена Белолипецкая" w:date="2024-05-25T22:27:00Z">
              <w:r w:rsidR="00FE0F3F" w:rsidRPr="008A0D15">
                <w:rPr>
                  <w:rFonts w:eastAsia="Times New Roman"/>
                  <w:sz w:val="22"/>
                  <w:szCs w:val="22"/>
                  <w:lang w:eastAsia="ru-RU"/>
                  <w:rPrChange w:id="4438" w:author="Елена Белолипецкая" w:date="2024-05-25T22:35:00Z">
                    <w:rPr>
                      <w:rFonts w:eastAsia="Times New Roman"/>
                      <w:lang w:eastAsia="ru-RU"/>
                    </w:rPr>
                  </w:rPrChange>
                </w:rPr>
                <w:t>,</w:t>
              </w:r>
            </w:ins>
            <w:r w:rsidRPr="008A0D15">
              <w:rPr>
                <w:rFonts w:eastAsia="Times New Roman"/>
                <w:sz w:val="22"/>
                <w:szCs w:val="22"/>
                <w:lang w:eastAsia="ru-RU"/>
                <w:rPrChange w:id="4439" w:author="Елена Белолипецкая" w:date="2024-05-25T22:35:00Z">
                  <w:rPr>
                    <w:rFonts w:eastAsia="Times New Roman"/>
                    <w:lang w:eastAsia="ru-RU"/>
                  </w:rPr>
                </w:rPrChange>
              </w:rPr>
              <w:t>79)</w:t>
            </w:r>
          </w:p>
        </w:tc>
        <w:tc>
          <w:tcPr>
            <w:tcW w:w="309" w:type="pct"/>
            <w:tcMar>
              <w:top w:w="45" w:type="dxa"/>
              <w:left w:w="75" w:type="dxa"/>
              <w:bottom w:w="45" w:type="dxa"/>
              <w:right w:w="75" w:type="dxa"/>
            </w:tcMar>
            <w:vAlign w:val="center"/>
            <w:hideMark/>
          </w:tcPr>
          <w:p w14:paraId="4F4F6657" w14:textId="77777777" w:rsidR="008269BA" w:rsidRPr="008A0D15" w:rsidRDefault="008269BA">
            <w:pPr>
              <w:spacing w:after="0" w:line="240" w:lineRule="auto"/>
              <w:rPr>
                <w:rFonts w:eastAsia="Times New Roman"/>
                <w:sz w:val="22"/>
                <w:szCs w:val="22"/>
                <w:lang w:eastAsia="ru-RU"/>
                <w:rPrChange w:id="4440" w:author="Елена Белолипецкая" w:date="2024-05-25T22:35:00Z">
                  <w:rPr>
                    <w:rFonts w:eastAsia="Times New Roman"/>
                    <w:lang w:eastAsia="ru-RU"/>
                  </w:rPr>
                </w:rPrChange>
              </w:rPr>
              <w:pPrChange w:id="4441" w:author="Елена Белолипецкая" w:date="2024-05-25T22:31:00Z">
                <w:pPr>
                  <w:spacing w:before="75" w:after="75" w:line="240" w:lineRule="auto"/>
                </w:pPr>
              </w:pPrChange>
            </w:pPr>
          </w:p>
        </w:tc>
        <w:tc>
          <w:tcPr>
            <w:tcW w:w="1508" w:type="pct"/>
            <w:vMerge/>
            <w:vAlign w:val="center"/>
            <w:hideMark/>
          </w:tcPr>
          <w:p w14:paraId="34160168" w14:textId="77777777" w:rsidR="008269BA" w:rsidRPr="008A0D15" w:rsidRDefault="008269BA">
            <w:pPr>
              <w:spacing w:after="0" w:line="240" w:lineRule="auto"/>
              <w:rPr>
                <w:rFonts w:eastAsia="Times New Roman"/>
                <w:sz w:val="22"/>
                <w:szCs w:val="22"/>
                <w:lang w:eastAsia="ru-RU"/>
                <w:rPrChange w:id="4442" w:author="Елена Белолипецкая" w:date="2024-05-25T22:35:00Z">
                  <w:rPr>
                    <w:rFonts w:eastAsia="Times New Roman"/>
                    <w:lang w:eastAsia="ru-RU"/>
                  </w:rPr>
                </w:rPrChange>
              </w:rPr>
              <w:pPrChange w:id="4443" w:author="Елена Белолипецкая" w:date="2024-05-25T22:31:00Z">
                <w:pPr>
                  <w:spacing w:before="75" w:after="75" w:line="240" w:lineRule="auto"/>
                </w:pPr>
              </w:pPrChange>
            </w:pPr>
          </w:p>
        </w:tc>
      </w:tr>
      <w:tr w:rsidR="00FE0F3F" w:rsidRPr="008A0D15" w14:paraId="377D000F" w14:textId="77777777" w:rsidTr="00FE0F3F">
        <w:tc>
          <w:tcPr>
            <w:tcW w:w="1818" w:type="pct"/>
            <w:vMerge w:val="restart"/>
            <w:tcMar>
              <w:top w:w="45" w:type="dxa"/>
              <w:left w:w="75" w:type="dxa"/>
              <w:bottom w:w="45" w:type="dxa"/>
              <w:right w:w="75" w:type="dxa"/>
            </w:tcMar>
            <w:vAlign w:val="center"/>
            <w:hideMark/>
          </w:tcPr>
          <w:p w14:paraId="0CF46419" w14:textId="10323C1C" w:rsidR="008269BA" w:rsidRPr="008A0D15" w:rsidRDefault="008269BA">
            <w:pPr>
              <w:spacing w:after="0" w:line="240" w:lineRule="auto"/>
              <w:rPr>
                <w:rFonts w:eastAsia="Times New Roman"/>
                <w:sz w:val="22"/>
                <w:szCs w:val="22"/>
                <w:lang w:eastAsia="ru-RU"/>
                <w:rPrChange w:id="4444" w:author="Елена Белолипецкая" w:date="2024-05-25T22:35:00Z">
                  <w:rPr>
                    <w:rFonts w:eastAsia="Times New Roman"/>
                    <w:lang w:eastAsia="ru-RU"/>
                  </w:rPr>
                </w:rPrChange>
              </w:rPr>
              <w:pPrChange w:id="4445" w:author="Елена Белолипецкая" w:date="2024-05-25T22:31:00Z">
                <w:pPr>
                  <w:spacing w:before="75" w:after="75" w:line="240" w:lineRule="auto"/>
                </w:pPr>
              </w:pPrChange>
            </w:pPr>
            <w:r w:rsidRPr="008A0D15">
              <w:rPr>
                <w:rFonts w:eastAsia="Times New Roman"/>
                <w:sz w:val="22"/>
                <w:szCs w:val="22"/>
                <w:lang w:eastAsia="ru-RU"/>
                <w:rPrChange w:id="4446" w:author="Елена Белолипецкая" w:date="2024-05-25T22:35:00Z">
                  <w:rPr>
                    <w:rFonts w:eastAsia="Times New Roman"/>
                    <w:lang w:eastAsia="ru-RU"/>
                  </w:rPr>
                </w:rPrChange>
              </w:rPr>
              <w:t>Омепразол (20 мг 1 раз/сут) /</w:t>
            </w:r>
            <w:r w:rsidRPr="008A0D15">
              <w:rPr>
                <w:rFonts w:eastAsia="Times New Roman"/>
                <w:sz w:val="22"/>
                <w:szCs w:val="22"/>
                <w:lang w:eastAsia="ru-RU"/>
                <w:rPrChange w:id="4447" w:author="Елена Белолипецкая" w:date="2024-05-25T22:35:00Z">
                  <w:rPr>
                    <w:rFonts w:eastAsia="Times New Roman"/>
                    <w:lang w:eastAsia="ru-RU"/>
                  </w:rPr>
                </w:rPrChange>
              </w:rPr>
              <w:br/>
              <w:t>Велпатасвир/софосбувир</w:t>
            </w:r>
            <w:r w:rsidRPr="008A0D15">
              <w:rPr>
                <w:rFonts w:eastAsia="Times New Roman"/>
                <w:sz w:val="22"/>
                <w:szCs w:val="22"/>
                <w:lang w:eastAsia="ru-RU"/>
                <w:rPrChange w:id="4448" w:author="Елена Белолипецкая" w:date="2024-05-25T22:35:00Z">
                  <w:rPr>
                    <w:rFonts w:eastAsia="Times New Roman"/>
                    <w:lang w:eastAsia="ru-RU"/>
                  </w:rPr>
                </w:rPrChange>
              </w:rPr>
              <w:br/>
              <w:t>(100 мг/400 мг однократно</w:t>
            </w:r>
            <w:r w:rsidRPr="008A0D15">
              <w:rPr>
                <w:rFonts w:eastAsia="Times New Roman"/>
                <w:sz w:val="22"/>
                <w:szCs w:val="22"/>
                <w:lang w:eastAsia="ru-RU"/>
                <w:rPrChange w:id="4449" w:author="Елена Белолипецкая" w:date="2024-05-25T22:35:00Z">
                  <w:rPr>
                    <w:rFonts w:eastAsia="Times New Roman"/>
                    <w:lang w:eastAsia="ru-RU"/>
                  </w:rPr>
                </w:rPrChange>
              </w:rPr>
              <w:br/>
              <w:t>после еды)</w:t>
            </w:r>
            <w:r w:rsidRPr="008A0D15">
              <w:rPr>
                <w:rFonts w:eastAsia="Times New Roman"/>
                <w:sz w:val="22"/>
                <w:szCs w:val="22"/>
                <w:vertAlign w:val="superscript"/>
                <w:lang w:eastAsia="ru-RU"/>
                <w:rPrChange w:id="4450" w:author="Елена Белолипецкая" w:date="2024-05-25T22:35:00Z">
                  <w:rPr>
                    <w:rFonts w:eastAsia="Times New Roman"/>
                    <w:vertAlign w:val="superscript"/>
                    <w:lang w:eastAsia="ru-RU"/>
                  </w:rPr>
                </w:rPrChange>
              </w:rPr>
              <w:t>с</w:t>
            </w:r>
            <w:r w:rsidRPr="008A0D15">
              <w:rPr>
                <w:rFonts w:eastAsia="Times New Roman"/>
                <w:sz w:val="22"/>
                <w:szCs w:val="22"/>
                <w:lang w:eastAsia="ru-RU"/>
                <w:rPrChange w:id="4451" w:author="Елена Белолипецкая" w:date="2024-05-25T22:35:00Z">
                  <w:rPr>
                    <w:rFonts w:eastAsia="Times New Roman"/>
                    <w:lang w:eastAsia="ru-RU"/>
                  </w:rPr>
                </w:rPrChange>
              </w:rPr>
              <w:br/>
              <w:t>Омепразол через 4 ч после</w:t>
            </w:r>
            <w:r w:rsidRPr="008A0D15">
              <w:rPr>
                <w:rFonts w:eastAsia="Times New Roman"/>
                <w:sz w:val="22"/>
                <w:szCs w:val="22"/>
                <w:lang w:eastAsia="ru-RU"/>
                <w:rPrChange w:id="4452" w:author="Елена Белолипецкая" w:date="2024-05-25T22:35:00Z">
                  <w:rPr>
                    <w:rFonts w:eastAsia="Times New Roman"/>
                    <w:lang w:eastAsia="ru-RU"/>
                  </w:rPr>
                </w:rPrChange>
              </w:rPr>
              <w:br/>
              <w:t xml:space="preserve">приема </w:t>
            </w:r>
            <w:r w:rsidR="00395F73" w:rsidRPr="008A0D15">
              <w:rPr>
                <w:rFonts w:eastAsia="Times New Roman"/>
                <w:sz w:val="22"/>
                <w:szCs w:val="22"/>
                <w:lang w:eastAsia="ru-RU"/>
                <w:rPrChange w:id="4453" w:author="Елена Белолипецкая" w:date="2024-05-25T22:35:00Z">
                  <w:rPr>
                    <w:rFonts w:eastAsia="Times New Roman"/>
                    <w:lang w:eastAsia="ru-RU"/>
                  </w:rPr>
                </w:rPrChange>
              </w:rPr>
              <w:t xml:space="preserve"> комбинации софосбувир+велтапасвир</w:t>
            </w:r>
            <w:r w:rsidRPr="008A0D15">
              <w:rPr>
                <w:rFonts w:eastAsia="Times New Roman"/>
                <w:sz w:val="22"/>
                <w:szCs w:val="22"/>
                <w:vertAlign w:val="superscript"/>
                <w:lang w:eastAsia="ru-RU"/>
                <w:rPrChange w:id="4454" w:author="Елена Белолипецкая" w:date="2024-05-25T22:35:00Z">
                  <w:rPr>
                    <w:rFonts w:eastAsia="Times New Roman"/>
                    <w:vertAlign w:val="superscript"/>
                    <w:lang w:eastAsia="ru-RU"/>
                  </w:rPr>
                </w:rPrChange>
              </w:rPr>
              <w:t>d</w:t>
            </w:r>
            <w:r w:rsidRPr="008A0D15">
              <w:rPr>
                <w:rFonts w:eastAsia="Times New Roman"/>
                <w:sz w:val="22"/>
                <w:szCs w:val="22"/>
                <w:lang w:eastAsia="ru-RU"/>
                <w:rPrChange w:id="4455" w:author="Елена Белолипецкая" w:date="2024-05-25T22:35:00Z">
                  <w:rPr>
                    <w:rFonts w:eastAsia="Times New Roman"/>
                    <w:lang w:eastAsia="ru-RU"/>
                  </w:rPr>
                </w:rPrChange>
              </w:rPr>
              <w:br/>
              <w:t>(Повышение pH желудка)</w:t>
            </w:r>
          </w:p>
        </w:tc>
        <w:tc>
          <w:tcPr>
            <w:tcW w:w="682" w:type="pct"/>
            <w:tcMar>
              <w:top w:w="45" w:type="dxa"/>
              <w:left w:w="75" w:type="dxa"/>
              <w:bottom w:w="45" w:type="dxa"/>
              <w:right w:w="75" w:type="dxa"/>
            </w:tcMar>
            <w:vAlign w:val="center"/>
            <w:hideMark/>
          </w:tcPr>
          <w:p w14:paraId="16B0BE05" w14:textId="77777777" w:rsidR="008269BA" w:rsidRPr="008A0D15" w:rsidRDefault="008269BA">
            <w:pPr>
              <w:spacing w:after="0" w:line="240" w:lineRule="auto"/>
              <w:rPr>
                <w:rFonts w:eastAsia="Times New Roman"/>
                <w:sz w:val="22"/>
                <w:szCs w:val="22"/>
                <w:lang w:eastAsia="ru-RU"/>
                <w:rPrChange w:id="4456" w:author="Елена Белолипецкая" w:date="2024-05-25T22:35:00Z">
                  <w:rPr>
                    <w:rFonts w:eastAsia="Times New Roman"/>
                    <w:lang w:eastAsia="ru-RU"/>
                  </w:rPr>
                </w:rPrChange>
              </w:rPr>
              <w:pPrChange w:id="4457" w:author="Елена Белолипецкая" w:date="2024-05-25T22:31:00Z">
                <w:pPr>
                  <w:spacing w:before="75" w:after="75" w:line="240" w:lineRule="auto"/>
                </w:pPr>
              </w:pPrChange>
            </w:pPr>
            <w:r w:rsidRPr="008A0D15">
              <w:rPr>
                <w:rFonts w:eastAsia="Times New Roman"/>
                <w:sz w:val="22"/>
                <w:szCs w:val="22"/>
                <w:lang w:eastAsia="ru-RU"/>
                <w:rPrChange w:id="4458" w:author="Елена Белолипецкая" w:date="2024-05-25T22:35:00Z">
                  <w:rPr>
                    <w:rFonts w:eastAsia="Times New Roman"/>
                    <w:lang w:eastAsia="ru-RU"/>
                  </w:rPr>
                </w:rPrChange>
              </w:rPr>
              <w:t>Софосбувир</w:t>
            </w:r>
          </w:p>
        </w:tc>
        <w:tc>
          <w:tcPr>
            <w:tcW w:w="303" w:type="pct"/>
            <w:tcMar>
              <w:top w:w="45" w:type="dxa"/>
              <w:left w:w="75" w:type="dxa"/>
              <w:bottom w:w="45" w:type="dxa"/>
              <w:right w:w="75" w:type="dxa"/>
            </w:tcMar>
            <w:vAlign w:val="center"/>
            <w:hideMark/>
          </w:tcPr>
          <w:p w14:paraId="15767C5E" w14:textId="6C7948C4" w:rsidR="008269BA" w:rsidRPr="008A0D15" w:rsidRDefault="008269BA">
            <w:pPr>
              <w:spacing w:after="0" w:line="240" w:lineRule="auto"/>
              <w:rPr>
                <w:rFonts w:eastAsia="Times New Roman"/>
                <w:sz w:val="22"/>
                <w:szCs w:val="22"/>
                <w:lang w:eastAsia="ru-RU"/>
                <w:rPrChange w:id="4459" w:author="Елена Белолипецкая" w:date="2024-05-25T22:35:00Z">
                  <w:rPr>
                    <w:rFonts w:eastAsia="Times New Roman"/>
                    <w:lang w:eastAsia="ru-RU"/>
                  </w:rPr>
                </w:rPrChange>
              </w:rPr>
              <w:pPrChange w:id="4460" w:author="Елена Белолипецкая" w:date="2024-05-25T22:32:00Z">
                <w:pPr>
                  <w:spacing w:before="75" w:after="75" w:line="240" w:lineRule="auto"/>
                </w:pPr>
              </w:pPrChange>
            </w:pPr>
            <w:r w:rsidRPr="008A0D15">
              <w:rPr>
                <w:rFonts w:eastAsia="Times New Roman"/>
                <w:sz w:val="22"/>
                <w:szCs w:val="22"/>
                <w:lang w:eastAsia="ru-RU"/>
                <w:rPrChange w:id="4461" w:author="Елена Белолипецкая" w:date="2024-05-25T22:35:00Z">
                  <w:rPr>
                    <w:rFonts w:eastAsia="Times New Roman"/>
                    <w:lang w:eastAsia="ru-RU"/>
                  </w:rPr>
                </w:rPrChange>
              </w:rPr>
              <w:t>↓</w:t>
            </w:r>
            <w:r w:rsidRPr="008A0D15">
              <w:rPr>
                <w:rFonts w:eastAsia="Times New Roman"/>
                <w:sz w:val="22"/>
                <w:szCs w:val="22"/>
                <w:lang w:eastAsia="ru-RU"/>
                <w:rPrChange w:id="4462" w:author="Елена Белолипецкая" w:date="2024-05-25T22:35:00Z">
                  <w:rPr>
                    <w:rFonts w:eastAsia="Times New Roman"/>
                    <w:lang w:eastAsia="ru-RU"/>
                  </w:rPr>
                </w:rPrChange>
              </w:rPr>
              <w:br/>
              <w:t>0</w:t>
            </w:r>
            <w:del w:id="4463" w:author="Елена Белолипецкая" w:date="2024-05-25T22:27:00Z">
              <w:r w:rsidRPr="008A0D15" w:rsidDel="00FE0F3F">
                <w:rPr>
                  <w:rFonts w:eastAsia="Times New Roman"/>
                  <w:sz w:val="22"/>
                  <w:szCs w:val="22"/>
                  <w:lang w:eastAsia="ru-RU"/>
                  <w:rPrChange w:id="4464" w:author="Елена Белолипецкая" w:date="2024-05-25T22:35:00Z">
                    <w:rPr>
                      <w:rFonts w:eastAsia="Times New Roman"/>
                      <w:lang w:eastAsia="ru-RU"/>
                    </w:rPr>
                  </w:rPrChange>
                </w:rPr>
                <w:delText>.</w:delText>
              </w:r>
            </w:del>
            <w:ins w:id="4465" w:author="Елена Белолипецкая" w:date="2024-05-25T22:27:00Z">
              <w:r w:rsidR="00FE0F3F" w:rsidRPr="008A0D15">
                <w:rPr>
                  <w:rFonts w:eastAsia="Times New Roman"/>
                  <w:sz w:val="22"/>
                  <w:szCs w:val="22"/>
                  <w:lang w:eastAsia="ru-RU"/>
                  <w:rPrChange w:id="4466" w:author="Елена Белолипецкая" w:date="2024-05-25T22:35:00Z">
                    <w:rPr>
                      <w:rFonts w:eastAsia="Times New Roman"/>
                      <w:lang w:eastAsia="ru-RU"/>
                    </w:rPr>
                  </w:rPrChange>
                </w:rPr>
                <w:t>,</w:t>
              </w:r>
            </w:ins>
            <w:r w:rsidRPr="008A0D15">
              <w:rPr>
                <w:rFonts w:eastAsia="Times New Roman"/>
                <w:sz w:val="22"/>
                <w:szCs w:val="22"/>
                <w:lang w:eastAsia="ru-RU"/>
                <w:rPrChange w:id="4467" w:author="Елена Белолипецкая" w:date="2024-05-25T22:35:00Z">
                  <w:rPr>
                    <w:rFonts w:eastAsia="Times New Roman"/>
                    <w:lang w:eastAsia="ru-RU"/>
                  </w:rPr>
                </w:rPrChange>
              </w:rPr>
              <w:t>79 (0</w:t>
            </w:r>
            <w:del w:id="4468" w:author="Елена Белолипецкая" w:date="2024-05-25T22:27:00Z">
              <w:r w:rsidRPr="008A0D15" w:rsidDel="00FE0F3F">
                <w:rPr>
                  <w:rFonts w:eastAsia="Times New Roman"/>
                  <w:sz w:val="22"/>
                  <w:szCs w:val="22"/>
                  <w:lang w:eastAsia="ru-RU"/>
                  <w:rPrChange w:id="4469" w:author="Елена Белолипецкая" w:date="2024-05-25T22:35:00Z">
                    <w:rPr>
                      <w:rFonts w:eastAsia="Times New Roman"/>
                      <w:lang w:eastAsia="ru-RU"/>
                    </w:rPr>
                  </w:rPrChange>
                </w:rPr>
                <w:delText>.</w:delText>
              </w:r>
            </w:del>
            <w:ins w:id="4470" w:author="Елена Белолипецкая" w:date="2024-05-25T22:27:00Z">
              <w:r w:rsidR="00FE0F3F" w:rsidRPr="008A0D15">
                <w:rPr>
                  <w:rFonts w:eastAsia="Times New Roman"/>
                  <w:sz w:val="22"/>
                  <w:szCs w:val="22"/>
                  <w:lang w:eastAsia="ru-RU"/>
                  <w:rPrChange w:id="4471" w:author="Елена Белолипецкая" w:date="2024-05-25T22:35:00Z">
                    <w:rPr>
                      <w:rFonts w:eastAsia="Times New Roman"/>
                      <w:lang w:eastAsia="ru-RU"/>
                    </w:rPr>
                  </w:rPrChange>
                </w:rPr>
                <w:t>,</w:t>
              </w:r>
            </w:ins>
            <w:r w:rsidRPr="008A0D15">
              <w:rPr>
                <w:rFonts w:eastAsia="Times New Roman"/>
                <w:sz w:val="22"/>
                <w:szCs w:val="22"/>
                <w:lang w:eastAsia="ru-RU"/>
                <w:rPrChange w:id="4472" w:author="Елена Белолипецкая" w:date="2024-05-25T22:35:00Z">
                  <w:rPr>
                    <w:rFonts w:eastAsia="Times New Roman"/>
                    <w:lang w:eastAsia="ru-RU"/>
                  </w:rPr>
                </w:rPrChange>
              </w:rPr>
              <w:t>68</w:t>
            </w:r>
            <w:del w:id="4473" w:author="Елена Белолипецкая" w:date="2024-05-25T22:32:00Z">
              <w:r w:rsidRPr="008A0D15" w:rsidDel="008A0D15">
                <w:rPr>
                  <w:rFonts w:eastAsia="Times New Roman"/>
                  <w:sz w:val="22"/>
                  <w:szCs w:val="22"/>
                  <w:lang w:eastAsia="ru-RU"/>
                  <w:rPrChange w:id="4474" w:author="Елена Белолипецкая" w:date="2024-05-25T22:35:00Z">
                    <w:rPr>
                      <w:rFonts w:eastAsia="Times New Roman"/>
                      <w:lang w:eastAsia="ru-RU"/>
                    </w:rPr>
                  </w:rPrChange>
                </w:rPr>
                <w:delText xml:space="preserve">, </w:delText>
              </w:r>
            </w:del>
            <w:ins w:id="4475" w:author="Елена Белолипецкая" w:date="2024-05-25T22:32:00Z">
              <w:r w:rsidR="008A0D15" w:rsidRPr="008A0D15">
                <w:rPr>
                  <w:rFonts w:eastAsia="Times New Roman"/>
                  <w:sz w:val="22"/>
                  <w:szCs w:val="22"/>
                  <w:lang w:val="en-US" w:eastAsia="ru-RU"/>
                  <w:rPrChange w:id="4476"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4477"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4478" w:author="Елена Белолипецкая" w:date="2024-05-25T22:35:00Z">
                  <w:rPr>
                    <w:rFonts w:eastAsia="Times New Roman"/>
                    <w:lang w:eastAsia="ru-RU"/>
                  </w:rPr>
                </w:rPrChange>
              </w:rPr>
              <w:t>0</w:t>
            </w:r>
            <w:del w:id="4479" w:author="Елена Белолипецкая" w:date="2024-05-25T22:27:00Z">
              <w:r w:rsidRPr="008A0D15" w:rsidDel="00FE0F3F">
                <w:rPr>
                  <w:rFonts w:eastAsia="Times New Roman"/>
                  <w:sz w:val="22"/>
                  <w:szCs w:val="22"/>
                  <w:lang w:eastAsia="ru-RU"/>
                  <w:rPrChange w:id="4480" w:author="Елена Белолипецкая" w:date="2024-05-25T22:35:00Z">
                    <w:rPr>
                      <w:rFonts w:eastAsia="Times New Roman"/>
                      <w:lang w:eastAsia="ru-RU"/>
                    </w:rPr>
                  </w:rPrChange>
                </w:rPr>
                <w:delText>.</w:delText>
              </w:r>
            </w:del>
            <w:ins w:id="4481" w:author="Елена Белолипецкая" w:date="2024-05-25T22:27:00Z">
              <w:r w:rsidR="00FE0F3F" w:rsidRPr="008A0D15">
                <w:rPr>
                  <w:rFonts w:eastAsia="Times New Roman"/>
                  <w:sz w:val="22"/>
                  <w:szCs w:val="22"/>
                  <w:lang w:eastAsia="ru-RU"/>
                  <w:rPrChange w:id="4482" w:author="Елена Белолипецкая" w:date="2024-05-25T22:35:00Z">
                    <w:rPr>
                      <w:rFonts w:eastAsia="Times New Roman"/>
                      <w:lang w:eastAsia="ru-RU"/>
                    </w:rPr>
                  </w:rPrChange>
                </w:rPr>
                <w:t>,</w:t>
              </w:r>
            </w:ins>
            <w:r w:rsidRPr="008A0D15">
              <w:rPr>
                <w:rFonts w:eastAsia="Times New Roman"/>
                <w:sz w:val="22"/>
                <w:szCs w:val="22"/>
                <w:lang w:eastAsia="ru-RU"/>
                <w:rPrChange w:id="4483" w:author="Елена Белолипецкая" w:date="2024-05-25T22:35:00Z">
                  <w:rPr>
                    <w:rFonts w:eastAsia="Times New Roman"/>
                    <w:lang w:eastAsia="ru-RU"/>
                  </w:rPr>
                </w:rPrChange>
              </w:rPr>
              <w:t>92)</w:t>
            </w:r>
          </w:p>
        </w:tc>
        <w:tc>
          <w:tcPr>
            <w:tcW w:w="379" w:type="pct"/>
            <w:tcMar>
              <w:top w:w="45" w:type="dxa"/>
              <w:left w:w="75" w:type="dxa"/>
              <w:bottom w:w="45" w:type="dxa"/>
              <w:right w:w="75" w:type="dxa"/>
            </w:tcMar>
            <w:vAlign w:val="center"/>
            <w:hideMark/>
          </w:tcPr>
          <w:p w14:paraId="7D8DDE9D" w14:textId="77777777" w:rsidR="008269BA" w:rsidRPr="008A0D15" w:rsidRDefault="008269BA">
            <w:pPr>
              <w:spacing w:after="0" w:line="240" w:lineRule="auto"/>
              <w:rPr>
                <w:rFonts w:eastAsia="Times New Roman"/>
                <w:sz w:val="22"/>
                <w:szCs w:val="22"/>
                <w:lang w:eastAsia="ru-RU"/>
                <w:rPrChange w:id="4484" w:author="Елена Белолипецкая" w:date="2024-05-25T22:35:00Z">
                  <w:rPr>
                    <w:rFonts w:eastAsia="Times New Roman"/>
                    <w:lang w:eastAsia="ru-RU"/>
                  </w:rPr>
                </w:rPrChange>
              </w:rPr>
              <w:pPrChange w:id="4485" w:author="Елена Белолипецкая" w:date="2024-05-25T22:31:00Z">
                <w:pPr>
                  <w:spacing w:before="75" w:after="75" w:line="240" w:lineRule="auto"/>
                </w:pPr>
              </w:pPrChange>
            </w:pPr>
            <w:r w:rsidRPr="008A0D15">
              <w:rPr>
                <w:rFonts w:eastAsia="Times New Roman"/>
                <w:sz w:val="22"/>
                <w:szCs w:val="22"/>
                <w:lang w:eastAsia="ru-RU"/>
                <w:rPrChange w:id="4486" w:author="Елена Белолипецкая" w:date="2024-05-25T22:35:00Z">
                  <w:rPr>
                    <w:rFonts w:eastAsia="Times New Roman"/>
                    <w:lang w:eastAsia="ru-RU"/>
                  </w:rPr>
                </w:rPrChange>
              </w:rPr>
              <w:t>↔</w:t>
            </w:r>
          </w:p>
        </w:tc>
        <w:tc>
          <w:tcPr>
            <w:tcW w:w="309" w:type="pct"/>
            <w:tcMar>
              <w:top w:w="45" w:type="dxa"/>
              <w:left w:w="75" w:type="dxa"/>
              <w:bottom w:w="45" w:type="dxa"/>
              <w:right w:w="75" w:type="dxa"/>
            </w:tcMar>
            <w:vAlign w:val="center"/>
            <w:hideMark/>
          </w:tcPr>
          <w:p w14:paraId="46A21D47" w14:textId="77777777" w:rsidR="008269BA" w:rsidRPr="008A0D15" w:rsidRDefault="008269BA">
            <w:pPr>
              <w:spacing w:after="0" w:line="240" w:lineRule="auto"/>
              <w:rPr>
                <w:rFonts w:eastAsia="Times New Roman"/>
                <w:sz w:val="22"/>
                <w:szCs w:val="22"/>
                <w:lang w:eastAsia="ru-RU"/>
                <w:rPrChange w:id="4487" w:author="Елена Белолипецкая" w:date="2024-05-25T22:35:00Z">
                  <w:rPr>
                    <w:rFonts w:eastAsia="Times New Roman"/>
                    <w:lang w:eastAsia="ru-RU"/>
                  </w:rPr>
                </w:rPrChange>
              </w:rPr>
              <w:pPrChange w:id="4488" w:author="Елена Белолипецкая" w:date="2024-05-25T22:31:00Z">
                <w:pPr>
                  <w:spacing w:before="75" w:after="75" w:line="240" w:lineRule="auto"/>
                </w:pPr>
              </w:pPrChange>
            </w:pPr>
          </w:p>
        </w:tc>
        <w:tc>
          <w:tcPr>
            <w:tcW w:w="1508" w:type="pct"/>
            <w:vMerge w:val="restart"/>
            <w:tcMar>
              <w:top w:w="45" w:type="dxa"/>
              <w:left w:w="75" w:type="dxa"/>
              <w:bottom w:w="45" w:type="dxa"/>
              <w:right w:w="75" w:type="dxa"/>
            </w:tcMar>
            <w:vAlign w:val="center"/>
            <w:hideMark/>
          </w:tcPr>
          <w:p w14:paraId="544A0A61" w14:textId="77777777" w:rsidR="008269BA" w:rsidRPr="008A0D15" w:rsidRDefault="008269BA">
            <w:pPr>
              <w:spacing w:after="0" w:line="240" w:lineRule="auto"/>
              <w:rPr>
                <w:rFonts w:eastAsia="Times New Roman"/>
                <w:sz w:val="22"/>
                <w:szCs w:val="22"/>
                <w:lang w:eastAsia="ru-RU"/>
                <w:rPrChange w:id="4489" w:author="Елена Белолипецкая" w:date="2024-05-25T22:35:00Z">
                  <w:rPr>
                    <w:rFonts w:eastAsia="Times New Roman"/>
                    <w:lang w:eastAsia="ru-RU"/>
                  </w:rPr>
                </w:rPrChange>
              </w:rPr>
              <w:pPrChange w:id="4490" w:author="Елена Белолипецкая" w:date="2024-05-25T22:31:00Z">
                <w:pPr>
                  <w:spacing w:before="75" w:after="75" w:line="240" w:lineRule="auto"/>
                </w:pPr>
              </w:pPrChange>
            </w:pPr>
          </w:p>
        </w:tc>
      </w:tr>
      <w:tr w:rsidR="00FE0F3F" w:rsidRPr="008A0D15" w14:paraId="14A88234" w14:textId="77777777" w:rsidTr="00FE0F3F">
        <w:tc>
          <w:tcPr>
            <w:tcW w:w="1818" w:type="pct"/>
            <w:vMerge/>
            <w:vAlign w:val="center"/>
            <w:hideMark/>
          </w:tcPr>
          <w:p w14:paraId="51780A9A" w14:textId="77777777" w:rsidR="008269BA" w:rsidRPr="008A0D15" w:rsidRDefault="008269BA">
            <w:pPr>
              <w:spacing w:after="0" w:line="240" w:lineRule="auto"/>
              <w:rPr>
                <w:rFonts w:eastAsia="Times New Roman"/>
                <w:sz w:val="22"/>
                <w:szCs w:val="22"/>
                <w:lang w:eastAsia="ru-RU"/>
                <w:rPrChange w:id="4491" w:author="Елена Белолипецкая" w:date="2024-05-25T22:35:00Z">
                  <w:rPr>
                    <w:rFonts w:eastAsia="Times New Roman"/>
                    <w:lang w:eastAsia="ru-RU"/>
                  </w:rPr>
                </w:rPrChange>
              </w:rPr>
              <w:pPrChange w:id="4492" w:author="Елена Белолипецкая" w:date="2024-05-25T22:31:00Z">
                <w:pPr>
                  <w:spacing w:before="75" w:after="75" w:line="240" w:lineRule="auto"/>
                </w:pPr>
              </w:pPrChange>
            </w:pPr>
          </w:p>
        </w:tc>
        <w:tc>
          <w:tcPr>
            <w:tcW w:w="682" w:type="pct"/>
            <w:tcMar>
              <w:top w:w="45" w:type="dxa"/>
              <w:left w:w="75" w:type="dxa"/>
              <w:bottom w:w="45" w:type="dxa"/>
              <w:right w:w="75" w:type="dxa"/>
            </w:tcMar>
            <w:vAlign w:val="center"/>
            <w:hideMark/>
          </w:tcPr>
          <w:p w14:paraId="053B96E8" w14:textId="77777777" w:rsidR="008269BA" w:rsidRPr="008A0D15" w:rsidRDefault="008269BA">
            <w:pPr>
              <w:spacing w:after="0" w:line="240" w:lineRule="auto"/>
              <w:rPr>
                <w:rFonts w:eastAsia="Times New Roman"/>
                <w:sz w:val="22"/>
                <w:szCs w:val="22"/>
                <w:lang w:eastAsia="ru-RU"/>
                <w:rPrChange w:id="4493" w:author="Елена Белолипецкая" w:date="2024-05-25T22:35:00Z">
                  <w:rPr>
                    <w:rFonts w:eastAsia="Times New Roman"/>
                    <w:lang w:eastAsia="ru-RU"/>
                  </w:rPr>
                </w:rPrChange>
              </w:rPr>
              <w:pPrChange w:id="4494" w:author="Елена Белолипецкая" w:date="2024-05-25T22:31:00Z">
                <w:pPr>
                  <w:spacing w:before="75" w:after="75" w:line="240" w:lineRule="auto"/>
                </w:pPr>
              </w:pPrChange>
            </w:pPr>
            <w:r w:rsidRPr="008A0D15">
              <w:rPr>
                <w:rFonts w:eastAsia="Times New Roman"/>
                <w:sz w:val="22"/>
                <w:szCs w:val="22"/>
                <w:lang w:eastAsia="ru-RU"/>
                <w:rPrChange w:id="4495" w:author="Елена Белолипецкая" w:date="2024-05-25T22:35:00Z">
                  <w:rPr>
                    <w:rFonts w:eastAsia="Times New Roman"/>
                    <w:lang w:eastAsia="ru-RU"/>
                  </w:rPr>
                </w:rPrChange>
              </w:rPr>
              <w:t>Велпатасвир</w:t>
            </w:r>
          </w:p>
        </w:tc>
        <w:tc>
          <w:tcPr>
            <w:tcW w:w="303" w:type="pct"/>
            <w:tcMar>
              <w:top w:w="45" w:type="dxa"/>
              <w:left w:w="75" w:type="dxa"/>
              <w:bottom w:w="45" w:type="dxa"/>
              <w:right w:w="75" w:type="dxa"/>
            </w:tcMar>
            <w:vAlign w:val="center"/>
            <w:hideMark/>
          </w:tcPr>
          <w:p w14:paraId="5A18F767" w14:textId="6517A2B2" w:rsidR="008269BA" w:rsidRPr="008A0D15" w:rsidRDefault="008269BA">
            <w:pPr>
              <w:spacing w:after="0" w:line="240" w:lineRule="auto"/>
              <w:rPr>
                <w:rFonts w:eastAsia="Times New Roman"/>
                <w:sz w:val="22"/>
                <w:szCs w:val="22"/>
                <w:lang w:eastAsia="ru-RU"/>
                <w:rPrChange w:id="4496" w:author="Елена Белолипецкая" w:date="2024-05-25T22:35:00Z">
                  <w:rPr>
                    <w:rFonts w:eastAsia="Times New Roman"/>
                    <w:lang w:eastAsia="ru-RU"/>
                  </w:rPr>
                </w:rPrChange>
              </w:rPr>
              <w:pPrChange w:id="4497" w:author="Елена Белолипецкая" w:date="2024-05-25T22:32:00Z">
                <w:pPr>
                  <w:spacing w:before="75" w:after="75" w:line="240" w:lineRule="auto"/>
                </w:pPr>
              </w:pPrChange>
            </w:pPr>
            <w:r w:rsidRPr="008A0D15">
              <w:rPr>
                <w:rFonts w:eastAsia="Times New Roman"/>
                <w:sz w:val="22"/>
                <w:szCs w:val="22"/>
                <w:lang w:eastAsia="ru-RU"/>
                <w:rPrChange w:id="4498" w:author="Елена Белолипецкая" w:date="2024-05-25T22:35:00Z">
                  <w:rPr>
                    <w:rFonts w:eastAsia="Times New Roman"/>
                    <w:lang w:eastAsia="ru-RU"/>
                  </w:rPr>
                </w:rPrChange>
              </w:rPr>
              <w:t>↓</w:t>
            </w:r>
            <w:r w:rsidRPr="008A0D15">
              <w:rPr>
                <w:rFonts w:eastAsia="Times New Roman"/>
                <w:sz w:val="22"/>
                <w:szCs w:val="22"/>
                <w:lang w:eastAsia="ru-RU"/>
                <w:rPrChange w:id="4499" w:author="Елена Белолипецкая" w:date="2024-05-25T22:35:00Z">
                  <w:rPr>
                    <w:rFonts w:eastAsia="Times New Roman"/>
                    <w:lang w:eastAsia="ru-RU"/>
                  </w:rPr>
                </w:rPrChange>
              </w:rPr>
              <w:br/>
              <w:t>0</w:t>
            </w:r>
            <w:del w:id="4500" w:author="Елена Белолипецкая" w:date="2024-05-25T22:27:00Z">
              <w:r w:rsidRPr="008A0D15" w:rsidDel="00FE0F3F">
                <w:rPr>
                  <w:rFonts w:eastAsia="Times New Roman"/>
                  <w:sz w:val="22"/>
                  <w:szCs w:val="22"/>
                  <w:lang w:eastAsia="ru-RU"/>
                  <w:rPrChange w:id="4501" w:author="Елена Белолипецкая" w:date="2024-05-25T22:35:00Z">
                    <w:rPr>
                      <w:rFonts w:eastAsia="Times New Roman"/>
                      <w:lang w:eastAsia="ru-RU"/>
                    </w:rPr>
                  </w:rPrChange>
                </w:rPr>
                <w:delText>.</w:delText>
              </w:r>
            </w:del>
            <w:ins w:id="4502" w:author="Елена Белолипецкая" w:date="2024-05-25T22:27:00Z">
              <w:r w:rsidR="00FE0F3F" w:rsidRPr="008A0D15">
                <w:rPr>
                  <w:rFonts w:eastAsia="Times New Roman"/>
                  <w:sz w:val="22"/>
                  <w:szCs w:val="22"/>
                  <w:lang w:eastAsia="ru-RU"/>
                  <w:rPrChange w:id="4503" w:author="Елена Белолипецкая" w:date="2024-05-25T22:35:00Z">
                    <w:rPr>
                      <w:rFonts w:eastAsia="Times New Roman"/>
                      <w:lang w:eastAsia="ru-RU"/>
                    </w:rPr>
                  </w:rPrChange>
                </w:rPr>
                <w:t>,</w:t>
              </w:r>
            </w:ins>
            <w:r w:rsidRPr="008A0D15">
              <w:rPr>
                <w:rFonts w:eastAsia="Times New Roman"/>
                <w:sz w:val="22"/>
                <w:szCs w:val="22"/>
                <w:lang w:eastAsia="ru-RU"/>
                <w:rPrChange w:id="4504" w:author="Елена Белолипецкая" w:date="2024-05-25T22:35:00Z">
                  <w:rPr>
                    <w:rFonts w:eastAsia="Times New Roman"/>
                    <w:lang w:eastAsia="ru-RU"/>
                  </w:rPr>
                </w:rPrChange>
              </w:rPr>
              <w:t>67 (0</w:t>
            </w:r>
            <w:del w:id="4505" w:author="Елена Белолипецкая" w:date="2024-05-25T22:27:00Z">
              <w:r w:rsidRPr="008A0D15" w:rsidDel="00FE0F3F">
                <w:rPr>
                  <w:rFonts w:eastAsia="Times New Roman"/>
                  <w:sz w:val="22"/>
                  <w:szCs w:val="22"/>
                  <w:lang w:eastAsia="ru-RU"/>
                  <w:rPrChange w:id="4506" w:author="Елена Белолипецкая" w:date="2024-05-25T22:35:00Z">
                    <w:rPr>
                      <w:rFonts w:eastAsia="Times New Roman"/>
                      <w:lang w:eastAsia="ru-RU"/>
                    </w:rPr>
                  </w:rPrChange>
                </w:rPr>
                <w:delText>.</w:delText>
              </w:r>
            </w:del>
            <w:ins w:id="4507" w:author="Елена Белолипецкая" w:date="2024-05-25T22:27:00Z">
              <w:r w:rsidR="00FE0F3F" w:rsidRPr="008A0D15">
                <w:rPr>
                  <w:rFonts w:eastAsia="Times New Roman"/>
                  <w:sz w:val="22"/>
                  <w:szCs w:val="22"/>
                  <w:lang w:eastAsia="ru-RU"/>
                  <w:rPrChange w:id="4508" w:author="Елена Белолипецкая" w:date="2024-05-25T22:35:00Z">
                    <w:rPr>
                      <w:rFonts w:eastAsia="Times New Roman"/>
                      <w:lang w:eastAsia="ru-RU"/>
                    </w:rPr>
                  </w:rPrChange>
                </w:rPr>
                <w:t>,</w:t>
              </w:r>
            </w:ins>
            <w:r w:rsidRPr="008A0D15">
              <w:rPr>
                <w:rFonts w:eastAsia="Times New Roman"/>
                <w:sz w:val="22"/>
                <w:szCs w:val="22"/>
                <w:lang w:eastAsia="ru-RU"/>
                <w:rPrChange w:id="4509" w:author="Елена Белолипецкая" w:date="2024-05-25T22:35:00Z">
                  <w:rPr>
                    <w:rFonts w:eastAsia="Times New Roman"/>
                    <w:lang w:eastAsia="ru-RU"/>
                  </w:rPr>
                </w:rPrChange>
              </w:rPr>
              <w:t>58</w:t>
            </w:r>
            <w:del w:id="4510" w:author="Елена Белолипецкая" w:date="2024-05-25T22:32:00Z">
              <w:r w:rsidRPr="008A0D15" w:rsidDel="008A0D15">
                <w:rPr>
                  <w:rFonts w:eastAsia="Times New Roman"/>
                  <w:sz w:val="22"/>
                  <w:szCs w:val="22"/>
                  <w:lang w:eastAsia="ru-RU"/>
                  <w:rPrChange w:id="4511" w:author="Елена Белолипецкая" w:date="2024-05-25T22:35:00Z">
                    <w:rPr>
                      <w:rFonts w:eastAsia="Times New Roman"/>
                      <w:lang w:eastAsia="ru-RU"/>
                    </w:rPr>
                  </w:rPrChange>
                </w:rPr>
                <w:delText xml:space="preserve">, </w:delText>
              </w:r>
            </w:del>
            <w:ins w:id="4512" w:author="Елена Белолипецкая" w:date="2024-05-25T22:32:00Z">
              <w:r w:rsidR="008A0D15" w:rsidRPr="008A0D15">
                <w:rPr>
                  <w:rFonts w:eastAsia="Times New Roman"/>
                  <w:sz w:val="22"/>
                  <w:szCs w:val="22"/>
                  <w:lang w:val="en-US" w:eastAsia="ru-RU"/>
                  <w:rPrChange w:id="4513"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4514"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4515" w:author="Елена Белолипецкая" w:date="2024-05-25T22:35:00Z">
                  <w:rPr>
                    <w:rFonts w:eastAsia="Times New Roman"/>
                    <w:lang w:eastAsia="ru-RU"/>
                  </w:rPr>
                </w:rPrChange>
              </w:rPr>
              <w:t>0</w:t>
            </w:r>
            <w:del w:id="4516" w:author="Елена Белолипецкая" w:date="2024-05-25T22:27:00Z">
              <w:r w:rsidRPr="008A0D15" w:rsidDel="00FE0F3F">
                <w:rPr>
                  <w:rFonts w:eastAsia="Times New Roman"/>
                  <w:sz w:val="22"/>
                  <w:szCs w:val="22"/>
                  <w:lang w:eastAsia="ru-RU"/>
                  <w:rPrChange w:id="4517" w:author="Елена Белолипецкая" w:date="2024-05-25T22:35:00Z">
                    <w:rPr>
                      <w:rFonts w:eastAsia="Times New Roman"/>
                      <w:lang w:eastAsia="ru-RU"/>
                    </w:rPr>
                  </w:rPrChange>
                </w:rPr>
                <w:delText>.</w:delText>
              </w:r>
            </w:del>
            <w:ins w:id="4518" w:author="Елена Белолипецкая" w:date="2024-05-25T22:27:00Z">
              <w:r w:rsidR="00FE0F3F" w:rsidRPr="008A0D15">
                <w:rPr>
                  <w:rFonts w:eastAsia="Times New Roman"/>
                  <w:sz w:val="22"/>
                  <w:szCs w:val="22"/>
                  <w:lang w:eastAsia="ru-RU"/>
                  <w:rPrChange w:id="4519" w:author="Елена Белолипецкая" w:date="2024-05-25T22:35:00Z">
                    <w:rPr>
                      <w:rFonts w:eastAsia="Times New Roman"/>
                      <w:lang w:eastAsia="ru-RU"/>
                    </w:rPr>
                  </w:rPrChange>
                </w:rPr>
                <w:t>,</w:t>
              </w:r>
            </w:ins>
            <w:r w:rsidRPr="008A0D15">
              <w:rPr>
                <w:rFonts w:eastAsia="Times New Roman"/>
                <w:sz w:val="22"/>
                <w:szCs w:val="22"/>
                <w:lang w:eastAsia="ru-RU"/>
                <w:rPrChange w:id="4520" w:author="Елена Белолипецкая" w:date="2024-05-25T22:35:00Z">
                  <w:rPr>
                    <w:rFonts w:eastAsia="Times New Roman"/>
                    <w:lang w:eastAsia="ru-RU"/>
                  </w:rPr>
                </w:rPrChange>
              </w:rPr>
              <w:t>78)</w:t>
            </w:r>
          </w:p>
        </w:tc>
        <w:tc>
          <w:tcPr>
            <w:tcW w:w="379" w:type="pct"/>
            <w:tcMar>
              <w:top w:w="45" w:type="dxa"/>
              <w:left w:w="75" w:type="dxa"/>
              <w:bottom w:w="45" w:type="dxa"/>
              <w:right w:w="75" w:type="dxa"/>
            </w:tcMar>
            <w:vAlign w:val="center"/>
            <w:hideMark/>
          </w:tcPr>
          <w:p w14:paraId="0AD8224F" w14:textId="7EDD36C5" w:rsidR="008269BA" w:rsidRPr="008A0D15" w:rsidRDefault="008269BA">
            <w:pPr>
              <w:spacing w:after="0" w:line="240" w:lineRule="auto"/>
              <w:rPr>
                <w:rFonts w:eastAsia="Times New Roman"/>
                <w:sz w:val="22"/>
                <w:szCs w:val="22"/>
                <w:lang w:eastAsia="ru-RU"/>
                <w:rPrChange w:id="4521" w:author="Елена Белолипецкая" w:date="2024-05-25T22:35:00Z">
                  <w:rPr>
                    <w:rFonts w:eastAsia="Times New Roman"/>
                    <w:lang w:eastAsia="ru-RU"/>
                  </w:rPr>
                </w:rPrChange>
              </w:rPr>
              <w:pPrChange w:id="4522" w:author="Елена Белолипецкая" w:date="2024-05-25T22:32:00Z">
                <w:pPr>
                  <w:spacing w:before="75" w:after="75" w:line="240" w:lineRule="auto"/>
                </w:pPr>
              </w:pPrChange>
            </w:pPr>
            <w:r w:rsidRPr="008A0D15">
              <w:rPr>
                <w:rFonts w:eastAsia="Times New Roman"/>
                <w:sz w:val="22"/>
                <w:szCs w:val="22"/>
                <w:lang w:eastAsia="ru-RU"/>
                <w:rPrChange w:id="4523" w:author="Елена Белолипецкая" w:date="2024-05-25T22:35:00Z">
                  <w:rPr>
                    <w:rFonts w:eastAsia="Times New Roman"/>
                    <w:lang w:eastAsia="ru-RU"/>
                  </w:rPr>
                </w:rPrChange>
              </w:rPr>
              <w:t>↓</w:t>
            </w:r>
            <w:r w:rsidRPr="008A0D15">
              <w:rPr>
                <w:rFonts w:eastAsia="Times New Roman"/>
                <w:sz w:val="22"/>
                <w:szCs w:val="22"/>
                <w:lang w:eastAsia="ru-RU"/>
                <w:rPrChange w:id="4524" w:author="Елена Белолипецкая" w:date="2024-05-25T22:35:00Z">
                  <w:rPr>
                    <w:rFonts w:eastAsia="Times New Roman"/>
                    <w:lang w:eastAsia="ru-RU"/>
                  </w:rPr>
                </w:rPrChange>
              </w:rPr>
              <w:br/>
              <w:t>0</w:t>
            </w:r>
            <w:del w:id="4525" w:author="Елена Белолипецкая" w:date="2024-05-25T22:27:00Z">
              <w:r w:rsidRPr="008A0D15" w:rsidDel="00FE0F3F">
                <w:rPr>
                  <w:rFonts w:eastAsia="Times New Roman"/>
                  <w:sz w:val="22"/>
                  <w:szCs w:val="22"/>
                  <w:lang w:eastAsia="ru-RU"/>
                  <w:rPrChange w:id="4526" w:author="Елена Белолипецкая" w:date="2024-05-25T22:35:00Z">
                    <w:rPr>
                      <w:rFonts w:eastAsia="Times New Roman"/>
                      <w:lang w:eastAsia="ru-RU"/>
                    </w:rPr>
                  </w:rPrChange>
                </w:rPr>
                <w:delText>.</w:delText>
              </w:r>
            </w:del>
            <w:ins w:id="4527" w:author="Елена Белолипецкая" w:date="2024-05-25T22:27:00Z">
              <w:r w:rsidR="00FE0F3F" w:rsidRPr="008A0D15">
                <w:rPr>
                  <w:rFonts w:eastAsia="Times New Roman"/>
                  <w:sz w:val="22"/>
                  <w:szCs w:val="22"/>
                  <w:lang w:eastAsia="ru-RU"/>
                  <w:rPrChange w:id="4528" w:author="Елена Белолипецкая" w:date="2024-05-25T22:35:00Z">
                    <w:rPr>
                      <w:rFonts w:eastAsia="Times New Roman"/>
                      <w:lang w:eastAsia="ru-RU"/>
                    </w:rPr>
                  </w:rPrChange>
                </w:rPr>
                <w:t>,</w:t>
              </w:r>
            </w:ins>
            <w:r w:rsidRPr="008A0D15">
              <w:rPr>
                <w:rFonts w:eastAsia="Times New Roman"/>
                <w:sz w:val="22"/>
                <w:szCs w:val="22"/>
                <w:lang w:eastAsia="ru-RU"/>
                <w:rPrChange w:id="4529" w:author="Елена Белолипецкая" w:date="2024-05-25T22:35:00Z">
                  <w:rPr>
                    <w:rFonts w:eastAsia="Times New Roman"/>
                    <w:lang w:eastAsia="ru-RU"/>
                  </w:rPr>
                </w:rPrChange>
              </w:rPr>
              <w:t>74 (0</w:t>
            </w:r>
            <w:del w:id="4530" w:author="Елена Белолипецкая" w:date="2024-05-25T22:27:00Z">
              <w:r w:rsidRPr="008A0D15" w:rsidDel="00FE0F3F">
                <w:rPr>
                  <w:rFonts w:eastAsia="Times New Roman"/>
                  <w:sz w:val="22"/>
                  <w:szCs w:val="22"/>
                  <w:lang w:eastAsia="ru-RU"/>
                  <w:rPrChange w:id="4531" w:author="Елена Белолипецкая" w:date="2024-05-25T22:35:00Z">
                    <w:rPr>
                      <w:rFonts w:eastAsia="Times New Roman"/>
                      <w:lang w:eastAsia="ru-RU"/>
                    </w:rPr>
                  </w:rPrChange>
                </w:rPr>
                <w:delText>.</w:delText>
              </w:r>
            </w:del>
            <w:ins w:id="4532" w:author="Елена Белолипецкая" w:date="2024-05-25T22:27:00Z">
              <w:r w:rsidR="00FE0F3F" w:rsidRPr="008A0D15">
                <w:rPr>
                  <w:rFonts w:eastAsia="Times New Roman"/>
                  <w:sz w:val="22"/>
                  <w:szCs w:val="22"/>
                  <w:lang w:eastAsia="ru-RU"/>
                  <w:rPrChange w:id="4533" w:author="Елена Белолипецкая" w:date="2024-05-25T22:35:00Z">
                    <w:rPr>
                      <w:rFonts w:eastAsia="Times New Roman"/>
                      <w:lang w:eastAsia="ru-RU"/>
                    </w:rPr>
                  </w:rPrChange>
                </w:rPr>
                <w:t>,</w:t>
              </w:r>
            </w:ins>
            <w:r w:rsidRPr="008A0D15">
              <w:rPr>
                <w:rFonts w:eastAsia="Times New Roman"/>
                <w:sz w:val="22"/>
                <w:szCs w:val="22"/>
                <w:lang w:eastAsia="ru-RU"/>
                <w:rPrChange w:id="4534" w:author="Елена Белолипецкая" w:date="2024-05-25T22:35:00Z">
                  <w:rPr>
                    <w:rFonts w:eastAsia="Times New Roman"/>
                    <w:lang w:eastAsia="ru-RU"/>
                  </w:rPr>
                </w:rPrChange>
              </w:rPr>
              <w:t>63</w:t>
            </w:r>
            <w:del w:id="4535" w:author="Елена Белолипецкая" w:date="2024-05-25T22:32:00Z">
              <w:r w:rsidRPr="008A0D15" w:rsidDel="008A0D15">
                <w:rPr>
                  <w:rFonts w:eastAsia="Times New Roman"/>
                  <w:sz w:val="22"/>
                  <w:szCs w:val="22"/>
                  <w:lang w:eastAsia="ru-RU"/>
                  <w:rPrChange w:id="4536" w:author="Елена Белолипецкая" w:date="2024-05-25T22:35:00Z">
                    <w:rPr>
                      <w:rFonts w:eastAsia="Times New Roman"/>
                      <w:lang w:eastAsia="ru-RU"/>
                    </w:rPr>
                  </w:rPrChange>
                </w:rPr>
                <w:delText xml:space="preserve">, </w:delText>
              </w:r>
            </w:del>
            <w:ins w:id="4537" w:author="Елена Белолипецкая" w:date="2024-05-25T22:32:00Z">
              <w:r w:rsidR="008A0D15" w:rsidRPr="008A0D15">
                <w:rPr>
                  <w:rFonts w:eastAsia="Times New Roman"/>
                  <w:sz w:val="22"/>
                  <w:szCs w:val="22"/>
                  <w:lang w:val="en-US" w:eastAsia="ru-RU"/>
                  <w:rPrChange w:id="4538"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4539"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4540" w:author="Елена Белолипецкая" w:date="2024-05-25T22:35:00Z">
                  <w:rPr>
                    <w:rFonts w:eastAsia="Times New Roman"/>
                    <w:lang w:eastAsia="ru-RU"/>
                  </w:rPr>
                </w:rPrChange>
              </w:rPr>
              <w:t>0</w:t>
            </w:r>
            <w:del w:id="4541" w:author="Елена Белолипецкая" w:date="2024-05-25T22:27:00Z">
              <w:r w:rsidRPr="008A0D15" w:rsidDel="00FE0F3F">
                <w:rPr>
                  <w:rFonts w:eastAsia="Times New Roman"/>
                  <w:sz w:val="22"/>
                  <w:szCs w:val="22"/>
                  <w:lang w:eastAsia="ru-RU"/>
                  <w:rPrChange w:id="4542" w:author="Елена Белолипецкая" w:date="2024-05-25T22:35:00Z">
                    <w:rPr>
                      <w:rFonts w:eastAsia="Times New Roman"/>
                      <w:lang w:eastAsia="ru-RU"/>
                    </w:rPr>
                  </w:rPrChange>
                </w:rPr>
                <w:delText>.</w:delText>
              </w:r>
            </w:del>
            <w:ins w:id="4543" w:author="Елена Белолипецкая" w:date="2024-05-25T22:27:00Z">
              <w:r w:rsidR="00FE0F3F" w:rsidRPr="008A0D15">
                <w:rPr>
                  <w:rFonts w:eastAsia="Times New Roman"/>
                  <w:sz w:val="22"/>
                  <w:szCs w:val="22"/>
                  <w:lang w:eastAsia="ru-RU"/>
                  <w:rPrChange w:id="4544" w:author="Елена Белолипецкая" w:date="2024-05-25T22:35:00Z">
                    <w:rPr>
                      <w:rFonts w:eastAsia="Times New Roman"/>
                      <w:lang w:eastAsia="ru-RU"/>
                    </w:rPr>
                  </w:rPrChange>
                </w:rPr>
                <w:t>,</w:t>
              </w:r>
            </w:ins>
            <w:r w:rsidRPr="008A0D15">
              <w:rPr>
                <w:rFonts w:eastAsia="Times New Roman"/>
                <w:sz w:val="22"/>
                <w:szCs w:val="22"/>
                <w:lang w:eastAsia="ru-RU"/>
                <w:rPrChange w:id="4545" w:author="Елена Белолипецкая" w:date="2024-05-25T22:35:00Z">
                  <w:rPr>
                    <w:rFonts w:eastAsia="Times New Roman"/>
                    <w:lang w:eastAsia="ru-RU"/>
                  </w:rPr>
                </w:rPrChange>
              </w:rPr>
              <w:t>86)</w:t>
            </w:r>
          </w:p>
        </w:tc>
        <w:tc>
          <w:tcPr>
            <w:tcW w:w="309" w:type="pct"/>
            <w:tcMar>
              <w:top w:w="45" w:type="dxa"/>
              <w:left w:w="75" w:type="dxa"/>
              <w:bottom w:w="45" w:type="dxa"/>
              <w:right w:w="75" w:type="dxa"/>
            </w:tcMar>
            <w:vAlign w:val="center"/>
            <w:hideMark/>
          </w:tcPr>
          <w:p w14:paraId="20A8D5CA" w14:textId="77777777" w:rsidR="008269BA" w:rsidRPr="008A0D15" w:rsidRDefault="008269BA">
            <w:pPr>
              <w:spacing w:after="0" w:line="240" w:lineRule="auto"/>
              <w:rPr>
                <w:rFonts w:eastAsia="Times New Roman"/>
                <w:sz w:val="22"/>
                <w:szCs w:val="22"/>
                <w:lang w:eastAsia="ru-RU"/>
                <w:rPrChange w:id="4546" w:author="Елена Белолипецкая" w:date="2024-05-25T22:35:00Z">
                  <w:rPr>
                    <w:rFonts w:eastAsia="Times New Roman"/>
                    <w:lang w:eastAsia="ru-RU"/>
                  </w:rPr>
                </w:rPrChange>
              </w:rPr>
              <w:pPrChange w:id="4547" w:author="Елена Белолипецкая" w:date="2024-05-25T22:31:00Z">
                <w:pPr>
                  <w:spacing w:before="75" w:after="75" w:line="240" w:lineRule="auto"/>
                </w:pPr>
              </w:pPrChange>
            </w:pPr>
          </w:p>
        </w:tc>
        <w:tc>
          <w:tcPr>
            <w:tcW w:w="1508" w:type="pct"/>
            <w:vMerge/>
            <w:vAlign w:val="center"/>
            <w:hideMark/>
          </w:tcPr>
          <w:p w14:paraId="081E7CDB" w14:textId="77777777" w:rsidR="008269BA" w:rsidRPr="008A0D15" w:rsidRDefault="008269BA">
            <w:pPr>
              <w:spacing w:after="0" w:line="240" w:lineRule="auto"/>
              <w:rPr>
                <w:rFonts w:eastAsia="Times New Roman"/>
                <w:sz w:val="22"/>
                <w:szCs w:val="22"/>
                <w:lang w:eastAsia="ru-RU"/>
                <w:rPrChange w:id="4548" w:author="Елена Белолипецкая" w:date="2024-05-25T22:35:00Z">
                  <w:rPr>
                    <w:rFonts w:eastAsia="Times New Roman"/>
                    <w:lang w:eastAsia="ru-RU"/>
                  </w:rPr>
                </w:rPrChange>
              </w:rPr>
              <w:pPrChange w:id="4549" w:author="Елена Белолипецкая" w:date="2024-05-25T22:31:00Z">
                <w:pPr>
                  <w:spacing w:before="75" w:after="75" w:line="240" w:lineRule="auto"/>
                </w:pPr>
              </w:pPrChange>
            </w:pPr>
          </w:p>
        </w:tc>
      </w:tr>
      <w:tr w:rsidR="008269BA" w:rsidRPr="008A0D15" w14:paraId="19832B97" w14:textId="77777777" w:rsidTr="00FE0F3F">
        <w:tc>
          <w:tcPr>
            <w:tcW w:w="5000" w:type="pct"/>
            <w:gridSpan w:val="6"/>
            <w:tcMar>
              <w:top w:w="45" w:type="dxa"/>
              <w:left w:w="75" w:type="dxa"/>
              <w:bottom w:w="45" w:type="dxa"/>
              <w:right w:w="75" w:type="dxa"/>
            </w:tcMar>
            <w:vAlign w:val="center"/>
            <w:hideMark/>
            <w:tcPrChange w:id="4550" w:author="Елена Белолипецкая" w:date="2024-05-25T22:26:00Z">
              <w:tcPr>
                <w:tcW w:w="5000" w:type="pct"/>
                <w:gridSpan w:val="10"/>
                <w:tcMar>
                  <w:top w:w="45" w:type="dxa"/>
                  <w:left w:w="75" w:type="dxa"/>
                  <w:bottom w:w="45" w:type="dxa"/>
                  <w:right w:w="75" w:type="dxa"/>
                </w:tcMar>
                <w:vAlign w:val="center"/>
                <w:hideMark/>
              </w:tcPr>
            </w:tcPrChange>
          </w:tcPr>
          <w:p w14:paraId="1F97B18D" w14:textId="77777777" w:rsidR="008269BA" w:rsidRPr="008A0D15" w:rsidRDefault="008269BA">
            <w:pPr>
              <w:spacing w:after="0" w:line="240" w:lineRule="auto"/>
              <w:rPr>
                <w:rFonts w:eastAsia="Times New Roman"/>
                <w:sz w:val="22"/>
                <w:szCs w:val="22"/>
                <w:lang w:eastAsia="ru-RU"/>
                <w:rPrChange w:id="4551" w:author="Елена Белолипецкая" w:date="2024-05-25T22:35:00Z">
                  <w:rPr>
                    <w:rFonts w:eastAsia="Times New Roman"/>
                    <w:lang w:eastAsia="ru-RU"/>
                  </w:rPr>
                </w:rPrChange>
              </w:rPr>
              <w:pPrChange w:id="4552" w:author="Елена Белолипецкая" w:date="2024-05-25T22:31:00Z">
                <w:pPr>
                  <w:spacing w:before="75" w:after="75" w:line="240" w:lineRule="auto"/>
                </w:pPr>
              </w:pPrChange>
            </w:pPr>
            <w:r w:rsidRPr="008A0D15">
              <w:rPr>
                <w:rFonts w:eastAsia="Times New Roman"/>
                <w:b/>
                <w:bCs/>
                <w:i/>
                <w:iCs/>
                <w:sz w:val="22"/>
                <w:szCs w:val="22"/>
                <w:lang w:eastAsia="ru-RU"/>
                <w:rPrChange w:id="4553" w:author="Елена Белолипецкая" w:date="2024-05-25T22:35:00Z">
                  <w:rPr>
                    <w:rFonts w:eastAsia="Times New Roman"/>
                    <w:b/>
                    <w:bCs/>
                    <w:i/>
                    <w:iCs/>
                    <w:lang w:eastAsia="ru-RU"/>
                  </w:rPr>
                </w:rPrChange>
              </w:rPr>
              <w:t>Противоаритмические средства</w:t>
            </w:r>
          </w:p>
        </w:tc>
      </w:tr>
      <w:tr w:rsidR="008269BA" w:rsidRPr="008A0D15" w14:paraId="79C0E38A" w14:textId="77777777" w:rsidTr="00FE0F3F">
        <w:tc>
          <w:tcPr>
            <w:tcW w:w="1818" w:type="pct"/>
            <w:tcMar>
              <w:top w:w="45" w:type="dxa"/>
              <w:left w:w="75" w:type="dxa"/>
              <w:bottom w:w="45" w:type="dxa"/>
              <w:right w:w="75" w:type="dxa"/>
            </w:tcMar>
            <w:vAlign w:val="center"/>
            <w:hideMark/>
            <w:tcPrChange w:id="4554" w:author="Елена Белолипецкая" w:date="2024-05-25T22:26:00Z">
              <w:tcPr>
                <w:tcW w:w="1967" w:type="pct"/>
                <w:gridSpan w:val="2"/>
                <w:tcMar>
                  <w:top w:w="45" w:type="dxa"/>
                  <w:left w:w="75" w:type="dxa"/>
                  <w:bottom w:w="45" w:type="dxa"/>
                  <w:right w:w="75" w:type="dxa"/>
                </w:tcMar>
                <w:vAlign w:val="center"/>
                <w:hideMark/>
              </w:tcPr>
            </w:tcPrChange>
          </w:tcPr>
          <w:p w14:paraId="582C10A1" w14:textId="77777777" w:rsidR="008269BA" w:rsidRPr="008A0D15" w:rsidRDefault="008269BA">
            <w:pPr>
              <w:spacing w:after="0" w:line="240" w:lineRule="auto"/>
              <w:rPr>
                <w:rFonts w:eastAsia="Times New Roman"/>
                <w:sz w:val="22"/>
                <w:szCs w:val="22"/>
                <w:lang w:eastAsia="ru-RU"/>
                <w:rPrChange w:id="4555" w:author="Елена Белолипецкая" w:date="2024-05-25T22:35:00Z">
                  <w:rPr>
                    <w:rFonts w:eastAsia="Times New Roman"/>
                    <w:lang w:eastAsia="ru-RU"/>
                  </w:rPr>
                </w:rPrChange>
              </w:rPr>
              <w:pPrChange w:id="4556" w:author="Елена Белолипецкая" w:date="2024-05-25T22:31:00Z">
                <w:pPr>
                  <w:spacing w:before="75" w:after="75" w:line="240" w:lineRule="auto"/>
                </w:pPr>
              </w:pPrChange>
            </w:pPr>
            <w:r w:rsidRPr="008A0D15">
              <w:rPr>
                <w:rFonts w:eastAsia="Times New Roman"/>
                <w:sz w:val="22"/>
                <w:szCs w:val="22"/>
                <w:lang w:eastAsia="ru-RU"/>
                <w:rPrChange w:id="4557" w:author="Елена Белолипецкая" w:date="2024-05-25T22:35:00Z">
                  <w:rPr>
                    <w:rFonts w:eastAsia="Times New Roman"/>
                    <w:lang w:eastAsia="ru-RU"/>
                  </w:rPr>
                </w:rPrChange>
              </w:rPr>
              <w:t>Амиодарон</w:t>
            </w:r>
          </w:p>
        </w:tc>
        <w:tc>
          <w:tcPr>
            <w:tcW w:w="1674" w:type="pct"/>
            <w:gridSpan w:val="4"/>
            <w:tcMar>
              <w:top w:w="45" w:type="dxa"/>
              <w:left w:w="75" w:type="dxa"/>
              <w:bottom w:w="45" w:type="dxa"/>
              <w:right w:w="75" w:type="dxa"/>
            </w:tcMar>
            <w:vAlign w:val="center"/>
            <w:hideMark/>
            <w:tcPrChange w:id="4558" w:author="Елена Белолипецкая" w:date="2024-05-25T22:26:00Z">
              <w:tcPr>
                <w:tcW w:w="1526" w:type="pct"/>
                <w:gridSpan w:val="7"/>
                <w:tcMar>
                  <w:top w:w="45" w:type="dxa"/>
                  <w:left w:w="75" w:type="dxa"/>
                  <w:bottom w:w="45" w:type="dxa"/>
                  <w:right w:w="75" w:type="dxa"/>
                </w:tcMar>
                <w:vAlign w:val="center"/>
                <w:hideMark/>
              </w:tcPr>
            </w:tcPrChange>
          </w:tcPr>
          <w:p w14:paraId="2D86C2FC" w14:textId="77777777" w:rsidR="008269BA" w:rsidRPr="008A0D15" w:rsidRDefault="008269BA">
            <w:pPr>
              <w:spacing w:after="0" w:line="240" w:lineRule="auto"/>
              <w:rPr>
                <w:rFonts w:eastAsia="Times New Roman"/>
                <w:sz w:val="22"/>
                <w:szCs w:val="22"/>
                <w:lang w:eastAsia="ru-RU"/>
                <w:rPrChange w:id="4559" w:author="Елена Белолипецкая" w:date="2024-05-25T22:35:00Z">
                  <w:rPr>
                    <w:rFonts w:eastAsia="Times New Roman"/>
                    <w:lang w:eastAsia="ru-RU"/>
                  </w:rPr>
                </w:rPrChange>
              </w:rPr>
              <w:pPrChange w:id="4560" w:author="Елена Белолипецкая" w:date="2024-05-25T22:31:00Z">
                <w:pPr>
                  <w:spacing w:before="75" w:after="75" w:line="240" w:lineRule="auto"/>
                </w:pPr>
              </w:pPrChange>
            </w:pPr>
            <w:r w:rsidRPr="008A0D15">
              <w:rPr>
                <w:rFonts w:eastAsia="Times New Roman"/>
                <w:sz w:val="22"/>
                <w:szCs w:val="22"/>
                <w:lang w:eastAsia="ru-RU"/>
                <w:rPrChange w:id="4561" w:author="Елена Белолипецкая" w:date="2024-05-25T22:35:00Z">
                  <w:rPr>
                    <w:rFonts w:eastAsia="Times New Roman"/>
                    <w:lang w:eastAsia="ru-RU"/>
                  </w:rPr>
                </w:rPrChange>
              </w:rPr>
              <w:br/>
              <w:t>Неизвестен эффект на концентрации амиодарона, велпатасвира и софосбувира</w:t>
            </w:r>
          </w:p>
        </w:tc>
        <w:tc>
          <w:tcPr>
            <w:tcW w:w="1508" w:type="pct"/>
            <w:tcMar>
              <w:top w:w="45" w:type="dxa"/>
              <w:left w:w="75" w:type="dxa"/>
              <w:bottom w:w="45" w:type="dxa"/>
              <w:right w:w="75" w:type="dxa"/>
            </w:tcMar>
            <w:vAlign w:val="center"/>
            <w:hideMark/>
            <w:tcPrChange w:id="4562" w:author="Елена Белолипецкая" w:date="2024-05-25T22:26:00Z">
              <w:tcPr>
                <w:tcW w:w="1508" w:type="pct"/>
                <w:tcMar>
                  <w:top w:w="45" w:type="dxa"/>
                  <w:left w:w="75" w:type="dxa"/>
                  <w:bottom w:w="45" w:type="dxa"/>
                  <w:right w:w="75" w:type="dxa"/>
                </w:tcMar>
                <w:vAlign w:val="center"/>
                <w:hideMark/>
              </w:tcPr>
            </w:tcPrChange>
          </w:tcPr>
          <w:p w14:paraId="25F316DD" w14:textId="11F3241B" w:rsidR="008269BA" w:rsidRPr="008A0D15" w:rsidRDefault="008269BA">
            <w:pPr>
              <w:spacing w:after="0" w:line="240" w:lineRule="auto"/>
              <w:rPr>
                <w:rFonts w:eastAsia="Times New Roman"/>
                <w:sz w:val="22"/>
                <w:szCs w:val="22"/>
                <w:lang w:eastAsia="ru-RU"/>
                <w:rPrChange w:id="4563" w:author="Елена Белолипецкая" w:date="2024-05-25T22:35:00Z">
                  <w:rPr>
                    <w:rFonts w:eastAsia="Times New Roman"/>
                    <w:lang w:eastAsia="ru-RU"/>
                  </w:rPr>
                </w:rPrChange>
              </w:rPr>
              <w:pPrChange w:id="4564" w:author="Елена Белолипецкая" w:date="2024-05-25T22:31:00Z">
                <w:pPr>
                  <w:spacing w:before="75" w:after="75" w:line="240" w:lineRule="auto"/>
                </w:pPr>
              </w:pPrChange>
            </w:pPr>
            <w:r w:rsidRPr="008A0D15">
              <w:rPr>
                <w:rFonts w:eastAsia="Times New Roman"/>
                <w:sz w:val="22"/>
                <w:szCs w:val="22"/>
                <w:lang w:eastAsia="ru-RU"/>
                <w:rPrChange w:id="4565" w:author="Елена Белолипецкая" w:date="2024-05-25T22:35:00Z">
                  <w:rPr>
                    <w:rFonts w:eastAsia="Times New Roman"/>
                    <w:lang w:eastAsia="ru-RU"/>
                  </w:rPr>
                </w:rPrChange>
              </w:rPr>
              <w:br/>
              <w:t xml:space="preserve">Совместное применение амиодарона с софосбувир-содержащими режимами может приводить к развитию серьезной симптоматической брадикардии. Использовать только в случае отсутствия альтернативы. Рекомендуется тщательный мониторинг, если данный препарат применяется одновременно </w:t>
            </w:r>
            <w:r w:rsidR="00395F73" w:rsidRPr="008A0D15">
              <w:rPr>
                <w:rFonts w:eastAsia="Times New Roman"/>
                <w:sz w:val="22"/>
                <w:szCs w:val="22"/>
                <w:lang w:eastAsia="ru-RU"/>
                <w:rPrChange w:id="4566" w:author="Елена Белолипецкая" w:date="2024-05-25T22:35:00Z">
                  <w:rPr>
                    <w:rFonts w:eastAsia="Times New Roman"/>
                    <w:lang w:eastAsia="ru-RU"/>
                  </w:rPr>
                </w:rPrChange>
              </w:rPr>
              <w:t xml:space="preserve"> комбинацией софосбувир+велтапасвир</w:t>
            </w:r>
          </w:p>
        </w:tc>
      </w:tr>
      <w:tr w:rsidR="008269BA" w:rsidRPr="008A0D15" w14:paraId="12165B30" w14:textId="77777777" w:rsidTr="00FE0F3F">
        <w:tc>
          <w:tcPr>
            <w:tcW w:w="1818" w:type="pct"/>
            <w:tcMar>
              <w:top w:w="45" w:type="dxa"/>
              <w:left w:w="75" w:type="dxa"/>
              <w:bottom w:w="45" w:type="dxa"/>
              <w:right w:w="75" w:type="dxa"/>
            </w:tcMar>
            <w:vAlign w:val="center"/>
            <w:hideMark/>
            <w:tcPrChange w:id="4567" w:author="Елена Белолипецкая" w:date="2024-05-25T22:26:00Z">
              <w:tcPr>
                <w:tcW w:w="1967" w:type="pct"/>
                <w:gridSpan w:val="2"/>
                <w:tcMar>
                  <w:top w:w="45" w:type="dxa"/>
                  <w:left w:w="75" w:type="dxa"/>
                  <w:bottom w:w="45" w:type="dxa"/>
                  <w:right w:w="75" w:type="dxa"/>
                </w:tcMar>
                <w:vAlign w:val="center"/>
                <w:hideMark/>
              </w:tcPr>
            </w:tcPrChange>
          </w:tcPr>
          <w:p w14:paraId="77E61B5E" w14:textId="77777777" w:rsidR="008269BA" w:rsidRPr="008A0D15" w:rsidRDefault="008269BA">
            <w:pPr>
              <w:spacing w:after="0" w:line="240" w:lineRule="auto"/>
              <w:rPr>
                <w:rFonts w:eastAsia="Times New Roman"/>
                <w:sz w:val="22"/>
                <w:szCs w:val="22"/>
                <w:lang w:eastAsia="ru-RU"/>
                <w:rPrChange w:id="4568" w:author="Елена Белолипецкая" w:date="2024-05-25T22:35:00Z">
                  <w:rPr>
                    <w:rFonts w:eastAsia="Times New Roman"/>
                    <w:lang w:eastAsia="ru-RU"/>
                  </w:rPr>
                </w:rPrChange>
              </w:rPr>
              <w:pPrChange w:id="4569" w:author="Елена Белолипецкая" w:date="2024-05-25T22:31:00Z">
                <w:pPr>
                  <w:spacing w:before="75" w:after="75" w:line="240" w:lineRule="auto"/>
                </w:pPr>
              </w:pPrChange>
            </w:pPr>
            <w:r w:rsidRPr="008A0D15">
              <w:rPr>
                <w:rFonts w:eastAsia="Times New Roman"/>
                <w:sz w:val="22"/>
                <w:szCs w:val="22"/>
                <w:lang w:eastAsia="ru-RU"/>
                <w:rPrChange w:id="4570" w:author="Елена Белолипецкая" w:date="2024-05-25T22:35:00Z">
                  <w:rPr>
                    <w:rFonts w:eastAsia="Times New Roman"/>
                    <w:lang w:eastAsia="ru-RU"/>
                  </w:rPr>
                </w:rPrChange>
              </w:rPr>
              <w:t>Дигоксин</w:t>
            </w:r>
          </w:p>
        </w:tc>
        <w:tc>
          <w:tcPr>
            <w:tcW w:w="1674" w:type="pct"/>
            <w:gridSpan w:val="4"/>
            <w:tcMar>
              <w:top w:w="45" w:type="dxa"/>
              <w:left w:w="75" w:type="dxa"/>
              <w:bottom w:w="45" w:type="dxa"/>
              <w:right w:w="75" w:type="dxa"/>
            </w:tcMar>
            <w:vAlign w:val="center"/>
            <w:hideMark/>
            <w:tcPrChange w:id="4571" w:author="Елена Белолипецкая" w:date="2024-05-25T22:26:00Z">
              <w:tcPr>
                <w:tcW w:w="1526" w:type="pct"/>
                <w:gridSpan w:val="7"/>
                <w:tcMar>
                  <w:top w:w="45" w:type="dxa"/>
                  <w:left w:w="75" w:type="dxa"/>
                  <w:bottom w:w="45" w:type="dxa"/>
                  <w:right w:w="75" w:type="dxa"/>
                </w:tcMar>
                <w:vAlign w:val="center"/>
                <w:hideMark/>
              </w:tcPr>
            </w:tcPrChange>
          </w:tcPr>
          <w:p w14:paraId="51B4D71D" w14:textId="77777777" w:rsidR="008269BA" w:rsidRPr="008A0D15" w:rsidRDefault="008269BA">
            <w:pPr>
              <w:spacing w:after="0" w:line="240" w:lineRule="auto"/>
              <w:rPr>
                <w:rFonts w:eastAsia="Times New Roman"/>
                <w:sz w:val="22"/>
                <w:szCs w:val="22"/>
                <w:lang w:eastAsia="ru-RU"/>
                <w:rPrChange w:id="4572" w:author="Елена Белолипецкая" w:date="2024-05-25T22:35:00Z">
                  <w:rPr>
                    <w:rFonts w:eastAsia="Times New Roman"/>
                    <w:lang w:eastAsia="ru-RU"/>
                  </w:rPr>
                </w:rPrChange>
              </w:rPr>
              <w:pPrChange w:id="4573" w:author="Елена Белолипецкая" w:date="2024-05-25T22:31:00Z">
                <w:pPr>
                  <w:spacing w:before="75" w:after="75" w:line="240" w:lineRule="auto"/>
                </w:pPr>
              </w:pPrChange>
            </w:pPr>
            <w:r w:rsidRPr="008A0D15">
              <w:rPr>
                <w:rFonts w:eastAsia="Times New Roman"/>
                <w:sz w:val="22"/>
                <w:szCs w:val="22"/>
                <w:lang w:eastAsia="ru-RU"/>
                <w:rPrChange w:id="4574" w:author="Елена Белолипецкая" w:date="2024-05-25T22:35:00Z">
                  <w:rPr>
                    <w:rFonts w:eastAsia="Times New Roman"/>
                    <w:lang w:eastAsia="ru-RU"/>
                  </w:rPr>
                </w:rPrChange>
              </w:rPr>
              <w:t>Изучалось только взаимодействие с велпатасвиром.</w:t>
            </w:r>
            <w:r w:rsidRPr="008A0D15">
              <w:rPr>
                <w:rFonts w:eastAsia="Times New Roman"/>
                <w:sz w:val="22"/>
                <w:szCs w:val="22"/>
                <w:lang w:eastAsia="ru-RU"/>
                <w:rPrChange w:id="4575" w:author="Елена Белолипецкая" w:date="2024-05-25T22:35:00Z">
                  <w:rPr>
                    <w:rFonts w:eastAsia="Times New Roman"/>
                    <w:lang w:eastAsia="ru-RU"/>
                  </w:rPr>
                </w:rPrChange>
              </w:rPr>
              <w:br/>
            </w:r>
            <w:r w:rsidRPr="008A0D15">
              <w:rPr>
                <w:rFonts w:eastAsia="Times New Roman"/>
                <w:i/>
                <w:iCs/>
                <w:sz w:val="22"/>
                <w:szCs w:val="22"/>
                <w:lang w:eastAsia="ru-RU"/>
                <w:rPrChange w:id="4576" w:author="Елена Белолипецкая" w:date="2024-05-25T22:35:00Z">
                  <w:rPr>
                    <w:rFonts w:eastAsia="Times New Roman"/>
                    <w:i/>
                    <w:iCs/>
                    <w:lang w:eastAsia="ru-RU"/>
                  </w:rPr>
                </w:rPrChange>
              </w:rPr>
              <w:t>Ожидается:</w:t>
            </w:r>
            <w:r w:rsidRPr="008A0D15">
              <w:rPr>
                <w:rFonts w:eastAsia="Times New Roman"/>
                <w:sz w:val="22"/>
                <w:szCs w:val="22"/>
                <w:lang w:eastAsia="ru-RU"/>
                <w:rPrChange w:id="4577" w:author="Елена Белолипецкая" w:date="2024-05-25T22:35:00Z">
                  <w:rPr>
                    <w:rFonts w:eastAsia="Times New Roman"/>
                    <w:lang w:eastAsia="ru-RU"/>
                  </w:rPr>
                </w:rPrChange>
              </w:rPr>
              <w:br/>
              <w:t>↔ Софосбувир</w:t>
            </w:r>
          </w:p>
        </w:tc>
        <w:tc>
          <w:tcPr>
            <w:tcW w:w="1508" w:type="pct"/>
            <w:vMerge w:val="restart"/>
            <w:tcMar>
              <w:top w:w="45" w:type="dxa"/>
              <w:left w:w="75" w:type="dxa"/>
              <w:bottom w:w="45" w:type="dxa"/>
              <w:right w:w="75" w:type="dxa"/>
            </w:tcMar>
            <w:vAlign w:val="center"/>
            <w:hideMark/>
            <w:tcPrChange w:id="4578" w:author="Елена Белолипецкая" w:date="2024-05-25T22:26:00Z">
              <w:tcPr>
                <w:tcW w:w="1508" w:type="pct"/>
                <w:vMerge w:val="restart"/>
                <w:tcMar>
                  <w:top w:w="45" w:type="dxa"/>
                  <w:left w:w="75" w:type="dxa"/>
                  <w:bottom w:w="45" w:type="dxa"/>
                  <w:right w:w="75" w:type="dxa"/>
                </w:tcMar>
                <w:vAlign w:val="center"/>
                <w:hideMark/>
              </w:tcPr>
            </w:tcPrChange>
          </w:tcPr>
          <w:p w14:paraId="21AD5804" w14:textId="1CF0A1A9" w:rsidR="008269BA" w:rsidRPr="008A0D15" w:rsidRDefault="008269BA">
            <w:pPr>
              <w:spacing w:after="0" w:line="240" w:lineRule="auto"/>
              <w:rPr>
                <w:rFonts w:eastAsia="Times New Roman"/>
                <w:sz w:val="22"/>
                <w:szCs w:val="22"/>
                <w:lang w:eastAsia="ru-RU"/>
                <w:rPrChange w:id="4579" w:author="Елена Белолипецкая" w:date="2024-05-25T22:35:00Z">
                  <w:rPr>
                    <w:rFonts w:eastAsia="Times New Roman"/>
                    <w:lang w:eastAsia="ru-RU"/>
                  </w:rPr>
                </w:rPrChange>
              </w:rPr>
              <w:pPrChange w:id="4580" w:author="Елена Белолипецкая" w:date="2024-05-25T22:31:00Z">
                <w:pPr>
                  <w:spacing w:before="75" w:after="75" w:line="240" w:lineRule="auto"/>
                </w:pPr>
              </w:pPrChange>
            </w:pPr>
            <w:r w:rsidRPr="008A0D15">
              <w:rPr>
                <w:rFonts w:eastAsia="Times New Roman"/>
                <w:sz w:val="22"/>
                <w:szCs w:val="22"/>
                <w:lang w:eastAsia="ru-RU"/>
                <w:rPrChange w:id="4581" w:author="Елена Белолипецкая" w:date="2024-05-25T22:35:00Z">
                  <w:rPr>
                    <w:rFonts w:eastAsia="Times New Roman"/>
                    <w:lang w:eastAsia="ru-RU"/>
                  </w:rPr>
                </w:rPrChange>
              </w:rPr>
              <w:t xml:space="preserve">Одновременное применение </w:t>
            </w:r>
            <w:r w:rsidR="00395F73" w:rsidRPr="008A0D15">
              <w:rPr>
                <w:rFonts w:eastAsia="Times New Roman"/>
                <w:sz w:val="22"/>
                <w:szCs w:val="22"/>
                <w:lang w:eastAsia="ru-RU"/>
                <w:rPrChange w:id="4582" w:author="Елена Белолипецкая" w:date="2024-05-25T22:35:00Z">
                  <w:rPr>
                    <w:rFonts w:eastAsia="Times New Roman"/>
                    <w:lang w:eastAsia="ru-RU"/>
                  </w:rPr>
                </w:rPrChange>
              </w:rPr>
              <w:t xml:space="preserve"> комбинации софосбувир+велтапасвир </w:t>
            </w:r>
            <w:r w:rsidRPr="008A0D15">
              <w:rPr>
                <w:rFonts w:eastAsia="Times New Roman"/>
                <w:sz w:val="22"/>
                <w:szCs w:val="22"/>
                <w:lang w:eastAsia="ru-RU"/>
                <w:rPrChange w:id="4583" w:author="Елена Белолипецкая" w:date="2024-05-25T22:35:00Z">
                  <w:rPr>
                    <w:rFonts w:eastAsia="Times New Roman"/>
                    <w:lang w:eastAsia="ru-RU"/>
                  </w:rPr>
                </w:rPrChange>
              </w:rPr>
              <w:t xml:space="preserve"> с дигоксином может привести к повышению концентрации </w:t>
            </w:r>
            <w:r w:rsidRPr="008A0D15">
              <w:rPr>
                <w:rFonts w:eastAsia="Times New Roman"/>
                <w:sz w:val="22"/>
                <w:szCs w:val="22"/>
                <w:lang w:eastAsia="ru-RU"/>
                <w:rPrChange w:id="4584" w:author="Елена Белолипецкая" w:date="2024-05-25T22:35:00Z">
                  <w:rPr>
                    <w:rFonts w:eastAsia="Times New Roman"/>
                    <w:lang w:eastAsia="ru-RU"/>
                  </w:rPr>
                </w:rPrChange>
              </w:rPr>
              <w:lastRenderedPageBreak/>
              <w:t xml:space="preserve">дигоксина. При совместном применении дигоксина с </w:t>
            </w:r>
            <w:r w:rsidR="00395F73" w:rsidRPr="008A0D15">
              <w:rPr>
                <w:rFonts w:eastAsia="Times New Roman"/>
                <w:sz w:val="22"/>
                <w:szCs w:val="22"/>
                <w:lang w:eastAsia="ru-RU"/>
                <w:rPrChange w:id="4585" w:author="Елена Белолипецкая" w:date="2024-05-25T22:35:00Z">
                  <w:rPr>
                    <w:rFonts w:eastAsia="Times New Roman"/>
                    <w:lang w:eastAsia="ru-RU"/>
                  </w:rPr>
                </w:rPrChange>
              </w:rPr>
              <w:t xml:space="preserve"> комбинацией софосбувир+велтапасвир </w:t>
            </w:r>
            <w:r w:rsidRPr="008A0D15">
              <w:rPr>
                <w:rFonts w:eastAsia="Times New Roman"/>
                <w:sz w:val="22"/>
                <w:szCs w:val="22"/>
                <w:lang w:eastAsia="ru-RU"/>
                <w:rPrChange w:id="4586" w:author="Елена Белолипецкая" w:date="2024-05-25T22:35:00Z">
                  <w:rPr>
                    <w:rFonts w:eastAsia="Times New Roman"/>
                    <w:lang w:eastAsia="ru-RU"/>
                  </w:rPr>
                </w:rPrChange>
              </w:rPr>
              <w:t>следует соблюдать осторожность, рекомендуется регулярный контроль терапевтической концентрации дигоксина</w:t>
            </w:r>
          </w:p>
        </w:tc>
      </w:tr>
      <w:tr w:rsidR="008269BA" w:rsidRPr="008A0D15" w14:paraId="6F9833AB" w14:textId="77777777" w:rsidTr="00FE0F3F">
        <w:tc>
          <w:tcPr>
            <w:tcW w:w="1818" w:type="pct"/>
            <w:vMerge w:val="restart"/>
            <w:tcMar>
              <w:top w:w="45" w:type="dxa"/>
              <w:left w:w="75" w:type="dxa"/>
              <w:bottom w:w="45" w:type="dxa"/>
              <w:right w:w="75" w:type="dxa"/>
            </w:tcMar>
            <w:vAlign w:val="center"/>
            <w:hideMark/>
            <w:tcPrChange w:id="4587" w:author="Елена Белолипецкая" w:date="2024-05-25T22:26:00Z">
              <w:tcPr>
                <w:tcW w:w="1967" w:type="pct"/>
                <w:gridSpan w:val="2"/>
                <w:vMerge w:val="restart"/>
                <w:tcMar>
                  <w:top w:w="45" w:type="dxa"/>
                  <w:left w:w="75" w:type="dxa"/>
                  <w:bottom w:w="45" w:type="dxa"/>
                  <w:right w:w="75" w:type="dxa"/>
                </w:tcMar>
                <w:vAlign w:val="center"/>
                <w:hideMark/>
              </w:tcPr>
            </w:tcPrChange>
          </w:tcPr>
          <w:p w14:paraId="7EB4E9B8" w14:textId="056C2D53" w:rsidR="008269BA" w:rsidRPr="008A0D15" w:rsidRDefault="008269BA">
            <w:pPr>
              <w:spacing w:after="0" w:line="240" w:lineRule="auto"/>
              <w:rPr>
                <w:rFonts w:eastAsia="Times New Roman"/>
                <w:sz w:val="22"/>
                <w:szCs w:val="22"/>
                <w:lang w:eastAsia="ru-RU"/>
                <w:rPrChange w:id="4588" w:author="Елена Белолипецкая" w:date="2024-05-25T22:35:00Z">
                  <w:rPr>
                    <w:rFonts w:eastAsia="Times New Roman"/>
                    <w:lang w:eastAsia="ru-RU"/>
                  </w:rPr>
                </w:rPrChange>
              </w:rPr>
              <w:pPrChange w:id="4589" w:author="Елена Белолипецкая" w:date="2024-05-25T22:31:00Z">
                <w:pPr>
                  <w:spacing w:before="75" w:after="75" w:line="240" w:lineRule="auto"/>
                </w:pPr>
              </w:pPrChange>
            </w:pPr>
            <w:r w:rsidRPr="008A0D15">
              <w:rPr>
                <w:rFonts w:eastAsia="Times New Roman"/>
                <w:sz w:val="22"/>
                <w:szCs w:val="22"/>
                <w:lang w:eastAsia="ru-RU"/>
                <w:rPrChange w:id="4590" w:author="Елена Белолипецкая" w:date="2024-05-25T22:35:00Z">
                  <w:rPr>
                    <w:rFonts w:eastAsia="Times New Roman"/>
                    <w:lang w:eastAsia="ru-RU"/>
                  </w:rPr>
                </w:rPrChange>
              </w:rPr>
              <w:lastRenderedPageBreak/>
              <w:t>Дигоксин (0</w:t>
            </w:r>
            <w:del w:id="4591" w:author="Елена Белолипецкая" w:date="2024-05-25T22:30:00Z">
              <w:r w:rsidRPr="008A0D15" w:rsidDel="008A0D15">
                <w:rPr>
                  <w:rFonts w:eastAsia="Times New Roman"/>
                  <w:sz w:val="22"/>
                  <w:szCs w:val="22"/>
                  <w:lang w:eastAsia="ru-RU"/>
                  <w:rPrChange w:id="4592" w:author="Елена Белолипецкая" w:date="2024-05-25T22:35:00Z">
                    <w:rPr>
                      <w:rFonts w:eastAsia="Times New Roman"/>
                      <w:lang w:eastAsia="ru-RU"/>
                    </w:rPr>
                  </w:rPrChange>
                </w:rPr>
                <w:delText>.</w:delText>
              </w:r>
            </w:del>
            <w:ins w:id="4593" w:author="Елена Белолипецкая" w:date="2024-05-25T22:30:00Z">
              <w:r w:rsidR="008A0D15" w:rsidRPr="008A0D15">
                <w:rPr>
                  <w:rFonts w:eastAsia="Times New Roman"/>
                  <w:sz w:val="22"/>
                  <w:szCs w:val="22"/>
                  <w:lang w:eastAsia="ru-RU"/>
                  <w:rPrChange w:id="4594" w:author="Елена Белолипецкая" w:date="2024-05-25T22:35:00Z">
                    <w:rPr>
                      <w:rFonts w:eastAsia="Times New Roman"/>
                      <w:lang w:eastAsia="ru-RU"/>
                    </w:rPr>
                  </w:rPrChange>
                </w:rPr>
                <w:t>,</w:t>
              </w:r>
            </w:ins>
            <w:r w:rsidRPr="008A0D15">
              <w:rPr>
                <w:rFonts w:eastAsia="Times New Roman"/>
                <w:sz w:val="22"/>
                <w:szCs w:val="22"/>
                <w:lang w:eastAsia="ru-RU"/>
                <w:rPrChange w:id="4595" w:author="Елена Белолипецкая" w:date="2024-05-25T22:35:00Z">
                  <w:rPr>
                    <w:rFonts w:eastAsia="Times New Roman"/>
                    <w:lang w:eastAsia="ru-RU"/>
                  </w:rPr>
                </w:rPrChange>
              </w:rPr>
              <w:t>25 мг однократно)</w:t>
            </w:r>
            <w:r w:rsidRPr="008A0D15">
              <w:rPr>
                <w:rFonts w:eastAsia="Times New Roman"/>
                <w:sz w:val="22"/>
                <w:szCs w:val="22"/>
                <w:vertAlign w:val="superscript"/>
                <w:lang w:eastAsia="ru-RU"/>
                <w:rPrChange w:id="4596" w:author="Елена Белолипецкая" w:date="2024-05-25T22:35:00Z">
                  <w:rPr>
                    <w:rFonts w:eastAsia="Times New Roman"/>
                    <w:vertAlign w:val="superscript"/>
                    <w:lang w:eastAsia="ru-RU"/>
                  </w:rPr>
                </w:rPrChange>
              </w:rPr>
              <w:t>f </w:t>
            </w:r>
            <w:r w:rsidRPr="008A0D15">
              <w:rPr>
                <w:rFonts w:eastAsia="Times New Roman"/>
                <w:sz w:val="22"/>
                <w:szCs w:val="22"/>
                <w:lang w:eastAsia="ru-RU"/>
                <w:rPrChange w:id="4597" w:author="Елена Белолипецкая" w:date="2024-05-25T22:35:00Z">
                  <w:rPr>
                    <w:rFonts w:eastAsia="Times New Roman"/>
                    <w:lang w:eastAsia="ru-RU"/>
                  </w:rPr>
                </w:rPrChange>
              </w:rPr>
              <w:t>/</w:t>
            </w:r>
            <w:r w:rsidRPr="008A0D15">
              <w:rPr>
                <w:rFonts w:eastAsia="Times New Roman"/>
                <w:sz w:val="22"/>
                <w:szCs w:val="22"/>
                <w:lang w:eastAsia="ru-RU"/>
                <w:rPrChange w:id="4598" w:author="Елена Белолипецкая" w:date="2024-05-25T22:35:00Z">
                  <w:rPr>
                    <w:rFonts w:eastAsia="Times New Roman"/>
                    <w:lang w:eastAsia="ru-RU"/>
                  </w:rPr>
                </w:rPrChange>
              </w:rPr>
              <w:br/>
              <w:t>Велпатасвир (100 мг однократно)</w:t>
            </w:r>
            <w:r w:rsidRPr="008A0D15">
              <w:rPr>
                <w:rFonts w:eastAsia="Times New Roman"/>
                <w:sz w:val="22"/>
                <w:szCs w:val="22"/>
                <w:lang w:eastAsia="ru-RU"/>
                <w:rPrChange w:id="4599" w:author="Елена Белолипецкая" w:date="2024-05-25T22:35:00Z">
                  <w:rPr>
                    <w:rFonts w:eastAsia="Times New Roman"/>
                    <w:lang w:eastAsia="ru-RU"/>
                  </w:rPr>
                </w:rPrChange>
              </w:rPr>
              <w:br/>
              <w:t>(Ингибирование P-гликопротеина)</w:t>
            </w:r>
          </w:p>
        </w:tc>
        <w:tc>
          <w:tcPr>
            <w:tcW w:w="1674" w:type="pct"/>
            <w:gridSpan w:val="4"/>
            <w:tcMar>
              <w:top w:w="45" w:type="dxa"/>
              <w:left w:w="75" w:type="dxa"/>
              <w:bottom w:w="45" w:type="dxa"/>
              <w:right w:w="75" w:type="dxa"/>
            </w:tcMar>
            <w:vAlign w:val="center"/>
            <w:hideMark/>
            <w:tcPrChange w:id="4600" w:author="Елена Белолипецкая" w:date="2024-05-25T22:26:00Z">
              <w:tcPr>
                <w:tcW w:w="1526" w:type="pct"/>
                <w:gridSpan w:val="7"/>
                <w:tcMar>
                  <w:top w:w="45" w:type="dxa"/>
                  <w:left w:w="75" w:type="dxa"/>
                  <w:bottom w:w="45" w:type="dxa"/>
                  <w:right w:w="75" w:type="dxa"/>
                </w:tcMar>
                <w:vAlign w:val="center"/>
                <w:hideMark/>
              </w:tcPr>
            </w:tcPrChange>
          </w:tcPr>
          <w:p w14:paraId="7D773B44" w14:textId="77777777" w:rsidR="008269BA" w:rsidRPr="008A0D15" w:rsidRDefault="008269BA">
            <w:pPr>
              <w:spacing w:after="0" w:line="240" w:lineRule="auto"/>
              <w:rPr>
                <w:rFonts w:eastAsia="Times New Roman"/>
                <w:sz w:val="22"/>
                <w:szCs w:val="22"/>
                <w:lang w:eastAsia="ru-RU"/>
                <w:rPrChange w:id="4601" w:author="Елена Белолипецкая" w:date="2024-05-25T22:35:00Z">
                  <w:rPr>
                    <w:rFonts w:eastAsia="Times New Roman"/>
                    <w:lang w:eastAsia="ru-RU"/>
                  </w:rPr>
                </w:rPrChange>
              </w:rPr>
              <w:pPrChange w:id="4602" w:author="Елена Белолипецкая" w:date="2024-05-25T22:31:00Z">
                <w:pPr>
                  <w:spacing w:before="75" w:after="75" w:line="240" w:lineRule="auto"/>
                </w:pPr>
              </w:pPrChange>
            </w:pPr>
            <w:r w:rsidRPr="008A0D15">
              <w:rPr>
                <w:rFonts w:eastAsia="Times New Roman"/>
                <w:sz w:val="22"/>
                <w:szCs w:val="22"/>
                <w:lang w:eastAsia="ru-RU"/>
                <w:rPrChange w:id="4603" w:author="Елена Белолипецкая" w:date="2024-05-25T22:35:00Z">
                  <w:rPr>
                    <w:rFonts w:eastAsia="Times New Roman"/>
                    <w:lang w:eastAsia="ru-RU"/>
                  </w:rPr>
                </w:rPrChange>
              </w:rPr>
              <w:t>Эффект, оказываемый на экспозицию велпатасвира не изучался</w:t>
            </w:r>
            <w:r w:rsidRPr="008A0D15">
              <w:rPr>
                <w:rFonts w:eastAsia="Times New Roman"/>
                <w:sz w:val="22"/>
                <w:szCs w:val="22"/>
                <w:lang w:eastAsia="ru-RU"/>
                <w:rPrChange w:id="4604" w:author="Елена Белолипецкая" w:date="2024-05-25T22:35:00Z">
                  <w:rPr>
                    <w:rFonts w:eastAsia="Times New Roman"/>
                    <w:lang w:eastAsia="ru-RU"/>
                  </w:rPr>
                </w:rPrChange>
              </w:rPr>
              <w:br/>
            </w:r>
            <w:r w:rsidRPr="008A0D15">
              <w:rPr>
                <w:rFonts w:eastAsia="Times New Roman"/>
                <w:i/>
                <w:iCs/>
                <w:sz w:val="22"/>
                <w:szCs w:val="22"/>
                <w:lang w:eastAsia="ru-RU"/>
                <w:rPrChange w:id="4605" w:author="Елена Белолипецкая" w:date="2024-05-25T22:35:00Z">
                  <w:rPr>
                    <w:rFonts w:eastAsia="Times New Roman"/>
                    <w:i/>
                    <w:iCs/>
                    <w:lang w:eastAsia="ru-RU"/>
                  </w:rPr>
                </w:rPrChange>
              </w:rPr>
              <w:t>Ожидается:</w:t>
            </w:r>
            <w:r w:rsidRPr="008A0D15">
              <w:rPr>
                <w:rFonts w:eastAsia="Times New Roman"/>
                <w:sz w:val="22"/>
                <w:szCs w:val="22"/>
                <w:lang w:eastAsia="ru-RU"/>
                <w:rPrChange w:id="4606" w:author="Елена Белолипецкая" w:date="2024-05-25T22:35:00Z">
                  <w:rPr>
                    <w:rFonts w:eastAsia="Times New Roman"/>
                    <w:lang w:eastAsia="ru-RU"/>
                  </w:rPr>
                </w:rPrChange>
              </w:rPr>
              <w:br/>
              <w:t>↔ Велпатасвир</w:t>
            </w:r>
          </w:p>
        </w:tc>
        <w:tc>
          <w:tcPr>
            <w:tcW w:w="1508" w:type="pct"/>
            <w:vMerge/>
            <w:vAlign w:val="center"/>
            <w:hideMark/>
            <w:tcPrChange w:id="4607" w:author="Елена Белолипецкая" w:date="2024-05-25T22:26:00Z">
              <w:tcPr>
                <w:tcW w:w="1508" w:type="pct"/>
                <w:vMerge/>
                <w:vAlign w:val="center"/>
                <w:hideMark/>
              </w:tcPr>
            </w:tcPrChange>
          </w:tcPr>
          <w:p w14:paraId="62299078" w14:textId="77777777" w:rsidR="008269BA" w:rsidRPr="008A0D15" w:rsidRDefault="008269BA">
            <w:pPr>
              <w:spacing w:after="0" w:line="240" w:lineRule="auto"/>
              <w:rPr>
                <w:rFonts w:eastAsia="Times New Roman"/>
                <w:sz w:val="22"/>
                <w:szCs w:val="22"/>
                <w:lang w:eastAsia="ru-RU"/>
                <w:rPrChange w:id="4608" w:author="Елена Белолипецкая" w:date="2024-05-25T22:35:00Z">
                  <w:rPr>
                    <w:rFonts w:eastAsia="Times New Roman"/>
                    <w:lang w:eastAsia="ru-RU"/>
                  </w:rPr>
                </w:rPrChange>
              </w:rPr>
              <w:pPrChange w:id="4609" w:author="Елена Белолипецкая" w:date="2024-05-25T22:31:00Z">
                <w:pPr>
                  <w:spacing w:before="75" w:after="75" w:line="240" w:lineRule="auto"/>
                </w:pPr>
              </w:pPrChange>
            </w:pPr>
          </w:p>
        </w:tc>
      </w:tr>
      <w:tr w:rsidR="00FE0F3F" w:rsidRPr="008A0D15" w14:paraId="291AD7E7" w14:textId="77777777" w:rsidTr="00FE0F3F">
        <w:tc>
          <w:tcPr>
            <w:tcW w:w="1818" w:type="pct"/>
            <w:vMerge/>
            <w:vAlign w:val="center"/>
            <w:hideMark/>
          </w:tcPr>
          <w:p w14:paraId="3D030C6D" w14:textId="77777777" w:rsidR="008269BA" w:rsidRPr="008A0D15" w:rsidRDefault="008269BA">
            <w:pPr>
              <w:spacing w:after="0" w:line="240" w:lineRule="auto"/>
              <w:rPr>
                <w:rFonts w:eastAsia="Times New Roman"/>
                <w:sz w:val="22"/>
                <w:szCs w:val="22"/>
                <w:lang w:eastAsia="ru-RU"/>
                <w:rPrChange w:id="4610" w:author="Елена Белолипецкая" w:date="2024-05-25T22:35:00Z">
                  <w:rPr>
                    <w:rFonts w:eastAsia="Times New Roman"/>
                    <w:lang w:eastAsia="ru-RU"/>
                  </w:rPr>
                </w:rPrChange>
              </w:rPr>
              <w:pPrChange w:id="4611" w:author="Елена Белолипецкая" w:date="2024-05-25T22:31:00Z">
                <w:pPr>
                  <w:spacing w:before="75" w:after="75" w:line="240" w:lineRule="auto"/>
                </w:pPr>
              </w:pPrChange>
            </w:pPr>
          </w:p>
        </w:tc>
        <w:tc>
          <w:tcPr>
            <w:tcW w:w="682" w:type="pct"/>
            <w:tcMar>
              <w:top w:w="45" w:type="dxa"/>
              <w:left w:w="75" w:type="dxa"/>
              <w:bottom w:w="45" w:type="dxa"/>
              <w:right w:w="75" w:type="dxa"/>
            </w:tcMar>
            <w:vAlign w:val="center"/>
            <w:hideMark/>
          </w:tcPr>
          <w:p w14:paraId="39007B41" w14:textId="77777777" w:rsidR="008269BA" w:rsidRPr="008A0D15" w:rsidRDefault="008269BA">
            <w:pPr>
              <w:spacing w:after="0" w:line="240" w:lineRule="auto"/>
              <w:rPr>
                <w:rFonts w:eastAsia="Times New Roman"/>
                <w:sz w:val="22"/>
                <w:szCs w:val="22"/>
                <w:lang w:eastAsia="ru-RU"/>
                <w:rPrChange w:id="4612" w:author="Елена Белолипецкая" w:date="2024-05-25T22:35:00Z">
                  <w:rPr>
                    <w:rFonts w:eastAsia="Times New Roman"/>
                    <w:lang w:eastAsia="ru-RU"/>
                  </w:rPr>
                </w:rPrChange>
              </w:rPr>
              <w:pPrChange w:id="4613" w:author="Елена Белолипецкая" w:date="2024-05-25T22:31:00Z">
                <w:pPr>
                  <w:spacing w:before="75" w:after="75" w:line="240" w:lineRule="auto"/>
                </w:pPr>
              </w:pPrChange>
            </w:pPr>
            <w:r w:rsidRPr="008A0D15">
              <w:rPr>
                <w:rFonts w:eastAsia="Times New Roman"/>
                <w:i/>
                <w:iCs/>
                <w:sz w:val="22"/>
                <w:szCs w:val="22"/>
                <w:lang w:eastAsia="ru-RU"/>
                <w:rPrChange w:id="4614" w:author="Елена Белолипецкая" w:date="2024-05-25T22:35:00Z">
                  <w:rPr>
                    <w:rFonts w:eastAsia="Times New Roman"/>
                    <w:i/>
                    <w:iCs/>
                    <w:lang w:eastAsia="ru-RU"/>
                  </w:rPr>
                </w:rPrChange>
              </w:rPr>
              <w:t>Наблюдается:</w:t>
            </w:r>
            <w:r w:rsidRPr="008A0D15">
              <w:rPr>
                <w:rFonts w:eastAsia="Times New Roman"/>
                <w:sz w:val="22"/>
                <w:szCs w:val="22"/>
                <w:lang w:eastAsia="ru-RU"/>
                <w:rPrChange w:id="4615" w:author="Елена Белолипецкая" w:date="2024-05-25T22:35:00Z">
                  <w:rPr>
                    <w:rFonts w:eastAsia="Times New Roman"/>
                    <w:lang w:eastAsia="ru-RU"/>
                  </w:rPr>
                </w:rPrChange>
              </w:rPr>
              <w:br/>
              <w:t>Дигоксин</w:t>
            </w:r>
          </w:p>
        </w:tc>
        <w:tc>
          <w:tcPr>
            <w:tcW w:w="303" w:type="pct"/>
            <w:tcMar>
              <w:top w:w="45" w:type="dxa"/>
              <w:left w:w="75" w:type="dxa"/>
              <w:bottom w:w="45" w:type="dxa"/>
              <w:right w:w="75" w:type="dxa"/>
            </w:tcMar>
            <w:vAlign w:val="center"/>
            <w:hideMark/>
          </w:tcPr>
          <w:p w14:paraId="6285354B" w14:textId="201967E2" w:rsidR="008269BA" w:rsidRPr="008A0D15" w:rsidRDefault="008269BA">
            <w:pPr>
              <w:spacing w:after="0" w:line="240" w:lineRule="auto"/>
              <w:rPr>
                <w:rFonts w:eastAsia="Times New Roman"/>
                <w:sz w:val="22"/>
                <w:szCs w:val="22"/>
                <w:lang w:eastAsia="ru-RU"/>
                <w:rPrChange w:id="4616" w:author="Елена Белолипецкая" w:date="2024-05-25T22:35:00Z">
                  <w:rPr>
                    <w:rFonts w:eastAsia="Times New Roman"/>
                    <w:lang w:eastAsia="ru-RU"/>
                  </w:rPr>
                </w:rPrChange>
              </w:rPr>
              <w:pPrChange w:id="4617" w:author="Елена Белолипецкая" w:date="2024-05-25T22:32:00Z">
                <w:pPr>
                  <w:spacing w:before="75" w:after="75" w:line="240" w:lineRule="auto"/>
                </w:pPr>
              </w:pPrChange>
            </w:pPr>
            <w:r w:rsidRPr="008A0D15">
              <w:rPr>
                <w:rFonts w:eastAsia="Times New Roman"/>
                <w:sz w:val="22"/>
                <w:szCs w:val="22"/>
                <w:lang w:eastAsia="ru-RU"/>
                <w:rPrChange w:id="4618" w:author="Елена Белолипецкая" w:date="2024-05-25T22:35:00Z">
                  <w:rPr>
                    <w:rFonts w:eastAsia="Times New Roman"/>
                    <w:lang w:eastAsia="ru-RU"/>
                  </w:rPr>
                </w:rPrChange>
              </w:rPr>
              <w:t>↑</w:t>
            </w:r>
            <w:r w:rsidRPr="008A0D15">
              <w:rPr>
                <w:rFonts w:eastAsia="Times New Roman"/>
                <w:sz w:val="22"/>
                <w:szCs w:val="22"/>
                <w:lang w:eastAsia="ru-RU"/>
                <w:rPrChange w:id="4619" w:author="Елена Белолипецкая" w:date="2024-05-25T22:35:00Z">
                  <w:rPr>
                    <w:rFonts w:eastAsia="Times New Roman"/>
                    <w:lang w:eastAsia="ru-RU"/>
                  </w:rPr>
                </w:rPrChange>
              </w:rPr>
              <w:br/>
              <w:t>1</w:t>
            </w:r>
            <w:del w:id="4620" w:author="Елена Белолипецкая" w:date="2024-05-25T22:27:00Z">
              <w:r w:rsidRPr="008A0D15" w:rsidDel="00FE0F3F">
                <w:rPr>
                  <w:rFonts w:eastAsia="Times New Roman"/>
                  <w:sz w:val="22"/>
                  <w:szCs w:val="22"/>
                  <w:lang w:eastAsia="ru-RU"/>
                  <w:rPrChange w:id="4621" w:author="Елена Белолипецкая" w:date="2024-05-25T22:35:00Z">
                    <w:rPr>
                      <w:rFonts w:eastAsia="Times New Roman"/>
                      <w:lang w:eastAsia="ru-RU"/>
                    </w:rPr>
                  </w:rPrChange>
                </w:rPr>
                <w:delText>.</w:delText>
              </w:r>
            </w:del>
            <w:ins w:id="4622" w:author="Елена Белолипецкая" w:date="2024-05-25T22:27:00Z">
              <w:r w:rsidR="00FE0F3F" w:rsidRPr="008A0D15">
                <w:rPr>
                  <w:rFonts w:eastAsia="Times New Roman"/>
                  <w:sz w:val="22"/>
                  <w:szCs w:val="22"/>
                  <w:lang w:eastAsia="ru-RU"/>
                  <w:rPrChange w:id="4623" w:author="Елена Белолипецкая" w:date="2024-05-25T22:35:00Z">
                    <w:rPr>
                      <w:rFonts w:eastAsia="Times New Roman"/>
                      <w:lang w:eastAsia="ru-RU"/>
                    </w:rPr>
                  </w:rPrChange>
                </w:rPr>
                <w:t>,</w:t>
              </w:r>
            </w:ins>
            <w:r w:rsidRPr="008A0D15">
              <w:rPr>
                <w:rFonts w:eastAsia="Times New Roman"/>
                <w:sz w:val="22"/>
                <w:szCs w:val="22"/>
                <w:lang w:eastAsia="ru-RU"/>
                <w:rPrChange w:id="4624" w:author="Елена Белолипецкая" w:date="2024-05-25T22:35:00Z">
                  <w:rPr>
                    <w:rFonts w:eastAsia="Times New Roman"/>
                    <w:lang w:eastAsia="ru-RU"/>
                  </w:rPr>
                </w:rPrChange>
              </w:rPr>
              <w:t>9 (1</w:t>
            </w:r>
            <w:del w:id="4625" w:author="Елена Белолипецкая" w:date="2024-05-25T22:27:00Z">
              <w:r w:rsidRPr="008A0D15" w:rsidDel="00FE0F3F">
                <w:rPr>
                  <w:rFonts w:eastAsia="Times New Roman"/>
                  <w:sz w:val="22"/>
                  <w:szCs w:val="22"/>
                  <w:lang w:eastAsia="ru-RU"/>
                  <w:rPrChange w:id="4626" w:author="Елена Белолипецкая" w:date="2024-05-25T22:35:00Z">
                    <w:rPr>
                      <w:rFonts w:eastAsia="Times New Roman"/>
                      <w:lang w:eastAsia="ru-RU"/>
                    </w:rPr>
                  </w:rPrChange>
                </w:rPr>
                <w:delText>.</w:delText>
              </w:r>
            </w:del>
            <w:ins w:id="4627" w:author="Елена Белолипецкая" w:date="2024-05-25T22:27:00Z">
              <w:r w:rsidR="00FE0F3F" w:rsidRPr="008A0D15">
                <w:rPr>
                  <w:rFonts w:eastAsia="Times New Roman"/>
                  <w:sz w:val="22"/>
                  <w:szCs w:val="22"/>
                  <w:lang w:eastAsia="ru-RU"/>
                  <w:rPrChange w:id="4628" w:author="Елена Белолипецкая" w:date="2024-05-25T22:35:00Z">
                    <w:rPr>
                      <w:rFonts w:eastAsia="Times New Roman"/>
                      <w:lang w:eastAsia="ru-RU"/>
                    </w:rPr>
                  </w:rPrChange>
                </w:rPr>
                <w:t>,</w:t>
              </w:r>
            </w:ins>
            <w:r w:rsidRPr="008A0D15">
              <w:rPr>
                <w:rFonts w:eastAsia="Times New Roman"/>
                <w:sz w:val="22"/>
                <w:szCs w:val="22"/>
                <w:lang w:eastAsia="ru-RU"/>
                <w:rPrChange w:id="4629" w:author="Елена Белолипецкая" w:date="2024-05-25T22:35:00Z">
                  <w:rPr>
                    <w:rFonts w:eastAsia="Times New Roman"/>
                    <w:lang w:eastAsia="ru-RU"/>
                  </w:rPr>
                </w:rPrChange>
              </w:rPr>
              <w:t>7</w:t>
            </w:r>
            <w:del w:id="4630" w:author="Елена Белолипецкая" w:date="2024-05-25T22:32:00Z">
              <w:r w:rsidRPr="008A0D15" w:rsidDel="008A0D15">
                <w:rPr>
                  <w:rFonts w:eastAsia="Times New Roman"/>
                  <w:sz w:val="22"/>
                  <w:szCs w:val="22"/>
                  <w:lang w:eastAsia="ru-RU"/>
                  <w:rPrChange w:id="4631" w:author="Елена Белолипецкая" w:date="2024-05-25T22:35:00Z">
                    <w:rPr>
                      <w:rFonts w:eastAsia="Times New Roman"/>
                      <w:lang w:eastAsia="ru-RU"/>
                    </w:rPr>
                  </w:rPrChange>
                </w:rPr>
                <w:delText xml:space="preserve">, </w:delText>
              </w:r>
            </w:del>
            <w:ins w:id="4632" w:author="Елена Белолипецкая" w:date="2024-05-25T22:32:00Z">
              <w:r w:rsidR="008A0D15" w:rsidRPr="008A0D15">
                <w:rPr>
                  <w:rFonts w:eastAsia="Times New Roman"/>
                  <w:sz w:val="22"/>
                  <w:szCs w:val="22"/>
                  <w:lang w:val="en-US" w:eastAsia="ru-RU"/>
                  <w:rPrChange w:id="4633"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4634"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4635" w:author="Елена Белолипецкая" w:date="2024-05-25T22:35:00Z">
                  <w:rPr>
                    <w:rFonts w:eastAsia="Times New Roman"/>
                    <w:lang w:eastAsia="ru-RU"/>
                  </w:rPr>
                </w:rPrChange>
              </w:rPr>
              <w:t>2</w:t>
            </w:r>
            <w:del w:id="4636" w:author="Елена Белолипецкая" w:date="2024-05-25T22:27:00Z">
              <w:r w:rsidRPr="008A0D15" w:rsidDel="00FE0F3F">
                <w:rPr>
                  <w:rFonts w:eastAsia="Times New Roman"/>
                  <w:sz w:val="22"/>
                  <w:szCs w:val="22"/>
                  <w:lang w:eastAsia="ru-RU"/>
                  <w:rPrChange w:id="4637" w:author="Елена Белолипецкая" w:date="2024-05-25T22:35:00Z">
                    <w:rPr>
                      <w:rFonts w:eastAsia="Times New Roman"/>
                      <w:lang w:eastAsia="ru-RU"/>
                    </w:rPr>
                  </w:rPrChange>
                </w:rPr>
                <w:delText>.</w:delText>
              </w:r>
            </w:del>
            <w:ins w:id="4638" w:author="Елена Белолипецкая" w:date="2024-05-25T22:27:00Z">
              <w:r w:rsidR="00FE0F3F" w:rsidRPr="008A0D15">
                <w:rPr>
                  <w:rFonts w:eastAsia="Times New Roman"/>
                  <w:sz w:val="22"/>
                  <w:szCs w:val="22"/>
                  <w:lang w:eastAsia="ru-RU"/>
                  <w:rPrChange w:id="4639" w:author="Елена Белолипецкая" w:date="2024-05-25T22:35:00Z">
                    <w:rPr>
                      <w:rFonts w:eastAsia="Times New Roman"/>
                      <w:lang w:eastAsia="ru-RU"/>
                    </w:rPr>
                  </w:rPrChange>
                </w:rPr>
                <w:t>,</w:t>
              </w:r>
            </w:ins>
            <w:r w:rsidRPr="008A0D15">
              <w:rPr>
                <w:rFonts w:eastAsia="Times New Roman"/>
                <w:sz w:val="22"/>
                <w:szCs w:val="22"/>
                <w:lang w:eastAsia="ru-RU"/>
                <w:rPrChange w:id="4640" w:author="Елена Белолипецкая" w:date="2024-05-25T22:35:00Z">
                  <w:rPr>
                    <w:rFonts w:eastAsia="Times New Roman"/>
                    <w:lang w:eastAsia="ru-RU"/>
                  </w:rPr>
                </w:rPrChange>
              </w:rPr>
              <w:t>1)</w:t>
            </w:r>
          </w:p>
        </w:tc>
        <w:tc>
          <w:tcPr>
            <w:tcW w:w="379" w:type="pct"/>
            <w:tcMar>
              <w:top w:w="45" w:type="dxa"/>
              <w:left w:w="75" w:type="dxa"/>
              <w:bottom w:w="45" w:type="dxa"/>
              <w:right w:w="75" w:type="dxa"/>
            </w:tcMar>
            <w:vAlign w:val="center"/>
            <w:hideMark/>
          </w:tcPr>
          <w:p w14:paraId="2B5A5F6E" w14:textId="71437F0E" w:rsidR="008269BA" w:rsidRPr="008A0D15" w:rsidRDefault="008269BA">
            <w:pPr>
              <w:spacing w:after="0" w:line="240" w:lineRule="auto"/>
              <w:rPr>
                <w:rFonts w:eastAsia="Times New Roman"/>
                <w:sz w:val="22"/>
                <w:szCs w:val="22"/>
                <w:lang w:eastAsia="ru-RU"/>
                <w:rPrChange w:id="4641" w:author="Елена Белолипецкая" w:date="2024-05-25T22:35:00Z">
                  <w:rPr>
                    <w:rFonts w:eastAsia="Times New Roman"/>
                    <w:lang w:eastAsia="ru-RU"/>
                  </w:rPr>
                </w:rPrChange>
              </w:rPr>
              <w:pPrChange w:id="4642" w:author="Елена Белолипецкая" w:date="2024-05-25T22:32:00Z">
                <w:pPr>
                  <w:spacing w:before="75" w:after="75" w:line="240" w:lineRule="auto"/>
                </w:pPr>
              </w:pPrChange>
            </w:pPr>
            <w:r w:rsidRPr="008A0D15">
              <w:rPr>
                <w:rFonts w:eastAsia="Times New Roman"/>
                <w:sz w:val="22"/>
                <w:szCs w:val="22"/>
                <w:lang w:eastAsia="ru-RU"/>
                <w:rPrChange w:id="4643" w:author="Елена Белолипецкая" w:date="2024-05-25T22:35:00Z">
                  <w:rPr>
                    <w:rFonts w:eastAsia="Times New Roman"/>
                    <w:lang w:eastAsia="ru-RU"/>
                  </w:rPr>
                </w:rPrChange>
              </w:rPr>
              <w:t>↑</w:t>
            </w:r>
            <w:r w:rsidRPr="008A0D15">
              <w:rPr>
                <w:rFonts w:eastAsia="Times New Roman"/>
                <w:sz w:val="22"/>
                <w:szCs w:val="22"/>
                <w:lang w:eastAsia="ru-RU"/>
                <w:rPrChange w:id="4644" w:author="Елена Белолипецкая" w:date="2024-05-25T22:35:00Z">
                  <w:rPr>
                    <w:rFonts w:eastAsia="Times New Roman"/>
                    <w:lang w:eastAsia="ru-RU"/>
                  </w:rPr>
                </w:rPrChange>
              </w:rPr>
              <w:br/>
              <w:t>1</w:t>
            </w:r>
            <w:del w:id="4645" w:author="Елена Белолипецкая" w:date="2024-05-25T22:27:00Z">
              <w:r w:rsidRPr="008A0D15" w:rsidDel="00FE0F3F">
                <w:rPr>
                  <w:rFonts w:eastAsia="Times New Roman"/>
                  <w:sz w:val="22"/>
                  <w:szCs w:val="22"/>
                  <w:lang w:eastAsia="ru-RU"/>
                  <w:rPrChange w:id="4646" w:author="Елена Белолипецкая" w:date="2024-05-25T22:35:00Z">
                    <w:rPr>
                      <w:rFonts w:eastAsia="Times New Roman"/>
                      <w:lang w:eastAsia="ru-RU"/>
                    </w:rPr>
                  </w:rPrChange>
                </w:rPr>
                <w:delText>.</w:delText>
              </w:r>
            </w:del>
            <w:ins w:id="4647" w:author="Елена Белолипецкая" w:date="2024-05-25T22:27:00Z">
              <w:r w:rsidR="00FE0F3F" w:rsidRPr="008A0D15">
                <w:rPr>
                  <w:rFonts w:eastAsia="Times New Roman"/>
                  <w:sz w:val="22"/>
                  <w:szCs w:val="22"/>
                  <w:lang w:eastAsia="ru-RU"/>
                  <w:rPrChange w:id="4648" w:author="Елена Белолипецкая" w:date="2024-05-25T22:35:00Z">
                    <w:rPr>
                      <w:rFonts w:eastAsia="Times New Roman"/>
                      <w:lang w:eastAsia="ru-RU"/>
                    </w:rPr>
                  </w:rPrChange>
                </w:rPr>
                <w:t>,</w:t>
              </w:r>
            </w:ins>
            <w:r w:rsidRPr="008A0D15">
              <w:rPr>
                <w:rFonts w:eastAsia="Times New Roman"/>
                <w:sz w:val="22"/>
                <w:szCs w:val="22"/>
                <w:lang w:eastAsia="ru-RU"/>
                <w:rPrChange w:id="4649" w:author="Елена Белолипецкая" w:date="2024-05-25T22:35:00Z">
                  <w:rPr>
                    <w:rFonts w:eastAsia="Times New Roman"/>
                    <w:lang w:eastAsia="ru-RU"/>
                  </w:rPr>
                </w:rPrChange>
              </w:rPr>
              <w:t>3 (1</w:t>
            </w:r>
            <w:del w:id="4650" w:author="Елена Белолипецкая" w:date="2024-05-25T22:27:00Z">
              <w:r w:rsidRPr="008A0D15" w:rsidDel="00FE0F3F">
                <w:rPr>
                  <w:rFonts w:eastAsia="Times New Roman"/>
                  <w:sz w:val="22"/>
                  <w:szCs w:val="22"/>
                  <w:lang w:eastAsia="ru-RU"/>
                  <w:rPrChange w:id="4651" w:author="Елена Белолипецкая" w:date="2024-05-25T22:35:00Z">
                    <w:rPr>
                      <w:rFonts w:eastAsia="Times New Roman"/>
                      <w:lang w:eastAsia="ru-RU"/>
                    </w:rPr>
                  </w:rPrChange>
                </w:rPr>
                <w:delText>.</w:delText>
              </w:r>
            </w:del>
            <w:ins w:id="4652" w:author="Елена Белолипецкая" w:date="2024-05-25T22:27:00Z">
              <w:r w:rsidR="00FE0F3F" w:rsidRPr="008A0D15">
                <w:rPr>
                  <w:rFonts w:eastAsia="Times New Roman"/>
                  <w:sz w:val="22"/>
                  <w:szCs w:val="22"/>
                  <w:lang w:eastAsia="ru-RU"/>
                  <w:rPrChange w:id="4653" w:author="Елена Белолипецкая" w:date="2024-05-25T22:35:00Z">
                    <w:rPr>
                      <w:rFonts w:eastAsia="Times New Roman"/>
                      <w:lang w:eastAsia="ru-RU"/>
                    </w:rPr>
                  </w:rPrChange>
                </w:rPr>
                <w:t>,</w:t>
              </w:r>
            </w:ins>
            <w:r w:rsidRPr="008A0D15">
              <w:rPr>
                <w:rFonts w:eastAsia="Times New Roman"/>
                <w:sz w:val="22"/>
                <w:szCs w:val="22"/>
                <w:lang w:eastAsia="ru-RU"/>
                <w:rPrChange w:id="4654" w:author="Елена Белолипецкая" w:date="2024-05-25T22:35:00Z">
                  <w:rPr>
                    <w:rFonts w:eastAsia="Times New Roman"/>
                    <w:lang w:eastAsia="ru-RU"/>
                  </w:rPr>
                </w:rPrChange>
              </w:rPr>
              <w:t>1</w:t>
            </w:r>
            <w:del w:id="4655" w:author="Елена Белолипецкая" w:date="2024-05-25T22:32:00Z">
              <w:r w:rsidRPr="008A0D15" w:rsidDel="008A0D15">
                <w:rPr>
                  <w:rFonts w:eastAsia="Times New Roman"/>
                  <w:sz w:val="22"/>
                  <w:szCs w:val="22"/>
                  <w:lang w:eastAsia="ru-RU"/>
                  <w:rPrChange w:id="4656" w:author="Елена Белолипецкая" w:date="2024-05-25T22:35:00Z">
                    <w:rPr>
                      <w:rFonts w:eastAsia="Times New Roman"/>
                      <w:lang w:eastAsia="ru-RU"/>
                    </w:rPr>
                  </w:rPrChange>
                </w:rPr>
                <w:delText xml:space="preserve">, </w:delText>
              </w:r>
            </w:del>
            <w:ins w:id="4657" w:author="Елена Белолипецкая" w:date="2024-05-25T22:32:00Z">
              <w:r w:rsidR="008A0D15" w:rsidRPr="008A0D15">
                <w:rPr>
                  <w:rFonts w:eastAsia="Times New Roman"/>
                  <w:sz w:val="22"/>
                  <w:szCs w:val="22"/>
                  <w:lang w:val="en-US" w:eastAsia="ru-RU"/>
                  <w:rPrChange w:id="4658"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4659"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4660" w:author="Елена Белолипецкая" w:date="2024-05-25T22:35:00Z">
                  <w:rPr>
                    <w:rFonts w:eastAsia="Times New Roman"/>
                    <w:lang w:eastAsia="ru-RU"/>
                  </w:rPr>
                </w:rPrChange>
              </w:rPr>
              <w:t>1</w:t>
            </w:r>
            <w:del w:id="4661" w:author="Елена Белолипецкая" w:date="2024-05-25T22:27:00Z">
              <w:r w:rsidRPr="008A0D15" w:rsidDel="00FE0F3F">
                <w:rPr>
                  <w:rFonts w:eastAsia="Times New Roman"/>
                  <w:sz w:val="22"/>
                  <w:szCs w:val="22"/>
                  <w:lang w:eastAsia="ru-RU"/>
                  <w:rPrChange w:id="4662" w:author="Елена Белолипецкая" w:date="2024-05-25T22:35:00Z">
                    <w:rPr>
                      <w:rFonts w:eastAsia="Times New Roman"/>
                      <w:lang w:eastAsia="ru-RU"/>
                    </w:rPr>
                  </w:rPrChange>
                </w:rPr>
                <w:delText>.</w:delText>
              </w:r>
            </w:del>
            <w:ins w:id="4663" w:author="Елена Белолипецкая" w:date="2024-05-25T22:27:00Z">
              <w:r w:rsidR="00FE0F3F" w:rsidRPr="008A0D15">
                <w:rPr>
                  <w:rFonts w:eastAsia="Times New Roman"/>
                  <w:sz w:val="22"/>
                  <w:szCs w:val="22"/>
                  <w:lang w:eastAsia="ru-RU"/>
                  <w:rPrChange w:id="4664" w:author="Елена Белолипецкая" w:date="2024-05-25T22:35:00Z">
                    <w:rPr>
                      <w:rFonts w:eastAsia="Times New Roman"/>
                      <w:lang w:eastAsia="ru-RU"/>
                    </w:rPr>
                  </w:rPrChange>
                </w:rPr>
                <w:t>,</w:t>
              </w:r>
            </w:ins>
            <w:r w:rsidRPr="008A0D15">
              <w:rPr>
                <w:rFonts w:eastAsia="Times New Roman"/>
                <w:sz w:val="22"/>
                <w:szCs w:val="22"/>
                <w:lang w:eastAsia="ru-RU"/>
                <w:rPrChange w:id="4665" w:author="Елена Белолипецкая" w:date="2024-05-25T22:35:00Z">
                  <w:rPr>
                    <w:rFonts w:eastAsia="Times New Roman"/>
                    <w:lang w:eastAsia="ru-RU"/>
                  </w:rPr>
                </w:rPrChange>
              </w:rPr>
              <w:t>6)</w:t>
            </w:r>
          </w:p>
        </w:tc>
        <w:tc>
          <w:tcPr>
            <w:tcW w:w="309" w:type="pct"/>
            <w:tcMar>
              <w:top w:w="45" w:type="dxa"/>
              <w:left w:w="75" w:type="dxa"/>
              <w:bottom w:w="45" w:type="dxa"/>
              <w:right w:w="75" w:type="dxa"/>
            </w:tcMar>
            <w:vAlign w:val="center"/>
            <w:hideMark/>
          </w:tcPr>
          <w:p w14:paraId="450BC8FD" w14:textId="77777777" w:rsidR="008269BA" w:rsidRPr="008A0D15" w:rsidRDefault="008269BA">
            <w:pPr>
              <w:spacing w:after="0" w:line="240" w:lineRule="auto"/>
              <w:rPr>
                <w:rFonts w:eastAsia="Times New Roman"/>
                <w:sz w:val="22"/>
                <w:szCs w:val="22"/>
                <w:lang w:eastAsia="ru-RU"/>
                <w:rPrChange w:id="4666" w:author="Елена Белолипецкая" w:date="2024-05-25T22:35:00Z">
                  <w:rPr>
                    <w:rFonts w:eastAsia="Times New Roman"/>
                    <w:lang w:eastAsia="ru-RU"/>
                  </w:rPr>
                </w:rPrChange>
              </w:rPr>
              <w:pPrChange w:id="4667" w:author="Елена Белолипецкая" w:date="2024-05-25T22:31:00Z">
                <w:pPr>
                  <w:spacing w:before="75" w:after="75" w:line="240" w:lineRule="auto"/>
                </w:pPr>
              </w:pPrChange>
            </w:pPr>
          </w:p>
        </w:tc>
        <w:tc>
          <w:tcPr>
            <w:tcW w:w="1508" w:type="pct"/>
            <w:vMerge/>
            <w:vAlign w:val="center"/>
            <w:hideMark/>
          </w:tcPr>
          <w:p w14:paraId="702A7D6E" w14:textId="77777777" w:rsidR="008269BA" w:rsidRPr="008A0D15" w:rsidRDefault="008269BA">
            <w:pPr>
              <w:spacing w:after="0" w:line="240" w:lineRule="auto"/>
              <w:rPr>
                <w:rFonts w:eastAsia="Times New Roman"/>
                <w:sz w:val="22"/>
                <w:szCs w:val="22"/>
                <w:lang w:eastAsia="ru-RU"/>
                <w:rPrChange w:id="4668" w:author="Елена Белолипецкая" w:date="2024-05-25T22:35:00Z">
                  <w:rPr>
                    <w:rFonts w:eastAsia="Times New Roman"/>
                    <w:lang w:eastAsia="ru-RU"/>
                  </w:rPr>
                </w:rPrChange>
              </w:rPr>
              <w:pPrChange w:id="4669" w:author="Елена Белолипецкая" w:date="2024-05-25T22:31:00Z">
                <w:pPr>
                  <w:spacing w:before="75" w:after="75" w:line="240" w:lineRule="auto"/>
                </w:pPr>
              </w:pPrChange>
            </w:pPr>
          </w:p>
        </w:tc>
      </w:tr>
      <w:tr w:rsidR="008269BA" w:rsidRPr="008A0D15" w14:paraId="04C94635" w14:textId="77777777" w:rsidTr="00FE0F3F">
        <w:tc>
          <w:tcPr>
            <w:tcW w:w="5000" w:type="pct"/>
            <w:gridSpan w:val="6"/>
            <w:tcMar>
              <w:top w:w="45" w:type="dxa"/>
              <w:left w:w="75" w:type="dxa"/>
              <w:bottom w:w="45" w:type="dxa"/>
              <w:right w:w="75" w:type="dxa"/>
            </w:tcMar>
            <w:vAlign w:val="center"/>
            <w:hideMark/>
            <w:tcPrChange w:id="4670" w:author="Елена Белолипецкая" w:date="2024-05-25T22:26:00Z">
              <w:tcPr>
                <w:tcW w:w="5000" w:type="pct"/>
                <w:gridSpan w:val="10"/>
                <w:tcMar>
                  <w:top w:w="45" w:type="dxa"/>
                  <w:left w:w="75" w:type="dxa"/>
                  <w:bottom w:w="45" w:type="dxa"/>
                  <w:right w:w="75" w:type="dxa"/>
                </w:tcMar>
                <w:vAlign w:val="center"/>
                <w:hideMark/>
              </w:tcPr>
            </w:tcPrChange>
          </w:tcPr>
          <w:p w14:paraId="05D984D3" w14:textId="77777777" w:rsidR="008269BA" w:rsidRPr="008A0D15" w:rsidRDefault="008269BA">
            <w:pPr>
              <w:spacing w:after="0" w:line="240" w:lineRule="auto"/>
              <w:rPr>
                <w:rFonts w:eastAsia="Times New Roman"/>
                <w:sz w:val="22"/>
                <w:szCs w:val="22"/>
                <w:lang w:eastAsia="ru-RU"/>
                <w:rPrChange w:id="4671" w:author="Елена Белолипецкая" w:date="2024-05-25T22:35:00Z">
                  <w:rPr>
                    <w:rFonts w:eastAsia="Times New Roman"/>
                    <w:lang w:eastAsia="ru-RU"/>
                  </w:rPr>
                </w:rPrChange>
              </w:rPr>
              <w:pPrChange w:id="4672" w:author="Елена Белолипецкая" w:date="2024-05-25T22:31:00Z">
                <w:pPr>
                  <w:spacing w:before="75" w:after="75" w:line="240" w:lineRule="auto"/>
                </w:pPr>
              </w:pPrChange>
            </w:pPr>
            <w:r w:rsidRPr="008A0D15">
              <w:rPr>
                <w:rFonts w:eastAsia="Times New Roman"/>
                <w:b/>
                <w:bCs/>
                <w:i/>
                <w:iCs/>
                <w:sz w:val="22"/>
                <w:szCs w:val="22"/>
                <w:lang w:eastAsia="ru-RU"/>
                <w:rPrChange w:id="4673" w:author="Елена Белолипецкая" w:date="2024-05-25T22:35:00Z">
                  <w:rPr>
                    <w:rFonts w:eastAsia="Times New Roman"/>
                    <w:b/>
                    <w:bCs/>
                    <w:i/>
                    <w:iCs/>
                    <w:lang w:eastAsia="ru-RU"/>
                  </w:rPr>
                </w:rPrChange>
              </w:rPr>
              <w:t>Антикоагулянты</w:t>
            </w:r>
          </w:p>
        </w:tc>
      </w:tr>
      <w:tr w:rsidR="008269BA" w:rsidRPr="008A0D15" w14:paraId="771EAE01" w14:textId="77777777" w:rsidTr="00FE0F3F">
        <w:tc>
          <w:tcPr>
            <w:tcW w:w="1818" w:type="pct"/>
            <w:tcMar>
              <w:top w:w="45" w:type="dxa"/>
              <w:left w:w="75" w:type="dxa"/>
              <w:bottom w:w="45" w:type="dxa"/>
              <w:right w:w="75" w:type="dxa"/>
            </w:tcMar>
            <w:vAlign w:val="center"/>
            <w:hideMark/>
            <w:tcPrChange w:id="4674" w:author="Елена Белолипецкая" w:date="2024-05-25T22:26:00Z">
              <w:tcPr>
                <w:tcW w:w="1967" w:type="pct"/>
                <w:gridSpan w:val="2"/>
                <w:tcMar>
                  <w:top w:w="45" w:type="dxa"/>
                  <w:left w:w="75" w:type="dxa"/>
                  <w:bottom w:w="45" w:type="dxa"/>
                  <w:right w:w="75" w:type="dxa"/>
                </w:tcMar>
                <w:vAlign w:val="center"/>
                <w:hideMark/>
              </w:tcPr>
            </w:tcPrChange>
          </w:tcPr>
          <w:p w14:paraId="38971188" w14:textId="77777777" w:rsidR="008269BA" w:rsidRPr="008A0D15" w:rsidRDefault="008269BA">
            <w:pPr>
              <w:spacing w:after="0" w:line="240" w:lineRule="auto"/>
              <w:rPr>
                <w:rFonts w:eastAsia="Times New Roman"/>
                <w:sz w:val="22"/>
                <w:szCs w:val="22"/>
                <w:lang w:eastAsia="ru-RU"/>
                <w:rPrChange w:id="4675" w:author="Елена Белолипецкая" w:date="2024-05-25T22:35:00Z">
                  <w:rPr>
                    <w:rFonts w:eastAsia="Times New Roman"/>
                    <w:lang w:eastAsia="ru-RU"/>
                  </w:rPr>
                </w:rPrChange>
              </w:rPr>
              <w:pPrChange w:id="4676" w:author="Елена Белолипецкая" w:date="2024-05-25T22:31:00Z">
                <w:pPr>
                  <w:spacing w:before="75" w:after="75" w:line="240" w:lineRule="auto"/>
                </w:pPr>
              </w:pPrChange>
            </w:pPr>
            <w:r w:rsidRPr="008A0D15">
              <w:rPr>
                <w:rFonts w:eastAsia="Times New Roman"/>
                <w:sz w:val="22"/>
                <w:szCs w:val="22"/>
                <w:lang w:eastAsia="ru-RU"/>
                <w:rPrChange w:id="4677" w:author="Елена Белолипецкая" w:date="2024-05-25T22:35:00Z">
                  <w:rPr>
                    <w:rFonts w:eastAsia="Times New Roman"/>
                    <w:lang w:eastAsia="ru-RU"/>
                  </w:rPr>
                </w:rPrChange>
              </w:rPr>
              <w:t>Дабигатрана этексилат</w:t>
            </w:r>
            <w:r w:rsidRPr="008A0D15">
              <w:rPr>
                <w:rFonts w:eastAsia="Times New Roman"/>
                <w:sz w:val="22"/>
                <w:szCs w:val="22"/>
                <w:lang w:eastAsia="ru-RU"/>
                <w:rPrChange w:id="4678" w:author="Елена Белолипецкая" w:date="2024-05-25T22:35:00Z">
                  <w:rPr>
                    <w:rFonts w:eastAsia="Times New Roman"/>
                    <w:lang w:eastAsia="ru-RU"/>
                  </w:rPr>
                </w:rPrChange>
              </w:rPr>
              <w:br/>
              <w:t>(Ингибирование P-гликопротеина)</w:t>
            </w:r>
          </w:p>
        </w:tc>
        <w:tc>
          <w:tcPr>
            <w:tcW w:w="1674" w:type="pct"/>
            <w:gridSpan w:val="4"/>
            <w:tcMar>
              <w:top w:w="45" w:type="dxa"/>
              <w:left w:w="75" w:type="dxa"/>
              <w:bottom w:w="45" w:type="dxa"/>
              <w:right w:w="75" w:type="dxa"/>
            </w:tcMar>
            <w:vAlign w:val="center"/>
            <w:hideMark/>
            <w:tcPrChange w:id="4679" w:author="Елена Белолипецкая" w:date="2024-05-25T22:26:00Z">
              <w:tcPr>
                <w:tcW w:w="1526" w:type="pct"/>
                <w:gridSpan w:val="7"/>
                <w:tcMar>
                  <w:top w:w="45" w:type="dxa"/>
                  <w:left w:w="75" w:type="dxa"/>
                  <w:bottom w:w="45" w:type="dxa"/>
                  <w:right w:w="75" w:type="dxa"/>
                </w:tcMar>
                <w:vAlign w:val="center"/>
                <w:hideMark/>
              </w:tcPr>
            </w:tcPrChange>
          </w:tcPr>
          <w:p w14:paraId="168863AD" w14:textId="65CD089D" w:rsidR="008269BA" w:rsidRPr="008A0D15" w:rsidRDefault="008269BA">
            <w:pPr>
              <w:spacing w:after="0" w:line="240" w:lineRule="auto"/>
              <w:rPr>
                <w:rFonts w:eastAsia="Times New Roman"/>
                <w:sz w:val="22"/>
                <w:szCs w:val="22"/>
                <w:lang w:eastAsia="ru-RU"/>
                <w:rPrChange w:id="4680" w:author="Елена Белолипецкая" w:date="2024-05-25T22:35:00Z">
                  <w:rPr>
                    <w:rFonts w:eastAsia="Times New Roman"/>
                    <w:lang w:eastAsia="ru-RU"/>
                  </w:rPr>
                </w:rPrChange>
              </w:rPr>
              <w:pPrChange w:id="4681" w:author="Елена Белолипецкая" w:date="2024-05-25T22:31:00Z">
                <w:pPr>
                  <w:spacing w:before="75" w:after="75" w:line="240" w:lineRule="auto"/>
                </w:pPr>
              </w:pPrChange>
            </w:pPr>
            <w:r w:rsidRPr="008A0D15">
              <w:rPr>
                <w:rFonts w:eastAsia="Times New Roman"/>
                <w:sz w:val="22"/>
                <w:szCs w:val="22"/>
                <w:lang w:eastAsia="ru-RU"/>
                <w:rPrChange w:id="4682" w:author="Елена Белолипецкая" w:date="2024-05-25T22:35:00Z">
                  <w:rPr>
                    <w:rFonts w:eastAsia="Times New Roman"/>
                    <w:lang w:eastAsia="ru-RU"/>
                  </w:rPr>
                </w:rPrChange>
              </w:rPr>
              <w:t>Взаимодействие не исследовалось.</w:t>
            </w:r>
            <w:r w:rsidRPr="008A0D15">
              <w:rPr>
                <w:rFonts w:eastAsia="Times New Roman"/>
                <w:sz w:val="22"/>
                <w:szCs w:val="22"/>
                <w:lang w:eastAsia="ru-RU"/>
                <w:rPrChange w:id="4683" w:author="Елена Белолипецкая" w:date="2024-05-25T22:35:00Z">
                  <w:rPr>
                    <w:rFonts w:eastAsia="Times New Roman"/>
                    <w:lang w:eastAsia="ru-RU"/>
                  </w:rPr>
                </w:rPrChange>
              </w:rPr>
              <w:br/>
            </w:r>
            <w:r w:rsidRPr="008A0D15">
              <w:rPr>
                <w:rFonts w:eastAsia="Times New Roman"/>
                <w:i/>
                <w:iCs/>
                <w:sz w:val="22"/>
                <w:szCs w:val="22"/>
                <w:lang w:eastAsia="ru-RU"/>
                <w:rPrChange w:id="4684" w:author="Елена Белолипецкая" w:date="2024-05-25T22:35:00Z">
                  <w:rPr>
                    <w:rFonts w:eastAsia="Times New Roman"/>
                    <w:i/>
                    <w:iCs/>
                    <w:lang w:eastAsia="ru-RU"/>
                  </w:rPr>
                </w:rPrChange>
              </w:rPr>
              <w:t>Ожидается:</w:t>
            </w:r>
            <w:r w:rsidRPr="008A0D15">
              <w:rPr>
                <w:rFonts w:eastAsia="Times New Roman"/>
                <w:sz w:val="22"/>
                <w:szCs w:val="22"/>
                <w:lang w:eastAsia="ru-RU"/>
                <w:rPrChange w:id="4685" w:author="Елена Белолипецкая" w:date="2024-05-25T22:35:00Z">
                  <w:rPr>
                    <w:rFonts w:eastAsia="Times New Roman"/>
                    <w:lang w:eastAsia="ru-RU"/>
                  </w:rPr>
                </w:rPrChange>
              </w:rPr>
              <w:br/>
              <w:t>↑Дабигатран</w:t>
            </w:r>
            <w:r w:rsidRPr="008A0D15">
              <w:rPr>
                <w:rFonts w:eastAsia="Times New Roman"/>
                <w:sz w:val="22"/>
                <w:szCs w:val="22"/>
                <w:lang w:eastAsia="ru-RU"/>
                <w:rPrChange w:id="4686" w:author="Елена Белолипецкая" w:date="2024-05-25T22:35:00Z">
                  <w:rPr>
                    <w:rFonts w:eastAsia="Times New Roman"/>
                    <w:lang w:eastAsia="ru-RU"/>
                  </w:rPr>
                </w:rPrChange>
              </w:rPr>
              <w:br/>
              <w:t>↔Софосбувир</w:t>
            </w:r>
            <w:r w:rsidRPr="008A0D15">
              <w:rPr>
                <w:rFonts w:eastAsia="Times New Roman"/>
                <w:sz w:val="22"/>
                <w:szCs w:val="22"/>
                <w:lang w:eastAsia="ru-RU"/>
                <w:rPrChange w:id="4687" w:author="Елена Белолипецкая" w:date="2024-05-25T22:35:00Z">
                  <w:rPr>
                    <w:rFonts w:eastAsia="Times New Roman"/>
                    <w:lang w:eastAsia="ru-RU"/>
                  </w:rPr>
                </w:rPrChange>
              </w:rPr>
              <w:br/>
              <w:t>↔ Велпатасвир</w:t>
            </w:r>
          </w:p>
        </w:tc>
        <w:tc>
          <w:tcPr>
            <w:tcW w:w="1508" w:type="pct"/>
            <w:tcMar>
              <w:top w:w="45" w:type="dxa"/>
              <w:left w:w="75" w:type="dxa"/>
              <w:bottom w:w="45" w:type="dxa"/>
              <w:right w:w="75" w:type="dxa"/>
            </w:tcMar>
            <w:vAlign w:val="center"/>
            <w:hideMark/>
            <w:tcPrChange w:id="4688" w:author="Елена Белолипецкая" w:date="2024-05-25T22:26:00Z">
              <w:tcPr>
                <w:tcW w:w="1508" w:type="pct"/>
                <w:tcMar>
                  <w:top w:w="45" w:type="dxa"/>
                  <w:left w:w="75" w:type="dxa"/>
                  <w:bottom w:w="45" w:type="dxa"/>
                  <w:right w:w="75" w:type="dxa"/>
                </w:tcMar>
                <w:vAlign w:val="center"/>
                <w:hideMark/>
              </w:tcPr>
            </w:tcPrChange>
          </w:tcPr>
          <w:p w14:paraId="0964B273" w14:textId="739BDE1B" w:rsidR="008269BA" w:rsidRPr="008A0D15" w:rsidRDefault="008269BA">
            <w:pPr>
              <w:spacing w:after="0" w:line="240" w:lineRule="auto"/>
              <w:rPr>
                <w:rFonts w:eastAsia="Times New Roman"/>
                <w:sz w:val="22"/>
                <w:szCs w:val="22"/>
                <w:lang w:eastAsia="ru-RU"/>
                <w:rPrChange w:id="4689" w:author="Елена Белолипецкая" w:date="2024-05-25T22:35:00Z">
                  <w:rPr>
                    <w:rFonts w:eastAsia="Times New Roman"/>
                    <w:lang w:eastAsia="ru-RU"/>
                  </w:rPr>
                </w:rPrChange>
              </w:rPr>
              <w:pPrChange w:id="4690" w:author="Елена Белолипецкая" w:date="2024-05-25T22:31:00Z">
                <w:pPr>
                  <w:spacing w:before="75" w:after="75" w:line="240" w:lineRule="auto"/>
                </w:pPr>
              </w:pPrChange>
            </w:pPr>
            <w:r w:rsidRPr="008A0D15">
              <w:rPr>
                <w:rFonts w:eastAsia="Times New Roman"/>
                <w:sz w:val="22"/>
                <w:szCs w:val="22"/>
                <w:lang w:eastAsia="ru-RU"/>
                <w:rPrChange w:id="4691" w:author="Елена Белолипецкая" w:date="2024-05-25T22:35:00Z">
                  <w:rPr>
                    <w:rFonts w:eastAsia="Times New Roman"/>
                    <w:lang w:eastAsia="ru-RU"/>
                  </w:rPr>
                </w:rPrChange>
              </w:rPr>
              <w:t xml:space="preserve">При совместном применении дабигатрана этексилата с </w:t>
            </w:r>
            <w:r w:rsidR="00395F73" w:rsidRPr="008A0D15">
              <w:rPr>
                <w:rFonts w:eastAsia="Times New Roman"/>
                <w:sz w:val="22"/>
                <w:szCs w:val="22"/>
                <w:lang w:eastAsia="ru-RU"/>
                <w:rPrChange w:id="4692" w:author="Елена Белолипецкая" w:date="2024-05-25T22:35:00Z">
                  <w:rPr>
                    <w:rFonts w:eastAsia="Times New Roman"/>
                    <w:lang w:eastAsia="ru-RU"/>
                  </w:rPr>
                </w:rPrChange>
              </w:rPr>
              <w:t xml:space="preserve"> комбинацией софосбувир+велтапасвир</w:t>
            </w:r>
            <w:r w:rsidRPr="008A0D15">
              <w:rPr>
                <w:rFonts w:eastAsia="Times New Roman"/>
                <w:sz w:val="22"/>
                <w:szCs w:val="22"/>
                <w:lang w:eastAsia="ru-RU"/>
                <w:rPrChange w:id="4693" w:author="Елена Белолипецкая" w:date="2024-05-25T22:35:00Z">
                  <w:rPr>
                    <w:rFonts w:eastAsia="Times New Roman"/>
                    <w:lang w:eastAsia="ru-RU"/>
                  </w:rPr>
                </w:rPrChange>
              </w:rPr>
              <w:t>рекомендуется проводить клинический мониторинг с целью обнаружения признаков кровотечения и анемии. Анализ на свертываемость крови помогает выявить пациентов с повышенным риском кровотечения в связи с усилением воздействия дабигатрана</w:t>
            </w:r>
          </w:p>
        </w:tc>
      </w:tr>
      <w:tr w:rsidR="008269BA" w:rsidRPr="008A0D15" w14:paraId="2AEAE6BD" w14:textId="77777777" w:rsidTr="00FE0F3F">
        <w:tc>
          <w:tcPr>
            <w:tcW w:w="1818" w:type="pct"/>
            <w:tcMar>
              <w:top w:w="45" w:type="dxa"/>
              <w:left w:w="75" w:type="dxa"/>
              <w:bottom w:w="45" w:type="dxa"/>
              <w:right w:w="75" w:type="dxa"/>
            </w:tcMar>
            <w:vAlign w:val="center"/>
            <w:hideMark/>
            <w:tcPrChange w:id="4694" w:author="Елена Белолипецкая" w:date="2024-05-25T22:26:00Z">
              <w:tcPr>
                <w:tcW w:w="1967" w:type="pct"/>
                <w:gridSpan w:val="2"/>
                <w:tcMar>
                  <w:top w:w="45" w:type="dxa"/>
                  <w:left w:w="75" w:type="dxa"/>
                  <w:bottom w:w="45" w:type="dxa"/>
                  <w:right w:w="75" w:type="dxa"/>
                </w:tcMar>
                <w:vAlign w:val="center"/>
                <w:hideMark/>
              </w:tcPr>
            </w:tcPrChange>
          </w:tcPr>
          <w:p w14:paraId="6F066076" w14:textId="77777777" w:rsidR="008269BA" w:rsidRPr="008A0D15" w:rsidRDefault="008269BA">
            <w:pPr>
              <w:spacing w:after="0" w:line="240" w:lineRule="auto"/>
              <w:rPr>
                <w:rFonts w:eastAsia="Times New Roman"/>
                <w:sz w:val="22"/>
                <w:szCs w:val="22"/>
                <w:lang w:eastAsia="ru-RU"/>
                <w:rPrChange w:id="4695" w:author="Елена Белолипецкая" w:date="2024-05-25T22:35:00Z">
                  <w:rPr>
                    <w:rFonts w:eastAsia="Times New Roman"/>
                    <w:lang w:eastAsia="ru-RU"/>
                  </w:rPr>
                </w:rPrChange>
              </w:rPr>
              <w:pPrChange w:id="4696" w:author="Елена Белолипецкая" w:date="2024-05-25T22:31:00Z">
                <w:pPr>
                  <w:spacing w:before="75" w:after="75" w:line="240" w:lineRule="auto"/>
                </w:pPr>
              </w:pPrChange>
            </w:pPr>
            <w:r w:rsidRPr="008A0D15">
              <w:rPr>
                <w:rFonts w:eastAsia="Times New Roman"/>
                <w:sz w:val="22"/>
                <w:szCs w:val="22"/>
                <w:lang w:eastAsia="ru-RU"/>
                <w:rPrChange w:id="4697" w:author="Елена Белолипецкая" w:date="2024-05-25T22:35:00Z">
                  <w:rPr>
                    <w:rFonts w:eastAsia="Times New Roman"/>
                    <w:lang w:eastAsia="ru-RU"/>
                  </w:rPr>
                </w:rPrChange>
              </w:rPr>
              <w:t>Антагонисты витамина К</w:t>
            </w:r>
          </w:p>
        </w:tc>
        <w:tc>
          <w:tcPr>
            <w:tcW w:w="1674" w:type="pct"/>
            <w:gridSpan w:val="4"/>
            <w:tcMar>
              <w:top w:w="45" w:type="dxa"/>
              <w:left w:w="75" w:type="dxa"/>
              <w:bottom w:w="45" w:type="dxa"/>
              <w:right w:w="75" w:type="dxa"/>
            </w:tcMar>
            <w:vAlign w:val="center"/>
            <w:hideMark/>
            <w:tcPrChange w:id="4698" w:author="Елена Белолипецкая" w:date="2024-05-25T22:26:00Z">
              <w:tcPr>
                <w:tcW w:w="1526" w:type="pct"/>
                <w:gridSpan w:val="7"/>
                <w:tcMar>
                  <w:top w:w="45" w:type="dxa"/>
                  <w:left w:w="75" w:type="dxa"/>
                  <w:bottom w:w="45" w:type="dxa"/>
                  <w:right w:w="75" w:type="dxa"/>
                </w:tcMar>
                <w:vAlign w:val="center"/>
                <w:hideMark/>
              </w:tcPr>
            </w:tcPrChange>
          </w:tcPr>
          <w:p w14:paraId="62AF71B2" w14:textId="77777777" w:rsidR="008269BA" w:rsidRPr="008A0D15" w:rsidRDefault="008269BA">
            <w:pPr>
              <w:spacing w:after="0" w:line="240" w:lineRule="auto"/>
              <w:rPr>
                <w:rFonts w:eastAsia="Times New Roman"/>
                <w:sz w:val="22"/>
                <w:szCs w:val="22"/>
                <w:lang w:eastAsia="ru-RU"/>
                <w:rPrChange w:id="4699" w:author="Елена Белолипецкая" w:date="2024-05-25T22:35:00Z">
                  <w:rPr>
                    <w:rFonts w:eastAsia="Times New Roman"/>
                    <w:lang w:eastAsia="ru-RU"/>
                  </w:rPr>
                </w:rPrChange>
              </w:rPr>
              <w:pPrChange w:id="4700" w:author="Елена Белолипецкая" w:date="2024-05-25T22:31:00Z">
                <w:pPr>
                  <w:spacing w:before="75" w:after="75" w:line="240" w:lineRule="auto"/>
                </w:pPr>
              </w:pPrChange>
            </w:pPr>
            <w:r w:rsidRPr="008A0D15">
              <w:rPr>
                <w:rFonts w:eastAsia="Times New Roman"/>
                <w:sz w:val="22"/>
                <w:szCs w:val="22"/>
                <w:lang w:eastAsia="ru-RU"/>
                <w:rPrChange w:id="4701" w:author="Елена Белолипецкая" w:date="2024-05-25T22:35:00Z">
                  <w:rPr>
                    <w:rFonts w:eastAsia="Times New Roman"/>
                    <w:lang w:eastAsia="ru-RU"/>
                  </w:rPr>
                </w:rPrChange>
              </w:rPr>
              <w:t>Взаимодействие не исследовалось</w:t>
            </w:r>
          </w:p>
        </w:tc>
        <w:tc>
          <w:tcPr>
            <w:tcW w:w="1508" w:type="pct"/>
            <w:tcMar>
              <w:top w:w="45" w:type="dxa"/>
              <w:left w:w="75" w:type="dxa"/>
              <w:bottom w:w="45" w:type="dxa"/>
              <w:right w:w="75" w:type="dxa"/>
            </w:tcMar>
            <w:vAlign w:val="center"/>
            <w:hideMark/>
            <w:tcPrChange w:id="4702" w:author="Елена Белолипецкая" w:date="2024-05-25T22:26:00Z">
              <w:tcPr>
                <w:tcW w:w="1508" w:type="pct"/>
                <w:tcMar>
                  <w:top w:w="45" w:type="dxa"/>
                  <w:left w:w="75" w:type="dxa"/>
                  <w:bottom w:w="45" w:type="dxa"/>
                  <w:right w:w="75" w:type="dxa"/>
                </w:tcMar>
                <w:vAlign w:val="center"/>
                <w:hideMark/>
              </w:tcPr>
            </w:tcPrChange>
          </w:tcPr>
          <w:p w14:paraId="7FA9A9FA" w14:textId="22CC7C56" w:rsidR="008269BA" w:rsidRPr="008A0D15" w:rsidRDefault="008269BA">
            <w:pPr>
              <w:spacing w:after="0" w:line="240" w:lineRule="auto"/>
              <w:rPr>
                <w:rFonts w:eastAsia="Times New Roman"/>
                <w:sz w:val="22"/>
                <w:szCs w:val="22"/>
                <w:lang w:eastAsia="ru-RU"/>
                <w:rPrChange w:id="4703" w:author="Елена Белолипецкая" w:date="2024-05-25T22:35:00Z">
                  <w:rPr>
                    <w:rFonts w:eastAsia="Times New Roman"/>
                    <w:lang w:eastAsia="ru-RU"/>
                  </w:rPr>
                </w:rPrChange>
              </w:rPr>
              <w:pPrChange w:id="4704" w:author="Елена Белолипецкая" w:date="2024-05-25T22:31:00Z">
                <w:pPr>
                  <w:spacing w:before="75" w:after="75" w:line="240" w:lineRule="auto"/>
                </w:pPr>
              </w:pPrChange>
            </w:pPr>
            <w:r w:rsidRPr="008A0D15">
              <w:rPr>
                <w:rFonts w:eastAsia="Times New Roman"/>
                <w:sz w:val="22"/>
                <w:szCs w:val="22"/>
                <w:lang w:eastAsia="ru-RU"/>
                <w:rPrChange w:id="4705" w:author="Елена Белолипецкая" w:date="2024-05-25T22:35:00Z">
                  <w:rPr>
                    <w:rFonts w:eastAsia="Times New Roman"/>
                    <w:lang w:eastAsia="ru-RU"/>
                  </w:rPr>
                </w:rPrChange>
              </w:rPr>
              <w:t xml:space="preserve">При использовании совместно со всеми антагонистами витамина К требуется тщательный мониторинг МНО. Это связано с изменением функции печени во время лечения с применением </w:t>
            </w:r>
            <w:r w:rsidR="00395F73" w:rsidRPr="008A0D15">
              <w:rPr>
                <w:rFonts w:eastAsia="Times New Roman"/>
                <w:sz w:val="22"/>
                <w:szCs w:val="22"/>
                <w:lang w:eastAsia="ru-RU"/>
                <w:rPrChange w:id="4706" w:author="Елена Белолипецкая" w:date="2024-05-25T22:35:00Z">
                  <w:rPr>
                    <w:rFonts w:eastAsia="Times New Roman"/>
                    <w:lang w:eastAsia="ru-RU"/>
                  </w:rPr>
                </w:rPrChange>
              </w:rPr>
              <w:t xml:space="preserve"> комбинации софосбувир+велтапасвир</w:t>
            </w:r>
          </w:p>
        </w:tc>
      </w:tr>
      <w:tr w:rsidR="008269BA" w:rsidRPr="008A0D15" w14:paraId="4C7AE1F3" w14:textId="77777777" w:rsidTr="00FE0F3F">
        <w:tc>
          <w:tcPr>
            <w:tcW w:w="5000" w:type="pct"/>
            <w:gridSpan w:val="6"/>
            <w:tcMar>
              <w:top w:w="45" w:type="dxa"/>
              <w:left w:w="75" w:type="dxa"/>
              <w:bottom w:w="45" w:type="dxa"/>
              <w:right w:w="75" w:type="dxa"/>
            </w:tcMar>
            <w:vAlign w:val="center"/>
            <w:hideMark/>
            <w:tcPrChange w:id="4707" w:author="Елена Белолипецкая" w:date="2024-05-25T22:26:00Z">
              <w:tcPr>
                <w:tcW w:w="5000" w:type="pct"/>
                <w:gridSpan w:val="10"/>
                <w:tcMar>
                  <w:top w:w="45" w:type="dxa"/>
                  <w:left w:w="75" w:type="dxa"/>
                  <w:bottom w:w="45" w:type="dxa"/>
                  <w:right w:w="75" w:type="dxa"/>
                </w:tcMar>
                <w:vAlign w:val="center"/>
                <w:hideMark/>
              </w:tcPr>
            </w:tcPrChange>
          </w:tcPr>
          <w:p w14:paraId="10A2B15C" w14:textId="77777777" w:rsidR="008269BA" w:rsidRPr="008A0D15" w:rsidRDefault="008269BA">
            <w:pPr>
              <w:spacing w:after="0" w:line="240" w:lineRule="auto"/>
              <w:rPr>
                <w:rFonts w:eastAsia="Times New Roman"/>
                <w:sz w:val="22"/>
                <w:szCs w:val="22"/>
                <w:lang w:eastAsia="ru-RU"/>
                <w:rPrChange w:id="4708" w:author="Елена Белолипецкая" w:date="2024-05-25T22:35:00Z">
                  <w:rPr>
                    <w:rFonts w:eastAsia="Times New Roman"/>
                    <w:lang w:eastAsia="ru-RU"/>
                  </w:rPr>
                </w:rPrChange>
              </w:rPr>
              <w:pPrChange w:id="4709" w:author="Елена Белолипецкая" w:date="2024-05-25T22:31:00Z">
                <w:pPr>
                  <w:spacing w:before="75" w:after="75" w:line="240" w:lineRule="auto"/>
                </w:pPr>
              </w:pPrChange>
            </w:pPr>
            <w:r w:rsidRPr="008A0D15">
              <w:rPr>
                <w:rFonts w:eastAsia="Times New Roman"/>
                <w:b/>
                <w:bCs/>
                <w:i/>
                <w:iCs/>
                <w:sz w:val="22"/>
                <w:szCs w:val="22"/>
                <w:lang w:eastAsia="ru-RU"/>
                <w:rPrChange w:id="4710" w:author="Елена Белолипецкая" w:date="2024-05-25T22:35:00Z">
                  <w:rPr>
                    <w:rFonts w:eastAsia="Times New Roman"/>
                    <w:b/>
                    <w:bCs/>
                    <w:i/>
                    <w:iCs/>
                    <w:lang w:eastAsia="ru-RU"/>
                  </w:rPr>
                </w:rPrChange>
              </w:rPr>
              <w:t>Противосудорожные препараты</w:t>
            </w:r>
          </w:p>
        </w:tc>
      </w:tr>
      <w:tr w:rsidR="008269BA" w:rsidRPr="008A0D15" w14:paraId="073CBAFF" w14:textId="77777777" w:rsidTr="00FE0F3F">
        <w:tc>
          <w:tcPr>
            <w:tcW w:w="1818" w:type="pct"/>
            <w:tcMar>
              <w:top w:w="45" w:type="dxa"/>
              <w:left w:w="75" w:type="dxa"/>
              <w:bottom w:w="45" w:type="dxa"/>
              <w:right w:w="75" w:type="dxa"/>
            </w:tcMar>
            <w:vAlign w:val="center"/>
            <w:hideMark/>
            <w:tcPrChange w:id="4711" w:author="Елена Белолипецкая" w:date="2024-05-25T22:26:00Z">
              <w:tcPr>
                <w:tcW w:w="1967" w:type="pct"/>
                <w:gridSpan w:val="2"/>
                <w:tcMar>
                  <w:top w:w="45" w:type="dxa"/>
                  <w:left w:w="75" w:type="dxa"/>
                  <w:bottom w:w="45" w:type="dxa"/>
                  <w:right w:w="75" w:type="dxa"/>
                </w:tcMar>
                <w:vAlign w:val="center"/>
                <w:hideMark/>
              </w:tcPr>
            </w:tcPrChange>
          </w:tcPr>
          <w:p w14:paraId="213B04B7" w14:textId="77777777" w:rsidR="008269BA" w:rsidRPr="008A0D15" w:rsidRDefault="008269BA">
            <w:pPr>
              <w:spacing w:after="0" w:line="240" w:lineRule="auto"/>
              <w:rPr>
                <w:rFonts w:eastAsia="Times New Roman"/>
                <w:sz w:val="22"/>
                <w:szCs w:val="22"/>
                <w:lang w:eastAsia="ru-RU"/>
                <w:rPrChange w:id="4712" w:author="Елена Белолипецкая" w:date="2024-05-25T22:35:00Z">
                  <w:rPr>
                    <w:rFonts w:eastAsia="Times New Roman"/>
                    <w:lang w:eastAsia="ru-RU"/>
                  </w:rPr>
                </w:rPrChange>
              </w:rPr>
              <w:pPrChange w:id="4713" w:author="Елена Белолипецкая" w:date="2024-05-25T22:31:00Z">
                <w:pPr>
                  <w:spacing w:before="75" w:after="75" w:line="240" w:lineRule="auto"/>
                </w:pPr>
              </w:pPrChange>
            </w:pPr>
            <w:r w:rsidRPr="008A0D15">
              <w:rPr>
                <w:rFonts w:eastAsia="Times New Roman"/>
                <w:sz w:val="22"/>
                <w:szCs w:val="22"/>
                <w:lang w:eastAsia="ru-RU"/>
                <w:rPrChange w:id="4714" w:author="Елена Белолипецкая" w:date="2024-05-25T22:35:00Z">
                  <w:rPr>
                    <w:rFonts w:eastAsia="Times New Roman"/>
                    <w:lang w:eastAsia="ru-RU"/>
                  </w:rPr>
                </w:rPrChange>
              </w:rPr>
              <w:br/>
              <w:t>Фенитоин</w:t>
            </w:r>
            <w:r w:rsidRPr="008A0D15">
              <w:rPr>
                <w:rFonts w:eastAsia="Times New Roman"/>
                <w:sz w:val="22"/>
                <w:szCs w:val="22"/>
                <w:lang w:eastAsia="ru-RU"/>
                <w:rPrChange w:id="4715" w:author="Елена Белолипецкая" w:date="2024-05-25T22:35:00Z">
                  <w:rPr>
                    <w:rFonts w:eastAsia="Times New Roman"/>
                    <w:lang w:eastAsia="ru-RU"/>
                  </w:rPr>
                </w:rPrChange>
              </w:rPr>
              <w:br/>
              <w:t>Фенобарбитал</w:t>
            </w:r>
            <w:r w:rsidRPr="008A0D15">
              <w:rPr>
                <w:rFonts w:eastAsia="Times New Roman"/>
                <w:sz w:val="22"/>
                <w:szCs w:val="22"/>
                <w:lang w:eastAsia="ru-RU"/>
                <w:rPrChange w:id="4716" w:author="Елена Белолипецкая" w:date="2024-05-25T22:35:00Z">
                  <w:rPr>
                    <w:rFonts w:eastAsia="Times New Roman"/>
                    <w:lang w:eastAsia="ru-RU"/>
                  </w:rPr>
                </w:rPrChange>
              </w:rPr>
              <w:br/>
              <w:t>(Индукция P-гликопротеина</w:t>
            </w:r>
            <w:r w:rsidRPr="008A0D15">
              <w:rPr>
                <w:rFonts w:eastAsia="Times New Roman"/>
                <w:sz w:val="22"/>
                <w:szCs w:val="22"/>
                <w:lang w:eastAsia="ru-RU"/>
                <w:rPrChange w:id="4717" w:author="Елена Белолипецкая" w:date="2024-05-25T22:35:00Z">
                  <w:rPr>
                    <w:rFonts w:eastAsia="Times New Roman"/>
                    <w:lang w:eastAsia="ru-RU"/>
                  </w:rPr>
                </w:rPrChange>
              </w:rPr>
              <w:br/>
              <w:t>и изоферментов системы цитохрома)</w:t>
            </w:r>
          </w:p>
        </w:tc>
        <w:tc>
          <w:tcPr>
            <w:tcW w:w="1674" w:type="pct"/>
            <w:gridSpan w:val="4"/>
            <w:tcMar>
              <w:top w:w="45" w:type="dxa"/>
              <w:left w:w="75" w:type="dxa"/>
              <w:bottom w:w="45" w:type="dxa"/>
              <w:right w:w="75" w:type="dxa"/>
            </w:tcMar>
            <w:vAlign w:val="center"/>
            <w:hideMark/>
            <w:tcPrChange w:id="4718" w:author="Елена Белолипецкая" w:date="2024-05-25T22:26:00Z">
              <w:tcPr>
                <w:tcW w:w="1526" w:type="pct"/>
                <w:gridSpan w:val="7"/>
                <w:tcMar>
                  <w:top w:w="45" w:type="dxa"/>
                  <w:left w:w="75" w:type="dxa"/>
                  <w:bottom w:w="45" w:type="dxa"/>
                  <w:right w:w="75" w:type="dxa"/>
                </w:tcMar>
                <w:vAlign w:val="center"/>
                <w:hideMark/>
              </w:tcPr>
            </w:tcPrChange>
          </w:tcPr>
          <w:p w14:paraId="7030A75C" w14:textId="19CAC3FD" w:rsidR="008269BA" w:rsidRPr="008A0D15" w:rsidRDefault="008269BA">
            <w:pPr>
              <w:spacing w:after="0" w:line="240" w:lineRule="auto"/>
              <w:rPr>
                <w:rFonts w:eastAsia="Times New Roman"/>
                <w:sz w:val="22"/>
                <w:szCs w:val="22"/>
                <w:lang w:eastAsia="ru-RU"/>
                <w:rPrChange w:id="4719" w:author="Елена Белолипецкая" w:date="2024-05-25T22:35:00Z">
                  <w:rPr>
                    <w:rFonts w:eastAsia="Times New Roman"/>
                    <w:lang w:eastAsia="ru-RU"/>
                  </w:rPr>
                </w:rPrChange>
              </w:rPr>
              <w:pPrChange w:id="4720" w:author="Елена Белолипецкая" w:date="2024-05-25T22:31:00Z">
                <w:pPr>
                  <w:spacing w:before="75" w:after="75" w:line="240" w:lineRule="auto"/>
                </w:pPr>
              </w:pPrChange>
            </w:pPr>
            <w:r w:rsidRPr="008A0D15">
              <w:rPr>
                <w:rFonts w:eastAsia="Times New Roman"/>
                <w:sz w:val="22"/>
                <w:szCs w:val="22"/>
                <w:lang w:eastAsia="ru-RU"/>
                <w:rPrChange w:id="4721" w:author="Елена Белолипецкая" w:date="2024-05-25T22:35:00Z">
                  <w:rPr>
                    <w:rFonts w:eastAsia="Times New Roman"/>
                    <w:lang w:eastAsia="ru-RU"/>
                  </w:rPr>
                </w:rPrChange>
              </w:rPr>
              <w:t>Взаимодействие не исследовалось.</w:t>
            </w:r>
            <w:r w:rsidRPr="008A0D15">
              <w:rPr>
                <w:rFonts w:eastAsia="Times New Roman"/>
                <w:sz w:val="22"/>
                <w:szCs w:val="22"/>
                <w:lang w:eastAsia="ru-RU"/>
                <w:rPrChange w:id="4722" w:author="Елена Белолипецкая" w:date="2024-05-25T22:35:00Z">
                  <w:rPr>
                    <w:rFonts w:eastAsia="Times New Roman"/>
                    <w:lang w:eastAsia="ru-RU"/>
                  </w:rPr>
                </w:rPrChange>
              </w:rPr>
              <w:br/>
            </w:r>
            <w:r w:rsidRPr="008A0D15">
              <w:rPr>
                <w:rFonts w:eastAsia="Times New Roman"/>
                <w:i/>
                <w:iCs/>
                <w:sz w:val="22"/>
                <w:szCs w:val="22"/>
                <w:lang w:eastAsia="ru-RU"/>
                <w:rPrChange w:id="4723" w:author="Елена Белолипецкая" w:date="2024-05-25T22:35:00Z">
                  <w:rPr>
                    <w:rFonts w:eastAsia="Times New Roman"/>
                    <w:i/>
                    <w:iCs/>
                    <w:lang w:eastAsia="ru-RU"/>
                  </w:rPr>
                </w:rPrChange>
              </w:rPr>
              <w:t>Ожидается:</w:t>
            </w:r>
            <w:r w:rsidRPr="008A0D15">
              <w:rPr>
                <w:rFonts w:eastAsia="Times New Roman"/>
                <w:sz w:val="22"/>
                <w:szCs w:val="22"/>
                <w:lang w:eastAsia="ru-RU"/>
                <w:rPrChange w:id="4724" w:author="Елена Белолипецкая" w:date="2024-05-25T22:35:00Z">
                  <w:rPr>
                    <w:rFonts w:eastAsia="Times New Roman"/>
                    <w:lang w:eastAsia="ru-RU"/>
                  </w:rPr>
                </w:rPrChange>
              </w:rPr>
              <w:br/>
              <w:t>↓Софосбувир</w:t>
            </w:r>
            <w:r w:rsidRPr="008A0D15">
              <w:rPr>
                <w:rFonts w:eastAsia="Times New Roman"/>
                <w:sz w:val="22"/>
                <w:szCs w:val="22"/>
                <w:lang w:eastAsia="ru-RU"/>
                <w:rPrChange w:id="4725" w:author="Елена Белолипецкая" w:date="2024-05-25T22:35:00Z">
                  <w:rPr>
                    <w:rFonts w:eastAsia="Times New Roman"/>
                    <w:lang w:eastAsia="ru-RU"/>
                  </w:rPr>
                </w:rPrChange>
              </w:rPr>
              <w:br/>
              <w:t>↓ Велпатасвир</w:t>
            </w:r>
          </w:p>
        </w:tc>
        <w:tc>
          <w:tcPr>
            <w:tcW w:w="1508" w:type="pct"/>
            <w:tcMar>
              <w:top w:w="45" w:type="dxa"/>
              <w:left w:w="75" w:type="dxa"/>
              <w:bottom w:w="45" w:type="dxa"/>
              <w:right w:w="75" w:type="dxa"/>
            </w:tcMar>
            <w:vAlign w:val="center"/>
            <w:hideMark/>
            <w:tcPrChange w:id="4726" w:author="Елена Белолипецкая" w:date="2024-05-25T22:26:00Z">
              <w:tcPr>
                <w:tcW w:w="1508" w:type="pct"/>
                <w:tcMar>
                  <w:top w:w="45" w:type="dxa"/>
                  <w:left w:w="75" w:type="dxa"/>
                  <w:bottom w:w="45" w:type="dxa"/>
                  <w:right w:w="75" w:type="dxa"/>
                </w:tcMar>
                <w:vAlign w:val="center"/>
                <w:hideMark/>
              </w:tcPr>
            </w:tcPrChange>
          </w:tcPr>
          <w:p w14:paraId="15916E2F" w14:textId="5A43B376" w:rsidR="008269BA" w:rsidRPr="008A0D15" w:rsidRDefault="00395F73">
            <w:pPr>
              <w:spacing w:after="0" w:line="240" w:lineRule="auto"/>
              <w:rPr>
                <w:rFonts w:eastAsia="Times New Roman"/>
                <w:sz w:val="22"/>
                <w:szCs w:val="22"/>
                <w:lang w:eastAsia="ru-RU"/>
                <w:rPrChange w:id="4727" w:author="Елена Белолипецкая" w:date="2024-05-25T22:35:00Z">
                  <w:rPr>
                    <w:rFonts w:eastAsia="Times New Roman"/>
                    <w:lang w:eastAsia="ru-RU"/>
                  </w:rPr>
                </w:rPrChange>
              </w:rPr>
              <w:pPrChange w:id="4728" w:author="Елена Белолипецкая" w:date="2024-05-25T22:31:00Z">
                <w:pPr>
                  <w:spacing w:before="75" w:after="75" w:line="240" w:lineRule="auto"/>
                </w:pPr>
              </w:pPrChange>
            </w:pPr>
            <w:r w:rsidRPr="008A0D15">
              <w:rPr>
                <w:rFonts w:eastAsia="Times New Roman"/>
                <w:sz w:val="22"/>
                <w:szCs w:val="22"/>
                <w:lang w:eastAsia="ru-RU"/>
                <w:rPrChange w:id="4729" w:author="Елена Белолипецкая" w:date="2024-05-25T22:35:00Z">
                  <w:rPr>
                    <w:rFonts w:eastAsia="Times New Roman"/>
                    <w:lang w:eastAsia="ru-RU"/>
                  </w:rPr>
                </w:rPrChange>
              </w:rPr>
              <w:t>П</w:t>
            </w:r>
            <w:r w:rsidR="008269BA" w:rsidRPr="008A0D15">
              <w:rPr>
                <w:rFonts w:eastAsia="Times New Roman"/>
                <w:sz w:val="22"/>
                <w:szCs w:val="22"/>
                <w:lang w:eastAsia="ru-RU"/>
                <w:rPrChange w:id="4730" w:author="Елена Белолипецкая" w:date="2024-05-25T22:35:00Z">
                  <w:rPr>
                    <w:rFonts w:eastAsia="Times New Roman"/>
                    <w:lang w:eastAsia="ru-RU"/>
                  </w:rPr>
                </w:rPrChange>
              </w:rPr>
              <w:t xml:space="preserve">ротивопоказан </w:t>
            </w:r>
            <w:r w:rsidRPr="008A0D15">
              <w:rPr>
                <w:rFonts w:eastAsia="Times New Roman"/>
                <w:sz w:val="22"/>
                <w:szCs w:val="22"/>
                <w:lang w:eastAsia="ru-RU"/>
                <w:rPrChange w:id="4731" w:author="Елена Белолипецкая" w:date="2024-05-25T22:35:00Z">
                  <w:rPr>
                    <w:rFonts w:eastAsia="Times New Roman"/>
                    <w:lang w:eastAsia="ru-RU"/>
                  </w:rPr>
                </w:rPrChange>
              </w:rPr>
              <w:t>совместный прием</w:t>
            </w:r>
          </w:p>
        </w:tc>
      </w:tr>
      <w:tr w:rsidR="008269BA" w:rsidRPr="008A0D15" w14:paraId="3FB0CA8C" w14:textId="77777777" w:rsidTr="00FE0F3F">
        <w:tc>
          <w:tcPr>
            <w:tcW w:w="1818" w:type="pct"/>
            <w:vMerge w:val="restart"/>
            <w:tcMar>
              <w:top w:w="45" w:type="dxa"/>
              <w:left w:w="75" w:type="dxa"/>
              <w:bottom w:w="45" w:type="dxa"/>
              <w:right w:w="75" w:type="dxa"/>
            </w:tcMar>
            <w:vAlign w:val="center"/>
            <w:hideMark/>
            <w:tcPrChange w:id="4732" w:author="Елена Белолипецкая" w:date="2024-05-25T22:26:00Z">
              <w:tcPr>
                <w:tcW w:w="1967" w:type="pct"/>
                <w:gridSpan w:val="2"/>
                <w:vMerge w:val="restart"/>
                <w:tcMar>
                  <w:top w:w="45" w:type="dxa"/>
                  <w:left w:w="75" w:type="dxa"/>
                  <w:bottom w:w="45" w:type="dxa"/>
                  <w:right w:w="75" w:type="dxa"/>
                </w:tcMar>
                <w:vAlign w:val="center"/>
                <w:hideMark/>
              </w:tcPr>
            </w:tcPrChange>
          </w:tcPr>
          <w:p w14:paraId="3FDE8BC6" w14:textId="77777777" w:rsidR="008269BA" w:rsidRPr="008A0D15" w:rsidRDefault="008269BA">
            <w:pPr>
              <w:spacing w:after="0" w:line="240" w:lineRule="auto"/>
              <w:rPr>
                <w:rFonts w:eastAsia="Times New Roman"/>
                <w:sz w:val="22"/>
                <w:szCs w:val="22"/>
                <w:lang w:eastAsia="ru-RU"/>
                <w:rPrChange w:id="4733" w:author="Елена Белолипецкая" w:date="2024-05-25T22:35:00Z">
                  <w:rPr>
                    <w:rFonts w:eastAsia="Times New Roman"/>
                    <w:lang w:eastAsia="ru-RU"/>
                  </w:rPr>
                </w:rPrChange>
              </w:rPr>
              <w:pPrChange w:id="4734" w:author="Елена Белолипецкая" w:date="2024-05-25T22:31:00Z">
                <w:pPr>
                  <w:spacing w:before="75" w:after="75" w:line="240" w:lineRule="auto"/>
                </w:pPr>
              </w:pPrChange>
            </w:pPr>
            <w:r w:rsidRPr="008A0D15">
              <w:rPr>
                <w:rFonts w:eastAsia="Times New Roman"/>
                <w:sz w:val="22"/>
                <w:szCs w:val="22"/>
                <w:lang w:eastAsia="ru-RU"/>
                <w:rPrChange w:id="4735" w:author="Елена Белолипецкая" w:date="2024-05-25T22:35:00Z">
                  <w:rPr>
                    <w:rFonts w:eastAsia="Times New Roman"/>
                    <w:lang w:eastAsia="ru-RU"/>
                  </w:rPr>
                </w:rPrChange>
              </w:rPr>
              <w:lastRenderedPageBreak/>
              <w:t>Карбамазепин</w:t>
            </w:r>
            <w:r w:rsidRPr="008A0D15">
              <w:rPr>
                <w:rFonts w:eastAsia="Times New Roman"/>
                <w:sz w:val="22"/>
                <w:szCs w:val="22"/>
                <w:lang w:eastAsia="ru-RU"/>
                <w:rPrChange w:id="4736" w:author="Елена Белолипецкая" w:date="2024-05-25T22:35:00Z">
                  <w:rPr>
                    <w:rFonts w:eastAsia="Times New Roman"/>
                    <w:lang w:eastAsia="ru-RU"/>
                  </w:rPr>
                </w:rPrChange>
              </w:rPr>
              <w:br/>
              <w:t>(Индукция Р-гликопротеина</w:t>
            </w:r>
            <w:r w:rsidRPr="008A0D15">
              <w:rPr>
                <w:rFonts w:eastAsia="Times New Roman"/>
                <w:sz w:val="22"/>
                <w:szCs w:val="22"/>
                <w:lang w:eastAsia="ru-RU"/>
                <w:rPrChange w:id="4737" w:author="Елена Белолипецкая" w:date="2024-05-25T22:35:00Z">
                  <w:rPr>
                    <w:rFonts w:eastAsia="Times New Roman"/>
                    <w:lang w:eastAsia="ru-RU"/>
                  </w:rPr>
                </w:rPrChange>
              </w:rPr>
              <w:br/>
              <w:t>и изоферментов системы цитохрома)</w:t>
            </w:r>
          </w:p>
        </w:tc>
        <w:tc>
          <w:tcPr>
            <w:tcW w:w="1674" w:type="pct"/>
            <w:gridSpan w:val="4"/>
            <w:tcMar>
              <w:top w:w="45" w:type="dxa"/>
              <w:left w:w="75" w:type="dxa"/>
              <w:bottom w:w="45" w:type="dxa"/>
              <w:right w:w="75" w:type="dxa"/>
            </w:tcMar>
            <w:vAlign w:val="center"/>
            <w:hideMark/>
            <w:tcPrChange w:id="4738" w:author="Елена Белолипецкая" w:date="2024-05-25T22:26:00Z">
              <w:tcPr>
                <w:tcW w:w="1526" w:type="pct"/>
                <w:gridSpan w:val="7"/>
                <w:tcMar>
                  <w:top w:w="45" w:type="dxa"/>
                  <w:left w:w="75" w:type="dxa"/>
                  <w:bottom w:w="45" w:type="dxa"/>
                  <w:right w:w="75" w:type="dxa"/>
                </w:tcMar>
                <w:vAlign w:val="center"/>
                <w:hideMark/>
              </w:tcPr>
            </w:tcPrChange>
          </w:tcPr>
          <w:p w14:paraId="57A4FB2D" w14:textId="77777777" w:rsidR="008269BA" w:rsidRPr="008A0D15" w:rsidRDefault="008269BA">
            <w:pPr>
              <w:spacing w:after="0" w:line="240" w:lineRule="auto"/>
              <w:rPr>
                <w:rFonts w:eastAsia="Times New Roman"/>
                <w:sz w:val="22"/>
                <w:szCs w:val="22"/>
                <w:lang w:eastAsia="ru-RU"/>
                <w:rPrChange w:id="4739" w:author="Елена Белолипецкая" w:date="2024-05-25T22:35:00Z">
                  <w:rPr>
                    <w:rFonts w:eastAsia="Times New Roman"/>
                    <w:lang w:eastAsia="ru-RU"/>
                  </w:rPr>
                </w:rPrChange>
              </w:rPr>
              <w:pPrChange w:id="4740" w:author="Елена Белолипецкая" w:date="2024-05-25T22:31:00Z">
                <w:pPr>
                  <w:spacing w:before="75" w:after="75" w:line="240" w:lineRule="auto"/>
                </w:pPr>
              </w:pPrChange>
            </w:pPr>
            <w:r w:rsidRPr="008A0D15">
              <w:rPr>
                <w:rFonts w:eastAsia="Times New Roman"/>
                <w:sz w:val="22"/>
                <w:szCs w:val="22"/>
                <w:lang w:eastAsia="ru-RU"/>
                <w:rPrChange w:id="4741" w:author="Елена Белолипецкая" w:date="2024-05-25T22:35:00Z">
                  <w:rPr>
                    <w:rFonts w:eastAsia="Times New Roman"/>
                    <w:lang w:eastAsia="ru-RU"/>
                  </w:rPr>
                </w:rPrChange>
              </w:rPr>
              <w:t>Взаимодействие не исследовалось.</w:t>
            </w:r>
            <w:r w:rsidRPr="008A0D15">
              <w:rPr>
                <w:rFonts w:eastAsia="Times New Roman"/>
                <w:sz w:val="22"/>
                <w:szCs w:val="22"/>
                <w:lang w:eastAsia="ru-RU"/>
                <w:rPrChange w:id="4742" w:author="Елена Белолипецкая" w:date="2024-05-25T22:35:00Z">
                  <w:rPr>
                    <w:rFonts w:eastAsia="Times New Roman"/>
                    <w:lang w:eastAsia="ru-RU"/>
                  </w:rPr>
                </w:rPrChange>
              </w:rPr>
              <w:br/>
            </w:r>
            <w:r w:rsidRPr="008A0D15">
              <w:rPr>
                <w:rFonts w:eastAsia="Times New Roman"/>
                <w:i/>
                <w:iCs/>
                <w:sz w:val="22"/>
                <w:szCs w:val="22"/>
                <w:lang w:eastAsia="ru-RU"/>
                <w:rPrChange w:id="4743" w:author="Елена Белолипецкая" w:date="2024-05-25T22:35:00Z">
                  <w:rPr>
                    <w:rFonts w:eastAsia="Times New Roman"/>
                    <w:i/>
                    <w:iCs/>
                    <w:lang w:eastAsia="ru-RU"/>
                  </w:rPr>
                </w:rPrChange>
              </w:rPr>
              <w:t>Ожидается:</w:t>
            </w:r>
            <w:r w:rsidRPr="008A0D15">
              <w:rPr>
                <w:rFonts w:eastAsia="Times New Roman"/>
                <w:sz w:val="22"/>
                <w:szCs w:val="22"/>
                <w:lang w:eastAsia="ru-RU"/>
                <w:rPrChange w:id="4744" w:author="Елена Белолипецкая" w:date="2024-05-25T22:35:00Z">
                  <w:rPr>
                    <w:rFonts w:eastAsia="Times New Roman"/>
                    <w:lang w:eastAsia="ru-RU"/>
                  </w:rPr>
                </w:rPrChange>
              </w:rPr>
              <w:br/>
              <w:t>↓ Велпатасвир</w:t>
            </w:r>
          </w:p>
        </w:tc>
        <w:tc>
          <w:tcPr>
            <w:tcW w:w="1508" w:type="pct"/>
            <w:vMerge w:val="restart"/>
            <w:tcMar>
              <w:top w:w="45" w:type="dxa"/>
              <w:left w:w="75" w:type="dxa"/>
              <w:bottom w:w="45" w:type="dxa"/>
              <w:right w:w="75" w:type="dxa"/>
            </w:tcMar>
            <w:vAlign w:val="center"/>
            <w:hideMark/>
            <w:tcPrChange w:id="4745" w:author="Елена Белолипецкая" w:date="2024-05-25T22:26:00Z">
              <w:tcPr>
                <w:tcW w:w="1508" w:type="pct"/>
                <w:vMerge w:val="restart"/>
                <w:tcMar>
                  <w:top w:w="45" w:type="dxa"/>
                  <w:left w:w="75" w:type="dxa"/>
                  <w:bottom w:w="45" w:type="dxa"/>
                  <w:right w:w="75" w:type="dxa"/>
                </w:tcMar>
                <w:vAlign w:val="center"/>
                <w:hideMark/>
              </w:tcPr>
            </w:tcPrChange>
          </w:tcPr>
          <w:p w14:paraId="6F44DBCA" w14:textId="40392CD4" w:rsidR="008269BA" w:rsidRPr="008A0D15" w:rsidRDefault="00395F73">
            <w:pPr>
              <w:spacing w:after="0" w:line="240" w:lineRule="auto"/>
              <w:rPr>
                <w:rFonts w:eastAsia="Times New Roman"/>
                <w:sz w:val="22"/>
                <w:szCs w:val="22"/>
                <w:lang w:eastAsia="ru-RU"/>
                <w:rPrChange w:id="4746" w:author="Елена Белолипецкая" w:date="2024-05-25T22:35:00Z">
                  <w:rPr>
                    <w:rFonts w:eastAsia="Times New Roman"/>
                    <w:lang w:eastAsia="ru-RU"/>
                  </w:rPr>
                </w:rPrChange>
              </w:rPr>
              <w:pPrChange w:id="4747" w:author="Елена Белолипецкая" w:date="2024-05-25T22:31:00Z">
                <w:pPr>
                  <w:spacing w:before="75" w:after="75" w:line="240" w:lineRule="auto"/>
                </w:pPr>
              </w:pPrChange>
            </w:pPr>
            <w:r w:rsidRPr="008A0D15">
              <w:rPr>
                <w:rFonts w:eastAsia="Times New Roman"/>
                <w:sz w:val="22"/>
                <w:szCs w:val="22"/>
                <w:lang w:eastAsia="ru-RU"/>
                <w:rPrChange w:id="4748" w:author="Елена Белолипецкая" w:date="2024-05-25T22:35:00Z">
                  <w:rPr>
                    <w:rFonts w:eastAsia="Times New Roman"/>
                    <w:lang w:eastAsia="ru-RU"/>
                  </w:rPr>
                </w:rPrChange>
              </w:rPr>
              <w:t>Противопоказан совместный прием</w:t>
            </w:r>
          </w:p>
        </w:tc>
      </w:tr>
      <w:tr w:rsidR="00FE0F3F" w:rsidRPr="008A0D15" w14:paraId="26EC242C" w14:textId="77777777" w:rsidTr="00FE0F3F">
        <w:tc>
          <w:tcPr>
            <w:tcW w:w="1818" w:type="pct"/>
            <w:vMerge/>
            <w:vAlign w:val="center"/>
            <w:hideMark/>
          </w:tcPr>
          <w:p w14:paraId="7C572191" w14:textId="77777777" w:rsidR="008269BA" w:rsidRPr="008A0D15" w:rsidRDefault="008269BA">
            <w:pPr>
              <w:spacing w:after="0" w:line="240" w:lineRule="auto"/>
              <w:rPr>
                <w:rFonts w:eastAsia="Times New Roman"/>
                <w:sz w:val="22"/>
                <w:szCs w:val="22"/>
                <w:lang w:eastAsia="ru-RU"/>
                <w:rPrChange w:id="4749" w:author="Елена Белолипецкая" w:date="2024-05-25T22:35:00Z">
                  <w:rPr>
                    <w:rFonts w:eastAsia="Times New Roman"/>
                    <w:lang w:eastAsia="ru-RU"/>
                  </w:rPr>
                </w:rPrChange>
              </w:rPr>
              <w:pPrChange w:id="4750" w:author="Елена Белолипецкая" w:date="2024-05-25T22:31:00Z">
                <w:pPr>
                  <w:spacing w:before="75" w:after="75" w:line="240" w:lineRule="auto"/>
                </w:pPr>
              </w:pPrChange>
            </w:pPr>
          </w:p>
        </w:tc>
        <w:tc>
          <w:tcPr>
            <w:tcW w:w="682" w:type="pct"/>
            <w:tcMar>
              <w:top w:w="45" w:type="dxa"/>
              <w:left w:w="75" w:type="dxa"/>
              <w:bottom w:w="45" w:type="dxa"/>
              <w:right w:w="75" w:type="dxa"/>
            </w:tcMar>
            <w:vAlign w:val="center"/>
            <w:hideMark/>
          </w:tcPr>
          <w:p w14:paraId="35AFA72C" w14:textId="77777777" w:rsidR="008269BA" w:rsidRPr="008A0D15" w:rsidRDefault="008269BA">
            <w:pPr>
              <w:spacing w:after="0" w:line="240" w:lineRule="auto"/>
              <w:rPr>
                <w:rFonts w:eastAsia="Times New Roman"/>
                <w:sz w:val="22"/>
                <w:szCs w:val="22"/>
                <w:lang w:eastAsia="ru-RU"/>
                <w:rPrChange w:id="4751" w:author="Елена Белолипецкая" w:date="2024-05-25T22:35:00Z">
                  <w:rPr>
                    <w:rFonts w:eastAsia="Times New Roman"/>
                    <w:lang w:eastAsia="ru-RU"/>
                  </w:rPr>
                </w:rPrChange>
              </w:rPr>
              <w:pPrChange w:id="4752" w:author="Елена Белолипецкая" w:date="2024-05-25T22:31:00Z">
                <w:pPr>
                  <w:spacing w:before="75" w:after="75" w:line="240" w:lineRule="auto"/>
                </w:pPr>
              </w:pPrChange>
            </w:pPr>
            <w:r w:rsidRPr="008A0D15">
              <w:rPr>
                <w:rFonts w:eastAsia="Times New Roman"/>
                <w:i/>
                <w:iCs/>
                <w:sz w:val="22"/>
                <w:szCs w:val="22"/>
                <w:lang w:eastAsia="ru-RU"/>
                <w:rPrChange w:id="4753" w:author="Елена Белолипецкая" w:date="2024-05-25T22:35:00Z">
                  <w:rPr>
                    <w:rFonts w:eastAsia="Times New Roman"/>
                    <w:i/>
                    <w:iCs/>
                    <w:lang w:eastAsia="ru-RU"/>
                  </w:rPr>
                </w:rPrChange>
              </w:rPr>
              <w:t>Наблюдается:</w:t>
            </w:r>
            <w:r w:rsidRPr="008A0D15">
              <w:rPr>
                <w:rFonts w:eastAsia="Times New Roman"/>
                <w:sz w:val="22"/>
                <w:szCs w:val="22"/>
                <w:lang w:eastAsia="ru-RU"/>
                <w:rPrChange w:id="4754" w:author="Елена Белолипецкая" w:date="2024-05-25T22:35:00Z">
                  <w:rPr>
                    <w:rFonts w:eastAsia="Times New Roman"/>
                    <w:lang w:eastAsia="ru-RU"/>
                  </w:rPr>
                </w:rPrChange>
              </w:rPr>
              <w:br/>
              <w:t>Софосбувир</w:t>
            </w:r>
          </w:p>
        </w:tc>
        <w:tc>
          <w:tcPr>
            <w:tcW w:w="303" w:type="pct"/>
            <w:tcMar>
              <w:top w:w="45" w:type="dxa"/>
              <w:left w:w="75" w:type="dxa"/>
              <w:bottom w:w="45" w:type="dxa"/>
              <w:right w:w="75" w:type="dxa"/>
            </w:tcMar>
            <w:vAlign w:val="center"/>
            <w:hideMark/>
          </w:tcPr>
          <w:p w14:paraId="2EAD0140" w14:textId="4FF1D2BD" w:rsidR="008269BA" w:rsidRPr="008A0D15" w:rsidRDefault="008269BA">
            <w:pPr>
              <w:spacing w:after="0" w:line="240" w:lineRule="auto"/>
              <w:rPr>
                <w:rFonts w:eastAsia="Times New Roman"/>
                <w:sz w:val="22"/>
                <w:szCs w:val="22"/>
                <w:lang w:eastAsia="ru-RU"/>
                <w:rPrChange w:id="4755" w:author="Елена Белолипецкая" w:date="2024-05-25T22:35:00Z">
                  <w:rPr>
                    <w:rFonts w:eastAsia="Times New Roman"/>
                    <w:lang w:eastAsia="ru-RU"/>
                  </w:rPr>
                </w:rPrChange>
              </w:rPr>
              <w:pPrChange w:id="4756" w:author="Елена Белолипецкая" w:date="2024-05-25T22:31:00Z">
                <w:pPr>
                  <w:spacing w:before="75" w:after="75" w:line="240" w:lineRule="auto"/>
                </w:pPr>
              </w:pPrChange>
            </w:pPr>
            <w:r w:rsidRPr="008A0D15">
              <w:rPr>
                <w:rFonts w:eastAsia="Times New Roman"/>
                <w:sz w:val="22"/>
                <w:szCs w:val="22"/>
                <w:lang w:eastAsia="ru-RU"/>
                <w:rPrChange w:id="4757" w:author="Елена Белолипецкая" w:date="2024-05-25T22:35:00Z">
                  <w:rPr>
                    <w:rFonts w:eastAsia="Times New Roman"/>
                    <w:lang w:eastAsia="ru-RU"/>
                  </w:rPr>
                </w:rPrChange>
              </w:rPr>
              <w:t>↓</w:t>
            </w:r>
            <w:r w:rsidRPr="008A0D15">
              <w:rPr>
                <w:rFonts w:eastAsia="Times New Roman"/>
                <w:sz w:val="22"/>
                <w:szCs w:val="22"/>
                <w:lang w:eastAsia="ru-RU"/>
                <w:rPrChange w:id="4758" w:author="Елена Белолипецкая" w:date="2024-05-25T22:35:00Z">
                  <w:rPr>
                    <w:rFonts w:eastAsia="Times New Roman"/>
                    <w:lang w:eastAsia="ru-RU"/>
                  </w:rPr>
                </w:rPrChange>
              </w:rPr>
              <w:br/>
              <w:t>0</w:t>
            </w:r>
            <w:del w:id="4759" w:author="Елена Белолипецкая" w:date="2024-05-25T22:27:00Z">
              <w:r w:rsidRPr="008A0D15" w:rsidDel="00FE0F3F">
                <w:rPr>
                  <w:rFonts w:eastAsia="Times New Roman"/>
                  <w:sz w:val="22"/>
                  <w:szCs w:val="22"/>
                  <w:lang w:eastAsia="ru-RU"/>
                  <w:rPrChange w:id="4760" w:author="Елена Белолипецкая" w:date="2024-05-25T22:35:00Z">
                    <w:rPr>
                      <w:rFonts w:eastAsia="Times New Roman"/>
                      <w:lang w:eastAsia="ru-RU"/>
                    </w:rPr>
                  </w:rPrChange>
                </w:rPr>
                <w:delText>.</w:delText>
              </w:r>
            </w:del>
            <w:ins w:id="4761" w:author="Елена Белолипецкая" w:date="2024-05-25T22:27:00Z">
              <w:r w:rsidR="00FE0F3F" w:rsidRPr="008A0D15">
                <w:rPr>
                  <w:rFonts w:eastAsia="Times New Roman"/>
                  <w:sz w:val="22"/>
                  <w:szCs w:val="22"/>
                  <w:lang w:eastAsia="ru-RU"/>
                  <w:rPrChange w:id="4762" w:author="Елена Белолипецкая" w:date="2024-05-25T22:35:00Z">
                    <w:rPr>
                      <w:rFonts w:eastAsia="Times New Roman"/>
                      <w:lang w:eastAsia="ru-RU"/>
                    </w:rPr>
                  </w:rPrChange>
                </w:rPr>
                <w:t>,</w:t>
              </w:r>
            </w:ins>
            <w:r w:rsidRPr="008A0D15">
              <w:rPr>
                <w:rFonts w:eastAsia="Times New Roman"/>
                <w:sz w:val="22"/>
                <w:szCs w:val="22"/>
                <w:lang w:eastAsia="ru-RU"/>
                <w:rPrChange w:id="4763" w:author="Елена Белолипецкая" w:date="2024-05-25T22:35:00Z">
                  <w:rPr>
                    <w:rFonts w:eastAsia="Times New Roman"/>
                    <w:lang w:eastAsia="ru-RU"/>
                  </w:rPr>
                </w:rPrChange>
              </w:rPr>
              <w:t>52</w:t>
            </w:r>
            <w:r w:rsidRPr="008A0D15">
              <w:rPr>
                <w:rFonts w:eastAsia="Times New Roman"/>
                <w:sz w:val="22"/>
                <w:szCs w:val="22"/>
                <w:lang w:eastAsia="ru-RU"/>
                <w:rPrChange w:id="4764" w:author="Елена Белолипецкая" w:date="2024-05-25T22:35:00Z">
                  <w:rPr>
                    <w:rFonts w:eastAsia="Times New Roman"/>
                    <w:lang w:eastAsia="ru-RU"/>
                  </w:rPr>
                </w:rPrChange>
              </w:rPr>
              <w:br/>
              <w:t>(0</w:t>
            </w:r>
            <w:del w:id="4765" w:author="Елена Белолипецкая" w:date="2024-05-25T22:27:00Z">
              <w:r w:rsidRPr="008A0D15" w:rsidDel="00FE0F3F">
                <w:rPr>
                  <w:rFonts w:eastAsia="Times New Roman"/>
                  <w:sz w:val="22"/>
                  <w:szCs w:val="22"/>
                  <w:lang w:eastAsia="ru-RU"/>
                  <w:rPrChange w:id="4766" w:author="Елена Белолипецкая" w:date="2024-05-25T22:35:00Z">
                    <w:rPr>
                      <w:rFonts w:eastAsia="Times New Roman"/>
                      <w:lang w:eastAsia="ru-RU"/>
                    </w:rPr>
                  </w:rPrChange>
                </w:rPr>
                <w:delText>.</w:delText>
              </w:r>
            </w:del>
            <w:ins w:id="4767" w:author="Елена Белолипецкая" w:date="2024-05-25T22:27:00Z">
              <w:r w:rsidR="00FE0F3F" w:rsidRPr="008A0D15">
                <w:rPr>
                  <w:rFonts w:eastAsia="Times New Roman"/>
                  <w:sz w:val="22"/>
                  <w:szCs w:val="22"/>
                  <w:lang w:eastAsia="ru-RU"/>
                  <w:rPrChange w:id="4768" w:author="Елена Белолипецкая" w:date="2024-05-25T22:35:00Z">
                    <w:rPr>
                      <w:rFonts w:eastAsia="Times New Roman"/>
                      <w:lang w:eastAsia="ru-RU"/>
                    </w:rPr>
                  </w:rPrChange>
                </w:rPr>
                <w:t>,</w:t>
              </w:r>
            </w:ins>
            <w:r w:rsidRPr="008A0D15">
              <w:rPr>
                <w:rFonts w:eastAsia="Times New Roman"/>
                <w:sz w:val="22"/>
                <w:szCs w:val="22"/>
                <w:lang w:eastAsia="ru-RU"/>
                <w:rPrChange w:id="4769" w:author="Елена Белолипецкая" w:date="2024-05-25T22:35:00Z">
                  <w:rPr>
                    <w:rFonts w:eastAsia="Times New Roman"/>
                    <w:lang w:eastAsia="ru-RU"/>
                  </w:rPr>
                </w:rPrChange>
              </w:rPr>
              <w:t>43</w:t>
            </w:r>
            <w:del w:id="4770" w:author="Елена Белолипецкая" w:date="2024-05-25T22:31:00Z">
              <w:r w:rsidRPr="008A0D15" w:rsidDel="008A0D15">
                <w:rPr>
                  <w:rFonts w:eastAsia="Times New Roman"/>
                  <w:sz w:val="22"/>
                  <w:szCs w:val="22"/>
                  <w:lang w:eastAsia="ru-RU"/>
                  <w:rPrChange w:id="4771" w:author="Елена Белолипецкая" w:date="2024-05-25T22:35:00Z">
                    <w:rPr>
                      <w:rFonts w:eastAsia="Times New Roman"/>
                      <w:lang w:eastAsia="ru-RU"/>
                    </w:rPr>
                  </w:rPrChange>
                </w:rPr>
                <w:delText>,</w:delText>
              </w:r>
            </w:del>
            <w:ins w:id="4772" w:author="Елена Белолипецкая" w:date="2024-05-25T22:31:00Z">
              <w:r w:rsidR="008A0D15" w:rsidRPr="008A0D15">
                <w:rPr>
                  <w:rFonts w:eastAsia="Times New Roman"/>
                  <w:sz w:val="22"/>
                  <w:szCs w:val="22"/>
                  <w:lang w:val="en-US" w:eastAsia="ru-RU"/>
                  <w:rPrChange w:id="4773" w:author="Елена Белолипецкая" w:date="2024-05-25T22:35:00Z">
                    <w:rPr>
                      <w:rFonts w:eastAsia="Times New Roman"/>
                      <w:lang w:val="en-US" w:eastAsia="ru-RU"/>
                    </w:rPr>
                  </w:rPrChange>
                </w:rPr>
                <w:t>;</w:t>
              </w:r>
            </w:ins>
            <w:r w:rsidRPr="008A0D15">
              <w:rPr>
                <w:rFonts w:eastAsia="Times New Roman"/>
                <w:sz w:val="22"/>
                <w:szCs w:val="22"/>
                <w:lang w:eastAsia="ru-RU"/>
                <w:rPrChange w:id="4774" w:author="Елена Белолипецкая" w:date="2024-05-25T22:35:00Z">
                  <w:rPr>
                    <w:rFonts w:eastAsia="Times New Roman"/>
                    <w:lang w:eastAsia="ru-RU"/>
                  </w:rPr>
                </w:rPrChange>
              </w:rPr>
              <w:br/>
              <w:t>0</w:t>
            </w:r>
            <w:del w:id="4775" w:author="Елена Белолипецкая" w:date="2024-05-25T22:27:00Z">
              <w:r w:rsidRPr="008A0D15" w:rsidDel="00FE0F3F">
                <w:rPr>
                  <w:rFonts w:eastAsia="Times New Roman"/>
                  <w:sz w:val="22"/>
                  <w:szCs w:val="22"/>
                  <w:lang w:eastAsia="ru-RU"/>
                  <w:rPrChange w:id="4776" w:author="Елена Белолипецкая" w:date="2024-05-25T22:35:00Z">
                    <w:rPr>
                      <w:rFonts w:eastAsia="Times New Roman"/>
                      <w:lang w:eastAsia="ru-RU"/>
                    </w:rPr>
                  </w:rPrChange>
                </w:rPr>
                <w:delText>.</w:delText>
              </w:r>
            </w:del>
            <w:ins w:id="4777" w:author="Елена Белолипецкая" w:date="2024-05-25T22:27:00Z">
              <w:r w:rsidR="00FE0F3F" w:rsidRPr="008A0D15">
                <w:rPr>
                  <w:rFonts w:eastAsia="Times New Roman"/>
                  <w:sz w:val="22"/>
                  <w:szCs w:val="22"/>
                  <w:lang w:eastAsia="ru-RU"/>
                  <w:rPrChange w:id="4778" w:author="Елена Белолипецкая" w:date="2024-05-25T22:35:00Z">
                    <w:rPr>
                      <w:rFonts w:eastAsia="Times New Roman"/>
                      <w:lang w:eastAsia="ru-RU"/>
                    </w:rPr>
                  </w:rPrChange>
                </w:rPr>
                <w:t>,</w:t>
              </w:r>
            </w:ins>
            <w:r w:rsidRPr="008A0D15">
              <w:rPr>
                <w:rFonts w:eastAsia="Times New Roman"/>
                <w:sz w:val="22"/>
                <w:szCs w:val="22"/>
                <w:lang w:eastAsia="ru-RU"/>
                <w:rPrChange w:id="4779" w:author="Елена Белолипецкая" w:date="2024-05-25T22:35:00Z">
                  <w:rPr>
                    <w:rFonts w:eastAsia="Times New Roman"/>
                    <w:lang w:eastAsia="ru-RU"/>
                  </w:rPr>
                </w:rPrChange>
              </w:rPr>
              <w:t>62)</w:t>
            </w:r>
          </w:p>
        </w:tc>
        <w:tc>
          <w:tcPr>
            <w:tcW w:w="379" w:type="pct"/>
            <w:tcMar>
              <w:top w:w="45" w:type="dxa"/>
              <w:left w:w="75" w:type="dxa"/>
              <w:bottom w:w="45" w:type="dxa"/>
              <w:right w:w="75" w:type="dxa"/>
            </w:tcMar>
            <w:vAlign w:val="center"/>
            <w:hideMark/>
          </w:tcPr>
          <w:p w14:paraId="3E15CBEB" w14:textId="31131A8E" w:rsidR="008269BA" w:rsidRPr="008A0D15" w:rsidRDefault="008269BA">
            <w:pPr>
              <w:spacing w:after="0" w:line="240" w:lineRule="auto"/>
              <w:rPr>
                <w:rFonts w:eastAsia="Times New Roman"/>
                <w:sz w:val="22"/>
                <w:szCs w:val="22"/>
                <w:lang w:eastAsia="ru-RU"/>
                <w:rPrChange w:id="4780" w:author="Елена Белолипецкая" w:date="2024-05-25T22:35:00Z">
                  <w:rPr>
                    <w:rFonts w:eastAsia="Times New Roman"/>
                    <w:lang w:eastAsia="ru-RU"/>
                  </w:rPr>
                </w:rPrChange>
              </w:rPr>
              <w:pPrChange w:id="4781" w:author="Елена Белолипецкая" w:date="2024-05-25T22:31:00Z">
                <w:pPr>
                  <w:spacing w:before="75" w:after="75" w:line="240" w:lineRule="auto"/>
                </w:pPr>
              </w:pPrChange>
            </w:pPr>
            <w:r w:rsidRPr="008A0D15">
              <w:rPr>
                <w:rFonts w:eastAsia="Times New Roman"/>
                <w:sz w:val="22"/>
                <w:szCs w:val="22"/>
                <w:lang w:eastAsia="ru-RU"/>
                <w:rPrChange w:id="4782" w:author="Елена Белолипецкая" w:date="2024-05-25T22:35:00Z">
                  <w:rPr>
                    <w:rFonts w:eastAsia="Times New Roman"/>
                    <w:lang w:eastAsia="ru-RU"/>
                  </w:rPr>
                </w:rPrChange>
              </w:rPr>
              <w:t>↓</w:t>
            </w:r>
            <w:r w:rsidRPr="008A0D15">
              <w:rPr>
                <w:rFonts w:eastAsia="Times New Roman"/>
                <w:sz w:val="22"/>
                <w:szCs w:val="22"/>
                <w:lang w:eastAsia="ru-RU"/>
                <w:rPrChange w:id="4783" w:author="Елена Белолипецкая" w:date="2024-05-25T22:35:00Z">
                  <w:rPr>
                    <w:rFonts w:eastAsia="Times New Roman"/>
                    <w:lang w:eastAsia="ru-RU"/>
                  </w:rPr>
                </w:rPrChange>
              </w:rPr>
              <w:br/>
              <w:t>0</w:t>
            </w:r>
            <w:del w:id="4784" w:author="Елена Белолипецкая" w:date="2024-05-25T22:27:00Z">
              <w:r w:rsidRPr="008A0D15" w:rsidDel="00FE0F3F">
                <w:rPr>
                  <w:rFonts w:eastAsia="Times New Roman"/>
                  <w:sz w:val="22"/>
                  <w:szCs w:val="22"/>
                  <w:lang w:eastAsia="ru-RU"/>
                  <w:rPrChange w:id="4785" w:author="Елена Белолипецкая" w:date="2024-05-25T22:35:00Z">
                    <w:rPr>
                      <w:rFonts w:eastAsia="Times New Roman"/>
                      <w:lang w:eastAsia="ru-RU"/>
                    </w:rPr>
                  </w:rPrChange>
                </w:rPr>
                <w:delText>.</w:delText>
              </w:r>
            </w:del>
            <w:ins w:id="4786" w:author="Елена Белолипецкая" w:date="2024-05-25T22:27:00Z">
              <w:r w:rsidR="00FE0F3F" w:rsidRPr="008A0D15">
                <w:rPr>
                  <w:rFonts w:eastAsia="Times New Roman"/>
                  <w:sz w:val="22"/>
                  <w:szCs w:val="22"/>
                  <w:lang w:eastAsia="ru-RU"/>
                  <w:rPrChange w:id="4787" w:author="Елена Белолипецкая" w:date="2024-05-25T22:35:00Z">
                    <w:rPr>
                      <w:rFonts w:eastAsia="Times New Roman"/>
                      <w:lang w:eastAsia="ru-RU"/>
                    </w:rPr>
                  </w:rPrChange>
                </w:rPr>
                <w:t>,</w:t>
              </w:r>
            </w:ins>
            <w:r w:rsidRPr="008A0D15">
              <w:rPr>
                <w:rFonts w:eastAsia="Times New Roman"/>
                <w:sz w:val="22"/>
                <w:szCs w:val="22"/>
                <w:lang w:eastAsia="ru-RU"/>
                <w:rPrChange w:id="4788" w:author="Елена Белолипецкая" w:date="2024-05-25T22:35:00Z">
                  <w:rPr>
                    <w:rFonts w:eastAsia="Times New Roman"/>
                    <w:lang w:eastAsia="ru-RU"/>
                  </w:rPr>
                </w:rPrChange>
              </w:rPr>
              <w:t>52</w:t>
            </w:r>
            <w:r w:rsidRPr="008A0D15">
              <w:rPr>
                <w:rFonts w:eastAsia="Times New Roman"/>
                <w:sz w:val="22"/>
                <w:szCs w:val="22"/>
                <w:lang w:eastAsia="ru-RU"/>
                <w:rPrChange w:id="4789" w:author="Елена Белолипецкая" w:date="2024-05-25T22:35:00Z">
                  <w:rPr>
                    <w:rFonts w:eastAsia="Times New Roman"/>
                    <w:lang w:eastAsia="ru-RU"/>
                  </w:rPr>
                </w:rPrChange>
              </w:rPr>
              <w:br/>
              <w:t>(0</w:t>
            </w:r>
            <w:del w:id="4790" w:author="Елена Белолипецкая" w:date="2024-05-25T22:27:00Z">
              <w:r w:rsidRPr="008A0D15" w:rsidDel="00FE0F3F">
                <w:rPr>
                  <w:rFonts w:eastAsia="Times New Roman"/>
                  <w:sz w:val="22"/>
                  <w:szCs w:val="22"/>
                  <w:lang w:eastAsia="ru-RU"/>
                  <w:rPrChange w:id="4791" w:author="Елена Белолипецкая" w:date="2024-05-25T22:35:00Z">
                    <w:rPr>
                      <w:rFonts w:eastAsia="Times New Roman"/>
                      <w:lang w:eastAsia="ru-RU"/>
                    </w:rPr>
                  </w:rPrChange>
                </w:rPr>
                <w:delText>.</w:delText>
              </w:r>
            </w:del>
            <w:ins w:id="4792" w:author="Елена Белолипецкая" w:date="2024-05-25T22:27:00Z">
              <w:r w:rsidR="00FE0F3F" w:rsidRPr="008A0D15">
                <w:rPr>
                  <w:rFonts w:eastAsia="Times New Roman"/>
                  <w:sz w:val="22"/>
                  <w:szCs w:val="22"/>
                  <w:lang w:eastAsia="ru-RU"/>
                  <w:rPrChange w:id="4793" w:author="Елена Белолипецкая" w:date="2024-05-25T22:35:00Z">
                    <w:rPr>
                      <w:rFonts w:eastAsia="Times New Roman"/>
                      <w:lang w:eastAsia="ru-RU"/>
                    </w:rPr>
                  </w:rPrChange>
                </w:rPr>
                <w:t>,</w:t>
              </w:r>
            </w:ins>
            <w:r w:rsidRPr="008A0D15">
              <w:rPr>
                <w:rFonts w:eastAsia="Times New Roman"/>
                <w:sz w:val="22"/>
                <w:szCs w:val="22"/>
                <w:lang w:eastAsia="ru-RU"/>
                <w:rPrChange w:id="4794" w:author="Елена Белолипецкая" w:date="2024-05-25T22:35:00Z">
                  <w:rPr>
                    <w:rFonts w:eastAsia="Times New Roman"/>
                    <w:lang w:eastAsia="ru-RU"/>
                  </w:rPr>
                </w:rPrChange>
              </w:rPr>
              <w:t>46</w:t>
            </w:r>
            <w:del w:id="4795" w:author="Елена Белолипецкая" w:date="2024-05-25T22:31:00Z">
              <w:r w:rsidRPr="008A0D15" w:rsidDel="008A0D15">
                <w:rPr>
                  <w:rFonts w:eastAsia="Times New Roman"/>
                  <w:sz w:val="22"/>
                  <w:szCs w:val="22"/>
                  <w:lang w:eastAsia="ru-RU"/>
                  <w:rPrChange w:id="4796" w:author="Елена Белолипецкая" w:date="2024-05-25T22:35:00Z">
                    <w:rPr>
                      <w:rFonts w:eastAsia="Times New Roman"/>
                      <w:lang w:eastAsia="ru-RU"/>
                    </w:rPr>
                  </w:rPrChange>
                </w:rPr>
                <w:delText>,</w:delText>
              </w:r>
            </w:del>
            <w:ins w:id="4797" w:author="Елена Белолипецкая" w:date="2024-05-25T22:31:00Z">
              <w:r w:rsidR="008A0D15" w:rsidRPr="008A0D15">
                <w:rPr>
                  <w:rFonts w:eastAsia="Times New Roman"/>
                  <w:sz w:val="22"/>
                  <w:szCs w:val="22"/>
                  <w:lang w:val="en-US" w:eastAsia="ru-RU"/>
                  <w:rPrChange w:id="4798" w:author="Елена Белолипецкая" w:date="2024-05-25T22:35:00Z">
                    <w:rPr>
                      <w:rFonts w:eastAsia="Times New Roman"/>
                      <w:lang w:val="en-US" w:eastAsia="ru-RU"/>
                    </w:rPr>
                  </w:rPrChange>
                </w:rPr>
                <w:t>;</w:t>
              </w:r>
            </w:ins>
            <w:r w:rsidRPr="008A0D15">
              <w:rPr>
                <w:rFonts w:eastAsia="Times New Roman"/>
                <w:sz w:val="22"/>
                <w:szCs w:val="22"/>
                <w:lang w:eastAsia="ru-RU"/>
                <w:rPrChange w:id="4799" w:author="Елена Белолипецкая" w:date="2024-05-25T22:35:00Z">
                  <w:rPr>
                    <w:rFonts w:eastAsia="Times New Roman"/>
                    <w:lang w:eastAsia="ru-RU"/>
                  </w:rPr>
                </w:rPrChange>
              </w:rPr>
              <w:br/>
              <w:t>0</w:t>
            </w:r>
            <w:del w:id="4800" w:author="Елена Белолипецкая" w:date="2024-05-25T22:27:00Z">
              <w:r w:rsidRPr="008A0D15" w:rsidDel="00FE0F3F">
                <w:rPr>
                  <w:rFonts w:eastAsia="Times New Roman"/>
                  <w:sz w:val="22"/>
                  <w:szCs w:val="22"/>
                  <w:lang w:eastAsia="ru-RU"/>
                  <w:rPrChange w:id="4801" w:author="Елена Белолипецкая" w:date="2024-05-25T22:35:00Z">
                    <w:rPr>
                      <w:rFonts w:eastAsia="Times New Roman"/>
                      <w:lang w:eastAsia="ru-RU"/>
                    </w:rPr>
                  </w:rPrChange>
                </w:rPr>
                <w:delText>.</w:delText>
              </w:r>
            </w:del>
            <w:ins w:id="4802" w:author="Елена Белолипецкая" w:date="2024-05-25T22:27:00Z">
              <w:r w:rsidR="00FE0F3F" w:rsidRPr="008A0D15">
                <w:rPr>
                  <w:rFonts w:eastAsia="Times New Roman"/>
                  <w:sz w:val="22"/>
                  <w:szCs w:val="22"/>
                  <w:lang w:eastAsia="ru-RU"/>
                  <w:rPrChange w:id="4803" w:author="Елена Белолипецкая" w:date="2024-05-25T22:35:00Z">
                    <w:rPr>
                      <w:rFonts w:eastAsia="Times New Roman"/>
                      <w:lang w:eastAsia="ru-RU"/>
                    </w:rPr>
                  </w:rPrChange>
                </w:rPr>
                <w:t>,</w:t>
              </w:r>
            </w:ins>
            <w:r w:rsidRPr="008A0D15">
              <w:rPr>
                <w:rFonts w:eastAsia="Times New Roman"/>
                <w:sz w:val="22"/>
                <w:szCs w:val="22"/>
                <w:lang w:eastAsia="ru-RU"/>
                <w:rPrChange w:id="4804" w:author="Елена Белолипецкая" w:date="2024-05-25T22:35:00Z">
                  <w:rPr>
                    <w:rFonts w:eastAsia="Times New Roman"/>
                    <w:lang w:eastAsia="ru-RU"/>
                  </w:rPr>
                </w:rPrChange>
              </w:rPr>
              <w:t>59)</w:t>
            </w:r>
          </w:p>
        </w:tc>
        <w:tc>
          <w:tcPr>
            <w:tcW w:w="309" w:type="pct"/>
            <w:tcMar>
              <w:top w:w="45" w:type="dxa"/>
              <w:left w:w="75" w:type="dxa"/>
              <w:bottom w:w="45" w:type="dxa"/>
              <w:right w:w="75" w:type="dxa"/>
            </w:tcMar>
            <w:vAlign w:val="center"/>
            <w:hideMark/>
          </w:tcPr>
          <w:p w14:paraId="653CBDC7" w14:textId="77777777" w:rsidR="008269BA" w:rsidRPr="008A0D15" w:rsidRDefault="008269BA">
            <w:pPr>
              <w:spacing w:after="0" w:line="240" w:lineRule="auto"/>
              <w:rPr>
                <w:rFonts w:eastAsia="Times New Roman"/>
                <w:sz w:val="22"/>
                <w:szCs w:val="22"/>
                <w:lang w:eastAsia="ru-RU"/>
                <w:rPrChange w:id="4805" w:author="Елена Белолипецкая" w:date="2024-05-25T22:35:00Z">
                  <w:rPr>
                    <w:rFonts w:eastAsia="Times New Roman"/>
                    <w:lang w:eastAsia="ru-RU"/>
                  </w:rPr>
                </w:rPrChange>
              </w:rPr>
              <w:pPrChange w:id="4806" w:author="Елена Белолипецкая" w:date="2024-05-25T22:31:00Z">
                <w:pPr>
                  <w:spacing w:before="75" w:after="75" w:line="240" w:lineRule="auto"/>
                </w:pPr>
              </w:pPrChange>
            </w:pPr>
          </w:p>
        </w:tc>
        <w:tc>
          <w:tcPr>
            <w:tcW w:w="1508" w:type="pct"/>
            <w:vMerge/>
            <w:vAlign w:val="center"/>
            <w:hideMark/>
          </w:tcPr>
          <w:p w14:paraId="6649591A" w14:textId="77777777" w:rsidR="008269BA" w:rsidRPr="008A0D15" w:rsidRDefault="008269BA">
            <w:pPr>
              <w:spacing w:after="0" w:line="240" w:lineRule="auto"/>
              <w:rPr>
                <w:rFonts w:eastAsia="Times New Roman"/>
                <w:sz w:val="22"/>
                <w:szCs w:val="22"/>
                <w:lang w:eastAsia="ru-RU"/>
                <w:rPrChange w:id="4807" w:author="Елена Белолипецкая" w:date="2024-05-25T22:35:00Z">
                  <w:rPr>
                    <w:rFonts w:eastAsia="Times New Roman"/>
                    <w:lang w:eastAsia="ru-RU"/>
                  </w:rPr>
                </w:rPrChange>
              </w:rPr>
              <w:pPrChange w:id="4808" w:author="Елена Белолипецкая" w:date="2024-05-25T22:31:00Z">
                <w:pPr>
                  <w:spacing w:before="75" w:after="75" w:line="240" w:lineRule="auto"/>
                </w:pPr>
              </w:pPrChange>
            </w:pPr>
          </w:p>
        </w:tc>
      </w:tr>
      <w:tr w:rsidR="008269BA" w:rsidRPr="008A0D15" w14:paraId="660C9785" w14:textId="77777777" w:rsidTr="00FE0F3F">
        <w:tc>
          <w:tcPr>
            <w:tcW w:w="1818" w:type="pct"/>
            <w:tcMar>
              <w:top w:w="45" w:type="dxa"/>
              <w:left w:w="75" w:type="dxa"/>
              <w:bottom w:w="45" w:type="dxa"/>
              <w:right w:w="75" w:type="dxa"/>
            </w:tcMar>
            <w:vAlign w:val="center"/>
            <w:hideMark/>
            <w:tcPrChange w:id="4809" w:author="Елена Белолипецкая" w:date="2024-05-25T22:26:00Z">
              <w:tcPr>
                <w:tcW w:w="1967" w:type="pct"/>
                <w:gridSpan w:val="2"/>
                <w:tcMar>
                  <w:top w:w="45" w:type="dxa"/>
                  <w:left w:w="75" w:type="dxa"/>
                  <w:bottom w:w="45" w:type="dxa"/>
                  <w:right w:w="75" w:type="dxa"/>
                </w:tcMar>
                <w:vAlign w:val="center"/>
                <w:hideMark/>
              </w:tcPr>
            </w:tcPrChange>
          </w:tcPr>
          <w:p w14:paraId="4C346AC6" w14:textId="77777777" w:rsidR="008269BA" w:rsidRPr="008A0D15" w:rsidRDefault="008269BA">
            <w:pPr>
              <w:spacing w:after="0" w:line="240" w:lineRule="auto"/>
              <w:rPr>
                <w:rFonts w:eastAsia="Times New Roman"/>
                <w:sz w:val="22"/>
                <w:szCs w:val="22"/>
                <w:lang w:eastAsia="ru-RU"/>
                <w:rPrChange w:id="4810" w:author="Елена Белолипецкая" w:date="2024-05-25T22:35:00Z">
                  <w:rPr>
                    <w:rFonts w:eastAsia="Times New Roman"/>
                    <w:lang w:eastAsia="ru-RU"/>
                  </w:rPr>
                </w:rPrChange>
              </w:rPr>
              <w:pPrChange w:id="4811" w:author="Елена Белолипецкая" w:date="2024-05-25T22:31:00Z">
                <w:pPr>
                  <w:spacing w:before="75" w:after="75" w:line="240" w:lineRule="auto"/>
                </w:pPr>
              </w:pPrChange>
            </w:pPr>
            <w:r w:rsidRPr="008A0D15">
              <w:rPr>
                <w:rFonts w:eastAsia="Times New Roman"/>
                <w:sz w:val="22"/>
                <w:szCs w:val="22"/>
                <w:lang w:eastAsia="ru-RU"/>
                <w:rPrChange w:id="4812" w:author="Елена Белолипецкая" w:date="2024-05-25T22:35:00Z">
                  <w:rPr>
                    <w:rFonts w:eastAsia="Times New Roman"/>
                    <w:lang w:eastAsia="ru-RU"/>
                  </w:rPr>
                </w:rPrChange>
              </w:rPr>
              <w:t>Окскарбазепин</w:t>
            </w:r>
            <w:r w:rsidRPr="008A0D15">
              <w:rPr>
                <w:rFonts w:eastAsia="Times New Roman"/>
                <w:sz w:val="22"/>
                <w:szCs w:val="22"/>
                <w:lang w:eastAsia="ru-RU"/>
                <w:rPrChange w:id="4813" w:author="Елена Белолипецкая" w:date="2024-05-25T22:35:00Z">
                  <w:rPr>
                    <w:rFonts w:eastAsia="Times New Roman"/>
                    <w:lang w:eastAsia="ru-RU"/>
                  </w:rPr>
                </w:rPrChange>
              </w:rPr>
              <w:br/>
              <w:t>(Индукция P-гликопротеина</w:t>
            </w:r>
            <w:r w:rsidRPr="008A0D15">
              <w:rPr>
                <w:rFonts w:eastAsia="Times New Roman"/>
                <w:sz w:val="22"/>
                <w:szCs w:val="22"/>
                <w:lang w:eastAsia="ru-RU"/>
                <w:rPrChange w:id="4814" w:author="Елена Белолипецкая" w:date="2024-05-25T22:35:00Z">
                  <w:rPr>
                    <w:rFonts w:eastAsia="Times New Roman"/>
                    <w:lang w:eastAsia="ru-RU"/>
                  </w:rPr>
                </w:rPrChange>
              </w:rPr>
              <w:br/>
              <w:t>и изоферментов системы цитохрома)</w:t>
            </w:r>
          </w:p>
        </w:tc>
        <w:tc>
          <w:tcPr>
            <w:tcW w:w="1674" w:type="pct"/>
            <w:gridSpan w:val="4"/>
            <w:tcMar>
              <w:top w:w="45" w:type="dxa"/>
              <w:left w:w="75" w:type="dxa"/>
              <w:bottom w:w="45" w:type="dxa"/>
              <w:right w:w="75" w:type="dxa"/>
            </w:tcMar>
            <w:vAlign w:val="center"/>
            <w:hideMark/>
            <w:tcPrChange w:id="4815" w:author="Елена Белолипецкая" w:date="2024-05-25T22:26:00Z">
              <w:tcPr>
                <w:tcW w:w="1526" w:type="pct"/>
                <w:gridSpan w:val="7"/>
                <w:tcMar>
                  <w:top w:w="45" w:type="dxa"/>
                  <w:left w:w="75" w:type="dxa"/>
                  <w:bottom w:w="45" w:type="dxa"/>
                  <w:right w:w="75" w:type="dxa"/>
                </w:tcMar>
                <w:vAlign w:val="center"/>
                <w:hideMark/>
              </w:tcPr>
            </w:tcPrChange>
          </w:tcPr>
          <w:p w14:paraId="11F11004" w14:textId="77777777" w:rsidR="008269BA" w:rsidRPr="008A0D15" w:rsidRDefault="008269BA">
            <w:pPr>
              <w:spacing w:after="0" w:line="240" w:lineRule="auto"/>
              <w:rPr>
                <w:rFonts w:eastAsia="Times New Roman"/>
                <w:sz w:val="22"/>
                <w:szCs w:val="22"/>
                <w:lang w:eastAsia="ru-RU"/>
                <w:rPrChange w:id="4816" w:author="Елена Белолипецкая" w:date="2024-05-25T22:35:00Z">
                  <w:rPr>
                    <w:rFonts w:eastAsia="Times New Roman"/>
                    <w:lang w:eastAsia="ru-RU"/>
                  </w:rPr>
                </w:rPrChange>
              </w:rPr>
              <w:pPrChange w:id="4817" w:author="Елена Белолипецкая" w:date="2024-05-25T22:31:00Z">
                <w:pPr>
                  <w:spacing w:before="75" w:after="75" w:line="240" w:lineRule="auto"/>
                </w:pPr>
              </w:pPrChange>
            </w:pPr>
            <w:r w:rsidRPr="008A0D15">
              <w:rPr>
                <w:rFonts w:eastAsia="Times New Roman"/>
                <w:sz w:val="22"/>
                <w:szCs w:val="22"/>
                <w:lang w:eastAsia="ru-RU"/>
                <w:rPrChange w:id="4818" w:author="Елена Белолипецкая" w:date="2024-05-25T22:35:00Z">
                  <w:rPr>
                    <w:rFonts w:eastAsia="Times New Roman"/>
                    <w:lang w:eastAsia="ru-RU"/>
                  </w:rPr>
                </w:rPrChange>
              </w:rPr>
              <w:t>Взаимодействие не исследовалось.</w:t>
            </w:r>
            <w:r w:rsidRPr="008A0D15">
              <w:rPr>
                <w:rFonts w:eastAsia="Times New Roman"/>
                <w:sz w:val="22"/>
                <w:szCs w:val="22"/>
                <w:lang w:eastAsia="ru-RU"/>
                <w:rPrChange w:id="4819" w:author="Елена Белолипецкая" w:date="2024-05-25T22:35:00Z">
                  <w:rPr>
                    <w:rFonts w:eastAsia="Times New Roman"/>
                    <w:lang w:eastAsia="ru-RU"/>
                  </w:rPr>
                </w:rPrChange>
              </w:rPr>
              <w:br/>
            </w:r>
            <w:r w:rsidRPr="008A0D15">
              <w:rPr>
                <w:rFonts w:eastAsia="Times New Roman"/>
                <w:i/>
                <w:iCs/>
                <w:sz w:val="22"/>
                <w:szCs w:val="22"/>
                <w:lang w:eastAsia="ru-RU"/>
                <w:rPrChange w:id="4820" w:author="Елена Белолипецкая" w:date="2024-05-25T22:35:00Z">
                  <w:rPr>
                    <w:rFonts w:eastAsia="Times New Roman"/>
                    <w:i/>
                    <w:iCs/>
                    <w:lang w:eastAsia="ru-RU"/>
                  </w:rPr>
                </w:rPrChange>
              </w:rPr>
              <w:t>Ожидается:</w:t>
            </w:r>
            <w:r w:rsidRPr="008A0D15">
              <w:rPr>
                <w:rFonts w:eastAsia="Times New Roman"/>
                <w:sz w:val="22"/>
                <w:szCs w:val="22"/>
                <w:lang w:eastAsia="ru-RU"/>
                <w:rPrChange w:id="4821" w:author="Елена Белолипецкая" w:date="2024-05-25T22:35:00Z">
                  <w:rPr>
                    <w:rFonts w:eastAsia="Times New Roman"/>
                    <w:lang w:eastAsia="ru-RU"/>
                  </w:rPr>
                </w:rPrChange>
              </w:rPr>
              <w:br/>
              <w:t>↓ Софосбувир</w:t>
            </w:r>
            <w:r w:rsidRPr="008A0D15">
              <w:rPr>
                <w:rFonts w:eastAsia="Times New Roman"/>
                <w:sz w:val="22"/>
                <w:szCs w:val="22"/>
                <w:lang w:eastAsia="ru-RU"/>
                <w:rPrChange w:id="4822" w:author="Елена Белолипецкая" w:date="2024-05-25T22:35:00Z">
                  <w:rPr>
                    <w:rFonts w:eastAsia="Times New Roman"/>
                    <w:lang w:eastAsia="ru-RU"/>
                  </w:rPr>
                </w:rPrChange>
              </w:rPr>
              <w:br/>
              <w:t>↓ Велпатасвир</w:t>
            </w:r>
          </w:p>
        </w:tc>
        <w:tc>
          <w:tcPr>
            <w:tcW w:w="1508" w:type="pct"/>
            <w:tcMar>
              <w:top w:w="45" w:type="dxa"/>
              <w:left w:w="75" w:type="dxa"/>
              <w:bottom w:w="45" w:type="dxa"/>
              <w:right w:w="75" w:type="dxa"/>
            </w:tcMar>
            <w:vAlign w:val="center"/>
            <w:hideMark/>
            <w:tcPrChange w:id="4823" w:author="Елена Белолипецкая" w:date="2024-05-25T22:26:00Z">
              <w:tcPr>
                <w:tcW w:w="1508" w:type="pct"/>
                <w:tcMar>
                  <w:top w:w="45" w:type="dxa"/>
                  <w:left w:w="75" w:type="dxa"/>
                  <w:bottom w:w="45" w:type="dxa"/>
                  <w:right w:w="75" w:type="dxa"/>
                </w:tcMar>
                <w:vAlign w:val="center"/>
                <w:hideMark/>
              </w:tcPr>
            </w:tcPrChange>
          </w:tcPr>
          <w:p w14:paraId="68001403" w14:textId="607ED970" w:rsidR="008269BA" w:rsidRPr="008A0D15" w:rsidRDefault="008269BA">
            <w:pPr>
              <w:spacing w:after="0" w:line="240" w:lineRule="auto"/>
              <w:rPr>
                <w:rFonts w:eastAsia="Times New Roman"/>
                <w:sz w:val="22"/>
                <w:szCs w:val="22"/>
                <w:lang w:eastAsia="ru-RU"/>
                <w:rPrChange w:id="4824" w:author="Елена Белолипецкая" w:date="2024-05-25T22:35:00Z">
                  <w:rPr>
                    <w:rFonts w:eastAsia="Times New Roman"/>
                    <w:lang w:eastAsia="ru-RU"/>
                  </w:rPr>
                </w:rPrChange>
              </w:rPr>
              <w:pPrChange w:id="4825" w:author="Елена Белолипецкая" w:date="2024-05-25T22:31:00Z">
                <w:pPr>
                  <w:spacing w:before="75" w:after="75" w:line="240" w:lineRule="auto"/>
                </w:pPr>
              </w:pPrChange>
            </w:pPr>
            <w:r w:rsidRPr="008A0D15">
              <w:rPr>
                <w:rFonts w:eastAsia="Times New Roman"/>
                <w:sz w:val="22"/>
                <w:szCs w:val="22"/>
                <w:lang w:eastAsia="ru-RU"/>
                <w:rPrChange w:id="4826" w:author="Елена Белолипецкая" w:date="2024-05-25T22:35:00Z">
                  <w:rPr>
                    <w:rFonts w:eastAsia="Times New Roman"/>
                    <w:lang w:eastAsia="ru-RU"/>
                  </w:rPr>
                </w:rPrChange>
              </w:rPr>
              <w:t xml:space="preserve">Считается, что совместное применение </w:t>
            </w:r>
            <w:r w:rsidR="00395F73" w:rsidRPr="008A0D15">
              <w:rPr>
                <w:rFonts w:eastAsia="Times New Roman"/>
                <w:sz w:val="22"/>
                <w:szCs w:val="22"/>
                <w:lang w:eastAsia="ru-RU"/>
                <w:rPrChange w:id="4827" w:author="Елена Белолипецкая" w:date="2024-05-25T22:35:00Z">
                  <w:rPr>
                    <w:rFonts w:eastAsia="Times New Roman"/>
                    <w:lang w:eastAsia="ru-RU"/>
                  </w:rPr>
                </w:rPrChange>
              </w:rPr>
              <w:t xml:space="preserve"> комбинации софосбувир+велтапасвир </w:t>
            </w:r>
            <w:r w:rsidRPr="008A0D15">
              <w:rPr>
                <w:rFonts w:eastAsia="Times New Roman"/>
                <w:sz w:val="22"/>
                <w:szCs w:val="22"/>
                <w:lang w:eastAsia="ru-RU"/>
                <w:rPrChange w:id="4828" w:author="Елена Белолипецкая" w:date="2024-05-25T22:35:00Z">
                  <w:rPr>
                    <w:rFonts w:eastAsia="Times New Roman"/>
                    <w:lang w:eastAsia="ru-RU"/>
                  </w:rPr>
                </w:rPrChange>
              </w:rPr>
              <w:t xml:space="preserve">с окскарбазепином может понижать концентрацию софосбувира и велпатасвира, что приведет к снижению терапевтического эффекта </w:t>
            </w:r>
            <w:r w:rsidR="00395F73" w:rsidRPr="008A0D15">
              <w:rPr>
                <w:rFonts w:eastAsia="Times New Roman"/>
                <w:sz w:val="22"/>
                <w:szCs w:val="22"/>
                <w:lang w:eastAsia="ru-RU"/>
                <w:rPrChange w:id="4829" w:author="Елена Белолипецкая" w:date="2024-05-25T22:35:00Z">
                  <w:rPr>
                    <w:rFonts w:eastAsia="Times New Roman"/>
                    <w:lang w:eastAsia="ru-RU"/>
                  </w:rPr>
                </w:rPrChange>
              </w:rPr>
              <w:t xml:space="preserve"> комбинации софосбувир+велтапасвир </w:t>
            </w:r>
            <w:r w:rsidRPr="008A0D15">
              <w:rPr>
                <w:rFonts w:eastAsia="Times New Roman"/>
                <w:sz w:val="22"/>
                <w:szCs w:val="22"/>
                <w:lang w:eastAsia="ru-RU"/>
                <w:rPrChange w:id="4830" w:author="Елена Белолипецкая" w:date="2024-05-25T22:35:00Z">
                  <w:rPr>
                    <w:rFonts w:eastAsia="Times New Roman"/>
                    <w:lang w:eastAsia="ru-RU"/>
                  </w:rPr>
                </w:rPrChange>
              </w:rPr>
              <w:t xml:space="preserve">Одновременный прием не рекомендуется </w:t>
            </w:r>
          </w:p>
        </w:tc>
      </w:tr>
      <w:tr w:rsidR="008269BA" w:rsidRPr="008A0D15" w14:paraId="6C78741E" w14:textId="77777777" w:rsidTr="00FE0F3F">
        <w:tc>
          <w:tcPr>
            <w:tcW w:w="5000" w:type="pct"/>
            <w:gridSpan w:val="6"/>
            <w:tcMar>
              <w:top w:w="45" w:type="dxa"/>
              <w:left w:w="75" w:type="dxa"/>
              <w:bottom w:w="45" w:type="dxa"/>
              <w:right w:w="75" w:type="dxa"/>
            </w:tcMar>
            <w:vAlign w:val="center"/>
            <w:hideMark/>
            <w:tcPrChange w:id="4831" w:author="Елена Белолипецкая" w:date="2024-05-25T22:26:00Z">
              <w:tcPr>
                <w:tcW w:w="5000" w:type="pct"/>
                <w:gridSpan w:val="10"/>
                <w:tcMar>
                  <w:top w:w="45" w:type="dxa"/>
                  <w:left w:w="75" w:type="dxa"/>
                  <w:bottom w:w="45" w:type="dxa"/>
                  <w:right w:w="75" w:type="dxa"/>
                </w:tcMar>
                <w:vAlign w:val="center"/>
                <w:hideMark/>
              </w:tcPr>
            </w:tcPrChange>
          </w:tcPr>
          <w:p w14:paraId="0C1DC0C1" w14:textId="77777777" w:rsidR="008269BA" w:rsidRPr="008A0D15" w:rsidRDefault="008269BA">
            <w:pPr>
              <w:spacing w:after="0" w:line="240" w:lineRule="auto"/>
              <w:rPr>
                <w:rFonts w:eastAsia="Times New Roman"/>
                <w:sz w:val="22"/>
                <w:szCs w:val="22"/>
                <w:lang w:eastAsia="ru-RU"/>
                <w:rPrChange w:id="4832" w:author="Елена Белолипецкая" w:date="2024-05-25T22:35:00Z">
                  <w:rPr>
                    <w:rFonts w:eastAsia="Times New Roman"/>
                    <w:lang w:eastAsia="ru-RU"/>
                  </w:rPr>
                </w:rPrChange>
              </w:rPr>
              <w:pPrChange w:id="4833" w:author="Елена Белолипецкая" w:date="2024-05-25T22:31:00Z">
                <w:pPr>
                  <w:spacing w:before="75" w:after="75" w:line="240" w:lineRule="auto"/>
                </w:pPr>
              </w:pPrChange>
            </w:pPr>
            <w:r w:rsidRPr="008A0D15">
              <w:rPr>
                <w:rFonts w:eastAsia="Times New Roman"/>
                <w:b/>
                <w:bCs/>
                <w:i/>
                <w:iCs/>
                <w:sz w:val="22"/>
                <w:szCs w:val="22"/>
                <w:lang w:eastAsia="ru-RU"/>
                <w:rPrChange w:id="4834" w:author="Елена Белолипецкая" w:date="2024-05-25T22:35:00Z">
                  <w:rPr>
                    <w:rFonts w:eastAsia="Times New Roman"/>
                    <w:b/>
                    <w:bCs/>
                    <w:i/>
                    <w:iCs/>
                    <w:lang w:eastAsia="ru-RU"/>
                  </w:rPr>
                </w:rPrChange>
              </w:rPr>
              <w:t>Противогрибковые средства</w:t>
            </w:r>
          </w:p>
        </w:tc>
      </w:tr>
      <w:tr w:rsidR="008269BA" w:rsidRPr="008A0D15" w14:paraId="1B969D15" w14:textId="77777777" w:rsidTr="00FE0F3F">
        <w:tc>
          <w:tcPr>
            <w:tcW w:w="1818" w:type="pct"/>
            <w:tcMar>
              <w:top w:w="45" w:type="dxa"/>
              <w:left w:w="75" w:type="dxa"/>
              <w:bottom w:w="45" w:type="dxa"/>
              <w:right w:w="75" w:type="dxa"/>
            </w:tcMar>
            <w:vAlign w:val="center"/>
            <w:hideMark/>
            <w:tcPrChange w:id="4835" w:author="Елена Белолипецкая" w:date="2024-05-25T22:26:00Z">
              <w:tcPr>
                <w:tcW w:w="1967" w:type="pct"/>
                <w:gridSpan w:val="2"/>
                <w:tcMar>
                  <w:top w:w="45" w:type="dxa"/>
                  <w:left w:w="75" w:type="dxa"/>
                  <w:bottom w:w="45" w:type="dxa"/>
                  <w:right w:w="75" w:type="dxa"/>
                </w:tcMar>
                <w:vAlign w:val="center"/>
                <w:hideMark/>
              </w:tcPr>
            </w:tcPrChange>
          </w:tcPr>
          <w:p w14:paraId="640B9217" w14:textId="77777777" w:rsidR="008269BA" w:rsidRPr="008A0D15" w:rsidRDefault="008269BA">
            <w:pPr>
              <w:spacing w:after="0" w:line="240" w:lineRule="auto"/>
              <w:rPr>
                <w:rFonts w:eastAsia="Times New Roman"/>
                <w:sz w:val="22"/>
                <w:szCs w:val="22"/>
                <w:lang w:eastAsia="ru-RU"/>
                <w:rPrChange w:id="4836" w:author="Елена Белолипецкая" w:date="2024-05-25T22:35:00Z">
                  <w:rPr>
                    <w:rFonts w:eastAsia="Times New Roman"/>
                    <w:lang w:eastAsia="ru-RU"/>
                  </w:rPr>
                </w:rPrChange>
              </w:rPr>
              <w:pPrChange w:id="4837" w:author="Елена Белолипецкая" w:date="2024-05-25T22:31:00Z">
                <w:pPr>
                  <w:spacing w:before="75" w:after="75" w:line="240" w:lineRule="auto"/>
                </w:pPr>
              </w:pPrChange>
            </w:pPr>
            <w:r w:rsidRPr="008A0D15">
              <w:rPr>
                <w:rFonts w:eastAsia="Times New Roman"/>
                <w:sz w:val="22"/>
                <w:szCs w:val="22"/>
                <w:lang w:eastAsia="ru-RU"/>
                <w:rPrChange w:id="4838" w:author="Елена Белолипецкая" w:date="2024-05-25T22:35:00Z">
                  <w:rPr>
                    <w:rFonts w:eastAsia="Times New Roman"/>
                    <w:lang w:eastAsia="ru-RU"/>
                  </w:rPr>
                </w:rPrChange>
              </w:rPr>
              <w:t>Кетоконазол</w:t>
            </w:r>
          </w:p>
        </w:tc>
        <w:tc>
          <w:tcPr>
            <w:tcW w:w="1674" w:type="pct"/>
            <w:gridSpan w:val="4"/>
            <w:tcMar>
              <w:top w:w="45" w:type="dxa"/>
              <w:left w:w="75" w:type="dxa"/>
              <w:bottom w:w="45" w:type="dxa"/>
              <w:right w:w="75" w:type="dxa"/>
            </w:tcMar>
            <w:vAlign w:val="center"/>
            <w:hideMark/>
            <w:tcPrChange w:id="4839" w:author="Елена Белолипецкая" w:date="2024-05-25T22:26:00Z">
              <w:tcPr>
                <w:tcW w:w="1526" w:type="pct"/>
                <w:gridSpan w:val="7"/>
                <w:tcMar>
                  <w:top w:w="45" w:type="dxa"/>
                  <w:left w:w="75" w:type="dxa"/>
                  <w:bottom w:w="45" w:type="dxa"/>
                  <w:right w:w="75" w:type="dxa"/>
                </w:tcMar>
                <w:vAlign w:val="center"/>
                <w:hideMark/>
              </w:tcPr>
            </w:tcPrChange>
          </w:tcPr>
          <w:p w14:paraId="2AF06B7A" w14:textId="77777777" w:rsidR="008269BA" w:rsidRPr="008A0D15" w:rsidRDefault="008269BA">
            <w:pPr>
              <w:spacing w:after="0" w:line="240" w:lineRule="auto"/>
              <w:rPr>
                <w:rFonts w:eastAsia="Times New Roman"/>
                <w:sz w:val="22"/>
                <w:szCs w:val="22"/>
                <w:lang w:eastAsia="ru-RU"/>
                <w:rPrChange w:id="4840" w:author="Елена Белолипецкая" w:date="2024-05-25T22:35:00Z">
                  <w:rPr>
                    <w:rFonts w:eastAsia="Times New Roman"/>
                    <w:lang w:eastAsia="ru-RU"/>
                  </w:rPr>
                </w:rPrChange>
              </w:rPr>
              <w:pPrChange w:id="4841" w:author="Елена Белолипецкая" w:date="2024-05-25T22:31:00Z">
                <w:pPr>
                  <w:spacing w:before="75" w:after="75" w:line="240" w:lineRule="auto"/>
                </w:pPr>
              </w:pPrChange>
            </w:pPr>
            <w:r w:rsidRPr="008A0D15">
              <w:rPr>
                <w:rFonts w:eastAsia="Times New Roman"/>
                <w:sz w:val="22"/>
                <w:szCs w:val="22"/>
                <w:lang w:eastAsia="ru-RU"/>
                <w:rPrChange w:id="4842" w:author="Елена Белолипецкая" w:date="2024-05-25T22:35:00Z">
                  <w:rPr>
                    <w:rFonts w:eastAsia="Times New Roman"/>
                    <w:lang w:eastAsia="ru-RU"/>
                  </w:rPr>
                </w:rPrChange>
              </w:rPr>
              <w:t>Изучалось только взаимодействие с велпатасвиром.</w:t>
            </w:r>
            <w:r w:rsidRPr="008A0D15">
              <w:rPr>
                <w:rFonts w:eastAsia="Times New Roman"/>
                <w:sz w:val="22"/>
                <w:szCs w:val="22"/>
                <w:lang w:eastAsia="ru-RU"/>
                <w:rPrChange w:id="4843" w:author="Елена Белолипецкая" w:date="2024-05-25T22:35:00Z">
                  <w:rPr>
                    <w:rFonts w:eastAsia="Times New Roman"/>
                    <w:lang w:eastAsia="ru-RU"/>
                  </w:rPr>
                </w:rPrChange>
              </w:rPr>
              <w:br/>
            </w:r>
            <w:r w:rsidRPr="008A0D15">
              <w:rPr>
                <w:rFonts w:eastAsia="Times New Roman"/>
                <w:i/>
                <w:iCs/>
                <w:sz w:val="22"/>
                <w:szCs w:val="22"/>
                <w:lang w:eastAsia="ru-RU"/>
                <w:rPrChange w:id="4844" w:author="Елена Белолипецкая" w:date="2024-05-25T22:35:00Z">
                  <w:rPr>
                    <w:rFonts w:eastAsia="Times New Roman"/>
                    <w:i/>
                    <w:iCs/>
                    <w:lang w:eastAsia="ru-RU"/>
                  </w:rPr>
                </w:rPrChange>
              </w:rPr>
              <w:t>Ожидается:</w:t>
            </w:r>
            <w:r w:rsidRPr="008A0D15">
              <w:rPr>
                <w:rFonts w:eastAsia="Times New Roman"/>
                <w:sz w:val="22"/>
                <w:szCs w:val="22"/>
                <w:lang w:eastAsia="ru-RU"/>
                <w:rPrChange w:id="4845" w:author="Елена Белолипецкая" w:date="2024-05-25T22:35:00Z">
                  <w:rPr>
                    <w:rFonts w:eastAsia="Times New Roman"/>
                    <w:lang w:eastAsia="ru-RU"/>
                  </w:rPr>
                </w:rPrChange>
              </w:rPr>
              <w:br/>
              <w:t>↔ Софосбувир</w:t>
            </w:r>
          </w:p>
        </w:tc>
        <w:tc>
          <w:tcPr>
            <w:tcW w:w="1508" w:type="pct"/>
            <w:vMerge w:val="restart"/>
            <w:tcMar>
              <w:top w:w="45" w:type="dxa"/>
              <w:left w:w="75" w:type="dxa"/>
              <w:bottom w:w="45" w:type="dxa"/>
              <w:right w:w="75" w:type="dxa"/>
            </w:tcMar>
            <w:vAlign w:val="center"/>
            <w:hideMark/>
            <w:tcPrChange w:id="4846" w:author="Елена Белолипецкая" w:date="2024-05-25T22:26:00Z">
              <w:tcPr>
                <w:tcW w:w="1508" w:type="pct"/>
                <w:vMerge w:val="restart"/>
                <w:tcMar>
                  <w:top w:w="45" w:type="dxa"/>
                  <w:left w:w="75" w:type="dxa"/>
                  <w:bottom w:w="45" w:type="dxa"/>
                  <w:right w:w="75" w:type="dxa"/>
                </w:tcMar>
                <w:vAlign w:val="center"/>
                <w:hideMark/>
              </w:tcPr>
            </w:tcPrChange>
          </w:tcPr>
          <w:p w14:paraId="6457E91B" w14:textId="6FB02C53" w:rsidR="008269BA" w:rsidRPr="008A0D15" w:rsidRDefault="00395F73">
            <w:pPr>
              <w:spacing w:after="0" w:line="240" w:lineRule="auto"/>
              <w:rPr>
                <w:rFonts w:eastAsia="Times New Roman"/>
                <w:sz w:val="22"/>
                <w:szCs w:val="22"/>
                <w:lang w:eastAsia="ru-RU"/>
                <w:rPrChange w:id="4847" w:author="Елена Белолипецкая" w:date="2024-05-25T22:35:00Z">
                  <w:rPr>
                    <w:rFonts w:eastAsia="Times New Roman"/>
                    <w:lang w:eastAsia="ru-RU"/>
                  </w:rPr>
                </w:rPrChange>
              </w:rPr>
              <w:pPrChange w:id="4848" w:author="Елена Белолипецкая" w:date="2024-05-25T22:31:00Z">
                <w:pPr>
                  <w:spacing w:before="75" w:after="75" w:line="240" w:lineRule="auto"/>
                </w:pPr>
              </w:pPrChange>
            </w:pPr>
            <w:r w:rsidRPr="008A0D15">
              <w:rPr>
                <w:rFonts w:eastAsia="Times New Roman"/>
                <w:sz w:val="22"/>
                <w:szCs w:val="22"/>
                <w:lang w:eastAsia="ru-RU"/>
                <w:rPrChange w:id="4849" w:author="Елена Белолипецкая" w:date="2024-05-25T22:35:00Z">
                  <w:rPr>
                    <w:rFonts w:eastAsia="Times New Roman"/>
                    <w:lang w:eastAsia="ru-RU"/>
                  </w:rPr>
                </w:rPrChange>
              </w:rPr>
              <w:t xml:space="preserve">Корректировка дозы не требуется </w:t>
            </w:r>
          </w:p>
        </w:tc>
      </w:tr>
      <w:tr w:rsidR="008269BA" w:rsidRPr="008A0D15" w14:paraId="4E561EDD" w14:textId="77777777" w:rsidTr="00FE0F3F">
        <w:tc>
          <w:tcPr>
            <w:tcW w:w="1818" w:type="pct"/>
            <w:vMerge w:val="restart"/>
            <w:tcMar>
              <w:top w:w="45" w:type="dxa"/>
              <w:left w:w="75" w:type="dxa"/>
              <w:bottom w:w="45" w:type="dxa"/>
              <w:right w:w="75" w:type="dxa"/>
            </w:tcMar>
            <w:vAlign w:val="center"/>
            <w:hideMark/>
            <w:tcPrChange w:id="4850" w:author="Елена Белолипецкая" w:date="2024-05-25T22:26:00Z">
              <w:tcPr>
                <w:tcW w:w="1967" w:type="pct"/>
                <w:gridSpan w:val="2"/>
                <w:vMerge w:val="restart"/>
                <w:tcMar>
                  <w:top w:w="45" w:type="dxa"/>
                  <w:left w:w="75" w:type="dxa"/>
                  <w:bottom w:w="45" w:type="dxa"/>
                  <w:right w:w="75" w:type="dxa"/>
                </w:tcMar>
                <w:vAlign w:val="center"/>
                <w:hideMark/>
              </w:tcPr>
            </w:tcPrChange>
          </w:tcPr>
          <w:p w14:paraId="7C14F429" w14:textId="77777777" w:rsidR="008269BA" w:rsidRPr="008A0D15" w:rsidRDefault="008269BA">
            <w:pPr>
              <w:spacing w:after="0" w:line="240" w:lineRule="auto"/>
              <w:rPr>
                <w:rFonts w:eastAsia="Times New Roman"/>
                <w:sz w:val="22"/>
                <w:szCs w:val="22"/>
                <w:lang w:eastAsia="ru-RU"/>
                <w:rPrChange w:id="4851" w:author="Елена Белолипецкая" w:date="2024-05-25T22:35:00Z">
                  <w:rPr>
                    <w:rFonts w:eastAsia="Times New Roman"/>
                    <w:lang w:eastAsia="ru-RU"/>
                  </w:rPr>
                </w:rPrChange>
              </w:rPr>
              <w:pPrChange w:id="4852" w:author="Елена Белолипецкая" w:date="2024-05-25T22:31:00Z">
                <w:pPr>
                  <w:spacing w:before="75" w:after="75" w:line="240" w:lineRule="auto"/>
                </w:pPr>
              </w:pPrChange>
            </w:pPr>
            <w:r w:rsidRPr="008A0D15">
              <w:rPr>
                <w:rFonts w:eastAsia="Times New Roman"/>
                <w:sz w:val="22"/>
                <w:szCs w:val="22"/>
                <w:lang w:eastAsia="ru-RU"/>
                <w:rPrChange w:id="4853" w:author="Елена Белолипецкая" w:date="2024-05-25T22:35:00Z">
                  <w:rPr>
                    <w:rFonts w:eastAsia="Times New Roman"/>
                    <w:lang w:eastAsia="ru-RU"/>
                  </w:rPr>
                </w:rPrChange>
              </w:rPr>
              <w:t>Кетоконазол (200 мг 2 раза/сут) /</w:t>
            </w:r>
            <w:r w:rsidRPr="008A0D15">
              <w:rPr>
                <w:rFonts w:eastAsia="Times New Roman"/>
                <w:sz w:val="22"/>
                <w:szCs w:val="22"/>
                <w:lang w:eastAsia="ru-RU"/>
                <w:rPrChange w:id="4854" w:author="Елена Белолипецкая" w:date="2024-05-25T22:35:00Z">
                  <w:rPr>
                    <w:rFonts w:eastAsia="Times New Roman"/>
                    <w:lang w:eastAsia="ru-RU"/>
                  </w:rPr>
                </w:rPrChange>
              </w:rPr>
              <w:br/>
              <w:t>Велпатасвир (100 мг однократно)</w:t>
            </w:r>
            <w:r w:rsidRPr="008A0D15">
              <w:rPr>
                <w:rFonts w:eastAsia="Times New Roman"/>
                <w:sz w:val="22"/>
                <w:szCs w:val="22"/>
                <w:vertAlign w:val="superscript"/>
                <w:lang w:eastAsia="ru-RU"/>
                <w:rPrChange w:id="4855" w:author="Елена Белолипецкая" w:date="2024-05-25T22:35:00Z">
                  <w:rPr>
                    <w:rFonts w:eastAsia="Times New Roman"/>
                    <w:vertAlign w:val="superscript"/>
                    <w:lang w:eastAsia="ru-RU"/>
                  </w:rPr>
                </w:rPrChange>
              </w:rPr>
              <w:t>d</w:t>
            </w:r>
            <w:r w:rsidRPr="008A0D15">
              <w:rPr>
                <w:rFonts w:eastAsia="Times New Roman"/>
                <w:sz w:val="22"/>
                <w:szCs w:val="22"/>
                <w:lang w:eastAsia="ru-RU"/>
                <w:rPrChange w:id="4856" w:author="Елена Белолипецкая" w:date="2024-05-25T22:35:00Z">
                  <w:rPr>
                    <w:rFonts w:eastAsia="Times New Roman"/>
                    <w:lang w:eastAsia="ru-RU"/>
                  </w:rPr>
                </w:rPrChange>
              </w:rPr>
              <w:br/>
              <w:t>(Ингибирование P-гликопротеина</w:t>
            </w:r>
            <w:r w:rsidRPr="008A0D15">
              <w:rPr>
                <w:rFonts w:eastAsia="Times New Roman"/>
                <w:sz w:val="22"/>
                <w:szCs w:val="22"/>
                <w:lang w:eastAsia="ru-RU"/>
                <w:rPrChange w:id="4857" w:author="Елена Белолипецкая" w:date="2024-05-25T22:35:00Z">
                  <w:rPr>
                    <w:rFonts w:eastAsia="Times New Roman"/>
                    <w:lang w:eastAsia="ru-RU"/>
                  </w:rPr>
                </w:rPrChange>
              </w:rPr>
              <w:br/>
              <w:t>и изоферментов системы цитохрома)</w:t>
            </w:r>
            <w:r w:rsidRPr="008A0D15">
              <w:rPr>
                <w:rFonts w:eastAsia="Times New Roman"/>
                <w:sz w:val="22"/>
                <w:szCs w:val="22"/>
                <w:lang w:eastAsia="ru-RU"/>
                <w:rPrChange w:id="4858" w:author="Елена Белолипецкая" w:date="2024-05-25T22:35:00Z">
                  <w:rPr>
                    <w:rFonts w:eastAsia="Times New Roman"/>
                    <w:lang w:eastAsia="ru-RU"/>
                  </w:rPr>
                </w:rPrChange>
              </w:rPr>
              <w:br/>
              <w:t>Итраконазол</w:t>
            </w:r>
            <w:r w:rsidRPr="008A0D15">
              <w:rPr>
                <w:rFonts w:eastAsia="Times New Roman"/>
                <w:sz w:val="22"/>
                <w:szCs w:val="22"/>
                <w:vertAlign w:val="superscript"/>
                <w:lang w:eastAsia="ru-RU"/>
                <w:rPrChange w:id="4859" w:author="Елена Белолипецкая" w:date="2024-05-25T22:35:00Z">
                  <w:rPr>
                    <w:rFonts w:eastAsia="Times New Roman"/>
                    <w:vertAlign w:val="superscript"/>
                    <w:lang w:eastAsia="ru-RU"/>
                  </w:rPr>
                </w:rPrChange>
              </w:rPr>
              <w:t>e</w:t>
            </w:r>
            <w:r w:rsidRPr="008A0D15">
              <w:rPr>
                <w:rFonts w:eastAsia="Times New Roman"/>
                <w:sz w:val="22"/>
                <w:szCs w:val="22"/>
                <w:lang w:eastAsia="ru-RU"/>
                <w:rPrChange w:id="4860" w:author="Елена Белолипецкая" w:date="2024-05-25T22:35:00Z">
                  <w:rPr>
                    <w:rFonts w:eastAsia="Times New Roman"/>
                    <w:lang w:eastAsia="ru-RU"/>
                  </w:rPr>
                </w:rPrChange>
              </w:rPr>
              <w:br/>
              <w:t>Вориконазол</w:t>
            </w:r>
            <w:r w:rsidRPr="008A0D15">
              <w:rPr>
                <w:rFonts w:eastAsia="Times New Roman"/>
                <w:sz w:val="22"/>
                <w:szCs w:val="22"/>
                <w:vertAlign w:val="superscript"/>
                <w:lang w:eastAsia="ru-RU"/>
                <w:rPrChange w:id="4861" w:author="Елена Белолипецкая" w:date="2024-05-25T22:35:00Z">
                  <w:rPr>
                    <w:rFonts w:eastAsia="Times New Roman"/>
                    <w:vertAlign w:val="superscript"/>
                    <w:lang w:eastAsia="ru-RU"/>
                  </w:rPr>
                </w:rPrChange>
              </w:rPr>
              <w:t>e</w:t>
            </w:r>
            <w:r w:rsidRPr="008A0D15">
              <w:rPr>
                <w:rFonts w:eastAsia="Times New Roman"/>
                <w:sz w:val="22"/>
                <w:szCs w:val="22"/>
                <w:lang w:eastAsia="ru-RU"/>
                <w:rPrChange w:id="4862" w:author="Елена Белолипецкая" w:date="2024-05-25T22:35:00Z">
                  <w:rPr>
                    <w:rFonts w:eastAsia="Times New Roman"/>
                    <w:lang w:eastAsia="ru-RU"/>
                  </w:rPr>
                </w:rPrChange>
              </w:rPr>
              <w:br/>
              <w:t>Позаконазол</w:t>
            </w:r>
            <w:r w:rsidRPr="008A0D15">
              <w:rPr>
                <w:rFonts w:eastAsia="Times New Roman"/>
                <w:sz w:val="22"/>
                <w:szCs w:val="22"/>
                <w:vertAlign w:val="superscript"/>
                <w:lang w:eastAsia="ru-RU"/>
                <w:rPrChange w:id="4863" w:author="Елена Белолипецкая" w:date="2024-05-25T22:35:00Z">
                  <w:rPr>
                    <w:rFonts w:eastAsia="Times New Roman"/>
                    <w:vertAlign w:val="superscript"/>
                    <w:lang w:eastAsia="ru-RU"/>
                  </w:rPr>
                </w:rPrChange>
              </w:rPr>
              <w:t>e</w:t>
            </w:r>
            <w:r w:rsidRPr="008A0D15">
              <w:rPr>
                <w:rFonts w:eastAsia="Times New Roman"/>
                <w:sz w:val="22"/>
                <w:szCs w:val="22"/>
                <w:lang w:eastAsia="ru-RU"/>
                <w:rPrChange w:id="4864" w:author="Елена Белолипецкая" w:date="2024-05-25T22:35:00Z">
                  <w:rPr>
                    <w:rFonts w:eastAsia="Times New Roman"/>
                    <w:lang w:eastAsia="ru-RU"/>
                  </w:rPr>
                </w:rPrChange>
              </w:rPr>
              <w:br/>
              <w:t>Изавуконазол</w:t>
            </w:r>
            <w:r w:rsidRPr="008A0D15">
              <w:rPr>
                <w:rFonts w:eastAsia="Times New Roman"/>
                <w:sz w:val="22"/>
                <w:szCs w:val="22"/>
                <w:vertAlign w:val="superscript"/>
                <w:lang w:eastAsia="ru-RU"/>
                <w:rPrChange w:id="4865" w:author="Елена Белолипецкая" w:date="2024-05-25T22:35:00Z">
                  <w:rPr>
                    <w:rFonts w:eastAsia="Times New Roman"/>
                    <w:vertAlign w:val="superscript"/>
                    <w:lang w:eastAsia="ru-RU"/>
                  </w:rPr>
                </w:rPrChange>
              </w:rPr>
              <w:t>e</w:t>
            </w:r>
          </w:p>
        </w:tc>
        <w:tc>
          <w:tcPr>
            <w:tcW w:w="1674" w:type="pct"/>
            <w:gridSpan w:val="4"/>
            <w:tcMar>
              <w:top w:w="45" w:type="dxa"/>
              <w:left w:w="75" w:type="dxa"/>
              <w:bottom w:w="45" w:type="dxa"/>
              <w:right w:w="75" w:type="dxa"/>
            </w:tcMar>
            <w:vAlign w:val="center"/>
            <w:hideMark/>
            <w:tcPrChange w:id="4866" w:author="Елена Белолипецкая" w:date="2024-05-25T22:26:00Z">
              <w:tcPr>
                <w:tcW w:w="1526" w:type="pct"/>
                <w:gridSpan w:val="7"/>
                <w:tcMar>
                  <w:top w:w="45" w:type="dxa"/>
                  <w:left w:w="75" w:type="dxa"/>
                  <w:bottom w:w="45" w:type="dxa"/>
                  <w:right w:w="75" w:type="dxa"/>
                </w:tcMar>
                <w:vAlign w:val="center"/>
                <w:hideMark/>
              </w:tcPr>
            </w:tcPrChange>
          </w:tcPr>
          <w:p w14:paraId="4AE7B850" w14:textId="77777777" w:rsidR="008269BA" w:rsidRPr="008A0D15" w:rsidRDefault="008269BA">
            <w:pPr>
              <w:spacing w:after="0" w:line="240" w:lineRule="auto"/>
              <w:rPr>
                <w:rFonts w:eastAsia="Times New Roman"/>
                <w:sz w:val="22"/>
                <w:szCs w:val="22"/>
                <w:lang w:eastAsia="ru-RU"/>
                <w:rPrChange w:id="4867" w:author="Елена Белолипецкая" w:date="2024-05-25T22:35:00Z">
                  <w:rPr>
                    <w:rFonts w:eastAsia="Times New Roman"/>
                    <w:lang w:eastAsia="ru-RU"/>
                  </w:rPr>
                </w:rPrChange>
              </w:rPr>
              <w:pPrChange w:id="4868" w:author="Елена Белолипецкая" w:date="2024-05-25T22:31:00Z">
                <w:pPr>
                  <w:spacing w:before="75" w:after="75" w:line="240" w:lineRule="auto"/>
                </w:pPr>
              </w:pPrChange>
            </w:pPr>
            <w:r w:rsidRPr="008A0D15">
              <w:rPr>
                <w:rFonts w:eastAsia="Times New Roman"/>
                <w:sz w:val="22"/>
                <w:szCs w:val="22"/>
                <w:lang w:eastAsia="ru-RU"/>
                <w:rPrChange w:id="4869" w:author="Елена Белолипецкая" w:date="2024-05-25T22:35:00Z">
                  <w:rPr>
                    <w:rFonts w:eastAsia="Times New Roman"/>
                    <w:lang w:eastAsia="ru-RU"/>
                  </w:rPr>
                </w:rPrChange>
              </w:rPr>
              <w:t>Эффект на экспозицию кетоконазола не исследовался.</w:t>
            </w:r>
            <w:r w:rsidRPr="008A0D15">
              <w:rPr>
                <w:rFonts w:eastAsia="Times New Roman"/>
                <w:sz w:val="22"/>
                <w:szCs w:val="22"/>
                <w:lang w:eastAsia="ru-RU"/>
                <w:rPrChange w:id="4870" w:author="Елена Белолипецкая" w:date="2024-05-25T22:35:00Z">
                  <w:rPr>
                    <w:rFonts w:eastAsia="Times New Roman"/>
                    <w:lang w:eastAsia="ru-RU"/>
                  </w:rPr>
                </w:rPrChange>
              </w:rPr>
              <w:br/>
            </w:r>
            <w:r w:rsidRPr="008A0D15">
              <w:rPr>
                <w:rFonts w:eastAsia="Times New Roman"/>
                <w:i/>
                <w:iCs/>
                <w:sz w:val="22"/>
                <w:szCs w:val="22"/>
                <w:lang w:eastAsia="ru-RU"/>
                <w:rPrChange w:id="4871" w:author="Елена Белолипецкая" w:date="2024-05-25T22:35:00Z">
                  <w:rPr>
                    <w:rFonts w:eastAsia="Times New Roman"/>
                    <w:i/>
                    <w:iCs/>
                    <w:lang w:eastAsia="ru-RU"/>
                  </w:rPr>
                </w:rPrChange>
              </w:rPr>
              <w:t>Ожидается:</w:t>
            </w:r>
            <w:r w:rsidRPr="008A0D15">
              <w:rPr>
                <w:rFonts w:eastAsia="Times New Roman"/>
                <w:sz w:val="22"/>
                <w:szCs w:val="22"/>
                <w:lang w:eastAsia="ru-RU"/>
                <w:rPrChange w:id="4872" w:author="Елена Белолипецкая" w:date="2024-05-25T22:35:00Z">
                  <w:rPr>
                    <w:rFonts w:eastAsia="Times New Roman"/>
                    <w:lang w:eastAsia="ru-RU"/>
                  </w:rPr>
                </w:rPrChange>
              </w:rPr>
              <w:br/>
              <w:t>↔ Кетоконазол</w:t>
            </w:r>
          </w:p>
        </w:tc>
        <w:tc>
          <w:tcPr>
            <w:tcW w:w="1508" w:type="pct"/>
            <w:vMerge/>
            <w:vAlign w:val="center"/>
            <w:hideMark/>
            <w:tcPrChange w:id="4873" w:author="Елена Белолипецкая" w:date="2024-05-25T22:26:00Z">
              <w:tcPr>
                <w:tcW w:w="1508" w:type="pct"/>
                <w:vMerge/>
                <w:vAlign w:val="center"/>
                <w:hideMark/>
              </w:tcPr>
            </w:tcPrChange>
          </w:tcPr>
          <w:p w14:paraId="3696B2CC" w14:textId="77777777" w:rsidR="008269BA" w:rsidRPr="008A0D15" w:rsidRDefault="008269BA">
            <w:pPr>
              <w:spacing w:after="0" w:line="240" w:lineRule="auto"/>
              <w:rPr>
                <w:rFonts w:eastAsia="Times New Roman"/>
                <w:sz w:val="22"/>
                <w:szCs w:val="22"/>
                <w:lang w:eastAsia="ru-RU"/>
                <w:rPrChange w:id="4874" w:author="Елена Белолипецкая" w:date="2024-05-25T22:35:00Z">
                  <w:rPr>
                    <w:rFonts w:eastAsia="Times New Roman"/>
                    <w:lang w:eastAsia="ru-RU"/>
                  </w:rPr>
                </w:rPrChange>
              </w:rPr>
              <w:pPrChange w:id="4875" w:author="Елена Белолипецкая" w:date="2024-05-25T22:31:00Z">
                <w:pPr>
                  <w:spacing w:before="75" w:after="75" w:line="240" w:lineRule="auto"/>
                </w:pPr>
              </w:pPrChange>
            </w:pPr>
          </w:p>
        </w:tc>
      </w:tr>
      <w:tr w:rsidR="00FE0F3F" w:rsidRPr="008A0D15" w14:paraId="208F5931" w14:textId="77777777" w:rsidTr="00FE0F3F">
        <w:tc>
          <w:tcPr>
            <w:tcW w:w="1818" w:type="pct"/>
            <w:vMerge/>
            <w:vAlign w:val="center"/>
            <w:hideMark/>
          </w:tcPr>
          <w:p w14:paraId="58EAED8F" w14:textId="77777777" w:rsidR="008269BA" w:rsidRPr="008A0D15" w:rsidRDefault="008269BA">
            <w:pPr>
              <w:spacing w:after="0" w:line="240" w:lineRule="auto"/>
              <w:rPr>
                <w:rFonts w:eastAsia="Times New Roman"/>
                <w:sz w:val="22"/>
                <w:szCs w:val="22"/>
                <w:lang w:eastAsia="ru-RU"/>
                <w:rPrChange w:id="4876" w:author="Елена Белолипецкая" w:date="2024-05-25T22:35:00Z">
                  <w:rPr>
                    <w:rFonts w:eastAsia="Times New Roman"/>
                    <w:lang w:eastAsia="ru-RU"/>
                  </w:rPr>
                </w:rPrChange>
              </w:rPr>
              <w:pPrChange w:id="4877" w:author="Елена Белолипецкая" w:date="2024-05-25T22:31:00Z">
                <w:pPr>
                  <w:spacing w:before="75" w:after="75" w:line="240" w:lineRule="auto"/>
                </w:pPr>
              </w:pPrChange>
            </w:pPr>
          </w:p>
        </w:tc>
        <w:tc>
          <w:tcPr>
            <w:tcW w:w="682" w:type="pct"/>
            <w:tcMar>
              <w:top w:w="45" w:type="dxa"/>
              <w:left w:w="75" w:type="dxa"/>
              <w:bottom w:w="45" w:type="dxa"/>
              <w:right w:w="75" w:type="dxa"/>
            </w:tcMar>
            <w:vAlign w:val="center"/>
            <w:hideMark/>
          </w:tcPr>
          <w:p w14:paraId="47A868A8" w14:textId="77777777" w:rsidR="008269BA" w:rsidRPr="008A0D15" w:rsidRDefault="008269BA">
            <w:pPr>
              <w:spacing w:after="0" w:line="240" w:lineRule="auto"/>
              <w:rPr>
                <w:rFonts w:eastAsia="Times New Roman"/>
                <w:sz w:val="22"/>
                <w:szCs w:val="22"/>
                <w:lang w:eastAsia="ru-RU"/>
                <w:rPrChange w:id="4878" w:author="Елена Белолипецкая" w:date="2024-05-25T22:35:00Z">
                  <w:rPr>
                    <w:rFonts w:eastAsia="Times New Roman"/>
                    <w:lang w:eastAsia="ru-RU"/>
                  </w:rPr>
                </w:rPrChange>
              </w:rPr>
              <w:pPrChange w:id="4879" w:author="Елена Белолипецкая" w:date="2024-05-25T22:31:00Z">
                <w:pPr>
                  <w:spacing w:before="75" w:after="75" w:line="240" w:lineRule="auto"/>
                </w:pPr>
              </w:pPrChange>
            </w:pPr>
            <w:r w:rsidRPr="008A0D15">
              <w:rPr>
                <w:rFonts w:eastAsia="Times New Roman"/>
                <w:i/>
                <w:iCs/>
                <w:sz w:val="22"/>
                <w:szCs w:val="22"/>
                <w:lang w:eastAsia="ru-RU"/>
                <w:rPrChange w:id="4880" w:author="Елена Белолипецкая" w:date="2024-05-25T22:35:00Z">
                  <w:rPr>
                    <w:rFonts w:eastAsia="Times New Roman"/>
                    <w:i/>
                    <w:iCs/>
                    <w:lang w:eastAsia="ru-RU"/>
                  </w:rPr>
                </w:rPrChange>
              </w:rPr>
              <w:t>Наблюдается:</w:t>
            </w:r>
            <w:r w:rsidRPr="008A0D15">
              <w:rPr>
                <w:rFonts w:eastAsia="Times New Roman"/>
                <w:sz w:val="22"/>
                <w:szCs w:val="22"/>
                <w:lang w:eastAsia="ru-RU"/>
                <w:rPrChange w:id="4881" w:author="Елена Белолипецкая" w:date="2024-05-25T22:35:00Z">
                  <w:rPr>
                    <w:rFonts w:eastAsia="Times New Roman"/>
                    <w:lang w:eastAsia="ru-RU"/>
                  </w:rPr>
                </w:rPrChange>
              </w:rPr>
              <w:br/>
              <w:t>Велпатасвир</w:t>
            </w:r>
          </w:p>
        </w:tc>
        <w:tc>
          <w:tcPr>
            <w:tcW w:w="303" w:type="pct"/>
            <w:tcMar>
              <w:top w:w="45" w:type="dxa"/>
              <w:left w:w="75" w:type="dxa"/>
              <w:bottom w:w="45" w:type="dxa"/>
              <w:right w:w="75" w:type="dxa"/>
            </w:tcMar>
            <w:vAlign w:val="center"/>
            <w:hideMark/>
          </w:tcPr>
          <w:p w14:paraId="22C3C97A" w14:textId="75B932AE" w:rsidR="008269BA" w:rsidRPr="008A0D15" w:rsidRDefault="008269BA">
            <w:pPr>
              <w:spacing w:after="0" w:line="240" w:lineRule="auto"/>
              <w:rPr>
                <w:rFonts w:eastAsia="Times New Roman"/>
                <w:sz w:val="22"/>
                <w:szCs w:val="22"/>
                <w:lang w:eastAsia="ru-RU"/>
                <w:rPrChange w:id="4882" w:author="Елена Белолипецкая" w:date="2024-05-25T22:35:00Z">
                  <w:rPr>
                    <w:rFonts w:eastAsia="Times New Roman"/>
                    <w:lang w:eastAsia="ru-RU"/>
                  </w:rPr>
                </w:rPrChange>
              </w:rPr>
              <w:pPrChange w:id="4883" w:author="Елена Белолипецкая" w:date="2024-05-25T22:32:00Z">
                <w:pPr>
                  <w:spacing w:before="75" w:after="75" w:line="240" w:lineRule="auto"/>
                </w:pPr>
              </w:pPrChange>
            </w:pPr>
            <w:r w:rsidRPr="008A0D15">
              <w:rPr>
                <w:rFonts w:eastAsia="Times New Roman"/>
                <w:sz w:val="22"/>
                <w:szCs w:val="22"/>
                <w:lang w:eastAsia="ru-RU"/>
                <w:rPrChange w:id="4884" w:author="Елена Белолипецкая" w:date="2024-05-25T22:35:00Z">
                  <w:rPr>
                    <w:rFonts w:eastAsia="Times New Roman"/>
                    <w:lang w:eastAsia="ru-RU"/>
                  </w:rPr>
                </w:rPrChange>
              </w:rPr>
              <w:t>↑</w:t>
            </w:r>
            <w:r w:rsidRPr="008A0D15">
              <w:rPr>
                <w:rFonts w:eastAsia="Times New Roman"/>
                <w:sz w:val="22"/>
                <w:szCs w:val="22"/>
                <w:lang w:eastAsia="ru-RU"/>
                <w:rPrChange w:id="4885" w:author="Елена Белолипецкая" w:date="2024-05-25T22:35:00Z">
                  <w:rPr>
                    <w:rFonts w:eastAsia="Times New Roman"/>
                    <w:lang w:eastAsia="ru-RU"/>
                  </w:rPr>
                </w:rPrChange>
              </w:rPr>
              <w:br/>
              <w:t>1</w:t>
            </w:r>
            <w:del w:id="4886" w:author="Елена Белолипецкая" w:date="2024-05-25T22:28:00Z">
              <w:r w:rsidRPr="008A0D15" w:rsidDel="00FE0F3F">
                <w:rPr>
                  <w:rFonts w:eastAsia="Times New Roman"/>
                  <w:sz w:val="22"/>
                  <w:szCs w:val="22"/>
                  <w:lang w:eastAsia="ru-RU"/>
                  <w:rPrChange w:id="4887" w:author="Елена Белолипецкая" w:date="2024-05-25T22:35:00Z">
                    <w:rPr>
                      <w:rFonts w:eastAsia="Times New Roman"/>
                      <w:lang w:eastAsia="ru-RU"/>
                    </w:rPr>
                  </w:rPrChange>
                </w:rPr>
                <w:delText>.</w:delText>
              </w:r>
            </w:del>
            <w:ins w:id="4888" w:author="Елена Белолипецкая" w:date="2024-05-25T22:28:00Z">
              <w:r w:rsidR="00FE0F3F" w:rsidRPr="008A0D15">
                <w:rPr>
                  <w:rFonts w:eastAsia="Times New Roman"/>
                  <w:sz w:val="22"/>
                  <w:szCs w:val="22"/>
                  <w:lang w:eastAsia="ru-RU"/>
                  <w:rPrChange w:id="4889" w:author="Елена Белолипецкая" w:date="2024-05-25T22:35:00Z">
                    <w:rPr>
                      <w:rFonts w:eastAsia="Times New Roman"/>
                      <w:lang w:eastAsia="ru-RU"/>
                    </w:rPr>
                  </w:rPrChange>
                </w:rPr>
                <w:t>,</w:t>
              </w:r>
            </w:ins>
            <w:r w:rsidRPr="008A0D15">
              <w:rPr>
                <w:rFonts w:eastAsia="Times New Roman"/>
                <w:sz w:val="22"/>
                <w:szCs w:val="22"/>
                <w:lang w:eastAsia="ru-RU"/>
                <w:rPrChange w:id="4890" w:author="Елена Белолипецкая" w:date="2024-05-25T22:35:00Z">
                  <w:rPr>
                    <w:rFonts w:eastAsia="Times New Roman"/>
                    <w:lang w:eastAsia="ru-RU"/>
                  </w:rPr>
                </w:rPrChange>
              </w:rPr>
              <w:t>3 (1</w:t>
            </w:r>
            <w:del w:id="4891" w:author="Елена Белолипецкая" w:date="2024-05-25T22:28:00Z">
              <w:r w:rsidRPr="008A0D15" w:rsidDel="00FE0F3F">
                <w:rPr>
                  <w:rFonts w:eastAsia="Times New Roman"/>
                  <w:sz w:val="22"/>
                  <w:szCs w:val="22"/>
                  <w:lang w:eastAsia="ru-RU"/>
                  <w:rPrChange w:id="4892" w:author="Елена Белолипецкая" w:date="2024-05-25T22:35:00Z">
                    <w:rPr>
                      <w:rFonts w:eastAsia="Times New Roman"/>
                      <w:lang w:eastAsia="ru-RU"/>
                    </w:rPr>
                  </w:rPrChange>
                </w:rPr>
                <w:delText>.</w:delText>
              </w:r>
            </w:del>
            <w:ins w:id="4893" w:author="Елена Белолипецкая" w:date="2024-05-25T22:28:00Z">
              <w:r w:rsidR="00FE0F3F" w:rsidRPr="008A0D15">
                <w:rPr>
                  <w:rFonts w:eastAsia="Times New Roman"/>
                  <w:sz w:val="22"/>
                  <w:szCs w:val="22"/>
                  <w:lang w:eastAsia="ru-RU"/>
                  <w:rPrChange w:id="4894" w:author="Елена Белолипецкая" w:date="2024-05-25T22:35:00Z">
                    <w:rPr>
                      <w:rFonts w:eastAsia="Times New Roman"/>
                      <w:lang w:eastAsia="ru-RU"/>
                    </w:rPr>
                  </w:rPrChange>
                </w:rPr>
                <w:t>,</w:t>
              </w:r>
            </w:ins>
            <w:r w:rsidRPr="008A0D15">
              <w:rPr>
                <w:rFonts w:eastAsia="Times New Roman"/>
                <w:sz w:val="22"/>
                <w:szCs w:val="22"/>
                <w:lang w:eastAsia="ru-RU"/>
                <w:rPrChange w:id="4895" w:author="Елена Белолипецкая" w:date="2024-05-25T22:35:00Z">
                  <w:rPr>
                    <w:rFonts w:eastAsia="Times New Roman"/>
                    <w:lang w:eastAsia="ru-RU"/>
                  </w:rPr>
                </w:rPrChange>
              </w:rPr>
              <w:t>0</w:t>
            </w:r>
            <w:del w:id="4896" w:author="Елена Белолипецкая" w:date="2024-05-25T22:32:00Z">
              <w:r w:rsidRPr="008A0D15" w:rsidDel="008A0D15">
                <w:rPr>
                  <w:rFonts w:eastAsia="Times New Roman"/>
                  <w:sz w:val="22"/>
                  <w:szCs w:val="22"/>
                  <w:lang w:eastAsia="ru-RU"/>
                  <w:rPrChange w:id="4897" w:author="Елена Белолипецкая" w:date="2024-05-25T22:35:00Z">
                    <w:rPr>
                      <w:rFonts w:eastAsia="Times New Roman"/>
                      <w:lang w:eastAsia="ru-RU"/>
                    </w:rPr>
                  </w:rPrChange>
                </w:rPr>
                <w:delText xml:space="preserve">, </w:delText>
              </w:r>
            </w:del>
            <w:ins w:id="4898" w:author="Елена Белолипецкая" w:date="2024-05-25T22:32:00Z">
              <w:r w:rsidR="008A0D15" w:rsidRPr="008A0D15">
                <w:rPr>
                  <w:rFonts w:eastAsia="Times New Roman"/>
                  <w:sz w:val="22"/>
                  <w:szCs w:val="22"/>
                  <w:lang w:val="en-US" w:eastAsia="ru-RU"/>
                  <w:rPrChange w:id="4899"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4900"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4901" w:author="Елена Белолипецкая" w:date="2024-05-25T22:35:00Z">
                  <w:rPr>
                    <w:rFonts w:eastAsia="Times New Roman"/>
                    <w:lang w:eastAsia="ru-RU"/>
                  </w:rPr>
                </w:rPrChange>
              </w:rPr>
              <w:t>1</w:t>
            </w:r>
            <w:del w:id="4902" w:author="Елена Белолипецкая" w:date="2024-05-25T22:28:00Z">
              <w:r w:rsidRPr="008A0D15" w:rsidDel="00FE0F3F">
                <w:rPr>
                  <w:rFonts w:eastAsia="Times New Roman"/>
                  <w:sz w:val="22"/>
                  <w:szCs w:val="22"/>
                  <w:lang w:eastAsia="ru-RU"/>
                  <w:rPrChange w:id="4903" w:author="Елена Белолипецкая" w:date="2024-05-25T22:35:00Z">
                    <w:rPr>
                      <w:rFonts w:eastAsia="Times New Roman"/>
                      <w:lang w:eastAsia="ru-RU"/>
                    </w:rPr>
                  </w:rPrChange>
                </w:rPr>
                <w:delText>.</w:delText>
              </w:r>
            </w:del>
            <w:ins w:id="4904" w:author="Елена Белолипецкая" w:date="2024-05-25T22:28:00Z">
              <w:r w:rsidR="00FE0F3F" w:rsidRPr="008A0D15">
                <w:rPr>
                  <w:rFonts w:eastAsia="Times New Roman"/>
                  <w:sz w:val="22"/>
                  <w:szCs w:val="22"/>
                  <w:lang w:eastAsia="ru-RU"/>
                  <w:rPrChange w:id="4905" w:author="Елена Белолипецкая" w:date="2024-05-25T22:35:00Z">
                    <w:rPr>
                      <w:rFonts w:eastAsia="Times New Roman"/>
                      <w:lang w:eastAsia="ru-RU"/>
                    </w:rPr>
                  </w:rPrChange>
                </w:rPr>
                <w:t>,</w:t>
              </w:r>
            </w:ins>
            <w:r w:rsidRPr="008A0D15">
              <w:rPr>
                <w:rFonts w:eastAsia="Times New Roman"/>
                <w:sz w:val="22"/>
                <w:szCs w:val="22"/>
                <w:lang w:eastAsia="ru-RU"/>
                <w:rPrChange w:id="4906" w:author="Елена Белолипецкая" w:date="2024-05-25T22:35:00Z">
                  <w:rPr>
                    <w:rFonts w:eastAsia="Times New Roman"/>
                    <w:lang w:eastAsia="ru-RU"/>
                  </w:rPr>
                </w:rPrChange>
              </w:rPr>
              <w:t>6)</w:t>
            </w:r>
          </w:p>
        </w:tc>
        <w:tc>
          <w:tcPr>
            <w:tcW w:w="379" w:type="pct"/>
            <w:tcMar>
              <w:top w:w="45" w:type="dxa"/>
              <w:left w:w="75" w:type="dxa"/>
              <w:bottom w:w="45" w:type="dxa"/>
              <w:right w:w="75" w:type="dxa"/>
            </w:tcMar>
            <w:vAlign w:val="center"/>
            <w:hideMark/>
          </w:tcPr>
          <w:p w14:paraId="4C151BFF" w14:textId="60590887" w:rsidR="008269BA" w:rsidRPr="008A0D15" w:rsidRDefault="008269BA">
            <w:pPr>
              <w:spacing w:after="0" w:line="240" w:lineRule="auto"/>
              <w:rPr>
                <w:rFonts w:eastAsia="Times New Roman"/>
                <w:sz w:val="22"/>
                <w:szCs w:val="22"/>
                <w:lang w:eastAsia="ru-RU"/>
                <w:rPrChange w:id="4907" w:author="Елена Белолипецкая" w:date="2024-05-25T22:35:00Z">
                  <w:rPr>
                    <w:rFonts w:eastAsia="Times New Roman"/>
                    <w:lang w:eastAsia="ru-RU"/>
                  </w:rPr>
                </w:rPrChange>
              </w:rPr>
              <w:pPrChange w:id="4908" w:author="Елена Белолипецкая" w:date="2024-05-25T22:32:00Z">
                <w:pPr>
                  <w:spacing w:before="75" w:after="75" w:line="240" w:lineRule="auto"/>
                </w:pPr>
              </w:pPrChange>
            </w:pPr>
            <w:r w:rsidRPr="008A0D15">
              <w:rPr>
                <w:rFonts w:eastAsia="Times New Roman"/>
                <w:sz w:val="22"/>
                <w:szCs w:val="22"/>
                <w:lang w:eastAsia="ru-RU"/>
                <w:rPrChange w:id="4909" w:author="Елена Белолипецкая" w:date="2024-05-25T22:35:00Z">
                  <w:rPr>
                    <w:rFonts w:eastAsia="Times New Roman"/>
                    <w:lang w:eastAsia="ru-RU"/>
                  </w:rPr>
                </w:rPrChange>
              </w:rPr>
              <w:t>↑</w:t>
            </w:r>
            <w:r w:rsidRPr="008A0D15">
              <w:rPr>
                <w:rFonts w:eastAsia="Times New Roman"/>
                <w:sz w:val="22"/>
                <w:szCs w:val="22"/>
                <w:lang w:eastAsia="ru-RU"/>
                <w:rPrChange w:id="4910" w:author="Елена Белолипецкая" w:date="2024-05-25T22:35:00Z">
                  <w:rPr>
                    <w:rFonts w:eastAsia="Times New Roman"/>
                    <w:lang w:eastAsia="ru-RU"/>
                  </w:rPr>
                </w:rPrChange>
              </w:rPr>
              <w:br/>
              <w:t>1</w:t>
            </w:r>
            <w:del w:id="4911" w:author="Елена Белолипецкая" w:date="2024-05-25T22:28:00Z">
              <w:r w:rsidRPr="008A0D15" w:rsidDel="00FE0F3F">
                <w:rPr>
                  <w:rFonts w:eastAsia="Times New Roman"/>
                  <w:sz w:val="22"/>
                  <w:szCs w:val="22"/>
                  <w:lang w:eastAsia="ru-RU"/>
                  <w:rPrChange w:id="4912" w:author="Елена Белолипецкая" w:date="2024-05-25T22:35:00Z">
                    <w:rPr>
                      <w:rFonts w:eastAsia="Times New Roman"/>
                      <w:lang w:eastAsia="ru-RU"/>
                    </w:rPr>
                  </w:rPrChange>
                </w:rPr>
                <w:delText>.</w:delText>
              </w:r>
            </w:del>
            <w:ins w:id="4913" w:author="Елена Белолипецкая" w:date="2024-05-25T22:28:00Z">
              <w:r w:rsidR="00FE0F3F" w:rsidRPr="008A0D15">
                <w:rPr>
                  <w:rFonts w:eastAsia="Times New Roman"/>
                  <w:sz w:val="22"/>
                  <w:szCs w:val="22"/>
                  <w:lang w:eastAsia="ru-RU"/>
                  <w:rPrChange w:id="4914" w:author="Елена Белолипецкая" w:date="2024-05-25T22:35:00Z">
                    <w:rPr>
                      <w:rFonts w:eastAsia="Times New Roman"/>
                      <w:lang w:eastAsia="ru-RU"/>
                    </w:rPr>
                  </w:rPrChange>
                </w:rPr>
                <w:t>,</w:t>
              </w:r>
            </w:ins>
            <w:r w:rsidRPr="008A0D15">
              <w:rPr>
                <w:rFonts w:eastAsia="Times New Roman"/>
                <w:sz w:val="22"/>
                <w:szCs w:val="22"/>
                <w:lang w:eastAsia="ru-RU"/>
                <w:rPrChange w:id="4915" w:author="Елена Белолипецкая" w:date="2024-05-25T22:35:00Z">
                  <w:rPr>
                    <w:rFonts w:eastAsia="Times New Roman"/>
                    <w:lang w:eastAsia="ru-RU"/>
                  </w:rPr>
                </w:rPrChange>
              </w:rPr>
              <w:t>7 (1</w:t>
            </w:r>
            <w:del w:id="4916" w:author="Елена Белолипецкая" w:date="2024-05-25T22:28:00Z">
              <w:r w:rsidRPr="008A0D15" w:rsidDel="00FE0F3F">
                <w:rPr>
                  <w:rFonts w:eastAsia="Times New Roman"/>
                  <w:sz w:val="22"/>
                  <w:szCs w:val="22"/>
                  <w:lang w:eastAsia="ru-RU"/>
                  <w:rPrChange w:id="4917" w:author="Елена Белолипецкая" w:date="2024-05-25T22:35:00Z">
                    <w:rPr>
                      <w:rFonts w:eastAsia="Times New Roman"/>
                      <w:lang w:eastAsia="ru-RU"/>
                    </w:rPr>
                  </w:rPrChange>
                </w:rPr>
                <w:delText>.</w:delText>
              </w:r>
            </w:del>
            <w:ins w:id="4918" w:author="Елена Белолипецкая" w:date="2024-05-25T22:28:00Z">
              <w:r w:rsidR="00FE0F3F" w:rsidRPr="008A0D15">
                <w:rPr>
                  <w:rFonts w:eastAsia="Times New Roman"/>
                  <w:sz w:val="22"/>
                  <w:szCs w:val="22"/>
                  <w:lang w:eastAsia="ru-RU"/>
                  <w:rPrChange w:id="4919" w:author="Елена Белолипецкая" w:date="2024-05-25T22:35:00Z">
                    <w:rPr>
                      <w:rFonts w:eastAsia="Times New Roman"/>
                      <w:lang w:eastAsia="ru-RU"/>
                    </w:rPr>
                  </w:rPrChange>
                </w:rPr>
                <w:t>,</w:t>
              </w:r>
            </w:ins>
            <w:r w:rsidRPr="008A0D15">
              <w:rPr>
                <w:rFonts w:eastAsia="Times New Roman"/>
                <w:sz w:val="22"/>
                <w:szCs w:val="22"/>
                <w:lang w:eastAsia="ru-RU"/>
                <w:rPrChange w:id="4920" w:author="Елена Белолипецкая" w:date="2024-05-25T22:35:00Z">
                  <w:rPr>
                    <w:rFonts w:eastAsia="Times New Roman"/>
                    <w:lang w:eastAsia="ru-RU"/>
                  </w:rPr>
                </w:rPrChange>
              </w:rPr>
              <w:t>4</w:t>
            </w:r>
            <w:del w:id="4921" w:author="Елена Белолипецкая" w:date="2024-05-25T22:32:00Z">
              <w:r w:rsidRPr="008A0D15" w:rsidDel="008A0D15">
                <w:rPr>
                  <w:rFonts w:eastAsia="Times New Roman"/>
                  <w:sz w:val="22"/>
                  <w:szCs w:val="22"/>
                  <w:lang w:eastAsia="ru-RU"/>
                  <w:rPrChange w:id="4922" w:author="Елена Белолипецкая" w:date="2024-05-25T22:35:00Z">
                    <w:rPr>
                      <w:rFonts w:eastAsia="Times New Roman"/>
                      <w:lang w:eastAsia="ru-RU"/>
                    </w:rPr>
                  </w:rPrChange>
                </w:rPr>
                <w:delText xml:space="preserve">, </w:delText>
              </w:r>
            </w:del>
            <w:ins w:id="4923" w:author="Елена Белолипецкая" w:date="2024-05-25T22:32:00Z">
              <w:r w:rsidR="008A0D15" w:rsidRPr="008A0D15">
                <w:rPr>
                  <w:rFonts w:eastAsia="Times New Roman"/>
                  <w:sz w:val="22"/>
                  <w:szCs w:val="22"/>
                  <w:lang w:val="en-US" w:eastAsia="ru-RU"/>
                  <w:rPrChange w:id="4924"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4925"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4926" w:author="Елена Белолипецкая" w:date="2024-05-25T22:35:00Z">
                  <w:rPr>
                    <w:rFonts w:eastAsia="Times New Roman"/>
                    <w:lang w:eastAsia="ru-RU"/>
                  </w:rPr>
                </w:rPrChange>
              </w:rPr>
              <w:t>2</w:t>
            </w:r>
            <w:del w:id="4927" w:author="Елена Белолипецкая" w:date="2024-05-25T22:28:00Z">
              <w:r w:rsidRPr="008A0D15" w:rsidDel="00FE0F3F">
                <w:rPr>
                  <w:rFonts w:eastAsia="Times New Roman"/>
                  <w:sz w:val="22"/>
                  <w:szCs w:val="22"/>
                  <w:lang w:eastAsia="ru-RU"/>
                  <w:rPrChange w:id="4928" w:author="Елена Белолипецкая" w:date="2024-05-25T22:35:00Z">
                    <w:rPr>
                      <w:rFonts w:eastAsia="Times New Roman"/>
                      <w:lang w:eastAsia="ru-RU"/>
                    </w:rPr>
                  </w:rPrChange>
                </w:rPr>
                <w:delText>.</w:delText>
              </w:r>
            </w:del>
            <w:ins w:id="4929" w:author="Елена Белолипецкая" w:date="2024-05-25T22:28:00Z">
              <w:r w:rsidR="00FE0F3F" w:rsidRPr="008A0D15">
                <w:rPr>
                  <w:rFonts w:eastAsia="Times New Roman"/>
                  <w:sz w:val="22"/>
                  <w:szCs w:val="22"/>
                  <w:lang w:eastAsia="ru-RU"/>
                  <w:rPrChange w:id="4930" w:author="Елена Белолипецкая" w:date="2024-05-25T22:35:00Z">
                    <w:rPr>
                      <w:rFonts w:eastAsia="Times New Roman"/>
                      <w:lang w:eastAsia="ru-RU"/>
                    </w:rPr>
                  </w:rPrChange>
                </w:rPr>
                <w:t>,</w:t>
              </w:r>
            </w:ins>
            <w:r w:rsidRPr="008A0D15">
              <w:rPr>
                <w:rFonts w:eastAsia="Times New Roman"/>
                <w:sz w:val="22"/>
                <w:szCs w:val="22"/>
                <w:lang w:eastAsia="ru-RU"/>
                <w:rPrChange w:id="4931" w:author="Елена Белолипецкая" w:date="2024-05-25T22:35:00Z">
                  <w:rPr>
                    <w:rFonts w:eastAsia="Times New Roman"/>
                    <w:lang w:eastAsia="ru-RU"/>
                  </w:rPr>
                </w:rPrChange>
              </w:rPr>
              <w:t>2)</w:t>
            </w:r>
          </w:p>
        </w:tc>
        <w:tc>
          <w:tcPr>
            <w:tcW w:w="309" w:type="pct"/>
            <w:tcMar>
              <w:top w:w="45" w:type="dxa"/>
              <w:left w:w="75" w:type="dxa"/>
              <w:bottom w:w="45" w:type="dxa"/>
              <w:right w:w="75" w:type="dxa"/>
            </w:tcMar>
            <w:vAlign w:val="center"/>
            <w:hideMark/>
          </w:tcPr>
          <w:p w14:paraId="60DFD4D6" w14:textId="77777777" w:rsidR="008269BA" w:rsidRPr="008A0D15" w:rsidRDefault="008269BA">
            <w:pPr>
              <w:spacing w:after="0" w:line="240" w:lineRule="auto"/>
              <w:rPr>
                <w:rFonts w:eastAsia="Times New Roman"/>
                <w:sz w:val="22"/>
                <w:szCs w:val="22"/>
                <w:lang w:eastAsia="ru-RU"/>
                <w:rPrChange w:id="4932" w:author="Елена Белолипецкая" w:date="2024-05-25T22:35:00Z">
                  <w:rPr>
                    <w:rFonts w:eastAsia="Times New Roman"/>
                    <w:lang w:eastAsia="ru-RU"/>
                  </w:rPr>
                </w:rPrChange>
              </w:rPr>
              <w:pPrChange w:id="4933" w:author="Елена Белолипецкая" w:date="2024-05-25T22:31:00Z">
                <w:pPr>
                  <w:spacing w:before="75" w:after="75" w:line="240" w:lineRule="auto"/>
                </w:pPr>
              </w:pPrChange>
            </w:pPr>
          </w:p>
        </w:tc>
        <w:tc>
          <w:tcPr>
            <w:tcW w:w="1508" w:type="pct"/>
            <w:vMerge/>
            <w:vAlign w:val="center"/>
            <w:hideMark/>
          </w:tcPr>
          <w:p w14:paraId="05F4EF5C" w14:textId="77777777" w:rsidR="008269BA" w:rsidRPr="008A0D15" w:rsidRDefault="008269BA">
            <w:pPr>
              <w:spacing w:after="0" w:line="240" w:lineRule="auto"/>
              <w:rPr>
                <w:rFonts w:eastAsia="Times New Roman"/>
                <w:sz w:val="22"/>
                <w:szCs w:val="22"/>
                <w:lang w:eastAsia="ru-RU"/>
                <w:rPrChange w:id="4934" w:author="Елена Белолипецкая" w:date="2024-05-25T22:35:00Z">
                  <w:rPr>
                    <w:rFonts w:eastAsia="Times New Roman"/>
                    <w:lang w:eastAsia="ru-RU"/>
                  </w:rPr>
                </w:rPrChange>
              </w:rPr>
              <w:pPrChange w:id="4935" w:author="Елена Белолипецкая" w:date="2024-05-25T22:31:00Z">
                <w:pPr>
                  <w:spacing w:before="75" w:after="75" w:line="240" w:lineRule="auto"/>
                </w:pPr>
              </w:pPrChange>
            </w:pPr>
          </w:p>
        </w:tc>
      </w:tr>
      <w:tr w:rsidR="008269BA" w:rsidRPr="008A0D15" w14:paraId="390C60E7" w14:textId="77777777" w:rsidTr="00FE0F3F">
        <w:tc>
          <w:tcPr>
            <w:tcW w:w="5000" w:type="pct"/>
            <w:gridSpan w:val="6"/>
            <w:tcMar>
              <w:top w:w="45" w:type="dxa"/>
              <w:left w:w="75" w:type="dxa"/>
              <w:bottom w:w="45" w:type="dxa"/>
              <w:right w:w="75" w:type="dxa"/>
            </w:tcMar>
            <w:vAlign w:val="center"/>
            <w:hideMark/>
            <w:tcPrChange w:id="4936" w:author="Елена Белолипецкая" w:date="2024-05-25T22:26:00Z">
              <w:tcPr>
                <w:tcW w:w="5000" w:type="pct"/>
                <w:gridSpan w:val="10"/>
                <w:tcMar>
                  <w:top w:w="45" w:type="dxa"/>
                  <w:left w:w="75" w:type="dxa"/>
                  <w:bottom w:w="45" w:type="dxa"/>
                  <w:right w:w="75" w:type="dxa"/>
                </w:tcMar>
                <w:vAlign w:val="center"/>
                <w:hideMark/>
              </w:tcPr>
            </w:tcPrChange>
          </w:tcPr>
          <w:p w14:paraId="365D6C31" w14:textId="77777777" w:rsidR="008269BA" w:rsidRPr="008A0D15" w:rsidRDefault="008269BA">
            <w:pPr>
              <w:spacing w:after="0" w:line="240" w:lineRule="auto"/>
              <w:rPr>
                <w:rFonts w:eastAsia="Times New Roman"/>
                <w:sz w:val="22"/>
                <w:szCs w:val="22"/>
                <w:lang w:eastAsia="ru-RU"/>
                <w:rPrChange w:id="4937" w:author="Елена Белолипецкая" w:date="2024-05-25T22:35:00Z">
                  <w:rPr>
                    <w:rFonts w:eastAsia="Times New Roman"/>
                    <w:lang w:eastAsia="ru-RU"/>
                  </w:rPr>
                </w:rPrChange>
              </w:rPr>
              <w:pPrChange w:id="4938" w:author="Елена Белолипецкая" w:date="2024-05-25T22:31:00Z">
                <w:pPr>
                  <w:spacing w:before="75" w:after="75" w:line="240" w:lineRule="auto"/>
                </w:pPr>
              </w:pPrChange>
            </w:pPr>
            <w:r w:rsidRPr="008A0D15">
              <w:rPr>
                <w:rFonts w:eastAsia="Times New Roman"/>
                <w:b/>
                <w:bCs/>
                <w:i/>
                <w:iCs/>
                <w:sz w:val="22"/>
                <w:szCs w:val="22"/>
                <w:lang w:eastAsia="ru-RU"/>
                <w:rPrChange w:id="4939" w:author="Елена Белолипецкая" w:date="2024-05-25T22:35:00Z">
                  <w:rPr>
                    <w:rFonts w:eastAsia="Times New Roman"/>
                    <w:b/>
                    <w:bCs/>
                    <w:i/>
                    <w:iCs/>
                    <w:lang w:eastAsia="ru-RU"/>
                  </w:rPr>
                </w:rPrChange>
              </w:rPr>
              <w:t>Антимикобактериальные средства</w:t>
            </w:r>
          </w:p>
        </w:tc>
      </w:tr>
      <w:tr w:rsidR="008269BA" w:rsidRPr="008A0D15" w14:paraId="3347C8DC" w14:textId="77777777" w:rsidTr="00FE0F3F">
        <w:tc>
          <w:tcPr>
            <w:tcW w:w="1818" w:type="pct"/>
            <w:vMerge w:val="restart"/>
            <w:tcMar>
              <w:top w:w="45" w:type="dxa"/>
              <w:left w:w="75" w:type="dxa"/>
              <w:bottom w:w="45" w:type="dxa"/>
              <w:right w:w="75" w:type="dxa"/>
            </w:tcMar>
            <w:vAlign w:val="center"/>
            <w:hideMark/>
            <w:tcPrChange w:id="4940" w:author="Елена Белолипецкая" w:date="2024-05-25T22:26:00Z">
              <w:tcPr>
                <w:tcW w:w="1967" w:type="pct"/>
                <w:gridSpan w:val="2"/>
                <w:vMerge w:val="restart"/>
                <w:tcMar>
                  <w:top w:w="45" w:type="dxa"/>
                  <w:left w:w="75" w:type="dxa"/>
                  <w:bottom w:w="45" w:type="dxa"/>
                  <w:right w:w="75" w:type="dxa"/>
                </w:tcMar>
                <w:vAlign w:val="center"/>
                <w:hideMark/>
              </w:tcPr>
            </w:tcPrChange>
          </w:tcPr>
          <w:p w14:paraId="2AEE543D" w14:textId="77777777" w:rsidR="008269BA" w:rsidRPr="008A0D15" w:rsidRDefault="008269BA">
            <w:pPr>
              <w:spacing w:after="0" w:line="240" w:lineRule="auto"/>
              <w:rPr>
                <w:rFonts w:eastAsia="Times New Roman"/>
                <w:sz w:val="22"/>
                <w:szCs w:val="22"/>
                <w:lang w:eastAsia="ru-RU"/>
                <w:rPrChange w:id="4941" w:author="Елена Белолипецкая" w:date="2024-05-25T22:35:00Z">
                  <w:rPr>
                    <w:rFonts w:eastAsia="Times New Roman"/>
                    <w:lang w:eastAsia="ru-RU"/>
                  </w:rPr>
                </w:rPrChange>
              </w:rPr>
              <w:pPrChange w:id="4942" w:author="Елена Белолипецкая" w:date="2024-05-25T22:31:00Z">
                <w:pPr>
                  <w:spacing w:before="75" w:after="75" w:line="240" w:lineRule="auto"/>
                </w:pPr>
              </w:pPrChange>
            </w:pPr>
            <w:r w:rsidRPr="008A0D15">
              <w:rPr>
                <w:rFonts w:eastAsia="Times New Roman"/>
                <w:sz w:val="22"/>
                <w:szCs w:val="22"/>
                <w:lang w:eastAsia="ru-RU"/>
                <w:rPrChange w:id="4943" w:author="Елена Белолипецкая" w:date="2024-05-25T22:35:00Z">
                  <w:rPr>
                    <w:rFonts w:eastAsia="Times New Roman"/>
                    <w:lang w:eastAsia="ru-RU"/>
                  </w:rPr>
                </w:rPrChange>
              </w:rPr>
              <w:t>Рифампицин (600 мг 1 раз/сут) /</w:t>
            </w:r>
            <w:r w:rsidRPr="008A0D15">
              <w:rPr>
                <w:rFonts w:eastAsia="Times New Roman"/>
                <w:sz w:val="22"/>
                <w:szCs w:val="22"/>
                <w:lang w:eastAsia="ru-RU"/>
                <w:rPrChange w:id="4944" w:author="Елена Белолипецкая" w:date="2024-05-25T22:35:00Z">
                  <w:rPr>
                    <w:rFonts w:eastAsia="Times New Roman"/>
                    <w:lang w:eastAsia="ru-RU"/>
                  </w:rPr>
                </w:rPrChange>
              </w:rPr>
              <w:br/>
              <w:t>Софосбувир (400 мг однократно)</w:t>
            </w:r>
            <w:r w:rsidRPr="008A0D15">
              <w:rPr>
                <w:rFonts w:eastAsia="Times New Roman"/>
                <w:sz w:val="22"/>
                <w:szCs w:val="22"/>
                <w:vertAlign w:val="superscript"/>
                <w:lang w:eastAsia="ru-RU"/>
                <w:rPrChange w:id="4945" w:author="Елена Белолипецкая" w:date="2024-05-25T22:35:00Z">
                  <w:rPr>
                    <w:rFonts w:eastAsia="Times New Roman"/>
                    <w:vertAlign w:val="superscript"/>
                    <w:lang w:eastAsia="ru-RU"/>
                  </w:rPr>
                </w:rPrChange>
              </w:rPr>
              <w:t>d</w:t>
            </w:r>
            <w:r w:rsidRPr="008A0D15">
              <w:rPr>
                <w:rFonts w:eastAsia="Times New Roman"/>
                <w:sz w:val="22"/>
                <w:szCs w:val="22"/>
                <w:lang w:eastAsia="ru-RU"/>
                <w:rPrChange w:id="4946" w:author="Елена Белолипецкая" w:date="2024-05-25T22:35:00Z">
                  <w:rPr>
                    <w:rFonts w:eastAsia="Times New Roman"/>
                    <w:lang w:eastAsia="ru-RU"/>
                  </w:rPr>
                </w:rPrChange>
              </w:rPr>
              <w:br/>
              <w:t>(Индукция P-гликопротеина</w:t>
            </w:r>
            <w:r w:rsidRPr="008A0D15">
              <w:rPr>
                <w:rFonts w:eastAsia="Times New Roman"/>
                <w:sz w:val="22"/>
                <w:szCs w:val="22"/>
                <w:lang w:eastAsia="ru-RU"/>
                <w:rPrChange w:id="4947" w:author="Елена Белолипецкая" w:date="2024-05-25T22:35:00Z">
                  <w:rPr>
                    <w:rFonts w:eastAsia="Times New Roman"/>
                    <w:lang w:eastAsia="ru-RU"/>
                  </w:rPr>
                </w:rPrChange>
              </w:rPr>
              <w:br/>
            </w:r>
            <w:r w:rsidRPr="008A0D15">
              <w:rPr>
                <w:rFonts w:eastAsia="Times New Roman"/>
                <w:sz w:val="22"/>
                <w:szCs w:val="22"/>
                <w:lang w:eastAsia="ru-RU"/>
                <w:rPrChange w:id="4948" w:author="Елена Белолипецкая" w:date="2024-05-25T22:35:00Z">
                  <w:rPr>
                    <w:rFonts w:eastAsia="Times New Roman"/>
                    <w:lang w:eastAsia="ru-RU"/>
                  </w:rPr>
                </w:rPrChange>
              </w:rPr>
              <w:lastRenderedPageBreak/>
              <w:t>и изоферментов системы цитохрома)</w:t>
            </w:r>
          </w:p>
        </w:tc>
        <w:tc>
          <w:tcPr>
            <w:tcW w:w="1674" w:type="pct"/>
            <w:gridSpan w:val="4"/>
            <w:tcMar>
              <w:top w:w="45" w:type="dxa"/>
              <w:left w:w="75" w:type="dxa"/>
              <w:bottom w:w="45" w:type="dxa"/>
              <w:right w:w="75" w:type="dxa"/>
            </w:tcMar>
            <w:vAlign w:val="center"/>
            <w:hideMark/>
            <w:tcPrChange w:id="4949" w:author="Елена Белолипецкая" w:date="2024-05-25T22:26:00Z">
              <w:tcPr>
                <w:tcW w:w="1526" w:type="pct"/>
                <w:gridSpan w:val="7"/>
                <w:tcMar>
                  <w:top w:w="45" w:type="dxa"/>
                  <w:left w:w="75" w:type="dxa"/>
                  <w:bottom w:w="45" w:type="dxa"/>
                  <w:right w:w="75" w:type="dxa"/>
                </w:tcMar>
                <w:vAlign w:val="center"/>
                <w:hideMark/>
              </w:tcPr>
            </w:tcPrChange>
          </w:tcPr>
          <w:p w14:paraId="1422653B" w14:textId="77777777" w:rsidR="008269BA" w:rsidRPr="008A0D15" w:rsidRDefault="008269BA">
            <w:pPr>
              <w:spacing w:after="0" w:line="240" w:lineRule="auto"/>
              <w:rPr>
                <w:rFonts w:eastAsia="Times New Roman"/>
                <w:sz w:val="22"/>
                <w:szCs w:val="22"/>
                <w:lang w:eastAsia="ru-RU"/>
                <w:rPrChange w:id="4950" w:author="Елена Белолипецкая" w:date="2024-05-25T22:35:00Z">
                  <w:rPr>
                    <w:rFonts w:eastAsia="Times New Roman"/>
                    <w:lang w:eastAsia="ru-RU"/>
                  </w:rPr>
                </w:rPrChange>
              </w:rPr>
              <w:pPrChange w:id="4951" w:author="Елена Белолипецкая" w:date="2024-05-25T22:31:00Z">
                <w:pPr>
                  <w:spacing w:before="75" w:after="75" w:line="240" w:lineRule="auto"/>
                </w:pPr>
              </w:pPrChange>
            </w:pPr>
            <w:r w:rsidRPr="008A0D15">
              <w:rPr>
                <w:rFonts w:eastAsia="Times New Roman"/>
                <w:sz w:val="22"/>
                <w:szCs w:val="22"/>
                <w:lang w:eastAsia="ru-RU"/>
                <w:rPrChange w:id="4952" w:author="Елена Белолипецкая" w:date="2024-05-25T22:35:00Z">
                  <w:rPr>
                    <w:rFonts w:eastAsia="Times New Roman"/>
                    <w:lang w:eastAsia="ru-RU"/>
                  </w:rPr>
                </w:rPrChange>
              </w:rPr>
              <w:lastRenderedPageBreak/>
              <w:t>Эффект, оказываемый на экспозицию рифампицина не изучался.</w:t>
            </w:r>
            <w:r w:rsidRPr="008A0D15">
              <w:rPr>
                <w:rFonts w:eastAsia="Times New Roman"/>
                <w:sz w:val="22"/>
                <w:szCs w:val="22"/>
                <w:lang w:eastAsia="ru-RU"/>
                <w:rPrChange w:id="4953" w:author="Елена Белолипецкая" w:date="2024-05-25T22:35:00Z">
                  <w:rPr>
                    <w:rFonts w:eastAsia="Times New Roman"/>
                    <w:lang w:eastAsia="ru-RU"/>
                  </w:rPr>
                </w:rPrChange>
              </w:rPr>
              <w:br/>
            </w:r>
            <w:r w:rsidRPr="008A0D15">
              <w:rPr>
                <w:rFonts w:eastAsia="Times New Roman"/>
                <w:i/>
                <w:iCs/>
                <w:sz w:val="22"/>
                <w:szCs w:val="22"/>
                <w:lang w:eastAsia="ru-RU"/>
                <w:rPrChange w:id="4954" w:author="Елена Белолипецкая" w:date="2024-05-25T22:35:00Z">
                  <w:rPr>
                    <w:rFonts w:eastAsia="Times New Roman"/>
                    <w:i/>
                    <w:iCs/>
                    <w:lang w:eastAsia="ru-RU"/>
                  </w:rPr>
                </w:rPrChange>
              </w:rPr>
              <w:lastRenderedPageBreak/>
              <w:t>Ожидается:</w:t>
            </w:r>
            <w:r w:rsidRPr="008A0D15">
              <w:rPr>
                <w:rFonts w:eastAsia="Times New Roman"/>
                <w:sz w:val="22"/>
                <w:szCs w:val="22"/>
                <w:lang w:eastAsia="ru-RU"/>
                <w:rPrChange w:id="4955" w:author="Елена Белолипецкая" w:date="2024-05-25T22:35:00Z">
                  <w:rPr>
                    <w:rFonts w:eastAsia="Times New Roman"/>
                    <w:lang w:eastAsia="ru-RU"/>
                  </w:rPr>
                </w:rPrChange>
              </w:rPr>
              <w:br/>
              <w:t>↔ Рифампицин</w:t>
            </w:r>
          </w:p>
        </w:tc>
        <w:tc>
          <w:tcPr>
            <w:tcW w:w="1508" w:type="pct"/>
            <w:vMerge w:val="restart"/>
            <w:tcMar>
              <w:top w:w="45" w:type="dxa"/>
              <w:left w:w="75" w:type="dxa"/>
              <w:bottom w:w="45" w:type="dxa"/>
              <w:right w:w="75" w:type="dxa"/>
            </w:tcMar>
            <w:vAlign w:val="center"/>
            <w:hideMark/>
            <w:tcPrChange w:id="4956" w:author="Елена Белолипецкая" w:date="2024-05-25T22:26:00Z">
              <w:tcPr>
                <w:tcW w:w="1508" w:type="pct"/>
                <w:vMerge w:val="restart"/>
                <w:tcMar>
                  <w:top w:w="45" w:type="dxa"/>
                  <w:left w:w="75" w:type="dxa"/>
                  <w:bottom w:w="45" w:type="dxa"/>
                  <w:right w:w="75" w:type="dxa"/>
                </w:tcMar>
                <w:vAlign w:val="center"/>
                <w:hideMark/>
              </w:tcPr>
            </w:tcPrChange>
          </w:tcPr>
          <w:p w14:paraId="06923D56" w14:textId="4E793FCE" w:rsidR="008269BA" w:rsidRPr="008A0D15" w:rsidRDefault="008269BA">
            <w:pPr>
              <w:spacing w:after="0" w:line="240" w:lineRule="auto"/>
              <w:rPr>
                <w:rFonts w:eastAsia="Times New Roman"/>
                <w:sz w:val="22"/>
                <w:szCs w:val="22"/>
                <w:lang w:eastAsia="ru-RU"/>
                <w:rPrChange w:id="4957" w:author="Елена Белолипецкая" w:date="2024-05-25T22:35:00Z">
                  <w:rPr>
                    <w:rFonts w:eastAsia="Times New Roman"/>
                    <w:lang w:eastAsia="ru-RU"/>
                  </w:rPr>
                </w:rPrChange>
              </w:rPr>
              <w:pPrChange w:id="4958" w:author="Елена Белолипецкая" w:date="2024-05-25T22:31:00Z">
                <w:pPr>
                  <w:spacing w:before="75" w:after="75" w:line="240" w:lineRule="auto"/>
                </w:pPr>
              </w:pPrChange>
            </w:pPr>
            <w:r w:rsidRPr="008A0D15">
              <w:rPr>
                <w:rFonts w:eastAsia="Times New Roman"/>
                <w:sz w:val="22"/>
                <w:szCs w:val="22"/>
                <w:lang w:eastAsia="ru-RU"/>
                <w:rPrChange w:id="4959" w:author="Елена Белолипецкая" w:date="2024-05-25T22:35:00Z">
                  <w:rPr>
                    <w:rFonts w:eastAsia="Times New Roman"/>
                    <w:lang w:eastAsia="ru-RU"/>
                  </w:rPr>
                </w:rPrChange>
              </w:rPr>
              <w:lastRenderedPageBreak/>
              <w:t xml:space="preserve">Совместное применение противопоказано </w:t>
            </w:r>
          </w:p>
        </w:tc>
      </w:tr>
      <w:tr w:rsidR="00FE0F3F" w:rsidRPr="008A0D15" w14:paraId="4C75181E" w14:textId="77777777" w:rsidTr="00FE0F3F">
        <w:tc>
          <w:tcPr>
            <w:tcW w:w="1818" w:type="pct"/>
            <w:vMerge/>
            <w:vAlign w:val="center"/>
            <w:hideMark/>
          </w:tcPr>
          <w:p w14:paraId="63F177BC" w14:textId="77777777" w:rsidR="008269BA" w:rsidRPr="008A0D15" w:rsidRDefault="008269BA">
            <w:pPr>
              <w:spacing w:after="0" w:line="240" w:lineRule="auto"/>
              <w:rPr>
                <w:rFonts w:eastAsia="Times New Roman"/>
                <w:sz w:val="22"/>
                <w:szCs w:val="22"/>
                <w:lang w:eastAsia="ru-RU"/>
                <w:rPrChange w:id="4960" w:author="Елена Белолипецкая" w:date="2024-05-25T22:35:00Z">
                  <w:rPr>
                    <w:rFonts w:eastAsia="Times New Roman"/>
                    <w:lang w:eastAsia="ru-RU"/>
                  </w:rPr>
                </w:rPrChange>
              </w:rPr>
              <w:pPrChange w:id="4961" w:author="Елена Белолипецкая" w:date="2024-05-25T22:31:00Z">
                <w:pPr>
                  <w:spacing w:before="75" w:after="75" w:line="240" w:lineRule="auto"/>
                </w:pPr>
              </w:pPrChange>
            </w:pPr>
          </w:p>
        </w:tc>
        <w:tc>
          <w:tcPr>
            <w:tcW w:w="682" w:type="pct"/>
            <w:tcMar>
              <w:top w:w="45" w:type="dxa"/>
              <w:left w:w="75" w:type="dxa"/>
              <w:bottom w:w="45" w:type="dxa"/>
              <w:right w:w="75" w:type="dxa"/>
            </w:tcMar>
            <w:vAlign w:val="center"/>
            <w:hideMark/>
          </w:tcPr>
          <w:p w14:paraId="418B6301" w14:textId="77777777" w:rsidR="008269BA" w:rsidRPr="008A0D15" w:rsidRDefault="008269BA">
            <w:pPr>
              <w:spacing w:after="0" w:line="240" w:lineRule="auto"/>
              <w:rPr>
                <w:rFonts w:eastAsia="Times New Roman"/>
                <w:sz w:val="22"/>
                <w:szCs w:val="22"/>
                <w:lang w:eastAsia="ru-RU"/>
                <w:rPrChange w:id="4962" w:author="Елена Белолипецкая" w:date="2024-05-25T22:35:00Z">
                  <w:rPr>
                    <w:rFonts w:eastAsia="Times New Roman"/>
                    <w:lang w:eastAsia="ru-RU"/>
                  </w:rPr>
                </w:rPrChange>
              </w:rPr>
              <w:pPrChange w:id="4963" w:author="Елена Белолипецкая" w:date="2024-05-25T22:31:00Z">
                <w:pPr>
                  <w:spacing w:before="75" w:after="75" w:line="240" w:lineRule="auto"/>
                </w:pPr>
              </w:pPrChange>
            </w:pPr>
            <w:r w:rsidRPr="008A0D15">
              <w:rPr>
                <w:rFonts w:eastAsia="Times New Roman"/>
                <w:i/>
                <w:iCs/>
                <w:sz w:val="22"/>
                <w:szCs w:val="22"/>
                <w:lang w:eastAsia="ru-RU"/>
                <w:rPrChange w:id="4964" w:author="Елена Белолипецкая" w:date="2024-05-25T22:35:00Z">
                  <w:rPr>
                    <w:rFonts w:eastAsia="Times New Roman"/>
                    <w:i/>
                    <w:iCs/>
                    <w:lang w:eastAsia="ru-RU"/>
                  </w:rPr>
                </w:rPrChange>
              </w:rPr>
              <w:t>Наблюдается:</w:t>
            </w:r>
            <w:r w:rsidRPr="008A0D15">
              <w:rPr>
                <w:rFonts w:eastAsia="Times New Roman"/>
                <w:sz w:val="22"/>
                <w:szCs w:val="22"/>
                <w:lang w:eastAsia="ru-RU"/>
                <w:rPrChange w:id="4965" w:author="Елена Белолипецкая" w:date="2024-05-25T22:35:00Z">
                  <w:rPr>
                    <w:rFonts w:eastAsia="Times New Roman"/>
                    <w:lang w:eastAsia="ru-RU"/>
                  </w:rPr>
                </w:rPrChange>
              </w:rPr>
              <w:br/>
              <w:t>Софосбувир</w:t>
            </w:r>
          </w:p>
        </w:tc>
        <w:tc>
          <w:tcPr>
            <w:tcW w:w="303" w:type="pct"/>
            <w:tcMar>
              <w:top w:w="45" w:type="dxa"/>
              <w:left w:w="75" w:type="dxa"/>
              <w:bottom w:w="45" w:type="dxa"/>
              <w:right w:w="75" w:type="dxa"/>
            </w:tcMar>
            <w:vAlign w:val="center"/>
            <w:hideMark/>
          </w:tcPr>
          <w:p w14:paraId="1B61F2EF" w14:textId="617C3B21" w:rsidR="008269BA" w:rsidRPr="008A0D15" w:rsidRDefault="008269BA">
            <w:pPr>
              <w:spacing w:after="0" w:line="240" w:lineRule="auto"/>
              <w:rPr>
                <w:rFonts w:eastAsia="Times New Roman"/>
                <w:sz w:val="22"/>
                <w:szCs w:val="22"/>
                <w:lang w:eastAsia="ru-RU"/>
                <w:rPrChange w:id="4966" w:author="Елена Белолипецкая" w:date="2024-05-25T22:35:00Z">
                  <w:rPr>
                    <w:rFonts w:eastAsia="Times New Roman"/>
                    <w:lang w:eastAsia="ru-RU"/>
                  </w:rPr>
                </w:rPrChange>
              </w:rPr>
              <w:pPrChange w:id="4967" w:author="Елена Белолипецкая" w:date="2024-05-25T22:32:00Z">
                <w:pPr>
                  <w:spacing w:before="75" w:after="75" w:line="240" w:lineRule="auto"/>
                </w:pPr>
              </w:pPrChange>
            </w:pPr>
            <w:r w:rsidRPr="008A0D15">
              <w:rPr>
                <w:rFonts w:eastAsia="Times New Roman"/>
                <w:sz w:val="22"/>
                <w:szCs w:val="22"/>
                <w:lang w:eastAsia="ru-RU"/>
                <w:rPrChange w:id="4968" w:author="Елена Белолипецкая" w:date="2024-05-25T22:35:00Z">
                  <w:rPr>
                    <w:rFonts w:eastAsia="Times New Roman"/>
                    <w:lang w:eastAsia="ru-RU"/>
                  </w:rPr>
                </w:rPrChange>
              </w:rPr>
              <w:t>↓</w:t>
            </w:r>
            <w:r w:rsidRPr="008A0D15">
              <w:rPr>
                <w:rFonts w:eastAsia="Times New Roman"/>
                <w:sz w:val="22"/>
                <w:szCs w:val="22"/>
                <w:lang w:eastAsia="ru-RU"/>
                <w:rPrChange w:id="4969" w:author="Елена Белолипецкая" w:date="2024-05-25T22:35:00Z">
                  <w:rPr>
                    <w:rFonts w:eastAsia="Times New Roman"/>
                    <w:lang w:eastAsia="ru-RU"/>
                  </w:rPr>
                </w:rPrChange>
              </w:rPr>
              <w:br/>
              <w:t>0</w:t>
            </w:r>
            <w:del w:id="4970" w:author="Елена Белолипецкая" w:date="2024-05-25T22:28:00Z">
              <w:r w:rsidRPr="008A0D15" w:rsidDel="00FE0F3F">
                <w:rPr>
                  <w:rFonts w:eastAsia="Times New Roman"/>
                  <w:sz w:val="22"/>
                  <w:szCs w:val="22"/>
                  <w:lang w:eastAsia="ru-RU"/>
                  <w:rPrChange w:id="4971" w:author="Елена Белолипецкая" w:date="2024-05-25T22:35:00Z">
                    <w:rPr>
                      <w:rFonts w:eastAsia="Times New Roman"/>
                      <w:lang w:eastAsia="ru-RU"/>
                    </w:rPr>
                  </w:rPrChange>
                </w:rPr>
                <w:delText>.</w:delText>
              </w:r>
            </w:del>
            <w:ins w:id="4972" w:author="Елена Белолипецкая" w:date="2024-05-25T22:28:00Z">
              <w:r w:rsidR="00FE0F3F" w:rsidRPr="008A0D15">
                <w:rPr>
                  <w:rFonts w:eastAsia="Times New Roman"/>
                  <w:sz w:val="22"/>
                  <w:szCs w:val="22"/>
                  <w:lang w:eastAsia="ru-RU"/>
                  <w:rPrChange w:id="4973" w:author="Елена Белолипецкая" w:date="2024-05-25T22:35:00Z">
                    <w:rPr>
                      <w:rFonts w:eastAsia="Times New Roman"/>
                      <w:lang w:eastAsia="ru-RU"/>
                    </w:rPr>
                  </w:rPrChange>
                </w:rPr>
                <w:t>,</w:t>
              </w:r>
            </w:ins>
            <w:r w:rsidRPr="008A0D15">
              <w:rPr>
                <w:rFonts w:eastAsia="Times New Roman"/>
                <w:sz w:val="22"/>
                <w:szCs w:val="22"/>
                <w:lang w:eastAsia="ru-RU"/>
                <w:rPrChange w:id="4974" w:author="Елена Белолипецкая" w:date="2024-05-25T22:35:00Z">
                  <w:rPr>
                    <w:rFonts w:eastAsia="Times New Roman"/>
                    <w:lang w:eastAsia="ru-RU"/>
                  </w:rPr>
                </w:rPrChange>
              </w:rPr>
              <w:t>23 (0</w:t>
            </w:r>
            <w:del w:id="4975" w:author="Елена Белолипецкая" w:date="2024-05-25T22:28:00Z">
              <w:r w:rsidRPr="008A0D15" w:rsidDel="00FE0F3F">
                <w:rPr>
                  <w:rFonts w:eastAsia="Times New Roman"/>
                  <w:sz w:val="22"/>
                  <w:szCs w:val="22"/>
                  <w:lang w:eastAsia="ru-RU"/>
                  <w:rPrChange w:id="4976" w:author="Елена Белолипецкая" w:date="2024-05-25T22:35:00Z">
                    <w:rPr>
                      <w:rFonts w:eastAsia="Times New Roman"/>
                      <w:lang w:eastAsia="ru-RU"/>
                    </w:rPr>
                  </w:rPrChange>
                </w:rPr>
                <w:delText>.</w:delText>
              </w:r>
            </w:del>
            <w:ins w:id="4977" w:author="Елена Белолипецкая" w:date="2024-05-25T22:28:00Z">
              <w:r w:rsidR="00FE0F3F" w:rsidRPr="008A0D15">
                <w:rPr>
                  <w:rFonts w:eastAsia="Times New Roman"/>
                  <w:sz w:val="22"/>
                  <w:szCs w:val="22"/>
                  <w:lang w:eastAsia="ru-RU"/>
                  <w:rPrChange w:id="4978" w:author="Елена Белолипецкая" w:date="2024-05-25T22:35:00Z">
                    <w:rPr>
                      <w:rFonts w:eastAsia="Times New Roman"/>
                      <w:lang w:eastAsia="ru-RU"/>
                    </w:rPr>
                  </w:rPrChange>
                </w:rPr>
                <w:t>,</w:t>
              </w:r>
            </w:ins>
            <w:r w:rsidRPr="008A0D15">
              <w:rPr>
                <w:rFonts w:eastAsia="Times New Roman"/>
                <w:sz w:val="22"/>
                <w:szCs w:val="22"/>
                <w:lang w:eastAsia="ru-RU"/>
                <w:rPrChange w:id="4979" w:author="Елена Белолипецкая" w:date="2024-05-25T22:35:00Z">
                  <w:rPr>
                    <w:rFonts w:eastAsia="Times New Roman"/>
                    <w:lang w:eastAsia="ru-RU"/>
                  </w:rPr>
                </w:rPrChange>
              </w:rPr>
              <w:t>19</w:t>
            </w:r>
            <w:del w:id="4980" w:author="Елена Белолипецкая" w:date="2024-05-25T22:32:00Z">
              <w:r w:rsidRPr="008A0D15" w:rsidDel="008A0D15">
                <w:rPr>
                  <w:rFonts w:eastAsia="Times New Roman"/>
                  <w:sz w:val="22"/>
                  <w:szCs w:val="22"/>
                  <w:lang w:eastAsia="ru-RU"/>
                  <w:rPrChange w:id="4981" w:author="Елена Белолипецкая" w:date="2024-05-25T22:35:00Z">
                    <w:rPr>
                      <w:rFonts w:eastAsia="Times New Roman"/>
                      <w:lang w:eastAsia="ru-RU"/>
                    </w:rPr>
                  </w:rPrChange>
                </w:rPr>
                <w:delText xml:space="preserve">, </w:delText>
              </w:r>
            </w:del>
            <w:ins w:id="4982" w:author="Елена Белолипецкая" w:date="2024-05-25T22:32:00Z">
              <w:r w:rsidR="008A0D15" w:rsidRPr="008A0D15">
                <w:rPr>
                  <w:rFonts w:eastAsia="Times New Roman"/>
                  <w:sz w:val="22"/>
                  <w:szCs w:val="22"/>
                  <w:lang w:val="en-US" w:eastAsia="ru-RU"/>
                  <w:rPrChange w:id="4983"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4984"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4985" w:author="Елена Белолипецкая" w:date="2024-05-25T22:35:00Z">
                  <w:rPr>
                    <w:rFonts w:eastAsia="Times New Roman"/>
                    <w:lang w:eastAsia="ru-RU"/>
                  </w:rPr>
                </w:rPrChange>
              </w:rPr>
              <w:t>0</w:t>
            </w:r>
            <w:del w:id="4986" w:author="Елена Белолипецкая" w:date="2024-05-25T22:28:00Z">
              <w:r w:rsidRPr="008A0D15" w:rsidDel="00FE0F3F">
                <w:rPr>
                  <w:rFonts w:eastAsia="Times New Roman"/>
                  <w:sz w:val="22"/>
                  <w:szCs w:val="22"/>
                  <w:lang w:eastAsia="ru-RU"/>
                  <w:rPrChange w:id="4987" w:author="Елена Белолипецкая" w:date="2024-05-25T22:35:00Z">
                    <w:rPr>
                      <w:rFonts w:eastAsia="Times New Roman"/>
                      <w:lang w:eastAsia="ru-RU"/>
                    </w:rPr>
                  </w:rPrChange>
                </w:rPr>
                <w:delText>.</w:delText>
              </w:r>
            </w:del>
            <w:ins w:id="4988" w:author="Елена Белолипецкая" w:date="2024-05-25T22:28:00Z">
              <w:r w:rsidR="00FE0F3F" w:rsidRPr="008A0D15">
                <w:rPr>
                  <w:rFonts w:eastAsia="Times New Roman"/>
                  <w:sz w:val="22"/>
                  <w:szCs w:val="22"/>
                  <w:lang w:eastAsia="ru-RU"/>
                  <w:rPrChange w:id="4989" w:author="Елена Белолипецкая" w:date="2024-05-25T22:35:00Z">
                    <w:rPr>
                      <w:rFonts w:eastAsia="Times New Roman"/>
                      <w:lang w:eastAsia="ru-RU"/>
                    </w:rPr>
                  </w:rPrChange>
                </w:rPr>
                <w:t>,</w:t>
              </w:r>
            </w:ins>
            <w:r w:rsidRPr="008A0D15">
              <w:rPr>
                <w:rFonts w:eastAsia="Times New Roman"/>
                <w:sz w:val="22"/>
                <w:szCs w:val="22"/>
                <w:lang w:eastAsia="ru-RU"/>
                <w:rPrChange w:id="4990" w:author="Елена Белолипецкая" w:date="2024-05-25T22:35:00Z">
                  <w:rPr>
                    <w:rFonts w:eastAsia="Times New Roman"/>
                    <w:lang w:eastAsia="ru-RU"/>
                  </w:rPr>
                </w:rPrChange>
              </w:rPr>
              <w:t>29)</w:t>
            </w:r>
          </w:p>
        </w:tc>
        <w:tc>
          <w:tcPr>
            <w:tcW w:w="379" w:type="pct"/>
            <w:tcMar>
              <w:top w:w="45" w:type="dxa"/>
              <w:left w:w="75" w:type="dxa"/>
              <w:bottom w:w="45" w:type="dxa"/>
              <w:right w:w="75" w:type="dxa"/>
            </w:tcMar>
            <w:vAlign w:val="center"/>
            <w:hideMark/>
          </w:tcPr>
          <w:p w14:paraId="17B17EF0" w14:textId="04649524" w:rsidR="008269BA" w:rsidRPr="008A0D15" w:rsidRDefault="008269BA">
            <w:pPr>
              <w:spacing w:after="0" w:line="240" w:lineRule="auto"/>
              <w:rPr>
                <w:rFonts w:eastAsia="Times New Roman"/>
                <w:sz w:val="22"/>
                <w:szCs w:val="22"/>
                <w:lang w:eastAsia="ru-RU"/>
                <w:rPrChange w:id="4991" w:author="Елена Белолипецкая" w:date="2024-05-25T22:35:00Z">
                  <w:rPr>
                    <w:rFonts w:eastAsia="Times New Roman"/>
                    <w:lang w:eastAsia="ru-RU"/>
                  </w:rPr>
                </w:rPrChange>
              </w:rPr>
              <w:pPrChange w:id="4992" w:author="Елена Белолипецкая" w:date="2024-05-25T22:32:00Z">
                <w:pPr>
                  <w:spacing w:before="75" w:after="75" w:line="240" w:lineRule="auto"/>
                </w:pPr>
              </w:pPrChange>
            </w:pPr>
            <w:r w:rsidRPr="008A0D15">
              <w:rPr>
                <w:rFonts w:eastAsia="Times New Roman"/>
                <w:sz w:val="22"/>
                <w:szCs w:val="22"/>
                <w:lang w:eastAsia="ru-RU"/>
                <w:rPrChange w:id="4993" w:author="Елена Белолипецкая" w:date="2024-05-25T22:35:00Z">
                  <w:rPr>
                    <w:rFonts w:eastAsia="Times New Roman"/>
                    <w:lang w:eastAsia="ru-RU"/>
                  </w:rPr>
                </w:rPrChange>
              </w:rPr>
              <w:t>↓</w:t>
            </w:r>
            <w:r w:rsidRPr="008A0D15">
              <w:rPr>
                <w:rFonts w:eastAsia="Times New Roman"/>
                <w:sz w:val="22"/>
                <w:szCs w:val="22"/>
                <w:lang w:eastAsia="ru-RU"/>
                <w:rPrChange w:id="4994" w:author="Елена Белолипецкая" w:date="2024-05-25T22:35:00Z">
                  <w:rPr>
                    <w:rFonts w:eastAsia="Times New Roman"/>
                    <w:lang w:eastAsia="ru-RU"/>
                  </w:rPr>
                </w:rPrChange>
              </w:rPr>
              <w:br/>
              <w:t>0</w:t>
            </w:r>
            <w:del w:id="4995" w:author="Елена Белолипецкая" w:date="2024-05-25T22:28:00Z">
              <w:r w:rsidRPr="008A0D15" w:rsidDel="00FE0F3F">
                <w:rPr>
                  <w:rFonts w:eastAsia="Times New Roman"/>
                  <w:sz w:val="22"/>
                  <w:szCs w:val="22"/>
                  <w:lang w:eastAsia="ru-RU"/>
                  <w:rPrChange w:id="4996" w:author="Елена Белолипецкая" w:date="2024-05-25T22:35:00Z">
                    <w:rPr>
                      <w:rFonts w:eastAsia="Times New Roman"/>
                      <w:lang w:eastAsia="ru-RU"/>
                    </w:rPr>
                  </w:rPrChange>
                </w:rPr>
                <w:delText>.</w:delText>
              </w:r>
            </w:del>
            <w:ins w:id="4997" w:author="Елена Белолипецкая" w:date="2024-05-25T22:28:00Z">
              <w:r w:rsidR="00FE0F3F" w:rsidRPr="008A0D15">
                <w:rPr>
                  <w:rFonts w:eastAsia="Times New Roman"/>
                  <w:sz w:val="22"/>
                  <w:szCs w:val="22"/>
                  <w:lang w:eastAsia="ru-RU"/>
                  <w:rPrChange w:id="4998" w:author="Елена Белолипецкая" w:date="2024-05-25T22:35:00Z">
                    <w:rPr>
                      <w:rFonts w:eastAsia="Times New Roman"/>
                      <w:lang w:eastAsia="ru-RU"/>
                    </w:rPr>
                  </w:rPrChange>
                </w:rPr>
                <w:t>,</w:t>
              </w:r>
            </w:ins>
            <w:r w:rsidRPr="008A0D15">
              <w:rPr>
                <w:rFonts w:eastAsia="Times New Roman"/>
                <w:sz w:val="22"/>
                <w:szCs w:val="22"/>
                <w:lang w:eastAsia="ru-RU"/>
                <w:rPrChange w:id="4999" w:author="Елена Белолипецкая" w:date="2024-05-25T22:35:00Z">
                  <w:rPr>
                    <w:rFonts w:eastAsia="Times New Roman"/>
                    <w:lang w:eastAsia="ru-RU"/>
                  </w:rPr>
                </w:rPrChange>
              </w:rPr>
              <w:t>28 (0</w:t>
            </w:r>
            <w:del w:id="5000" w:author="Елена Белолипецкая" w:date="2024-05-25T22:28:00Z">
              <w:r w:rsidRPr="008A0D15" w:rsidDel="00FE0F3F">
                <w:rPr>
                  <w:rFonts w:eastAsia="Times New Roman"/>
                  <w:sz w:val="22"/>
                  <w:szCs w:val="22"/>
                  <w:lang w:eastAsia="ru-RU"/>
                  <w:rPrChange w:id="5001" w:author="Елена Белолипецкая" w:date="2024-05-25T22:35:00Z">
                    <w:rPr>
                      <w:rFonts w:eastAsia="Times New Roman"/>
                      <w:lang w:eastAsia="ru-RU"/>
                    </w:rPr>
                  </w:rPrChange>
                </w:rPr>
                <w:delText>.</w:delText>
              </w:r>
            </w:del>
            <w:ins w:id="5002" w:author="Елена Белолипецкая" w:date="2024-05-25T22:28:00Z">
              <w:r w:rsidR="00FE0F3F" w:rsidRPr="008A0D15">
                <w:rPr>
                  <w:rFonts w:eastAsia="Times New Roman"/>
                  <w:sz w:val="22"/>
                  <w:szCs w:val="22"/>
                  <w:lang w:eastAsia="ru-RU"/>
                  <w:rPrChange w:id="5003" w:author="Елена Белолипецкая" w:date="2024-05-25T22:35:00Z">
                    <w:rPr>
                      <w:rFonts w:eastAsia="Times New Roman"/>
                      <w:lang w:eastAsia="ru-RU"/>
                    </w:rPr>
                  </w:rPrChange>
                </w:rPr>
                <w:t>,</w:t>
              </w:r>
            </w:ins>
            <w:r w:rsidRPr="008A0D15">
              <w:rPr>
                <w:rFonts w:eastAsia="Times New Roman"/>
                <w:sz w:val="22"/>
                <w:szCs w:val="22"/>
                <w:lang w:eastAsia="ru-RU"/>
                <w:rPrChange w:id="5004" w:author="Елена Белолипецкая" w:date="2024-05-25T22:35:00Z">
                  <w:rPr>
                    <w:rFonts w:eastAsia="Times New Roman"/>
                    <w:lang w:eastAsia="ru-RU"/>
                  </w:rPr>
                </w:rPrChange>
              </w:rPr>
              <w:t>24</w:t>
            </w:r>
            <w:del w:id="5005" w:author="Елена Белолипецкая" w:date="2024-05-25T22:32:00Z">
              <w:r w:rsidRPr="008A0D15" w:rsidDel="008A0D15">
                <w:rPr>
                  <w:rFonts w:eastAsia="Times New Roman"/>
                  <w:sz w:val="22"/>
                  <w:szCs w:val="22"/>
                  <w:lang w:eastAsia="ru-RU"/>
                  <w:rPrChange w:id="5006" w:author="Елена Белолипецкая" w:date="2024-05-25T22:35:00Z">
                    <w:rPr>
                      <w:rFonts w:eastAsia="Times New Roman"/>
                      <w:lang w:eastAsia="ru-RU"/>
                    </w:rPr>
                  </w:rPrChange>
                </w:rPr>
                <w:delText xml:space="preserve">, </w:delText>
              </w:r>
            </w:del>
            <w:ins w:id="5007" w:author="Елена Белолипецкая" w:date="2024-05-25T22:32:00Z">
              <w:r w:rsidR="008A0D15" w:rsidRPr="008A0D15">
                <w:rPr>
                  <w:rFonts w:eastAsia="Times New Roman"/>
                  <w:sz w:val="22"/>
                  <w:szCs w:val="22"/>
                  <w:lang w:val="en-US" w:eastAsia="ru-RU"/>
                  <w:rPrChange w:id="5008"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5009"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5010" w:author="Елена Белолипецкая" w:date="2024-05-25T22:35:00Z">
                  <w:rPr>
                    <w:rFonts w:eastAsia="Times New Roman"/>
                    <w:lang w:eastAsia="ru-RU"/>
                  </w:rPr>
                </w:rPrChange>
              </w:rPr>
              <w:t>0</w:t>
            </w:r>
            <w:del w:id="5011" w:author="Елена Белолипецкая" w:date="2024-05-25T22:28:00Z">
              <w:r w:rsidRPr="008A0D15" w:rsidDel="00FE0F3F">
                <w:rPr>
                  <w:rFonts w:eastAsia="Times New Roman"/>
                  <w:sz w:val="22"/>
                  <w:szCs w:val="22"/>
                  <w:lang w:eastAsia="ru-RU"/>
                  <w:rPrChange w:id="5012" w:author="Елена Белолипецкая" w:date="2024-05-25T22:35:00Z">
                    <w:rPr>
                      <w:rFonts w:eastAsia="Times New Roman"/>
                      <w:lang w:eastAsia="ru-RU"/>
                    </w:rPr>
                  </w:rPrChange>
                </w:rPr>
                <w:delText>.</w:delText>
              </w:r>
            </w:del>
            <w:ins w:id="5013" w:author="Елена Белолипецкая" w:date="2024-05-25T22:28:00Z">
              <w:r w:rsidR="00FE0F3F" w:rsidRPr="008A0D15">
                <w:rPr>
                  <w:rFonts w:eastAsia="Times New Roman"/>
                  <w:sz w:val="22"/>
                  <w:szCs w:val="22"/>
                  <w:lang w:eastAsia="ru-RU"/>
                  <w:rPrChange w:id="5014" w:author="Елена Белолипецкая" w:date="2024-05-25T22:35:00Z">
                    <w:rPr>
                      <w:rFonts w:eastAsia="Times New Roman"/>
                      <w:lang w:eastAsia="ru-RU"/>
                    </w:rPr>
                  </w:rPrChange>
                </w:rPr>
                <w:t>,</w:t>
              </w:r>
            </w:ins>
            <w:r w:rsidRPr="008A0D15">
              <w:rPr>
                <w:rFonts w:eastAsia="Times New Roman"/>
                <w:sz w:val="22"/>
                <w:szCs w:val="22"/>
                <w:lang w:eastAsia="ru-RU"/>
                <w:rPrChange w:id="5015" w:author="Елена Белолипецкая" w:date="2024-05-25T22:35:00Z">
                  <w:rPr>
                    <w:rFonts w:eastAsia="Times New Roman"/>
                    <w:lang w:eastAsia="ru-RU"/>
                  </w:rPr>
                </w:rPrChange>
              </w:rPr>
              <w:t>32)</w:t>
            </w:r>
          </w:p>
        </w:tc>
        <w:tc>
          <w:tcPr>
            <w:tcW w:w="309" w:type="pct"/>
            <w:tcMar>
              <w:top w:w="45" w:type="dxa"/>
              <w:left w:w="75" w:type="dxa"/>
              <w:bottom w:w="45" w:type="dxa"/>
              <w:right w:w="75" w:type="dxa"/>
            </w:tcMar>
            <w:vAlign w:val="center"/>
            <w:hideMark/>
          </w:tcPr>
          <w:p w14:paraId="0F5F74F0" w14:textId="77777777" w:rsidR="008269BA" w:rsidRPr="008A0D15" w:rsidRDefault="008269BA">
            <w:pPr>
              <w:spacing w:after="0" w:line="240" w:lineRule="auto"/>
              <w:rPr>
                <w:rFonts w:eastAsia="Times New Roman"/>
                <w:sz w:val="22"/>
                <w:szCs w:val="22"/>
                <w:lang w:eastAsia="ru-RU"/>
                <w:rPrChange w:id="5016" w:author="Елена Белолипецкая" w:date="2024-05-25T22:35:00Z">
                  <w:rPr>
                    <w:rFonts w:eastAsia="Times New Roman"/>
                    <w:lang w:eastAsia="ru-RU"/>
                  </w:rPr>
                </w:rPrChange>
              </w:rPr>
              <w:pPrChange w:id="5017" w:author="Елена Белолипецкая" w:date="2024-05-25T22:31:00Z">
                <w:pPr>
                  <w:spacing w:before="75" w:after="75" w:line="240" w:lineRule="auto"/>
                </w:pPr>
              </w:pPrChange>
            </w:pPr>
          </w:p>
        </w:tc>
        <w:tc>
          <w:tcPr>
            <w:tcW w:w="1508" w:type="pct"/>
            <w:vMerge/>
            <w:vAlign w:val="center"/>
            <w:hideMark/>
          </w:tcPr>
          <w:p w14:paraId="5C15D40F" w14:textId="77777777" w:rsidR="008269BA" w:rsidRPr="008A0D15" w:rsidRDefault="008269BA">
            <w:pPr>
              <w:spacing w:after="0" w:line="240" w:lineRule="auto"/>
              <w:rPr>
                <w:rFonts w:eastAsia="Times New Roman"/>
                <w:sz w:val="22"/>
                <w:szCs w:val="22"/>
                <w:lang w:eastAsia="ru-RU"/>
                <w:rPrChange w:id="5018" w:author="Елена Белолипецкая" w:date="2024-05-25T22:35:00Z">
                  <w:rPr>
                    <w:rFonts w:eastAsia="Times New Roman"/>
                    <w:lang w:eastAsia="ru-RU"/>
                  </w:rPr>
                </w:rPrChange>
              </w:rPr>
              <w:pPrChange w:id="5019" w:author="Елена Белолипецкая" w:date="2024-05-25T22:31:00Z">
                <w:pPr>
                  <w:spacing w:before="75" w:after="75" w:line="240" w:lineRule="auto"/>
                </w:pPr>
              </w:pPrChange>
            </w:pPr>
          </w:p>
        </w:tc>
      </w:tr>
      <w:tr w:rsidR="008269BA" w:rsidRPr="008A0D15" w14:paraId="1F9FF1A7" w14:textId="77777777" w:rsidTr="00FE0F3F">
        <w:tc>
          <w:tcPr>
            <w:tcW w:w="1818" w:type="pct"/>
            <w:vMerge w:val="restart"/>
            <w:tcMar>
              <w:top w:w="45" w:type="dxa"/>
              <w:left w:w="75" w:type="dxa"/>
              <w:bottom w:w="45" w:type="dxa"/>
              <w:right w:w="75" w:type="dxa"/>
            </w:tcMar>
            <w:vAlign w:val="center"/>
            <w:hideMark/>
            <w:tcPrChange w:id="5020" w:author="Елена Белолипецкая" w:date="2024-05-25T22:26:00Z">
              <w:tcPr>
                <w:tcW w:w="1967" w:type="pct"/>
                <w:gridSpan w:val="2"/>
                <w:vMerge w:val="restart"/>
                <w:tcMar>
                  <w:top w:w="45" w:type="dxa"/>
                  <w:left w:w="75" w:type="dxa"/>
                  <w:bottom w:w="45" w:type="dxa"/>
                  <w:right w:w="75" w:type="dxa"/>
                </w:tcMar>
                <w:vAlign w:val="center"/>
                <w:hideMark/>
              </w:tcPr>
            </w:tcPrChange>
          </w:tcPr>
          <w:p w14:paraId="432B1A7A" w14:textId="77777777" w:rsidR="008269BA" w:rsidRPr="008A0D15" w:rsidRDefault="008269BA">
            <w:pPr>
              <w:spacing w:after="0" w:line="240" w:lineRule="auto"/>
              <w:rPr>
                <w:rFonts w:eastAsia="Times New Roman"/>
                <w:sz w:val="22"/>
                <w:szCs w:val="22"/>
                <w:lang w:eastAsia="ru-RU"/>
                <w:rPrChange w:id="5021" w:author="Елена Белолипецкая" w:date="2024-05-25T22:35:00Z">
                  <w:rPr>
                    <w:rFonts w:eastAsia="Times New Roman"/>
                    <w:lang w:eastAsia="ru-RU"/>
                  </w:rPr>
                </w:rPrChange>
              </w:rPr>
              <w:pPrChange w:id="5022" w:author="Елена Белолипецкая" w:date="2024-05-25T22:31:00Z">
                <w:pPr>
                  <w:spacing w:before="75" w:after="75" w:line="240" w:lineRule="auto"/>
                </w:pPr>
              </w:pPrChange>
            </w:pPr>
            <w:r w:rsidRPr="008A0D15">
              <w:rPr>
                <w:rFonts w:eastAsia="Times New Roman"/>
                <w:sz w:val="22"/>
                <w:szCs w:val="22"/>
                <w:lang w:eastAsia="ru-RU"/>
                <w:rPrChange w:id="5023" w:author="Елена Белолипецкая" w:date="2024-05-25T22:35:00Z">
                  <w:rPr>
                    <w:rFonts w:eastAsia="Times New Roman"/>
                    <w:lang w:eastAsia="ru-RU"/>
                  </w:rPr>
                </w:rPrChange>
              </w:rPr>
              <w:t>Рифампицин (600 мг 1 раз/сут) /</w:t>
            </w:r>
            <w:r w:rsidRPr="008A0D15">
              <w:rPr>
                <w:rFonts w:eastAsia="Times New Roman"/>
                <w:sz w:val="22"/>
                <w:szCs w:val="22"/>
                <w:lang w:eastAsia="ru-RU"/>
                <w:rPrChange w:id="5024" w:author="Елена Белолипецкая" w:date="2024-05-25T22:35:00Z">
                  <w:rPr>
                    <w:rFonts w:eastAsia="Times New Roman"/>
                    <w:lang w:eastAsia="ru-RU"/>
                  </w:rPr>
                </w:rPrChange>
              </w:rPr>
              <w:br/>
              <w:t>Велпатасвир (100 мг однократно)</w:t>
            </w:r>
            <w:r w:rsidRPr="008A0D15">
              <w:rPr>
                <w:rFonts w:eastAsia="Times New Roman"/>
                <w:sz w:val="22"/>
                <w:szCs w:val="22"/>
                <w:lang w:eastAsia="ru-RU"/>
                <w:rPrChange w:id="5025" w:author="Елена Белолипецкая" w:date="2024-05-25T22:35:00Z">
                  <w:rPr>
                    <w:rFonts w:eastAsia="Times New Roman"/>
                    <w:lang w:eastAsia="ru-RU"/>
                  </w:rPr>
                </w:rPrChange>
              </w:rPr>
              <w:br/>
              <w:t>(Индукция P-гликопротеина</w:t>
            </w:r>
            <w:r w:rsidRPr="008A0D15">
              <w:rPr>
                <w:rFonts w:eastAsia="Times New Roman"/>
                <w:sz w:val="22"/>
                <w:szCs w:val="22"/>
                <w:lang w:eastAsia="ru-RU"/>
                <w:rPrChange w:id="5026" w:author="Елена Белолипецкая" w:date="2024-05-25T22:35:00Z">
                  <w:rPr>
                    <w:rFonts w:eastAsia="Times New Roman"/>
                    <w:lang w:eastAsia="ru-RU"/>
                  </w:rPr>
                </w:rPrChange>
              </w:rPr>
              <w:br/>
              <w:t>и ферментов системы цитохрома)</w:t>
            </w:r>
          </w:p>
        </w:tc>
        <w:tc>
          <w:tcPr>
            <w:tcW w:w="1674" w:type="pct"/>
            <w:gridSpan w:val="4"/>
            <w:tcMar>
              <w:top w:w="45" w:type="dxa"/>
              <w:left w:w="75" w:type="dxa"/>
              <w:bottom w:w="45" w:type="dxa"/>
              <w:right w:w="75" w:type="dxa"/>
            </w:tcMar>
            <w:vAlign w:val="center"/>
            <w:hideMark/>
            <w:tcPrChange w:id="5027" w:author="Елена Белолипецкая" w:date="2024-05-25T22:26:00Z">
              <w:tcPr>
                <w:tcW w:w="1526" w:type="pct"/>
                <w:gridSpan w:val="7"/>
                <w:tcMar>
                  <w:top w:w="45" w:type="dxa"/>
                  <w:left w:w="75" w:type="dxa"/>
                  <w:bottom w:w="45" w:type="dxa"/>
                  <w:right w:w="75" w:type="dxa"/>
                </w:tcMar>
                <w:vAlign w:val="center"/>
                <w:hideMark/>
              </w:tcPr>
            </w:tcPrChange>
          </w:tcPr>
          <w:p w14:paraId="67A3A384" w14:textId="77777777" w:rsidR="008269BA" w:rsidRPr="008A0D15" w:rsidRDefault="008269BA">
            <w:pPr>
              <w:spacing w:after="0" w:line="240" w:lineRule="auto"/>
              <w:rPr>
                <w:rFonts w:eastAsia="Times New Roman"/>
                <w:sz w:val="22"/>
                <w:szCs w:val="22"/>
                <w:lang w:eastAsia="ru-RU"/>
                <w:rPrChange w:id="5028" w:author="Елена Белолипецкая" w:date="2024-05-25T22:35:00Z">
                  <w:rPr>
                    <w:rFonts w:eastAsia="Times New Roman"/>
                    <w:lang w:eastAsia="ru-RU"/>
                  </w:rPr>
                </w:rPrChange>
              </w:rPr>
              <w:pPrChange w:id="5029" w:author="Елена Белолипецкая" w:date="2024-05-25T22:31:00Z">
                <w:pPr>
                  <w:spacing w:before="75" w:after="75" w:line="240" w:lineRule="auto"/>
                </w:pPr>
              </w:pPrChange>
            </w:pPr>
            <w:r w:rsidRPr="008A0D15">
              <w:rPr>
                <w:rFonts w:eastAsia="Times New Roman"/>
                <w:sz w:val="22"/>
                <w:szCs w:val="22"/>
                <w:lang w:eastAsia="ru-RU"/>
                <w:rPrChange w:id="5030" w:author="Елена Белолипецкая" w:date="2024-05-25T22:35:00Z">
                  <w:rPr>
                    <w:rFonts w:eastAsia="Times New Roman"/>
                    <w:lang w:eastAsia="ru-RU"/>
                  </w:rPr>
                </w:rPrChange>
              </w:rPr>
              <w:t>Эффект, оказываемый на экспозицию рифампицина не изучался.</w:t>
            </w:r>
            <w:r w:rsidRPr="008A0D15">
              <w:rPr>
                <w:rFonts w:eastAsia="Times New Roman"/>
                <w:sz w:val="22"/>
                <w:szCs w:val="22"/>
                <w:lang w:eastAsia="ru-RU"/>
                <w:rPrChange w:id="5031" w:author="Елена Белолипецкая" w:date="2024-05-25T22:35:00Z">
                  <w:rPr>
                    <w:rFonts w:eastAsia="Times New Roman"/>
                    <w:lang w:eastAsia="ru-RU"/>
                  </w:rPr>
                </w:rPrChange>
              </w:rPr>
              <w:br/>
            </w:r>
            <w:r w:rsidRPr="008A0D15">
              <w:rPr>
                <w:rFonts w:eastAsia="Times New Roman"/>
                <w:i/>
                <w:iCs/>
                <w:sz w:val="22"/>
                <w:szCs w:val="22"/>
                <w:lang w:eastAsia="ru-RU"/>
                <w:rPrChange w:id="5032" w:author="Елена Белолипецкая" w:date="2024-05-25T22:35:00Z">
                  <w:rPr>
                    <w:rFonts w:eastAsia="Times New Roman"/>
                    <w:i/>
                    <w:iCs/>
                    <w:lang w:eastAsia="ru-RU"/>
                  </w:rPr>
                </w:rPrChange>
              </w:rPr>
              <w:t>Ожидается:</w:t>
            </w:r>
            <w:r w:rsidRPr="008A0D15">
              <w:rPr>
                <w:rFonts w:eastAsia="Times New Roman"/>
                <w:sz w:val="22"/>
                <w:szCs w:val="22"/>
                <w:lang w:eastAsia="ru-RU"/>
                <w:rPrChange w:id="5033" w:author="Елена Белолипецкая" w:date="2024-05-25T22:35:00Z">
                  <w:rPr>
                    <w:rFonts w:eastAsia="Times New Roman"/>
                    <w:lang w:eastAsia="ru-RU"/>
                  </w:rPr>
                </w:rPrChange>
              </w:rPr>
              <w:br/>
              <w:t>↔ Рифампицин</w:t>
            </w:r>
          </w:p>
        </w:tc>
        <w:tc>
          <w:tcPr>
            <w:tcW w:w="1508" w:type="pct"/>
            <w:vMerge/>
            <w:vAlign w:val="center"/>
            <w:hideMark/>
            <w:tcPrChange w:id="5034" w:author="Елена Белолипецкая" w:date="2024-05-25T22:26:00Z">
              <w:tcPr>
                <w:tcW w:w="1508" w:type="pct"/>
                <w:vMerge/>
                <w:vAlign w:val="center"/>
                <w:hideMark/>
              </w:tcPr>
            </w:tcPrChange>
          </w:tcPr>
          <w:p w14:paraId="0BC5000F" w14:textId="77777777" w:rsidR="008269BA" w:rsidRPr="008A0D15" w:rsidRDefault="008269BA">
            <w:pPr>
              <w:spacing w:after="0" w:line="240" w:lineRule="auto"/>
              <w:rPr>
                <w:rFonts w:eastAsia="Times New Roman"/>
                <w:sz w:val="22"/>
                <w:szCs w:val="22"/>
                <w:lang w:eastAsia="ru-RU"/>
                <w:rPrChange w:id="5035" w:author="Елена Белолипецкая" w:date="2024-05-25T22:35:00Z">
                  <w:rPr>
                    <w:rFonts w:eastAsia="Times New Roman"/>
                    <w:lang w:eastAsia="ru-RU"/>
                  </w:rPr>
                </w:rPrChange>
              </w:rPr>
              <w:pPrChange w:id="5036" w:author="Елена Белолипецкая" w:date="2024-05-25T22:31:00Z">
                <w:pPr>
                  <w:spacing w:before="75" w:after="75" w:line="240" w:lineRule="auto"/>
                </w:pPr>
              </w:pPrChange>
            </w:pPr>
          </w:p>
        </w:tc>
      </w:tr>
      <w:tr w:rsidR="00FE0F3F" w:rsidRPr="008A0D15" w14:paraId="3D7BC228" w14:textId="77777777" w:rsidTr="00FE0F3F">
        <w:tc>
          <w:tcPr>
            <w:tcW w:w="1818" w:type="pct"/>
            <w:vMerge/>
            <w:vAlign w:val="center"/>
            <w:hideMark/>
          </w:tcPr>
          <w:p w14:paraId="560661F8" w14:textId="77777777" w:rsidR="008269BA" w:rsidRPr="008A0D15" w:rsidRDefault="008269BA">
            <w:pPr>
              <w:spacing w:after="0" w:line="240" w:lineRule="auto"/>
              <w:rPr>
                <w:rFonts w:eastAsia="Times New Roman"/>
                <w:sz w:val="22"/>
                <w:szCs w:val="22"/>
                <w:lang w:eastAsia="ru-RU"/>
                <w:rPrChange w:id="5037" w:author="Елена Белолипецкая" w:date="2024-05-25T22:35:00Z">
                  <w:rPr>
                    <w:rFonts w:eastAsia="Times New Roman"/>
                    <w:lang w:eastAsia="ru-RU"/>
                  </w:rPr>
                </w:rPrChange>
              </w:rPr>
              <w:pPrChange w:id="5038" w:author="Елена Белолипецкая" w:date="2024-05-25T22:31:00Z">
                <w:pPr>
                  <w:spacing w:before="75" w:after="75" w:line="240" w:lineRule="auto"/>
                </w:pPr>
              </w:pPrChange>
            </w:pPr>
          </w:p>
        </w:tc>
        <w:tc>
          <w:tcPr>
            <w:tcW w:w="682" w:type="pct"/>
            <w:tcMar>
              <w:top w:w="45" w:type="dxa"/>
              <w:left w:w="75" w:type="dxa"/>
              <w:bottom w:w="45" w:type="dxa"/>
              <w:right w:w="75" w:type="dxa"/>
            </w:tcMar>
            <w:vAlign w:val="center"/>
            <w:hideMark/>
          </w:tcPr>
          <w:p w14:paraId="4DE939D0" w14:textId="77777777" w:rsidR="008269BA" w:rsidRPr="008A0D15" w:rsidRDefault="008269BA">
            <w:pPr>
              <w:spacing w:after="0" w:line="240" w:lineRule="auto"/>
              <w:rPr>
                <w:rFonts w:eastAsia="Times New Roman"/>
                <w:sz w:val="22"/>
                <w:szCs w:val="22"/>
                <w:lang w:eastAsia="ru-RU"/>
                <w:rPrChange w:id="5039" w:author="Елена Белолипецкая" w:date="2024-05-25T22:35:00Z">
                  <w:rPr>
                    <w:rFonts w:eastAsia="Times New Roman"/>
                    <w:lang w:eastAsia="ru-RU"/>
                  </w:rPr>
                </w:rPrChange>
              </w:rPr>
              <w:pPrChange w:id="5040" w:author="Елена Белолипецкая" w:date="2024-05-25T22:31:00Z">
                <w:pPr>
                  <w:spacing w:before="75" w:after="75" w:line="240" w:lineRule="auto"/>
                </w:pPr>
              </w:pPrChange>
            </w:pPr>
            <w:r w:rsidRPr="008A0D15">
              <w:rPr>
                <w:rFonts w:eastAsia="Times New Roman"/>
                <w:i/>
                <w:iCs/>
                <w:sz w:val="22"/>
                <w:szCs w:val="22"/>
                <w:lang w:eastAsia="ru-RU"/>
                <w:rPrChange w:id="5041" w:author="Елена Белолипецкая" w:date="2024-05-25T22:35:00Z">
                  <w:rPr>
                    <w:rFonts w:eastAsia="Times New Roman"/>
                    <w:i/>
                    <w:iCs/>
                    <w:lang w:eastAsia="ru-RU"/>
                  </w:rPr>
                </w:rPrChange>
              </w:rPr>
              <w:t>Наблюдается:</w:t>
            </w:r>
            <w:r w:rsidRPr="008A0D15">
              <w:rPr>
                <w:rFonts w:eastAsia="Times New Roman"/>
                <w:sz w:val="22"/>
                <w:szCs w:val="22"/>
                <w:lang w:eastAsia="ru-RU"/>
                <w:rPrChange w:id="5042" w:author="Елена Белолипецкая" w:date="2024-05-25T22:35:00Z">
                  <w:rPr>
                    <w:rFonts w:eastAsia="Times New Roman"/>
                    <w:lang w:eastAsia="ru-RU"/>
                  </w:rPr>
                </w:rPrChange>
              </w:rPr>
              <w:br/>
              <w:t>Велпатасвир</w:t>
            </w:r>
          </w:p>
        </w:tc>
        <w:tc>
          <w:tcPr>
            <w:tcW w:w="303" w:type="pct"/>
            <w:tcMar>
              <w:top w:w="45" w:type="dxa"/>
              <w:left w:w="75" w:type="dxa"/>
              <w:bottom w:w="45" w:type="dxa"/>
              <w:right w:w="75" w:type="dxa"/>
            </w:tcMar>
            <w:vAlign w:val="center"/>
            <w:hideMark/>
          </w:tcPr>
          <w:p w14:paraId="075BCEC9" w14:textId="204B1E39" w:rsidR="008269BA" w:rsidRPr="008A0D15" w:rsidRDefault="008269BA">
            <w:pPr>
              <w:spacing w:after="0" w:line="240" w:lineRule="auto"/>
              <w:rPr>
                <w:rFonts w:eastAsia="Times New Roman"/>
                <w:sz w:val="22"/>
                <w:szCs w:val="22"/>
                <w:lang w:eastAsia="ru-RU"/>
                <w:rPrChange w:id="5043" w:author="Елена Белолипецкая" w:date="2024-05-25T22:35:00Z">
                  <w:rPr>
                    <w:rFonts w:eastAsia="Times New Roman"/>
                    <w:lang w:eastAsia="ru-RU"/>
                  </w:rPr>
                </w:rPrChange>
              </w:rPr>
              <w:pPrChange w:id="5044" w:author="Елена Белолипецкая" w:date="2024-05-25T22:32:00Z">
                <w:pPr>
                  <w:spacing w:before="75" w:after="75" w:line="240" w:lineRule="auto"/>
                </w:pPr>
              </w:pPrChange>
            </w:pPr>
            <w:r w:rsidRPr="008A0D15">
              <w:rPr>
                <w:rFonts w:eastAsia="Times New Roman"/>
                <w:sz w:val="22"/>
                <w:szCs w:val="22"/>
                <w:lang w:eastAsia="ru-RU"/>
                <w:rPrChange w:id="5045" w:author="Елена Белолипецкая" w:date="2024-05-25T22:35:00Z">
                  <w:rPr>
                    <w:rFonts w:eastAsia="Times New Roman"/>
                    <w:lang w:eastAsia="ru-RU"/>
                  </w:rPr>
                </w:rPrChange>
              </w:rPr>
              <w:t>↓</w:t>
            </w:r>
            <w:r w:rsidRPr="008A0D15">
              <w:rPr>
                <w:rFonts w:eastAsia="Times New Roman"/>
                <w:sz w:val="22"/>
                <w:szCs w:val="22"/>
                <w:lang w:eastAsia="ru-RU"/>
                <w:rPrChange w:id="5046" w:author="Елена Белолипецкая" w:date="2024-05-25T22:35:00Z">
                  <w:rPr>
                    <w:rFonts w:eastAsia="Times New Roman"/>
                    <w:lang w:eastAsia="ru-RU"/>
                  </w:rPr>
                </w:rPrChange>
              </w:rPr>
              <w:br/>
              <w:t>0</w:t>
            </w:r>
            <w:del w:id="5047" w:author="Елена Белолипецкая" w:date="2024-05-25T22:28:00Z">
              <w:r w:rsidRPr="008A0D15" w:rsidDel="00FE0F3F">
                <w:rPr>
                  <w:rFonts w:eastAsia="Times New Roman"/>
                  <w:sz w:val="22"/>
                  <w:szCs w:val="22"/>
                  <w:lang w:eastAsia="ru-RU"/>
                  <w:rPrChange w:id="5048" w:author="Елена Белолипецкая" w:date="2024-05-25T22:35:00Z">
                    <w:rPr>
                      <w:rFonts w:eastAsia="Times New Roman"/>
                      <w:lang w:eastAsia="ru-RU"/>
                    </w:rPr>
                  </w:rPrChange>
                </w:rPr>
                <w:delText>.</w:delText>
              </w:r>
            </w:del>
            <w:ins w:id="5049" w:author="Елена Белолипецкая" w:date="2024-05-25T22:28:00Z">
              <w:r w:rsidR="00FE0F3F" w:rsidRPr="008A0D15">
                <w:rPr>
                  <w:rFonts w:eastAsia="Times New Roman"/>
                  <w:sz w:val="22"/>
                  <w:szCs w:val="22"/>
                  <w:lang w:eastAsia="ru-RU"/>
                  <w:rPrChange w:id="5050" w:author="Елена Белолипецкая" w:date="2024-05-25T22:35:00Z">
                    <w:rPr>
                      <w:rFonts w:eastAsia="Times New Roman"/>
                      <w:lang w:eastAsia="ru-RU"/>
                    </w:rPr>
                  </w:rPrChange>
                </w:rPr>
                <w:t>,</w:t>
              </w:r>
            </w:ins>
            <w:r w:rsidRPr="008A0D15">
              <w:rPr>
                <w:rFonts w:eastAsia="Times New Roman"/>
                <w:sz w:val="22"/>
                <w:szCs w:val="22"/>
                <w:lang w:eastAsia="ru-RU"/>
                <w:rPrChange w:id="5051" w:author="Елена Белолипецкая" w:date="2024-05-25T22:35:00Z">
                  <w:rPr>
                    <w:rFonts w:eastAsia="Times New Roman"/>
                    <w:lang w:eastAsia="ru-RU"/>
                  </w:rPr>
                </w:rPrChange>
              </w:rPr>
              <w:t>29 (0</w:t>
            </w:r>
            <w:del w:id="5052" w:author="Елена Белолипецкая" w:date="2024-05-25T22:28:00Z">
              <w:r w:rsidRPr="008A0D15" w:rsidDel="00FE0F3F">
                <w:rPr>
                  <w:rFonts w:eastAsia="Times New Roman"/>
                  <w:sz w:val="22"/>
                  <w:szCs w:val="22"/>
                  <w:lang w:eastAsia="ru-RU"/>
                  <w:rPrChange w:id="5053" w:author="Елена Белолипецкая" w:date="2024-05-25T22:35:00Z">
                    <w:rPr>
                      <w:rFonts w:eastAsia="Times New Roman"/>
                      <w:lang w:eastAsia="ru-RU"/>
                    </w:rPr>
                  </w:rPrChange>
                </w:rPr>
                <w:delText>.</w:delText>
              </w:r>
            </w:del>
            <w:ins w:id="5054" w:author="Елена Белолипецкая" w:date="2024-05-25T22:28:00Z">
              <w:r w:rsidR="00FE0F3F" w:rsidRPr="008A0D15">
                <w:rPr>
                  <w:rFonts w:eastAsia="Times New Roman"/>
                  <w:sz w:val="22"/>
                  <w:szCs w:val="22"/>
                  <w:lang w:eastAsia="ru-RU"/>
                  <w:rPrChange w:id="5055" w:author="Елена Белолипецкая" w:date="2024-05-25T22:35:00Z">
                    <w:rPr>
                      <w:rFonts w:eastAsia="Times New Roman"/>
                      <w:lang w:eastAsia="ru-RU"/>
                    </w:rPr>
                  </w:rPrChange>
                </w:rPr>
                <w:t>,</w:t>
              </w:r>
            </w:ins>
            <w:r w:rsidRPr="008A0D15">
              <w:rPr>
                <w:rFonts w:eastAsia="Times New Roman"/>
                <w:sz w:val="22"/>
                <w:szCs w:val="22"/>
                <w:lang w:eastAsia="ru-RU"/>
                <w:rPrChange w:id="5056" w:author="Елена Белолипецкая" w:date="2024-05-25T22:35:00Z">
                  <w:rPr>
                    <w:rFonts w:eastAsia="Times New Roman"/>
                    <w:lang w:eastAsia="ru-RU"/>
                  </w:rPr>
                </w:rPrChange>
              </w:rPr>
              <w:t>23</w:t>
            </w:r>
            <w:del w:id="5057" w:author="Елена Белолипецкая" w:date="2024-05-25T22:32:00Z">
              <w:r w:rsidRPr="008A0D15" w:rsidDel="008A0D15">
                <w:rPr>
                  <w:rFonts w:eastAsia="Times New Roman"/>
                  <w:sz w:val="22"/>
                  <w:szCs w:val="22"/>
                  <w:lang w:eastAsia="ru-RU"/>
                  <w:rPrChange w:id="5058" w:author="Елена Белолипецкая" w:date="2024-05-25T22:35:00Z">
                    <w:rPr>
                      <w:rFonts w:eastAsia="Times New Roman"/>
                      <w:lang w:eastAsia="ru-RU"/>
                    </w:rPr>
                  </w:rPrChange>
                </w:rPr>
                <w:delText xml:space="preserve">, </w:delText>
              </w:r>
            </w:del>
            <w:ins w:id="5059" w:author="Елена Белолипецкая" w:date="2024-05-25T22:32:00Z">
              <w:r w:rsidR="008A0D15" w:rsidRPr="008A0D15">
                <w:rPr>
                  <w:rFonts w:eastAsia="Times New Roman"/>
                  <w:sz w:val="22"/>
                  <w:szCs w:val="22"/>
                  <w:lang w:val="en-US" w:eastAsia="ru-RU"/>
                  <w:rPrChange w:id="5060"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5061"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5062" w:author="Елена Белолипецкая" w:date="2024-05-25T22:35:00Z">
                  <w:rPr>
                    <w:rFonts w:eastAsia="Times New Roman"/>
                    <w:lang w:eastAsia="ru-RU"/>
                  </w:rPr>
                </w:rPrChange>
              </w:rPr>
              <w:t>0</w:t>
            </w:r>
            <w:del w:id="5063" w:author="Елена Белолипецкая" w:date="2024-05-25T22:28:00Z">
              <w:r w:rsidRPr="008A0D15" w:rsidDel="00FE0F3F">
                <w:rPr>
                  <w:rFonts w:eastAsia="Times New Roman"/>
                  <w:sz w:val="22"/>
                  <w:szCs w:val="22"/>
                  <w:lang w:eastAsia="ru-RU"/>
                  <w:rPrChange w:id="5064" w:author="Елена Белолипецкая" w:date="2024-05-25T22:35:00Z">
                    <w:rPr>
                      <w:rFonts w:eastAsia="Times New Roman"/>
                      <w:lang w:eastAsia="ru-RU"/>
                    </w:rPr>
                  </w:rPrChange>
                </w:rPr>
                <w:delText>.</w:delText>
              </w:r>
            </w:del>
            <w:ins w:id="5065" w:author="Елена Белолипецкая" w:date="2024-05-25T22:28:00Z">
              <w:r w:rsidR="00FE0F3F" w:rsidRPr="008A0D15">
                <w:rPr>
                  <w:rFonts w:eastAsia="Times New Roman"/>
                  <w:sz w:val="22"/>
                  <w:szCs w:val="22"/>
                  <w:lang w:eastAsia="ru-RU"/>
                  <w:rPrChange w:id="5066" w:author="Елена Белолипецкая" w:date="2024-05-25T22:35:00Z">
                    <w:rPr>
                      <w:rFonts w:eastAsia="Times New Roman"/>
                      <w:lang w:eastAsia="ru-RU"/>
                    </w:rPr>
                  </w:rPrChange>
                </w:rPr>
                <w:t>,</w:t>
              </w:r>
            </w:ins>
            <w:r w:rsidRPr="008A0D15">
              <w:rPr>
                <w:rFonts w:eastAsia="Times New Roman"/>
                <w:sz w:val="22"/>
                <w:szCs w:val="22"/>
                <w:lang w:eastAsia="ru-RU"/>
                <w:rPrChange w:id="5067" w:author="Елена Белолипецкая" w:date="2024-05-25T22:35:00Z">
                  <w:rPr>
                    <w:rFonts w:eastAsia="Times New Roman"/>
                    <w:lang w:eastAsia="ru-RU"/>
                  </w:rPr>
                </w:rPrChange>
              </w:rPr>
              <w:t>37)</w:t>
            </w:r>
          </w:p>
        </w:tc>
        <w:tc>
          <w:tcPr>
            <w:tcW w:w="379" w:type="pct"/>
            <w:tcMar>
              <w:top w:w="45" w:type="dxa"/>
              <w:left w:w="75" w:type="dxa"/>
              <w:bottom w:w="45" w:type="dxa"/>
              <w:right w:w="75" w:type="dxa"/>
            </w:tcMar>
            <w:vAlign w:val="center"/>
            <w:hideMark/>
          </w:tcPr>
          <w:p w14:paraId="6818AFE9" w14:textId="23EA20D1" w:rsidR="008269BA" w:rsidRPr="008A0D15" w:rsidRDefault="008269BA">
            <w:pPr>
              <w:spacing w:after="0" w:line="240" w:lineRule="auto"/>
              <w:rPr>
                <w:rFonts w:eastAsia="Times New Roman"/>
                <w:sz w:val="22"/>
                <w:szCs w:val="22"/>
                <w:lang w:eastAsia="ru-RU"/>
                <w:rPrChange w:id="5068" w:author="Елена Белолипецкая" w:date="2024-05-25T22:35:00Z">
                  <w:rPr>
                    <w:rFonts w:eastAsia="Times New Roman"/>
                    <w:lang w:eastAsia="ru-RU"/>
                  </w:rPr>
                </w:rPrChange>
              </w:rPr>
              <w:pPrChange w:id="5069" w:author="Елена Белолипецкая" w:date="2024-05-25T22:32:00Z">
                <w:pPr>
                  <w:spacing w:before="75" w:after="75" w:line="240" w:lineRule="auto"/>
                </w:pPr>
              </w:pPrChange>
            </w:pPr>
            <w:r w:rsidRPr="008A0D15">
              <w:rPr>
                <w:rFonts w:eastAsia="Times New Roman"/>
                <w:sz w:val="22"/>
                <w:szCs w:val="22"/>
                <w:lang w:eastAsia="ru-RU"/>
                <w:rPrChange w:id="5070" w:author="Елена Белолипецкая" w:date="2024-05-25T22:35:00Z">
                  <w:rPr>
                    <w:rFonts w:eastAsia="Times New Roman"/>
                    <w:lang w:eastAsia="ru-RU"/>
                  </w:rPr>
                </w:rPrChange>
              </w:rPr>
              <w:t>↓</w:t>
            </w:r>
            <w:r w:rsidRPr="008A0D15">
              <w:rPr>
                <w:rFonts w:eastAsia="Times New Roman"/>
                <w:sz w:val="22"/>
                <w:szCs w:val="22"/>
                <w:lang w:eastAsia="ru-RU"/>
                <w:rPrChange w:id="5071" w:author="Елена Белолипецкая" w:date="2024-05-25T22:35:00Z">
                  <w:rPr>
                    <w:rFonts w:eastAsia="Times New Roman"/>
                    <w:lang w:eastAsia="ru-RU"/>
                  </w:rPr>
                </w:rPrChange>
              </w:rPr>
              <w:br/>
              <w:t>0</w:t>
            </w:r>
            <w:del w:id="5072" w:author="Елена Белолипецкая" w:date="2024-05-25T22:28:00Z">
              <w:r w:rsidRPr="008A0D15" w:rsidDel="00FE0F3F">
                <w:rPr>
                  <w:rFonts w:eastAsia="Times New Roman"/>
                  <w:sz w:val="22"/>
                  <w:szCs w:val="22"/>
                  <w:lang w:eastAsia="ru-RU"/>
                  <w:rPrChange w:id="5073" w:author="Елена Белолипецкая" w:date="2024-05-25T22:35:00Z">
                    <w:rPr>
                      <w:rFonts w:eastAsia="Times New Roman"/>
                      <w:lang w:eastAsia="ru-RU"/>
                    </w:rPr>
                  </w:rPrChange>
                </w:rPr>
                <w:delText>.</w:delText>
              </w:r>
            </w:del>
            <w:ins w:id="5074" w:author="Елена Белолипецкая" w:date="2024-05-25T22:28:00Z">
              <w:r w:rsidR="00FE0F3F" w:rsidRPr="008A0D15">
                <w:rPr>
                  <w:rFonts w:eastAsia="Times New Roman"/>
                  <w:sz w:val="22"/>
                  <w:szCs w:val="22"/>
                  <w:lang w:eastAsia="ru-RU"/>
                  <w:rPrChange w:id="5075" w:author="Елена Белолипецкая" w:date="2024-05-25T22:35:00Z">
                    <w:rPr>
                      <w:rFonts w:eastAsia="Times New Roman"/>
                      <w:lang w:eastAsia="ru-RU"/>
                    </w:rPr>
                  </w:rPrChange>
                </w:rPr>
                <w:t>,</w:t>
              </w:r>
            </w:ins>
            <w:r w:rsidRPr="008A0D15">
              <w:rPr>
                <w:rFonts w:eastAsia="Times New Roman"/>
                <w:sz w:val="22"/>
                <w:szCs w:val="22"/>
                <w:lang w:eastAsia="ru-RU"/>
                <w:rPrChange w:id="5076" w:author="Елена Белолипецкая" w:date="2024-05-25T22:35:00Z">
                  <w:rPr>
                    <w:rFonts w:eastAsia="Times New Roman"/>
                    <w:lang w:eastAsia="ru-RU"/>
                  </w:rPr>
                </w:rPrChange>
              </w:rPr>
              <w:t>18 (0</w:t>
            </w:r>
            <w:del w:id="5077" w:author="Елена Белолипецкая" w:date="2024-05-25T22:28:00Z">
              <w:r w:rsidRPr="008A0D15" w:rsidDel="00FE0F3F">
                <w:rPr>
                  <w:rFonts w:eastAsia="Times New Roman"/>
                  <w:sz w:val="22"/>
                  <w:szCs w:val="22"/>
                  <w:lang w:eastAsia="ru-RU"/>
                  <w:rPrChange w:id="5078" w:author="Елена Белолипецкая" w:date="2024-05-25T22:35:00Z">
                    <w:rPr>
                      <w:rFonts w:eastAsia="Times New Roman"/>
                      <w:lang w:eastAsia="ru-RU"/>
                    </w:rPr>
                  </w:rPrChange>
                </w:rPr>
                <w:delText>.</w:delText>
              </w:r>
            </w:del>
            <w:ins w:id="5079" w:author="Елена Белолипецкая" w:date="2024-05-25T22:28:00Z">
              <w:r w:rsidR="00FE0F3F" w:rsidRPr="008A0D15">
                <w:rPr>
                  <w:rFonts w:eastAsia="Times New Roman"/>
                  <w:sz w:val="22"/>
                  <w:szCs w:val="22"/>
                  <w:lang w:eastAsia="ru-RU"/>
                  <w:rPrChange w:id="5080" w:author="Елена Белолипецкая" w:date="2024-05-25T22:35:00Z">
                    <w:rPr>
                      <w:rFonts w:eastAsia="Times New Roman"/>
                      <w:lang w:eastAsia="ru-RU"/>
                    </w:rPr>
                  </w:rPrChange>
                </w:rPr>
                <w:t>,</w:t>
              </w:r>
            </w:ins>
            <w:r w:rsidRPr="008A0D15">
              <w:rPr>
                <w:rFonts w:eastAsia="Times New Roman"/>
                <w:sz w:val="22"/>
                <w:szCs w:val="22"/>
                <w:lang w:eastAsia="ru-RU"/>
                <w:rPrChange w:id="5081" w:author="Елена Белолипецкая" w:date="2024-05-25T22:35:00Z">
                  <w:rPr>
                    <w:rFonts w:eastAsia="Times New Roman"/>
                    <w:lang w:eastAsia="ru-RU"/>
                  </w:rPr>
                </w:rPrChange>
              </w:rPr>
              <w:t>15</w:t>
            </w:r>
            <w:del w:id="5082" w:author="Елена Белолипецкая" w:date="2024-05-25T22:32:00Z">
              <w:r w:rsidRPr="008A0D15" w:rsidDel="008A0D15">
                <w:rPr>
                  <w:rFonts w:eastAsia="Times New Roman"/>
                  <w:sz w:val="22"/>
                  <w:szCs w:val="22"/>
                  <w:lang w:eastAsia="ru-RU"/>
                  <w:rPrChange w:id="5083" w:author="Елена Белолипецкая" w:date="2024-05-25T22:35:00Z">
                    <w:rPr>
                      <w:rFonts w:eastAsia="Times New Roman"/>
                      <w:lang w:eastAsia="ru-RU"/>
                    </w:rPr>
                  </w:rPrChange>
                </w:rPr>
                <w:delText xml:space="preserve">, </w:delText>
              </w:r>
            </w:del>
            <w:ins w:id="5084" w:author="Елена Белолипецкая" w:date="2024-05-25T22:32:00Z">
              <w:r w:rsidR="008A0D15" w:rsidRPr="008A0D15">
                <w:rPr>
                  <w:rFonts w:eastAsia="Times New Roman"/>
                  <w:sz w:val="22"/>
                  <w:szCs w:val="22"/>
                  <w:lang w:val="en-US" w:eastAsia="ru-RU"/>
                  <w:rPrChange w:id="5085" w:author="Елена Белолипецкая" w:date="2024-05-25T22:35:00Z">
                    <w:rPr>
                      <w:rFonts w:eastAsia="Times New Roman"/>
                      <w:lang w:val="en-US" w:eastAsia="ru-RU"/>
                    </w:rPr>
                  </w:rPrChange>
                </w:rPr>
                <w:t xml:space="preserve">; </w:t>
              </w:r>
            </w:ins>
            <w:r w:rsidRPr="008A0D15">
              <w:rPr>
                <w:rFonts w:eastAsia="Times New Roman"/>
                <w:sz w:val="22"/>
                <w:szCs w:val="22"/>
                <w:lang w:eastAsia="ru-RU"/>
                <w:rPrChange w:id="5086" w:author="Елена Белолипецкая" w:date="2024-05-25T22:35:00Z">
                  <w:rPr>
                    <w:rFonts w:eastAsia="Times New Roman"/>
                    <w:lang w:eastAsia="ru-RU"/>
                  </w:rPr>
                </w:rPrChange>
              </w:rPr>
              <w:t>0</w:t>
            </w:r>
            <w:del w:id="5087" w:author="Елена Белолипецкая" w:date="2024-05-25T22:28:00Z">
              <w:r w:rsidRPr="008A0D15" w:rsidDel="00FE0F3F">
                <w:rPr>
                  <w:rFonts w:eastAsia="Times New Roman"/>
                  <w:sz w:val="22"/>
                  <w:szCs w:val="22"/>
                  <w:lang w:eastAsia="ru-RU"/>
                  <w:rPrChange w:id="5088" w:author="Елена Белолипецкая" w:date="2024-05-25T22:35:00Z">
                    <w:rPr>
                      <w:rFonts w:eastAsia="Times New Roman"/>
                      <w:lang w:eastAsia="ru-RU"/>
                    </w:rPr>
                  </w:rPrChange>
                </w:rPr>
                <w:delText>.</w:delText>
              </w:r>
            </w:del>
            <w:ins w:id="5089" w:author="Елена Белолипецкая" w:date="2024-05-25T22:28:00Z">
              <w:r w:rsidR="00FE0F3F" w:rsidRPr="008A0D15">
                <w:rPr>
                  <w:rFonts w:eastAsia="Times New Roman"/>
                  <w:sz w:val="22"/>
                  <w:szCs w:val="22"/>
                  <w:lang w:eastAsia="ru-RU"/>
                  <w:rPrChange w:id="5090" w:author="Елена Белолипецкая" w:date="2024-05-25T22:35:00Z">
                    <w:rPr>
                      <w:rFonts w:eastAsia="Times New Roman"/>
                      <w:lang w:eastAsia="ru-RU"/>
                    </w:rPr>
                  </w:rPrChange>
                </w:rPr>
                <w:t>,</w:t>
              </w:r>
            </w:ins>
            <w:r w:rsidRPr="008A0D15">
              <w:rPr>
                <w:rFonts w:eastAsia="Times New Roman"/>
                <w:sz w:val="22"/>
                <w:szCs w:val="22"/>
                <w:lang w:eastAsia="ru-RU"/>
                <w:rPrChange w:id="5091" w:author="Елена Белолипецкая" w:date="2024-05-25T22:35:00Z">
                  <w:rPr>
                    <w:rFonts w:eastAsia="Times New Roman"/>
                    <w:lang w:eastAsia="ru-RU"/>
                  </w:rPr>
                </w:rPrChange>
              </w:rPr>
              <w:t>22)</w:t>
            </w:r>
          </w:p>
        </w:tc>
        <w:tc>
          <w:tcPr>
            <w:tcW w:w="309" w:type="pct"/>
            <w:tcMar>
              <w:top w:w="45" w:type="dxa"/>
              <w:left w:w="75" w:type="dxa"/>
              <w:bottom w:w="45" w:type="dxa"/>
              <w:right w:w="75" w:type="dxa"/>
            </w:tcMar>
            <w:vAlign w:val="center"/>
            <w:hideMark/>
          </w:tcPr>
          <w:p w14:paraId="16217502" w14:textId="77777777" w:rsidR="008269BA" w:rsidRPr="008A0D15" w:rsidRDefault="008269BA">
            <w:pPr>
              <w:spacing w:after="0" w:line="240" w:lineRule="auto"/>
              <w:rPr>
                <w:rFonts w:eastAsia="Times New Roman"/>
                <w:sz w:val="22"/>
                <w:szCs w:val="22"/>
                <w:lang w:eastAsia="ru-RU"/>
                <w:rPrChange w:id="5092" w:author="Елена Белолипецкая" w:date="2024-05-25T22:35:00Z">
                  <w:rPr>
                    <w:rFonts w:eastAsia="Times New Roman"/>
                    <w:lang w:eastAsia="ru-RU"/>
                  </w:rPr>
                </w:rPrChange>
              </w:rPr>
              <w:pPrChange w:id="5093" w:author="Елена Белолипецкая" w:date="2024-05-25T22:31:00Z">
                <w:pPr>
                  <w:spacing w:before="75" w:after="75" w:line="240" w:lineRule="auto"/>
                </w:pPr>
              </w:pPrChange>
            </w:pPr>
          </w:p>
        </w:tc>
        <w:tc>
          <w:tcPr>
            <w:tcW w:w="1508" w:type="pct"/>
            <w:vMerge/>
            <w:vAlign w:val="center"/>
            <w:hideMark/>
          </w:tcPr>
          <w:p w14:paraId="1C928EC4" w14:textId="77777777" w:rsidR="008269BA" w:rsidRPr="008A0D15" w:rsidRDefault="008269BA">
            <w:pPr>
              <w:spacing w:after="0" w:line="240" w:lineRule="auto"/>
              <w:rPr>
                <w:rFonts w:eastAsia="Times New Roman"/>
                <w:sz w:val="22"/>
                <w:szCs w:val="22"/>
                <w:lang w:eastAsia="ru-RU"/>
                <w:rPrChange w:id="5094" w:author="Елена Белолипецкая" w:date="2024-05-25T22:35:00Z">
                  <w:rPr>
                    <w:rFonts w:eastAsia="Times New Roman"/>
                    <w:lang w:eastAsia="ru-RU"/>
                  </w:rPr>
                </w:rPrChange>
              </w:rPr>
              <w:pPrChange w:id="5095" w:author="Елена Белолипецкая" w:date="2024-05-25T22:31:00Z">
                <w:pPr>
                  <w:spacing w:before="75" w:after="75" w:line="240" w:lineRule="auto"/>
                </w:pPr>
              </w:pPrChange>
            </w:pPr>
          </w:p>
        </w:tc>
      </w:tr>
      <w:tr w:rsidR="008269BA" w:rsidRPr="008A0D15" w14:paraId="1D851037" w14:textId="77777777" w:rsidTr="00FE0F3F">
        <w:tc>
          <w:tcPr>
            <w:tcW w:w="1818" w:type="pct"/>
            <w:vMerge w:val="restart"/>
            <w:tcMar>
              <w:top w:w="45" w:type="dxa"/>
              <w:left w:w="75" w:type="dxa"/>
              <w:bottom w:w="45" w:type="dxa"/>
              <w:right w:w="75" w:type="dxa"/>
            </w:tcMar>
            <w:vAlign w:val="center"/>
            <w:hideMark/>
            <w:tcPrChange w:id="5096" w:author="Елена Белолипецкая" w:date="2024-05-25T22:26:00Z">
              <w:tcPr>
                <w:tcW w:w="1967" w:type="pct"/>
                <w:gridSpan w:val="2"/>
                <w:vMerge w:val="restart"/>
                <w:tcMar>
                  <w:top w:w="45" w:type="dxa"/>
                  <w:left w:w="75" w:type="dxa"/>
                  <w:bottom w:w="45" w:type="dxa"/>
                  <w:right w:w="75" w:type="dxa"/>
                </w:tcMar>
                <w:vAlign w:val="center"/>
                <w:hideMark/>
              </w:tcPr>
            </w:tcPrChange>
          </w:tcPr>
          <w:p w14:paraId="4FD440E9" w14:textId="77777777" w:rsidR="008269BA" w:rsidRPr="008A0D15" w:rsidRDefault="008269BA">
            <w:pPr>
              <w:spacing w:after="0" w:line="240" w:lineRule="auto"/>
              <w:rPr>
                <w:rFonts w:eastAsia="Times New Roman"/>
                <w:sz w:val="22"/>
                <w:szCs w:val="22"/>
                <w:lang w:eastAsia="ru-RU"/>
                <w:rPrChange w:id="5097" w:author="Елена Белолипецкая" w:date="2024-05-25T22:35:00Z">
                  <w:rPr>
                    <w:rFonts w:eastAsia="Times New Roman"/>
                    <w:lang w:eastAsia="ru-RU"/>
                  </w:rPr>
                </w:rPrChange>
              </w:rPr>
              <w:pPrChange w:id="5098" w:author="Елена Белолипецкая" w:date="2024-05-25T22:31:00Z">
                <w:pPr>
                  <w:spacing w:before="75" w:after="75" w:line="240" w:lineRule="auto"/>
                </w:pPr>
              </w:pPrChange>
            </w:pPr>
            <w:r w:rsidRPr="008A0D15">
              <w:rPr>
                <w:rFonts w:eastAsia="Times New Roman"/>
                <w:sz w:val="22"/>
                <w:szCs w:val="22"/>
                <w:lang w:eastAsia="ru-RU"/>
                <w:rPrChange w:id="5099" w:author="Елена Белолипецкая" w:date="2024-05-25T22:35:00Z">
                  <w:rPr>
                    <w:rFonts w:eastAsia="Times New Roman"/>
                    <w:lang w:eastAsia="ru-RU"/>
                  </w:rPr>
                </w:rPrChange>
              </w:rPr>
              <w:t>Рифабутин</w:t>
            </w:r>
            <w:r w:rsidRPr="008A0D15">
              <w:rPr>
                <w:rFonts w:eastAsia="Times New Roman"/>
                <w:sz w:val="22"/>
                <w:szCs w:val="22"/>
                <w:lang w:eastAsia="ru-RU"/>
                <w:rPrChange w:id="5100" w:author="Елена Белолипецкая" w:date="2024-05-25T22:35:00Z">
                  <w:rPr>
                    <w:rFonts w:eastAsia="Times New Roman"/>
                    <w:lang w:eastAsia="ru-RU"/>
                  </w:rPr>
                </w:rPrChange>
              </w:rPr>
              <w:br/>
              <w:t>(Индукция P-гликопротеина</w:t>
            </w:r>
            <w:r w:rsidRPr="008A0D15">
              <w:rPr>
                <w:rFonts w:eastAsia="Times New Roman"/>
                <w:sz w:val="22"/>
                <w:szCs w:val="22"/>
                <w:lang w:eastAsia="ru-RU"/>
                <w:rPrChange w:id="5101" w:author="Елена Белолипецкая" w:date="2024-05-25T22:35:00Z">
                  <w:rPr>
                    <w:rFonts w:eastAsia="Times New Roman"/>
                    <w:lang w:eastAsia="ru-RU"/>
                  </w:rPr>
                </w:rPrChange>
              </w:rPr>
              <w:br/>
              <w:t>и изоферментов системы цитохрома)</w:t>
            </w:r>
          </w:p>
        </w:tc>
        <w:tc>
          <w:tcPr>
            <w:tcW w:w="1674" w:type="pct"/>
            <w:gridSpan w:val="4"/>
            <w:tcMar>
              <w:top w:w="45" w:type="dxa"/>
              <w:left w:w="75" w:type="dxa"/>
              <w:bottom w:w="45" w:type="dxa"/>
              <w:right w:w="75" w:type="dxa"/>
            </w:tcMar>
            <w:vAlign w:val="center"/>
            <w:hideMark/>
            <w:tcPrChange w:id="5102" w:author="Елена Белолипецкая" w:date="2024-05-25T22:26:00Z">
              <w:tcPr>
                <w:tcW w:w="1526" w:type="pct"/>
                <w:gridSpan w:val="7"/>
                <w:tcMar>
                  <w:top w:w="45" w:type="dxa"/>
                  <w:left w:w="75" w:type="dxa"/>
                  <w:bottom w:w="45" w:type="dxa"/>
                  <w:right w:w="75" w:type="dxa"/>
                </w:tcMar>
                <w:vAlign w:val="center"/>
                <w:hideMark/>
              </w:tcPr>
            </w:tcPrChange>
          </w:tcPr>
          <w:p w14:paraId="1CCB1652" w14:textId="77777777" w:rsidR="008269BA" w:rsidRPr="008A0D15" w:rsidRDefault="008269BA">
            <w:pPr>
              <w:spacing w:after="0" w:line="240" w:lineRule="auto"/>
              <w:rPr>
                <w:rFonts w:eastAsia="Times New Roman"/>
                <w:sz w:val="22"/>
                <w:szCs w:val="22"/>
                <w:lang w:eastAsia="ru-RU"/>
                <w:rPrChange w:id="5103" w:author="Елена Белолипецкая" w:date="2024-05-25T22:35:00Z">
                  <w:rPr>
                    <w:rFonts w:eastAsia="Times New Roman"/>
                    <w:lang w:eastAsia="ru-RU"/>
                  </w:rPr>
                </w:rPrChange>
              </w:rPr>
              <w:pPrChange w:id="5104" w:author="Елена Белолипецкая" w:date="2024-05-25T22:31:00Z">
                <w:pPr>
                  <w:spacing w:before="75" w:after="75" w:line="240" w:lineRule="auto"/>
                </w:pPr>
              </w:pPrChange>
            </w:pPr>
            <w:r w:rsidRPr="008A0D15">
              <w:rPr>
                <w:rFonts w:eastAsia="Times New Roman"/>
                <w:sz w:val="22"/>
                <w:szCs w:val="22"/>
                <w:lang w:eastAsia="ru-RU"/>
                <w:rPrChange w:id="5105" w:author="Елена Белолипецкая" w:date="2024-05-25T22:35:00Z">
                  <w:rPr>
                    <w:rFonts w:eastAsia="Times New Roman"/>
                    <w:lang w:eastAsia="ru-RU"/>
                  </w:rPr>
                </w:rPrChange>
              </w:rPr>
              <w:t>Взаимодействие не исследовалось.</w:t>
            </w:r>
            <w:r w:rsidRPr="008A0D15">
              <w:rPr>
                <w:rFonts w:eastAsia="Times New Roman"/>
                <w:sz w:val="22"/>
                <w:szCs w:val="22"/>
                <w:lang w:eastAsia="ru-RU"/>
                <w:rPrChange w:id="5106" w:author="Елена Белолипецкая" w:date="2024-05-25T22:35:00Z">
                  <w:rPr>
                    <w:rFonts w:eastAsia="Times New Roman"/>
                    <w:lang w:eastAsia="ru-RU"/>
                  </w:rPr>
                </w:rPrChange>
              </w:rPr>
              <w:br/>
            </w:r>
            <w:r w:rsidRPr="008A0D15">
              <w:rPr>
                <w:rFonts w:eastAsia="Times New Roman"/>
                <w:i/>
                <w:iCs/>
                <w:sz w:val="22"/>
                <w:szCs w:val="22"/>
                <w:lang w:eastAsia="ru-RU"/>
                <w:rPrChange w:id="5107" w:author="Елена Белолипецкая" w:date="2024-05-25T22:35:00Z">
                  <w:rPr>
                    <w:rFonts w:eastAsia="Times New Roman"/>
                    <w:i/>
                    <w:iCs/>
                    <w:lang w:eastAsia="ru-RU"/>
                  </w:rPr>
                </w:rPrChange>
              </w:rPr>
              <w:t>Ожидается:</w:t>
            </w:r>
            <w:r w:rsidRPr="008A0D15">
              <w:rPr>
                <w:rFonts w:eastAsia="Times New Roman"/>
                <w:sz w:val="22"/>
                <w:szCs w:val="22"/>
                <w:lang w:eastAsia="ru-RU"/>
                <w:rPrChange w:id="5108" w:author="Елена Белолипецкая" w:date="2024-05-25T22:35:00Z">
                  <w:rPr>
                    <w:rFonts w:eastAsia="Times New Roman"/>
                    <w:lang w:eastAsia="ru-RU"/>
                  </w:rPr>
                </w:rPrChange>
              </w:rPr>
              <w:br/>
              <w:t>↓ Велпатасвир</w:t>
            </w:r>
          </w:p>
        </w:tc>
        <w:tc>
          <w:tcPr>
            <w:tcW w:w="1508" w:type="pct"/>
            <w:vMerge w:val="restart"/>
            <w:tcMar>
              <w:top w:w="45" w:type="dxa"/>
              <w:left w:w="75" w:type="dxa"/>
              <w:bottom w:w="45" w:type="dxa"/>
              <w:right w:w="75" w:type="dxa"/>
            </w:tcMar>
            <w:vAlign w:val="center"/>
            <w:hideMark/>
            <w:tcPrChange w:id="5109" w:author="Елена Белолипецкая" w:date="2024-05-25T22:26:00Z">
              <w:tcPr>
                <w:tcW w:w="1508" w:type="pct"/>
                <w:vMerge w:val="restart"/>
                <w:tcMar>
                  <w:top w:w="45" w:type="dxa"/>
                  <w:left w:w="75" w:type="dxa"/>
                  <w:bottom w:w="45" w:type="dxa"/>
                  <w:right w:w="75" w:type="dxa"/>
                </w:tcMar>
                <w:vAlign w:val="center"/>
                <w:hideMark/>
              </w:tcPr>
            </w:tcPrChange>
          </w:tcPr>
          <w:p w14:paraId="3623FBF1" w14:textId="2FD3EAF9" w:rsidR="008269BA" w:rsidRPr="008A0D15" w:rsidRDefault="008269BA">
            <w:pPr>
              <w:spacing w:after="0" w:line="240" w:lineRule="auto"/>
              <w:rPr>
                <w:rFonts w:eastAsia="Times New Roman"/>
                <w:sz w:val="22"/>
                <w:szCs w:val="22"/>
                <w:lang w:eastAsia="ru-RU"/>
                <w:rPrChange w:id="5110" w:author="Елена Белолипецкая" w:date="2024-05-25T22:35:00Z">
                  <w:rPr>
                    <w:rFonts w:eastAsia="Times New Roman"/>
                    <w:lang w:eastAsia="ru-RU"/>
                  </w:rPr>
                </w:rPrChange>
              </w:rPr>
              <w:pPrChange w:id="5111" w:author="Елена Белолипецкая" w:date="2024-05-25T22:31:00Z">
                <w:pPr>
                  <w:spacing w:before="75" w:after="75" w:line="240" w:lineRule="auto"/>
                </w:pPr>
              </w:pPrChange>
            </w:pPr>
            <w:r w:rsidRPr="008A0D15">
              <w:rPr>
                <w:rFonts w:eastAsia="Times New Roman"/>
                <w:sz w:val="22"/>
                <w:szCs w:val="22"/>
                <w:lang w:eastAsia="ru-RU"/>
                <w:rPrChange w:id="5112" w:author="Елена Белолипецкая" w:date="2024-05-25T22:35:00Z">
                  <w:rPr>
                    <w:rFonts w:eastAsia="Times New Roman"/>
                    <w:lang w:eastAsia="ru-RU"/>
                  </w:rPr>
                </w:rPrChange>
              </w:rPr>
              <w:t xml:space="preserve">Совместное применение </w:t>
            </w:r>
            <w:r w:rsidR="00F3138E" w:rsidRPr="008A0D15">
              <w:rPr>
                <w:rFonts w:eastAsia="Times New Roman"/>
                <w:sz w:val="22"/>
                <w:szCs w:val="22"/>
                <w:lang w:eastAsia="ru-RU"/>
                <w:rPrChange w:id="5113" w:author="Елена Белолипецкая" w:date="2024-05-25T22:35:00Z">
                  <w:rPr>
                    <w:rFonts w:eastAsia="Times New Roman"/>
                    <w:lang w:eastAsia="ru-RU"/>
                  </w:rPr>
                </w:rPrChange>
              </w:rPr>
              <w:t xml:space="preserve"> комбинации </w:t>
            </w:r>
            <w:r w:rsidRPr="008A0D15">
              <w:rPr>
                <w:rFonts w:eastAsia="Times New Roman"/>
                <w:sz w:val="22"/>
                <w:szCs w:val="22"/>
                <w:lang w:eastAsia="ru-RU"/>
                <w:rPrChange w:id="5114" w:author="Елена Белолипецкая" w:date="2024-05-25T22:35:00Z">
                  <w:rPr>
                    <w:rFonts w:eastAsia="Times New Roman"/>
                    <w:lang w:eastAsia="ru-RU"/>
                  </w:rPr>
                </w:rPrChange>
              </w:rPr>
              <w:t>противопоказано</w:t>
            </w:r>
          </w:p>
        </w:tc>
      </w:tr>
      <w:tr w:rsidR="00FE0F3F" w:rsidRPr="008A0D15" w14:paraId="36DBB3BA" w14:textId="77777777" w:rsidTr="00FE0F3F">
        <w:tc>
          <w:tcPr>
            <w:tcW w:w="1818" w:type="pct"/>
            <w:vMerge/>
            <w:vAlign w:val="center"/>
            <w:hideMark/>
          </w:tcPr>
          <w:p w14:paraId="14CBC249" w14:textId="77777777" w:rsidR="008269BA" w:rsidRPr="008A0D15" w:rsidRDefault="008269BA">
            <w:pPr>
              <w:spacing w:after="0" w:line="240" w:lineRule="auto"/>
              <w:rPr>
                <w:rFonts w:eastAsia="Times New Roman"/>
                <w:sz w:val="22"/>
                <w:szCs w:val="22"/>
                <w:lang w:eastAsia="ru-RU"/>
                <w:rPrChange w:id="5115" w:author="Елена Белолипецкая" w:date="2024-05-25T22:35:00Z">
                  <w:rPr>
                    <w:rFonts w:eastAsia="Times New Roman"/>
                    <w:lang w:eastAsia="ru-RU"/>
                  </w:rPr>
                </w:rPrChange>
              </w:rPr>
              <w:pPrChange w:id="5116" w:author="Елена Белолипецкая" w:date="2024-05-25T22:31:00Z">
                <w:pPr>
                  <w:spacing w:before="75" w:after="75" w:line="240" w:lineRule="auto"/>
                </w:pPr>
              </w:pPrChange>
            </w:pPr>
          </w:p>
        </w:tc>
        <w:tc>
          <w:tcPr>
            <w:tcW w:w="682" w:type="pct"/>
            <w:tcMar>
              <w:top w:w="45" w:type="dxa"/>
              <w:left w:w="75" w:type="dxa"/>
              <w:bottom w:w="45" w:type="dxa"/>
              <w:right w:w="75" w:type="dxa"/>
            </w:tcMar>
            <w:vAlign w:val="center"/>
            <w:hideMark/>
          </w:tcPr>
          <w:p w14:paraId="67E915C0" w14:textId="77777777" w:rsidR="008269BA" w:rsidRPr="008A0D15" w:rsidRDefault="008269BA">
            <w:pPr>
              <w:spacing w:after="0" w:line="240" w:lineRule="auto"/>
              <w:rPr>
                <w:rFonts w:eastAsia="Times New Roman"/>
                <w:sz w:val="22"/>
                <w:szCs w:val="22"/>
                <w:lang w:eastAsia="ru-RU"/>
                <w:rPrChange w:id="5117" w:author="Елена Белолипецкая" w:date="2024-05-25T22:35:00Z">
                  <w:rPr>
                    <w:rFonts w:eastAsia="Times New Roman"/>
                    <w:lang w:eastAsia="ru-RU"/>
                  </w:rPr>
                </w:rPrChange>
              </w:rPr>
              <w:pPrChange w:id="5118" w:author="Елена Белолипецкая" w:date="2024-05-25T22:31:00Z">
                <w:pPr>
                  <w:spacing w:before="75" w:after="75" w:line="240" w:lineRule="auto"/>
                </w:pPr>
              </w:pPrChange>
            </w:pPr>
            <w:r w:rsidRPr="008A0D15">
              <w:rPr>
                <w:rFonts w:eastAsia="Times New Roman"/>
                <w:i/>
                <w:iCs/>
                <w:sz w:val="22"/>
                <w:szCs w:val="22"/>
                <w:lang w:eastAsia="ru-RU"/>
                <w:rPrChange w:id="5119" w:author="Елена Белолипецкая" w:date="2024-05-25T22:35:00Z">
                  <w:rPr>
                    <w:rFonts w:eastAsia="Times New Roman"/>
                    <w:i/>
                    <w:iCs/>
                    <w:lang w:eastAsia="ru-RU"/>
                  </w:rPr>
                </w:rPrChange>
              </w:rPr>
              <w:t>Наблюдается:</w:t>
            </w:r>
            <w:r w:rsidRPr="008A0D15">
              <w:rPr>
                <w:rFonts w:eastAsia="Times New Roman"/>
                <w:sz w:val="22"/>
                <w:szCs w:val="22"/>
                <w:lang w:eastAsia="ru-RU"/>
                <w:rPrChange w:id="5120" w:author="Елена Белолипецкая" w:date="2024-05-25T22:35:00Z">
                  <w:rPr>
                    <w:rFonts w:eastAsia="Times New Roman"/>
                    <w:lang w:eastAsia="ru-RU"/>
                  </w:rPr>
                </w:rPrChange>
              </w:rPr>
              <w:br/>
              <w:t>Софосбувир</w:t>
            </w:r>
          </w:p>
        </w:tc>
        <w:tc>
          <w:tcPr>
            <w:tcW w:w="303" w:type="pct"/>
            <w:tcMar>
              <w:top w:w="45" w:type="dxa"/>
              <w:left w:w="75" w:type="dxa"/>
              <w:bottom w:w="45" w:type="dxa"/>
              <w:right w:w="75" w:type="dxa"/>
            </w:tcMar>
            <w:vAlign w:val="center"/>
            <w:hideMark/>
          </w:tcPr>
          <w:p w14:paraId="73F45F88" w14:textId="34E5BA33" w:rsidR="008269BA" w:rsidRPr="008A0D15" w:rsidRDefault="008269BA">
            <w:pPr>
              <w:spacing w:after="0" w:line="240" w:lineRule="auto"/>
              <w:rPr>
                <w:rFonts w:eastAsia="Times New Roman"/>
                <w:sz w:val="22"/>
                <w:szCs w:val="22"/>
                <w:lang w:eastAsia="ru-RU"/>
                <w:rPrChange w:id="5121" w:author="Елена Белолипецкая" w:date="2024-05-25T22:35:00Z">
                  <w:rPr>
                    <w:rFonts w:eastAsia="Times New Roman"/>
                    <w:lang w:eastAsia="ru-RU"/>
                  </w:rPr>
                </w:rPrChange>
              </w:rPr>
              <w:pPrChange w:id="5122" w:author="Елена Белолипецкая" w:date="2024-05-25T22:32:00Z">
                <w:pPr>
                  <w:spacing w:before="75" w:after="75" w:line="240" w:lineRule="auto"/>
                </w:pPr>
              </w:pPrChange>
            </w:pPr>
            <w:r w:rsidRPr="008A0D15">
              <w:rPr>
                <w:rFonts w:eastAsia="Times New Roman"/>
                <w:sz w:val="22"/>
                <w:szCs w:val="22"/>
                <w:lang w:eastAsia="ru-RU"/>
                <w:rPrChange w:id="5123" w:author="Елена Белолипецкая" w:date="2024-05-25T22:35:00Z">
                  <w:rPr>
                    <w:rFonts w:eastAsia="Times New Roman"/>
                    <w:lang w:eastAsia="ru-RU"/>
                  </w:rPr>
                </w:rPrChange>
              </w:rPr>
              <w:t>↓</w:t>
            </w:r>
            <w:r w:rsidRPr="008A0D15">
              <w:rPr>
                <w:rFonts w:eastAsia="Times New Roman"/>
                <w:sz w:val="22"/>
                <w:szCs w:val="22"/>
                <w:lang w:eastAsia="ru-RU"/>
                <w:rPrChange w:id="5124" w:author="Елена Белолипецкая" w:date="2024-05-25T22:35:00Z">
                  <w:rPr>
                    <w:rFonts w:eastAsia="Times New Roman"/>
                    <w:lang w:eastAsia="ru-RU"/>
                  </w:rPr>
                </w:rPrChange>
              </w:rPr>
              <w:br/>
              <w:t>0</w:t>
            </w:r>
            <w:del w:id="5125" w:author="Елена Белолипецкая" w:date="2024-05-25T22:28:00Z">
              <w:r w:rsidRPr="008A0D15" w:rsidDel="00FE0F3F">
                <w:rPr>
                  <w:rFonts w:eastAsia="Times New Roman"/>
                  <w:sz w:val="22"/>
                  <w:szCs w:val="22"/>
                  <w:lang w:eastAsia="ru-RU"/>
                  <w:rPrChange w:id="5126" w:author="Елена Белолипецкая" w:date="2024-05-25T22:35:00Z">
                    <w:rPr>
                      <w:rFonts w:eastAsia="Times New Roman"/>
                      <w:lang w:eastAsia="ru-RU"/>
                    </w:rPr>
                  </w:rPrChange>
                </w:rPr>
                <w:delText>.</w:delText>
              </w:r>
            </w:del>
            <w:ins w:id="5127" w:author="Елена Белолипецкая" w:date="2024-05-25T22:28:00Z">
              <w:r w:rsidR="00FE0F3F" w:rsidRPr="008A0D15">
                <w:rPr>
                  <w:rFonts w:eastAsia="Times New Roman"/>
                  <w:sz w:val="22"/>
                  <w:szCs w:val="22"/>
                  <w:lang w:eastAsia="ru-RU"/>
                  <w:rPrChange w:id="5128" w:author="Елена Белолипецкая" w:date="2024-05-25T22:35:00Z">
                    <w:rPr>
                      <w:rFonts w:eastAsia="Times New Roman"/>
                      <w:lang w:eastAsia="ru-RU"/>
                    </w:rPr>
                  </w:rPrChange>
                </w:rPr>
                <w:t>,</w:t>
              </w:r>
            </w:ins>
            <w:r w:rsidRPr="008A0D15">
              <w:rPr>
                <w:rFonts w:eastAsia="Times New Roman"/>
                <w:sz w:val="22"/>
                <w:szCs w:val="22"/>
                <w:lang w:eastAsia="ru-RU"/>
                <w:rPrChange w:id="5129" w:author="Елена Белолипецкая" w:date="2024-05-25T22:35:00Z">
                  <w:rPr>
                    <w:rFonts w:eastAsia="Times New Roman"/>
                    <w:lang w:eastAsia="ru-RU"/>
                  </w:rPr>
                </w:rPrChange>
              </w:rPr>
              <w:t>64</w:t>
            </w:r>
            <w:r w:rsidRPr="008A0D15">
              <w:rPr>
                <w:rFonts w:eastAsia="Times New Roman"/>
                <w:sz w:val="22"/>
                <w:szCs w:val="22"/>
                <w:lang w:eastAsia="ru-RU"/>
                <w:rPrChange w:id="5130" w:author="Елена Белолипецкая" w:date="2024-05-25T22:35:00Z">
                  <w:rPr>
                    <w:rFonts w:eastAsia="Times New Roman"/>
                    <w:lang w:eastAsia="ru-RU"/>
                  </w:rPr>
                </w:rPrChange>
              </w:rPr>
              <w:br/>
              <w:t>(0</w:t>
            </w:r>
            <w:del w:id="5131" w:author="Елена Белолипецкая" w:date="2024-05-25T22:28:00Z">
              <w:r w:rsidRPr="008A0D15" w:rsidDel="00FE0F3F">
                <w:rPr>
                  <w:rFonts w:eastAsia="Times New Roman"/>
                  <w:sz w:val="22"/>
                  <w:szCs w:val="22"/>
                  <w:lang w:eastAsia="ru-RU"/>
                  <w:rPrChange w:id="5132" w:author="Елена Белолипецкая" w:date="2024-05-25T22:35:00Z">
                    <w:rPr>
                      <w:rFonts w:eastAsia="Times New Roman"/>
                      <w:lang w:eastAsia="ru-RU"/>
                    </w:rPr>
                  </w:rPrChange>
                </w:rPr>
                <w:delText>.</w:delText>
              </w:r>
            </w:del>
            <w:ins w:id="5133" w:author="Елена Белолипецкая" w:date="2024-05-25T22:28:00Z">
              <w:r w:rsidR="00FE0F3F" w:rsidRPr="008A0D15">
                <w:rPr>
                  <w:rFonts w:eastAsia="Times New Roman"/>
                  <w:sz w:val="22"/>
                  <w:szCs w:val="22"/>
                  <w:lang w:eastAsia="ru-RU"/>
                  <w:rPrChange w:id="5134" w:author="Елена Белолипецкая" w:date="2024-05-25T22:35:00Z">
                    <w:rPr>
                      <w:rFonts w:eastAsia="Times New Roman"/>
                      <w:lang w:eastAsia="ru-RU"/>
                    </w:rPr>
                  </w:rPrChange>
                </w:rPr>
                <w:t>,</w:t>
              </w:r>
            </w:ins>
            <w:r w:rsidRPr="008A0D15">
              <w:rPr>
                <w:rFonts w:eastAsia="Times New Roman"/>
                <w:sz w:val="22"/>
                <w:szCs w:val="22"/>
                <w:lang w:eastAsia="ru-RU"/>
                <w:rPrChange w:id="5135" w:author="Елена Белолипецкая" w:date="2024-05-25T22:35:00Z">
                  <w:rPr>
                    <w:rFonts w:eastAsia="Times New Roman"/>
                    <w:lang w:eastAsia="ru-RU"/>
                  </w:rPr>
                </w:rPrChange>
              </w:rPr>
              <w:t>53</w:t>
            </w:r>
            <w:del w:id="5136" w:author="Елена Белолипецкая" w:date="2024-05-25T22:32:00Z">
              <w:r w:rsidRPr="008A0D15" w:rsidDel="008A0D15">
                <w:rPr>
                  <w:rFonts w:eastAsia="Times New Roman"/>
                  <w:sz w:val="22"/>
                  <w:szCs w:val="22"/>
                  <w:lang w:eastAsia="ru-RU"/>
                  <w:rPrChange w:id="5137" w:author="Елена Белолипецкая" w:date="2024-05-25T22:35:00Z">
                    <w:rPr>
                      <w:rFonts w:eastAsia="Times New Roman"/>
                      <w:lang w:eastAsia="ru-RU"/>
                    </w:rPr>
                  </w:rPrChange>
                </w:rPr>
                <w:delText>,</w:delText>
              </w:r>
            </w:del>
            <w:ins w:id="5138" w:author="Елена Белолипецкая" w:date="2024-05-25T22:32:00Z">
              <w:r w:rsidR="008A0D15" w:rsidRPr="008A0D15">
                <w:rPr>
                  <w:rFonts w:eastAsia="Times New Roman"/>
                  <w:sz w:val="22"/>
                  <w:szCs w:val="22"/>
                  <w:lang w:val="en-US" w:eastAsia="ru-RU"/>
                  <w:rPrChange w:id="5139" w:author="Елена Белолипецкая" w:date="2024-05-25T22:35:00Z">
                    <w:rPr>
                      <w:rFonts w:eastAsia="Times New Roman"/>
                      <w:lang w:val="en-US" w:eastAsia="ru-RU"/>
                    </w:rPr>
                  </w:rPrChange>
                </w:rPr>
                <w:t>;</w:t>
              </w:r>
            </w:ins>
            <w:r w:rsidRPr="008A0D15">
              <w:rPr>
                <w:rFonts w:eastAsia="Times New Roman"/>
                <w:sz w:val="22"/>
                <w:szCs w:val="22"/>
                <w:lang w:eastAsia="ru-RU"/>
                <w:rPrChange w:id="5140" w:author="Елена Белолипецкая" w:date="2024-05-25T22:35:00Z">
                  <w:rPr>
                    <w:rFonts w:eastAsia="Times New Roman"/>
                    <w:lang w:eastAsia="ru-RU"/>
                  </w:rPr>
                </w:rPrChange>
              </w:rPr>
              <w:br/>
              <w:t>0</w:t>
            </w:r>
            <w:del w:id="5141" w:author="Елена Белолипецкая" w:date="2024-05-25T22:28:00Z">
              <w:r w:rsidRPr="008A0D15" w:rsidDel="00FE0F3F">
                <w:rPr>
                  <w:rFonts w:eastAsia="Times New Roman"/>
                  <w:sz w:val="22"/>
                  <w:szCs w:val="22"/>
                  <w:lang w:eastAsia="ru-RU"/>
                  <w:rPrChange w:id="5142" w:author="Елена Белолипецкая" w:date="2024-05-25T22:35:00Z">
                    <w:rPr>
                      <w:rFonts w:eastAsia="Times New Roman"/>
                      <w:lang w:eastAsia="ru-RU"/>
                    </w:rPr>
                  </w:rPrChange>
                </w:rPr>
                <w:delText>.</w:delText>
              </w:r>
            </w:del>
            <w:ins w:id="5143" w:author="Елена Белолипецкая" w:date="2024-05-25T22:28:00Z">
              <w:r w:rsidR="00FE0F3F" w:rsidRPr="008A0D15">
                <w:rPr>
                  <w:rFonts w:eastAsia="Times New Roman"/>
                  <w:sz w:val="22"/>
                  <w:szCs w:val="22"/>
                  <w:lang w:eastAsia="ru-RU"/>
                  <w:rPrChange w:id="5144" w:author="Елена Белолипецкая" w:date="2024-05-25T22:35:00Z">
                    <w:rPr>
                      <w:rFonts w:eastAsia="Times New Roman"/>
                      <w:lang w:eastAsia="ru-RU"/>
                    </w:rPr>
                  </w:rPrChange>
                </w:rPr>
                <w:t>,</w:t>
              </w:r>
            </w:ins>
            <w:r w:rsidRPr="008A0D15">
              <w:rPr>
                <w:rFonts w:eastAsia="Times New Roman"/>
                <w:sz w:val="22"/>
                <w:szCs w:val="22"/>
                <w:lang w:eastAsia="ru-RU"/>
                <w:rPrChange w:id="5145" w:author="Елена Белолипецкая" w:date="2024-05-25T22:35:00Z">
                  <w:rPr>
                    <w:rFonts w:eastAsia="Times New Roman"/>
                    <w:lang w:eastAsia="ru-RU"/>
                  </w:rPr>
                </w:rPrChange>
              </w:rPr>
              <w:t>77)</w:t>
            </w:r>
          </w:p>
        </w:tc>
        <w:tc>
          <w:tcPr>
            <w:tcW w:w="379" w:type="pct"/>
            <w:tcMar>
              <w:top w:w="45" w:type="dxa"/>
              <w:left w:w="75" w:type="dxa"/>
              <w:bottom w:w="45" w:type="dxa"/>
              <w:right w:w="75" w:type="dxa"/>
            </w:tcMar>
            <w:vAlign w:val="center"/>
            <w:hideMark/>
          </w:tcPr>
          <w:p w14:paraId="0101DD1F" w14:textId="1B15957F" w:rsidR="008269BA" w:rsidRPr="008A0D15" w:rsidRDefault="008269BA">
            <w:pPr>
              <w:spacing w:after="0" w:line="240" w:lineRule="auto"/>
              <w:rPr>
                <w:rFonts w:eastAsia="Times New Roman"/>
                <w:sz w:val="22"/>
                <w:szCs w:val="22"/>
                <w:lang w:eastAsia="ru-RU"/>
                <w:rPrChange w:id="5146" w:author="Елена Белолипецкая" w:date="2024-05-25T22:35:00Z">
                  <w:rPr>
                    <w:rFonts w:eastAsia="Times New Roman"/>
                    <w:lang w:eastAsia="ru-RU"/>
                  </w:rPr>
                </w:rPrChange>
              </w:rPr>
              <w:pPrChange w:id="5147" w:author="Елена Белолипецкая" w:date="2024-05-25T22:32:00Z">
                <w:pPr>
                  <w:spacing w:before="75" w:after="75" w:line="240" w:lineRule="auto"/>
                </w:pPr>
              </w:pPrChange>
            </w:pPr>
            <w:r w:rsidRPr="008A0D15">
              <w:rPr>
                <w:rFonts w:eastAsia="Times New Roman"/>
                <w:sz w:val="22"/>
                <w:szCs w:val="22"/>
                <w:lang w:eastAsia="ru-RU"/>
                <w:rPrChange w:id="5148" w:author="Елена Белолипецкая" w:date="2024-05-25T22:35:00Z">
                  <w:rPr>
                    <w:rFonts w:eastAsia="Times New Roman"/>
                    <w:lang w:eastAsia="ru-RU"/>
                  </w:rPr>
                </w:rPrChange>
              </w:rPr>
              <w:t>↓</w:t>
            </w:r>
            <w:r w:rsidRPr="008A0D15">
              <w:rPr>
                <w:rFonts w:eastAsia="Times New Roman"/>
                <w:sz w:val="22"/>
                <w:szCs w:val="22"/>
                <w:lang w:eastAsia="ru-RU"/>
                <w:rPrChange w:id="5149" w:author="Елена Белолипецкая" w:date="2024-05-25T22:35:00Z">
                  <w:rPr>
                    <w:rFonts w:eastAsia="Times New Roman"/>
                    <w:lang w:eastAsia="ru-RU"/>
                  </w:rPr>
                </w:rPrChange>
              </w:rPr>
              <w:br/>
              <w:t>0</w:t>
            </w:r>
            <w:del w:id="5150" w:author="Елена Белолипецкая" w:date="2024-05-25T22:28:00Z">
              <w:r w:rsidRPr="008A0D15" w:rsidDel="00FE0F3F">
                <w:rPr>
                  <w:rFonts w:eastAsia="Times New Roman"/>
                  <w:sz w:val="22"/>
                  <w:szCs w:val="22"/>
                  <w:lang w:eastAsia="ru-RU"/>
                  <w:rPrChange w:id="5151" w:author="Елена Белолипецкая" w:date="2024-05-25T22:35:00Z">
                    <w:rPr>
                      <w:rFonts w:eastAsia="Times New Roman"/>
                      <w:lang w:eastAsia="ru-RU"/>
                    </w:rPr>
                  </w:rPrChange>
                </w:rPr>
                <w:delText>.</w:delText>
              </w:r>
            </w:del>
            <w:ins w:id="5152" w:author="Елена Белолипецкая" w:date="2024-05-25T22:28:00Z">
              <w:r w:rsidR="00FE0F3F" w:rsidRPr="008A0D15">
                <w:rPr>
                  <w:rFonts w:eastAsia="Times New Roman"/>
                  <w:sz w:val="22"/>
                  <w:szCs w:val="22"/>
                  <w:lang w:eastAsia="ru-RU"/>
                  <w:rPrChange w:id="5153" w:author="Елена Белолипецкая" w:date="2024-05-25T22:35:00Z">
                    <w:rPr>
                      <w:rFonts w:eastAsia="Times New Roman"/>
                      <w:lang w:eastAsia="ru-RU"/>
                    </w:rPr>
                  </w:rPrChange>
                </w:rPr>
                <w:t>,</w:t>
              </w:r>
            </w:ins>
            <w:r w:rsidRPr="008A0D15">
              <w:rPr>
                <w:rFonts w:eastAsia="Times New Roman"/>
                <w:sz w:val="22"/>
                <w:szCs w:val="22"/>
                <w:lang w:eastAsia="ru-RU"/>
                <w:rPrChange w:id="5154" w:author="Елена Белолипецкая" w:date="2024-05-25T22:35:00Z">
                  <w:rPr>
                    <w:rFonts w:eastAsia="Times New Roman"/>
                    <w:lang w:eastAsia="ru-RU"/>
                  </w:rPr>
                </w:rPrChange>
              </w:rPr>
              <w:t>76</w:t>
            </w:r>
            <w:r w:rsidRPr="008A0D15">
              <w:rPr>
                <w:rFonts w:eastAsia="Times New Roman"/>
                <w:sz w:val="22"/>
                <w:szCs w:val="22"/>
                <w:lang w:eastAsia="ru-RU"/>
                <w:rPrChange w:id="5155" w:author="Елена Белолипецкая" w:date="2024-05-25T22:35:00Z">
                  <w:rPr>
                    <w:rFonts w:eastAsia="Times New Roman"/>
                    <w:lang w:eastAsia="ru-RU"/>
                  </w:rPr>
                </w:rPrChange>
              </w:rPr>
              <w:br/>
              <w:t>(0</w:t>
            </w:r>
            <w:del w:id="5156" w:author="Елена Белолипецкая" w:date="2024-05-25T22:28:00Z">
              <w:r w:rsidRPr="008A0D15" w:rsidDel="00FE0F3F">
                <w:rPr>
                  <w:rFonts w:eastAsia="Times New Roman"/>
                  <w:sz w:val="22"/>
                  <w:szCs w:val="22"/>
                  <w:lang w:eastAsia="ru-RU"/>
                  <w:rPrChange w:id="5157" w:author="Елена Белолипецкая" w:date="2024-05-25T22:35:00Z">
                    <w:rPr>
                      <w:rFonts w:eastAsia="Times New Roman"/>
                      <w:lang w:eastAsia="ru-RU"/>
                    </w:rPr>
                  </w:rPrChange>
                </w:rPr>
                <w:delText>.</w:delText>
              </w:r>
            </w:del>
            <w:ins w:id="5158" w:author="Елена Белолипецкая" w:date="2024-05-25T22:28:00Z">
              <w:r w:rsidR="00FE0F3F" w:rsidRPr="008A0D15">
                <w:rPr>
                  <w:rFonts w:eastAsia="Times New Roman"/>
                  <w:sz w:val="22"/>
                  <w:szCs w:val="22"/>
                  <w:lang w:eastAsia="ru-RU"/>
                  <w:rPrChange w:id="5159" w:author="Елена Белолипецкая" w:date="2024-05-25T22:35:00Z">
                    <w:rPr>
                      <w:rFonts w:eastAsia="Times New Roman"/>
                      <w:lang w:eastAsia="ru-RU"/>
                    </w:rPr>
                  </w:rPrChange>
                </w:rPr>
                <w:t>,</w:t>
              </w:r>
            </w:ins>
            <w:r w:rsidRPr="008A0D15">
              <w:rPr>
                <w:rFonts w:eastAsia="Times New Roman"/>
                <w:sz w:val="22"/>
                <w:szCs w:val="22"/>
                <w:lang w:eastAsia="ru-RU"/>
                <w:rPrChange w:id="5160" w:author="Елена Белолипецкая" w:date="2024-05-25T22:35:00Z">
                  <w:rPr>
                    <w:rFonts w:eastAsia="Times New Roman"/>
                    <w:lang w:eastAsia="ru-RU"/>
                  </w:rPr>
                </w:rPrChange>
              </w:rPr>
              <w:t>63</w:t>
            </w:r>
            <w:del w:id="5161" w:author="Елена Белолипецкая" w:date="2024-05-25T22:32:00Z">
              <w:r w:rsidRPr="008A0D15" w:rsidDel="008A0D15">
                <w:rPr>
                  <w:rFonts w:eastAsia="Times New Roman"/>
                  <w:sz w:val="22"/>
                  <w:szCs w:val="22"/>
                  <w:lang w:eastAsia="ru-RU"/>
                  <w:rPrChange w:id="5162" w:author="Елена Белолипецкая" w:date="2024-05-25T22:35:00Z">
                    <w:rPr>
                      <w:rFonts w:eastAsia="Times New Roman"/>
                      <w:lang w:eastAsia="ru-RU"/>
                    </w:rPr>
                  </w:rPrChange>
                </w:rPr>
                <w:delText>,</w:delText>
              </w:r>
            </w:del>
            <w:ins w:id="5163" w:author="Елена Белолипецкая" w:date="2024-05-25T22:32:00Z">
              <w:r w:rsidR="008A0D15" w:rsidRPr="008A0D15">
                <w:rPr>
                  <w:rFonts w:eastAsia="Times New Roman"/>
                  <w:sz w:val="22"/>
                  <w:szCs w:val="22"/>
                  <w:lang w:val="en-US" w:eastAsia="ru-RU"/>
                  <w:rPrChange w:id="5164" w:author="Елена Белолипецкая" w:date="2024-05-25T22:35:00Z">
                    <w:rPr>
                      <w:rFonts w:eastAsia="Times New Roman"/>
                      <w:lang w:val="en-US" w:eastAsia="ru-RU"/>
                    </w:rPr>
                  </w:rPrChange>
                </w:rPr>
                <w:t>;</w:t>
              </w:r>
            </w:ins>
            <w:r w:rsidRPr="008A0D15">
              <w:rPr>
                <w:rFonts w:eastAsia="Times New Roman"/>
                <w:sz w:val="22"/>
                <w:szCs w:val="22"/>
                <w:lang w:eastAsia="ru-RU"/>
                <w:rPrChange w:id="5165" w:author="Елена Белолипецкая" w:date="2024-05-25T22:35:00Z">
                  <w:rPr>
                    <w:rFonts w:eastAsia="Times New Roman"/>
                    <w:lang w:eastAsia="ru-RU"/>
                  </w:rPr>
                </w:rPrChange>
              </w:rPr>
              <w:br/>
              <w:t>0</w:t>
            </w:r>
            <w:del w:id="5166" w:author="Елена Белолипецкая" w:date="2024-05-25T22:28:00Z">
              <w:r w:rsidRPr="008A0D15" w:rsidDel="00FE0F3F">
                <w:rPr>
                  <w:rFonts w:eastAsia="Times New Roman"/>
                  <w:sz w:val="22"/>
                  <w:szCs w:val="22"/>
                  <w:lang w:eastAsia="ru-RU"/>
                  <w:rPrChange w:id="5167" w:author="Елена Белолипецкая" w:date="2024-05-25T22:35:00Z">
                    <w:rPr>
                      <w:rFonts w:eastAsia="Times New Roman"/>
                      <w:lang w:eastAsia="ru-RU"/>
                    </w:rPr>
                  </w:rPrChange>
                </w:rPr>
                <w:delText>.</w:delText>
              </w:r>
            </w:del>
            <w:ins w:id="5168" w:author="Елена Белолипецкая" w:date="2024-05-25T22:28:00Z">
              <w:r w:rsidR="00FE0F3F" w:rsidRPr="008A0D15">
                <w:rPr>
                  <w:rFonts w:eastAsia="Times New Roman"/>
                  <w:sz w:val="22"/>
                  <w:szCs w:val="22"/>
                  <w:lang w:eastAsia="ru-RU"/>
                  <w:rPrChange w:id="5169" w:author="Елена Белолипецкая" w:date="2024-05-25T22:35:00Z">
                    <w:rPr>
                      <w:rFonts w:eastAsia="Times New Roman"/>
                      <w:lang w:eastAsia="ru-RU"/>
                    </w:rPr>
                  </w:rPrChange>
                </w:rPr>
                <w:t>,</w:t>
              </w:r>
            </w:ins>
            <w:r w:rsidRPr="008A0D15">
              <w:rPr>
                <w:rFonts w:eastAsia="Times New Roman"/>
                <w:sz w:val="22"/>
                <w:szCs w:val="22"/>
                <w:lang w:eastAsia="ru-RU"/>
                <w:rPrChange w:id="5170" w:author="Елена Белолипецкая" w:date="2024-05-25T22:35:00Z">
                  <w:rPr>
                    <w:rFonts w:eastAsia="Times New Roman"/>
                    <w:lang w:eastAsia="ru-RU"/>
                  </w:rPr>
                </w:rPrChange>
              </w:rPr>
              <w:t>91)</w:t>
            </w:r>
          </w:p>
        </w:tc>
        <w:tc>
          <w:tcPr>
            <w:tcW w:w="309" w:type="pct"/>
            <w:tcMar>
              <w:top w:w="45" w:type="dxa"/>
              <w:left w:w="75" w:type="dxa"/>
              <w:bottom w:w="45" w:type="dxa"/>
              <w:right w:w="75" w:type="dxa"/>
            </w:tcMar>
            <w:vAlign w:val="center"/>
            <w:hideMark/>
          </w:tcPr>
          <w:p w14:paraId="3F8C935A" w14:textId="77777777" w:rsidR="008269BA" w:rsidRPr="008A0D15" w:rsidRDefault="008269BA">
            <w:pPr>
              <w:spacing w:after="0" w:line="240" w:lineRule="auto"/>
              <w:rPr>
                <w:rFonts w:eastAsia="Times New Roman"/>
                <w:sz w:val="22"/>
                <w:szCs w:val="22"/>
                <w:lang w:eastAsia="ru-RU"/>
                <w:rPrChange w:id="5171" w:author="Елена Белолипецкая" w:date="2024-05-25T22:35:00Z">
                  <w:rPr>
                    <w:rFonts w:eastAsia="Times New Roman"/>
                    <w:lang w:eastAsia="ru-RU"/>
                  </w:rPr>
                </w:rPrChange>
              </w:rPr>
              <w:pPrChange w:id="5172" w:author="Елена Белолипецкая" w:date="2024-05-25T22:31:00Z">
                <w:pPr>
                  <w:spacing w:before="75" w:after="75" w:line="240" w:lineRule="auto"/>
                </w:pPr>
              </w:pPrChange>
            </w:pPr>
          </w:p>
        </w:tc>
        <w:tc>
          <w:tcPr>
            <w:tcW w:w="1508" w:type="pct"/>
            <w:vMerge/>
            <w:vAlign w:val="center"/>
            <w:hideMark/>
          </w:tcPr>
          <w:p w14:paraId="0EFDBA2B" w14:textId="77777777" w:rsidR="008269BA" w:rsidRPr="008A0D15" w:rsidRDefault="008269BA">
            <w:pPr>
              <w:spacing w:after="0" w:line="240" w:lineRule="auto"/>
              <w:rPr>
                <w:rFonts w:eastAsia="Times New Roman"/>
                <w:sz w:val="22"/>
                <w:szCs w:val="22"/>
                <w:lang w:eastAsia="ru-RU"/>
                <w:rPrChange w:id="5173" w:author="Елена Белолипецкая" w:date="2024-05-25T22:35:00Z">
                  <w:rPr>
                    <w:rFonts w:eastAsia="Times New Roman"/>
                    <w:lang w:eastAsia="ru-RU"/>
                  </w:rPr>
                </w:rPrChange>
              </w:rPr>
              <w:pPrChange w:id="5174" w:author="Елена Белолипецкая" w:date="2024-05-25T22:31:00Z">
                <w:pPr>
                  <w:spacing w:before="75" w:after="75" w:line="240" w:lineRule="auto"/>
                </w:pPr>
              </w:pPrChange>
            </w:pPr>
          </w:p>
        </w:tc>
      </w:tr>
      <w:tr w:rsidR="008269BA" w:rsidRPr="008A0D15" w14:paraId="6DB9FD80" w14:textId="77777777" w:rsidTr="00FE0F3F">
        <w:tc>
          <w:tcPr>
            <w:tcW w:w="1818" w:type="pct"/>
            <w:tcMar>
              <w:top w:w="45" w:type="dxa"/>
              <w:left w:w="75" w:type="dxa"/>
              <w:bottom w:w="45" w:type="dxa"/>
              <w:right w:w="75" w:type="dxa"/>
            </w:tcMar>
            <w:vAlign w:val="center"/>
            <w:hideMark/>
            <w:tcPrChange w:id="5175" w:author="Елена Белолипецкая" w:date="2024-05-25T22:26:00Z">
              <w:tcPr>
                <w:tcW w:w="1967" w:type="pct"/>
                <w:gridSpan w:val="2"/>
                <w:tcMar>
                  <w:top w:w="45" w:type="dxa"/>
                  <w:left w:w="75" w:type="dxa"/>
                  <w:bottom w:w="45" w:type="dxa"/>
                  <w:right w:w="75" w:type="dxa"/>
                </w:tcMar>
                <w:vAlign w:val="center"/>
                <w:hideMark/>
              </w:tcPr>
            </w:tcPrChange>
          </w:tcPr>
          <w:p w14:paraId="258AB193" w14:textId="77777777" w:rsidR="008269BA" w:rsidRPr="008A0D15" w:rsidRDefault="008269BA">
            <w:pPr>
              <w:spacing w:after="0" w:line="240" w:lineRule="auto"/>
              <w:rPr>
                <w:rFonts w:eastAsia="Times New Roman"/>
                <w:sz w:val="22"/>
                <w:szCs w:val="22"/>
                <w:lang w:eastAsia="ru-RU"/>
                <w:rPrChange w:id="5176" w:author="Елена Белолипецкая" w:date="2024-05-25T22:35:00Z">
                  <w:rPr>
                    <w:rFonts w:eastAsia="Times New Roman"/>
                    <w:lang w:eastAsia="ru-RU"/>
                  </w:rPr>
                </w:rPrChange>
              </w:rPr>
              <w:pPrChange w:id="5177" w:author="Елена Белолипецкая" w:date="2024-05-25T22:31:00Z">
                <w:pPr>
                  <w:spacing w:before="75" w:after="75" w:line="240" w:lineRule="auto"/>
                </w:pPr>
              </w:pPrChange>
            </w:pPr>
            <w:r w:rsidRPr="008A0D15">
              <w:rPr>
                <w:rFonts w:eastAsia="Times New Roman"/>
                <w:sz w:val="22"/>
                <w:szCs w:val="22"/>
                <w:lang w:eastAsia="ru-RU"/>
                <w:rPrChange w:id="5178" w:author="Елена Белолипецкая" w:date="2024-05-25T22:35:00Z">
                  <w:rPr>
                    <w:rFonts w:eastAsia="Times New Roman"/>
                    <w:lang w:eastAsia="ru-RU"/>
                  </w:rPr>
                </w:rPrChange>
              </w:rPr>
              <w:br/>
              <w:t>Рифапентин</w:t>
            </w:r>
            <w:r w:rsidRPr="008A0D15">
              <w:rPr>
                <w:rFonts w:eastAsia="Times New Roman"/>
                <w:sz w:val="22"/>
                <w:szCs w:val="22"/>
                <w:lang w:eastAsia="ru-RU"/>
                <w:rPrChange w:id="5179" w:author="Елена Белолипецкая" w:date="2024-05-25T22:35:00Z">
                  <w:rPr>
                    <w:rFonts w:eastAsia="Times New Roman"/>
                    <w:lang w:eastAsia="ru-RU"/>
                  </w:rPr>
                </w:rPrChange>
              </w:rPr>
              <w:br/>
              <w:t>(Индукция P-гликопротеина</w:t>
            </w:r>
            <w:r w:rsidRPr="008A0D15">
              <w:rPr>
                <w:rFonts w:eastAsia="Times New Roman"/>
                <w:sz w:val="22"/>
                <w:szCs w:val="22"/>
                <w:lang w:eastAsia="ru-RU"/>
                <w:rPrChange w:id="5180" w:author="Елена Белолипецкая" w:date="2024-05-25T22:35:00Z">
                  <w:rPr>
                    <w:rFonts w:eastAsia="Times New Roman"/>
                    <w:lang w:eastAsia="ru-RU"/>
                  </w:rPr>
                </w:rPrChange>
              </w:rPr>
              <w:br/>
              <w:t>и ферментов системы цитохрома)</w:t>
            </w:r>
          </w:p>
        </w:tc>
        <w:tc>
          <w:tcPr>
            <w:tcW w:w="1674" w:type="pct"/>
            <w:gridSpan w:val="4"/>
            <w:tcMar>
              <w:top w:w="45" w:type="dxa"/>
              <w:left w:w="75" w:type="dxa"/>
              <w:bottom w:w="45" w:type="dxa"/>
              <w:right w:w="75" w:type="dxa"/>
            </w:tcMar>
            <w:vAlign w:val="center"/>
            <w:hideMark/>
            <w:tcPrChange w:id="5181" w:author="Елена Белолипецкая" w:date="2024-05-25T22:26:00Z">
              <w:tcPr>
                <w:tcW w:w="1526" w:type="pct"/>
                <w:gridSpan w:val="7"/>
                <w:tcMar>
                  <w:top w:w="45" w:type="dxa"/>
                  <w:left w:w="75" w:type="dxa"/>
                  <w:bottom w:w="45" w:type="dxa"/>
                  <w:right w:w="75" w:type="dxa"/>
                </w:tcMar>
                <w:vAlign w:val="center"/>
                <w:hideMark/>
              </w:tcPr>
            </w:tcPrChange>
          </w:tcPr>
          <w:p w14:paraId="54CB276C" w14:textId="77777777" w:rsidR="008269BA" w:rsidRPr="008A0D15" w:rsidRDefault="008269BA">
            <w:pPr>
              <w:spacing w:after="0" w:line="240" w:lineRule="auto"/>
              <w:rPr>
                <w:rFonts w:eastAsia="Times New Roman"/>
                <w:sz w:val="22"/>
                <w:szCs w:val="22"/>
                <w:lang w:eastAsia="ru-RU"/>
                <w:rPrChange w:id="5182" w:author="Елена Белолипецкая" w:date="2024-05-25T22:35:00Z">
                  <w:rPr>
                    <w:rFonts w:eastAsia="Times New Roman"/>
                    <w:lang w:eastAsia="ru-RU"/>
                  </w:rPr>
                </w:rPrChange>
              </w:rPr>
              <w:pPrChange w:id="5183" w:author="Елена Белолипецкая" w:date="2024-05-25T22:31:00Z">
                <w:pPr>
                  <w:spacing w:before="75" w:after="75" w:line="240" w:lineRule="auto"/>
                </w:pPr>
              </w:pPrChange>
            </w:pPr>
            <w:r w:rsidRPr="008A0D15">
              <w:rPr>
                <w:rFonts w:eastAsia="Times New Roman"/>
                <w:sz w:val="22"/>
                <w:szCs w:val="22"/>
                <w:lang w:eastAsia="ru-RU"/>
                <w:rPrChange w:id="5184" w:author="Елена Белолипецкая" w:date="2024-05-25T22:35:00Z">
                  <w:rPr>
                    <w:rFonts w:eastAsia="Times New Roman"/>
                    <w:lang w:eastAsia="ru-RU"/>
                  </w:rPr>
                </w:rPrChange>
              </w:rPr>
              <w:t>Взаимодействие не исследовалось.</w:t>
            </w:r>
            <w:r w:rsidRPr="008A0D15">
              <w:rPr>
                <w:rFonts w:eastAsia="Times New Roman"/>
                <w:sz w:val="22"/>
                <w:szCs w:val="22"/>
                <w:lang w:eastAsia="ru-RU"/>
                <w:rPrChange w:id="5185" w:author="Елена Белолипецкая" w:date="2024-05-25T22:35:00Z">
                  <w:rPr>
                    <w:rFonts w:eastAsia="Times New Roman"/>
                    <w:lang w:eastAsia="ru-RU"/>
                  </w:rPr>
                </w:rPrChange>
              </w:rPr>
              <w:br/>
            </w:r>
            <w:r w:rsidRPr="008A0D15">
              <w:rPr>
                <w:rFonts w:eastAsia="Times New Roman"/>
                <w:i/>
                <w:iCs/>
                <w:sz w:val="22"/>
                <w:szCs w:val="22"/>
                <w:lang w:eastAsia="ru-RU"/>
                <w:rPrChange w:id="5186" w:author="Елена Белолипецкая" w:date="2024-05-25T22:35:00Z">
                  <w:rPr>
                    <w:rFonts w:eastAsia="Times New Roman"/>
                    <w:i/>
                    <w:iCs/>
                    <w:lang w:eastAsia="ru-RU"/>
                  </w:rPr>
                </w:rPrChange>
              </w:rPr>
              <w:t>Ожидается:</w:t>
            </w:r>
            <w:r w:rsidRPr="008A0D15">
              <w:rPr>
                <w:rFonts w:eastAsia="Times New Roman"/>
                <w:sz w:val="22"/>
                <w:szCs w:val="22"/>
                <w:lang w:eastAsia="ru-RU"/>
                <w:rPrChange w:id="5187" w:author="Елена Белолипецкая" w:date="2024-05-25T22:35:00Z">
                  <w:rPr>
                    <w:rFonts w:eastAsia="Times New Roman"/>
                    <w:lang w:eastAsia="ru-RU"/>
                  </w:rPr>
                </w:rPrChange>
              </w:rPr>
              <w:br/>
              <w:t>↓ Софосбувир</w:t>
            </w:r>
            <w:r w:rsidRPr="008A0D15">
              <w:rPr>
                <w:rFonts w:eastAsia="Times New Roman"/>
                <w:sz w:val="22"/>
                <w:szCs w:val="22"/>
                <w:lang w:eastAsia="ru-RU"/>
                <w:rPrChange w:id="5188" w:author="Елена Белолипецкая" w:date="2024-05-25T22:35:00Z">
                  <w:rPr>
                    <w:rFonts w:eastAsia="Times New Roman"/>
                    <w:lang w:eastAsia="ru-RU"/>
                  </w:rPr>
                </w:rPrChange>
              </w:rPr>
              <w:br/>
              <w:t>↓ Велпатасвир</w:t>
            </w:r>
          </w:p>
        </w:tc>
        <w:tc>
          <w:tcPr>
            <w:tcW w:w="1508" w:type="pct"/>
            <w:tcMar>
              <w:top w:w="45" w:type="dxa"/>
              <w:left w:w="75" w:type="dxa"/>
              <w:bottom w:w="45" w:type="dxa"/>
              <w:right w:w="75" w:type="dxa"/>
            </w:tcMar>
            <w:vAlign w:val="center"/>
            <w:hideMark/>
            <w:tcPrChange w:id="5189" w:author="Елена Белолипецкая" w:date="2024-05-25T22:26:00Z">
              <w:tcPr>
                <w:tcW w:w="1508" w:type="pct"/>
                <w:tcMar>
                  <w:top w:w="45" w:type="dxa"/>
                  <w:left w:w="75" w:type="dxa"/>
                  <w:bottom w:w="45" w:type="dxa"/>
                  <w:right w:w="75" w:type="dxa"/>
                </w:tcMar>
                <w:vAlign w:val="center"/>
                <w:hideMark/>
              </w:tcPr>
            </w:tcPrChange>
          </w:tcPr>
          <w:p w14:paraId="10B43DF8" w14:textId="0A833035" w:rsidR="008269BA" w:rsidRPr="008A0D15" w:rsidRDefault="008269BA">
            <w:pPr>
              <w:spacing w:after="0" w:line="240" w:lineRule="auto"/>
              <w:rPr>
                <w:rFonts w:eastAsia="Times New Roman"/>
                <w:sz w:val="22"/>
                <w:szCs w:val="22"/>
                <w:lang w:eastAsia="ru-RU"/>
                <w:rPrChange w:id="5190" w:author="Елена Белолипецкая" w:date="2024-05-25T22:35:00Z">
                  <w:rPr>
                    <w:rFonts w:eastAsia="Times New Roman"/>
                    <w:lang w:eastAsia="ru-RU"/>
                  </w:rPr>
                </w:rPrChange>
              </w:rPr>
              <w:pPrChange w:id="5191" w:author="Елена Белолипецкая" w:date="2024-05-25T22:31:00Z">
                <w:pPr>
                  <w:spacing w:before="75" w:after="75" w:line="240" w:lineRule="auto"/>
                </w:pPr>
              </w:pPrChange>
            </w:pPr>
            <w:r w:rsidRPr="008A0D15">
              <w:rPr>
                <w:rFonts w:eastAsia="Times New Roman"/>
                <w:sz w:val="22"/>
                <w:szCs w:val="22"/>
                <w:lang w:eastAsia="ru-RU"/>
                <w:rPrChange w:id="5192" w:author="Елена Белолипецкая" w:date="2024-05-25T22:35:00Z">
                  <w:rPr>
                    <w:rFonts w:eastAsia="Times New Roman"/>
                    <w:lang w:eastAsia="ru-RU"/>
                  </w:rPr>
                </w:rPrChange>
              </w:rPr>
              <w:t xml:space="preserve">Ожидается, что совместное применение </w:t>
            </w:r>
            <w:r w:rsidR="00F3138E" w:rsidRPr="008A0D15">
              <w:rPr>
                <w:rFonts w:eastAsia="Times New Roman"/>
                <w:sz w:val="22"/>
                <w:szCs w:val="22"/>
                <w:lang w:eastAsia="ru-RU"/>
                <w:rPrChange w:id="5193" w:author="Елена Белолипецкая" w:date="2024-05-25T22:35:00Z">
                  <w:rPr>
                    <w:rFonts w:eastAsia="Times New Roman"/>
                    <w:lang w:eastAsia="ru-RU"/>
                  </w:rPr>
                </w:rPrChange>
              </w:rPr>
              <w:t xml:space="preserve"> комбинации софосбувир+велтапасвир </w:t>
            </w:r>
            <w:r w:rsidRPr="008A0D15">
              <w:rPr>
                <w:rFonts w:eastAsia="Times New Roman"/>
                <w:sz w:val="22"/>
                <w:szCs w:val="22"/>
                <w:lang w:eastAsia="ru-RU"/>
                <w:rPrChange w:id="5194" w:author="Елена Белолипецкая" w:date="2024-05-25T22:35:00Z">
                  <w:rPr>
                    <w:rFonts w:eastAsia="Times New Roman"/>
                    <w:lang w:eastAsia="ru-RU"/>
                  </w:rPr>
                </w:rPrChange>
              </w:rPr>
              <w:t xml:space="preserve">с рифапентином может снижать концентрацию софосбувира и велпатасвира, что приведет к снижению терапевтического эффекта </w:t>
            </w:r>
            <w:r w:rsidR="00F3138E" w:rsidRPr="008A0D15">
              <w:rPr>
                <w:rFonts w:eastAsia="Times New Roman"/>
                <w:sz w:val="22"/>
                <w:szCs w:val="22"/>
                <w:lang w:eastAsia="ru-RU"/>
                <w:rPrChange w:id="5195" w:author="Елена Белолипецкая" w:date="2024-05-25T22:35:00Z">
                  <w:rPr>
                    <w:rFonts w:eastAsia="Times New Roman"/>
                    <w:lang w:eastAsia="ru-RU"/>
                  </w:rPr>
                </w:rPrChange>
              </w:rPr>
              <w:t xml:space="preserve"> комбинации софосбувир+велтапасвир. </w:t>
            </w:r>
            <w:r w:rsidRPr="008A0D15">
              <w:rPr>
                <w:rFonts w:eastAsia="Times New Roman"/>
                <w:sz w:val="22"/>
                <w:szCs w:val="22"/>
                <w:lang w:eastAsia="ru-RU"/>
                <w:rPrChange w:id="5196" w:author="Елена Белолипецкая" w:date="2024-05-25T22:35:00Z">
                  <w:rPr>
                    <w:rFonts w:eastAsia="Times New Roman"/>
                    <w:lang w:eastAsia="ru-RU"/>
                  </w:rPr>
                </w:rPrChange>
              </w:rPr>
              <w:t xml:space="preserve">Одновременный прием не рекомендуется </w:t>
            </w:r>
          </w:p>
        </w:tc>
      </w:tr>
      <w:tr w:rsidR="008269BA" w:rsidRPr="008A0D15" w14:paraId="756372CF" w14:textId="77777777" w:rsidTr="00FE0F3F">
        <w:tc>
          <w:tcPr>
            <w:tcW w:w="5000" w:type="pct"/>
            <w:gridSpan w:val="6"/>
            <w:tcMar>
              <w:top w:w="45" w:type="dxa"/>
              <w:left w:w="75" w:type="dxa"/>
              <w:bottom w:w="45" w:type="dxa"/>
              <w:right w:w="75" w:type="dxa"/>
            </w:tcMar>
            <w:vAlign w:val="center"/>
            <w:hideMark/>
            <w:tcPrChange w:id="5197" w:author="Елена Белолипецкая" w:date="2024-05-25T22:26:00Z">
              <w:tcPr>
                <w:tcW w:w="5000" w:type="pct"/>
                <w:gridSpan w:val="10"/>
                <w:tcMar>
                  <w:top w:w="45" w:type="dxa"/>
                  <w:left w:w="75" w:type="dxa"/>
                  <w:bottom w:w="45" w:type="dxa"/>
                  <w:right w:w="75" w:type="dxa"/>
                </w:tcMar>
                <w:vAlign w:val="center"/>
                <w:hideMark/>
              </w:tcPr>
            </w:tcPrChange>
          </w:tcPr>
          <w:p w14:paraId="133F105D" w14:textId="77777777" w:rsidR="008269BA" w:rsidRPr="008A0D15" w:rsidRDefault="008269BA">
            <w:pPr>
              <w:spacing w:after="0" w:line="240" w:lineRule="auto"/>
              <w:rPr>
                <w:rFonts w:eastAsia="Times New Roman"/>
                <w:sz w:val="22"/>
                <w:szCs w:val="22"/>
                <w:lang w:eastAsia="ru-RU"/>
                <w:rPrChange w:id="5198" w:author="Елена Белолипецкая" w:date="2024-05-25T22:35:00Z">
                  <w:rPr>
                    <w:rFonts w:eastAsia="Times New Roman"/>
                    <w:lang w:eastAsia="ru-RU"/>
                  </w:rPr>
                </w:rPrChange>
              </w:rPr>
              <w:pPrChange w:id="5199" w:author="Елена Белолипецкая" w:date="2024-05-25T22:31:00Z">
                <w:pPr>
                  <w:spacing w:before="75" w:after="75" w:line="240" w:lineRule="auto"/>
                </w:pPr>
              </w:pPrChange>
            </w:pPr>
            <w:r w:rsidRPr="008A0D15">
              <w:rPr>
                <w:rFonts w:eastAsia="Times New Roman"/>
                <w:b/>
                <w:bCs/>
                <w:i/>
                <w:iCs/>
                <w:sz w:val="22"/>
                <w:szCs w:val="22"/>
                <w:lang w:eastAsia="ru-RU"/>
                <w:rPrChange w:id="5200" w:author="Елена Белолипецкая" w:date="2024-05-25T22:35:00Z">
                  <w:rPr>
                    <w:rFonts w:eastAsia="Times New Roman"/>
                    <w:b/>
                    <w:bCs/>
                    <w:i/>
                    <w:iCs/>
                    <w:lang w:eastAsia="ru-RU"/>
                  </w:rPr>
                </w:rPrChange>
              </w:rPr>
              <w:lastRenderedPageBreak/>
              <w:t>Противовирусные препараты для лечения ВИЧ: ингибиторы обратной транскриптазы</w:t>
            </w:r>
          </w:p>
        </w:tc>
      </w:tr>
      <w:tr w:rsidR="008269BA" w:rsidRPr="008A0D15" w14:paraId="6399F2B1" w14:textId="77777777" w:rsidTr="00FE0F3F">
        <w:tc>
          <w:tcPr>
            <w:tcW w:w="1818" w:type="pct"/>
            <w:tcMar>
              <w:top w:w="45" w:type="dxa"/>
              <w:left w:w="75" w:type="dxa"/>
              <w:bottom w:w="45" w:type="dxa"/>
              <w:right w:w="75" w:type="dxa"/>
            </w:tcMar>
            <w:vAlign w:val="center"/>
            <w:hideMark/>
            <w:tcPrChange w:id="5201" w:author="Елена Белолипецкая" w:date="2024-05-25T22:26:00Z">
              <w:tcPr>
                <w:tcW w:w="1967" w:type="pct"/>
                <w:gridSpan w:val="2"/>
                <w:tcMar>
                  <w:top w:w="45" w:type="dxa"/>
                  <w:left w:w="75" w:type="dxa"/>
                  <w:bottom w:w="45" w:type="dxa"/>
                  <w:right w:w="75" w:type="dxa"/>
                </w:tcMar>
                <w:vAlign w:val="center"/>
                <w:hideMark/>
              </w:tcPr>
            </w:tcPrChange>
          </w:tcPr>
          <w:p w14:paraId="033863CB" w14:textId="77777777" w:rsidR="008269BA" w:rsidRPr="008A0D15" w:rsidRDefault="008269BA">
            <w:pPr>
              <w:spacing w:after="0" w:line="240" w:lineRule="auto"/>
              <w:rPr>
                <w:rFonts w:eastAsia="Times New Roman"/>
                <w:sz w:val="22"/>
                <w:szCs w:val="22"/>
                <w:lang w:eastAsia="ru-RU"/>
                <w:rPrChange w:id="5202" w:author="Елена Белолипецкая" w:date="2024-05-25T22:35:00Z">
                  <w:rPr>
                    <w:rFonts w:eastAsia="Times New Roman"/>
                    <w:lang w:eastAsia="ru-RU"/>
                  </w:rPr>
                </w:rPrChange>
              </w:rPr>
              <w:pPrChange w:id="5203" w:author="Елена Белолипецкая" w:date="2024-05-25T22:31:00Z">
                <w:pPr>
                  <w:spacing w:before="75" w:after="75" w:line="240" w:lineRule="auto"/>
                </w:pPr>
              </w:pPrChange>
            </w:pPr>
            <w:r w:rsidRPr="008A0D15">
              <w:rPr>
                <w:rFonts w:eastAsia="Times New Roman"/>
                <w:sz w:val="22"/>
                <w:szCs w:val="22"/>
                <w:lang w:eastAsia="ru-RU"/>
                <w:rPrChange w:id="5204" w:author="Елена Белолипецкая" w:date="2024-05-25T22:35:00Z">
                  <w:rPr>
                    <w:rFonts w:eastAsia="Times New Roman"/>
                    <w:lang w:eastAsia="ru-RU"/>
                  </w:rPr>
                </w:rPrChange>
              </w:rPr>
              <w:t>Тенофовира дизопроксила фумарат</w:t>
            </w:r>
          </w:p>
        </w:tc>
        <w:tc>
          <w:tcPr>
            <w:tcW w:w="3182" w:type="pct"/>
            <w:gridSpan w:val="5"/>
            <w:tcMar>
              <w:top w:w="45" w:type="dxa"/>
              <w:left w:w="75" w:type="dxa"/>
              <w:bottom w:w="45" w:type="dxa"/>
              <w:right w:w="75" w:type="dxa"/>
            </w:tcMar>
            <w:vAlign w:val="center"/>
            <w:hideMark/>
            <w:tcPrChange w:id="5205" w:author="Елена Белолипецкая" w:date="2024-05-25T22:26:00Z">
              <w:tcPr>
                <w:tcW w:w="3033" w:type="pct"/>
                <w:gridSpan w:val="8"/>
                <w:tcMar>
                  <w:top w:w="45" w:type="dxa"/>
                  <w:left w:w="75" w:type="dxa"/>
                  <w:bottom w:w="45" w:type="dxa"/>
                  <w:right w:w="75" w:type="dxa"/>
                </w:tcMar>
                <w:vAlign w:val="center"/>
                <w:hideMark/>
              </w:tcPr>
            </w:tcPrChange>
          </w:tcPr>
          <w:p w14:paraId="25590823" w14:textId="7D5B0FDD" w:rsidR="008269BA" w:rsidRPr="008A0D15" w:rsidRDefault="00F3138E">
            <w:pPr>
              <w:spacing w:after="0" w:line="240" w:lineRule="auto"/>
              <w:rPr>
                <w:rFonts w:eastAsia="Times New Roman"/>
                <w:sz w:val="22"/>
                <w:szCs w:val="22"/>
                <w:lang w:eastAsia="ru-RU"/>
                <w:rPrChange w:id="5206" w:author="Елена Белолипецкая" w:date="2024-05-25T22:35:00Z">
                  <w:rPr>
                    <w:rFonts w:eastAsia="Times New Roman"/>
                    <w:lang w:eastAsia="ru-RU"/>
                  </w:rPr>
                </w:rPrChange>
              </w:rPr>
              <w:pPrChange w:id="5207" w:author="Елена Белолипецкая" w:date="2024-05-25T22:31:00Z">
                <w:pPr>
                  <w:spacing w:before="75" w:after="75" w:line="240" w:lineRule="auto"/>
                </w:pPr>
              </w:pPrChange>
            </w:pPr>
            <w:r w:rsidRPr="008A0D15">
              <w:rPr>
                <w:rFonts w:eastAsia="Times New Roman"/>
                <w:sz w:val="22"/>
                <w:szCs w:val="22"/>
                <w:lang w:eastAsia="ru-RU"/>
                <w:rPrChange w:id="5208" w:author="Елена Белолипецкая" w:date="2024-05-25T22:35:00Z">
                  <w:rPr>
                    <w:rFonts w:eastAsia="Times New Roman"/>
                    <w:lang w:eastAsia="ru-RU"/>
                  </w:rPr>
                </w:rPrChange>
              </w:rPr>
              <w:t xml:space="preserve">Комбинация софосбувир+велтапасвир </w:t>
            </w:r>
            <w:r w:rsidR="008269BA" w:rsidRPr="008A0D15">
              <w:rPr>
                <w:rFonts w:eastAsia="Times New Roman"/>
                <w:sz w:val="22"/>
                <w:szCs w:val="22"/>
                <w:lang w:eastAsia="ru-RU"/>
                <w:rPrChange w:id="5209" w:author="Елена Белолипецкая" w:date="2024-05-25T22:35:00Z">
                  <w:rPr>
                    <w:rFonts w:eastAsia="Times New Roman"/>
                    <w:lang w:eastAsia="ru-RU"/>
                  </w:rPr>
                </w:rPrChange>
              </w:rPr>
              <w:t>продемонстрировал повышение экспозиции тенофовира (ингибирование P-гликопротеина). Повышение экспозиции тенофовира (AUC и C</w:t>
            </w:r>
            <w:r w:rsidR="008269BA" w:rsidRPr="008A0D15">
              <w:rPr>
                <w:rFonts w:eastAsia="Times New Roman"/>
                <w:sz w:val="22"/>
                <w:szCs w:val="22"/>
                <w:vertAlign w:val="subscript"/>
                <w:lang w:eastAsia="ru-RU"/>
                <w:rPrChange w:id="5210" w:author="Елена Белолипецкая" w:date="2024-05-25T22:35:00Z">
                  <w:rPr>
                    <w:rFonts w:eastAsia="Times New Roman"/>
                    <w:vertAlign w:val="subscript"/>
                    <w:lang w:eastAsia="ru-RU"/>
                  </w:rPr>
                </w:rPrChange>
              </w:rPr>
              <w:t>max</w:t>
            </w:r>
            <w:r w:rsidR="008269BA" w:rsidRPr="008A0D15">
              <w:rPr>
                <w:rFonts w:eastAsia="Times New Roman"/>
                <w:sz w:val="22"/>
                <w:szCs w:val="22"/>
                <w:lang w:eastAsia="ru-RU"/>
                <w:rPrChange w:id="5211" w:author="Елена Белолипецкая" w:date="2024-05-25T22:35:00Z">
                  <w:rPr>
                    <w:rFonts w:eastAsia="Times New Roman"/>
                    <w:lang w:eastAsia="ru-RU"/>
                  </w:rPr>
                </w:rPrChange>
              </w:rPr>
              <w:t>) составило около 40-80% во время совместного применения</w:t>
            </w:r>
            <w:r w:rsidRPr="008A0D15">
              <w:rPr>
                <w:rFonts w:eastAsia="Times New Roman"/>
                <w:sz w:val="22"/>
                <w:szCs w:val="22"/>
                <w:lang w:eastAsia="ru-RU"/>
                <w:rPrChange w:id="5212" w:author="Елена Белолипецкая" w:date="2024-05-25T22:35:00Z">
                  <w:rPr>
                    <w:rFonts w:eastAsia="Times New Roman"/>
                    <w:lang w:eastAsia="ru-RU"/>
                  </w:rPr>
                </w:rPrChange>
              </w:rPr>
              <w:t xml:space="preserve"> комбинации софосбувир+велтапасвир </w:t>
            </w:r>
            <w:r w:rsidR="008269BA" w:rsidRPr="008A0D15">
              <w:rPr>
                <w:rFonts w:eastAsia="Times New Roman"/>
                <w:sz w:val="22"/>
                <w:szCs w:val="22"/>
                <w:lang w:eastAsia="ru-RU"/>
                <w:rPrChange w:id="5213" w:author="Елена Белолипецкая" w:date="2024-05-25T22:35:00Z">
                  <w:rPr>
                    <w:rFonts w:eastAsia="Times New Roman"/>
                    <w:lang w:eastAsia="ru-RU"/>
                  </w:rPr>
                </w:rPrChange>
              </w:rPr>
              <w:t> и тенофовира дизопроксила фумарата/эмтрицитабина в различных схемах лечения ВИЧ.</w:t>
            </w:r>
            <w:r w:rsidR="008269BA" w:rsidRPr="008A0D15">
              <w:rPr>
                <w:rFonts w:eastAsia="Times New Roman"/>
                <w:sz w:val="22"/>
                <w:szCs w:val="22"/>
                <w:lang w:eastAsia="ru-RU"/>
                <w:rPrChange w:id="5214" w:author="Елена Белолипецкая" w:date="2024-05-25T22:35:00Z">
                  <w:rPr>
                    <w:rFonts w:eastAsia="Times New Roman"/>
                    <w:lang w:eastAsia="ru-RU"/>
                  </w:rPr>
                </w:rPrChange>
              </w:rPr>
              <w:br/>
              <w:t xml:space="preserve">Пациенты, получающие одновременно тенофовира дизопроксила фумарат и </w:t>
            </w:r>
            <w:r w:rsidRPr="008A0D15">
              <w:rPr>
                <w:rFonts w:eastAsia="Times New Roman"/>
                <w:sz w:val="22"/>
                <w:szCs w:val="22"/>
                <w:lang w:eastAsia="ru-RU"/>
                <w:rPrChange w:id="5215" w:author="Елена Белолипецкая" w:date="2024-05-25T22:35:00Z">
                  <w:rPr>
                    <w:rFonts w:eastAsia="Times New Roman"/>
                    <w:lang w:eastAsia="ru-RU"/>
                  </w:rPr>
                </w:rPrChange>
              </w:rPr>
              <w:t xml:space="preserve"> комбинацию софосбувир+велтапасвир</w:t>
            </w:r>
            <w:r w:rsidR="008269BA" w:rsidRPr="008A0D15">
              <w:rPr>
                <w:rFonts w:eastAsia="Times New Roman"/>
                <w:sz w:val="22"/>
                <w:szCs w:val="22"/>
                <w:lang w:eastAsia="ru-RU"/>
                <w:rPrChange w:id="5216" w:author="Елена Белолипецкая" w:date="2024-05-25T22:35:00Z">
                  <w:rPr>
                    <w:rFonts w:eastAsia="Times New Roman"/>
                    <w:lang w:eastAsia="ru-RU"/>
                  </w:rPr>
                </w:rPrChange>
              </w:rPr>
              <w:t xml:space="preserve">, должны подвергаться мониторингу на выявление нежелательных реакций, связанных с тенофовира дизопроксила фумаратом. </w:t>
            </w:r>
          </w:p>
        </w:tc>
      </w:tr>
      <w:tr w:rsidR="00FE0F3F" w:rsidRPr="008A0D15" w14:paraId="6C4C83B2" w14:textId="77777777" w:rsidTr="00FE0F3F">
        <w:tc>
          <w:tcPr>
            <w:tcW w:w="1818" w:type="pct"/>
            <w:vMerge w:val="restart"/>
            <w:tcMar>
              <w:top w:w="45" w:type="dxa"/>
              <w:left w:w="75" w:type="dxa"/>
              <w:bottom w:w="45" w:type="dxa"/>
              <w:right w:w="75" w:type="dxa"/>
            </w:tcMar>
            <w:vAlign w:val="center"/>
            <w:hideMark/>
          </w:tcPr>
          <w:p w14:paraId="24006830" w14:textId="77777777" w:rsidR="008269BA" w:rsidRPr="008A0D15" w:rsidRDefault="008269BA">
            <w:pPr>
              <w:spacing w:after="0" w:line="240" w:lineRule="auto"/>
              <w:rPr>
                <w:rFonts w:eastAsia="Times New Roman"/>
                <w:sz w:val="22"/>
                <w:szCs w:val="22"/>
                <w:lang w:eastAsia="ru-RU"/>
                <w:rPrChange w:id="5217" w:author="Елена Белолипецкая" w:date="2024-05-25T22:35:00Z">
                  <w:rPr>
                    <w:rFonts w:eastAsia="Times New Roman"/>
                    <w:lang w:eastAsia="ru-RU"/>
                  </w:rPr>
                </w:rPrChange>
              </w:rPr>
              <w:pPrChange w:id="5218" w:author="Елена Белолипецкая" w:date="2024-05-25T22:31:00Z">
                <w:pPr>
                  <w:spacing w:before="75" w:after="75" w:line="240" w:lineRule="auto"/>
                </w:pPr>
              </w:pPrChange>
            </w:pPr>
            <w:r w:rsidRPr="008A0D15">
              <w:rPr>
                <w:rFonts w:eastAsia="Times New Roman"/>
                <w:sz w:val="22"/>
                <w:szCs w:val="22"/>
                <w:lang w:eastAsia="ru-RU"/>
                <w:rPrChange w:id="5219" w:author="Елена Белолипецкая" w:date="2024-05-25T22:35:00Z">
                  <w:rPr>
                    <w:rFonts w:eastAsia="Times New Roman"/>
                    <w:lang w:eastAsia="ru-RU"/>
                  </w:rPr>
                </w:rPrChange>
              </w:rPr>
              <w:t>Эфавиренз/эмтрицитабин/тенофовира</w:t>
            </w:r>
            <w:r w:rsidRPr="008A0D15">
              <w:rPr>
                <w:rFonts w:eastAsia="Times New Roman"/>
                <w:sz w:val="22"/>
                <w:szCs w:val="22"/>
                <w:lang w:eastAsia="ru-RU"/>
                <w:rPrChange w:id="5220" w:author="Елена Белолипецкая" w:date="2024-05-25T22:35:00Z">
                  <w:rPr>
                    <w:rFonts w:eastAsia="Times New Roman"/>
                    <w:lang w:eastAsia="ru-RU"/>
                  </w:rPr>
                </w:rPrChange>
              </w:rPr>
              <w:br/>
              <w:t>дизопроксила фумарат</w:t>
            </w:r>
            <w:r w:rsidRPr="008A0D15">
              <w:rPr>
                <w:rFonts w:eastAsia="Times New Roman"/>
                <w:sz w:val="22"/>
                <w:szCs w:val="22"/>
                <w:lang w:eastAsia="ru-RU"/>
                <w:rPrChange w:id="5221" w:author="Елена Белолипецкая" w:date="2024-05-25T22:35:00Z">
                  <w:rPr>
                    <w:rFonts w:eastAsia="Times New Roman"/>
                    <w:lang w:eastAsia="ru-RU"/>
                  </w:rPr>
                </w:rPrChange>
              </w:rPr>
              <w:br/>
              <w:t>(600 мг/200 мг/300 мг 1 раз/сут) /</w:t>
            </w:r>
            <w:r w:rsidRPr="008A0D15">
              <w:rPr>
                <w:rFonts w:eastAsia="Times New Roman"/>
                <w:sz w:val="22"/>
                <w:szCs w:val="22"/>
                <w:lang w:eastAsia="ru-RU"/>
                <w:rPrChange w:id="5222" w:author="Елена Белолипецкая" w:date="2024-05-25T22:35:00Z">
                  <w:rPr>
                    <w:rFonts w:eastAsia="Times New Roman"/>
                    <w:lang w:eastAsia="ru-RU"/>
                  </w:rPr>
                </w:rPrChange>
              </w:rPr>
              <w:br/>
              <w:t>Велпатасвир/софосбувир</w:t>
            </w:r>
            <w:r w:rsidRPr="008A0D15">
              <w:rPr>
                <w:rFonts w:eastAsia="Times New Roman"/>
                <w:sz w:val="22"/>
                <w:szCs w:val="22"/>
                <w:lang w:eastAsia="ru-RU"/>
                <w:rPrChange w:id="5223" w:author="Елена Белолипецкая" w:date="2024-05-25T22:35:00Z">
                  <w:rPr>
                    <w:rFonts w:eastAsia="Times New Roman"/>
                    <w:lang w:eastAsia="ru-RU"/>
                  </w:rPr>
                </w:rPrChange>
              </w:rPr>
              <w:br/>
              <w:t>(100 мг/400 мг 1 раз/сут)</w:t>
            </w:r>
            <w:r w:rsidRPr="008A0D15">
              <w:rPr>
                <w:rFonts w:eastAsia="Times New Roman"/>
                <w:sz w:val="22"/>
                <w:szCs w:val="22"/>
                <w:vertAlign w:val="superscript"/>
                <w:lang w:eastAsia="ru-RU"/>
                <w:rPrChange w:id="5224" w:author="Елена Белолипецкая" w:date="2024-05-25T22:35:00Z">
                  <w:rPr>
                    <w:rFonts w:eastAsia="Times New Roman"/>
                    <w:vertAlign w:val="superscript"/>
                    <w:lang w:eastAsia="ru-RU"/>
                  </w:rPr>
                </w:rPrChange>
              </w:rPr>
              <w:t>c,d</w:t>
            </w:r>
          </w:p>
        </w:tc>
        <w:tc>
          <w:tcPr>
            <w:tcW w:w="682" w:type="pct"/>
            <w:tcMar>
              <w:top w:w="45" w:type="dxa"/>
              <w:left w:w="75" w:type="dxa"/>
              <w:bottom w:w="45" w:type="dxa"/>
              <w:right w:w="75" w:type="dxa"/>
            </w:tcMar>
            <w:vAlign w:val="center"/>
            <w:hideMark/>
          </w:tcPr>
          <w:p w14:paraId="3EA9C4E4" w14:textId="77777777" w:rsidR="008269BA" w:rsidRPr="008A0D15" w:rsidRDefault="008269BA">
            <w:pPr>
              <w:spacing w:after="0" w:line="240" w:lineRule="auto"/>
              <w:rPr>
                <w:rFonts w:eastAsia="Times New Roman"/>
                <w:sz w:val="22"/>
                <w:szCs w:val="22"/>
                <w:lang w:eastAsia="ru-RU"/>
                <w:rPrChange w:id="5225" w:author="Елена Белолипецкая" w:date="2024-05-25T22:35:00Z">
                  <w:rPr>
                    <w:rFonts w:eastAsia="Times New Roman"/>
                    <w:lang w:eastAsia="ru-RU"/>
                  </w:rPr>
                </w:rPrChange>
              </w:rPr>
              <w:pPrChange w:id="5226" w:author="Елена Белолипецкая" w:date="2024-05-25T22:31:00Z">
                <w:pPr>
                  <w:spacing w:before="75" w:after="75" w:line="240" w:lineRule="auto"/>
                </w:pPr>
              </w:pPrChange>
            </w:pPr>
            <w:r w:rsidRPr="008A0D15">
              <w:rPr>
                <w:rFonts w:eastAsia="Times New Roman"/>
                <w:sz w:val="22"/>
                <w:szCs w:val="22"/>
                <w:lang w:eastAsia="ru-RU"/>
                <w:rPrChange w:id="5227" w:author="Елена Белолипецкая" w:date="2024-05-25T22:35:00Z">
                  <w:rPr>
                    <w:rFonts w:eastAsia="Times New Roman"/>
                    <w:lang w:eastAsia="ru-RU"/>
                  </w:rPr>
                </w:rPrChange>
              </w:rPr>
              <w:t>Эфавиренз</w:t>
            </w:r>
          </w:p>
        </w:tc>
        <w:tc>
          <w:tcPr>
            <w:tcW w:w="303" w:type="pct"/>
            <w:tcMar>
              <w:top w:w="45" w:type="dxa"/>
              <w:left w:w="75" w:type="dxa"/>
              <w:bottom w:w="45" w:type="dxa"/>
              <w:right w:w="75" w:type="dxa"/>
            </w:tcMar>
            <w:vAlign w:val="center"/>
            <w:hideMark/>
          </w:tcPr>
          <w:p w14:paraId="11F3354C" w14:textId="77777777" w:rsidR="008269BA" w:rsidRPr="008A0D15" w:rsidRDefault="008269BA">
            <w:pPr>
              <w:spacing w:after="0" w:line="240" w:lineRule="auto"/>
              <w:rPr>
                <w:rFonts w:eastAsia="Times New Roman"/>
                <w:sz w:val="22"/>
                <w:szCs w:val="22"/>
                <w:lang w:eastAsia="ru-RU"/>
                <w:rPrChange w:id="5228" w:author="Елена Белолипецкая" w:date="2024-05-25T22:35:00Z">
                  <w:rPr>
                    <w:rFonts w:eastAsia="Times New Roman"/>
                    <w:lang w:eastAsia="ru-RU"/>
                  </w:rPr>
                </w:rPrChange>
              </w:rPr>
              <w:pPrChange w:id="5229" w:author="Елена Белолипецкая" w:date="2024-05-25T22:31:00Z">
                <w:pPr>
                  <w:spacing w:before="75" w:after="75" w:line="240" w:lineRule="auto"/>
                </w:pPr>
              </w:pPrChange>
            </w:pPr>
            <w:r w:rsidRPr="008A0D15">
              <w:rPr>
                <w:rFonts w:eastAsia="Times New Roman"/>
                <w:sz w:val="22"/>
                <w:szCs w:val="22"/>
                <w:lang w:eastAsia="ru-RU"/>
                <w:rPrChange w:id="5230" w:author="Елена Белолипецкая" w:date="2024-05-25T22:35:00Z">
                  <w:rPr>
                    <w:rFonts w:eastAsia="Times New Roman"/>
                    <w:lang w:eastAsia="ru-RU"/>
                  </w:rPr>
                </w:rPrChange>
              </w:rPr>
              <w:t>↔</w:t>
            </w:r>
          </w:p>
        </w:tc>
        <w:tc>
          <w:tcPr>
            <w:tcW w:w="379" w:type="pct"/>
            <w:tcMar>
              <w:top w:w="45" w:type="dxa"/>
              <w:left w:w="75" w:type="dxa"/>
              <w:bottom w:w="45" w:type="dxa"/>
              <w:right w:w="75" w:type="dxa"/>
            </w:tcMar>
            <w:vAlign w:val="center"/>
            <w:hideMark/>
          </w:tcPr>
          <w:p w14:paraId="3A506F9D" w14:textId="77777777" w:rsidR="008269BA" w:rsidRPr="008A0D15" w:rsidRDefault="008269BA">
            <w:pPr>
              <w:spacing w:after="0" w:line="240" w:lineRule="auto"/>
              <w:rPr>
                <w:rFonts w:eastAsia="Times New Roman"/>
                <w:sz w:val="22"/>
                <w:szCs w:val="22"/>
                <w:lang w:eastAsia="ru-RU"/>
                <w:rPrChange w:id="5231" w:author="Елена Белолипецкая" w:date="2024-05-25T22:35:00Z">
                  <w:rPr>
                    <w:rFonts w:eastAsia="Times New Roman"/>
                    <w:lang w:eastAsia="ru-RU"/>
                  </w:rPr>
                </w:rPrChange>
              </w:rPr>
              <w:pPrChange w:id="5232" w:author="Елена Белолипецкая" w:date="2024-05-25T22:31:00Z">
                <w:pPr>
                  <w:spacing w:before="75" w:after="75" w:line="240" w:lineRule="auto"/>
                </w:pPr>
              </w:pPrChange>
            </w:pPr>
            <w:r w:rsidRPr="008A0D15">
              <w:rPr>
                <w:rFonts w:eastAsia="Times New Roman"/>
                <w:sz w:val="22"/>
                <w:szCs w:val="22"/>
                <w:lang w:eastAsia="ru-RU"/>
                <w:rPrChange w:id="5233" w:author="Елена Белолипецкая" w:date="2024-05-25T22:35:00Z">
                  <w:rPr>
                    <w:rFonts w:eastAsia="Times New Roman"/>
                    <w:lang w:eastAsia="ru-RU"/>
                  </w:rPr>
                </w:rPrChange>
              </w:rPr>
              <w:t>↔</w:t>
            </w:r>
          </w:p>
        </w:tc>
        <w:tc>
          <w:tcPr>
            <w:tcW w:w="309" w:type="pct"/>
            <w:tcMar>
              <w:top w:w="45" w:type="dxa"/>
              <w:left w:w="75" w:type="dxa"/>
              <w:bottom w:w="45" w:type="dxa"/>
              <w:right w:w="75" w:type="dxa"/>
            </w:tcMar>
            <w:vAlign w:val="center"/>
            <w:hideMark/>
          </w:tcPr>
          <w:p w14:paraId="3AD6AD0E" w14:textId="77777777" w:rsidR="008269BA" w:rsidRPr="008A0D15" w:rsidRDefault="008269BA">
            <w:pPr>
              <w:spacing w:after="0" w:line="240" w:lineRule="auto"/>
              <w:rPr>
                <w:rFonts w:eastAsia="Times New Roman"/>
                <w:sz w:val="22"/>
                <w:szCs w:val="22"/>
                <w:lang w:eastAsia="ru-RU"/>
                <w:rPrChange w:id="5234" w:author="Елена Белолипецкая" w:date="2024-05-25T22:35:00Z">
                  <w:rPr>
                    <w:rFonts w:eastAsia="Times New Roman"/>
                    <w:lang w:eastAsia="ru-RU"/>
                  </w:rPr>
                </w:rPrChange>
              </w:rPr>
              <w:pPrChange w:id="5235" w:author="Елена Белолипецкая" w:date="2024-05-25T22:31:00Z">
                <w:pPr>
                  <w:spacing w:before="75" w:after="75" w:line="240" w:lineRule="auto"/>
                </w:pPr>
              </w:pPrChange>
            </w:pPr>
            <w:r w:rsidRPr="008A0D15">
              <w:rPr>
                <w:rFonts w:eastAsia="Times New Roman"/>
                <w:sz w:val="22"/>
                <w:szCs w:val="22"/>
                <w:lang w:eastAsia="ru-RU"/>
                <w:rPrChange w:id="5236" w:author="Елена Белолипецкая" w:date="2024-05-25T22:35:00Z">
                  <w:rPr>
                    <w:rFonts w:eastAsia="Times New Roman"/>
                    <w:lang w:eastAsia="ru-RU"/>
                  </w:rPr>
                </w:rPrChange>
              </w:rPr>
              <w:t>↔</w:t>
            </w:r>
          </w:p>
        </w:tc>
        <w:tc>
          <w:tcPr>
            <w:tcW w:w="1508" w:type="pct"/>
            <w:vMerge w:val="restart"/>
            <w:tcMar>
              <w:top w:w="45" w:type="dxa"/>
              <w:left w:w="75" w:type="dxa"/>
              <w:bottom w:w="45" w:type="dxa"/>
              <w:right w:w="75" w:type="dxa"/>
            </w:tcMar>
            <w:vAlign w:val="center"/>
            <w:hideMark/>
          </w:tcPr>
          <w:p w14:paraId="58B9D5D0" w14:textId="33DB3CA6" w:rsidR="008269BA" w:rsidRPr="008A0D15" w:rsidRDefault="008269BA">
            <w:pPr>
              <w:spacing w:after="0" w:line="240" w:lineRule="auto"/>
              <w:rPr>
                <w:rFonts w:eastAsia="Times New Roman"/>
                <w:sz w:val="22"/>
                <w:szCs w:val="22"/>
                <w:lang w:eastAsia="ru-RU"/>
                <w:rPrChange w:id="5237" w:author="Елена Белолипецкая" w:date="2024-05-25T22:35:00Z">
                  <w:rPr>
                    <w:rFonts w:eastAsia="Times New Roman"/>
                    <w:lang w:eastAsia="ru-RU"/>
                  </w:rPr>
                </w:rPrChange>
              </w:rPr>
              <w:pPrChange w:id="5238" w:author="Елена Белолипецкая" w:date="2024-05-25T22:31:00Z">
                <w:pPr>
                  <w:spacing w:before="75" w:after="75" w:line="240" w:lineRule="auto"/>
                </w:pPr>
              </w:pPrChange>
            </w:pPr>
            <w:r w:rsidRPr="008A0D15">
              <w:rPr>
                <w:rFonts w:eastAsia="Times New Roman"/>
                <w:sz w:val="22"/>
                <w:szCs w:val="22"/>
                <w:lang w:eastAsia="ru-RU"/>
                <w:rPrChange w:id="5239" w:author="Елена Белолипецкая" w:date="2024-05-25T22:35:00Z">
                  <w:rPr>
                    <w:rFonts w:eastAsia="Times New Roman"/>
                    <w:lang w:eastAsia="ru-RU"/>
                  </w:rPr>
                </w:rPrChange>
              </w:rPr>
              <w:t xml:space="preserve">Совместное применение </w:t>
            </w:r>
            <w:r w:rsidR="00F3138E" w:rsidRPr="008A0D15">
              <w:rPr>
                <w:rFonts w:eastAsia="Times New Roman"/>
                <w:sz w:val="22"/>
                <w:szCs w:val="22"/>
                <w:lang w:eastAsia="ru-RU"/>
                <w:rPrChange w:id="5240" w:author="Елена Белолипецкая" w:date="2024-05-25T22:35:00Z">
                  <w:rPr>
                    <w:rFonts w:eastAsia="Times New Roman"/>
                    <w:lang w:eastAsia="ru-RU"/>
                  </w:rPr>
                </w:rPrChange>
              </w:rPr>
              <w:t xml:space="preserve"> комбинации софосбувир+велтапасвир </w:t>
            </w:r>
            <w:r w:rsidRPr="008A0D15">
              <w:rPr>
                <w:rFonts w:eastAsia="Times New Roman"/>
                <w:sz w:val="22"/>
                <w:szCs w:val="22"/>
                <w:lang w:eastAsia="ru-RU"/>
                <w:rPrChange w:id="5241" w:author="Елена Белолипецкая" w:date="2024-05-25T22:35:00Z">
                  <w:rPr>
                    <w:rFonts w:eastAsia="Times New Roman"/>
                    <w:lang w:eastAsia="ru-RU"/>
                  </w:rPr>
                </w:rPrChange>
              </w:rPr>
              <w:t xml:space="preserve"> с препаратами эфавиренз/ эмтрицитабин/ тенофовира дизопроксила фумарат ожидаемо снижает концентрацию велпатасвира. Совместное применение </w:t>
            </w:r>
            <w:r w:rsidR="00F3138E" w:rsidRPr="008A0D15">
              <w:rPr>
                <w:rFonts w:eastAsia="Times New Roman"/>
                <w:sz w:val="22"/>
                <w:szCs w:val="22"/>
                <w:lang w:eastAsia="ru-RU"/>
                <w:rPrChange w:id="5242" w:author="Елена Белолипецкая" w:date="2024-05-25T22:35:00Z">
                  <w:rPr>
                    <w:rFonts w:eastAsia="Times New Roman"/>
                    <w:lang w:eastAsia="ru-RU"/>
                  </w:rPr>
                </w:rPrChange>
              </w:rPr>
              <w:t xml:space="preserve"> комбинации софосбувир+велтапасвир </w:t>
            </w:r>
            <w:r w:rsidRPr="008A0D15">
              <w:rPr>
                <w:rFonts w:eastAsia="Times New Roman"/>
                <w:sz w:val="22"/>
                <w:szCs w:val="22"/>
                <w:lang w:eastAsia="ru-RU"/>
                <w:rPrChange w:id="5243" w:author="Елена Белолипецкая" w:date="2024-05-25T22:35:00Z">
                  <w:rPr>
                    <w:rFonts w:eastAsia="Times New Roman"/>
                    <w:lang w:eastAsia="ru-RU"/>
                  </w:rPr>
                </w:rPrChange>
              </w:rPr>
              <w:t>в схемах, содержащих эфавиренз, не рекомендуется</w:t>
            </w:r>
          </w:p>
        </w:tc>
      </w:tr>
      <w:tr w:rsidR="00FE0F3F" w:rsidRPr="008A0D15" w14:paraId="6FA5BCB1" w14:textId="77777777" w:rsidTr="00FE0F3F">
        <w:tc>
          <w:tcPr>
            <w:tcW w:w="1818" w:type="pct"/>
            <w:vMerge/>
            <w:vAlign w:val="center"/>
            <w:hideMark/>
          </w:tcPr>
          <w:p w14:paraId="4E653C86" w14:textId="77777777" w:rsidR="008269BA" w:rsidRPr="008A0D15" w:rsidRDefault="008269BA">
            <w:pPr>
              <w:spacing w:after="0" w:line="240" w:lineRule="auto"/>
              <w:rPr>
                <w:rFonts w:eastAsia="Times New Roman"/>
                <w:sz w:val="22"/>
                <w:szCs w:val="22"/>
                <w:lang w:eastAsia="ru-RU"/>
                <w:rPrChange w:id="5244" w:author="Елена Белолипецкая" w:date="2024-05-25T22:35:00Z">
                  <w:rPr>
                    <w:rFonts w:eastAsia="Times New Roman"/>
                    <w:lang w:eastAsia="ru-RU"/>
                  </w:rPr>
                </w:rPrChange>
              </w:rPr>
              <w:pPrChange w:id="5245" w:author="Елена Белолипецкая" w:date="2024-05-25T22:31:00Z">
                <w:pPr>
                  <w:spacing w:before="75" w:after="75" w:line="240" w:lineRule="auto"/>
                </w:pPr>
              </w:pPrChange>
            </w:pPr>
          </w:p>
        </w:tc>
        <w:tc>
          <w:tcPr>
            <w:tcW w:w="682" w:type="pct"/>
            <w:tcMar>
              <w:top w:w="45" w:type="dxa"/>
              <w:left w:w="75" w:type="dxa"/>
              <w:bottom w:w="45" w:type="dxa"/>
              <w:right w:w="75" w:type="dxa"/>
            </w:tcMar>
            <w:vAlign w:val="center"/>
            <w:hideMark/>
          </w:tcPr>
          <w:p w14:paraId="1CCFBA12" w14:textId="77777777" w:rsidR="008269BA" w:rsidRPr="008A0D15" w:rsidRDefault="008269BA">
            <w:pPr>
              <w:spacing w:after="0" w:line="240" w:lineRule="auto"/>
              <w:rPr>
                <w:rFonts w:eastAsia="Times New Roman"/>
                <w:sz w:val="22"/>
                <w:szCs w:val="22"/>
                <w:lang w:eastAsia="ru-RU"/>
                <w:rPrChange w:id="5246" w:author="Елена Белолипецкая" w:date="2024-05-25T22:35:00Z">
                  <w:rPr>
                    <w:rFonts w:eastAsia="Times New Roman"/>
                    <w:lang w:eastAsia="ru-RU"/>
                  </w:rPr>
                </w:rPrChange>
              </w:rPr>
              <w:pPrChange w:id="5247" w:author="Елена Белолипецкая" w:date="2024-05-25T22:31:00Z">
                <w:pPr>
                  <w:spacing w:before="75" w:after="75" w:line="240" w:lineRule="auto"/>
                </w:pPr>
              </w:pPrChange>
            </w:pPr>
            <w:r w:rsidRPr="008A0D15">
              <w:rPr>
                <w:rFonts w:eastAsia="Times New Roman"/>
                <w:sz w:val="22"/>
                <w:szCs w:val="22"/>
                <w:lang w:eastAsia="ru-RU"/>
                <w:rPrChange w:id="5248" w:author="Елена Белолипецкая" w:date="2024-05-25T22:35:00Z">
                  <w:rPr>
                    <w:rFonts w:eastAsia="Times New Roman"/>
                    <w:lang w:eastAsia="ru-RU"/>
                  </w:rPr>
                </w:rPrChange>
              </w:rPr>
              <w:t>Софосбувир</w:t>
            </w:r>
          </w:p>
        </w:tc>
        <w:tc>
          <w:tcPr>
            <w:tcW w:w="303" w:type="pct"/>
            <w:tcMar>
              <w:top w:w="45" w:type="dxa"/>
              <w:left w:w="75" w:type="dxa"/>
              <w:bottom w:w="45" w:type="dxa"/>
              <w:right w:w="75" w:type="dxa"/>
            </w:tcMar>
            <w:vAlign w:val="center"/>
            <w:hideMark/>
          </w:tcPr>
          <w:p w14:paraId="682212C3" w14:textId="25DA86E5" w:rsidR="008269BA" w:rsidRPr="008A0D15" w:rsidRDefault="008269BA">
            <w:pPr>
              <w:spacing w:after="0" w:line="240" w:lineRule="auto"/>
              <w:rPr>
                <w:rFonts w:eastAsia="Times New Roman"/>
                <w:sz w:val="22"/>
                <w:szCs w:val="22"/>
                <w:lang w:eastAsia="ru-RU"/>
                <w:rPrChange w:id="5249" w:author="Елена Белолипецкая" w:date="2024-05-25T22:35:00Z">
                  <w:rPr>
                    <w:rFonts w:eastAsia="Times New Roman"/>
                    <w:lang w:eastAsia="ru-RU"/>
                  </w:rPr>
                </w:rPrChange>
              </w:rPr>
              <w:pPrChange w:id="5250" w:author="Елена Белолипецкая" w:date="2024-05-25T22:32:00Z">
                <w:pPr>
                  <w:spacing w:before="75" w:after="75" w:line="240" w:lineRule="auto"/>
                </w:pPr>
              </w:pPrChange>
            </w:pPr>
            <w:r w:rsidRPr="008A0D15">
              <w:rPr>
                <w:rFonts w:eastAsia="Times New Roman"/>
                <w:sz w:val="22"/>
                <w:szCs w:val="22"/>
                <w:lang w:eastAsia="ru-RU"/>
                <w:rPrChange w:id="5251" w:author="Елена Белолипецкая" w:date="2024-05-25T22:35:00Z">
                  <w:rPr>
                    <w:rFonts w:eastAsia="Times New Roman"/>
                    <w:lang w:eastAsia="ru-RU"/>
                  </w:rPr>
                </w:rPrChange>
              </w:rPr>
              <w:t>↑</w:t>
            </w:r>
            <w:r w:rsidRPr="008A0D15">
              <w:rPr>
                <w:rFonts w:eastAsia="Times New Roman"/>
                <w:sz w:val="22"/>
                <w:szCs w:val="22"/>
                <w:lang w:eastAsia="ru-RU"/>
                <w:rPrChange w:id="5252" w:author="Елена Белолипецкая" w:date="2024-05-25T22:35:00Z">
                  <w:rPr>
                    <w:rFonts w:eastAsia="Times New Roman"/>
                    <w:lang w:eastAsia="ru-RU"/>
                  </w:rPr>
                </w:rPrChange>
              </w:rPr>
              <w:br/>
              <w:t>1</w:t>
            </w:r>
            <w:del w:id="5253" w:author="Елена Белолипецкая" w:date="2024-05-25T22:28:00Z">
              <w:r w:rsidRPr="008A0D15" w:rsidDel="00FE0F3F">
                <w:rPr>
                  <w:rFonts w:eastAsia="Times New Roman"/>
                  <w:sz w:val="22"/>
                  <w:szCs w:val="22"/>
                  <w:lang w:eastAsia="ru-RU"/>
                  <w:rPrChange w:id="5254" w:author="Елена Белолипецкая" w:date="2024-05-25T22:35:00Z">
                    <w:rPr>
                      <w:rFonts w:eastAsia="Times New Roman"/>
                      <w:lang w:eastAsia="ru-RU"/>
                    </w:rPr>
                  </w:rPrChange>
                </w:rPr>
                <w:delText>.</w:delText>
              </w:r>
            </w:del>
            <w:ins w:id="5255" w:author="Елена Белолипецкая" w:date="2024-05-25T22:28:00Z">
              <w:r w:rsidR="00FE0F3F" w:rsidRPr="008A0D15">
                <w:rPr>
                  <w:rFonts w:eastAsia="Times New Roman"/>
                  <w:sz w:val="22"/>
                  <w:szCs w:val="22"/>
                  <w:lang w:eastAsia="ru-RU"/>
                  <w:rPrChange w:id="5256" w:author="Елена Белолипецкая" w:date="2024-05-25T22:35:00Z">
                    <w:rPr>
                      <w:rFonts w:eastAsia="Times New Roman"/>
                      <w:lang w:eastAsia="ru-RU"/>
                    </w:rPr>
                  </w:rPrChange>
                </w:rPr>
                <w:t>,</w:t>
              </w:r>
            </w:ins>
            <w:r w:rsidRPr="008A0D15">
              <w:rPr>
                <w:rFonts w:eastAsia="Times New Roman"/>
                <w:sz w:val="22"/>
                <w:szCs w:val="22"/>
                <w:lang w:eastAsia="ru-RU"/>
                <w:rPrChange w:id="5257" w:author="Елена Белолипецкая" w:date="2024-05-25T22:35:00Z">
                  <w:rPr>
                    <w:rFonts w:eastAsia="Times New Roman"/>
                    <w:lang w:eastAsia="ru-RU"/>
                  </w:rPr>
                </w:rPrChange>
              </w:rPr>
              <w:t>4 (1</w:t>
            </w:r>
            <w:del w:id="5258" w:author="Елена Белолипецкая" w:date="2024-05-25T22:28:00Z">
              <w:r w:rsidRPr="008A0D15" w:rsidDel="00FE0F3F">
                <w:rPr>
                  <w:rFonts w:eastAsia="Times New Roman"/>
                  <w:sz w:val="22"/>
                  <w:szCs w:val="22"/>
                  <w:lang w:eastAsia="ru-RU"/>
                  <w:rPrChange w:id="5259" w:author="Елена Белолипецкая" w:date="2024-05-25T22:35:00Z">
                    <w:rPr>
                      <w:rFonts w:eastAsia="Times New Roman"/>
                      <w:lang w:eastAsia="ru-RU"/>
                    </w:rPr>
                  </w:rPrChange>
                </w:rPr>
                <w:delText>.</w:delText>
              </w:r>
            </w:del>
            <w:ins w:id="5260" w:author="Елена Белолипецкая" w:date="2024-05-25T22:28:00Z">
              <w:r w:rsidR="00FE0F3F" w:rsidRPr="008A0D15">
                <w:rPr>
                  <w:rFonts w:eastAsia="Times New Roman"/>
                  <w:sz w:val="22"/>
                  <w:szCs w:val="22"/>
                  <w:lang w:eastAsia="ru-RU"/>
                  <w:rPrChange w:id="5261" w:author="Елена Белолипецкая" w:date="2024-05-25T22:35:00Z">
                    <w:rPr>
                      <w:rFonts w:eastAsia="Times New Roman"/>
                      <w:lang w:eastAsia="ru-RU"/>
                    </w:rPr>
                  </w:rPrChange>
                </w:rPr>
                <w:t>,</w:t>
              </w:r>
            </w:ins>
            <w:r w:rsidRPr="008A0D15">
              <w:rPr>
                <w:rFonts w:eastAsia="Times New Roman"/>
                <w:sz w:val="22"/>
                <w:szCs w:val="22"/>
                <w:lang w:eastAsia="ru-RU"/>
                <w:rPrChange w:id="5262" w:author="Елена Белолипецкая" w:date="2024-05-25T22:35:00Z">
                  <w:rPr>
                    <w:rFonts w:eastAsia="Times New Roman"/>
                    <w:lang w:eastAsia="ru-RU"/>
                  </w:rPr>
                </w:rPrChange>
              </w:rPr>
              <w:t>1</w:t>
            </w:r>
            <w:del w:id="5263" w:author="Елена Белолипецкая" w:date="2024-05-25T22:32:00Z">
              <w:r w:rsidRPr="008A0D15" w:rsidDel="008A0D15">
                <w:rPr>
                  <w:rFonts w:eastAsia="Times New Roman"/>
                  <w:sz w:val="22"/>
                  <w:szCs w:val="22"/>
                  <w:lang w:eastAsia="ru-RU"/>
                  <w:rPrChange w:id="5264" w:author="Елена Белолипецкая" w:date="2024-05-25T22:35:00Z">
                    <w:rPr>
                      <w:rFonts w:eastAsia="Times New Roman"/>
                      <w:lang w:eastAsia="ru-RU"/>
                    </w:rPr>
                  </w:rPrChange>
                </w:rPr>
                <w:delText xml:space="preserve">, </w:delText>
              </w:r>
            </w:del>
            <w:ins w:id="5265" w:author="Елена Белолипецкая" w:date="2024-05-25T22:32:00Z">
              <w:r w:rsidR="008A0D15" w:rsidRPr="008A0D15">
                <w:rPr>
                  <w:rFonts w:eastAsia="Times New Roman"/>
                  <w:sz w:val="22"/>
                  <w:szCs w:val="22"/>
                  <w:lang w:val="en-US" w:eastAsia="ru-RU"/>
                  <w:rPrChange w:id="5266" w:author="Елена Белолипецкая" w:date="2024-05-25T22:35:00Z">
                    <w:rPr>
                      <w:rFonts w:eastAsia="Times New Roman"/>
                      <w:lang w:val="en-US" w:eastAsia="ru-RU"/>
                    </w:rPr>
                  </w:rPrChange>
                </w:rPr>
                <w:t xml:space="preserve">; </w:t>
              </w:r>
            </w:ins>
            <w:r w:rsidRPr="008A0D15">
              <w:rPr>
                <w:rFonts w:eastAsia="Times New Roman"/>
                <w:sz w:val="22"/>
                <w:szCs w:val="22"/>
                <w:lang w:eastAsia="ru-RU"/>
                <w:rPrChange w:id="5267" w:author="Елена Белолипецкая" w:date="2024-05-25T22:35:00Z">
                  <w:rPr>
                    <w:rFonts w:eastAsia="Times New Roman"/>
                    <w:lang w:eastAsia="ru-RU"/>
                  </w:rPr>
                </w:rPrChange>
              </w:rPr>
              <w:t>1</w:t>
            </w:r>
            <w:del w:id="5268" w:author="Елена Белолипецкая" w:date="2024-05-25T22:28:00Z">
              <w:r w:rsidRPr="008A0D15" w:rsidDel="00FE0F3F">
                <w:rPr>
                  <w:rFonts w:eastAsia="Times New Roman"/>
                  <w:sz w:val="22"/>
                  <w:szCs w:val="22"/>
                  <w:lang w:eastAsia="ru-RU"/>
                  <w:rPrChange w:id="5269" w:author="Елена Белолипецкая" w:date="2024-05-25T22:35:00Z">
                    <w:rPr>
                      <w:rFonts w:eastAsia="Times New Roman"/>
                      <w:lang w:eastAsia="ru-RU"/>
                    </w:rPr>
                  </w:rPrChange>
                </w:rPr>
                <w:delText>.</w:delText>
              </w:r>
            </w:del>
            <w:ins w:id="5270" w:author="Елена Белолипецкая" w:date="2024-05-25T22:28:00Z">
              <w:r w:rsidR="00FE0F3F" w:rsidRPr="008A0D15">
                <w:rPr>
                  <w:rFonts w:eastAsia="Times New Roman"/>
                  <w:sz w:val="22"/>
                  <w:szCs w:val="22"/>
                  <w:lang w:eastAsia="ru-RU"/>
                  <w:rPrChange w:id="5271" w:author="Елена Белолипецкая" w:date="2024-05-25T22:35:00Z">
                    <w:rPr>
                      <w:rFonts w:eastAsia="Times New Roman"/>
                      <w:lang w:eastAsia="ru-RU"/>
                    </w:rPr>
                  </w:rPrChange>
                </w:rPr>
                <w:t>,</w:t>
              </w:r>
            </w:ins>
            <w:r w:rsidRPr="008A0D15">
              <w:rPr>
                <w:rFonts w:eastAsia="Times New Roman"/>
                <w:sz w:val="22"/>
                <w:szCs w:val="22"/>
                <w:lang w:eastAsia="ru-RU"/>
                <w:rPrChange w:id="5272" w:author="Елена Белолипецкая" w:date="2024-05-25T22:35:00Z">
                  <w:rPr>
                    <w:rFonts w:eastAsia="Times New Roman"/>
                    <w:lang w:eastAsia="ru-RU"/>
                  </w:rPr>
                </w:rPrChange>
              </w:rPr>
              <w:t>7)</w:t>
            </w:r>
          </w:p>
        </w:tc>
        <w:tc>
          <w:tcPr>
            <w:tcW w:w="379" w:type="pct"/>
            <w:tcMar>
              <w:top w:w="45" w:type="dxa"/>
              <w:left w:w="75" w:type="dxa"/>
              <w:bottom w:w="45" w:type="dxa"/>
              <w:right w:w="75" w:type="dxa"/>
            </w:tcMar>
            <w:vAlign w:val="center"/>
            <w:hideMark/>
          </w:tcPr>
          <w:p w14:paraId="7E36B4F4" w14:textId="77777777" w:rsidR="008269BA" w:rsidRPr="008A0D15" w:rsidRDefault="008269BA">
            <w:pPr>
              <w:spacing w:after="0" w:line="240" w:lineRule="auto"/>
              <w:rPr>
                <w:rFonts w:eastAsia="Times New Roman"/>
                <w:sz w:val="22"/>
                <w:szCs w:val="22"/>
                <w:lang w:eastAsia="ru-RU"/>
                <w:rPrChange w:id="5273" w:author="Елена Белолипецкая" w:date="2024-05-25T22:35:00Z">
                  <w:rPr>
                    <w:rFonts w:eastAsia="Times New Roman"/>
                    <w:lang w:eastAsia="ru-RU"/>
                  </w:rPr>
                </w:rPrChange>
              </w:rPr>
              <w:pPrChange w:id="5274" w:author="Елена Белолипецкая" w:date="2024-05-25T22:31:00Z">
                <w:pPr>
                  <w:spacing w:before="75" w:after="75" w:line="240" w:lineRule="auto"/>
                </w:pPr>
              </w:pPrChange>
            </w:pPr>
            <w:r w:rsidRPr="008A0D15">
              <w:rPr>
                <w:rFonts w:eastAsia="Times New Roman"/>
                <w:sz w:val="22"/>
                <w:szCs w:val="22"/>
                <w:lang w:eastAsia="ru-RU"/>
                <w:rPrChange w:id="5275" w:author="Елена Белолипецкая" w:date="2024-05-25T22:35:00Z">
                  <w:rPr>
                    <w:rFonts w:eastAsia="Times New Roman"/>
                    <w:lang w:eastAsia="ru-RU"/>
                  </w:rPr>
                </w:rPrChange>
              </w:rPr>
              <w:t>↔</w:t>
            </w:r>
          </w:p>
        </w:tc>
        <w:tc>
          <w:tcPr>
            <w:tcW w:w="309" w:type="pct"/>
            <w:tcMar>
              <w:top w:w="45" w:type="dxa"/>
              <w:left w:w="75" w:type="dxa"/>
              <w:bottom w:w="45" w:type="dxa"/>
              <w:right w:w="75" w:type="dxa"/>
            </w:tcMar>
            <w:vAlign w:val="center"/>
            <w:hideMark/>
          </w:tcPr>
          <w:p w14:paraId="13C8E6FC" w14:textId="77777777" w:rsidR="008269BA" w:rsidRPr="008A0D15" w:rsidRDefault="008269BA">
            <w:pPr>
              <w:spacing w:after="0" w:line="240" w:lineRule="auto"/>
              <w:rPr>
                <w:rFonts w:eastAsia="Times New Roman"/>
                <w:sz w:val="22"/>
                <w:szCs w:val="22"/>
                <w:lang w:eastAsia="ru-RU"/>
                <w:rPrChange w:id="5276" w:author="Елена Белолипецкая" w:date="2024-05-25T22:35:00Z">
                  <w:rPr>
                    <w:rFonts w:eastAsia="Times New Roman"/>
                    <w:lang w:eastAsia="ru-RU"/>
                  </w:rPr>
                </w:rPrChange>
              </w:rPr>
              <w:pPrChange w:id="5277" w:author="Елена Белолипецкая" w:date="2024-05-25T22:31:00Z">
                <w:pPr>
                  <w:spacing w:before="75" w:after="75" w:line="240" w:lineRule="auto"/>
                </w:pPr>
              </w:pPrChange>
            </w:pPr>
          </w:p>
        </w:tc>
        <w:tc>
          <w:tcPr>
            <w:tcW w:w="1508" w:type="pct"/>
            <w:vMerge/>
            <w:vAlign w:val="center"/>
            <w:hideMark/>
          </w:tcPr>
          <w:p w14:paraId="1D520C11" w14:textId="77777777" w:rsidR="008269BA" w:rsidRPr="008A0D15" w:rsidRDefault="008269BA">
            <w:pPr>
              <w:spacing w:after="0" w:line="240" w:lineRule="auto"/>
              <w:rPr>
                <w:rFonts w:eastAsia="Times New Roman"/>
                <w:sz w:val="22"/>
                <w:szCs w:val="22"/>
                <w:lang w:eastAsia="ru-RU"/>
                <w:rPrChange w:id="5278" w:author="Елена Белолипецкая" w:date="2024-05-25T22:35:00Z">
                  <w:rPr>
                    <w:rFonts w:eastAsia="Times New Roman"/>
                    <w:lang w:eastAsia="ru-RU"/>
                  </w:rPr>
                </w:rPrChange>
              </w:rPr>
              <w:pPrChange w:id="5279" w:author="Елена Белолипецкая" w:date="2024-05-25T22:31:00Z">
                <w:pPr>
                  <w:spacing w:before="75" w:after="75" w:line="240" w:lineRule="auto"/>
                </w:pPr>
              </w:pPrChange>
            </w:pPr>
          </w:p>
        </w:tc>
      </w:tr>
      <w:tr w:rsidR="00FE0F3F" w:rsidRPr="008A0D15" w14:paraId="4675A11A" w14:textId="77777777" w:rsidTr="00FE0F3F">
        <w:tc>
          <w:tcPr>
            <w:tcW w:w="1818" w:type="pct"/>
            <w:vMerge/>
            <w:vAlign w:val="center"/>
            <w:hideMark/>
          </w:tcPr>
          <w:p w14:paraId="4444CE4F" w14:textId="77777777" w:rsidR="008269BA" w:rsidRPr="008A0D15" w:rsidRDefault="008269BA">
            <w:pPr>
              <w:spacing w:after="0" w:line="240" w:lineRule="auto"/>
              <w:rPr>
                <w:rFonts w:eastAsia="Times New Roman"/>
                <w:sz w:val="22"/>
                <w:szCs w:val="22"/>
                <w:lang w:eastAsia="ru-RU"/>
                <w:rPrChange w:id="5280" w:author="Елена Белолипецкая" w:date="2024-05-25T22:35:00Z">
                  <w:rPr>
                    <w:rFonts w:eastAsia="Times New Roman"/>
                    <w:lang w:eastAsia="ru-RU"/>
                  </w:rPr>
                </w:rPrChange>
              </w:rPr>
              <w:pPrChange w:id="5281" w:author="Елена Белолипецкая" w:date="2024-05-25T22:31:00Z">
                <w:pPr>
                  <w:spacing w:before="75" w:after="75" w:line="240" w:lineRule="auto"/>
                </w:pPr>
              </w:pPrChange>
            </w:pPr>
          </w:p>
        </w:tc>
        <w:tc>
          <w:tcPr>
            <w:tcW w:w="682" w:type="pct"/>
            <w:tcMar>
              <w:top w:w="45" w:type="dxa"/>
              <w:left w:w="75" w:type="dxa"/>
              <w:bottom w:w="45" w:type="dxa"/>
              <w:right w:w="75" w:type="dxa"/>
            </w:tcMar>
            <w:vAlign w:val="center"/>
            <w:hideMark/>
          </w:tcPr>
          <w:p w14:paraId="1EAB77DB" w14:textId="77777777" w:rsidR="008269BA" w:rsidRPr="008A0D15" w:rsidRDefault="008269BA">
            <w:pPr>
              <w:spacing w:after="0" w:line="240" w:lineRule="auto"/>
              <w:rPr>
                <w:rFonts w:eastAsia="Times New Roman"/>
                <w:sz w:val="22"/>
                <w:szCs w:val="22"/>
                <w:lang w:eastAsia="ru-RU"/>
                <w:rPrChange w:id="5282" w:author="Елена Белолипецкая" w:date="2024-05-25T22:35:00Z">
                  <w:rPr>
                    <w:rFonts w:eastAsia="Times New Roman"/>
                    <w:lang w:eastAsia="ru-RU"/>
                  </w:rPr>
                </w:rPrChange>
              </w:rPr>
              <w:pPrChange w:id="5283" w:author="Елена Белолипецкая" w:date="2024-05-25T22:31:00Z">
                <w:pPr>
                  <w:spacing w:before="75" w:after="75" w:line="240" w:lineRule="auto"/>
                </w:pPr>
              </w:pPrChange>
            </w:pPr>
            <w:r w:rsidRPr="008A0D15">
              <w:rPr>
                <w:rFonts w:eastAsia="Times New Roman"/>
                <w:sz w:val="22"/>
                <w:szCs w:val="22"/>
                <w:lang w:eastAsia="ru-RU"/>
                <w:rPrChange w:id="5284" w:author="Елена Белолипецкая" w:date="2024-05-25T22:35:00Z">
                  <w:rPr>
                    <w:rFonts w:eastAsia="Times New Roman"/>
                    <w:lang w:eastAsia="ru-RU"/>
                  </w:rPr>
                </w:rPrChange>
              </w:rPr>
              <w:t>Велпатасвир</w:t>
            </w:r>
          </w:p>
        </w:tc>
        <w:tc>
          <w:tcPr>
            <w:tcW w:w="303" w:type="pct"/>
            <w:tcMar>
              <w:top w:w="45" w:type="dxa"/>
              <w:left w:w="75" w:type="dxa"/>
              <w:bottom w:w="45" w:type="dxa"/>
              <w:right w:w="75" w:type="dxa"/>
            </w:tcMar>
            <w:vAlign w:val="center"/>
            <w:hideMark/>
          </w:tcPr>
          <w:p w14:paraId="3321C727" w14:textId="6EA6C011" w:rsidR="008269BA" w:rsidRPr="008A0D15" w:rsidRDefault="008269BA">
            <w:pPr>
              <w:spacing w:after="0" w:line="240" w:lineRule="auto"/>
              <w:rPr>
                <w:rFonts w:eastAsia="Times New Roman"/>
                <w:sz w:val="22"/>
                <w:szCs w:val="22"/>
                <w:lang w:eastAsia="ru-RU"/>
                <w:rPrChange w:id="5285" w:author="Елена Белолипецкая" w:date="2024-05-25T22:35:00Z">
                  <w:rPr>
                    <w:rFonts w:eastAsia="Times New Roman"/>
                    <w:lang w:eastAsia="ru-RU"/>
                  </w:rPr>
                </w:rPrChange>
              </w:rPr>
              <w:pPrChange w:id="5286" w:author="Елена Белолипецкая" w:date="2024-05-25T22:32:00Z">
                <w:pPr>
                  <w:spacing w:before="75" w:after="75" w:line="240" w:lineRule="auto"/>
                </w:pPr>
              </w:pPrChange>
            </w:pPr>
            <w:r w:rsidRPr="008A0D15">
              <w:rPr>
                <w:rFonts w:eastAsia="Times New Roman"/>
                <w:sz w:val="22"/>
                <w:szCs w:val="22"/>
                <w:lang w:eastAsia="ru-RU"/>
                <w:rPrChange w:id="5287" w:author="Елена Белолипецкая" w:date="2024-05-25T22:35:00Z">
                  <w:rPr>
                    <w:rFonts w:eastAsia="Times New Roman"/>
                    <w:lang w:eastAsia="ru-RU"/>
                  </w:rPr>
                </w:rPrChange>
              </w:rPr>
              <w:t>↓</w:t>
            </w:r>
            <w:r w:rsidRPr="008A0D15">
              <w:rPr>
                <w:rFonts w:eastAsia="Times New Roman"/>
                <w:sz w:val="22"/>
                <w:szCs w:val="22"/>
                <w:lang w:eastAsia="ru-RU"/>
                <w:rPrChange w:id="5288" w:author="Елена Белолипецкая" w:date="2024-05-25T22:35:00Z">
                  <w:rPr>
                    <w:rFonts w:eastAsia="Times New Roman"/>
                    <w:lang w:eastAsia="ru-RU"/>
                  </w:rPr>
                </w:rPrChange>
              </w:rPr>
              <w:br/>
              <w:t>0</w:t>
            </w:r>
            <w:del w:id="5289" w:author="Елена Белолипецкая" w:date="2024-05-25T22:28:00Z">
              <w:r w:rsidRPr="008A0D15" w:rsidDel="00FE0F3F">
                <w:rPr>
                  <w:rFonts w:eastAsia="Times New Roman"/>
                  <w:sz w:val="22"/>
                  <w:szCs w:val="22"/>
                  <w:lang w:eastAsia="ru-RU"/>
                  <w:rPrChange w:id="5290" w:author="Елена Белолипецкая" w:date="2024-05-25T22:35:00Z">
                    <w:rPr>
                      <w:rFonts w:eastAsia="Times New Roman"/>
                      <w:lang w:eastAsia="ru-RU"/>
                    </w:rPr>
                  </w:rPrChange>
                </w:rPr>
                <w:delText>.</w:delText>
              </w:r>
            </w:del>
            <w:ins w:id="5291" w:author="Елена Белолипецкая" w:date="2024-05-25T22:28:00Z">
              <w:r w:rsidR="00FE0F3F" w:rsidRPr="008A0D15">
                <w:rPr>
                  <w:rFonts w:eastAsia="Times New Roman"/>
                  <w:sz w:val="22"/>
                  <w:szCs w:val="22"/>
                  <w:lang w:eastAsia="ru-RU"/>
                  <w:rPrChange w:id="5292" w:author="Елена Белолипецкая" w:date="2024-05-25T22:35:00Z">
                    <w:rPr>
                      <w:rFonts w:eastAsia="Times New Roman"/>
                      <w:lang w:eastAsia="ru-RU"/>
                    </w:rPr>
                  </w:rPrChange>
                </w:rPr>
                <w:t>,</w:t>
              </w:r>
            </w:ins>
            <w:r w:rsidRPr="008A0D15">
              <w:rPr>
                <w:rFonts w:eastAsia="Times New Roman"/>
                <w:sz w:val="22"/>
                <w:szCs w:val="22"/>
                <w:lang w:eastAsia="ru-RU"/>
                <w:rPrChange w:id="5293" w:author="Елена Белолипецкая" w:date="2024-05-25T22:35:00Z">
                  <w:rPr>
                    <w:rFonts w:eastAsia="Times New Roman"/>
                    <w:lang w:eastAsia="ru-RU"/>
                  </w:rPr>
                </w:rPrChange>
              </w:rPr>
              <w:t>53 (0</w:t>
            </w:r>
            <w:del w:id="5294" w:author="Елена Белолипецкая" w:date="2024-05-25T22:28:00Z">
              <w:r w:rsidRPr="008A0D15" w:rsidDel="00FE0F3F">
                <w:rPr>
                  <w:rFonts w:eastAsia="Times New Roman"/>
                  <w:sz w:val="22"/>
                  <w:szCs w:val="22"/>
                  <w:lang w:eastAsia="ru-RU"/>
                  <w:rPrChange w:id="5295" w:author="Елена Белолипецкая" w:date="2024-05-25T22:35:00Z">
                    <w:rPr>
                      <w:rFonts w:eastAsia="Times New Roman"/>
                      <w:lang w:eastAsia="ru-RU"/>
                    </w:rPr>
                  </w:rPrChange>
                </w:rPr>
                <w:delText>.</w:delText>
              </w:r>
            </w:del>
            <w:ins w:id="5296" w:author="Елена Белолипецкая" w:date="2024-05-25T22:28:00Z">
              <w:r w:rsidR="00FE0F3F" w:rsidRPr="008A0D15">
                <w:rPr>
                  <w:rFonts w:eastAsia="Times New Roman"/>
                  <w:sz w:val="22"/>
                  <w:szCs w:val="22"/>
                  <w:lang w:eastAsia="ru-RU"/>
                  <w:rPrChange w:id="5297" w:author="Елена Белолипецкая" w:date="2024-05-25T22:35:00Z">
                    <w:rPr>
                      <w:rFonts w:eastAsia="Times New Roman"/>
                      <w:lang w:eastAsia="ru-RU"/>
                    </w:rPr>
                  </w:rPrChange>
                </w:rPr>
                <w:t>,</w:t>
              </w:r>
            </w:ins>
            <w:r w:rsidRPr="008A0D15">
              <w:rPr>
                <w:rFonts w:eastAsia="Times New Roman"/>
                <w:sz w:val="22"/>
                <w:szCs w:val="22"/>
                <w:lang w:eastAsia="ru-RU"/>
                <w:rPrChange w:id="5298" w:author="Елена Белолипецкая" w:date="2024-05-25T22:35:00Z">
                  <w:rPr>
                    <w:rFonts w:eastAsia="Times New Roman"/>
                    <w:lang w:eastAsia="ru-RU"/>
                  </w:rPr>
                </w:rPrChange>
              </w:rPr>
              <w:t>43</w:t>
            </w:r>
            <w:del w:id="5299" w:author="Елена Белолипецкая" w:date="2024-05-25T22:32:00Z">
              <w:r w:rsidRPr="008A0D15" w:rsidDel="008A0D15">
                <w:rPr>
                  <w:rFonts w:eastAsia="Times New Roman"/>
                  <w:sz w:val="22"/>
                  <w:szCs w:val="22"/>
                  <w:lang w:eastAsia="ru-RU"/>
                  <w:rPrChange w:id="5300" w:author="Елена Белолипецкая" w:date="2024-05-25T22:35:00Z">
                    <w:rPr>
                      <w:rFonts w:eastAsia="Times New Roman"/>
                      <w:lang w:eastAsia="ru-RU"/>
                    </w:rPr>
                  </w:rPrChange>
                </w:rPr>
                <w:delText xml:space="preserve">, </w:delText>
              </w:r>
            </w:del>
            <w:ins w:id="5301" w:author="Елена Белолипецкая" w:date="2024-05-25T22:32:00Z">
              <w:r w:rsidR="008A0D15" w:rsidRPr="008A0D15">
                <w:rPr>
                  <w:rFonts w:eastAsia="Times New Roman"/>
                  <w:sz w:val="22"/>
                  <w:szCs w:val="22"/>
                  <w:lang w:val="en-US" w:eastAsia="ru-RU"/>
                  <w:rPrChange w:id="5302"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5303"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5304" w:author="Елена Белолипецкая" w:date="2024-05-25T22:35:00Z">
                  <w:rPr>
                    <w:rFonts w:eastAsia="Times New Roman"/>
                    <w:lang w:eastAsia="ru-RU"/>
                  </w:rPr>
                </w:rPrChange>
              </w:rPr>
              <w:t>0</w:t>
            </w:r>
            <w:del w:id="5305" w:author="Елена Белолипецкая" w:date="2024-05-25T22:28:00Z">
              <w:r w:rsidRPr="008A0D15" w:rsidDel="00FE0F3F">
                <w:rPr>
                  <w:rFonts w:eastAsia="Times New Roman"/>
                  <w:sz w:val="22"/>
                  <w:szCs w:val="22"/>
                  <w:lang w:eastAsia="ru-RU"/>
                  <w:rPrChange w:id="5306" w:author="Елена Белолипецкая" w:date="2024-05-25T22:35:00Z">
                    <w:rPr>
                      <w:rFonts w:eastAsia="Times New Roman"/>
                      <w:lang w:eastAsia="ru-RU"/>
                    </w:rPr>
                  </w:rPrChange>
                </w:rPr>
                <w:delText>.</w:delText>
              </w:r>
            </w:del>
            <w:ins w:id="5307" w:author="Елена Белолипецкая" w:date="2024-05-25T22:28:00Z">
              <w:r w:rsidR="00FE0F3F" w:rsidRPr="008A0D15">
                <w:rPr>
                  <w:rFonts w:eastAsia="Times New Roman"/>
                  <w:sz w:val="22"/>
                  <w:szCs w:val="22"/>
                  <w:lang w:eastAsia="ru-RU"/>
                  <w:rPrChange w:id="5308" w:author="Елена Белолипецкая" w:date="2024-05-25T22:35:00Z">
                    <w:rPr>
                      <w:rFonts w:eastAsia="Times New Roman"/>
                      <w:lang w:eastAsia="ru-RU"/>
                    </w:rPr>
                  </w:rPrChange>
                </w:rPr>
                <w:t>,</w:t>
              </w:r>
            </w:ins>
            <w:r w:rsidRPr="008A0D15">
              <w:rPr>
                <w:rFonts w:eastAsia="Times New Roman"/>
                <w:sz w:val="22"/>
                <w:szCs w:val="22"/>
                <w:lang w:eastAsia="ru-RU"/>
                <w:rPrChange w:id="5309" w:author="Елена Белолипецкая" w:date="2024-05-25T22:35:00Z">
                  <w:rPr>
                    <w:rFonts w:eastAsia="Times New Roman"/>
                    <w:lang w:eastAsia="ru-RU"/>
                  </w:rPr>
                </w:rPrChange>
              </w:rPr>
              <w:t>64)</w:t>
            </w:r>
          </w:p>
        </w:tc>
        <w:tc>
          <w:tcPr>
            <w:tcW w:w="379" w:type="pct"/>
            <w:tcMar>
              <w:top w:w="45" w:type="dxa"/>
              <w:left w:w="75" w:type="dxa"/>
              <w:bottom w:w="45" w:type="dxa"/>
              <w:right w:w="75" w:type="dxa"/>
            </w:tcMar>
            <w:vAlign w:val="center"/>
            <w:hideMark/>
          </w:tcPr>
          <w:p w14:paraId="31E1FEA8" w14:textId="7F7C48FB" w:rsidR="008269BA" w:rsidRPr="008A0D15" w:rsidRDefault="008269BA">
            <w:pPr>
              <w:spacing w:after="0" w:line="240" w:lineRule="auto"/>
              <w:rPr>
                <w:rFonts w:eastAsia="Times New Roman"/>
                <w:sz w:val="22"/>
                <w:szCs w:val="22"/>
                <w:lang w:eastAsia="ru-RU"/>
                <w:rPrChange w:id="5310" w:author="Елена Белолипецкая" w:date="2024-05-25T22:35:00Z">
                  <w:rPr>
                    <w:rFonts w:eastAsia="Times New Roman"/>
                    <w:lang w:eastAsia="ru-RU"/>
                  </w:rPr>
                </w:rPrChange>
              </w:rPr>
              <w:pPrChange w:id="5311" w:author="Елена Белолипецкая" w:date="2024-05-25T22:32:00Z">
                <w:pPr>
                  <w:spacing w:before="75" w:after="75" w:line="240" w:lineRule="auto"/>
                </w:pPr>
              </w:pPrChange>
            </w:pPr>
            <w:r w:rsidRPr="008A0D15">
              <w:rPr>
                <w:rFonts w:eastAsia="Times New Roman"/>
                <w:sz w:val="22"/>
                <w:szCs w:val="22"/>
                <w:lang w:eastAsia="ru-RU"/>
                <w:rPrChange w:id="5312" w:author="Елена Белолипецкая" w:date="2024-05-25T22:35:00Z">
                  <w:rPr>
                    <w:rFonts w:eastAsia="Times New Roman"/>
                    <w:lang w:eastAsia="ru-RU"/>
                  </w:rPr>
                </w:rPrChange>
              </w:rPr>
              <w:t>↓</w:t>
            </w:r>
            <w:r w:rsidRPr="008A0D15">
              <w:rPr>
                <w:rFonts w:eastAsia="Times New Roman"/>
                <w:sz w:val="22"/>
                <w:szCs w:val="22"/>
                <w:lang w:eastAsia="ru-RU"/>
                <w:rPrChange w:id="5313" w:author="Елена Белолипецкая" w:date="2024-05-25T22:35:00Z">
                  <w:rPr>
                    <w:rFonts w:eastAsia="Times New Roman"/>
                    <w:lang w:eastAsia="ru-RU"/>
                  </w:rPr>
                </w:rPrChange>
              </w:rPr>
              <w:br/>
              <w:t>0</w:t>
            </w:r>
            <w:del w:id="5314" w:author="Елена Белолипецкая" w:date="2024-05-25T22:28:00Z">
              <w:r w:rsidRPr="008A0D15" w:rsidDel="00FE0F3F">
                <w:rPr>
                  <w:rFonts w:eastAsia="Times New Roman"/>
                  <w:sz w:val="22"/>
                  <w:szCs w:val="22"/>
                  <w:lang w:eastAsia="ru-RU"/>
                  <w:rPrChange w:id="5315" w:author="Елена Белолипецкая" w:date="2024-05-25T22:35:00Z">
                    <w:rPr>
                      <w:rFonts w:eastAsia="Times New Roman"/>
                      <w:lang w:eastAsia="ru-RU"/>
                    </w:rPr>
                  </w:rPrChange>
                </w:rPr>
                <w:delText>.</w:delText>
              </w:r>
            </w:del>
            <w:ins w:id="5316" w:author="Елена Белолипецкая" w:date="2024-05-25T22:28:00Z">
              <w:r w:rsidR="00FE0F3F" w:rsidRPr="008A0D15">
                <w:rPr>
                  <w:rFonts w:eastAsia="Times New Roman"/>
                  <w:sz w:val="22"/>
                  <w:szCs w:val="22"/>
                  <w:lang w:eastAsia="ru-RU"/>
                  <w:rPrChange w:id="5317" w:author="Елена Белолипецкая" w:date="2024-05-25T22:35:00Z">
                    <w:rPr>
                      <w:rFonts w:eastAsia="Times New Roman"/>
                      <w:lang w:eastAsia="ru-RU"/>
                    </w:rPr>
                  </w:rPrChange>
                </w:rPr>
                <w:t>,</w:t>
              </w:r>
            </w:ins>
            <w:r w:rsidRPr="008A0D15">
              <w:rPr>
                <w:rFonts w:eastAsia="Times New Roman"/>
                <w:sz w:val="22"/>
                <w:szCs w:val="22"/>
                <w:lang w:eastAsia="ru-RU"/>
                <w:rPrChange w:id="5318" w:author="Елена Белолипецкая" w:date="2024-05-25T22:35:00Z">
                  <w:rPr>
                    <w:rFonts w:eastAsia="Times New Roman"/>
                    <w:lang w:eastAsia="ru-RU"/>
                  </w:rPr>
                </w:rPrChange>
              </w:rPr>
              <w:t>47 (0</w:t>
            </w:r>
            <w:del w:id="5319" w:author="Елена Белолипецкая" w:date="2024-05-25T22:28:00Z">
              <w:r w:rsidRPr="008A0D15" w:rsidDel="00FE0F3F">
                <w:rPr>
                  <w:rFonts w:eastAsia="Times New Roman"/>
                  <w:sz w:val="22"/>
                  <w:szCs w:val="22"/>
                  <w:lang w:eastAsia="ru-RU"/>
                  <w:rPrChange w:id="5320" w:author="Елена Белолипецкая" w:date="2024-05-25T22:35:00Z">
                    <w:rPr>
                      <w:rFonts w:eastAsia="Times New Roman"/>
                      <w:lang w:eastAsia="ru-RU"/>
                    </w:rPr>
                  </w:rPrChange>
                </w:rPr>
                <w:delText>.</w:delText>
              </w:r>
            </w:del>
            <w:ins w:id="5321" w:author="Елена Белолипецкая" w:date="2024-05-25T22:28:00Z">
              <w:r w:rsidR="00FE0F3F" w:rsidRPr="008A0D15">
                <w:rPr>
                  <w:rFonts w:eastAsia="Times New Roman"/>
                  <w:sz w:val="22"/>
                  <w:szCs w:val="22"/>
                  <w:lang w:eastAsia="ru-RU"/>
                  <w:rPrChange w:id="5322" w:author="Елена Белолипецкая" w:date="2024-05-25T22:35:00Z">
                    <w:rPr>
                      <w:rFonts w:eastAsia="Times New Roman"/>
                      <w:lang w:eastAsia="ru-RU"/>
                    </w:rPr>
                  </w:rPrChange>
                </w:rPr>
                <w:t>,</w:t>
              </w:r>
            </w:ins>
            <w:r w:rsidRPr="008A0D15">
              <w:rPr>
                <w:rFonts w:eastAsia="Times New Roman"/>
                <w:sz w:val="22"/>
                <w:szCs w:val="22"/>
                <w:lang w:eastAsia="ru-RU"/>
                <w:rPrChange w:id="5323" w:author="Елена Белолипецкая" w:date="2024-05-25T22:35:00Z">
                  <w:rPr>
                    <w:rFonts w:eastAsia="Times New Roman"/>
                    <w:lang w:eastAsia="ru-RU"/>
                  </w:rPr>
                </w:rPrChange>
              </w:rPr>
              <w:t>39</w:t>
            </w:r>
            <w:del w:id="5324" w:author="Елена Белолипецкая" w:date="2024-05-25T22:32:00Z">
              <w:r w:rsidRPr="008A0D15" w:rsidDel="008A0D15">
                <w:rPr>
                  <w:rFonts w:eastAsia="Times New Roman"/>
                  <w:sz w:val="22"/>
                  <w:szCs w:val="22"/>
                  <w:lang w:eastAsia="ru-RU"/>
                  <w:rPrChange w:id="5325" w:author="Елена Белолипецкая" w:date="2024-05-25T22:35:00Z">
                    <w:rPr>
                      <w:rFonts w:eastAsia="Times New Roman"/>
                      <w:lang w:eastAsia="ru-RU"/>
                    </w:rPr>
                  </w:rPrChange>
                </w:rPr>
                <w:delText xml:space="preserve">, </w:delText>
              </w:r>
            </w:del>
            <w:ins w:id="5326" w:author="Елена Белолипецкая" w:date="2024-05-25T22:32:00Z">
              <w:r w:rsidR="008A0D15" w:rsidRPr="008A0D15">
                <w:rPr>
                  <w:rFonts w:eastAsia="Times New Roman"/>
                  <w:sz w:val="22"/>
                  <w:szCs w:val="22"/>
                  <w:lang w:val="en-US" w:eastAsia="ru-RU"/>
                  <w:rPrChange w:id="5327"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5328"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5329" w:author="Елена Белолипецкая" w:date="2024-05-25T22:35:00Z">
                  <w:rPr>
                    <w:rFonts w:eastAsia="Times New Roman"/>
                    <w:lang w:eastAsia="ru-RU"/>
                  </w:rPr>
                </w:rPrChange>
              </w:rPr>
              <w:t>0</w:t>
            </w:r>
            <w:del w:id="5330" w:author="Елена Белолипецкая" w:date="2024-05-25T22:28:00Z">
              <w:r w:rsidRPr="008A0D15" w:rsidDel="00FE0F3F">
                <w:rPr>
                  <w:rFonts w:eastAsia="Times New Roman"/>
                  <w:sz w:val="22"/>
                  <w:szCs w:val="22"/>
                  <w:lang w:eastAsia="ru-RU"/>
                  <w:rPrChange w:id="5331" w:author="Елена Белолипецкая" w:date="2024-05-25T22:35:00Z">
                    <w:rPr>
                      <w:rFonts w:eastAsia="Times New Roman"/>
                      <w:lang w:eastAsia="ru-RU"/>
                    </w:rPr>
                  </w:rPrChange>
                </w:rPr>
                <w:delText>.</w:delText>
              </w:r>
            </w:del>
            <w:ins w:id="5332" w:author="Елена Белолипецкая" w:date="2024-05-25T22:28:00Z">
              <w:r w:rsidR="00FE0F3F" w:rsidRPr="008A0D15">
                <w:rPr>
                  <w:rFonts w:eastAsia="Times New Roman"/>
                  <w:sz w:val="22"/>
                  <w:szCs w:val="22"/>
                  <w:lang w:eastAsia="ru-RU"/>
                  <w:rPrChange w:id="5333" w:author="Елена Белолипецкая" w:date="2024-05-25T22:35:00Z">
                    <w:rPr>
                      <w:rFonts w:eastAsia="Times New Roman"/>
                      <w:lang w:eastAsia="ru-RU"/>
                    </w:rPr>
                  </w:rPrChange>
                </w:rPr>
                <w:t>,</w:t>
              </w:r>
            </w:ins>
            <w:r w:rsidRPr="008A0D15">
              <w:rPr>
                <w:rFonts w:eastAsia="Times New Roman"/>
                <w:sz w:val="22"/>
                <w:szCs w:val="22"/>
                <w:lang w:eastAsia="ru-RU"/>
                <w:rPrChange w:id="5334" w:author="Елена Белолипецкая" w:date="2024-05-25T22:35:00Z">
                  <w:rPr>
                    <w:rFonts w:eastAsia="Times New Roman"/>
                    <w:lang w:eastAsia="ru-RU"/>
                  </w:rPr>
                </w:rPrChange>
              </w:rPr>
              <w:t>57)</w:t>
            </w:r>
          </w:p>
        </w:tc>
        <w:tc>
          <w:tcPr>
            <w:tcW w:w="309" w:type="pct"/>
            <w:tcMar>
              <w:top w:w="45" w:type="dxa"/>
              <w:left w:w="75" w:type="dxa"/>
              <w:bottom w:w="45" w:type="dxa"/>
              <w:right w:w="75" w:type="dxa"/>
            </w:tcMar>
            <w:vAlign w:val="center"/>
            <w:hideMark/>
          </w:tcPr>
          <w:p w14:paraId="45F3448E" w14:textId="474FCE65" w:rsidR="008269BA" w:rsidRPr="008A0D15" w:rsidRDefault="008269BA">
            <w:pPr>
              <w:spacing w:after="0" w:line="240" w:lineRule="auto"/>
              <w:rPr>
                <w:rFonts w:eastAsia="Times New Roman"/>
                <w:sz w:val="22"/>
                <w:szCs w:val="22"/>
                <w:lang w:eastAsia="ru-RU"/>
                <w:rPrChange w:id="5335" w:author="Елена Белолипецкая" w:date="2024-05-25T22:35:00Z">
                  <w:rPr>
                    <w:rFonts w:eastAsia="Times New Roman"/>
                    <w:lang w:eastAsia="ru-RU"/>
                  </w:rPr>
                </w:rPrChange>
              </w:rPr>
              <w:pPrChange w:id="5336" w:author="Елена Белолипецкая" w:date="2024-05-25T22:32:00Z">
                <w:pPr>
                  <w:spacing w:before="75" w:after="75" w:line="240" w:lineRule="auto"/>
                </w:pPr>
              </w:pPrChange>
            </w:pPr>
            <w:r w:rsidRPr="008A0D15">
              <w:rPr>
                <w:rFonts w:eastAsia="Times New Roman"/>
                <w:sz w:val="22"/>
                <w:szCs w:val="22"/>
                <w:lang w:eastAsia="ru-RU"/>
                <w:rPrChange w:id="5337" w:author="Елена Белолипецкая" w:date="2024-05-25T22:35:00Z">
                  <w:rPr>
                    <w:rFonts w:eastAsia="Times New Roman"/>
                    <w:lang w:eastAsia="ru-RU"/>
                  </w:rPr>
                </w:rPrChange>
              </w:rPr>
              <w:t>↓</w:t>
            </w:r>
            <w:r w:rsidRPr="008A0D15">
              <w:rPr>
                <w:rFonts w:eastAsia="Times New Roman"/>
                <w:sz w:val="22"/>
                <w:szCs w:val="22"/>
                <w:lang w:eastAsia="ru-RU"/>
                <w:rPrChange w:id="5338" w:author="Елена Белолипецкая" w:date="2024-05-25T22:35:00Z">
                  <w:rPr>
                    <w:rFonts w:eastAsia="Times New Roman"/>
                    <w:lang w:eastAsia="ru-RU"/>
                  </w:rPr>
                </w:rPrChange>
              </w:rPr>
              <w:br/>
              <w:t>0</w:t>
            </w:r>
            <w:del w:id="5339" w:author="Елена Белолипецкая" w:date="2024-05-25T22:28:00Z">
              <w:r w:rsidRPr="008A0D15" w:rsidDel="00FE0F3F">
                <w:rPr>
                  <w:rFonts w:eastAsia="Times New Roman"/>
                  <w:sz w:val="22"/>
                  <w:szCs w:val="22"/>
                  <w:lang w:eastAsia="ru-RU"/>
                  <w:rPrChange w:id="5340" w:author="Елена Белолипецкая" w:date="2024-05-25T22:35:00Z">
                    <w:rPr>
                      <w:rFonts w:eastAsia="Times New Roman"/>
                      <w:lang w:eastAsia="ru-RU"/>
                    </w:rPr>
                  </w:rPrChange>
                </w:rPr>
                <w:delText>.</w:delText>
              </w:r>
            </w:del>
            <w:ins w:id="5341" w:author="Елена Белолипецкая" w:date="2024-05-25T22:28:00Z">
              <w:r w:rsidR="00FE0F3F" w:rsidRPr="008A0D15">
                <w:rPr>
                  <w:rFonts w:eastAsia="Times New Roman"/>
                  <w:sz w:val="22"/>
                  <w:szCs w:val="22"/>
                  <w:lang w:eastAsia="ru-RU"/>
                  <w:rPrChange w:id="5342" w:author="Елена Белолипецкая" w:date="2024-05-25T22:35:00Z">
                    <w:rPr>
                      <w:rFonts w:eastAsia="Times New Roman"/>
                      <w:lang w:eastAsia="ru-RU"/>
                    </w:rPr>
                  </w:rPrChange>
                </w:rPr>
                <w:t>,</w:t>
              </w:r>
            </w:ins>
            <w:r w:rsidRPr="008A0D15">
              <w:rPr>
                <w:rFonts w:eastAsia="Times New Roman"/>
                <w:sz w:val="22"/>
                <w:szCs w:val="22"/>
                <w:lang w:eastAsia="ru-RU"/>
                <w:rPrChange w:id="5343" w:author="Елена Белолипецкая" w:date="2024-05-25T22:35:00Z">
                  <w:rPr>
                    <w:rFonts w:eastAsia="Times New Roman"/>
                    <w:lang w:eastAsia="ru-RU"/>
                  </w:rPr>
                </w:rPrChange>
              </w:rPr>
              <w:t>43 (0</w:t>
            </w:r>
            <w:del w:id="5344" w:author="Елена Белолипецкая" w:date="2024-05-25T22:28:00Z">
              <w:r w:rsidRPr="008A0D15" w:rsidDel="00FE0F3F">
                <w:rPr>
                  <w:rFonts w:eastAsia="Times New Roman"/>
                  <w:sz w:val="22"/>
                  <w:szCs w:val="22"/>
                  <w:lang w:eastAsia="ru-RU"/>
                  <w:rPrChange w:id="5345" w:author="Елена Белолипецкая" w:date="2024-05-25T22:35:00Z">
                    <w:rPr>
                      <w:rFonts w:eastAsia="Times New Roman"/>
                      <w:lang w:eastAsia="ru-RU"/>
                    </w:rPr>
                  </w:rPrChange>
                </w:rPr>
                <w:delText>.</w:delText>
              </w:r>
            </w:del>
            <w:ins w:id="5346" w:author="Елена Белолипецкая" w:date="2024-05-25T22:28:00Z">
              <w:r w:rsidR="00FE0F3F" w:rsidRPr="008A0D15">
                <w:rPr>
                  <w:rFonts w:eastAsia="Times New Roman"/>
                  <w:sz w:val="22"/>
                  <w:szCs w:val="22"/>
                  <w:lang w:eastAsia="ru-RU"/>
                  <w:rPrChange w:id="5347" w:author="Елена Белолипецкая" w:date="2024-05-25T22:35:00Z">
                    <w:rPr>
                      <w:rFonts w:eastAsia="Times New Roman"/>
                      <w:lang w:eastAsia="ru-RU"/>
                    </w:rPr>
                  </w:rPrChange>
                </w:rPr>
                <w:t>,</w:t>
              </w:r>
            </w:ins>
            <w:r w:rsidRPr="008A0D15">
              <w:rPr>
                <w:rFonts w:eastAsia="Times New Roman"/>
                <w:sz w:val="22"/>
                <w:szCs w:val="22"/>
                <w:lang w:eastAsia="ru-RU"/>
                <w:rPrChange w:id="5348" w:author="Елена Белолипецкая" w:date="2024-05-25T22:35:00Z">
                  <w:rPr>
                    <w:rFonts w:eastAsia="Times New Roman"/>
                    <w:lang w:eastAsia="ru-RU"/>
                  </w:rPr>
                </w:rPrChange>
              </w:rPr>
              <w:t>36</w:t>
            </w:r>
            <w:del w:id="5349" w:author="Елена Белолипецкая" w:date="2024-05-25T22:32:00Z">
              <w:r w:rsidRPr="008A0D15" w:rsidDel="008A0D15">
                <w:rPr>
                  <w:rFonts w:eastAsia="Times New Roman"/>
                  <w:sz w:val="22"/>
                  <w:szCs w:val="22"/>
                  <w:lang w:eastAsia="ru-RU"/>
                  <w:rPrChange w:id="5350" w:author="Елена Белолипецкая" w:date="2024-05-25T22:35:00Z">
                    <w:rPr>
                      <w:rFonts w:eastAsia="Times New Roman"/>
                      <w:lang w:eastAsia="ru-RU"/>
                    </w:rPr>
                  </w:rPrChange>
                </w:rPr>
                <w:delText xml:space="preserve">, </w:delText>
              </w:r>
            </w:del>
            <w:ins w:id="5351" w:author="Елена Белолипецкая" w:date="2024-05-25T22:32:00Z">
              <w:r w:rsidR="008A0D15" w:rsidRPr="008A0D15">
                <w:rPr>
                  <w:rFonts w:eastAsia="Times New Roman"/>
                  <w:sz w:val="22"/>
                  <w:szCs w:val="22"/>
                  <w:lang w:val="en-US" w:eastAsia="ru-RU"/>
                  <w:rPrChange w:id="5352"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5353"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5354" w:author="Елена Белолипецкая" w:date="2024-05-25T22:35:00Z">
                  <w:rPr>
                    <w:rFonts w:eastAsia="Times New Roman"/>
                    <w:lang w:eastAsia="ru-RU"/>
                  </w:rPr>
                </w:rPrChange>
              </w:rPr>
              <w:t>0</w:t>
            </w:r>
            <w:del w:id="5355" w:author="Елена Белолипецкая" w:date="2024-05-25T22:28:00Z">
              <w:r w:rsidRPr="008A0D15" w:rsidDel="00FE0F3F">
                <w:rPr>
                  <w:rFonts w:eastAsia="Times New Roman"/>
                  <w:sz w:val="22"/>
                  <w:szCs w:val="22"/>
                  <w:lang w:eastAsia="ru-RU"/>
                  <w:rPrChange w:id="5356" w:author="Елена Белолипецкая" w:date="2024-05-25T22:35:00Z">
                    <w:rPr>
                      <w:rFonts w:eastAsia="Times New Roman"/>
                      <w:lang w:eastAsia="ru-RU"/>
                    </w:rPr>
                  </w:rPrChange>
                </w:rPr>
                <w:delText>.</w:delText>
              </w:r>
            </w:del>
            <w:ins w:id="5357" w:author="Елена Белолипецкая" w:date="2024-05-25T22:28:00Z">
              <w:r w:rsidR="00FE0F3F" w:rsidRPr="008A0D15">
                <w:rPr>
                  <w:rFonts w:eastAsia="Times New Roman"/>
                  <w:sz w:val="22"/>
                  <w:szCs w:val="22"/>
                  <w:lang w:eastAsia="ru-RU"/>
                  <w:rPrChange w:id="5358" w:author="Елена Белолипецкая" w:date="2024-05-25T22:35:00Z">
                    <w:rPr>
                      <w:rFonts w:eastAsia="Times New Roman"/>
                      <w:lang w:eastAsia="ru-RU"/>
                    </w:rPr>
                  </w:rPrChange>
                </w:rPr>
                <w:t>,</w:t>
              </w:r>
            </w:ins>
            <w:r w:rsidRPr="008A0D15">
              <w:rPr>
                <w:rFonts w:eastAsia="Times New Roman"/>
                <w:sz w:val="22"/>
                <w:szCs w:val="22"/>
                <w:lang w:eastAsia="ru-RU"/>
                <w:rPrChange w:id="5359" w:author="Елена Белолипецкая" w:date="2024-05-25T22:35:00Z">
                  <w:rPr>
                    <w:rFonts w:eastAsia="Times New Roman"/>
                    <w:lang w:eastAsia="ru-RU"/>
                  </w:rPr>
                </w:rPrChange>
              </w:rPr>
              <w:t>52)</w:t>
            </w:r>
          </w:p>
        </w:tc>
        <w:tc>
          <w:tcPr>
            <w:tcW w:w="1508" w:type="pct"/>
            <w:vMerge/>
            <w:vAlign w:val="center"/>
            <w:hideMark/>
          </w:tcPr>
          <w:p w14:paraId="2099C70A" w14:textId="77777777" w:rsidR="008269BA" w:rsidRPr="008A0D15" w:rsidRDefault="008269BA">
            <w:pPr>
              <w:spacing w:after="0" w:line="240" w:lineRule="auto"/>
              <w:rPr>
                <w:rFonts w:eastAsia="Times New Roman"/>
                <w:sz w:val="22"/>
                <w:szCs w:val="22"/>
                <w:lang w:eastAsia="ru-RU"/>
                <w:rPrChange w:id="5360" w:author="Елена Белолипецкая" w:date="2024-05-25T22:35:00Z">
                  <w:rPr>
                    <w:rFonts w:eastAsia="Times New Roman"/>
                    <w:lang w:eastAsia="ru-RU"/>
                  </w:rPr>
                </w:rPrChange>
              </w:rPr>
              <w:pPrChange w:id="5361" w:author="Елена Белолипецкая" w:date="2024-05-25T22:31:00Z">
                <w:pPr>
                  <w:spacing w:before="75" w:after="75" w:line="240" w:lineRule="auto"/>
                </w:pPr>
              </w:pPrChange>
            </w:pPr>
          </w:p>
        </w:tc>
      </w:tr>
      <w:tr w:rsidR="00FE0F3F" w:rsidRPr="008A0D15" w14:paraId="5B197CA9" w14:textId="77777777" w:rsidTr="00FE0F3F">
        <w:tc>
          <w:tcPr>
            <w:tcW w:w="1818" w:type="pct"/>
            <w:vMerge w:val="restart"/>
            <w:tcMar>
              <w:top w:w="45" w:type="dxa"/>
              <w:left w:w="75" w:type="dxa"/>
              <w:bottom w:w="45" w:type="dxa"/>
              <w:right w:w="75" w:type="dxa"/>
            </w:tcMar>
            <w:vAlign w:val="center"/>
            <w:hideMark/>
          </w:tcPr>
          <w:p w14:paraId="29B22D73" w14:textId="77777777" w:rsidR="008269BA" w:rsidRPr="008A0D15" w:rsidRDefault="008269BA">
            <w:pPr>
              <w:spacing w:after="0" w:line="240" w:lineRule="auto"/>
              <w:rPr>
                <w:rFonts w:eastAsia="Times New Roman"/>
                <w:sz w:val="22"/>
                <w:szCs w:val="22"/>
                <w:lang w:eastAsia="ru-RU"/>
                <w:rPrChange w:id="5362" w:author="Елена Белолипецкая" w:date="2024-05-25T22:35:00Z">
                  <w:rPr>
                    <w:rFonts w:eastAsia="Times New Roman"/>
                    <w:lang w:eastAsia="ru-RU"/>
                  </w:rPr>
                </w:rPrChange>
              </w:rPr>
              <w:pPrChange w:id="5363" w:author="Елена Белолипецкая" w:date="2024-05-25T22:31:00Z">
                <w:pPr>
                  <w:spacing w:before="75" w:after="75" w:line="240" w:lineRule="auto"/>
                </w:pPr>
              </w:pPrChange>
            </w:pPr>
            <w:r w:rsidRPr="008A0D15">
              <w:rPr>
                <w:rFonts w:eastAsia="Times New Roman"/>
                <w:sz w:val="22"/>
                <w:szCs w:val="22"/>
                <w:lang w:eastAsia="ru-RU"/>
                <w:rPrChange w:id="5364" w:author="Елена Белолипецкая" w:date="2024-05-25T22:35:00Z">
                  <w:rPr>
                    <w:rFonts w:eastAsia="Times New Roman"/>
                    <w:lang w:eastAsia="ru-RU"/>
                  </w:rPr>
                </w:rPrChange>
              </w:rPr>
              <w:t>Эмтрицитабин/рилпивирин/тенофовира</w:t>
            </w:r>
            <w:r w:rsidRPr="008A0D15">
              <w:rPr>
                <w:rFonts w:eastAsia="Times New Roman"/>
                <w:sz w:val="22"/>
                <w:szCs w:val="22"/>
                <w:lang w:eastAsia="ru-RU"/>
                <w:rPrChange w:id="5365" w:author="Елена Белолипецкая" w:date="2024-05-25T22:35:00Z">
                  <w:rPr>
                    <w:rFonts w:eastAsia="Times New Roman"/>
                    <w:lang w:eastAsia="ru-RU"/>
                  </w:rPr>
                </w:rPrChange>
              </w:rPr>
              <w:br/>
              <w:t>дизопроксила фумарат</w:t>
            </w:r>
            <w:r w:rsidRPr="008A0D15">
              <w:rPr>
                <w:rFonts w:eastAsia="Times New Roman"/>
                <w:sz w:val="22"/>
                <w:szCs w:val="22"/>
                <w:lang w:eastAsia="ru-RU"/>
                <w:rPrChange w:id="5366" w:author="Елена Белолипецкая" w:date="2024-05-25T22:35:00Z">
                  <w:rPr>
                    <w:rFonts w:eastAsia="Times New Roman"/>
                    <w:lang w:eastAsia="ru-RU"/>
                  </w:rPr>
                </w:rPrChange>
              </w:rPr>
              <w:br/>
              <w:t>(200 мг/25 мг/300 мг 1 раз/сут) /</w:t>
            </w:r>
            <w:r w:rsidRPr="008A0D15">
              <w:rPr>
                <w:rFonts w:eastAsia="Times New Roman"/>
                <w:sz w:val="22"/>
                <w:szCs w:val="22"/>
                <w:lang w:eastAsia="ru-RU"/>
                <w:rPrChange w:id="5367" w:author="Елена Белолипецкая" w:date="2024-05-25T22:35:00Z">
                  <w:rPr>
                    <w:rFonts w:eastAsia="Times New Roman"/>
                    <w:lang w:eastAsia="ru-RU"/>
                  </w:rPr>
                </w:rPrChange>
              </w:rPr>
              <w:br/>
              <w:t>Велпатасвир/софосбувир</w:t>
            </w:r>
            <w:r w:rsidRPr="008A0D15">
              <w:rPr>
                <w:rFonts w:eastAsia="Times New Roman"/>
                <w:sz w:val="22"/>
                <w:szCs w:val="22"/>
                <w:lang w:eastAsia="ru-RU"/>
                <w:rPrChange w:id="5368" w:author="Елена Белолипецкая" w:date="2024-05-25T22:35:00Z">
                  <w:rPr>
                    <w:rFonts w:eastAsia="Times New Roman"/>
                    <w:lang w:eastAsia="ru-RU"/>
                  </w:rPr>
                </w:rPrChange>
              </w:rPr>
              <w:br/>
              <w:t>(100 мг/400 мг 1 раз/сут)</w:t>
            </w:r>
            <w:r w:rsidRPr="008A0D15">
              <w:rPr>
                <w:rFonts w:eastAsia="Times New Roman"/>
                <w:sz w:val="22"/>
                <w:szCs w:val="22"/>
                <w:vertAlign w:val="superscript"/>
                <w:lang w:eastAsia="ru-RU"/>
                <w:rPrChange w:id="5369" w:author="Елена Белолипецкая" w:date="2024-05-25T22:35:00Z">
                  <w:rPr>
                    <w:rFonts w:eastAsia="Times New Roman"/>
                    <w:vertAlign w:val="superscript"/>
                    <w:lang w:eastAsia="ru-RU"/>
                  </w:rPr>
                </w:rPrChange>
              </w:rPr>
              <w:t>c,d</w:t>
            </w:r>
          </w:p>
        </w:tc>
        <w:tc>
          <w:tcPr>
            <w:tcW w:w="682" w:type="pct"/>
            <w:tcMar>
              <w:top w:w="45" w:type="dxa"/>
              <w:left w:w="75" w:type="dxa"/>
              <w:bottom w:w="45" w:type="dxa"/>
              <w:right w:w="75" w:type="dxa"/>
            </w:tcMar>
            <w:vAlign w:val="center"/>
            <w:hideMark/>
          </w:tcPr>
          <w:p w14:paraId="338667CD" w14:textId="77777777" w:rsidR="008269BA" w:rsidRPr="008A0D15" w:rsidRDefault="008269BA">
            <w:pPr>
              <w:spacing w:after="0" w:line="240" w:lineRule="auto"/>
              <w:rPr>
                <w:rFonts w:eastAsia="Times New Roman"/>
                <w:sz w:val="22"/>
                <w:szCs w:val="22"/>
                <w:lang w:eastAsia="ru-RU"/>
                <w:rPrChange w:id="5370" w:author="Елена Белолипецкая" w:date="2024-05-25T22:35:00Z">
                  <w:rPr>
                    <w:rFonts w:eastAsia="Times New Roman"/>
                    <w:lang w:eastAsia="ru-RU"/>
                  </w:rPr>
                </w:rPrChange>
              </w:rPr>
              <w:pPrChange w:id="5371" w:author="Елена Белолипецкая" w:date="2024-05-25T22:31:00Z">
                <w:pPr>
                  <w:spacing w:before="75" w:after="75" w:line="240" w:lineRule="auto"/>
                </w:pPr>
              </w:pPrChange>
            </w:pPr>
            <w:r w:rsidRPr="008A0D15">
              <w:rPr>
                <w:rFonts w:eastAsia="Times New Roman"/>
                <w:sz w:val="22"/>
                <w:szCs w:val="22"/>
                <w:lang w:eastAsia="ru-RU"/>
                <w:rPrChange w:id="5372" w:author="Елена Белолипецкая" w:date="2024-05-25T22:35:00Z">
                  <w:rPr>
                    <w:rFonts w:eastAsia="Times New Roman"/>
                    <w:lang w:eastAsia="ru-RU"/>
                  </w:rPr>
                </w:rPrChange>
              </w:rPr>
              <w:t>Рилпивирин</w:t>
            </w:r>
          </w:p>
        </w:tc>
        <w:tc>
          <w:tcPr>
            <w:tcW w:w="303" w:type="pct"/>
            <w:tcMar>
              <w:top w:w="45" w:type="dxa"/>
              <w:left w:w="75" w:type="dxa"/>
              <w:bottom w:w="45" w:type="dxa"/>
              <w:right w:w="75" w:type="dxa"/>
            </w:tcMar>
            <w:vAlign w:val="center"/>
            <w:hideMark/>
          </w:tcPr>
          <w:p w14:paraId="4648E0D7" w14:textId="77777777" w:rsidR="008269BA" w:rsidRPr="008A0D15" w:rsidRDefault="008269BA">
            <w:pPr>
              <w:spacing w:after="0" w:line="240" w:lineRule="auto"/>
              <w:rPr>
                <w:rFonts w:eastAsia="Times New Roman"/>
                <w:sz w:val="22"/>
                <w:szCs w:val="22"/>
                <w:lang w:eastAsia="ru-RU"/>
                <w:rPrChange w:id="5373" w:author="Елена Белолипецкая" w:date="2024-05-25T22:35:00Z">
                  <w:rPr>
                    <w:rFonts w:eastAsia="Times New Roman"/>
                    <w:lang w:eastAsia="ru-RU"/>
                  </w:rPr>
                </w:rPrChange>
              </w:rPr>
              <w:pPrChange w:id="5374" w:author="Елена Белолипецкая" w:date="2024-05-25T22:31:00Z">
                <w:pPr>
                  <w:spacing w:before="75" w:after="75" w:line="240" w:lineRule="auto"/>
                </w:pPr>
              </w:pPrChange>
            </w:pPr>
            <w:r w:rsidRPr="008A0D15">
              <w:rPr>
                <w:rFonts w:eastAsia="Times New Roman"/>
                <w:sz w:val="22"/>
                <w:szCs w:val="22"/>
                <w:lang w:eastAsia="ru-RU"/>
                <w:rPrChange w:id="5375" w:author="Елена Белолипецкая" w:date="2024-05-25T22:35:00Z">
                  <w:rPr>
                    <w:rFonts w:eastAsia="Times New Roman"/>
                    <w:lang w:eastAsia="ru-RU"/>
                  </w:rPr>
                </w:rPrChange>
              </w:rPr>
              <w:t>↔</w:t>
            </w:r>
          </w:p>
        </w:tc>
        <w:tc>
          <w:tcPr>
            <w:tcW w:w="379" w:type="pct"/>
            <w:tcMar>
              <w:top w:w="45" w:type="dxa"/>
              <w:left w:w="75" w:type="dxa"/>
              <w:bottom w:w="45" w:type="dxa"/>
              <w:right w:w="75" w:type="dxa"/>
            </w:tcMar>
            <w:vAlign w:val="center"/>
            <w:hideMark/>
          </w:tcPr>
          <w:p w14:paraId="74E668E0" w14:textId="77777777" w:rsidR="008269BA" w:rsidRPr="008A0D15" w:rsidRDefault="008269BA">
            <w:pPr>
              <w:spacing w:after="0" w:line="240" w:lineRule="auto"/>
              <w:rPr>
                <w:rFonts w:eastAsia="Times New Roman"/>
                <w:sz w:val="22"/>
                <w:szCs w:val="22"/>
                <w:lang w:eastAsia="ru-RU"/>
                <w:rPrChange w:id="5376" w:author="Елена Белолипецкая" w:date="2024-05-25T22:35:00Z">
                  <w:rPr>
                    <w:rFonts w:eastAsia="Times New Roman"/>
                    <w:lang w:eastAsia="ru-RU"/>
                  </w:rPr>
                </w:rPrChange>
              </w:rPr>
              <w:pPrChange w:id="5377" w:author="Елена Белолипецкая" w:date="2024-05-25T22:31:00Z">
                <w:pPr>
                  <w:spacing w:before="75" w:after="75" w:line="240" w:lineRule="auto"/>
                </w:pPr>
              </w:pPrChange>
            </w:pPr>
            <w:r w:rsidRPr="008A0D15">
              <w:rPr>
                <w:rFonts w:eastAsia="Times New Roman"/>
                <w:sz w:val="22"/>
                <w:szCs w:val="22"/>
                <w:lang w:eastAsia="ru-RU"/>
                <w:rPrChange w:id="5378" w:author="Елена Белолипецкая" w:date="2024-05-25T22:35:00Z">
                  <w:rPr>
                    <w:rFonts w:eastAsia="Times New Roman"/>
                    <w:lang w:eastAsia="ru-RU"/>
                  </w:rPr>
                </w:rPrChange>
              </w:rPr>
              <w:t>↔</w:t>
            </w:r>
          </w:p>
        </w:tc>
        <w:tc>
          <w:tcPr>
            <w:tcW w:w="309" w:type="pct"/>
            <w:tcMar>
              <w:top w:w="45" w:type="dxa"/>
              <w:left w:w="75" w:type="dxa"/>
              <w:bottom w:w="45" w:type="dxa"/>
              <w:right w:w="75" w:type="dxa"/>
            </w:tcMar>
            <w:vAlign w:val="center"/>
            <w:hideMark/>
          </w:tcPr>
          <w:p w14:paraId="4652523C" w14:textId="77777777" w:rsidR="008269BA" w:rsidRPr="008A0D15" w:rsidRDefault="008269BA">
            <w:pPr>
              <w:spacing w:after="0" w:line="240" w:lineRule="auto"/>
              <w:rPr>
                <w:rFonts w:eastAsia="Times New Roman"/>
                <w:sz w:val="22"/>
                <w:szCs w:val="22"/>
                <w:lang w:eastAsia="ru-RU"/>
                <w:rPrChange w:id="5379" w:author="Елена Белолипецкая" w:date="2024-05-25T22:35:00Z">
                  <w:rPr>
                    <w:rFonts w:eastAsia="Times New Roman"/>
                    <w:lang w:eastAsia="ru-RU"/>
                  </w:rPr>
                </w:rPrChange>
              </w:rPr>
              <w:pPrChange w:id="5380" w:author="Елена Белолипецкая" w:date="2024-05-25T22:31:00Z">
                <w:pPr>
                  <w:spacing w:before="75" w:after="75" w:line="240" w:lineRule="auto"/>
                </w:pPr>
              </w:pPrChange>
            </w:pPr>
            <w:r w:rsidRPr="008A0D15">
              <w:rPr>
                <w:rFonts w:eastAsia="Times New Roman"/>
                <w:sz w:val="22"/>
                <w:szCs w:val="22"/>
                <w:lang w:eastAsia="ru-RU"/>
                <w:rPrChange w:id="5381" w:author="Елена Белолипецкая" w:date="2024-05-25T22:35:00Z">
                  <w:rPr>
                    <w:rFonts w:eastAsia="Times New Roman"/>
                    <w:lang w:eastAsia="ru-RU"/>
                  </w:rPr>
                </w:rPrChange>
              </w:rPr>
              <w:t>↔</w:t>
            </w:r>
          </w:p>
        </w:tc>
        <w:tc>
          <w:tcPr>
            <w:tcW w:w="1508" w:type="pct"/>
            <w:vMerge w:val="restart"/>
            <w:tcMar>
              <w:top w:w="45" w:type="dxa"/>
              <w:left w:w="75" w:type="dxa"/>
              <w:bottom w:w="45" w:type="dxa"/>
              <w:right w:w="75" w:type="dxa"/>
            </w:tcMar>
            <w:vAlign w:val="center"/>
            <w:hideMark/>
          </w:tcPr>
          <w:p w14:paraId="5F29A12F" w14:textId="04B54F89" w:rsidR="008269BA" w:rsidRPr="008A0D15" w:rsidRDefault="008269BA">
            <w:pPr>
              <w:spacing w:after="0" w:line="240" w:lineRule="auto"/>
              <w:rPr>
                <w:rFonts w:eastAsia="Times New Roman"/>
                <w:sz w:val="22"/>
                <w:szCs w:val="22"/>
                <w:lang w:eastAsia="ru-RU"/>
                <w:rPrChange w:id="5382" w:author="Елена Белолипецкая" w:date="2024-05-25T22:35:00Z">
                  <w:rPr>
                    <w:rFonts w:eastAsia="Times New Roman"/>
                    <w:lang w:eastAsia="ru-RU"/>
                  </w:rPr>
                </w:rPrChange>
              </w:rPr>
              <w:pPrChange w:id="5383" w:author="Елена Белолипецкая" w:date="2024-05-25T22:31:00Z">
                <w:pPr>
                  <w:spacing w:before="75" w:after="75" w:line="240" w:lineRule="auto"/>
                </w:pPr>
              </w:pPrChange>
            </w:pPr>
            <w:r w:rsidRPr="008A0D15">
              <w:rPr>
                <w:rFonts w:eastAsia="Times New Roman"/>
                <w:sz w:val="22"/>
                <w:szCs w:val="22"/>
                <w:lang w:eastAsia="ru-RU"/>
                <w:rPrChange w:id="5384" w:author="Елена Белолипецкая" w:date="2024-05-25T22:35:00Z">
                  <w:rPr>
                    <w:rFonts w:eastAsia="Times New Roman"/>
                    <w:lang w:eastAsia="ru-RU"/>
                  </w:rPr>
                </w:rPrChange>
              </w:rPr>
              <w:t xml:space="preserve">Корректировка дозы </w:t>
            </w:r>
            <w:r w:rsidR="00F3138E" w:rsidRPr="008A0D15">
              <w:rPr>
                <w:rFonts w:eastAsia="Times New Roman"/>
                <w:sz w:val="22"/>
                <w:szCs w:val="22"/>
                <w:lang w:eastAsia="ru-RU"/>
                <w:rPrChange w:id="5385" w:author="Елена Белолипецкая" w:date="2024-05-25T22:35:00Z">
                  <w:rPr>
                    <w:rFonts w:eastAsia="Times New Roman"/>
                    <w:lang w:eastAsia="ru-RU"/>
                  </w:rPr>
                </w:rPrChange>
              </w:rPr>
              <w:t xml:space="preserve"> комбинации софосбувир+велтапасвир</w:t>
            </w:r>
            <w:r w:rsidRPr="008A0D15">
              <w:rPr>
                <w:rFonts w:eastAsia="Times New Roman"/>
                <w:sz w:val="22"/>
                <w:szCs w:val="22"/>
                <w:lang w:eastAsia="ru-RU"/>
                <w:rPrChange w:id="5386" w:author="Елена Белолипецкая" w:date="2024-05-25T22:35:00Z">
                  <w:rPr>
                    <w:rFonts w:eastAsia="Times New Roman"/>
                    <w:lang w:eastAsia="ru-RU"/>
                  </w:rPr>
                </w:rPrChange>
              </w:rPr>
              <w:t> или эмтрицитабина/ рилпивирина/тенофовира дизопроксила фумарата не требуется</w:t>
            </w:r>
          </w:p>
        </w:tc>
      </w:tr>
      <w:tr w:rsidR="00FE0F3F" w:rsidRPr="008A0D15" w14:paraId="02898D96" w14:textId="77777777" w:rsidTr="00FE0F3F">
        <w:tc>
          <w:tcPr>
            <w:tcW w:w="1818" w:type="pct"/>
            <w:vMerge/>
            <w:vAlign w:val="center"/>
            <w:hideMark/>
          </w:tcPr>
          <w:p w14:paraId="7BD05182" w14:textId="77777777" w:rsidR="008269BA" w:rsidRPr="008A0D15" w:rsidRDefault="008269BA">
            <w:pPr>
              <w:spacing w:after="0" w:line="240" w:lineRule="auto"/>
              <w:rPr>
                <w:rFonts w:eastAsia="Times New Roman"/>
                <w:sz w:val="22"/>
                <w:szCs w:val="22"/>
                <w:lang w:eastAsia="ru-RU"/>
                <w:rPrChange w:id="5387" w:author="Елена Белолипецкая" w:date="2024-05-25T22:35:00Z">
                  <w:rPr>
                    <w:rFonts w:eastAsia="Times New Roman"/>
                    <w:lang w:eastAsia="ru-RU"/>
                  </w:rPr>
                </w:rPrChange>
              </w:rPr>
              <w:pPrChange w:id="5388" w:author="Елена Белолипецкая" w:date="2024-05-25T22:31:00Z">
                <w:pPr>
                  <w:spacing w:before="75" w:after="75" w:line="240" w:lineRule="auto"/>
                </w:pPr>
              </w:pPrChange>
            </w:pPr>
          </w:p>
        </w:tc>
        <w:tc>
          <w:tcPr>
            <w:tcW w:w="682" w:type="pct"/>
            <w:tcMar>
              <w:top w:w="45" w:type="dxa"/>
              <w:left w:w="75" w:type="dxa"/>
              <w:bottom w:w="45" w:type="dxa"/>
              <w:right w:w="75" w:type="dxa"/>
            </w:tcMar>
            <w:vAlign w:val="center"/>
            <w:hideMark/>
          </w:tcPr>
          <w:p w14:paraId="01D3DA92" w14:textId="77777777" w:rsidR="008269BA" w:rsidRPr="008A0D15" w:rsidRDefault="008269BA">
            <w:pPr>
              <w:spacing w:after="0" w:line="240" w:lineRule="auto"/>
              <w:rPr>
                <w:rFonts w:eastAsia="Times New Roman"/>
                <w:sz w:val="22"/>
                <w:szCs w:val="22"/>
                <w:lang w:eastAsia="ru-RU"/>
                <w:rPrChange w:id="5389" w:author="Елена Белолипецкая" w:date="2024-05-25T22:35:00Z">
                  <w:rPr>
                    <w:rFonts w:eastAsia="Times New Roman"/>
                    <w:lang w:eastAsia="ru-RU"/>
                  </w:rPr>
                </w:rPrChange>
              </w:rPr>
              <w:pPrChange w:id="5390" w:author="Елена Белолипецкая" w:date="2024-05-25T22:31:00Z">
                <w:pPr>
                  <w:spacing w:before="75" w:after="75" w:line="240" w:lineRule="auto"/>
                </w:pPr>
              </w:pPrChange>
            </w:pPr>
            <w:r w:rsidRPr="008A0D15">
              <w:rPr>
                <w:rFonts w:eastAsia="Times New Roman"/>
                <w:sz w:val="22"/>
                <w:szCs w:val="22"/>
                <w:lang w:eastAsia="ru-RU"/>
                <w:rPrChange w:id="5391" w:author="Елена Белолипецкая" w:date="2024-05-25T22:35:00Z">
                  <w:rPr>
                    <w:rFonts w:eastAsia="Times New Roman"/>
                    <w:lang w:eastAsia="ru-RU"/>
                  </w:rPr>
                </w:rPrChange>
              </w:rPr>
              <w:t>Софосбувир</w:t>
            </w:r>
          </w:p>
        </w:tc>
        <w:tc>
          <w:tcPr>
            <w:tcW w:w="303" w:type="pct"/>
            <w:tcMar>
              <w:top w:w="45" w:type="dxa"/>
              <w:left w:w="75" w:type="dxa"/>
              <w:bottom w:w="45" w:type="dxa"/>
              <w:right w:w="75" w:type="dxa"/>
            </w:tcMar>
            <w:vAlign w:val="center"/>
            <w:hideMark/>
          </w:tcPr>
          <w:p w14:paraId="3774CD8F" w14:textId="77777777" w:rsidR="008269BA" w:rsidRPr="008A0D15" w:rsidRDefault="008269BA">
            <w:pPr>
              <w:spacing w:after="0" w:line="240" w:lineRule="auto"/>
              <w:rPr>
                <w:rFonts w:eastAsia="Times New Roman"/>
                <w:sz w:val="22"/>
                <w:szCs w:val="22"/>
                <w:lang w:eastAsia="ru-RU"/>
                <w:rPrChange w:id="5392" w:author="Елена Белолипецкая" w:date="2024-05-25T22:35:00Z">
                  <w:rPr>
                    <w:rFonts w:eastAsia="Times New Roman"/>
                    <w:lang w:eastAsia="ru-RU"/>
                  </w:rPr>
                </w:rPrChange>
              </w:rPr>
              <w:pPrChange w:id="5393" w:author="Елена Белолипецкая" w:date="2024-05-25T22:31:00Z">
                <w:pPr>
                  <w:spacing w:before="75" w:after="75" w:line="240" w:lineRule="auto"/>
                </w:pPr>
              </w:pPrChange>
            </w:pPr>
            <w:r w:rsidRPr="008A0D15">
              <w:rPr>
                <w:rFonts w:eastAsia="Times New Roman"/>
                <w:sz w:val="22"/>
                <w:szCs w:val="22"/>
                <w:lang w:eastAsia="ru-RU"/>
                <w:rPrChange w:id="5394" w:author="Елена Белолипецкая" w:date="2024-05-25T22:35:00Z">
                  <w:rPr>
                    <w:rFonts w:eastAsia="Times New Roman"/>
                    <w:lang w:eastAsia="ru-RU"/>
                  </w:rPr>
                </w:rPrChange>
              </w:rPr>
              <w:t>↔</w:t>
            </w:r>
          </w:p>
        </w:tc>
        <w:tc>
          <w:tcPr>
            <w:tcW w:w="379" w:type="pct"/>
            <w:tcMar>
              <w:top w:w="45" w:type="dxa"/>
              <w:left w:w="75" w:type="dxa"/>
              <w:bottom w:w="45" w:type="dxa"/>
              <w:right w:w="75" w:type="dxa"/>
            </w:tcMar>
            <w:vAlign w:val="center"/>
            <w:hideMark/>
          </w:tcPr>
          <w:p w14:paraId="16FEBB79" w14:textId="77777777" w:rsidR="008269BA" w:rsidRPr="008A0D15" w:rsidRDefault="008269BA">
            <w:pPr>
              <w:spacing w:after="0" w:line="240" w:lineRule="auto"/>
              <w:rPr>
                <w:rFonts w:eastAsia="Times New Roman"/>
                <w:sz w:val="22"/>
                <w:szCs w:val="22"/>
                <w:lang w:eastAsia="ru-RU"/>
                <w:rPrChange w:id="5395" w:author="Елена Белолипецкая" w:date="2024-05-25T22:35:00Z">
                  <w:rPr>
                    <w:rFonts w:eastAsia="Times New Roman"/>
                    <w:lang w:eastAsia="ru-RU"/>
                  </w:rPr>
                </w:rPrChange>
              </w:rPr>
              <w:pPrChange w:id="5396" w:author="Елена Белолипецкая" w:date="2024-05-25T22:31:00Z">
                <w:pPr>
                  <w:spacing w:before="75" w:after="75" w:line="240" w:lineRule="auto"/>
                </w:pPr>
              </w:pPrChange>
            </w:pPr>
            <w:r w:rsidRPr="008A0D15">
              <w:rPr>
                <w:rFonts w:eastAsia="Times New Roman"/>
                <w:sz w:val="22"/>
                <w:szCs w:val="22"/>
                <w:lang w:eastAsia="ru-RU"/>
                <w:rPrChange w:id="5397" w:author="Елена Белолипецкая" w:date="2024-05-25T22:35:00Z">
                  <w:rPr>
                    <w:rFonts w:eastAsia="Times New Roman"/>
                    <w:lang w:eastAsia="ru-RU"/>
                  </w:rPr>
                </w:rPrChange>
              </w:rPr>
              <w:t>↔</w:t>
            </w:r>
          </w:p>
        </w:tc>
        <w:tc>
          <w:tcPr>
            <w:tcW w:w="309" w:type="pct"/>
            <w:tcMar>
              <w:top w:w="45" w:type="dxa"/>
              <w:left w:w="75" w:type="dxa"/>
              <w:bottom w:w="45" w:type="dxa"/>
              <w:right w:w="75" w:type="dxa"/>
            </w:tcMar>
            <w:vAlign w:val="center"/>
            <w:hideMark/>
          </w:tcPr>
          <w:p w14:paraId="456AD73D" w14:textId="77777777" w:rsidR="008269BA" w:rsidRPr="008A0D15" w:rsidRDefault="008269BA">
            <w:pPr>
              <w:spacing w:after="0" w:line="240" w:lineRule="auto"/>
              <w:rPr>
                <w:rFonts w:eastAsia="Times New Roman"/>
                <w:sz w:val="22"/>
                <w:szCs w:val="22"/>
                <w:lang w:eastAsia="ru-RU"/>
                <w:rPrChange w:id="5398" w:author="Елена Белолипецкая" w:date="2024-05-25T22:35:00Z">
                  <w:rPr>
                    <w:rFonts w:eastAsia="Times New Roman"/>
                    <w:lang w:eastAsia="ru-RU"/>
                  </w:rPr>
                </w:rPrChange>
              </w:rPr>
              <w:pPrChange w:id="5399" w:author="Елена Белолипецкая" w:date="2024-05-25T22:31:00Z">
                <w:pPr>
                  <w:spacing w:before="75" w:after="75" w:line="240" w:lineRule="auto"/>
                </w:pPr>
              </w:pPrChange>
            </w:pPr>
          </w:p>
        </w:tc>
        <w:tc>
          <w:tcPr>
            <w:tcW w:w="1508" w:type="pct"/>
            <w:vMerge/>
            <w:vAlign w:val="center"/>
            <w:hideMark/>
          </w:tcPr>
          <w:p w14:paraId="2ED02789" w14:textId="77777777" w:rsidR="008269BA" w:rsidRPr="008A0D15" w:rsidRDefault="008269BA">
            <w:pPr>
              <w:spacing w:after="0" w:line="240" w:lineRule="auto"/>
              <w:rPr>
                <w:rFonts w:eastAsia="Times New Roman"/>
                <w:sz w:val="22"/>
                <w:szCs w:val="22"/>
                <w:lang w:eastAsia="ru-RU"/>
                <w:rPrChange w:id="5400" w:author="Елена Белолипецкая" w:date="2024-05-25T22:35:00Z">
                  <w:rPr>
                    <w:rFonts w:eastAsia="Times New Roman"/>
                    <w:lang w:eastAsia="ru-RU"/>
                  </w:rPr>
                </w:rPrChange>
              </w:rPr>
              <w:pPrChange w:id="5401" w:author="Елена Белолипецкая" w:date="2024-05-25T22:31:00Z">
                <w:pPr>
                  <w:spacing w:before="75" w:after="75" w:line="240" w:lineRule="auto"/>
                </w:pPr>
              </w:pPrChange>
            </w:pPr>
          </w:p>
        </w:tc>
      </w:tr>
      <w:tr w:rsidR="00FE0F3F" w:rsidRPr="008A0D15" w14:paraId="0AF66152" w14:textId="77777777" w:rsidTr="00FE0F3F">
        <w:tc>
          <w:tcPr>
            <w:tcW w:w="1818" w:type="pct"/>
            <w:vMerge/>
            <w:vAlign w:val="center"/>
            <w:hideMark/>
          </w:tcPr>
          <w:p w14:paraId="72096CA9" w14:textId="77777777" w:rsidR="008269BA" w:rsidRPr="008A0D15" w:rsidRDefault="008269BA">
            <w:pPr>
              <w:spacing w:after="0" w:line="240" w:lineRule="auto"/>
              <w:rPr>
                <w:rFonts w:eastAsia="Times New Roman"/>
                <w:sz w:val="22"/>
                <w:szCs w:val="22"/>
                <w:lang w:eastAsia="ru-RU"/>
                <w:rPrChange w:id="5402" w:author="Елена Белолипецкая" w:date="2024-05-25T22:35:00Z">
                  <w:rPr>
                    <w:rFonts w:eastAsia="Times New Roman"/>
                    <w:lang w:eastAsia="ru-RU"/>
                  </w:rPr>
                </w:rPrChange>
              </w:rPr>
              <w:pPrChange w:id="5403" w:author="Елена Белолипецкая" w:date="2024-05-25T22:31:00Z">
                <w:pPr>
                  <w:spacing w:before="75" w:after="75" w:line="240" w:lineRule="auto"/>
                </w:pPr>
              </w:pPrChange>
            </w:pPr>
          </w:p>
        </w:tc>
        <w:tc>
          <w:tcPr>
            <w:tcW w:w="682" w:type="pct"/>
            <w:tcMar>
              <w:top w:w="45" w:type="dxa"/>
              <w:left w:w="75" w:type="dxa"/>
              <w:bottom w:w="45" w:type="dxa"/>
              <w:right w:w="75" w:type="dxa"/>
            </w:tcMar>
            <w:vAlign w:val="center"/>
            <w:hideMark/>
          </w:tcPr>
          <w:p w14:paraId="6E9A7FF0" w14:textId="77777777" w:rsidR="008269BA" w:rsidRPr="008A0D15" w:rsidRDefault="008269BA">
            <w:pPr>
              <w:spacing w:after="0" w:line="240" w:lineRule="auto"/>
              <w:rPr>
                <w:rFonts w:eastAsia="Times New Roman"/>
                <w:sz w:val="22"/>
                <w:szCs w:val="22"/>
                <w:lang w:eastAsia="ru-RU"/>
                <w:rPrChange w:id="5404" w:author="Елена Белолипецкая" w:date="2024-05-25T22:35:00Z">
                  <w:rPr>
                    <w:rFonts w:eastAsia="Times New Roman"/>
                    <w:lang w:eastAsia="ru-RU"/>
                  </w:rPr>
                </w:rPrChange>
              </w:rPr>
              <w:pPrChange w:id="5405" w:author="Елена Белолипецкая" w:date="2024-05-25T22:31:00Z">
                <w:pPr>
                  <w:spacing w:before="75" w:after="75" w:line="240" w:lineRule="auto"/>
                </w:pPr>
              </w:pPrChange>
            </w:pPr>
            <w:r w:rsidRPr="008A0D15">
              <w:rPr>
                <w:rFonts w:eastAsia="Times New Roman"/>
                <w:sz w:val="22"/>
                <w:szCs w:val="22"/>
                <w:lang w:eastAsia="ru-RU"/>
                <w:rPrChange w:id="5406" w:author="Елена Белолипецкая" w:date="2024-05-25T22:35:00Z">
                  <w:rPr>
                    <w:rFonts w:eastAsia="Times New Roman"/>
                    <w:lang w:eastAsia="ru-RU"/>
                  </w:rPr>
                </w:rPrChange>
              </w:rPr>
              <w:t>Велпатасвир</w:t>
            </w:r>
          </w:p>
        </w:tc>
        <w:tc>
          <w:tcPr>
            <w:tcW w:w="303" w:type="pct"/>
            <w:tcMar>
              <w:top w:w="45" w:type="dxa"/>
              <w:left w:w="75" w:type="dxa"/>
              <w:bottom w:w="45" w:type="dxa"/>
              <w:right w:w="75" w:type="dxa"/>
            </w:tcMar>
            <w:vAlign w:val="center"/>
            <w:hideMark/>
          </w:tcPr>
          <w:p w14:paraId="382B0436" w14:textId="77777777" w:rsidR="008269BA" w:rsidRPr="008A0D15" w:rsidRDefault="008269BA">
            <w:pPr>
              <w:spacing w:after="0" w:line="240" w:lineRule="auto"/>
              <w:rPr>
                <w:rFonts w:eastAsia="Times New Roman"/>
                <w:sz w:val="22"/>
                <w:szCs w:val="22"/>
                <w:lang w:eastAsia="ru-RU"/>
                <w:rPrChange w:id="5407" w:author="Елена Белолипецкая" w:date="2024-05-25T22:35:00Z">
                  <w:rPr>
                    <w:rFonts w:eastAsia="Times New Roman"/>
                    <w:lang w:eastAsia="ru-RU"/>
                  </w:rPr>
                </w:rPrChange>
              </w:rPr>
              <w:pPrChange w:id="5408" w:author="Елена Белолипецкая" w:date="2024-05-25T22:31:00Z">
                <w:pPr>
                  <w:spacing w:before="75" w:after="75" w:line="240" w:lineRule="auto"/>
                </w:pPr>
              </w:pPrChange>
            </w:pPr>
            <w:r w:rsidRPr="008A0D15">
              <w:rPr>
                <w:rFonts w:eastAsia="Times New Roman"/>
                <w:sz w:val="22"/>
                <w:szCs w:val="22"/>
                <w:lang w:eastAsia="ru-RU"/>
                <w:rPrChange w:id="5409" w:author="Елена Белолипецкая" w:date="2024-05-25T22:35:00Z">
                  <w:rPr>
                    <w:rFonts w:eastAsia="Times New Roman"/>
                    <w:lang w:eastAsia="ru-RU"/>
                  </w:rPr>
                </w:rPrChange>
              </w:rPr>
              <w:t>↔</w:t>
            </w:r>
          </w:p>
        </w:tc>
        <w:tc>
          <w:tcPr>
            <w:tcW w:w="379" w:type="pct"/>
            <w:tcMar>
              <w:top w:w="45" w:type="dxa"/>
              <w:left w:w="75" w:type="dxa"/>
              <w:bottom w:w="45" w:type="dxa"/>
              <w:right w:w="75" w:type="dxa"/>
            </w:tcMar>
            <w:vAlign w:val="center"/>
            <w:hideMark/>
          </w:tcPr>
          <w:p w14:paraId="654D665A" w14:textId="77777777" w:rsidR="008269BA" w:rsidRPr="008A0D15" w:rsidRDefault="008269BA">
            <w:pPr>
              <w:spacing w:after="0" w:line="240" w:lineRule="auto"/>
              <w:rPr>
                <w:rFonts w:eastAsia="Times New Roman"/>
                <w:sz w:val="22"/>
                <w:szCs w:val="22"/>
                <w:lang w:eastAsia="ru-RU"/>
                <w:rPrChange w:id="5410" w:author="Елена Белолипецкая" w:date="2024-05-25T22:35:00Z">
                  <w:rPr>
                    <w:rFonts w:eastAsia="Times New Roman"/>
                    <w:lang w:eastAsia="ru-RU"/>
                  </w:rPr>
                </w:rPrChange>
              </w:rPr>
              <w:pPrChange w:id="5411" w:author="Елена Белолипецкая" w:date="2024-05-25T22:31:00Z">
                <w:pPr>
                  <w:spacing w:before="75" w:after="75" w:line="240" w:lineRule="auto"/>
                </w:pPr>
              </w:pPrChange>
            </w:pPr>
            <w:r w:rsidRPr="008A0D15">
              <w:rPr>
                <w:rFonts w:eastAsia="Times New Roman"/>
                <w:sz w:val="22"/>
                <w:szCs w:val="22"/>
                <w:lang w:eastAsia="ru-RU"/>
                <w:rPrChange w:id="5412" w:author="Елена Белолипецкая" w:date="2024-05-25T22:35:00Z">
                  <w:rPr>
                    <w:rFonts w:eastAsia="Times New Roman"/>
                    <w:lang w:eastAsia="ru-RU"/>
                  </w:rPr>
                </w:rPrChange>
              </w:rPr>
              <w:t>↔</w:t>
            </w:r>
          </w:p>
        </w:tc>
        <w:tc>
          <w:tcPr>
            <w:tcW w:w="309" w:type="pct"/>
            <w:tcMar>
              <w:top w:w="45" w:type="dxa"/>
              <w:left w:w="75" w:type="dxa"/>
              <w:bottom w:w="45" w:type="dxa"/>
              <w:right w:w="75" w:type="dxa"/>
            </w:tcMar>
            <w:vAlign w:val="center"/>
            <w:hideMark/>
          </w:tcPr>
          <w:p w14:paraId="655C899F" w14:textId="77777777" w:rsidR="008269BA" w:rsidRPr="008A0D15" w:rsidRDefault="008269BA">
            <w:pPr>
              <w:spacing w:after="0" w:line="240" w:lineRule="auto"/>
              <w:rPr>
                <w:rFonts w:eastAsia="Times New Roman"/>
                <w:sz w:val="22"/>
                <w:szCs w:val="22"/>
                <w:lang w:eastAsia="ru-RU"/>
                <w:rPrChange w:id="5413" w:author="Елена Белолипецкая" w:date="2024-05-25T22:35:00Z">
                  <w:rPr>
                    <w:rFonts w:eastAsia="Times New Roman"/>
                    <w:lang w:eastAsia="ru-RU"/>
                  </w:rPr>
                </w:rPrChange>
              </w:rPr>
              <w:pPrChange w:id="5414" w:author="Елена Белолипецкая" w:date="2024-05-25T22:31:00Z">
                <w:pPr>
                  <w:spacing w:before="75" w:after="75" w:line="240" w:lineRule="auto"/>
                </w:pPr>
              </w:pPrChange>
            </w:pPr>
            <w:r w:rsidRPr="008A0D15">
              <w:rPr>
                <w:rFonts w:eastAsia="Times New Roman"/>
                <w:sz w:val="22"/>
                <w:szCs w:val="22"/>
                <w:lang w:eastAsia="ru-RU"/>
                <w:rPrChange w:id="5415" w:author="Елена Белолипецкая" w:date="2024-05-25T22:35:00Z">
                  <w:rPr>
                    <w:rFonts w:eastAsia="Times New Roman"/>
                    <w:lang w:eastAsia="ru-RU"/>
                  </w:rPr>
                </w:rPrChange>
              </w:rPr>
              <w:t>↔</w:t>
            </w:r>
          </w:p>
        </w:tc>
        <w:tc>
          <w:tcPr>
            <w:tcW w:w="1508" w:type="pct"/>
            <w:vMerge/>
            <w:vAlign w:val="center"/>
            <w:hideMark/>
          </w:tcPr>
          <w:p w14:paraId="2A188D6D" w14:textId="77777777" w:rsidR="008269BA" w:rsidRPr="008A0D15" w:rsidRDefault="008269BA">
            <w:pPr>
              <w:spacing w:after="0" w:line="240" w:lineRule="auto"/>
              <w:rPr>
                <w:rFonts w:eastAsia="Times New Roman"/>
                <w:sz w:val="22"/>
                <w:szCs w:val="22"/>
                <w:lang w:eastAsia="ru-RU"/>
                <w:rPrChange w:id="5416" w:author="Елена Белолипецкая" w:date="2024-05-25T22:35:00Z">
                  <w:rPr>
                    <w:rFonts w:eastAsia="Times New Roman"/>
                    <w:lang w:eastAsia="ru-RU"/>
                  </w:rPr>
                </w:rPrChange>
              </w:rPr>
              <w:pPrChange w:id="5417" w:author="Елена Белолипецкая" w:date="2024-05-25T22:31:00Z">
                <w:pPr>
                  <w:spacing w:before="75" w:after="75" w:line="240" w:lineRule="auto"/>
                </w:pPr>
              </w:pPrChange>
            </w:pPr>
          </w:p>
        </w:tc>
      </w:tr>
      <w:tr w:rsidR="008269BA" w:rsidRPr="008A0D15" w14:paraId="0BD5F134" w14:textId="77777777" w:rsidTr="00FE0F3F">
        <w:tc>
          <w:tcPr>
            <w:tcW w:w="5000" w:type="pct"/>
            <w:gridSpan w:val="6"/>
            <w:tcMar>
              <w:top w:w="45" w:type="dxa"/>
              <w:left w:w="75" w:type="dxa"/>
              <w:bottom w:w="45" w:type="dxa"/>
              <w:right w:w="75" w:type="dxa"/>
            </w:tcMar>
            <w:vAlign w:val="center"/>
            <w:hideMark/>
            <w:tcPrChange w:id="5418" w:author="Елена Белолипецкая" w:date="2024-05-25T22:26:00Z">
              <w:tcPr>
                <w:tcW w:w="5000" w:type="pct"/>
                <w:gridSpan w:val="10"/>
                <w:tcMar>
                  <w:top w:w="45" w:type="dxa"/>
                  <w:left w:w="75" w:type="dxa"/>
                  <w:bottom w:w="45" w:type="dxa"/>
                  <w:right w:w="75" w:type="dxa"/>
                </w:tcMar>
                <w:vAlign w:val="center"/>
                <w:hideMark/>
              </w:tcPr>
            </w:tcPrChange>
          </w:tcPr>
          <w:p w14:paraId="29004EA6" w14:textId="77777777" w:rsidR="008269BA" w:rsidRPr="008A0D15" w:rsidRDefault="008269BA">
            <w:pPr>
              <w:spacing w:after="0" w:line="240" w:lineRule="auto"/>
              <w:rPr>
                <w:rFonts w:eastAsia="Times New Roman"/>
                <w:sz w:val="22"/>
                <w:szCs w:val="22"/>
                <w:lang w:eastAsia="ru-RU"/>
                <w:rPrChange w:id="5419" w:author="Елена Белолипецкая" w:date="2024-05-25T22:35:00Z">
                  <w:rPr>
                    <w:rFonts w:eastAsia="Times New Roman"/>
                    <w:lang w:eastAsia="ru-RU"/>
                  </w:rPr>
                </w:rPrChange>
              </w:rPr>
              <w:pPrChange w:id="5420" w:author="Елена Белолипецкая" w:date="2024-05-25T22:31:00Z">
                <w:pPr>
                  <w:spacing w:before="75" w:after="75" w:line="240" w:lineRule="auto"/>
                </w:pPr>
              </w:pPrChange>
            </w:pPr>
            <w:r w:rsidRPr="008A0D15">
              <w:rPr>
                <w:rFonts w:eastAsia="Times New Roman"/>
                <w:b/>
                <w:bCs/>
                <w:i/>
                <w:iCs/>
                <w:sz w:val="22"/>
                <w:szCs w:val="22"/>
                <w:lang w:eastAsia="ru-RU"/>
                <w:rPrChange w:id="5421" w:author="Елена Белолипецкая" w:date="2024-05-25T22:35:00Z">
                  <w:rPr>
                    <w:rFonts w:eastAsia="Times New Roman"/>
                    <w:b/>
                    <w:bCs/>
                    <w:i/>
                    <w:iCs/>
                    <w:lang w:eastAsia="ru-RU"/>
                  </w:rPr>
                </w:rPrChange>
              </w:rPr>
              <w:t>Противовирусные препараты для лечения ВИЧ: ингибиторы протеазы ВИЧ</w:t>
            </w:r>
          </w:p>
        </w:tc>
      </w:tr>
      <w:tr w:rsidR="00FE0F3F" w:rsidRPr="008A0D15" w14:paraId="48B0F233" w14:textId="77777777" w:rsidTr="00FE0F3F">
        <w:tc>
          <w:tcPr>
            <w:tcW w:w="1818" w:type="pct"/>
            <w:vMerge w:val="restart"/>
            <w:tcMar>
              <w:top w:w="45" w:type="dxa"/>
              <w:left w:w="75" w:type="dxa"/>
              <w:bottom w:w="45" w:type="dxa"/>
              <w:right w:w="75" w:type="dxa"/>
            </w:tcMar>
            <w:vAlign w:val="center"/>
            <w:hideMark/>
          </w:tcPr>
          <w:p w14:paraId="29930287" w14:textId="77777777" w:rsidR="008269BA" w:rsidRPr="008A0D15" w:rsidRDefault="008269BA">
            <w:pPr>
              <w:spacing w:after="0" w:line="240" w:lineRule="auto"/>
              <w:rPr>
                <w:rFonts w:eastAsia="Times New Roman"/>
                <w:sz w:val="22"/>
                <w:szCs w:val="22"/>
                <w:lang w:eastAsia="ru-RU"/>
                <w:rPrChange w:id="5422" w:author="Елена Белолипецкая" w:date="2024-05-25T22:35:00Z">
                  <w:rPr>
                    <w:rFonts w:eastAsia="Times New Roman"/>
                    <w:lang w:eastAsia="ru-RU"/>
                  </w:rPr>
                </w:rPrChange>
              </w:rPr>
              <w:pPrChange w:id="5423" w:author="Елена Белолипецкая" w:date="2024-05-25T22:31:00Z">
                <w:pPr>
                  <w:spacing w:before="75" w:after="75" w:line="240" w:lineRule="auto"/>
                </w:pPr>
              </w:pPrChange>
            </w:pPr>
            <w:r w:rsidRPr="008A0D15">
              <w:rPr>
                <w:rFonts w:eastAsia="Times New Roman"/>
                <w:sz w:val="22"/>
                <w:szCs w:val="22"/>
                <w:lang w:eastAsia="ru-RU"/>
                <w:rPrChange w:id="5424" w:author="Елена Белолипецкая" w:date="2024-05-25T22:35:00Z">
                  <w:rPr>
                    <w:rFonts w:eastAsia="Times New Roman"/>
                    <w:lang w:eastAsia="ru-RU"/>
                  </w:rPr>
                </w:rPrChange>
              </w:rPr>
              <w:t>Атазанавир, усиленный ритонавиром</w:t>
            </w:r>
            <w:r w:rsidRPr="008A0D15">
              <w:rPr>
                <w:rFonts w:eastAsia="Times New Roman"/>
                <w:sz w:val="22"/>
                <w:szCs w:val="22"/>
                <w:lang w:eastAsia="ru-RU"/>
                <w:rPrChange w:id="5425" w:author="Елена Белолипецкая" w:date="2024-05-25T22:35:00Z">
                  <w:rPr>
                    <w:rFonts w:eastAsia="Times New Roman"/>
                    <w:lang w:eastAsia="ru-RU"/>
                  </w:rPr>
                </w:rPrChange>
              </w:rPr>
              <w:br/>
              <w:t>(300 мг/100 мг 1 раз/сут) +</w:t>
            </w:r>
            <w:r w:rsidRPr="008A0D15">
              <w:rPr>
                <w:rFonts w:eastAsia="Times New Roman"/>
                <w:sz w:val="22"/>
                <w:szCs w:val="22"/>
                <w:lang w:eastAsia="ru-RU"/>
                <w:rPrChange w:id="5426" w:author="Елена Белолипецкая" w:date="2024-05-25T22:35:00Z">
                  <w:rPr>
                    <w:rFonts w:eastAsia="Times New Roman"/>
                    <w:lang w:eastAsia="ru-RU"/>
                  </w:rPr>
                </w:rPrChange>
              </w:rPr>
              <w:br/>
              <w:t>эмтрицитабин/тенофовира дизопроксила</w:t>
            </w:r>
            <w:r w:rsidRPr="008A0D15">
              <w:rPr>
                <w:rFonts w:eastAsia="Times New Roman"/>
                <w:sz w:val="22"/>
                <w:szCs w:val="22"/>
                <w:lang w:eastAsia="ru-RU"/>
                <w:rPrChange w:id="5427" w:author="Елена Белолипецкая" w:date="2024-05-25T22:35:00Z">
                  <w:rPr>
                    <w:rFonts w:eastAsia="Times New Roman"/>
                    <w:lang w:eastAsia="ru-RU"/>
                  </w:rPr>
                </w:rPrChange>
              </w:rPr>
              <w:br/>
              <w:t>фумарат (200 мг/300 мг 1 раз/сут) /</w:t>
            </w:r>
            <w:r w:rsidRPr="008A0D15">
              <w:rPr>
                <w:rFonts w:eastAsia="Times New Roman"/>
                <w:sz w:val="22"/>
                <w:szCs w:val="22"/>
                <w:lang w:eastAsia="ru-RU"/>
                <w:rPrChange w:id="5428" w:author="Елена Белолипецкая" w:date="2024-05-25T22:35:00Z">
                  <w:rPr>
                    <w:rFonts w:eastAsia="Times New Roman"/>
                    <w:lang w:eastAsia="ru-RU"/>
                  </w:rPr>
                </w:rPrChange>
              </w:rPr>
              <w:br/>
              <w:t>Велпатасвир/софосбувир</w:t>
            </w:r>
            <w:r w:rsidRPr="008A0D15">
              <w:rPr>
                <w:rFonts w:eastAsia="Times New Roman"/>
                <w:sz w:val="22"/>
                <w:szCs w:val="22"/>
                <w:lang w:eastAsia="ru-RU"/>
                <w:rPrChange w:id="5429" w:author="Елена Белолипецкая" w:date="2024-05-25T22:35:00Z">
                  <w:rPr>
                    <w:rFonts w:eastAsia="Times New Roman"/>
                    <w:lang w:eastAsia="ru-RU"/>
                  </w:rPr>
                </w:rPrChange>
              </w:rPr>
              <w:br/>
              <w:t>(100 мг/400 мг 1 раз/сут)</w:t>
            </w:r>
            <w:r w:rsidRPr="008A0D15">
              <w:rPr>
                <w:rFonts w:eastAsia="Times New Roman"/>
                <w:sz w:val="22"/>
                <w:szCs w:val="22"/>
                <w:vertAlign w:val="superscript"/>
                <w:lang w:eastAsia="ru-RU"/>
                <w:rPrChange w:id="5430" w:author="Елена Белолипецкая" w:date="2024-05-25T22:35:00Z">
                  <w:rPr>
                    <w:rFonts w:eastAsia="Times New Roman"/>
                    <w:vertAlign w:val="superscript"/>
                    <w:lang w:eastAsia="ru-RU"/>
                  </w:rPr>
                </w:rPrChange>
              </w:rPr>
              <w:t>c,d</w:t>
            </w:r>
          </w:p>
        </w:tc>
        <w:tc>
          <w:tcPr>
            <w:tcW w:w="682" w:type="pct"/>
            <w:tcMar>
              <w:top w:w="45" w:type="dxa"/>
              <w:left w:w="75" w:type="dxa"/>
              <w:bottom w:w="45" w:type="dxa"/>
              <w:right w:w="75" w:type="dxa"/>
            </w:tcMar>
            <w:vAlign w:val="center"/>
            <w:hideMark/>
          </w:tcPr>
          <w:p w14:paraId="07D4B616" w14:textId="77777777" w:rsidR="008269BA" w:rsidRPr="008A0D15" w:rsidRDefault="008269BA">
            <w:pPr>
              <w:spacing w:after="0" w:line="240" w:lineRule="auto"/>
              <w:rPr>
                <w:rFonts w:eastAsia="Times New Roman"/>
                <w:sz w:val="22"/>
                <w:szCs w:val="22"/>
                <w:lang w:eastAsia="ru-RU"/>
                <w:rPrChange w:id="5431" w:author="Елена Белолипецкая" w:date="2024-05-25T22:35:00Z">
                  <w:rPr>
                    <w:rFonts w:eastAsia="Times New Roman"/>
                    <w:lang w:eastAsia="ru-RU"/>
                  </w:rPr>
                </w:rPrChange>
              </w:rPr>
              <w:pPrChange w:id="5432" w:author="Елена Белолипецкая" w:date="2024-05-25T22:31:00Z">
                <w:pPr>
                  <w:spacing w:before="75" w:after="75" w:line="240" w:lineRule="auto"/>
                </w:pPr>
              </w:pPrChange>
            </w:pPr>
            <w:r w:rsidRPr="008A0D15">
              <w:rPr>
                <w:rFonts w:eastAsia="Times New Roman"/>
                <w:sz w:val="22"/>
                <w:szCs w:val="22"/>
                <w:lang w:eastAsia="ru-RU"/>
                <w:rPrChange w:id="5433" w:author="Елена Белолипецкая" w:date="2024-05-25T22:35:00Z">
                  <w:rPr>
                    <w:rFonts w:eastAsia="Times New Roman"/>
                    <w:lang w:eastAsia="ru-RU"/>
                  </w:rPr>
                </w:rPrChange>
              </w:rPr>
              <w:t>Атазанавир</w:t>
            </w:r>
          </w:p>
        </w:tc>
        <w:tc>
          <w:tcPr>
            <w:tcW w:w="303" w:type="pct"/>
            <w:tcMar>
              <w:top w:w="45" w:type="dxa"/>
              <w:left w:w="75" w:type="dxa"/>
              <w:bottom w:w="45" w:type="dxa"/>
              <w:right w:w="75" w:type="dxa"/>
            </w:tcMar>
            <w:vAlign w:val="center"/>
            <w:hideMark/>
          </w:tcPr>
          <w:p w14:paraId="065A1096" w14:textId="77777777" w:rsidR="008269BA" w:rsidRPr="008A0D15" w:rsidRDefault="008269BA">
            <w:pPr>
              <w:spacing w:after="0" w:line="240" w:lineRule="auto"/>
              <w:rPr>
                <w:rFonts w:eastAsia="Times New Roman"/>
                <w:sz w:val="22"/>
                <w:szCs w:val="22"/>
                <w:lang w:eastAsia="ru-RU"/>
                <w:rPrChange w:id="5434" w:author="Елена Белолипецкая" w:date="2024-05-25T22:35:00Z">
                  <w:rPr>
                    <w:rFonts w:eastAsia="Times New Roman"/>
                    <w:lang w:eastAsia="ru-RU"/>
                  </w:rPr>
                </w:rPrChange>
              </w:rPr>
              <w:pPrChange w:id="5435" w:author="Елена Белолипецкая" w:date="2024-05-25T22:31:00Z">
                <w:pPr>
                  <w:spacing w:before="75" w:after="75" w:line="240" w:lineRule="auto"/>
                </w:pPr>
              </w:pPrChange>
            </w:pPr>
            <w:r w:rsidRPr="008A0D15">
              <w:rPr>
                <w:rFonts w:eastAsia="Times New Roman"/>
                <w:sz w:val="22"/>
                <w:szCs w:val="22"/>
                <w:lang w:eastAsia="ru-RU"/>
                <w:rPrChange w:id="5436" w:author="Елена Белолипецкая" w:date="2024-05-25T22:35:00Z">
                  <w:rPr>
                    <w:rFonts w:eastAsia="Times New Roman"/>
                    <w:lang w:eastAsia="ru-RU"/>
                  </w:rPr>
                </w:rPrChange>
              </w:rPr>
              <w:t>↔</w:t>
            </w:r>
          </w:p>
        </w:tc>
        <w:tc>
          <w:tcPr>
            <w:tcW w:w="379" w:type="pct"/>
            <w:tcMar>
              <w:top w:w="45" w:type="dxa"/>
              <w:left w:w="75" w:type="dxa"/>
              <w:bottom w:w="45" w:type="dxa"/>
              <w:right w:w="75" w:type="dxa"/>
            </w:tcMar>
            <w:vAlign w:val="center"/>
            <w:hideMark/>
          </w:tcPr>
          <w:p w14:paraId="483AEC82" w14:textId="77777777" w:rsidR="008269BA" w:rsidRPr="008A0D15" w:rsidRDefault="008269BA">
            <w:pPr>
              <w:spacing w:after="0" w:line="240" w:lineRule="auto"/>
              <w:rPr>
                <w:rFonts w:eastAsia="Times New Roman"/>
                <w:sz w:val="22"/>
                <w:szCs w:val="22"/>
                <w:lang w:eastAsia="ru-RU"/>
                <w:rPrChange w:id="5437" w:author="Елена Белолипецкая" w:date="2024-05-25T22:35:00Z">
                  <w:rPr>
                    <w:rFonts w:eastAsia="Times New Roman"/>
                    <w:lang w:eastAsia="ru-RU"/>
                  </w:rPr>
                </w:rPrChange>
              </w:rPr>
              <w:pPrChange w:id="5438" w:author="Елена Белолипецкая" w:date="2024-05-25T22:31:00Z">
                <w:pPr>
                  <w:spacing w:before="75" w:after="75" w:line="240" w:lineRule="auto"/>
                </w:pPr>
              </w:pPrChange>
            </w:pPr>
            <w:r w:rsidRPr="008A0D15">
              <w:rPr>
                <w:rFonts w:eastAsia="Times New Roman"/>
                <w:sz w:val="22"/>
                <w:szCs w:val="22"/>
                <w:lang w:eastAsia="ru-RU"/>
                <w:rPrChange w:id="5439" w:author="Елена Белолипецкая" w:date="2024-05-25T22:35:00Z">
                  <w:rPr>
                    <w:rFonts w:eastAsia="Times New Roman"/>
                    <w:lang w:eastAsia="ru-RU"/>
                  </w:rPr>
                </w:rPrChange>
              </w:rPr>
              <w:t>↔</w:t>
            </w:r>
          </w:p>
        </w:tc>
        <w:tc>
          <w:tcPr>
            <w:tcW w:w="309" w:type="pct"/>
            <w:tcMar>
              <w:top w:w="45" w:type="dxa"/>
              <w:left w:w="75" w:type="dxa"/>
              <w:bottom w:w="45" w:type="dxa"/>
              <w:right w:w="75" w:type="dxa"/>
            </w:tcMar>
            <w:vAlign w:val="center"/>
            <w:hideMark/>
          </w:tcPr>
          <w:p w14:paraId="179022E7" w14:textId="7B8463CF" w:rsidR="008269BA" w:rsidRPr="008A0D15" w:rsidRDefault="008269BA">
            <w:pPr>
              <w:spacing w:after="0" w:line="240" w:lineRule="auto"/>
              <w:rPr>
                <w:rFonts w:eastAsia="Times New Roman"/>
                <w:sz w:val="22"/>
                <w:szCs w:val="22"/>
                <w:lang w:eastAsia="ru-RU"/>
                <w:rPrChange w:id="5440" w:author="Елена Белолипецкая" w:date="2024-05-25T22:35:00Z">
                  <w:rPr>
                    <w:rFonts w:eastAsia="Times New Roman"/>
                    <w:lang w:eastAsia="ru-RU"/>
                  </w:rPr>
                </w:rPrChange>
              </w:rPr>
              <w:pPrChange w:id="5441" w:author="Елена Белолипецкая" w:date="2024-05-25T22:32:00Z">
                <w:pPr>
                  <w:spacing w:before="75" w:after="75" w:line="240" w:lineRule="auto"/>
                </w:pPr>
              </w:pPrChange>
            </w:pPr>
            <w:r w:rsidRPr="008A0D15">
              <w:rPr>
                <w:rFonts w:eastAsia="Times New Roman"/>
                <w:sz w:val="22"/>
                <w:szCs w:val="22"/>
                <w:lang w:eastAsia="ru-RU"/>
                <w:rPrChange w:id="5442" w:author="Елена Белолипецкая" w:date="2024-05-25T22:35:00Z">
                  <w:rPr>
                    <w:rFonts w:eastAsia="Times New Roman"/>
                    <w:lang w:eastAsia="ru-RU"/>
                  </w:rPr>
                </w:rPrChange>
              </w:rPr>
              <w:t>↑</w:t>
            </w:r>
            <w:r w:rsidRPr="008A0D15">
              <w:rPr>
                <w:rFonts w:eastAsia="Times New Roman"/>
                <w:sz w:val="22"/>
                <w:szCs w:val="22"/>
                <w:lang w:eastAsia="ru-RU"/>
                <w:rPrChange w:id="5443" w:author="Елена Белолипецкая" w:date="2024-05-25T22:35:00Z">
                  <w:rPr>
                    <w:rFonts w:eastAsia="Times New Roman"/>
                    <w:lang w:eastAsia="ru-RU"/>
                  </w:rPr>
                </w:rPrChange>
              </w:rPr>
              <w:br/>
              <w:t>1</w:t>
            </w:r>
            <w:del w:id="5444" w:author="Елена Белолипецкая" w:date="2024-05-25T22:29:00Z">
              <w:r w:rsidRPr="008A0D15" w:rsidDel="00FE0F3F">
                <w:rPr>
                  <w:rFonts w:eastAsia="Times New Roman"/>
                  <w:sz w:val="22"/>
                  <w:szCs w:val="22"/>
                  <w:lang w:eastAsia="ru-RU"/>
                  <w:rPrChange w:id="5445" w:author="Елена Белолипецкая" w:date="2024-05-25T22:35:00Z">
                    <w:rPr>
                      <w:rFonts w:eastAsia="Times New Roman"/>
                      <w:lang w:eastAsia="ru-RU"/>
                    </w:rPr>
                  </w:rPrChange>
                </w:rPr>
                <w:delText>.</w:delText>
              </w:r>
            </w:del>
            <w:ins w:id="5446" w:author="Елена Белолипецкая" w:date="2024-05-25T22:29:00Z">
              <w:r w:rsidR="00FE0F3F" w:rsidRPr="008A0D15">
                <w:rPr>
                  <w:rFonts w:eastAsia="Times New Roman"/>
                  <w:sz w:val="22"/>
                  <w:szCs w:val="22"/>
                  <w:lang w:eastAsia="ru-RU"/>
                  <w:rPrChange w:id="5447" w:author="Елена Белолипецкая" w:date="2024-05-25T22:35:00Z">
                    <w:rPr>
                      <w:rFonts w:eastAsia="Times New Roman"/>
                      <w:lang w:eastAsia="ru-RU"/>
                    </w:rPr>
                  </w:rPrChange>
                </w:rPr>
                <w:t>,</w:t>
              </w:r>
            </w:ins>
            <w:r w:rsidRPr="008A0D15">
              <w:rPr>
                <w:rFonts w:eastAsia="Times New Roman"/>
                <w:sz w:val="22"/>
                <w:szCs w:val="22"/>
                <w:lang w:eastAsia="ru-RU"/>
                <w:rPrChange w:id="5448" w:author="Елена Белолипецкая" w:date="2024-05-25T22:35:00Z">
                  <w:rPr>
                    <w:rFonts w:eastAsia="Times New Roman"/>
                    <w:lang w:eastAsia="ru-RU"/>
                  </w:rPr>
                </w:rPrChange>
              </w:rPr>
              <w:t>4 (1</w:t>
            </w:r>
            <w:del w:id="5449" w:author="Елена Белолипецкая" w:date="2024-05-25T22:29:00Z">
              <w:r w:rsidRPr="008A0D15" w:rsidDel="00FE0F3F">
                <w:rPr>
                  <w:rFonts w:eastAsia="Times New Roman"/>
                  <w:sz w:val="22"/>
                  <w:szCs w:val="22"/>
                  <w:lang w:eastAsia="ru-RU"/>
                  <w:rPrChange w:id="5450" w:author="Елена Белолипецкая" w:date="2024-05-25T22:35:00Z">
                    <w:rPr>
                      <w:rFonts w:eastAsia="Times New Roman"/>
                      <w:lang w:eastAsia="ru-RU"/>
                    </w:rPr>
                  </w:rPrChange>
                </w:rPr>
                <w:delText>.</w:delText>
              </w:r>
            </w:del>
            <w:ins w:id="5451" w:author="Елена Белолипецкая" w:date="2024-05-25T22:29:00Z">
              <w:r w:rsidR="00FE0F3F" w:rsidRPr="008A0D15">
                <w:rPr>
                  <w:rFonts w:eastAsia="Times New Roman"/>
                  <w:sz w:val="22"/>
                  <w:szCs w:val="22"/>
                  <w:lang w:eastAsia="ru-RU"/>
                  <w:rPrChange w:id="5452" w:author="Елена Белолипецкая" w:date="2024-05-25T22:35:00Z">
                    <w:rPr>
                      <w:rFonts w:eastAsia="Times New Roman"/>
                      <w:lang w:eastAsia="ru-RU"/>
                    </w:rPr>
                  </w:rPrChange>
                </w:rPr>
                <w:t>,</w:t>
              </w:r>
            </w:ins>
            <w:r w:rsidRPr="008A0D15">
              <w:rPr>
                <w:rFonts w:eastAsia="Times New Roman"/>
                <w:sz w:val="22"/>
                <w:szCs w:val="22"/>
                <w:lang w:eastAsia="ru-RU"/>
                <w:rPrChange w:id="5453" w:author="Елена Белолипецкая" w:date="2024-05-25T22:35:00Z">
                  <w:rPr>
                    <w:rFonts w:eastAsia="Times New Roman"/>
                    <w:lang w:eastAsia="ru-RU"/>
                  </w:rPr>
                </w:rPrChange>
              </w:rPr>
              <w:t>2</w:t>
            </w:r>
            <w:del w:id="5454" w:author="Елена Белолипецкая" w:date="2024-05-25T22:32:00Z">
              <w:r w:rsidRPr="008A0D15" w:rsidDel="008A0D15">
                <w:rPr>
                  <w:rFonts w:eastAsia="Times New Roman"/>
                  <w:sz w:val="22"/>
                  <w:szCs w:val="22"/>
                  <w:lang w:eastAsia="ru-RU"/>
                  <w:rPrChange w:id="5455" w:author="Елена Белолипецкая" w:date="2024-05-25T22:35:00Z">
                    <w:rPr>
                      <w:rFonts w:eastAsia="Times New Roman"/>
                      <w:lang w:eastAsia="ru-RU"/>
                    </w:rPr>
                  </w:rPrChange>
                </w:rPr>
                <w:delText xml:space="preserve">, </w:delText>
              </w:r>
            </w:del>
            <w:ins w:id="5456" w:author="Елена Белолипецкая" w:date="2024-05-25T22:32:00Z">
              <w:r w:rsidR="008A0D15" w:rsidRPr="008A0D15">
                <w:rPr>
                  <w:rFonts w:eastAsia="Times New Roman"/>
                  <w:sz w:val="22"/>
                  <w:szCs w:val="22"/>
                  <w:lang w:val="en-US" w:eastAsia="ru-RU"/>
                  <w:rPrChange w:id="5457"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5458"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5459" w:author="Елена Белолипецкая" w:date="2024-05-25T22:35:00Z">
                  <w:rPr>
                    <w:rFonts w:eastAsia="Times New Roman"/>
                    <w:lang w:eastAsia="ru-RU"/>
                  </w:rPr>
                </w:rPrChange>
              </w:rPr>
              <w:t>1</w:t>
            </w:r>
            <w:del w:id="5460" w:author="Елена Белолипецкая" w:date="2024-05-25T22:29:00Z">
              <w:r w:rsidRPr="008A0D15" w:rsidDel="00FE0F3F">
                <w:rPr>
                  <w:rFonts w:eastAsia="Times New Roman"/>
                  <w:sz w:val="22"/>
                  <w:szCs w:val="22"/>
                  <w:lang w:eastAsia="ru-RU"/>
                  <w:rPrChange w:id="5461" w:author="Елена Белолипецкая" w:date="2024-05-25T22:35:00Z">
                    <w:rPr>
                      <w:rFonts w:eastAsia="Times New Roman"/>
                      <w:lang w:eastAsia="ru-RU"/>
                    </w:rPr>
                  </w:rPrChange>
                </w:rPr>
                <w:delText>.</w:delText>
              </w:r>
            </w:del>
            <w:ins w:id="5462" w:author="Елена Белолипецкая" w:date="2024-05-25T22:29:00Z">
              <w:r w:rsidR="00FE0F3F" w:rsidRPr="008A0D15">
                <w:rPr>
                  <w:rFonts w:eastAsia="Times New Roman"/>
                  <w:sz w:val="22"/>
                  <w:szCs w:val="22"/>
                  <w:lang w:eastAsia="ru-RU"/>
                  <w:rPrChange w:id="5463" w:author="Елена Белолипецкая" w:date="2024-05-25T22:35:00Z">
                    <w:rPr>
                      <w:rFonts w:eastAsia="Times New Roman"/>
                      <w:lang w:eastAsia="ru-RU"/>
                    </w:rPr>
                  </w:rPrChange>
                </w:rPr>
                <w:t>,</w:t>
              </w:r>
            </w:ins>
            <w:r w:rsidRPr="008A0D15">
              <w:rPr>
                <w:rFonts w:eastAsia="Times New Roman"/>
                <w:sz w:val="22"/>
                <w:szCs w:val="22"/>
                <w:lang w:eastAsia="ru-RU"/>
                <w:rPrChange w:id="5464" w:author="Елена Белолипецкая" w:date="2024-05-25T22:35:00Z">
                  <w:rPr>
                    <w:rFonts w:eastAsia="Times New Roman"/>
                    <w:lang w:eastAsia="ru-RU"/>
                  </w:rPr>
                </w:rPrChange>
              </w:rPr>
              <w:t>6)</w:t>
            </w:r>
          </w:p>
        </w:tc>
        <w:tc>
          <w:tcPr>
            <w:tcW w:w="1508" w:type="pct"/>
            <w:vMerge w:val="restart"/>
            <w:tcMar>
              <w:top w:w="45" w:type="dxa"/>
              <w:left w:w="75" w:type="dxa"/>
              <w:bottom w:w="45" w:type="dxa"/>
              <w:right w:w="75" w:type="dxa"/>
            </w:tcMar>
            <w:vAlign w:val="center"/>
            <w:hideMark/>
          </w:tcPr>
          <w:p w14:paraId="0F97AC12" w14:textId="63C4F26C" w:rsidR="008269BA" w:rsidRPr="008A0D15" w:rsidRDefault="008269BA">
            <w:pPr>
              <w:spacing w:after="0" w:line="240" w:lineRule="auto"/>
              <w:rPr>
                <w:rFonts w:eastAsia="Times New Roman"/>
                <w:sz w:val="22"/>
                <w:szCs w:val="22"/>
                <w:lang w:eastAsia="ru-RU"/>
                <w:rPrChange w:id="5465" w:author="Елена Белолипецкая" w:date="2024-05-25T22:35:00Z">
                  <w:rPr>
                    <w:rFonts w:eastAsia="Times New Roman"/>
                    <w:lang w:eastAsia="ru-RU"/>
                  </w:rPr>
                </w:rPrChange>
              </w:rPr>
              <w:pPrChange w:id="5466" w:author="Елена Белолипецкая" w:date="2024-05-25T22:31:00Z">
                <w:pPr>
                  <w:spacing w:before="75" w:after="75" w:line="240" w:lineRule="auto"/>
                </w:pPr>
              </w:pPrChange>
            </w:pPr>
            <w:r w:rsidRPr="008A0D15">
              <w:rPr>
                <w:rFonts w:eastAsia="Times New Roman"/>
                <w:sz w:val="22"/>
                <w:szCs w:val="22"/>
                <w:lang w:eastAsia="ru-RU"/>
                <w:rPrChange w:id="5467" w:author="Елена Белолипецкая" w:date="2024-05-25T22:35:00Z">
                  <w:rPr>
                    <w:rFonts w:eastAsia="Times New Roman"/>
                    <w:lang w:eastAsia="ru-RU"/>
                  </w:rPr>
                </w:rPrChange>
              </w:rPr>
              <w:t>Корректировка дозы не требуется</w:t>
            </w:r>
          </w:p>
        </w:tc>
      </w:tr>
      <w:tr w:rsidR="00FE0F3F" w:rsidRPr="008A0D15" w14:paraId="616BDB1F" w14:textId="77777777" w:rsidTr="00FE0F3F">
        <w:tc>
          <w:tcPr>
            <w:tcW w:w="1818" w:type="pct"/>
            <w:vMerge/>
            <w:vAlign w:val="center"/>
            <w:hideMark/>
          </w:tcPr>
          <w:p w14:paraId="47486931" w14:textId="77777777" w:rsidR="008269BA" w:rsidRPr="008A0D15" w:rsidRDefault="008269BA">
            <w:pPr>
              <w:spacing w:after="0" w:line="240" w:lineRule="auto"/>
              <w:rPr>
                <w:rFonts w:eastAsia="Times New Roman"/>
                <w:sz w:val="22"/>
                <w:szCs w:val="22"/>
                <w:lang w:eastAsia="ru-RU"/>
                <w:rPrChange w:id="5468" w:author="Елена Белолипецкая" w:date="2024-05-25T22:35:00Z">
                  <w:rPr>
                    <w:rFonts w:eastAsia="Times New Roman"/>
                    <w:lang w:eastAsia="ru-RU"/>
                  </w:rPr>
                </w:rPrChange>
              </w:rPr>
              <w:pPrChange w:id="5469" w:author="Елена Белолипецкая" w:date="2024-05-25T22:31:00Z">
                <w:pPr>
                  <w:spacing w:before="75" w:after="75" w:line="240" w:lineRule="auto"/>
                </w:pPr>
              </w:pPrChange>
            </w:pPr>
          </w:p>
        </w:tc>
        <w:tc>
          <w:tcPr>
            <w:tcW w:w="682" w:type="pct"/>
            <w:tcMar>
              <w:top w:w="45" w:type="dxa"/>
              <w:left w:w="75" w:type="dxa"/>
              <w:bottom w:w="45" w:type="dxa"/>
              <w:right w:w="75" w:type="dxa"/>
            </w:tcMar>
            <w:vAlign w:val="center"/>
            <w:hideMark/>
          </w:tcPr>
          <w:p w14:paraId="3FF84E66" w14:textId="77777777" w:rsidR="008269BA" w:rsidRPr="008A0D15" w:rsidRDefault="008269BA">
            <w:pPr>
              <w:spacing w:after="0" w:line="240" w:lineRule="auto"/>
              <w:rPr>
                <w:rFonts w:eastAsia="Times New Roman"/>
                <w:sz w:val="22"/>
                <w:szCs w:val="22"/>
                <w:lang w:eastAsia="ru-RU"/>
                <w:rPrChange w:id="5470" w:author="Елена Белолипецкая" w:date="2024-05-25T22:35:00Z">
                  <w:rPr>
                    <w:rFonts w:eastAsia="Times New Roman"/>
                    <w:lang w:eastAsia="ru-RU"/>
                  </w:rPr>
                </w:rPrChange>
              </w:rPr>
              <w:pPrChange w:id="5471" w:author="Елена Белолипецкая" w:date="2024-05-25T22:31:00Z">
                <w:pPr>
                  <w:spacing w:before="75" w:after="75" w:line="240" w:lineRule="auto"/>
                </w:pPr>
              </w:pPrChange>
            </w:pPr>
            <w:r w:rsidRPr="008A0D15">
              <w:rPr>
                <w:rFonts w:eastAsia="Times New Roman"/>
                <w:sz w:val="22"/>
                <w:szCs w:val="22"/>
                <w:lang w:eastAsia="ru-RU"/>
                <w:rPrChange w:id="5472" w:author="Елена Белолипецкая" w:date="2024-05-25T22:35:00Z">
                  <w:rPr>
                    <w:rFonts w:eastAsia="Times New Roman"/>
                    <w:lang w:eastAsia="ru-RU"/>
                  </w:rPr>
                </w:rPrChange>
              </w:rPr>
              <w:t>Ритонавир</w:t>
            </w:r>
          </w:p>
        </w:tc>
        <w:tc>
          <w:tcPr>
            <w:tcW w:w="303" w:type="pct"/>
            <w:tcMar>
              <w:top w:w="45" w:type="dxa"/>
              <w:left w:w="75" w:type="dxa"/>
              <w:bottom w:w="45" w:type="dxa"/>
              <w:right w:w="75" w:type="dxa"/>
            </w:tcMar>
            <w:vAlign w:val="center"/>
            <w:hideMark/>
          </w:tcPr>
          <w:p w14:paraId="33E4717A" w14:textId="77777777" w:rsidR="008269BA" w:rsidRPr="008A0D15" w:rsidRDefault="008269BA">
            <w:pPr>
              <w:spacing w:after="0" w:line="240" w:lineRule="auto"/>
              <w:rPr>
                <w:rFonts w:eastAsia="Times New Roman"/>
                <w:sz w:val="22"/>
                <w:szCs w:val="22"/>
                <w:lang w:eastAsia="ru-RU"/>
                <w:rPrChange w:id="5473" w:author="Елена Белолипецкая" w:date="2024-05-25T22:35:00Z">
                  <w:rPr>
                    <w:rFonts w:eastAsia="Times New Roman"/>
                    <w:lang w:eastAsia="ru-RU"/>
                  </w:rPr>
                </w:rPrChange>
              </w:rPr>
              <w:pPrChange w:id="5474" w:author="Елена Белолипецкая" w:date="2024-05-25T22:31:00Z">
                <w:pPr>
                  <w:spacing w:before="75" w:after="75" w:line="240" w:lineRule="auto"/>
                </w:pPr>
              </w:pPrChange>
            </w:pPr>
            <w:r w:rsidRPr="008A0D15">
              <w:rPr>
                <w:rFonts w:eastAsia="Times New Roman"/>
                <w:sz w:val="22"/>
                <w:szCs w:val="22"/>
                <w:lang w:eastAsia="ru-RU"/>
                <w:rPrChange w:id="5475" w:author="Елена Белолипецкая" w:date="2024-05-25T22:35:00Z">
                  <w:rPr>
                    <w:rFonts w:eastAsia="Times New Roman"/>
                    <w:lang w:eastAsia="ru-RU"/>
                  </w:rPr>
                </w:rPrChange>
              </w:rPr>
              <w:t>↔</w:t>
            </w:r>
          </w:p>
        </w:tc>
        <w:tc>
          <w:tcPr>
            <w:tcW w:w="379" w:type="pct"/>
            <w:tcMar>
              <w:top w:w="45" w:type="dxa"/>
              <w:left w:w="75" w:type="dxa"/>
              <w:bottom w:w="45" w:type="dxa"/>
              <w:right w:w="75" w:type="dxa"/>
            </w:tcMar>
            <w:vAlign w:val="center"/>
            <w:hideMark/>
          </w:tcPr>
          <w:p w14:paraId="5DE227AA" w14:textId="77777777" w:rsidR="008269BA" w:rsidRPr="008A0D15" w:rsidRDefault="008269BA">
            <w:pPr>
              <w:spacing w:after="0" w:line="240" w:lineRule="auto"/>
              <w:rPr>
                <w:rFonts w:eastAsia="Times New Roman"/>
                <w:sz w:val="22"/>
                <w:szCs w:val="22"/>
                <w:lang w:eastAsia="ru-RU"/>
                <w:rPrChange w:id="5476" w:author="Елена Белолипецкая" w:date="2024-05-25T22:35:00Z">
                  <w:rPr>
                    <w:rFonts w:eastAsia="Times New Roman"/>
                    <w:lang w:eastAsia="ru-RU"/>
                  </w:rPr>
                </w:rPrChange>
              </w:rPr>
              <w:pPrChange w:id="5477" w:author="Елена Белолипецкая" w:date="2024-05-25T22:31:00Z">
                <w:pPr>
                  <w:spacing w:before="75" w:after="75" w:line="240" w:lineRule="auto"/>
                </w:pPr>
              </w:pPrChange>
            </w:pPr>
          </w:p>
        </w:tc>
        <w:tc>
          <w:tcPr>
            <w:tcW w:w="309" w:type="pct"/>
            <w:tcMar>
              <w:top w:w="45" w:type="dxa"/>
              <w:left w:w="75" w:type="dxa"/>
              <w:bottom w:w="45" w:type="dxa"/>
              <w:right w:w="75" w:type="dxa"/>
            </w:tcMar>
            <w:vAlign w:val="center"/>
            <w:hideMark/>
          </w:tcPr>
          <w:p w14:paraId="48189680" w14:textId="3037D312" w:rsidR="008269BA" w:rsidRPr="008A0D15" w:rsidRDefault="008269BA">
            <w:pPr>
              <w:spacing w:after="0" w:line="240" w:lineRule="auto"/>
              <w:rPr>
                <w:rFonts w:eastAsia="Times New Roman"/>
                <w:sz w:val="22"/>
                <w:szCs w:val="22"/>
                <w:lang w:eastAsia="ru-RU"/>
                <w:rPrChange w:id="5478" w:author="Елена Белолипецкая" w:date="2024-05-25T22:35:00Z">
                  <w:rPr>
                    <w:rFonts w:eastAsia="Times New Roman"/>
                    <w:lang w:eastAsia="ru-RU"/>
                  </w:rPr>
                </w:rPrChange>
              </w:rPr>
              <w:pPrChange w:id="5479" w:author="Елена Белолипецкая" w:date="2024-05-25T22:32:00Z">
                <w:pPr>
                  <w:spacing w:before="75" w:after="75" w:line="240" w:lineRule="auto"/>
                </w:pPr>
              </w:pPrChange>
            </w:pPr>
            <w:r w:rsidRPr="008A0D15">
              <w:rPr>
                <w:rFonts w:eastAsia="Times New Roman"/>
                <w:sz w:val="22"/>
                <w:szCs w:val="22"/>
                <w:lang w:eastAsia="ru-RU"/>
                <w:rPrChange w:id="5480" w:author="Елена Белолипецкая" w:date="2024-05-25T22:35:00Z">
                  <w:rPr>
                    <w:rFonts w:eastAsia="Times New Roman"/>
                    <w:lang w:eastAsia="ru-RU"/>
                  </w:rPr>
                </w:rPrChange>
              </w:rPr>
              <w:t>↑</w:t>
            </w:r>
            <w:r w:rsidRPr="008A0D15">
              <w:rPr>
                <w:rFonts w:eastAsia="Times New Roman"/>
                <w:sz w:val="22"/>
                <w:szCs w:val="22"/>
                <w:lang w:eastAsia="ru-RU"/>
                <w:rPrChange w:id="5481" w:author="Елена Белолипецкая" w:date="2024-05-25T22:35:00Z">
                  <w:rPr>
                    <w:rFonts w:eastAsia="Times New Roman"/>
                    <w:lang w:eastAsia="ru-RU"/>
                  </w:rPr>
                </w:rPrChange>
              </w:rPr>
              <w:br/>
              <w:t>1</w:t>
            </w:r>
            <w:del w:id="5482" w:author="Елена Белолипецкая" w:date="2024-05-25T22:29:00Z">
              <w:r w:rsidRPr="008A0D15" w:rsidDel="00FE0F3F">
                <w:rPr>
                  <w:rFonts w:eastAsia="Times New Roman"/>
                  <w:sz w:val="22"/>
                  <w:szCs w:val="22"/>
                  <w:lang w:eastAsia="ru-RU"/>
                  <w:rPrChange w:id="5483" w:author="Елена Белолипецкая" w:date="2024-05-25T22:35:00Z">
                    <w:rPr>
                      <w:rFonts w:eastAsia="Times New Roman"/>
                      <w:lang w:eastAsia="ru-RU"/>
                    </w:rPr>
                  </w:rPrChange>
                </w:rPr>
                <w:delText>.</w:delText>
              </w:r>
            </w:del>
            <w:ins w:id="5484" w:author="Елена Белолипецкая" w:date="2024-05-25T22:29:00Z">
              <w:r w:rsidR="00FE0F3F" w:rsidRPr="008A0D15">
                <w:rPr>
                  <w:rFonts w:eastAsia="Times New Roman"/>
                  <w:sz w:val="22"/>
                  <w:szCs w:val="22"/>
                  <w:lang w:eastAsia="ru-RU"/>
                  <w:rPrChange w:id="5485" w:author="Елена Белолипецкая" w:date="2024-05-25T22:35:00Z">
                    <w:rPr>
                      <w:rFonts w:eastAsia="Times New Roman"/>
                      <w:lang w:eastAsia="ru-RU"/>
                    </w:rPr>
                  </w:rPrChange>
                </w:rPr>
                <w:t>,</w:t>
              </w:r>
            </w:ins>
            <w:r w:rsidRPr="008A0D15">
              <w:rPr>
                <w:rFonts w:eastAsia="Times New Roman"/>
                <w:sz w:val="22"/>
                <w:szCs w:val="22"/>
                <w:lang w:eastAsia="ru-RU"/>
                <w:rPrChange w:id="5486" w:author="Елена Белолипецкая" w:date="2024-05-25T22:35:00Z">
                  <w:rPr>
                    <w:rFonts w:eastAsia="Times New Roman"/>
                    <w:lang w:eastAsia="ru-RU"/>
                  </w:rPr>
                </w:rPrChange>
              </w:rPr>
              <w:t>3 (1</w:t>
            </w:r>
            <w:del w:id="5487" w:author="Елена Белолипецкая" w:date="2024-05-25T22:29:00Z">
              <w:r w:rsidRPr="008A0D15" w:rsidDel="00FE0F3F">
                <w:rPr>
                  <w:rFonts w:eastAsia="Times New Roman"/>
                  <w:sz w:val="22"/>
                  <w:szCs w:val="22"/>
                  <w:lang w:eastAsia="ru-RU"/>
                  <w:rPrChange w:id="5488" w:author="Елена Белолипецкая" w:date="2024-05-25T22:35:00Z">
                    <w:rPr>
                      <w:rFonts w:eastAsia="Times New Roman"/>
                      <w:lang w:eastAsia="ru-RU"/>
                    </w:rPr>
                  </w:rPrChange>
                </w:rPr>
                <w:delText>.</w:delText>
              </w:r>
            </w:del>
            <w:ins w:id="5489" w:author="Елена Белолипецкая" w:date="2024-05-25T22:29:00Z">
              <w:r w:rsidR="00FE0F3F" w:rsidRPr="008A0D15">
                <w:rPr>
                  <w:rFonts w:eastAsia="Times New Roman"/>
                  <w:sz w:val="22"/>
                  <w:szCs w:val="22"/>
                  <w:lang w:eastAsia="ru-RU"/>
                  <w:rPrChange w:id="5490" w:author="Елена Белолипецкая" w:date="2024-05-25T22:35:00Z">
                    <w:rPr>
                      <w:rFonts w:eastAsia="Times New Roman"/>
                      <w:lang w:eastAsia="ru-RU"/>
                    </w:rPr>
                  </w:rPrChange>
                </w:rPr>
                <w:t>,</w:t>
              </w:r>
            </w:ins>
            <w:r w:rsidRPr="008A0D15">
              <w:rPr>
                <w:rFonts w:eastAsia="Times New Roman"/>
                <w:sz w:val="22"/>
                <w:szCs w:val="22"/>
                <w:lang w:eastAsia="ru-RU"/>
                <w:rPrChange w:id="5491" w:author="Елена Белолипецкая" w:date="2024-05-25T22:35:00Z">
                  <w:rPr>
                    <w:rFonts w:eastAsia="Times New Roman"/>
                    <w:lang w:eastAsia="ru-RU"/>
                  </w:rPr>
                </w:rPrChange>
              </w:rPr>
              <w:t>5</w:t>
            </w:r>
            <w:del w:id="5492" w:author="Елена Белолипецкая" w:date="2024-05-25T22:32:00Z">
              <w:r w:rsidRPr="008A0D15" w:rsidDel="008A0D15">
                <w:rPr>
                  <w:rFonts w:eastAsia="Times New Roman"/>
                  <w:sz w:val="22"/>
                  <w:szCs w:val="22"/>
                  <w:lang w:eastAsia="ru-RU"/>
                  <w:rPrChange w:id="5493" w:author="Елена Белолипецкая" w:date="2024-05-25T22:35:00Z">
                    <w:rPr>
                      <w:rFonts w:eastAsia="Times New Roman"/>
                      <w:lang w:eastAsia="ru-RU"/>
                    </w:rPr>
                  </w:rPrChange>
                </w:rPr>
                <w:delText xml:space="preserve">, </w:delText>
              </w:r>
            </w:del>
            <w:ins w:id="5494" w:author="Елена Белолипецкая" w:date="2024-05-25T22:32:00Z">
              <w:r w:rsidR="008A0D15" w:rsidRPr="008A0D15">
                <w:rPr>
                  <w:rFonts w:eastAsia="Times New Roman"/>
                  <w:sz w:val="22"/>
                  <w:szCs w:val="22"/>
                  <w:lang w:val="en-US" w:eastAsia="ru-RU"/>
                  <w:rPrChange w:id="5495"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5496"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5497" w:author="Елена Белолипецкая" w:date="2024-05-25T22:35:00Z">
                  <w:rPr>
                    <w:rFonts w:eastAsia="Times New Roman"/>
                    <w:lang w:eastAsia="ru-RU"/>
                  </w:rPr>
                </w:rPrChange>
              </w:rPr>
              <w:t>1</w:t>
            </w:r>
            <w:del w:id="5498" w:author="Елена Белолипецкая" w:date="2024-05-25T22:29:00Z">
              <w:r w:rsidRPr="008A0D15" w:rsidDel="00FE0F3F">
                <w:rPr>
                  <w:rFonts w:eastAsia="Times New Roman"/>
                  <w:sz w:val="22"/>
                  <w:szCs w:val="22"/>
                  <w:lang w:eastAsia="ru-RU"/>
                  <w:rPrChange w:id="5499" w:author="Елена Белолипецкая" w:date="2024-05-25T22:35:00Z">
                    <w:rPr>
                      <w:rFonts w:eastAsia="Times New Roman"/>
                      <w:lang w:eastAsia="ru-RU"/>
                    </w:rPr>
                  </w:rPrChange>
                </w:rPr>
                <w:delText>.</w:delText>
              </w:r>
            </w:del>
            <w:ins w:id="5500" w:author="Елена Белолипецкая" w:date="2024-05-25T22:29:00Z">
              <w:r w:rsidR="00FE0F3F" w:rsidRPr="008A0D15">
                <w:rPr>
                  <w:rFonts w:eastAsia="Times New Roman"/>
                  <w:sz w:val="22"/>
                  <w:szCs w:val="22"/>
                  <w:lang w:eastAsia="ru-RU"/>
                  <w:rPrChange w:id="5501" w:author="Елена Белолипецкая" w:date="2024-05-25T22:35:00Z">
                    <w:rPr>
                      <w:rFonts w:eastAsia="Times New Roman"/>
                      <w:lang w:eastAsia="ru-RU"/>
                    </w:rPr>
                  </w:rPrChange>
                </w:rPr>
                <w:t>,</w:t>
              </w:r>
            </w:ins>
            <w:r w:rsidRPr="008A0D15">
              <w:rPr>
                <w:rFonts w:eastAsia="Times New Roman"/>
                <w:sz w:val="22"/>
                <w:szCs w:val="22"/>
                <w:lang w:eastAsia="ru-RU"/>
                <w:rPrChange w:id="5502" w:author="Елена Белолипецкая" w:date="2024-05-25T22:35:00Z">
                  <w:rPr>
                    <w:rFonts w:eastAsia="Times New Roman"/>
                    <w:lang w:eastAsia="ru-RU"/>
                  </w:rPr>
                </w:rPrChange>
              </w:rPr>
              <w:t>4)</w:t>
            </w:r>
          </w:p>
        </w:tc>
        <w:tc>
          <w:tcPr>
            <w:tcW w:w="1508" w:type="pct"/>
            <w:vMerge/>
            <w:vAlign w:val="center"/>
            <w:hideMark/>
          </w:tcPr>
          <w:p w14:paraId="72527BFF" w14:textId="77777777" w:rsidR="008269BA" w:rsidRPr="008A0D15" w:rsidRDefault="008269BA">
            <w:pPr>
              <w:spacing w:after="0" w:line="240" w:lineRule="auto"/>
              <w:rPr>
                <w:rFonts w:eastAsia="Times New Roman"/>
                <w:sz w:val="22"/>
                <w:szCs w:val="22"/>
                <w:lang w:eastAsia="ru-RU"/>
                <w:rPrChange w:id="5503" w:author="Елена Белолипецкая" w:date="2024-05-25T22:35:00Z">
                  <w:rPr>
                    <w:rFonts w:eastAsia="Times New Roman"/>
                    <w:lang w:eastAsia="ru-RU"/>
                  </w:rPr>
                </w:rPrChange>
              </w:rPr>
              <w:pPrChange w:id="5504" w:author="Елена Белолипецкая" w:date="2024-05-25T22:31:00Z">
                <w:pPr>
                  <w:spacing w:before="75" w:after="75" w:line="240" w:lineRule="auto"/>
                </w:pPr>
              </w:pPrChange>
            </w:pPr>
          </w:p>
        </w:tc>
      </w:tr>
      <w:tr w:rsidR="00FE0F3F" w:rsidRPr="008A0D15" w14:paraId="04F9F74B" w14:textId="77777777" w:rsidTr="00FE0F3F">
        <w:tc>
          <w:tcPr>
            <w:tcW w:w="1818" w:type="pct"/>
            <w:vMerge/>
            <w:vAlign w:val="center"/>
            <w:hideMark/>
          </w:tcPr>
          <w:p w14:paraId="01C22D46" w14:textId="77777777" w:rsidR="008269BA" w:rsidRPr="008A0D15" w:rsidRDefault="008269BA">
            <w:pPr>
              <w:spacing w:after="0" w:line="240" w:lineRule="auto"/>
              <w:rPr>
                <w:rFonts w:eastAsia="Times New Roman"/>
                <w:sz w:val="22"/>
                <w:szCs w:val="22"/>
                <w:lang w:eastAsia="ru-RU"/>
                <w:rPrChange w:id="5505" w:author="Елена Белолипецкая" w:date="2024-05-25T22:35:00Z">
                  <w:rPr>
                    <w:rFonts w:eastAsia="Times New Roman"/>
                    <w:lang w:eastAsia="ru-RU"/>
                  </w:rPr>
                </w:rPrChange>
              </w:rPr>
              <w:pPrChange w:id="5506" w:author="Елена Белолипецкая" w:date="2024-05-25T22:31:00Z">
                <w:pPr>
                  <w:spacing w:before="75" w:after="75" w:line="240" w:lineRule="auto"/>
                </w:pPr>
              </w:pPrChange>
            </w:pPr>
          </w:p>
        </w:tc>
        <w:tc>
          <w:tcPr>
            <w:tcW w:w="682" w:type="pct"/>
            <w:tcMar>
              <w:top w:w="45" w:type="dxa"/>
              <w:left w:w="75" w:type="dxa"/>
              <w:bottom w:w="45" w:type="dxa"/>
              <w:right w:w="75" w:type="dxa"/>
            </w:tcMar>
            <w:vAlign w:val="center"/>
            <w:hideMark/>
          </w:tcPr>
          <w:p w14:paraId="114F9752" w14:textId="77777777" w:rsidR="008269BA" w:rsidRPr="008A0D15" w:rsidRDefault="008269BA">
            <w:pPr>
              <w:spacing w:after="0" w:line="240" w:lineRule="auto"/>
              <w:rPr>
                <w:rFonts w:eastAsia="Times New Roman"/>
                <w:sz w:val="22"/>
                <w:szCs w:val="22"/>
                <w:lang w:eastAsia="ru-RU"/>
                <w:rPrChange w:id="5507" w:author="Елена Белолипецкая" w:date="2024-05-25T22:35:00Z">
                  <w:rPr>
                    <w:rFonts w:eastAsia="Times New Roman"/>
                    <w:lang w:eastAsia="ru-RU"/>
                  </w:rPr>
                </w:rPrChange>
              </w:rPr>
              <w:pPrChange w:id="5508" w:author="Елена Белолипецкая" w:date="2024-05-25T22:31:00Z">
                <w:pPr>
                  <w:spacing w:before="75" w:after="75" w:line="240" w:lineRule="auto"/>
                </w:pPr>
              </w:pPrChange>
            </w:pPr>
            <w:r w:rsidRPr="008A0D15">
              <w:rPr>
                <w:rFonts w:eastAsia="Times New Roman"/>
                <w:sz w:val="22"/>
                <w:szCs w:val="22"/>
                <w:lang w:eastAsia="ru-RU"/>
                <w:rPrChange w:id="5509" w:author="Елена Белолипецкая" w:date="2024-05-25T22:35:00Z">
                  <w:rPr>
                    <w:rFonts w:eastAsia="Times New Roman"/>
                    <w:lang w:eastAsia="ru-RU"/>
                  </w:rPr>
                </w:rPrChange>
              </w:rPr>
              <w:t>Софосбувир</w:t>
            </w:r>
          </w:p>
        </w:tc>
        <w:tc>
          <w:tcPr>
            <w:tcW w:w="303" w:type="pct"/>
            <w:tcMar>
              <w:top w:w="45" w:type="dxa"/>
              <w:left w:w="75" w:type="dxa"/>
              <w:bottom w:w="45" w:type="dxa"/>
              <w:right w:w="75" w:type="dxa"/>
            </w:tcMar>
            <w:vAlign w:val="center"/>
            <w:hideMark/>
          </w:tcPr>
          <w:p w14:paraId="356CE3CF" w14:textId="77777777" w:rsidR="008269BA" w:rsidRPr="008A0D15" w:rsidRDefault="008269BA">
            <w:pPr>
              <w:spacing w:after="0" w:line="240" w:lineRule="auto"/>
              <w:rPr>
                <w:rFonts w:eastAsia="Times New Roman"/>
                <w:sz w:val="22"/>
                <w:szCs w:val="22"/>
                <w:lang w:eastAsia="ru-RU"/>
                <w:rPrChange w:id="5510" w:author="Елена Белолипецкая" w:date="2024-05-25T22:35:00Z">
                  <w:rPr>
                    <w:rFonts w:eastAsia="Times New Roman"/>
                    <w:lang w:eastAsia="ru-RU"/>
                  </w:rPr>
                </w:rPrChange>
              </w:rPr>
              <w:pPrChange w:id="5511" w:author="Елена Белолипецкая" w:date="2024-05-25T22:31:00Z">
                <w:pPr>
                  <w:spacing w:before="75" w:after="75" w:line="240" w:lineRule="auto"/>
                </w:pPr>
              </w:pPrChange>
            </w:pPr>
            <w:r w:rsidRPr="008A0D15">
              <w:rPr>
                <w:rFonts w:eastAsia="Times New Roman"/>
                <w:sz w:val="22"/>
                <w:szCs w:val="22"/>
                <w:lang w:eastAsia="ru-RU"/>
                <w:rPrChange w:id="5512" w:author="Елена Белолипецкая" w:date="2024-05-25T22:35:00Z">
                  <w:rPr>
                    <w:rFonts w:eastAsia="Times New Roman"/>
                    <w:lang w:eastAsia="ru-RU"/>
                  </w:rPr>
                </w:rPrChange>
              </w:rPr>
              <w:t>↔</w:t>
            </w:r>
          </w:p>
        </w:tc>
        <w:tc>
          <w:tcPr>
            <w:tcW w:w="379" w:type="pct"/>
            <w:tcMar>
              <w:top w:w="45" w:type="dxa"/>
              <w:left w:w="75" w:type="dxa"/>
              <w:bottom w:w="45" w:type="dxa"/>
              <w:right w:w="75" w:type="dxa"/>
            </w:tcMar>
            <w:vAlign w:val="center"/>
            <w:hideMark/>
          </w:tcPr>
          <w:p w14:paraId="2D6C3D77" w14:textId="77777777" w:rsidR="008269BA" w:rsidRPr="008A0D15" w:rsidRDefault="008269BA">
            <w:pPr>
              <w:spacing w:after="0" w:line="240" w:lineRule="auto"/>
              <w:rPr>
                <w:rFonts w:eastAsia="Times New Roman"/>
                <w:sz w:val="22"/>
                <w:szCs w:val="22"/>
                <w:lang w:eastAsia="ru-RU"/>
                <w:rPrChange w:id="5513" w:author="Елена Белолипецкая" w:date="2024-05-25T22:35:00Z">
                  <w:rPr>
                    <w:rFonts w:eastAsia="Times New Roman"/>
                    <w:lang w:eastAsia="ru-RU"/>
                  </w:rPr>
                </w:rPrChange>
              </w:rPr>
              <w:pPrChange w:id="5514" w:author="Елена Белолипецкая" w:date="2024-05-25T22:31:00Z">
                <w:pPr>
                  <w:spacing w:before="75" w:after="75" w:line="240" w:lineRule="auto"/>
                </w:pPr>
              </w:pPrChange>
            </w:pPr>
            <w:r w:rsidRPr="008A0D15">
              <w:rPr>
                <w:rFonts w:eastAsia="Times New Roman"/>
                <w:sz w:val="22"/>
                <w:szCs w:val="22"/>
                <w:lang w:eastAsia="ru-RU"/>
                <w:rPrChange w:id="5515" w:author="Елена Белолипецкая" w:date="2024-05-25T22:35:00Z">
                  <w:rPr>
                    <w:rFonts w:eastAsia="Times New Roman"/>
                    <w:lang w:eastAsia="ru-RU"/>
                  </w:rPr>
                </w:rPrChange>
              </w:rPr>
              <w:t>↔</w:t>
            </w:r>
          </w:p>
        </w:tc>
        <w:tc>
          <w:tcPr>
            <w:tcW w:w="309" w:type="pct"/>
            <w:tcMar>
              <w:top w:w="45" w:type="dxa"/>
              <w:left w:w="75" w:type="dxa"/>
              <w:bottom w:w="45" w:type="dxa"/>
              <w:right w:w="75" w:type="dxa"/>
            </w:tcMar>
            <w:vAlign w:val="center"/>
            <w:hideMark/>
          </w:tcPr>
          <w:p w14:paraId="2C7EB9BA" w14:textId="77777777" w:rsidR="008269BA" w:rsidRPr="008A0D15" w:rsidRDefault="008269BA">
            <w:pPr>
              <w:spacing w:after="0" w:line="240" w:lineRule="auto"/>
              <w:rPr>
                <w:rFonts w:eastAsia="Times New Roman"/>
                <w:sz w:val="22"/>
                <w:szCs w:val="22"/>
                <w:lang w:eastAsia="ru-RU"/>
                <w:rPrChange w:id="5516" w:author="Елена Белолипецкая" w:date="2024-05-25T22:35:00Z">
                  <w:rPr>
                    <w:rFonts w:eastAsia="Times New Roman"/>
                    <w:lang w:eastAsia="ru-RU"/>
                  </w:rPr>
                </w:rPrChange>
              </w:rPr>
              <w:pPrChange w:id="5517" w:author="Елена Белолипецкая" w:date="2024-05-25T22:31:00Z">
                <w:pPr>
                  <w:spacing w:before="75" w:after="75" w:line="240" w:lineRule="auto"/>
                </w:pPr>
              </w:pPrChange>
            </w:pPr>
          </w:p>
        </w:tc>
        <w:tc>
          <w:tcPr>
            <w:tcW w:w="1508" w:type="pct"/>
            <w:vMerge/>
            <w:vAlign w:val="center"/>
            <w:hideMark/>
          </w:tcPr>
          <w:p w14:paraId="14A7D097" w14:textId="77777777" w:rsidR="008269BA" w:rsidRPr="008A0D15" w:rsidRDefault="008269BA">
            <w:pPr>
              <w:spacing w:after="0" w:line="240" w:lineRule="auto"/>
              <w:rPr>
                <w:rFonts w:eastAsia="Times New Roman"/>
                <w:sz w:val="22"/>
                <w:szCs w:val="22"/>
                <w:lang w:eastAsia="ru-RU"/>
                <w:rPrChange w:id="5518" w:author="Елена Белолипецкая" w:date="2024-05-25T22:35:00Z">
                  <w:rPr>
                    <w:rFonts w:eastAsia="Times New Roman"/>
                    <w:lang w:eastAsia="ru-RU"/>
                  </w:rPr>
                </w:rPrChange>
              </w:rPr>
              <w:pPrChange w:id="5519" w:author="Елена Белолипецкая" w:date="2024-05-25T22:31:00Z">
                <w:pPr>
                  <w:spacing w:before="75" w:after="75" w:line="240" w:lineRule="auto"/>
                </w:pPr>
              </w:pPrChange>
            </w:pPr>
          </w:p>
        </w:tc>
      </w:tr>
      <w:tr w:rsidR="00FE0F3F" w:rsidRPr="008A0D15" w14:paraId="55E6E8CB" w14:textId="77777777" w:rsidTr="00FE0F3F">
        <w:tc>
          <w:tcPr>
            <w:tcW w:w="1818" w:type="pct"/>
            <w:vMerge/>
            <w:vAlign w:val="center"/>
            <w:hideMark/>
          </w:tcPr>
          <w:p w14:paraId="0490A1D6" w14:textId="77777777" w:rsidR="008269BA" w:rsidRPr="008A0D15" w:rsidRDefault="008269BA">
            <w:pPr>
              <w:spacing w:after="0" w:line="240" w:lineRule="auto"/>
              <w:rPr>
                <w:rFonts w:eastAsia="Times New Roman"/>
                <w:sz w:val="22"/>
                <w:szCs w:val="22"/>
                <w:lang w:eastAsia="ru-RU"/>
                <w:rPrChange w:id="5520" w:author="Елена Белолипецкая" w:date="2024-05-25T22:35:00Z">
                  <w:rPr>
                    <w:rFonts w:eastAsia="Times New Roman"/>
                    <w:lang w:eastAsia="ru-RU"/>
                  </w:rPr>
                </w:rPrChange>
              </w:rPr>
              <w:pPrChange w:id="5521" w:author="Елена Белолипецкая" w:date="2024-05-25T22:31:00Z">
                <w:pPr>
                  <w:spacing w:before="75" w:after="75" w:line="240" w:lineRule="auto"/>
                </w:pPr>
              </w:pPrChange>
            </w:pPr>
          </w:p>
        </w:tc>
        <w:tc>
          <w:tcPr>
            <w:tcW w:w="682" w:type="pct"/>
            <w:tcMar>
              <w:top w:w="45" w:type="dxa"/>
              <w:left w:w="75" w:type="dxa"/>
              <w:bottom w:w="45" w:type="dxa"/>
              <w:right w:w="75" w:type="dxa"/>
            </w:tcMar>
            <w:vAlign w:val="center"/>
            <w:hideMark/>
          </w:tcPr>
          <w:p w14:paraId="3B9D3AF3" w14:textId="77777777" w:rsidR="008269BA" w:rsidRPr="008A0D15" w:rsidRDefault="008269BA">
            <w:pPr>
              <w:spacing w:after="0" w:line="240" w:lineRule="auto"/>
              <w:rPr>
                <w:rFonts w:eastAsia="Times New Roman"/>
                <w:sz w:val="22"/>
                <w:szCs w:val="22"/>
                <w:lang w:eastAsia="ru-RU"/>
                <w:rPrChange w:id="5522" w:author="Елена Белолипецкая" w:date="2024-05-25T22:35:00Z">
                  <w:rPr>
                    <w:rFonts w:eastAsia="Times New Roman"/>
                    <w:lang w:eastAsia="ru-RU"/>
                  </w:rPr>
                </w:rPrChange>
              </w:rPr>
              <w:pPrChange w:id="5523" w:author="Елена Белолипецкая" w:date="2024-05-25T22:31:00Z">
                <w:pPr>
                  <w:spacing w:before="75" w:after="75" w:line="240" w:lineRule="auto"/>
                </w:pPr>
              </w:pPrChange>
            </w:pPr>
            <w:r w:rsidRPr="008A0D15">
              <w:rPr>
                <w:rFonts w:eastAsia="Times New Roman"/>
                <w:sz w:val="22"/>
                <w:szCs w:val="22"/>
                <w:lang w:eastAsia="ru-RU"/>
                <w:rPrChange w:id="5524" w:author="Елена Белолипецкая" w:date="2024-05-25T22:35:00Z">
                  <w:rPr>
                    <w:rFonts w:eastAsia="Times New Roman"/>
                    <w:lang w:eastAsia="ru-RU"/>
                  </w:rPr>
                </w:rPrChange>
              </w:rPr>
              <w:t>Велпатасвир</w:t>
            </w:r>
          </w:p>
        </w:tc>
        <w:tc>
          <w:tcPr>
            <w:tcW w:w="303" w:type="pct"/>
            <w:tcMar>
              <w:top w:w="45" w:type="dxa"/>
              <w:left w:w="75" w:type="dxa"/>
              <w:bottom w:w="45" w:type="dxa"/>
              <w:right w:w="75" w:type="dxa"/>
            </w:tcMar>
            <w:vAlign w:val="center"/>
            <w:hideMark/>
          </w:tcPr>
          <w:p w14:paraId="19EB5C90" w14:textId="1E063950" w:rsidR="008269BA" w:rsidRPr="008A0D15" w:rsidRDefault="008269BA">
            <w:pPr>
              <w:spacing w:after="0" w:line="240" w:lineRule="auto"/>
              <w:rPr>
                <w:rFonts w:eastAsia="Times New Roman"/>
                <w:sz w:val="22"/>
                <w:szCs w:val="22"/>
                <w:lang w:eastAsia="ru-RU"/>
                <w:rPrChange w:id="5525" w:author="Елена Белолипецкая" w:date="2024-05-25T22:35:00Z">
                  <w:rPr>
                    <w:rFonts w:eastAsia="Times New Roman"/>
                    <w:lang w:eastAsia="ru-RU"/>
                  </w:rPr>
                </w:rPrChange>
              </w:rPr>
              <w:pPrChange w:id="5526" w:author="Елена Белолипецкая" w:date="2024-05-25T22:33:00Z">
                <w:pPr>
                  <w:spacing w:before="75" w:after="75" w:line="240" w:lineRule="auto"/>
                </w:pPr>
              </w:pPrChange>
            </w:pPr>
            <w:r w:rsidRPr="008A0D15">
              <w:rPr>
                <w:rFonts w:eastAsia="Times New Roman"/>
                <w:sz w:val="22"/>
                <w:szCs w:val="22"/>
                <w:lang w:eastAsia="ru-RU"/>
                <w:rPrChange w:id="5527" w:author="Елена Белолипецкая" w:date="2024-05-25T22:35:00Z">
                  <w:rPr>
                    <w:rFonts w:eastAsia="Times New Roman"/>
                    <w:lang w:eastAsia="ru-RU"/>
                  </w:rPr>
                </w:rPrChange>
              </w:rPr>
              <w:t>↑</w:t>
            </w:r>
            <w:r w:rsidRPr="008A0D15">
              <w:rPr>
                <w:rFonts w:eastAsia="Times New Roman"/>
                <w:sz w:val="22"/>
                <w:szCs w:val="22"/>
                <w:lang w:eastAsia="ru-RU"/>
                <w:rPrChange w:id="5528" w:author="Елена Белолипецкая" w:date="2024-05-25T22:35:00Z">
                  <w:rPr>
                    <w:rFonts w:eastAsia="Times New Roman"/>
                    <w:lang w:eastAsia="ru-RU"/>
                  </w:rPr>
                </w:rPrChange>
              </w:rPr>
              <w:br/>
              <w:t>1</w:t>
            </w:r>
            <w:del w:id="5529" w:author="Елена Белолипецкая" w:date="2024-05-25T22:28:00Z">
              <w:r w:rsidRPr="008A0D15" w:rsidDel="00FE0F3F">
                <w:rPr>
                  <w:rFonts w:eastAsia="Times New Roman"/>
                  <w:sz w:val="22"/>
                  <w:szCs w:val="22"/>
                  <w:lang w:eastAsia="ru-RU"/>
                  <w:rPrChange w:id="5530" w:author="Елена Белолипецкая" w:date="2024-05-25T22:35:00Z">
                    <w:rPr>
                      <w:rFonts w:eastAsia="Times New Roman"/>
                      <w:lang w:eastAsia="ru-RU"/>
                    </w:rPr>
                  </w:rPrChange>
                </w:rPr>
                <w:delText>.</w:delText>
              </w:r>
            </w:del>
            <w:ins w:id="5531" w:author="Елена Белолипецкая" w:date="2024-05-25T22:28:00Z">
              <w:r w:rsidR="00FE0F3F" w:rsidRPr="008A0D15">
                <w:rPr>
                  <w:rFonts w:eastAsia="Times New Roman"/>
                  <w:sz w:val="22"/>
                  <w:szCs w:val="22"/>
                  <w:lang w:eastAsia="ru-RU"/>
                  <w:rPrChange w:id="5532" w:author="Елена Белолипецкая" w:date="2024-05-25T22:35:00Z">
                    <w:rPr>
                      <w:rFonts w:eastAsia="Times New Roman"/>
                      <w:lang w:eastAsia="ru-RU"/>
                    </w:rPr>
                  </w:rPrChange>
                </w:rPr>
                <w:t>,</w:t>
              </w:r>
            </w:ins>
            <w:r w:rsidRPr="008A0D15">
              <w:rPr>
                <w:rFonts w:eastAsia="Times New Roman"/>
                <w:sz w:val="22"/>
                <w:szCs w:val="22"/>
                <w:lang w:eastAsia="ru-RU"/>
                <w:rPrChange w:id="5533" w:author="Елена Белолипецкая" w:date="2024-05-25T22:35:00Z">
                  <w:rPr>
                    <w:rFonts w:eastAsia="Times New Roman"/>
                    <w:lang w:eastAsia="ru-RU"/>
                  </w:rPr>
                </w:rPrChange>
              </w:rPr>
              <w:t>6 (1</w:t>
            </w:r>
            <w:del w:id="5534" w:author="Елена Белолипецкая" w:date="2024-05-25T22:28:00Z">
              <w:r w:rsidRPr="008A0D15" w:rsidDel="00FE0F3F">
                <w:rPr>
                  <w:rFonts w:eastAsia="Times New Roman"/>
                  <w:sz w:val="22"/>
                  <w:szCs w:val="22"/>
                  <w:lang w:eastAsia="ru-RU"/>
                  <w:rPrChange w:id="5535" w:author="Елена Белолипецкая" w:date="2024-05-25T22:35:00Z">
                    <w:rPr>
                      <w:rFonts w:eastAsia="Times New Roman"/>
                      <w:lang w:eastAsia="ru-RU"/>
                    </w:rPr>
                  </w:rPrChange>
                </w:rPr>
                <w:delText>.</w:delText>
              </w:r>
            </w:del>
            <w:ins w:id="5536" w:author="Елена Белолипецкая" w:date="2024-05-25T22:28:00Z">
              <w:r w:rsidR="00FE0F3F" w:rsidRPr="008A0D15">
                <w:rPr>
                  <w:rFonts w:eastAsia="Times New Roman"/>
                  <w:sz w:val="22"/>
                  <w:szCs w:val="22"/>
                  <w:lang w:eastAsia="ru-RU"/>
                  <w:rPrChange w:id="5537" w:author="Елена Белолипецкая" w:date="2024-05-25T22:35:00Z">
                    <w:rPr>
                      <w:rFonts w:eastAsia="Times New Roman"/>
                      <w:lang w:eastAsia="ru-RU"/>
                    </w:rPr>
                  </w:rPrChange>
                </w:rPr>
                <w:t>,</w:t>
              </w:r>
            </w:ins>
            <w:r w:rsidRPr="008A0D15">
              <w:rPr>
                <w:rFonts w:eastAsia="Times New Roman"/>
                <w:sz w:val="22"/>
                <w:szCs w:val="22"/>
                <w:lang w:eastAsia="ru-RU"/>
                <w:rPrChange w:id="5538" w:author="Елена Белолипецкая" w:date="2024-05-25T22:35:00Z">
                  <w:rPr>
                    <w:rFonts w:eastAsia="Times New Roman"/>
                    <w:lang w:eastAsia="ru-RU"/>
                  </w:rPr>
                </w:rPrChange>
              </w:rPr>
              <w:t>4</w:t>
            </w:r>
            <w:del w:id="5539" w:author="Елена Белолипецкая" w:date="2024-05-25T22:33:00Z">
              <w:r w:rsidRPr="008A0D15" w:rsidDel="008A0D15">
                <w:rPr>
                  <w:rFonts w:eastAsia="Times New Roman"/>
                  <w:sz w:val="22"/>
                  <w:szCs w:val="22"/>
                  <w:lang w:eastAsia="ru-RU"/>
                  <w:rPrChange w:id="5540" w:author="Елена Белолипецкая" w:date="2024-05-25T22:35:00Z">
                    <w:rPr>
                      <w:rFonts w:eastAsia="Times New Roman"/>
                      <w:lang w:eastAsia="ru-RU"/>
                    </w:rPr>
                  </w:rPrChange>
                </w:rPr>
                <w:delText xml:space="preserve">, </w:delText>
              </w:r>
            </w:del>
            <w:ins w:id="5541" w:author="Елена Белолипецкая" w:date="2024-05-25T22:33:00Z">
              <w:r w:rsidR="008A0D15" w:rsidRPr="008A0D15">
                <w:rPr>
                  <w:rFonts w:eastAsia="Times New Roman"/>
                  <w:sz w:val="22"/>
                  <w:szCs w:val="22"/>
                  <w:lang w:val="en-US" w:eastAsia="ru-RU"/>
                  <w:rPrChange w:id="5542"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5543"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5544" w:author="Елена Белолипецкая" w:date="2024-05-25T22:35:00Z">
                  <w:rPr>
                    <w:rFonts w:eastAsia="Times New Roman"/>
                    <w:lang w:eastAsia="ru-RU"/>
                  </w:rPr>
                </w:rPrChange>
              </w:rPr>
              <w:t>1</w:t>
            </w:r>
            <w:del w:id="5545" w:author="Елена Белолипецкая" w:date="2024-05-25T22:28:00Z">
              <w:r w:rsidRPr="008A0D15" w:rsidDel="00FE0F3F">
                <w:rPr>
                  <w:rFonts w:eastAsia="Times New Roman"/>
                  <w:sz w:val="22"/>
                  <w:szCs w:val="22"/>
                  <w:lang w:eastAsia="ru-RU"/>
                  <w:rPrChange w:id="5546" w:author="Елена Белолипецкая" w:date="2024-05-25T22:35:00Z">
                    <w:rPr>
                      <w:rFonts w:eastAsia="Times New Roman"/>
                      <w:lang w:eastAsia="ru-RU"/>
                    </w:rPr>
                  </w:rPrChange>
                </w:rPr>
                <w:delText>.</w:delText>
              </w:r>
            </w:del>
            <w:ins w:id="5547" w:author="Елена Белолипецкая" w:date="2024-05-25T22:28:00Z">
              <w:r w:rsidR="00FE0F3F" w:rsidRPr="008A0D15">
                <w:rPr>
                  <w:rFonts w:eastAsia="Times New Roman"/>
                  <w:sz w:val="22"/>
                  <w:szCs w:val="22"/>
                  <w:lang w:eastAsia="ru-RU"/>
                  <w:rPrChange w:id="5548" w:author="Елена Белолипецкая" w:date="2024-05-25T22:35:00Z">
                    <w:rPr>
                      <w:rFonts w:eastAsia="Times New Roman"/>
                      <w:lang w:eastAsia="ru-RU"/>
                    </w:rPr>
                  </w:rPrChange>
                </w:rPr>
                <w:t>,</w:t>
              </w:r>
            </w:ins>
            <w:r w:rsidRPr="008A0D15">
              <w:rPr>
                <w:rFonts w:eastAsia="Times New Roman"/>
                <w:sz w:val="22"/>
                <w:szCs w:val="22"/>
                <w:lang w:eastAsia="ru-RU"/>
                <w:rPrChange w:id="5549" w:author="Елена Белолипецкая" w:date="2024-05-25T22:35:00Z">
                  <w:rPr>
                    <w:rFonts w:eastAsia="Times New Roman"/>
                    <w:lang w:eastAsia="ru-RU"/>
                  </w:rPr>
                </w:rPrChange>
              </w:rPr>
              <w:t>7)</w:t>
            </w:r>
          </w:p>
        </w:tc>
        <w:tc>
          <w:tcPr>
            <w:tcW w:w="379" w:type="pct"/>
            <w:tcMar>
              <w:top w:w="45" w:type="dxa"/>
              <w:left w:w="75" w:type="dxa"/>
              <w:bottom w:w="45" w:type="dxa"/>
              <w:right w:w="75" w:type="dxa"/>
            </w:tcMar>
            <w:vAlign w:val="center"/>
            <w:hideMark/>
          </w:tcPr>
          <w:p w14:paraId="754AC372" w14:textId="4BE1F2FF" w:rsidR="008269BA" w:rsidRPr="008A0D15" w:rsidRDefault="008269BA">
            <w:pPr>
              <w:spacing w:after="0" w:line="240" w:lineRule="auto"/>
              <w:rPr>
                <w:rFonts w:eastAsia="Times New Roman"/>
                <w:sz w:val="22"/>
                <w:szCs w:val="22"/>
                <w:lang w:eastAsia="ru-RU"/>
                <w:rPrChange w:id="5550" w:author="Елена Белолипецкая" w:date="2024-05-25T22:35:00Z">
                  <w:rPr>
                    <w:rFonts w:eastAsia="Times New Roman"/>
                    <w:lang w:eastAsia="ru-RU"/>
                  </w:rPr>
                </w:rPrChange>
              </w:rPr>
              <w:pPrChange w:id="5551" w:author="Елена Белолипецкая" w:date="2024-05-25T22:33:00Z">
                <w:pPr>
                  <w:spacing w:before="75" w:after="75" w:line="240" w:lineRule="auto"/>
                </w:pPr>
              </w:pPrChange>
            </w:pPr>
            <w:r w:rsidRPr="008A0D15">
              <w:rPr>
                <w:rFonts w:eastAsia="Times New Roman"/>
                <w:sz w:val="22"/>
                <w:szCs w:val="22"/>
                <w:lang w:eastAsia="ru-RU"/>
                <w:rPrChange w:id="5552" w:author="Елена Белолипецкая" w:date="2024-05-25T22:35:00Z">
                  <w:rPr>
                    <w:rFonts w:eastAsia="Times New Roman"/>
                    <w:lang w:eastAsia="ru-RU"/>
                  </w:rPr>
                </w:rPrChange>
              </w:rPr>
              <w:t>↑</w:t>
            </w:r>
            <w:r w:rsidRPr="008A0D15">
              <w:rPr>
                <w:rFonts w:eastAsia="Times New Roman"/>
                <w:sz w:val="22"/>
                <w:szCs w:val="22"/>
                <w:lang w:eastAsia="ru-RU"/>
                <w:rPrChange w:id="5553" w:author="Елена Белолипецкая" w:date="2024-05-25T22:35:00Z">
                  <w:rPr>
                    <w:rFonts w:eastAsia="Times New Roman"/>
                    <w:lang w:eastAsia="ru-RU"/>
                  </w:rPr>
                </w:rPrChange>
              </w:rPr>
              <w:br/>
              <w:t>2</w:t>
            </w:r>
            <w:del w:id="5554" w:author="Елена Белолипецкая" w:date="2024-05-25T22:29:00Z">
              <w:r w:rsidRPr="008A0D15" w:rsidDel="00FE0F3F">
                <w:rPr>
                  <w:rFonts w:eastAsia="Times New Roman"/>
                  <w:sz w:val="22"/>
                  <w:szCs w:val="22"/>
                  <w:lang w:eastAsia="ru-RU"/>
                  <w:rPrChange w:id="5555" w:author="Елена Белолипецкая" w:date="2024-05-25T22:35:00Z">
                    <w:rPr>
                      <w:rFonts w:eastAsia="Times New Roman"/>
                      <w:lang w:eastAsia="ru-RU"/>
                    </w:rPr>
                  </w:rPrChange>
                </w:rPr>
                <w:delText>.</w:delText>
              </w:r>
            </w:del>
            <w:ins w:id="5556" w:author="Елена Белолипецкая" w:date="2024-05-25T22:29:00Z">
              <w:r w:rsidR="00FE0F3F" w:rsidRPr="008A0D15">
                <w:rPr>
                  <w:rFonts w:eastAsia="Times New Roman"/>
                  <w:sz w:val="22"/>
                  <w:szCs w:val="22"/>
                  <w:lang w:eastAsia="ru-RU"/>
                  <w:rPrChange w:id="5557" w:author="Елена Белолипецкая" w:date="2024-05-25T22:35:00Z">
                    <w:rPr>
                      <w:rFonts w:eastAsia="Times New Roman"/>
                      <w:lang w:eastAsia="ru-RU"/>
                    </w:rPr>
                  </w:rPrChange>
                </w:rPr>
                <w:t>,</w:t>
              </w:r>
            </w:ins>
            <w:r w:rsidRPr="008A0D15">
              <w:rPr>
                <w:rFonts w:eastAsia="Times New Roman"/>
                <w:sz w:val="22"/>
                <w:szCs w:val="22"/>
                <w:lang w:eastAsia="ru-RU"/>
                <w:rPrChange w:id="5558" w:author="Елена Белолипецкая" w:date="2024-05-25T22:35:00Z">
                  <w:rPr>
                    <w:rFonts w:eastAsia="Times New Roman"/>
                    <w:lang w:eastAsia="ru-RU"/>
                  </w:rPr>
                </w:rPrChange>
              </w:rPr>
              <w:t>4 (2</w:t>
            </w:r>
            <w:del w:id="5559" w:author="Елена Белолипецкая" w:date="2024-05-25T22:29:00Z">
              <w:r w:rsidRPr="008A0D15" w:rsidDel="00FE0F3F">
                <w:rPr>
                  <w:rFonts w:eastAsia="Times New Roman"/>
                  <w:sz w:val="22"/>
                  <w:szCs w:val="22"/>
                  <w:lang w:eastAsia="ru-RU"/>
                  <w:rPrChange w:id="5560" w:author="Елена Белолипецкая" w:date="2024-05-25T22:35:00Z">
                    <w:rPr>
                      <w:rFonts w:eastAsia="Times New Roman"/>
                      <w:lang w:eastAsia="ru-RU"/>
                    </w:rPr>
                  </w:rPrChange>
                </w:rPr>
                <w:delText>.</w:delText>
              </w:r>
            </w:del>
            <w:ins w:id="5561" w:author="Елена Белолипецкая" w:date="2024-05-25T22:29:00Z">
              <w:r w:rsidR="00FE0F3F" w:rsidRPr="008A0D15">
                <w:rPr>
                  <w:rFonts w:eastAsia="Times New Roman"/>
                  <w:sz w:val="22"/>
                  <w:szCs w:val="22"/>
                  <w:lang w:eastAsia="ru-RU"/>
                  <w:rPrChange w:id="5562" w:author="Елена Белолипецкая" w:date="2024-05-25T22:35:00Z">
                    <w:rPr>
                      <w:rFonts w:eastAsia="Times New Roman"/>
                      <w:lang w:eastAsia="ru-RU"/>
                    </w:rPr>
                  </w:rPrChange>
                </w:rPr>
                <w:t>,</w:t>
              </w:r>
            </w:ins>
            <w:r w:rsidRPr="008A0D15">
              <w:rPr>
                <w:rFonts w:eastAsia="Times New Roman"/>
                <w:sz w:val="22"/>
                <w:szCs w:val="22"/>
                <w:lang w:eastAsia="ru-RU"/>
                <w:rPrChange w:id="5563" w:author="Елена Белолипецкая" w:date="2024-05-25T22:35:00Z">
                  <w:rPr>
                    <w:rFonts w:eastAsia="Times New Roman"/>
                    <w:lang w:eastAsia="ru-RU"/>
                  </w:rPr>
                </w:rPrChange>
              </w:rPr>
              <w:t>2</w:t>
            </w:r>
            <w:del w:id="5564" w:author="Елена Белолипецкая" w:date="2024-05-25T22:33:00Z">
              <w:r w:rsidRPr="008A0D15" w:rsidDel="008A0D15">
                <w:rPr>
                  <w:rFonts w:eastAsia="Times New Roman"/>
                  <w:sz w:val="22"/>
                  <w:szCs w:val="22"/>
                  <w:lang w:eastAsia="ru-RU"/>
                  <w:rPrChange w:id="5565" w:author="Елена Белолипецкая" w:date="2024-05-25T22:35:00Z">
                    <w:rPr>
                      <w:rFonts w:eastAsia="Times New Roman"/>
                      <w:lang w:eastAsia="ru-RU"/>
                    </w:rPr>
                  </w:rPrChange>
                </w:rPr>
                <w:delText xml:space="preserve">, </w:delText>
              </w:r>
            </w:del>
            <w:ins w:id="5566" w:author="Елена Белолипецкая" w:date="2024-05-25T22:33:00Z">
              <w:r w:rsidR="008A0D15" w:rsidRPr="008A0D15">
                <w:rPr>
                  <w:rFonts w:eastAsia="Times New Roman"/>
                  <w:sz w:val="22"/>
                  <w:szCs w:val="22"/>
                  <w:lang w:val="en-US" w:eastAsia="ru-RU"/>
                  <w:rPrChange w:id="5567"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5568"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5569" w:author="Елена Белолипецкая" w:date="2024-05-25T22:35:00Z">
                  <w:rPr>
                    <w:rFonts w:eastAsia="Times New Roman"/>
                    <w:lang w:eastAsia="ru-RU"/>
                  </w:rPr>
                </w:rPrChange>
              </w:rPr>
              <w:t>2</w:t>
            </w:r>
            <w:del w:id="5570" w:author="Елена Белолипецкая" w:date="2024-05-25T22:29:00Z">
              <w:r w:rsidRPr="008A0D15" w:rsidDel="00FE0F3F">
                <w:rPr>
                  <w:rFonts w:eastAsia="Times New Roman"/>
                  <w:sz w:val="22"/>
                  <w:szCs w:val="22"/>
                  <w:lang w:eastAsia="ru-RU"/>
                  <w:rPrChange w:id="5571" w:author="Елена Белолипецкая" w:date="2024-05-25T22:35:00Z">
                    <w:rPr>
                      <w:rFonts w:eastAsia="Times New Roman"/>
                      <w:lang w:eastAsia="ru-RU"/>
                    </w:rPr>
                  </w:rPrChange>
                </w:rPr>
                <w:delText>.</w:delText>
              </w:r>
            </w:del>
            <w:ins w:id="5572" w:author="Елена Белолипецкая" w:date="2024-05-25T22:29:00Z">
              <w:r w:rsidR="00FE0F3F" w:rsidRPr="008A0D15">
                <w:rPr>
                  <w:rFonts w:eastAsia="Times New Roman"/>
                  <w:sz w:val="22"/>
                  <w:szCs w:val="22"/>
                  <w:lang w:eastAsia="ru-RU"/>
                  <w:rPrChange w:id="5573" w:author="Елена Белолипецкая" w:date="2024-05-25T22:35:00Z">
                    <w:rPr>
                      <w:rFonts w:eastAsia="Times New Roman"/>
                      <w:lang w:eastAsia="ru-RU"/>
                    </w:rPr>
                  </w:rPrChange>
                </w:rPr>
                <w:t>,</w:t>
              </w:r>
            </w:ins>
            <w:r w:rsidRPr="008A0D15">
              <w:rPr>
                <w:rFonts w:eastAsia="Times New Roman"/>
                <w:sz w:val="22"/>
                <w:szCs w:val="22"/>
                <w:lang w:eastAsia="ru-RU"/>
                <w:rPrChange w:id="5574" w:author="Елена Белолипецкая" w:date="2024-05-25T22:35:00Z">
                  <w:rPr>
                    <w:rFonts w:eastAsia="Times New Roman"/>
                    <w:lang w:eastAsia="ru-RU"/>
                  </w:rPr>
                </w:rPrChange>
              </w:rPr>
              <w:t>6)</w:t>
            </w:r>
          </w:p>
        </w:tc>
        <w:tc>
          <w:tcPr>
            <w:tcW w:w="309" w:type="pct"/>
            <w:tcMar>
              <w:top w:w="45" w:type="dxa"/>
              <w:left w:w="75" w:type="dxa"/>
              <w:bottom w:w="45" w:type="dxa"/>
              <w:right w:w="75" w:type="dxa"/>
            </w:tcMar>
            <w:vAlign w:val="center"/>
            <w:hideMark/>
          </w:tcPr>
          <w:p w14:paraId="5038E306" w14:textId="12BB948D" w:rsidR="008269BA" w:rsidRPr="008A0D15" w:rsidRDefault="008269BA">
            <w:pPr>
              <w:spacing w:after="0" w:line="240" w:lineRule="auto"/>
              <w:rPr>
                <w:rFonts w:eastAsia="Times New Roman"/>
                <w:sz w:val="22"/>
                <w:szCs w:val="22"/>
                <w:lang w:eastAsia="ru-RU"/>
                <w:rPrChange w:id="5575" w:author="Елена Белолипецкая" w:date="2024-05-25T22:35:00Z">
                  <w:rPr>
                    <w:rFonts w:eastAsia="Times New Roman"/>
                    <w:lang w:eastAsia="ru-RU"/>
                  </w:rPr>
                </w:rPrChange>
              </w:rPr>
              <w:pPrChange w:id="5576" w:author="Елена Белолипецкая" w:date="2024-05-25T22:32:00Z">
                <w:pPr>
                  <w:spacing w:before="75" w:after="75" w:line="240" w:lineRule="auto"/>
                </w:pPr>
              </w:pPrChange>
            </w:pPr>
            <w:r w:rsidRPr="008A0D15">
              <w:rPr>
                <w:rFonts w:eastAsia="Times New Roman"/>
                <w:sz w:val="22"/>
                <w:szCs w:val="22"/>
                <w:lang w:eastAsia="ru-RU"/>
                <w:rPrChange w:id="5577" w:author="Елена Белолипецкая" w:date="2024-05-25T22:35:00Z">
                  <w:rPr>
                    <w:rFonts w:eastAsia="Times New Roman"/>
                    <w:lang w:eastAsia="ru-RU"/>
                  </w:rPr>
                </w:rPrChange>
              </w:rPr>
              <w:t>↑</w:t>
            </w:r>
            <w:r w:rsidRPr="008A0D15">
              <w:rPr>
                <w:rFonts w:eastAsia="Times New Roman"/>
                <w:sz w:val="22"/>
                <w:szCs w:val="22"/>
                <w:lang w:eastAsia="ru-RU"/>
                <w:rPrChange w:id="5578" w:author="Елена Белолипецкая" w:date="2024-05-25T22:35:00Z">
                  <w:rPr>
                    <w:rFonts w:eastAsia="Times New Roman"/>
                    <w:lang w:eastAsia="ru-RU"/>
                  </w:rPr>
                </w:rPrChange>
              </w:rPr>
              <w:br/>
              <w:t>4</w:t>
            </w:r>
            <w:del w:id="5579" w:author="Елена Белолипецкая" w:date="2024-05-25T22:29:00Z">
              <w:r w:rsidRPr="008A0D15" w:rsidDel="00FE0F3F">
                <w:rPr>
                  <w:rFonts w:eastAsia="Times New Roman"/>
                  <w:sz w:val="22"/>
                  <w:szCs w:val="22"/>
                  <w:lang w:eastAsia="ru-RU"/>
                  <w:rPrChange w:id="5580" w:author="Елена Белолипецкая" w:date="2024-05-25T22:35:00Z">
                    <w:rPr>
                      <w:rFonts w:eastAsia="Times New Roman"/>
                      <w:lang w:eastAsia="ru-RU"/>
                    </w:rPr>
                  </w:rPrChange>
                </w:rPr>
                <w:delText>.</w:delText>
              </w:r>
            </w:del>
            <w:ins w:id="5581" w:author="Елена Белолипецкая" w:date="2024-05-25T22:29:00Z">
              <w:r w:rsidR="00FE0F3F" w:rsidRPr="008A0D15">
                <w:rPr>
                  <w:rFonts w:eastAsia="Times New Roman"/>
                  <w:sz w:val="22"/>
                  <w:szCs w:val="22"/>
                  <w:lang w:eastAsia="ru-RU"/>
                  <w:rPrChange w:id="5582" w:author="Елена Белолипецкая" w:date="2024-05-25T22:35:00Z">
                    <w:rPr>
                      <w:rFonts w:eastAsia="Times New Roman"/>
                      <w:lang w:eastAsia="ru-RU"/>
                    </w:rPr>
                  </w:rPrChange>
                </w:rPr>
                <w:t>,</w:t>
              </w:r>
            </w:ins>
            <w:r w:rsidRPr="008A0D15">
              <w:rPr>
                <w:rFonts w:eastAsia="Times New Roman"/>
                <w:sz w:val="22"/>
                <w:szCs w:val="22"/>
                <w:lang w:eastAsia="ru-RU"/>
                <w:rPrChange w:id="5583" w:author="Елена Белолипецкая" w:date="2024-05-25T22:35:00Z">
                  <w:rPr>
                    <w:rFonts w:eastAsia="Times New Roman"/>
                    <w:lang w:eastAsia="ru-RU"/>
                  </w:rPr>
                </w:rPrChange>
              </w:rPr>
              <w:t>0 (3</w:t>
            </w:r>
            <w:del w:id="5584" w:author="Елена Белолипецкая" w:date="2024-05-25T22:29:00Z">
              <w:r w:rsidRPr="008A0D15" w:rsidDel="00FE0F3F">
                <w:rPr>
                  <w:rFonts w:eastAsia="Times New Roman"/>
                  <w:sz w:val="22"/>
                  <w:szCs w:val="22"/>
                  <w:lang w:eastAsia="ru-RU"/>
                  <w:rPrChange w:id="5585" w:author="Елена Белолипецкая" w:date="2024-05-25T22:35:00Z">
                    <w:rPr>
                      <w:rFonts w:eastAsia="Times New Roman"/>
                      <w:lang w:eastAsia="ru-RU"/>
                    </w:rPr>
                  </w:rPrChange>
                </w:rPr>
                <w:delText>.</w:delText>
              </w:r>
            </w:del>
            <w:ins w:id="5586" w:author="Елена Белолипецкая" w:date="2024-05-25T22:29:00Z">
              <w:r w:rsidR="00FE0F3F" w:rsidRPr="008A0D15">
                <w:rPr>
                  <w:rFonts w:eastAsia="Times New Roman"/>
                  <w:sz w:val="22"/>
                  <w:szCs w:val="22"/>
                  <w:lang w:eastAsia="ru-RU"/>
                  <w:rPrChange w:id="5587" w:author="Елена Белолипецкая" w:date="2024-05-25T22:35:00Z">
                    <w:rPr>
                      <w:rFonts w:eastAsia="Times New Roman"/>
                      <w:lang w:eastAsia="ru-RU"/>
                    </w:rPr>
                  </w:rPrChange>
                </w:rPr>
                <w:t>,</w:t>
              </w:r>
            </w:ins>
            <w:r w:rsidRPr="008A0D15">
              <w:rPr>
                <w:rFonts w:eastAsia="Times New Roman"/>
                <w:sz w:val="22"/>
                <w:szCs w:val="22"/>
                <w:lang w:eastAsia="ru-RU"/>
                <w:rPrChange w:id="5588" w:author="Елена Белолипецкая" w:date="2024-05-25T22:35:00Z">
                  <w:rPr>
                    <w:rFonts w:eastAsia="Times New Roman"/>
                    <w:lang w:eastAsia="ru-RU"/>
                  </w:rPr>
                </w:rPrChange>
              </w:rPr>
              <w:t>6</w:t>
            </w:r>
            <w:del w:id="5589" w:author="Елена Белолипецкая" w:date="2024-05-25T22:32:00Z">
              <w:r w:rsidRPr="008A0D15" w:rsidDel="008A0D15">
                <w:rPr>
                  <w:rFonts w:eastAsia="Times New Roman"/>
                  <w:sz w:val="22"/>
                  <w:szCs w:val="22"/>
                  <w:lang w:eastAsia="ru-RU"/>
                  <w:rPrChange w:id="5590" w:author="Елена Белолипецкая" w:date="2024-05-25T22:35:00Z">
                    <w:rPr>
                      <w:rFonts w:eastAsia="Times New Roman"/>
                      <w:lang w:eastAsia="ru-RU"/>
                    </w:rPr>
                  </w:rPrChange>
                </w:rPr>
                <w:delText xml:space="preserve">, </w:delText>
              </w:r>
            </w:del>
            <w:ins w:id="5591" w:author="Елена Белолипецкая" w:date="2024-05-25T22:32:00Z">
              <w:r w:rsidR="008A0D15" w:rsidRPr="008A0D15">
                <w:rPr>
                  <w:rFonts w:eastAsia="Times New Roman"/>
                  <w:sz w:val="22"/>
                  <w:szCs w:val="22"/>
                  <w:lang w:val="en-US" w:eastAsia="ru-RU"/>
                  <w:rPrChange w:id="5592"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5593"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5594" w:author="Елена Белолипецкая" w:date="2024-05-25T22:35:00Z">
                  <w:rPr>
                    <w:rFonts w:eastAsia="Times New Roman"/>
                    <w:lang w:eastAsia="ru-RU"/>
                  </w:rPr>
                </w:rPrChange>
              </w:rPr>
              <w:t>4</w:t>
            </w:r>
            <w:del w:id="5595" w:author="Елена Белолипецкая" w:date="2024-05-25T22:29:00Z">
              <w:r w:rsidRPr="008A0D15" w:rsidDel="00FE0F3F">
                <w:rPr>
                  <w:rFonts w:eastAsia="Times New Roman"/>
                  <w:sz w:val="22"/>
                  <w:szCs w:val="22"/>
                  <w:lang w:eastAsia="ru-RU"/>
                  <w:rPrChange w:id="5596" w:author="Елена Белолипецкая" w:date="2024-05-25T22:35:00Z">
                    <w:rPr>
                      <w:rFonts w:eastAsia="Times New Roman"/>
                      <w:lang w:eastAsia="ru-RU"/>
                    </w:rPr>
                  </w:rPrChange>
                </w:rPr>
                <w:delText>.</w:delText>
              </w:r>
            </w:del>
            <w:ins w:id="5597" w:author="Елена Белолипецкая" w:date="2024-05-25T22:29:00Z">
              <w:r w:rsidR="00FE0F3F" w:rsidRPr="008A0D15">
                <w:rPr>
                  <w:rFonts w:eastAsia="Times New Roman"/>
                  <w:sz w:val="22"/>
                  <w:szCs w:val="22"/>
                  <w:lang w:eastAsia="ru-RU"/>
                  <w:rPrChange w:id="5598" w:author="Елена Белолипецкая" w:date="2024-05-25T22:35:00Z">
                    <w:rPr>
                      <w:rFonts w:eastAsia="Times New Roman"/>
                      <w:lang w:eastAsia="ru-RU"/>
                    </w:rPr>
                  </w:rPrChange>
                </w:rPr>
                <w:t>,</w:t>
              </w:r>
            </w:ins>
            <w:r w:rsidRPr="008A0D15">
              <w:rPr>
                <w:rFonts w:eastAsia="Times New Roman"/>
                <w:sz w:val="22"/>
                <w:szCs w:val="22"/>
                <w:lang w:eastAsia="ru-RU"/>
                <w:rPrChange w:id="5599" w:author="Елена Белолипецкая" w:date="2024-05-25T22:35:00Z">
                  <w:rPr>
                    <w:rFonts w:eastAsia="Times New Roman"/>
                    <w:lang w:eastAsia="ru-RU"/>
                  </w:rPr>
                </w:rPrChange>
              </w:rPr>
              <w:t>5)</w:t>
            </w:r>
          </w:p>
        </w:tc>
        <w:tc>
          <w:tcPr>
            <w:tcW w:w="1508" w:type="pct"/>
            <w:vMerge/>
            <w:vAlign w:val="center"/>
            <w:hideMark/>
          </w:tcPr>
          <w:p w14:paraId="316A4BB3" w14:textId="77777777" w:rsidR="008269BA" w:rsidRPr="008A0D15" w:rsidRDefault="008269BA">
            <w:pPr>
              <w:spacing w:after="0" w:line="240" w:lineRule="auto"/>
              <w:rPr>
                <w:rFonts w:eastAsia="Times New Roman"/>
                <w:sz w:val="22"/>
                <w:szCs w:val="22"/>
                <w:lang w:eastAsia="ru-RU"/>
                <w:rPrChange w:id="5600" w:author="Елена Белолипецкая" w:date="2024-05-25T22:35:00Z">
                  <w:rPr>
                    <w:rFonts w:eastAsia="Times New Roman"/>
                    <w:lang w:eastAsia="ru-RU"/>
                  </w:rPr>
                </w:rPrChange>
              </w:rPr>
              <w:pPrChange w:id="5601" w:author="Елена Белолипецкая" w:date="2024-05-25T22:31:00Z">
                <w:pPr>
                  <w:spacing w:before="75" w:after="75" w:line="240" w:lineRule="auto"/>
                </w:pPr>
              </w:pPrChange>
            </w:pPr>
          </w:p>
        </w:tc>
      </w:tr>
      <w:tr w:rsidR="00FE0F3F" w:rsidRPr="008A0D15" w14:paraId="2374A6F9" w14:textId="77777777" w:rsidTr="00FE0F3F">
        <w:tc>
          <w:tcPr>
            <w:tcW w:w="1818" w:type="pct"/>
            <w:vMerge w:val="restart"/>
            <w:tcMar>
              <w:top w:w="45" w:type="dxa"/>
              <w:left w:w="75" w:type="dxa"/>
              <w:bottom w:w="45" w:type="dxa"/>
              <w:right w:w="75" w:type="dxa"/>
            </w:tcMar>
            <w:vAlign w:val="center"/>
            <w:hideMark/>
          </w:tcPr>
          <w:p w14:paraId="167D9AA0" w14:textId="77777777" w:rsidR="008269BA" w:rsidRPr="008A0D15" w:rsidRDefault="008269BA">
            <w:pPr>
              <w:spacing w:after="0" w:line="240" w:lineRule="auto"/>
              <w:rPr>
                <w:rFonts w:eastAsia="Times New Roman"/>
                <w:sz w:val="22"/>
                <w:szCs w:val="22"/>
                <w:lang w:eastAsia="ru-RU"/>
                <w:rPrChange w:id="5602" w:author="Елена Белолипецкая" w:date="2024-05-25T22:35:00Z">
                  <w:rPr>
                    <w:rFonts w:eastAsia="Times New Roman"/>
                    <w:lang w:eastAsia="ru-RU"/>
                  </w:rPr>
                </w:rPrChange>
              </w:rPr>
              <w:pPrChange w:id="5603" w:author="Елена Белолипецкая" w:date="2024-05-25T22:31:00Z">
                <w:pPr>
                  <w:spacing w:before="75" w:after="75" w:line="240" w:lineRule="auto"/>
                </w:pPr>
              </w:pPrChange>
            </w:pPr>
            <w:r w:rsidRPr="008A0D15">
              <w:rPr>
                <w:rFonts w:eastAsia="Times New Roman"/>
                <w:sz w:val="22"/>
                <w:szCs w:val="22"/>
                <w:lang w:eastAsia="ru-RU"/>
                <w:rPrChange w:id="5604" w:author="Елена Белолипецкая" w:date="2024-05-25T22:35:00Z">
                  <w:rPr>
                    <w:rFonts w:eastAsia="Times New Roman"/>
                    <w:lang w:eastAsia="ru-RU"/>
                  </w:rPr>
                </w:rPrChange>
              </w:rPr>
              <w:t>Дарунавир, усиленный ритонавиром</w:t>
            </w:r>
            <w:r w:rsidRPr="008A0D15">
              <w:rPr>
                <w:rFonts w:eastAsia="Times New Roman"/>
                <w:sz w:val="22"/>
                <w:szCs w:val="22"/>
                <w:lang w:eastAsia="ru-RU"/>
                <w:rPrChange w:id="5605" w:author="Елена Белолипецкая" w:date="2024-05-25T22:35:00Z">
                  <w:rPr>
                    <w:rFonts w:eastAsia="Times New Roman"/>
                    <w:lang w:eastAsia="ru-RU"/>
                  </w:rPr>
                </w:rPrChange>
              </w:rPr>
              <w:br/>
              <w:t>(800 мг/100 мг 1 раз/сут) +</w:t>
            </w:r>
            <w:r w:rsidRPr="008A0D15">
              <w:rPr>
                <w:rFonts w:eastAsia="Times New Roman"/>
                <w:sz w:val="22"/>
                <w:szCs w:val="22"/>
                <w:lang w:eastAsia="ru-RU"/>
                <w:rPrChange w:id="5606" w:author="Елена Белолипецкая" w:date="2024-05-25T22:35:00Z">
                  <w:rPr>
                    <w:rFonts w:eastAsia="Times New Roman"/>
                    <w:lang w:eastAsia="ru-RU"/>
                  </w:rPr>
                </w:rPrChange>
              </w:rPr>
              <w:br/>
              <w:t>эмтрицитабин/тенофовира дизопроксила</w:t>
            </w:r>
            <w:r w:rsidRPr="008A0D15">
              <w:rPr>
                <w:rFonts w:eastAsia="Times New Roman"/>
                <w:sz w:val="22"/>
                <w:szCs w:val="22"/>
                <w:lang w:eastAsia="ru-RU"/>
                <w:rPrChange w:id="5607" w:author="Елена Белолипецкая" w:date="2024-05-25T22:35:00Z">
                  <w:rPr>
                    <w:rFonts w:eastAsia="Times New Roman"/>
                    <w:lang w:eastAsia="ru-RU"/>
                  </w:rPr>
                </w:rPrChange>
              </w:rPr>
              <w:br/>
              <w:t>фумарат (200 мг/300 мг 1 раз/сут) /</w:t>
            </w:r>
            <w:r w:rsidRPr="008A0D15">
              <w:rPr>
                <w:rFonts w:eastAsia="Times New Roman"/>
                <w:sz w:val="22"/>
                <w:szCs w:val="22"/>
                <w:lang w:eastAsia="ru-RU"/>
                <w:rPrChange w:id="5608" w:author="Елена Белолипецкая" w:date="2024-05-25T22:35:00Z">
                  <w:rPr>
                    <w:rFonts w:eastAsia="Times New Roman"/>
                    <w:lang w:eastAsia="ru-RU"/>
                  </w:rPr>
                </w:rPrChange>
              </w:rPr>
              <w:br/>
              <w:t>Велпатасвир/софосбувир</w:t>
            </w:r>
            <w:r w:rsidRPr="008A0D15">
              <w:rPr>
                <w:rFonts w:eastAsia="Times New Roman"/>
                <w:sz w:val="22"/>
                <w:szCs w:val="22"/>
                <w:lang w:eastAsia="ru-RU"/>
                <w:rPrChange w:id="5609" w:author="Елена Белолипецкая" w:date="2024-05-25T22:35:00Z">
                  <w:rPr>
                    <w:rFonts w:eastAsia="Times New Roman"/>
                    <w:lang w:eastAsia="ru-RU"/>
                  </w:rPr>
                </w:rPrChange>
              </w:rPr>
              <w:br/>
              <w:t>(100 мг/400 мг 1 раз/сут)</w:t>
            </w:r>
            <w:r w:rsidRPr="008A0D15">
              <w:rPr>
                <w:rFonts w:eastAsia="Times New Roman"/>
                <w:sz w:val="22"/>
                <w:szCs w:val="22"/>
                <w:vertAlign w:val="superscript"/>
                <w:lang w:eastAsia="ru-RU"/>
                <w:rPrChange w:id="5610" w:author="Елена Белолипецкая" w:date="2024-05-25T22:35:00Z">
                  <w:rPr>
                    <w:rFonts w:eastAsia="Times New Roman"/>
                    <w:vertAlign w:val="superscript"/>
                    <w:lang w:eastAsia="ru-RU"/>
                  </w:rPr>
                </w:rPrChange>
              </w:rPr>
              <w:t>c,d</w:t>
            </w:r>
          </w:p>
        </w:tc>
        <w:tc>
          <w:tcPr>
            <w:tcW w:w="682" w:type="pct"/>
            <w:tcMar>
              <w:top w:w="45" w:type="dxa"/>
              <w:left w:w="75" w:type="dxa"/>
              <w:bottom w:w="45" w:type="dxa"/>
              <w:right w:w="75" w:type="dxa"/>
            </w:tcMar>
            <w:vAlign w:val="center"/>
            <w:hideMark/>
          </w:tcPr>
          <w:p w14:paraId="6BA1AEA9" w14:textId="77777777" w:rsidR="008269BA" w:rsidRPr="008A0D15" w:rsidRDefault="008269BA">
            <w:pPr>
              <w:spacing w:after="0" w:line="240" w:lineRule="auto"/>
              <w:rPr>
                <w:rFonts w:eastAsia="Times New Roman"/>
                <w:sz w:val="22"/>
                <w:szCs w:val="22"/>
                <w:lang w:eastAsia="ru-RU"/>
                <w:rPrChange w:id="5611" w:author="Елена Белолипецкая" w:date="2024-05-25T22:35:00Z">
                  <w:rPr>
                    <w:rFonts w:eastAsia="Times New Roman"/>
                    <w:lang w:eastAsia="ru-RU"/>
                  </w:rPr>
                </w:rPrChange>
              </w:rPr>
              <w:pPrChange w:id="5612" w:author="Елена Белолипецкая" w:date="2024-05-25T22:31:00Z">
                <w:pPr>
                  <w:spacing w:before="75" w:after="75" w:line="240" w:lineRule="auto"/>
                </w:pPr>
              </w:pPrChange>
            </w:pPr>
            <w:r w:rsidRPr="008A0D15">
              <w:rPr>
                <w:rFonts w:eastAsia="Times New Roman"/>
                <w:sz w:val="22"/>
                <w:szCs w:val="22"/>
                <w:lang w:eastAsia="ru-RU"/>
                <w:rPrChange w:id="5613" w:author="Елена Белолипецкая" w:date="2024-05-25T22:35:00Z">
                  <w:rPr>
                    <w:rFonts w:eastAsia="Times New Roman"/>
                    <w:lang w:eastAsia="ru-RU"/>
                  </w:rPr>
                </w:rPrChange>
              </w:rPr>
              <w:t>Дарунавир</w:t>
            </w:r>
          </w:p>
        </w:tc>
        <w:tc>
          <w:tcPr>
            <w:tcW w:w="303" w:type="pct"/>
            <w:tcMar>
              <w:top w:w="45" w:type="dxa"/>
              <w:left w:w="75" w:type="dxa"/>
              <w:bottom w:w="45" w:type="dxa"/>
              <w:right w:w="75" w:type="dxa"/>
            </w:tcMar>
            <w:vAlign w:val="center"/>
            <w:hideMark/>
          </w:tcPr>
          <w:p w14:paraId="34B66EA0" w14:textId="77777777" w:rsidR="008269BA" w:rsidRPr="008A0D15" w:rsidRDefault="008269BA">
            <w:pPr>
              <w:spacing w:after="0" w:line="240" w:lineRule="auto"/>
              <w:rPr>
                <w:rFonts w:eastAsia="Times New Roman"/>
                <w:sz w:val="22"/>
                <w:szCs w:val="22"/>
                <w:lang w:eastAsia="ru-RU"/>
                <w:rPrChange w:id="5614" w:author="Елена Белолипецкая" w:date="2024-05-25T22:35:00Z">
                  <w:rPr>
                    <w:rFonts w:eastAsia="Times New Roman"/>
                    <w:lang w:eastAsia="ru-RU"/>
                  </w:rPr>
                </w:rPrChange>
              </w:rPr>
              <w:pPrChange w:id="5615" w:author="Елена Белолипецкая" w:date="2024-05-25T22:31:00Z">
                <w:pPr>
                  <w:spacing w:before="75" w:after="75" w:line="240" w:lineRule="auto"/>
                </w:pPr>
              </w:pPrChange>
            </w:pPr>
            <w:r w:rsidRPr="008A0D15">
              <w:rPr>
                <w:rFonts w:eastAsia="Times New Roman"/>
                <w:sz w:val="22"/>
                <w:szCs w:val="22"/>
                <w:lang w:eastAsia="ru-RU"/>
                <w:rPrChange w:id="5616" w:author="Елена Белолипецкая" w:date="2024-05-25T22:35:00Z">
                  <w:rPr>
                    <w:rFonts w:eastAsia="Times New Roman"/>
                    <w:lang w:eastAsia="ru-RU"/>
                  </w:rPr>
                </w:rPrChange>
              </w:rPr>
              <w:t>↔</w:t>
            </w:r>
          </w:p>
        </w:tc>
        <w:tc>
          <w:tcPr>
            <w:tcW w:w="379" w:type="pct"/>
            <w:tcMar>
              <w:top w:w="45" w:type="dxa"/>
              <w:left w:w="75" w:type="dxa"/>
              <w:bottom w:w="45" w:type="dxa"/>
              <w:right w:w="75" w:type="dxa"/>
            </w:tcMar>
            <w:vAlign w:val="center"/>
            <w:hideMark/>
          </w:tcPr>
          <w:p w14:paraId="55BEB2E3" w14:textId="77777777" w:rsidR="008269BA" w:rsidRPr="008A0D15" w:rsidRDefault="008269BA">
            <w:pPr>
              <w:spacing w:after="0" w:line="240" w:lineRule="auto"/>
              <w:rPr>
                <w:rFonts w:eastAsia="Times New Roman"/>
                <w:sz w:val="22"/>
                <w:szCs w:val="22"/>
                <w:lang w:eastAsia="ru-RU"/>
                <w:rPrChange w:id="5617" w:author="Елена Белолипецкая" w:date="2024-05-25T22:35:00Z">
                  <w:rPr>
                    <w:rFonts w:eastAsia="Times New Roman"/>
                    <w:lang w:eastAsia="ru-RU"/>
                  </w:rPr>
                </w:rPrChange>
              </w:rPr>
              <w:pPrChange w:id="5618" w:author="Елена Белолипецкая" w:date="2024-05-25T22:31:00Z">
                <w:pPr>
                  <w:spacing w:before="75" w:after="75" w:line="240" w:lineRule="auto"/>
                </w:pPr>
              </w:pPrChange>
            </w:pPr>
            <w:r w:rsidRPr="008A0D15">
              <w:rPr>
                <w:rFonts w:eastAsia="Times New Roman"/>
                <w:sz w:val="22"/>
                <w:szCs w:val="22"/>
                <w:lang w:eastAsia="ru-RU"/>
                <w:rPrChange w:id="5619" w:author="Елена Белолипецкая" w:date="2024-05-25T22:35:00Z">
                  <w:rPr>
                    <w:rFonts w:eastAsia="Times New Roman"/>
                    <w:lang w:eastAsia="ru-RU"/>
                  </w:rPr>
                </w:rPrChange>
              </w:rPr>
              <w:t>↔</w:t>
            </w:r>
          </w:p>
        </w:tc>
        <w:tc>
          <w:tcPr>
            <w:tcW w:w="309" w:type="pct"/>
            <w:tcMar>
              <w:top w:w="45" w:type="dxa"/>
              <w:left w:w="75" w:type="dxa"/>
              <w:bottom w:w="45" w:type="dxa"/>
              <w:right w:w="75" w:type="dxa"/>
            </w:tcMar>
            <w:vAlign w:val="center"/>
            <w:hideMark/>
          </w:tcPr>
          <w:p w14:paraId="0FE1823D" w14:textId="77777777" w:rsidR="008269BA" w:rsidRPr="008A0D15" w:rsidRDefault="008269BA">
            <w:pPr>
              <w:spacing w:after="0" w:line="240" w:lineRule="auto"/>
              <w:rPr>
                <w:rFonts w:eastAsia="Times New Roman"/>
                <w:sz w:val="22"/>
                <w:szCs w:val="22"/>
                <w:lang w:eastAsia="ru-RU"/>
                <w:rPrChange w:id="5620" w:author="Елена Белолипецкая" w:date="2024-05-25T22:35:00Z">
                  <w:rPr>
                    <w:rFonts w:eastAsia="Times New Roman"/>
                    <w:lang w:eastAsia="ru-RU"/>
                  </w:rPr>
                </w:rPrChange>
              </w:rPr>
              <w:pPrChange w:id="5621" w:author="Елена Белолипецкая" w:date="2024-05-25T22:31:00Z">
                <w:pPr>
                  <w:spacing w:before="75" w:after="75" w:line="240" w:lineRule="auto"/>
                </w:pPr>
              </w:pPrChange>
            </w:pPr>
            <w:r w:rsidRPr="008A0D15">
              <w:rPr>
                <w:rFonts w:eastAsia="Times New Roman"/>
                <w:sz w:val="22"/>
                <w:szCs w:val="22"/>
                <w:lang w:eastAsia="ru-RU"/>
                <w:rPrChange w:id="5622" w:author="Елена Белолипецкая" w:date="2024-05-25T22:35:00Z">
                  <w:rPr>
                    <w:rFonts w:eastAsia="Times New Roman"/>
                    <w:lang w:eastAsia="ru-RU"/>
                  </w:rPr>
                </w:rPrChange>
              </w:rPr>
              <w:t>↔</w:t>
            </w:r>
          </w:p>
        </w:tc>
        <w:tc>
          <w:tcPr>
            <w:tcW w:w="1508" w:type="pct"/>
            <w:vMerge w:val="restart"/>
            <w:tcMar>
              <w:top w:w="45" w:type="dxa"/>
              <w:left w:w="75" w:type="dxa"/>
              <w:bottom w:w="45" w:type="dxa"/>
              <w:right w:w="75" w:type="dxa"/>
            </w:tcMar>
            <w:vAlign w:val="center"/>
            <w:hideMark/>
          </w:tcPr>
          <w:p w14:paraId="594E147B" w14:textId="4BD83BB8" w:rsidR="008269BA" w:rsidRPr="008A0D15" w:rsidRDefault="008269BA">
            <w:pPr>
              <w:spacing w:after="0" w:line="240" w:lineRule="auto"/>
              <w:rPr>
                <w:rFonts w:eastAsia="Times New Roman"/>
                <w:sz w:val="22"/>
                <w:szCs w:val="22"/>
                <w:lang w:eastAsia="ru-RU"/>
                <w:rPrChange w:id="5623" w:author="Елена Белолипецкая" w:date="2024-05-25T22:35:00Z">
                  <w:rPr>
                    <w:rFonts w:eastAsia="Times New Roman"/>
                    <w:lang w:eastAsia="ru-RU"/>
                  </w:rPr>
                </w:rPrChange>
              </w:rPr>
              <w:pPrChange w:id="5624" w:author="Елена Белолипецкая" w:date="2024-05-25T22:31:00Z">
                <w:pPr>
                  <w:spacing w:before="75" w:after="75" w:line="240" w:lineRule="auto"/>
                </w:pPr>
              </w:pPrChange>
            </w:pPr>
            <w:r w:rsidRPr="008A0D15">
              <w:rPr>
                <w:rFonts w:eastAsia="Times New Roman"/>
                <w:sz w:val="22"/>
                <w:szCs w:val="22"/>
                <w:lang w:eastAsia="ru-RU"/>
                <w:rPrChange w:id="5625" w:author="Елена Белолипецкая" w:date="2024-05-25T22:35:00Z">
                  <w:rPr>
                    <w:rFonts w:eastAsia="Times New Roman"/>
                    <w:lang w:eastAsia="ru-RU"/>
                  </w:rPr>
                </w:rPrChange>
              </w:rPr>
              <w:t>Корректировка дозы</w:t>
            </w:r>
            <w:r w:rsidR="00F6648B" w:rsidRPr="008A0D15">
              <w:rPr>
                <w:rFonts w:eastAsia="Times New Roman"/>
                <w:sz w:val="22"/>
                <w:szCs w:val="22"/>
                <w:lang w:eastAsia="ru-RU"/>
                <w:rPrChange w:id="5626" w:author="Елена Белолипецкая" w:date="2024-05-25T22:35:00Z">
                  <w:rPr>
                    <w:rFonts w:eastAsia="Times New Roman"/>
                    <w:lang w:eastAsia="ru-RU"/>
                  </w:rPr>
                </w:rPrChange>
              </w:rPr>
              <w:t xml:space="preserve"> </w:t>
            </w:r>
            <w:r w:rsidRPr="008A0D15">
              <w:rPr>
                <w:rFonts w:eastAsia="Times New Roman"/>
                <w:sz w:val="22"/>
                <w:szCs w:val="22"/>
                <w:lang w:eastAsia="ru-RU"/>
                <w:rPrChange w:id="5627" w:author="Елена Белолипецкая" w:date="2024-05-25T22:35:00Z">
                  <w:rPr>
                    <w:rFonts w:eastAsia="Times New Roman"/>
                    <w:lang w:eastAsia="ru-RU"/>
                  </w:rPr>
                </w:rPrChange>
              </w:rPr>
              <w:t>не требуется</w:t>
            </w:r>
          </w:p>
        </w:tc>
      </w:tr>
      <w:tr w:rsidR="00FE0F3F" w:rsidRPr="008A0D15" w14:paraId="737D601F" w14:textId="77777777" w:rsidTr="00FE0F3F">
        <w:tc>
          <w:tcPr>
            <w:tcW w:w="1818" w:type="pct"/>
            <w:vMerge/>
            <w:vAlign w:val="center"/>
            <w:hideMark/>
          </w:tcPr>
          <w:p w14:paraId="4D3674B3" w14:textId="77777777" w:rsidR="008269BA" w:rsidRPr="008A0D15" w:rsidRDefault="008269BA">
            <w:pPr>
              <w:spacing w:after="0" w:line="240" w:lineRule="auto"/>
              <w:rPr>
                <w:rFonts w:eastAsia="Times New Roman"/>
                <w:sz w:val="22"/>
                <w:szCs w:val="22"/>
                <w:lang w:eastAsia="ru-RU"/>
                <w:rPrChange w:id="5628" w:author="Елена Белолипецкая" w:date="2024-05-25T22:35:00Z">
                  <w:rPr>
                    <w:rFonts w:eastAsia="Times New Roman"/>
                    <w:lang w:eastAsia="ru-RU"/>
                  </w:rPr>
                </w:rPrChange>
              </w:rPr>
              <w:pPrChange w:id="5629" w:author="Елена Белолипецкая" w:date="2024-05-25T22:31:00Z">
                <w:pPr>
                  <w:spacing w:before="75" w:after="75" w:line="240" w:lineRule="auto"/>
                </w:pPr>
              </w:pPrChange>
            </w:pPr>
          </w:p>
        </w:tc>
        <w:tc>
          <w:tcPr>
            <w:tcW w:w="682" w:type="pct"/>
            <w:tcMar>
              <w:top w:w="45" w:type="dxa"/>
              <w:left w:w="75" w:type="dxa"/>
              <w:bottom w:w="45" w:type="dxa"/>
              <w:right w:w="75" w:type="dxa"/>
            </w:tcMar>
            <w:vAlign w:val="center"/>
            <w:hideMark/>
          </w:tcPr>
          <w:p w14:paraId="3D27D37D" w14:textId="77777777" w:rsidR="008269BA" w:rsidRPr="008A0D15" w:rsidRDefault="008269BA">
            <w:pPr>
              <w:spacing w:after="0" w:line="240" w:lineRule="auto"/>
              <w:rPr>
                <w:rFonts w:eastAsia="Times New Roman"/>
                <w:sz w:val="22"/>
                <w:szCs w:val="22"/>
                <w:lang w:eastAsia="ru-RU"/>
                <w:rPrChange w:id="5630" w:author="Елена Белолипецкая" w:date="2024-05-25T22:35:00Z">
                  <w:rPr>
                    <w:rFonts w:eastAsia="Times New Roman"/>
                    <w:lang w:eastAsia="ru-RU"/>
                  </w:rPr>
                </w:rPrChange>
              </w:rPr>
              <w:pPrChange w:id="5631" w:author="Елена Белолипецкая" w:date="2024-05-25T22:31:00Z">
                <w:pPr>
                  <w:spacing w:before="75" w:after="75" w:line="240" w:lineRule="auto"/>
                </w:pPr>
              </w:pPrChange>
            </w:pPr>
            <w:r w:rsidRPr="008A0D15">
              <w:rPr>
                <w:rFonts w:eastAsia="Times New Roman"/>
                <w:sz w:val="22"/>
                <w:szCs w:val="22"/>
                <w:lang w:eastAsia="ru-RU"/>
                <w:rPrChange w:id="5632" w:author="Елена Белолипецкая" w:date="2024-05-25T22:35:00Z">
                  <w:rPr>
                    <w:rFonts w:eastAsia="Times New Roman"/>
                    <w:lang w:eastAsia="ru-RU"/>
                  </w:rPr>
                </w:rPrChange>
              </w:rPr>
              <w:t>Ритонавир</w:t>
            </w:r>
          </w:p>
        </w:tc>
        <w:tc>
          <w:tcPr>
            <w:tcW w:w="303" w:type="pct"/>
            <w:tcMar>
              <w:top w:w="45" w:type="dxa"/>
              <w:left w:w="75" w:type="dxa"/>
              <w:bottom w:w="45" w:type="dxa"/>
              <w:right w:w="75" w:type="dxa"/>
            </w:tcMar>
            <w:vAlign w:val="center"/>
            <w:hideMark/>
          </w:tcPr>
          <w:p w14:paraId="3BE941CB" w14:textId="77777777" w:rsidR="008269BA" w:rsidRPr="008A0D15" w:rsidRDefault="008269BA">
            <w:pPr>
              <w:spacing w:after="0" w:line="240" w:lineRule="auto"/>
              <w:rPr>
                <w:rFonts w:eastAsia="Times New Roman"/>
                <w:sz w:val="22"/>
                <w:szCs w:val="22"/>
                <w:lang w:eastAsia="ru-RU"/>
                <w:rPrChange w:id="5633" w:author="Елена Белолипецкая" w:date="2024-05-25T22:35:00Z">
                  <w:rPr>
                    <w:rFonts w:eastAsia="Times New Roman"/>
                    <w:lang w:eastAsia="ru-RU"/>
                  </w:rPr>
                </w:rPrChange>
              </w:rPr>
              <w:pPrChange w:id="5634" w:author="Елена Белолипецкая" w:date="2024-05-25T22:31:00Z">
                <w:pPr>
                  <w:spacing w:before="75" w:after="75" w:line="240" w:lineRule="auto"/>
                </w:pPr>
              </w:pPrChange>
            </w:pPr>
            <w:r w:rsidRPr="008A0D15">
              <w:rPr>
                <w:rFonts w:eastAsia="Times New Roman"/>
                <w:sz w:val="22"/>
                <w:szCs w:val="22"/>
                <w:lang w:eastAsia="ru-RU"/>
                <w:rPrChange w:id="5635" w:author="Елена Белолипецкая" w:date="2024-05-25T22:35:00Z">
                  <w:rPr>
                    <w:rFonts w:eastAsia="Times New Roman"/>
                    <w:lang w:eastAsia="ru-RU"/>
                  </w:rPr>
                </w:rPrChange>
              </w:rPr>
              <w:t>↔</w:t>
            </w:r>
          </w:p>
        </w:tc>
        <w:tc>
          <w:tcPr>
            <w:tcW w:w="379" w:type="pct"/>
            <w:tcMar>
              <w:top w:w="45" w:type="dxa"/>
              <w:left w:w="75" w:type="dxa"/>
              <w:bottom w:w="45" w:type="dxa"/>
              <w:right w:w="75" w:type="dxa"/>
            </w:tcMar>
            <w:vAlign w:val="center"/>
            <w:hideMark/>
          </w:tcPr>
          <w:p w14:paraId="7E8DEB59" w14:textId="77777777" w:rsidR="008269BA" w:rsidRPr="008A0D15" w:rsidRDefault="008269BA">
            <w:pPr>
              <w:spacing w:after="0" w:line="240" w:lineRule="auto"/>
              <w:rPr>
                <w:rFonts w:eastAsia="Times New Roman"/>
                <w:sz w:val="22"/>
                <w:szCs w:val="22"/>
                <w:lang w:eastAsia="ru-RU"/>
                <w:rPrChange w:id="5636" w:author="Елена Белолипецкая" w:date="2024-05-25T22:35:00Z">
                  <w:rPr>
                    <w:rFonts w:eastAsia="Times New Roman"/>
                    <w:lang w:eastAsia="ru-RU"/>
                  </w:rPr>
                </w:rPrChange>
              </w:rPr>
              <w:pPrChange w:id="5637" w:author="Елена Белолипецкая" w:date="2024-05-25T22:31:00Z">
                <w:pPr>
                  <w:spacing w:before="75" w:after="75" w:line="240" w:lineRule="auto"/>
                </w:pPr>
              </w:pPrChange>
            </w:pPr>
            <w:r w:rsidRPr="008A0D15">
              <w:rPr>
                <w:rFonts w:eastAsia="Times New Roman"/>
                <w:sz w:val="22"/>
                <w:szCs w:val="22"/>
                <w:lang w:eastAsia="ru-RU"/>
                <w:rPrChange w:id="5638" w:author="Елена Белолипецкая" w:date="2024-05-25T22:35:00Z">
                  <w:rPr>
                    <w:rFonts w:eastAsia="Times New Roman"/>
                    <w:lang w:eastAsia="ru-RU"/>
                  </w:rPr>
                </w:rPrChange>
              </w:rPr>
              <w:t>↔</w:t>
            </w:r>
          </w:p>
        </w:tc>
        <w:tc>
          <w:tcPr>
            <w:tcW w:w="309" w:type="pct"/>
            <w:tcMar>
              <w:top w:w="45" w:type="dxa"/>
              <w:left w:w="75" w:type="dxa"/>
              <w:bottom w:w="45" w:type="dxa"/>
              <w:right w:w="75" w:type="dxa"/>
            </w:tcMar>
            <w:vAlign w:val="center"/>
            <w:hideMark/>
          </w:tcPr>
          <w:p w14:paraId="258AB709" w14:textId="77777777" w:rsidR="008269BA" w:rsidRPr="008A0D15" w:rsidRDefault="008269BA">
            <w:pPr>
              <w:spacing w:after="0" w:line="240" w:lineRule="auto"/>
              <w:rPr>
                <w:rFonts w:eastAsia="Times New Roman"/>
                <w:sz w:val="22"/>
                <w:szCs w:val="22"/>
                <w:lang w:eastAsia="ru-RU"/>
                <w:rPrChange w:id="5639" w:author="Елена Белолипецкая" w:date="2024-05-25T22:35:00Z">
                  <w:rPr>
                    <w:rFonts w:eastAsia="Times New Roman"/>
                    <w:lang w:eastAsia="ru-RU"/>
                  </w:rPr>
                </w:rPrChange>
              </w:rPr>
              <w:pPrChange w:id="5640" w:author="Елена Белолипецкая" w:date="2024-05-25T22:31:00Z">
                <w:pPr>
                  <w:spacing w:before="75" w:after="75" w:line="240" w:lineRule="auto"/>
                </w:pPr>
              </w:pPrChange>
            </w:pPr>
            <w:r w:rsidRPr="008A0D15">
              <w:rPr>
                <w:rFonts w:eastAsia="Times New Roman"/>
                <w:sz w:val="22"/>
                <w:szCs w:val="22"/>
                <w:lang w:eastAsia="ru-RU"/>
                <w:rPrChange w:id="5641" w:author="Елена Белолипецкая" w:date="2024-05-25T22:35:00Z">
                  <w:rPr>
                    <w:rFonts w:eastAsia="Times New Roman"/>
                    <w:lang w:eastAsia="ru-RU"/>
                  </w:rPr>
                </w:rPrChange>
              </w:rPr>
              <w:t>↔</w:t>
            </w:r>
          </w:p>
        </w:tc>
        <w:tc>
          <w:tcPr>
            <w:tcW w:w="1508" w:type="pct"/>
            <w:vMerge/>
            <w:vAlign w:val="center"/>
            <w:hideMark/>
          </w:tcPr>
          <w:p w14:paraId="559C97EE" w14:textId="77777777" w:rsidR="008269BA" w:rsidRPr="008A0D15" w:rsidRDefault="008269BA">
            <w:pPr>
              <w:spacing w:after="0" w:line="240" w:lineRule="auto"/>
              <w:rPr>
                <w:rFonts w:eastAsia="Times New Roman"/>
                <w:sz w:val="22"/>
                <w:szCs w:val="22"/>
                <w:lang w:eastAsia="ru-RU"/>
                <w:rPrChange w:id="5642" w:author="Елена Белолипецкая" w:date="2024-05-25T22:35:00Z">
                  <w:rPr>
                    <w:rFonts w:eastAsia="Times New Roman"/>
                    <w:lang w:eastAsia="ru-RU"/>
                  </w:rPr>
                </w:rPrChange>
              </w:rPr>
              <w:pPrChange w:id="5643" w:author="Елена Белолипецкая" w:date="2024-05-25T22:31:00Z">
                <w:pPr>
                  <w:spacing w:before="75" w:after="75" w:line="240" w:lineRule="auto"/>
                </w:pPr>
              </w:pPrChange>
            </w:pPr>
          </w:p>
        </w:tc>
      </w:tr>
      <w:tr w:rsidR="00FE0F3F" w:rsidRPr="008A0D15" w14:paraId="013472C9" w14:textId="77777777" w:rsidTr="00FE0F3F">
        <w:tc>
          <w:tcPr>
            <w:tcW w:w="1818" w:type="pct"/>
            <w:vMerge/>
            <w:vAlign w:val="center"/>
            <w:hideMark/>
          </w:tcPr>
          <w:p w14:paraId="2BDD7D39" w14:textId="77777777" w:rsidR="008269BA" w:rsidRPr="008A0D15" w:rsidRDefault="008269BA">
            <w:pPr>
              <w:spacing w:after="0" w:line="240" w:lineRule="auto"/>
              <w:rPr>
                <w:rFonts w:eastAsia="Times New Roman"/>
                <w:sz w:val="22"/>
                <w:szCs w:val="22"/>
                <w:lang w:eastAsia="ru-RU"/>
                <w:rPrChange w:id="5644" w:author="Елена Белолипецкая" w:date="2024-05-25T22:35:00Z">
                  <w:rPr>
                    <w:rFonts w:eastAsia="Times New Roman"/>
                    <w:lang w:eastAsia="ru-RU"/>
                  </w:rPr>
                </w:rPrChange>
              </w:rPr>
              <w:pPrChange w:id="5645" w:author="Елена Белолипецкая" w:date="2024-05-25T22:31:00Z">
                <w:pPr>
                  <w:spacing w:before="75" w:after="75" w:line="240" w:lineRule="auto"/>
                </w:pPr>
              </w:pPrChange>
            </w:pPr>
          </w:p>
        </w:tc>
        <w:tc>
          <w:tcPr>
            <w:tcW w:w="682" w:type="pct"/>
            <w:tcMar>
              <w:top w:w="45" w:type="dxa"/>
              <w:left w:w="75" w:type="dxa"/>
              <w:bottom w:w="45" w:type="dxa"/>
              <w:right w:w="75" w:type="dxa"/>
            </w:tcMar>
            <w:vAlign w:val="center"/>
            <w:hideMark/>
          </w:tcPr>
          <w:p w14:paraId="6B19C633" w14:textId="77777777" w:rsidR="008269BA" w:rsidRPr="008A0D15" w:rsidRDefault="008269BA">
            <w:pPr>
              <w:spacing w:after="0" w:line="240" w:lineRule="auto"/>
              <w:rPr>
                <w:rFonts w:eastAsia="Times New Roman"/>
                <w:sz w:val="22"/>
                <w:szCs w:val="22"/>
                <w:lang w:eastAsia="ru-RU"/>
                <w:rPrChange w:id="5646" w:author="Елена Белолипецкая" w:date="2024-05-25T22:35:00Z">
                  <w:rPr>
                    <w:rFonts w:eastAsia="Times New Roman"/>
                    <w:lang w:eastAsia="ru-RU"/>
                  </w:rPr>
                </w:rPrChange>
              </w:rPr>
              <w:pPrChange w:id="5647" w:author="Елена Белолипецкая" w:date="2024-05-25T22:31:00Z">
                <w:pPr>
                  <w:spacing w:before="75" w:after="75" w:line="240" w:lineRule="auto"/>
                </w:pPr>
              </w:pPrChange>
            </w:pPr>
            <w:r w:rsidRPr="008A0D15">
              <w:rPr>
                <w:rFonts w:eastAsia="Times New Roman"/>
                <w:sz w:val="22"/>
                <w:szCs w:val="22"/>
                <w:lang w:eastAsia="ru-RU"/>
                <w:rPrChange w:id="5648" w:author="Елена Белолипецкая" w:date="2024-05-25T22:35:00Z">
                  <w:rPr>
                    <w:rFonts w:eastAsia="Times New Roman"/>
                    <w:lang w:eastAsia="ru-RU"/>
                  </w:rPr>
                </w:rPrChange>
              </w:rPr>
              <w:t>Софосбувир</w:t>
            </w:r>
          </w:p>
        </w:tc>
        <w:tc>
          <w:tcPr>
            <w:tcW w:w="303" w:type="pct"/>
            <w:tcMar>
              <w:top w:w="45" w:type="dxa"/>
              <w:left w:w="75" w:type="dxa"/>
              <w:bottom w:w="45" w:type="dxa"/>
              <w:right w:w="75" w:type="dxa"/>
            </w:tcMar>
            <w:vAlign w:val="center"/>
            <w:hideMark/>
          </w:tcPr>
          <w:p w14:paraId="56D59234" w14:textId="67A14821" w:rsidR="008269BA" w:rsidRPr="008A0D15" w:rsidRDefault="008269BA">
            <w:pPr>
              <w:spacing w:after="0" w:line="240" w:lineRule="auto"/>
              <w:rPr>
                <w:rFonts w:eastAsia="Times New Roman"/>
                <w:sz w:val="22"/>
                <w:szCs w:val="22"/>
                <w:lang w:eastAsia="ru-RU"/>
                <w:rPrChange w:id="5649" w:author="Елена Белолипецкая" w:date="2024-05-25T22:35:00Z">
                  <w:rPr>
                    <w:rFonts w:eastAsia="Times New Roman"/>
                    <w:lang w:eastAsia="ru-RU"/>
                  </w:rPr>
                </w:rPrChange>
              </w:rPr>
              <w:pPrChange w:id="5650" w:author="Елена Белолипецкая" w:date="2024-05-25T22:33:00Z">
                <w:pPr>
                  <w:spacing w:before="75" w:after="75" w:line="240" w:lineRule="auto"/>
                </w:pPr>
              </w:pPrChange>
            </w:pPr>
            <w:r w:rsidRPr="008A0D15">
              <w:rPr>
                <w:rFonts w:eastAsia="Times New Roman"/>
                <w:sz w:val="22"/>
                <w:szCs w:val="22"/>
                <w:lang w:eastAsia="ru-RU"/>
                <w:rPrChange w:id="5651" w:author="Елена Белолипецкая" w:date="2024-05-25T22:35:00Z">
                  <w:rPr>
                    <w:rFonts w:eastAsia="Times New Roman"/>
                    <w:lang w:eastAsia="ru-RU"/>
                  </w:rPr>
                </w:rPrChange>
              </w:rPr>
              <w:t>↓</w:t>
            </w:r>
            <w:r w:rsidRPr="008A0D15">
              <w:rPr>
                <w:rFonts w:eastAsia="Times New Roman"/>
                <w:sz w:val="22"/>
                <w:szCs w:val="22"/>
                <w:lang w:eastAsia="ru-RU"/>
                <w:rPrChange w:id="5652" w:author="Елена Белолипецкая" w:date="2024-05-25T22:35:00Z">
                  <w:rPr>
                    <w:rFonts w:eastAsia="Times New Roman"/>
                    <w:lang w:eastAsia="ru-RU"/>
                  </w:rPr>
                </w:rPrChange>
              </w:rPr>
              <w:br/>
              <w:t>0</w:t>
            </w:r>
            <w:del w:id="5653" w:author="Елена Белолипецкая" w:date="2024-05-25T22:28:00Z">
              <w:r w:rsidRPr="008A0D15" w:rsidDel="00FE0F3F">
                <w:rPr>
                  <w:rFonts w:eastAsia="Times New Roman"/>
                  <w:sz w:val="22"/>
                  <w:szCs w:val="22"/>
                  <w:lang w:eastAsia="ru-RU"/>
                  <w:rPrChange w:id="5654" w:author="Елена Белолипецкая" w:date="2024-05-25T22:35:00Z">
                    <w:rPr>
                      <w:rFonts w:eastAsia="Times New Roman"/>
                      <w:lang w:eastAsia="ru-RU"/>
                    </w:rPr>
                  </w:rPrChange>
                </w:rPr>
                <w:delText>.</w:delText>
              </w:r>
            </w:del>
            <w:ins w:id="5655" w:author="Елена Белолипецкая" w:date="2024-05-25T22:28:00Z">
              <w:r w:rsidR="00FE0F3F" w:rsidRPr="008A0D15">
                <w:rPr>
                  <w:rFonts w:eastAsia="Times New Roman"/>
                  <w:sz w:val="22"/>
                  <w:szCs w:val="22"/>
                  <w:lang w:eastAsia="ru-RU"/>
                  <w:rPrChange w:id="5656" w:author="Елена Белолипецкая" w:date="2024-05-25T22:35:00Z">
                    <w:rPr>
                      <w:rFonts w:eastAsia="Times New Roman"/>
                      <w:lang w:eastAsia="ru-RU"/>
                    </w:rPr>
                  </w:rPrChange>
                </w:rPr>
                <w:t>,</w:t>
              </w:r>
            </w:ins>
            <w:r w:rsidRPr="008A0D15">
              <w:rPr>
                <w:rFonts w:eastAsia="Times New Roman"/>
                <w:sz w:val="22"/>
                <w:szCs w:val="22"/>
                <w:lang w:eastAsia="ru-RU"/>
                <w:rPrChange w:id="5657" w:author="Елена Белолипецкая" w:date="2024-05-25T22:35:00Z">
                  <w:rPr>
                    <w:rFonts w:eastAsia="Times New Roman"/>
                    <w:lang w:eastAsia="ru-RU"/>
                  </w:rPr>
                </w:rPrChange>
              </w:rPr>
              <w:t>62 (0</w:t>
            </w:r>
            <w:del w:id="5658" w:author="Елена Белолипецкая" w:date="2024-05-25T22:28:00Z">
              <w:r w:rsidRPr="008A0D15" w:rsidDel="00FE0F3F">
                <w:rPr>
                  <w:rFonts w:eastAsia="Times New Roman"/>
                  <w:sz w:val="22"/>
                  <w:szCs w:val="22"/>
                  <w:lang w:eastAsia="ru-RU"/>
                  <w:rPrChange w:id="5659" w:author="Елена Белолипецкая" w:date="2024-05-25T22:35:00Z">
                    <w:rPr>
                      <w:rFonts w:eastAsia="Times New Roman"/>
                      <w:lang w:eastAsia="ru-RU"/>
                    </w:rPr>
                  </w:rPrChange>
                </w:rPr>
                <w:delText>.</w:delText>
              </w:r>
            </w:del>
            <w:ins w:id="5660" w:author="Елена Белолипецкая" w:date="2024-05-25T22:28:00Z">
              <w:r w:rsidR="00FE0F3F" w:rsidRPr="008A0D15">
                <w:rPr>
                  <w:rFonts w:eastAsia="Times New Roman"/>
                  <w:sz w:val="22"/>
                  <w:szCs w:val="22"/>
                  <w:lang w:eastAsia="ru-RU"/>
                  <w:rPrChange w:id="5661" w:author="Елена Белолипецкая" w:date="2024-05-25T22:35:00Z">
                    <w:rPr>
                      <w:rFonts w:eastAsia="Times New Roman"/>
                      <w:lang w:eastAsia="ru-RU"/>
                    </w:rPr>
                  </w:rPrChange>
                </w:rPr>
                <w:t>,</w:t>
              </w:r>
            </w:ins>
            <w:r w:rsidRPr="008A0D15">
              <w:rPr>
                <w:rFonts w:eastAsia="Times New Roman"/>
                <w:sz w:val="22"/>
                <w:szCs w:val="22"/>
                <w:lang w:eastAsia="ru-RU"/>
                <w:rPrChange w:id="5662" w:author="Елена Белолипецкая" w:date="2024-05-25T22:35:00Z">
                  <w:rPr>
                    <w:rFonts w:eastAsia="Times New Roman"/>
                    <w:lang w:eastAsia="ru-RU"/>
                  </w:rPr>
                </w:rPrChange>
              </w:rPr>
              <w:t>54</w:t>
            </w:r>
            <w:del w:id="5663" w:author="Елена Белолипецкая" w:date="2024-05-25T22:33:00Z">
              <w:r w:rsidRPr="008A0D15" w:rsidDel="008A0D15">
                <w:rPr>
                  <w:rFonts w:eastAsia="Times New Roman"/>
                  <w:sz w:val="22"/>
                  <w:szCs w:val="22"/>
                  <w:lang w:eastAsia="ru-RU"/>
                  <w:rPrChange w:id="5664" w:author="Елена Белолипецкая" w:date="2024-05-25T22:35:00Z">
                    <w:rPr>
                      <w:rFonts w:eastAsia="Times New Roman"/>
                      <w:lang w:eastAsia="ru-RU"/>
                    </w:rPr>
                  </w:rPrChange>
                </w:rPr>
                <w:delText xml:space="preserve">, </w:delText>
              </w:r>
            </w:del>
            <w:ins w:id="5665" w:author="Елена Белолипецкая" w:date="2024-05-25T22:33:00Z">
              <w:r w:rsidR="008A0D15" w:rsidRPr="008A0D15">
                <w:rPr>
                  <w:rFonts w:eastAsia="Times New Roman"/>
                  <w:sz w:val="22"/>
                  <w:szCs w:val="22"/>
                  <w:lang w:val="en-US" w:eastAsia="ru-RU"/>
                  <w:rPrChange w:id="5666"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5667"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5668" w:author="Елена Белолипецкая" w:date="2024-05-25T22:35:00Z">
                  <w:rPr>
                    <w:rFonts w:eastAsia="Times New Roman"/>
                    <w:lang w:eastAsia="ru-RU"/>
                  </w:rPr>
                </w:rPrChange>
              </w:rPr>
              <w:t>0</w:t>
            </w:r>
            <w:del w:id="5669" w:author="Елена Белолипецкая" w:date="2024-05-25T22:28:00Z">
              <w:r w:rsidRPr="008A0D15" w:rsidDel="00FE0F3F">
                <w:rPr>
                  <w:rFonts w:eastAsia="Times New Roman"/>
                  <w:sz w:val="22"/>
                  <w:szCs w:val="22"/>
                  <w:lang w:eastAsia="ru-RU"/>
                  <w:rPrChange w:id="5670" w:author="Елена Белолипецкая" w:date="2024-05-25T22:35:00Z">
                    <w:rPr>
                      <w:rFonts w:eastAsia="Times New Roman"/>
                      <w:lang w:eastAsia="ru-RU"/>
                    </w:rPr>
                  </w:rPrChange>
                </w:rPr>
                <w:delText>.</w:delText>
              </w:r>
            </w:del>
            <w:ins w:id="5671" w:author="Елена Белолипецкая" w:date="2024-05-25T22:28:00Z">
              <w:r w:rsidR="00FE0F3F" w:rsidRPr="008A0D15">
                <w:rPr>
                  <w:rFonts w:eastAsia="Times New Roman"/>
                  <w:sz w:val="22"/>
                  <w:szCs w:val="22"/>
                  <w:lang w:eastAsia="ru-RU"/>
                  <w:rPrChange w:id="5672" w:author="Елена Белолипецкая" w:date="2024-05-25T22:35:00Z">
                    <w:rPr>
                      <w:rFonts w:eastAsia="Times New Roman"/>
                      <w:lang w:eastAsia="ru-RU"/>
                    </w:rPr>
                  </w:rPrChange>
                </w:rPr>
                <w:t>,</w:t>
              </w:r>
            </w:ins>
            <w:r w:rsidRPr="008A0D15">
              <w:rPr>
                <w:rFonts w:eastAsia="Times New Roman"/>
                <w:sz w:val="22"/>
                <w:szCs w:val="22"/>
                <w:lang w:eastAsia="ru-RU"/>
                <w:rPrChange w:id="5673" w:author="Елена Белолипецкая" w:date="2024-05-25T22:35:00Z">
                  <w:rPr>
                    <w:rFonts w:eastAsia="Times New Roman"/>
                    <w:lang w:eastAsia="ru-RU"/>
                  </w:rPr>
                </w:rPrChange>
              </w:rPr>
              <w:t>71)</w:t>
            </w:r>
          </w:p>
        </w:tc>
        <w:tc>
          <w:tcPr>
            <w:tcW w:w="379" w:type="pct"/>
            <w:tcMar>
              <w:top w:w="45" w:type="dxa"/>
              <w:left w:w="75" w:type="dxa"/>
              <w:bottom w:w="45" w:type="dxa"/>
              <w:right w:w="75" w:type="dxa"/>
            </w:tcMar>
            <w:vAlign w:val="center"/>
            <w:hideMark/>
          </w:tcPr>
          <w:p w14:paraId="5A56C282" w14:textId="4444CCBC" w:rsidR="008269BA" w:rsidRPr="008A0D15" w:rsidRDefault="008269BA">
            <w:pPr>
              <w:spacing w:after="0" w:line="240" w:lineRule="auto"/>
              <w:rPr>
                <w:rFonts w:eastAsia="Times New Roman"/>
                <w:sz w:val="22"/>
                <w:szCs w:val="22"/>
                <w:lang w:eastAsia="ru-RU"/>
                <w:rPrChange w:id="5674" w:author="Елена Белолипецкая" w:date="2024-05-25T22:35:00Z">
                  <w:rPr>
                    <w:rFonts w:eastAsia="Times New Roman"/>
                    <w:lang w:eastAsia="ru-RU"/>
                  </w:rPr>
                </w:rPrChange>
              </w:rPr>
              <w:pPrChange w:id="5675" w:author="Елена Белолипецкая" w:date="2024-05-25T22:33:00Z">
                <w:pPr>
                  <w:spacing w:before="75" w:after="75" w:line="240" w:lineRule="auto"/>
                </w:pPr>
              </w:pPrChange>
            </w:pPr>
            <w:r w:rsidRPr="008A0D15">
              <w:rPr>
                <w:rFonts w:eastAsia="Times New Roman"/>
                <w:sz w:val="22"/>
                <w:szCs w:val="22"/>
                <w:lang w:eastAsia="ru-RU"/>
                <w:rPrChange w:id="5676" w:author="Елена Белолипецкая" w:date="2024-05-25T22:35:00Z">
                  <w:rPr>
                    <w:rFonts w:eastAsia="Times New Roman"/>
                    <w:lang w:eastAsia="ru-RU"/>
                  </w:rPr>
                </w:rPrChange>
              </w:rPr>
              <w:t>↓</w:t>
            </w:r>
            <w:r w:rsidRPr="008A0D15">
              <w:rPr>
                <w:rFonts w:eastAsia="Times New Roman"/>
                <w:sz w:val="22"/>
                <w:szCs w:val="22"/>
                <w:lang w:eastAsia="ru-RU"/>
                <w:rPrChange w:id="5677" w:author="Елена Белолипецкая" w:date="2024-05-25T22:35:00Z">
                  <w:rPr>
                    <w:rFonts w:eastAsia="Times New Roman"/>
                    <w:lang w:eastAsia="ru-RU"/>
                  </w:rPr>
                </w:rPrChange>
              </w:rPr>
              <w:br/>
              <w:t>0</w:t>
            </w:r>
            <w:del w:id="5678" w:author="Елена Белолипецкая" w:date="2024-05-25T22:29:00Z">
              <w:r w:rsidRPr="008A0D15" w:rsidDel="00FE0F3F">
                <w:rPr>
                  <w:rFonts w:eastAsia="Times New Roman"/>
                  <w:sz w:val="22"/>
                  <w:szCs w:val="22"/>
                  <w:lang w:eastAsia="ru-RU"/>
                  <w:rPrChange w:id="5679" w:author="Елена Белолипецкая" w:date="2024-05-25T22:35:00Z">
                    <w:rPr>
                      <w:rFonts w:eastAsia="Times New Roman"/>
                      <w:lang w:eastAsia="ru-RU"/>
                    </w:rPr>
                  </w:rPrChange>
                </w:rPr>
                <w:delText>.</w:delText>
              </w:r>
            </w:del>
            <w:ins w:id="5680" w:author="Елена Белолипецкая" w:date="2024-05-25T22:29:00Z">
              <w:r w:rsidR="00FE0F3F" w:rsidRPr="008A0D15">
                <w:rPr>
                  <w:rFonts w:eastAsia="Times New Roman"/>
                  <w:sz w:val="22"/>
                  <w:szCs w:val="22"/>
                  <w:lang w:eastAsia="ru-RU"/>
                  <w:rPrChange w:id="5681" w:author="Елена Белолипецкая" w:date="2024-05-25T22:35:00Z">
                    <w:rPr>
                      <w:rFonts w:eastAsia="Times New Roman"/>
                      <w:lang w:eastAsia="ru-RU"/>
                    </w:rPr>
                  </w:rPrChange>
                </w:rPr>
                <w:t>,</w:t>
              </w:r>
            </w:ins>
            <w:r w:rsidRPr="008A0D15">
              <w:rPr>
                <w:rFonts w:eastAsia="Times New Roman"/>
                <w:sz w:val="22"/>
                <w:szCs w:val="22"/>
                <w:lang w:eastAsia="ru-RU"/>
                <w:rPrChange w:id="5682" w:author="Елена Белолипецкая" w:date="2024-05-25T22:35:00Z">
                  <w:rPr>
                    <w:rFonts w:eastAsia="Times New Roman"/>
                    <w:lang w:eastAsia="ru-RU"/>
                  </w:rPr>
                </w:rPrChange>
              </w:rPr>
              <w:t>72 (0</w:t>
            </w:r>
            <w:del w:id="5683" w:author="Елена Белолипецкая" w:date="2024-05-25T22:29:00Z">
              <w:r w:rsidRPr="008A0D15" w:rsidDel="00FE0F3F">
                <w:rPr>
                  <w:rFonts w:eastAsia="Times New Roman"/>
                  <w:sz w:val="22"/>
                  <w:szCs w:val="22"/>
                  <w:lang w:eastAsia="ru-RU"/>
                  <w:rPrChange w:id="5684" w:author="Елена Белолипецкая" w:date="2024-05-25T22:35:00Z">
                    <w:rPr>
                      <w:rFonts w:eastAsia="Times New Roman"/>
                      <w:lang w:eastAsia="ru-RU"/>
                    </w:rPr>
                  </w:rPrChange>
                </w:rPr>
                <w:delText>.</w:delText>
              </w:r>
            </w:del>
            <w:ins w:id="5685" w:author="Елена Белолипецкая" w:date="2024-05-25T22:29:00Z">
              <w:r w:rsidR="00FE0F3F" w:rsidRPr="008A0D15">
                <w:rPr>
                  <w:rFonts w:eastAsia="Times New Roman"/>
                  <w:sz w:val="22"/>
                  <w:szCs w:val="22"/>
                  <w:lang w:eastAsia="ru-RU"/>
                  <w:rPrChange w:id="5686" w:author="Елена Белолипецкая" w:date="2024-05-25T22:35:00Z">
                    <w:rPr>
                      <w:rFonts w:eastAsia="Times New Roman"/>
                      <w:lang w:eastAsia="ru-RU"/>
                    </w:rPr>
                  </w:rPrChange>
                </w:rPr>
                <w:t>,</w:t>
              </w:r>
            </w:ins>
            <w:r w:rsidRPr="008A0D15">
              <w:rPr>
                <w:rFonts w:eastAsia="Times New Roman"/>
                <w:sz w:val="22"/>
                <w:szCs w:val="22"/>
                <w:lang w:eastAsia="ru-RU"/>
                <w:rPrChange w:id="5687" w:author="Елена Белолипецкая" w:date="2024-05-25T22:35:00Z">
                  <w:rPr>
                    <w:rFonts w:eastAsia="Times New Roman"/>
                    <w:lang w:eastAsia="ru-RU"/>
                  </w:rPr>
                </w:rPrChange>
              </w:rPr>
              <w:t>66</w:t>
            </w:r>
            <w:del w:id="5688" w:author="Елена Белолипецкая" w:date="2024-05-25T22:33:00Z">
              <w:r w:rsidRPr="008A0D15" w:rsidDel="008A0D15">
                <w:rPr>
                  <w:rFonts w:eastAsia="Times New Roman"/>
                  <w:sz w:val="22"/>
                  <w:szCs w:val="22"/>
                  <w:lang w:eastAsia="ru-RU"/>
                  <w:rPrChange w:id="5689" w:author="Елена Белолипецкая" w:date="2024-05-25T22:35:00Z">
                    <w:rPr>
                      <w:rFonts w:eastAsia="Times New Roman"/>
                      <w:lang w:eastAsia="ru-RU"/>
                    </w:rPr>
                  </w:rPrChange>
                </w:rPr>
                <w:delText xml:space="preserve">, </w:delText>
              </w:r>
            </w:del>
            <w:ins w:id="5690" w:author="Елена Белолипецкая" w:date="2024-05-25T22:33:00Z">
              <w:r w:rsidR="008A0D15" w:rsidRPr="008A0D15">
                <w:rPr>
                  <w:rFonts w:eastAsia="Times New Roman"/>
                  <w:sz w:val="22"/>
                  <w:szCs w:val="22"/>
                  <w:lang w:val="en-US" w:eastAsia="ru-RU"/>
                  <w:rPrChange w:id="5691" w:author="Елена Белолипецкая" w:date="2024-05-25T22:35:00Z">
                    <w:rPr>
                      <w:rFonts w:eastAsia="Times New Roman"/>
                      <w:lang w:val="en-US" w:eastAsia="ru-RU"/>
                    </w:rPr>
                  </w:rPrChange>
                </w:rPr>
                <w:t xml:space="preserve">; </w:t>
              </w:r>
            </w:ins>
            <w:r w:rsidRPr="008A0D15">
              <w:rPr>
                <w:rFonts w:eastAsia="Times New Roman"/>
                <w:sz w:val="22"/>
                <w:szCs w:val="22"/>
                <w:lang w:eastAsia="ru-RU"/>
                <w:rPrChange w:id="5692" w:author="Елена Белолипецкая" w:date="2024-05-25T22:35:00Z">
                  <w:rPr>
                    <w:rFonts w:eastAsia="Times New Roman"/>
                    <w:lang w:eastAsia="ru-RU"/>
                  </w:rPr>
                </w:rPrChange>
              </w:rPr>
              <w:t>0</w:t>
            </w:r>
            <w:del w:id="5693" w:author="Елена Белолипецкая" w:date="2024-05-25T22:29:00Z">
              <w:r w:rsidRPr="008A0D15" w:rsidDel="00FE0F3F">
                <w:rPr>
                  <w:rFonts w:eastAsia="Times New Roman"/>
                  <w:sz w:val="22"/>
                  <w:szCs w:val="22"/>
                  <w:lang w:eastAsia="ru-RU"/>
                  <w:rPrChange w:id="5694" w:author="Елена Белолипецкая" w:date="2024-05-25T22:35:00Z">
                    <w:rPr>
                      <w:rFonts w:eastAsia="Times New Roman"/>
                      <w:lang w:eastAsia="ru-RU"/>
                    </w:rPr>
                  </w:rPrChange>
                </w:rPr>
                <w:delText>.</w:delText>
              </w:r>
            </w:del>
            <w:ins w:id="5695" w:author="Елена Белолипецкая" w:date="2024-05-25T22:29:00Z">
              <w:r w:rsidR="00FE0F3F" w:rsidRPr="008A0D15">
                <w:rPr>
                  <w:rFonts w:eastAsia="Times New Roman"/>
                  <w:sz w:val="22"/>
                  <w:szCs w:val="22"/>
                  <w:lang w:eastAsia="ru-RU"/>
                  <w:rPrChange w:id="5696" w:author="Елена Белолипецкая" w:date="2024-05-25T22:35:00Z">
                    <w:rPr>
                      <w:rFonts w:eastAsia="Times New Roman"/>
                      <w:lang w:eastAsia="ru-RU"/>
                    </w:rPr>
                  </w:rPrChange>
                </w:rPr>
                <w:t>,</w:t>
              </w:r>
            </w:ins>
            <w:r w:rsidRPr="008A0D15">
              <w:rPr>
                <w:rFonts w:eastAsia="Times New Roman"/>
                <w:sz w:val="22"/>
                <w:szCs w:val="22"/>
                <w:lang w:eastAsia="ru-RU"/>
                <w:rPrChange w:id="5697" w:author="Елена Белолипецкая" w:date="2024-05-25T22:35:00Z">
                  <w:rPr>
                    <w:rFonts w:eastAsia="Times New Roman"/>
                    <w:lang w:eastAsia="ru-RU"/>
                  </w:rPr>
                </w:rPrChange>
              </w:rPr>
              <w:t>80)</w:t>
            </w:r>
          </w:p>
        </w:tc>
        <w:tc>
          <w:tcPr>
            <w:tcW w:w="309" w:type="pct"/>
            <w:tcMar>
              <w:top w:w="45" w:type="dxa"/>
              <w:left w:w="75" w:type="dxa"/>
              <w:bottom w:w="45" w:type="dxa"/>
              <w:right w:w="75" w:type="dxa"/>
            </w:tcMar>
            <w:vAlign w:val="center"/>
            <w:hideMark/>
          </w:tcPr>
          <w:p w14:paraId="4D70EB77" w14:textId="77777777" w:rsidR="008269BA" w:rsidRPr="008A0D15" w:rsidRDefault="008269BA">
            <w:pPr>
              <w:spacing w:after="0" w:line="240" w:lineRule="auto"/>
              <w:rPr>
                <w:rFonts w:eastAsia="Times New Roman"/>
                <w:sz w:val="22"/>
                <w:szCs w:val="22"/>
                <w:lang w:eastAsia="ru-RU"/>
                <w:rPrChange w:id="5698" w:author="Елена Белолипецкая" w:date="2024-05-25T22:35:00Z">
                  <w:rPr>
                    <w:rFonts w:eastAsia="Times New Roman"/>
                    <w:lang w:eastAsia="ru-RU"/>
                  </w:rPr>
                </w:rPrChange>
              </w:rPr>
              <w:pPrChange w:id="5699" w:author="Елена Белолипецкая" w:date="2024-05-25T22:31:00Z">
                <w:pPr>
                  <w:spacing w:before="75" w:after="75" w:line="240" w:lineRule="auto"/>
                </w:pPr>
              </w:pPrChange>
            </w:pPr>
          </w:p>
        </w:tc>
        <w:tc>
          <w:tcPr>
            <w:tcW w:w="1508" w:type="pct"/>
            <w:vMerge/>
            <w:vAlign w:val="center"/>
            <w:hideMark/>
          </w:tcPr>
          <w:p w14:paraId="0005FFD6" w14:textId="77777777" w:rsidR="008269BA" w:rsidRPr="008A0D15" w:rsidRDefault="008269BA">
            <w:pPr>
              <w:spacing w:after="0" w:line="240" w:lineRule="auto"/>
              <w:rPr>
                <w:rFonts w:eastAsia="Times New Roman"/>
                <w:sz w:val="22"/>
                <w:szCs w:val="22"/>
                <w:lang w:eastAsia="ru-RU"/>
                <w:rPrChange w:id="5700" w:author="Елена Белолипецкая" w:date="2024-05-25T22:35:00Z">
                  <w:rPr>
                    <w:rFonts w:eastAsia="Times New Roman"/>
                    <w:lang w:eastAsia="ru-RU"/>
                  </w:rPr>
                </w:rPrChange>
              </w:rPr>
              <w:pPrChange w:id="5701" w:author="Елена Белолипецкая" w:date="2024-05-25T22:31:00Z">
                <w:pPr>
                  <w:spacing w:before="75" w:after="75" w:line="240" w:lineRule="auto"/>
                </w:pPr>
              </w:pPrChange>
            </w:pPr>
          </w:p>
        </w:tc>
      </w:tr>
      <w:tr w:rsidR="00FE0F3F" w:rsidRPr="008A0D15" w14:paraId="142D2C04" w14:textId="77777777" w:rsidTr="00FE0F3F">
        <w:tc>
          <w:tcPr>
            <w:tcW w:w="1818" w:type="pct"/>
            <w:vMerge/>
            <w:vAlign w:val="center"/>
            <w:hideMark/>
          </w:tcPr>
          <w:p w14:paraId="54244BC8" w14:textId="77777777" w:rsidR="008269BA" w:rsidRPr="008A0D15" w:rsidRDefault="008269BA">
            <w:pPr>
              <w:spacing w:after="0" w:line="240" w:lineRule="auto"/>
              <w:rPr>
                <w:rFonts w:eastAsia="Times New Roman"/>
                <w:sz w:val="22"/>
                <w:szCs w:val="22"/>
                <w:lang w:eastAsia="ru-RU"/>
                <w:rPrChange w:id="5702" w:author="Елена Белолипецкая" w:date="2024-05-25T22:35:00Z">
                  <w:rPr>
                    <w:rFonts w:eastAsia="Times New Roman"/>
                    <w:lang w:eastAsia="ru-RU"/>
                  </w:rPr>
                </w:rPrChange>
              </w:rPr>
              <w:pPrChange w:id="5703" w:author="Елена Белолипецкая" w:date="2024-05-25T22:31:00Z">
                <w:pPr>
                  <w:spacing w:before="75" w:after="75" w:line="240" w:lineRule="auto"/>
                </w:pPr>
              </w:pPrChange>
            </w:pPr>
          </w:p>
        </w:tc>
        <w:tc>
          <w:tcPr>
            <w:tcW w:w="682" w:type="pct"/>
            <w:tcMar>
              <w:top w:w="45" w:type="dxa"/>
              <w:left w:w="75" w:type="dxa"/>
              <w:bottom w:w="45" w:type="dxa"/>
              <w:right w:w="75" w:type="dxa"/>
            </w:tcMar>
            <w:vAlign w:val="center"/>
            <w:hideMark/>
          </w:tcPr>
          <w:p w14:paraId="0F7C1916" w14:textId="77777777" w:rsidR="008269BA" w:rsidRPr="008A0D15" w:rsidRDefault="008269BA">
            <w:pPr>
              <w:spacing w:after="0" w:line="240" w:lineRule="auto"/>
              <w:rPr>
                <w:rFonts w:eastAsia="Times New Roman"/>
                <w:sz w:val="22"/>
                <w:szCs w:val="22"/>
                <w:lang w:eastAsia="ru-RU"/>
                <w:rPrChange w:id="5704" w:author="Елена Белолипецкая" w:date="2024-05-25T22:35:00Z">
                  <w:rPr>
                    <w:rFonts w:eastAsia="Times New Roman"/>
                    <w:lang w:eastAsia="ru-RU"/>
                  </w:rPr>
                </w:rPrChange>
              </w:rPr>
              <w:pPrChange w:id="5705" w:author="Елена Белолипецкая" w:date="2024-05-25T22:31:00Z">
                <w:pPr>
                  <w:spacing w:before="75" w:after="75" w:line="240" w:lineRule="auto"/>
                </w:pPr>
              </w:pPrChange>
            </w:pPr>
            <w:r w:rsidRPr="008A0D15">
              <w:rPr>
                <w:rFonts w:eastAsia="Times New Roman"/>
                <w:sz w:val="22"/>
                <w:szCs w:val="22"/>
                <w:lang w:eastAsia="ru-RU"/>
                <w:rPrChange w:id="5706" w:author="Елена Белолипецкая" w:date="2024-05-25T22:35:00Z">
                  <w:rPr>
                    <w:rFonts w:eastAsia="Times New Roman"/>
                    <w:lang w:eastAsia="ru-RU"/>
                  </w:rPr>
                </w:rPrChange>
              </w:rPr>
              <w:t>Велпатасвир</w:t>
            </w:r>
          </w:p>
        </w:tc>
        <w:tc>
          <w:tcPr>
            <w:tcW w:w="303" w:type="pct"/>
            <w:tcMar>
              <w:top w:w="45" w:type="dxa"/>
              <w:left w:w="75" w:type="dxa"/>
              <w:bottom w:w="45" w:type="dxa"/>
              <w:right w:w="75" w:type="dxa"/>
            </w:tcMar>
            <w:vAlign w:val="center"/>
            <w:hideMark/>
          </w:tcPr>
          <w:p w14:paraId="26DB11B3" w14:textId="40CE494D" w:rsidR="008269BA" w:rsidRPr="008A0D15" w:rsidRDefault="008269BA">
            <w:pPr>
              <w:spacing w:after="0" w:line="240" w:lineRule="auto"/>
              <w:rPr>
                <w:rFonts w:eastAsia="Times New Roman"/>
                <w:sz w:val="22"/>
                <w:szCs w:val="22"/>
                <w:lang w:eastAsia="ru-RU"/>
                <w:rPrChange w:id="5707" w:author="Елена Белолипецкая" w:date="2024-05-25T22:35:00Z">
                  <w:rPr>
                    <w:rFonts w:eastAsia="Times New Roman"/>
                    <w:lang w:eastAsia="ru-RU"/>
                  </w:rPr>
                </w:rPrChange>
              </w:rPr>
              <w:pPrChange w:id="5708" w:author="Елена Белолипецкая" w:date="2024-05-25T22:33:00Z">
                <w:pPr>
                  <w:spacing w:before="75" w:after="75" w:line="240" w:lineRule="auto"/>
                </w:pPr>
              </w:pPrChange>
            </w:pPr>
            <w:r w:rsidRPr="008A0D15">
              <w:rPr>
                <w:rFonts w:eastAsia="Times New Roman"/>
                <w:sz w:val="22"/>
                <w:szCs w:val="22"/>
                <w:lang w:eastAsia="ru-RU"/>
                <w:rPrChange w:id="5709" w:author="Елена Белолипецкая" w:date="2024-05-25T22:35:00Z">
                  <w:rPr>
                    <w:rFonts w:eastAsia="Times New Roman"/>
                    <w:lang w:eastAsia="ru-RU"/>
                  </w:rPr>
                </w:rPrChange>
              </w:rPr>
              <w:t>↓</w:t>
            </w:r>
            <w:r w:rsidRPr="008A0D15">
              <w:rPr>
                <w:rFonts w:eastAsia="Times New Roman"/>
                <w:sz w:val="22"/>
                <w:szCs w:val="22"/>
                <w:lang w:eastAsia="ru-RU"/>
                <w:rPrChange w:id="5710" w:author="Елена Белолипецкая" w:date="2024-05-25T22:35:00Z">
                  <w:rPr>
                    <w:rFonts w:eastAsia="Times New Roman"/>
                    <w:lang w:eastAsia="ru-RU"/>
                  </w:rPr>
                </w:rPrChange>
              </w:rPr>
              <w:br/>
              <w:t>0</w:t>
            </w:r>
            <w:del w:id="5711" w:author="Елена Белолипецкая" w:date="2024-05-25T22:28:00Z">
              <w:r w:rsidRPr="008A0D15" w:rsidDel="00FE0F3F">
                <w:rPr>
                  <w:rFonts w:eastAsia="Times New Roman"/>
                  <w:sz w:val="22"/>
                  <w:szCs w:val="22"/>
                  <w:lang w:eastAsia="ru-RU"/>
                  <w:rPrChange w:id="5712" w:author="Елена Белолипецкая" w:date="2024-05-25T22:35:00Z">
                    <w:rPr>
                      <w:rFonts w:eastAsia="Times New Roman"/>
                      <w:lang w:eastAsia="ru-RU"/>
                    </w:rPr>
                  </w:rPrChange>
                </w:rPr>
                <w:delText>.</w:delText>
              </w:r>
            </w:del>
            <w:ins w:id="5713" w:author="Елена Белолипецкая" w:date="2024-05-25T22:28:00Z">
              <w:r w:rsidR="00FE0F3F" w:rsidRPr="008A0D15">
                <w:rPr>
                  <w:rFonts w:eastAsia="Times New Roman"/>
                  <w:sz w:val="22"/>
                  <w:szCs w:val="22"/>
                  <w:lang w:eastAsia="ru-RU"/>
                  <w:rPrChange w:id="5714" w:author="Елена Белолипецкая" w:date="2024-05-25T22:35:00Z">
                    <w:rPr>
                      <w:rFonts w:eastAsia="Times New Roman"/>
                      <w:lang w:eastAsia="ru-RU"/>
                    </w:rPr>
                  </w:rPrChange>
                </w:rPr>
                <w:t>,</w:t>
              </w:r>
            </w:ins>
            <w:r w:rsidRPr="008A0D15">
              <w:rPr>
                <w:rFonts w:eastAsia="Times New Roman"/>
                <w:sz w:val="22"/>
                <w:szCs w:val="22"/>
                <w:lang w:eastAsia="ru-RU"/>
                <w:rPrChange w:id="5715" w:author="Елена Белолипецкая" w:date="2024-05-25T22:35:00Z">
                  <w:rPr>
                    <w:rFonts w:eastAsia="Times New Roman"/>
                    <w:lang w:eastAsia="ru-RU"/>
                  </w:rPr>
                </w:rPrChange>
              </w:rPr>
              <w:t>76 (0</w:t>
            </w:r>
            <w:del w:id="5716" w:author="Елена Белолипецкая" w:date="2024-05-25T22:28:00Z">
              <w:r w:rsidRPr="008A0D15" w:rsidDel="00FE0F3F">
                <w:rPr>
                  <w:rFonts w:eastAsia="Times New Roman"/>
                  <w:sz w:val="22"/>
                  <w:szCs w:val="22"/>
                  <w:lang w:eastAsia="ru-RU"/>
                  <w:rPrChange w:id="5717" w:author="Елена Белолипецкая" w:date="2024-05-25T22:35:00Z">
                    <w:rPr>
                      <w:rFonts w:eastAsia="Times New Roman"/>
                      <w:lang w:eastAsia="ru-RU"/>
                    </w:rPr>
                  </w:rPrChange>
                </w:rPr>
                <w:delText>.</w:delText>
              </w:r>
            </w:del>
            <w:ins w:id="5718" w:author="Елена Белолипецкая" w:date="2024-05-25T22:28:00Z">
              <w:r w:rsidR="00FE0F3F" w:rsidRPr="008A0D15">
                <w:rPr>
                  <w:rFonts w:eastAsia="Times New Roman"/>
                  <w:sz w:val="22"/>
                  <w:szCs w:val="22"/>
                  <w:lang w:eastAsia="ru-RU"/>
                  <w:rPrChange w:id="5719" w:author="Елена Белолипецкая" w:date="2024-05-25T22:35:00Z">
                    <w:rPr>
                      <w:rFonts w:eastAsia="Times New Roman"/>
                      <w:lang w:eastAsia="ru-RU"/>
                    </w:rPr>
                  </w:rPrChange>
                </w:rPr>
                <w:t>,</w:t>
              </w:r>
            </w:ins>
            <w:r w:rsidRPr="008A0D15">
              <w:rPr>
                <w:rFonts w:eastAsia="Times New Roman"/>
                <w:sz w:val="22"/>
                <w:szCs w:val="22"/>
                <w:lang w:eastAsia="ru-RU"/>
                <w:rPrChange w:id="5720" w:author="Елена Белолипецкая" w:date="2024-05-25T22:35:00Z">
                  <w:rPr>
                    <w:rFonts w:eastAsia="Times New Roman"/>
                    <w:lang w:eastAsia="ru-RU"/>
                  </w:rPr>
                </w:rPrChange>
              </w:rPr>
              <w:t>65</w:t>
            </w:r>
            <w:del w:id="5721" w:author="Елена Белолипецкая" w:date="2024-05-25T22:33:00Z">
              <w:r w:rsidRPr="008A0D15" w:rsidDel="008A0D15">
                <w:rPr>
                  <w:rFonts w:eastAsia="Times New Roman"/>
                  <w:sz w:val="22"/>
                  <w:szCs w:val="22"/>
                  <w:lang w:eastAsia="ru-RU"/>
                  <w:rPrChange w:id="5722" w:author="Елена Белолипецкая" w:date="2024-05-25T22:35:00Z">
                    <w:rPr>
                      <w:rFonts w:eastAsia="Times New Roman"/>
                      <w:lang w:eastAsia="ru-RU"/>
                    </w:rPr>
                  </w:rPrChange>
                </w:rPr>
                <w:delText xml:space="preserve">, </w:delText>
              </w:r>
            </w:del>
            <w:ins w:id="5723" w:author="Елена Белолипецкая" w:date="2024-05-25T22:33:00Z">
              <w:r w:rsidR="008A0D15" w:rsidRPr="008A0D15">
                <w:rPr>
                  <w:rFonts w:eastAsia="Times New Roman"/>
                  <w:sz w:val="22"/>
                  <w:szCs w:val="22"/>
                  <w:lang w:val="en-US" w:eastAsia="ru-RU"/>
                  <w:rPrChange w:id="5724"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5725"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5726" w:author="Елена Белолипецкая" w:date="2024-05-25T22:35:00Z">
                  <w:rPr>
                    <w:rFonts w:eastAsia="Times New Roman"/>
                    <w:lang w:eastAsia="ru-RU"/>
                  </w:rPr>
                </w:rPrChange>
              </w:rPr>
              <w:t>0</w:t>
            </w:r>
            <w:del w:id="5727" w:author="Елена Белолипецкая" w:date="2024-05-25T22:28:00Z">
              <w:r w:rsidRPr="008A0D15" w:rsidDel="00FE0F3F">
                <w:rPr>
                  <w:rFonts w:eastAsia="Times New Roman"/>
                  <w:sz w:val="22"/>
                  <w:szCs w:val="22"/>
                  <w:lang w:eastAsia="ru-RU"/>
                  <w:rPrChange w:id="5728" w:author="Елена Белолипецкая" w:date="2024-05-25T22:35:00Z">
                    <w:rPr>
                      <w:rFonts w:eastAsia="Times New Roman"/>
                      <w:lang w:eastAsia="ru-RU"/>
                    </w:rPr>
                  </w:rPrChange>
                </w:rPr>
                <w:delText>.</w:delText>
              </w:r>
            </w:del>
            <w:ins w:id="5729" w:author="Елена Белолипецкая" w:date="2024-05-25T22:28:00Z">
              <w:r w:rsidR="00FE0F3F" w:rsidRPr="008A0D15">
                <w:rPr>
                  <w:rFonts w:eastAsia="Times New Roman"/>
                  <w:sz w:val="22"/>
                  <w:szCs w:val="22"/>
                  <w:lang w:eastAsia="ru-RU"/>
                  <w:rPrChange w:id="5730" w:author="Елена Белолипецкая" w:date="2024-05-25T22:35:00Z">
                    <w:rPr>
                      <w:rFonts w:eastAsia="Times New Roman"/>
                      <w:lang w:eastAsia="ru-RU"/>
                    </w:rPr>
                  </w:rPrChange>
                </w:rPr>
                <w:t>,</w:t>
              </w:r>
            </w:ins>
            <w:r w:rsidRPr="008A0D15">
              <w:rPr>
                <w:rFonts w:eastAsia="Times New Roman"/>
                <w:sz w:val="22"/>
                <w:szCs w:val="22"/>
                <w:lang w:eastAsia="ru-RU"/>
                <w:rPrChange w:id="5731" w:author="Елена Белолипецкая" w:date="2024-05-25T22:35:00Z">
                  <w:rPr>
                    <w:rFonts w:eastAsia="Times New Roman"/>
                    <w:lang w:eastAsia="ru-RU"/>
                  </w:rPr>
                </w:rPrChange>
              </w:rPr>
              <w:t>89)</w:t>
            </w:r>
          </w:p>
        </w:tc>
        <w:tc>
          <w:tcPr>
            <w:tcW w:w="379" w:type="pct"/>
            <w:tcMar>
              <w:top w:w="45" w:type="dxa"/>
              <w:left w:w="75" w:type="dxa"/>
              <w:bottom w:w="45" w:type="dxa"/>
              <w:right w:w="75" w:type="dxa"/>
            </w:tcMar>
            <w:vAlign w:val="center"/>
            <w:hideMark/>
          </w:tcPr>
          <w:p w14:paraId="3D42B60D" w14:textId="77777777" w:rsidR="008269BA" w:rsidRPr="008A0D15" w:rsidRDefault="008269BA">
            <w:pPr>
              <w:spacing w:after="0" w:line="240" w:lineRule="auto"/>
              <w:rPr>
                <w:rFonts w:eastAsia="Times New Roman"/>
                <w:sz w:val="22"/>
                <w:szCs w:val="22"/>
                <w:lang w:eastAsia="ru-RU"/>
                <w:rPrChange w:id="5732" w:author="Елена Белолипецкая" w:date="2024-05-25T22:35:00Z">
                  <w:rPr>
                    <w:rFonts w:eastAsia="Times New Roman"/>
                    <w:lang w:eastAsia="ru-RU"/>
                  </w:rPr>
                </w:rPrChange>
              </w:rPr>
              <w:pPrChange w:id="5733" w:author="Елена Белолипецкая" w:date="2024-05-25T22:31:00Z">
                <w:pPr>
                  <w:spacing w:before="75" w:after="75" w:line="240" w:lineRule="auto"/>
                </w:pPr>
              </w:pPrChange>
            </w:pPr>
            <w:r w:rsidRPr="008A0D15">
              <w:rPr>
                <w:rFonts w:eastAsia="Times New Roman"/>
                <w:sz w:val="22"/>
                <w:szCs w:val="22"/>
                <w:lang w:eastAsia="ru-RU"/>
                <w:rPrChange w:id="5734" w:author="Елена Белолипецкая" w:date="2024-05-25T22:35:00Z">
                  <w:rPr>
                    <w:rFonts w:eastAsia="Times New Roman"/>
                    <w:lang w:eastAsia="ru-RU"/>
                  </w:rPr>
                </w:rPrChange>
              </w:rPr>
              <w:t>↔</w:t>
            </w:r>
          </w:p>
        </w:tc>
        <w:tc>
          <w:tcPr>
            <w:tcW w:w="309" w:type="pct"/>
            <w:tcMar>
              <w:top w:w="45" w:type="dxa"/>
              <w:left w:w="75" w:type="dxa"/>
              <w:bottom w:w="45" w:type="dxa"/>
              <w:right w:w="75" w:type="dxa"/>
            </w:tcMar>
            <w:vAlign w:val="center"/>
            <w:hideMark/>
          </w:tcPr>
          <w:p w14:paraId="434EE923" w14:textId="77777777" w:rsidR="008269BA" w:rsidRPr="008A0D15" w:rsidRDefault="008269BA">
            <w:pPr>
              <w:spacing w:after="0" w:line="240" w:lineRule="auto"/>
              <w:rPr>
                <w:rFonts w:eastAsia="Times New Roman"/>
                <w:sz w:val="22"/>
                <w:szCs w:val="22"/>
                <w:lang w:eastAsia="ru-RU"/>
                <w:rPrChange w:id="5735" w:author="Елена Белолипецкая" w:date="2024-05-25T22:35:00Z">
                  <w:rPr>
                    <w:rFonts w:eastAsia="Times New Roman"/>
                    <w:lang w:eastAsia="ru-RU"/>
                  </w:rPr>
                </w:rPrChange>
              </w:rPr>
              <w:pPrChange w:id="5736" w:author="Елена Белолипецкая" w:date="2024-05-25T22:31:00Z">
                <w:pPr>
                  <w:spacing w:before="75" w:after="75" w:line="240" w:lineRule="auto"/>
                </w:pPr>
              </w:pPrChange>
            </w:pPr>
            <w:r w:rsidRPr="008A0D15">
              <w:rPr>
                <w:rFonts w:eastAsia="Times New Roman"/>
                <w:sz w:val="22"/>
                <w:szCs w:val="22"/>
                <w:lang w:eastAsia="ru-RU"/>
                <w:rPrChange w:id="5737" w:author="Елена Белолипецкая" w:date="2024-05-25T22:35:00Z">
                  <w:rPr>
                    <w:rFonts w:eastAsia="Times New Roman"/>
                    <w:lang w:eastAsia="ru-RU"/>
                  </w:rPr>
                </w:rPrChange>
              </w:rPr>
              <w:t>↔</w:t>
            </w:r>
          </w:p>
        </w:tc>
        <w:tc>
          <w:tcPr>
            <w:tcW w:w="1508" w:type="pct"/>
            <w:vMerge/>
            <w:vAlign w:val="center"/>
            <w:hideMark/>
          </w:tcPr>
          <w:p w14:paraId="4552CA71" w14:textId="77777777" w:rsidR="008269BA" w:rsidRPr="008A0D15" w:rsidRDefault="008269BA">
            <w:pPr>
              <w:spacing w:after="0" w:line="240" w:lineRule="auto"/>
              <w:rPr>
                <w:rFonts w:eastAsia="Times New Roman"/>
                <w:sz w:val="22"/>
                <w:szCs w:val="22"/>
                <w:lang w:eastAsia="ru-RU"/>
                <w:rPrChange w:id="5738" w:author="Елена Белолипецкая" w:date="2024-05-25T22:35:00Z">
                  <w:rPr>
                    <w:rFonts w:eastAsia="Times New Roman"/>
                    <w:lang w:eastAsia="ru-RU"/>
                  </w:rPr>
                </w:rPrChange>
              </w:rPr>
              <w:pPrChange w:id="5739" w:author="Елена Белолипецкая" w:date="2024-05-25T22:31:00Z">
                <w:pPr>
                  <w:spacing w:before="75" w:after="75" w:line="240" w:lineRule="auto"/>
                </w:pPr>
              </w:pPrChange>
            </w:pPr>
          </w:p>
        </w:tc>
      </w:tr>
      <w:tr w:rsidR="00FE0F3F" w:rsidRPr="008A0D15" w14:paraId="5118803C" w14:textId="77777777" w:rsidTr="00FE0F3F">
        <w:tc>
          <w:tcPr>
            <w:tcW w:w="1818" w:type="pct"/>
            <w:vMerge w:val="restart"/>
            <w:tcMar>
              <w:top w:w="45" w:type="dxa"/>
              <w:left w:w="75" w:type="dxa"/>
              <w:bottom w:w="45" w:type="dxa"/>
              <w:right w:w="75" w:type="dxa"/>
            </w:tcMar>
            <w:vAlign w:val="center"/>
            <w:hideMark/>
          </w:tcPr>
          <w:p w14:paraId="23FE5C90" w14:textId="77777777" w:rsidR="008269BA" w:rsidRPr="008A0D15" w:rsidRDefault="008269BA">
            <w:pPr>
              <w:spacing w:after="0" w:line="240" w:lineRule="auto"/>
              <w:rPr>
                <w:rFonts w:eastAsia="Times New Roman"/>
                <w:sz w:val="22"/>
                <w:szCs w:val="22"/>
                <w:lang w:eastAsia="ru-RU"/>
                <w:rPrChange w:id="5740" w:author="Елена Белолипецкая" w:date="2024-05-25T22:35:00Z">
                  <w:rPr>
                    <w:rFonts w:eastAsia="Times New Roman"/>
                    <w:lang w:eastAsia="ru-RU"/>
                  </w:rPr>
                </w:rPrChange>
              </w:rPr>
              <w:pPrChange w:id="5741" w:author="Елена Белолипецкая" w:date="2024-05-25T22:31:00Z">
                <w:pPr>
                  <w:spacing w:before="75" w:after="75" w:line="240" w:lineRule="auto"/>
                </w:pPr>
              </w:pPrChange>
            </w:pPr>
            <w:r w:rsidRPr="008A0D15">
              <w:rPr>
                <w:rFonts w:eastAsia="Times New Roman"/>
                <w:sz w:val="22"/>
                <w:szCs w:val="22"/>
                <w:lang w:eastAsia="ru-RU"/>
                <w:rPrChange w:id="5742" w:author="Елена Белолипецкая" w:date="2024-05-25T22:35:00Z">
                  <w:rPr>
                    <w:rFonts w:eastAsia="Times New Roman"/>
                    <w:lang w:eastAsia="ru-RU"/>
                  </w:rPr>
                </w:rPrChange>
              </w:rPr>
              <w:t>Лопинавир, усиленный ритонавиром</w:t>
            </w:r>
            <w:r w:rsidRPr="008A0D15">
              <w:rPr>
                <w:rFonts w:eastAsia="Times New Roman"/>
                <w:sz w:val="22"/>
                <w:szCs w:val="22"/>
                <w:lang w:eastAsia="ru-RU"/>
                <w:rPrChange w:id="5743" w:author="Елена Белолипецкая" w:date="2024-05-25T22:35:00Z">
                  <w:rPr>
                    <w:rFonts w:eastAsia="Times New Roman"/>
                    <w:lang w:eastAsia="ru-RU"/>
                  </w:rPr>
                </w:rPrChange>
              </w:rPr>
              <w:br/>
              <w:t>(4×200 мг/50 мг 1 раз/сут) +</w:t>
            </w:r>
            <w:r w:rsidRPr="008A0D15">
              <w:rPr>
                <w:rFonts w:eastAsia="Times New Roman"/>
                <w:sz w:val="22"/>
                <w:szCs w:val="22"/>
                <w:lang w:eastAsia="ru-RU"/>
                <w:rPrChange w:id="5744" w:author="Елена Белолипецкая" w:date="2024-05-25T22:35:00Z">
                  <w:rPr>
                    <w:rFonts w:eastAsia="Times New Roman"/>
                    <w:lang w:eastAsia="ru-RU"/>
                  </w:rPr>
                </w:rPrChange>
              </w:rPr>
              <w:br/>
              <w:t>эмтрицитабин/тенофовира дизопроксила</w:t>
            </w:r>
            <w:r w:rsidRPr="008A0D15">
              <w:rPr>
                <w:rFonts w:eastAsia="Times New Roman"/>
                <w:sz w:val="22"/>
                <w:szCs w:val="22"/>
                <w:lang w:eastAsia="ru-RU"/>
                <w:rPrChange w:id="5745" w:author="Елена Белолипецкая" w:date="2024-05-25T22:35:00Z">
                  <w:rPr>
                    <w:rFonts w:eastAsia="Times New Roman"/>
                    <w:lang w:eastAsia="ru-RU"/>
                  </w:rPr>
                </w:rPrChange>
              </w:rPr>
              <w:br/>
              <w:t>фумарат (200 мг/300 мг 1 раз/сут) /</w:t>
            </w:r>
            <w:r w:rsidRPr="008A0D15">
              <w:rPr>
                <w:rFonts w:eastAsia="Times New Roman"/>
                <w:sz w:val="22"/>
                <w:szCs w:val="22"/>
                <w:lang w:eastAsia="ru-RU"/>
                <w:rPrChange w:id="5746" w:author="Елена Белолипецкая" w:date="2024-05-25T22:35:00Z">
                  <w:rPr>
                    <w:rFonts w:eastAsia="Times New Roman"/>
                    <w:lang w:eastAsia="ru-RU"/>
                  </w:rPr>
                </w:rPrChange>
              </w:rPr>
              <w:br/>
              <w:t>Велпатасвир/софосбувир</w:t>
            </w:r>
            <w:r w:rsidRPr="008A0D15">
              <w:rPr>
                <w:rFonts w:eastAsia="Times New Roman"/>
                <w:sz w:val="22"/>
                <w:szCs w:val="22"/>
                <w:lang w:eastAsia="ru-RU"/>
                <w:rPrChange w:id="5747" w:author="Елена Белолипецкая" w:date="2024-05-25T22:35:00Z">
                  <w:rPr>
                    <w:rFonts w:eastAsia="Times New Roman"/>
                    <w:lang w:eastAsia="ru-RU"/>
                  </w:rPr>
                </w:rPrChange>
              </w:rPr>
              <w:br/>
              <w:t>(100 мг/400 мг 1 раз/сут)</w:t>
            </w:r>
            <w:r w:rsidRPr="008A0D15">
              <w:rPr>
                <w:rFonts w:eastAsia="Times New Roman"/>
                <w:sz w:val="22"/>
                <w:szCs w:val="22"/>
                <w:vertAlign w:val="superscript"/>
                <w:lang w:eastAsia="ru-RU"/>
                <w:rPrChange w:id="5748" w:author="Елена Белолипецкая" w:date="2024-05-25T22:35:00Z">
                  <w:rPr>
                    <w:rFonts w:eastAsia="Times New Roman"/>
                    <w:vertAlign w:val="superscript"/>
                    <w:lang w:eastAsia="ru-RU"/>
                  </w:rPr>
                </w:rPrChange>
              </w:rPr>
              <w:t>c, d</w:t>
            </w:r>
          </w:p>
        </w:tc>
        <w:tc>
          <w:tcPr>
            <w:tcW w:w="682" w:type="pct"/>
            <w:tcMar>
              <w:top w:w="45" w:type="dxa"/>
              <w:left w:w="75" w:type="dxa"/>
              <w:bottom w:w="45" w:type="dxa"/>
              <w:right w:w="75" w:type="dxa"/>
            </w:tcMar>
            <w:vAlign w:val="center"/>
            <w:hideMark/>
          </w:tcPr>
          <w:p w14:paraId="7031C23F" w14:textId="77777777" w:rsidR="008269BA" w:rsidRPr="008A0D15" w:rsidRDefault="008269BA">
            <w:pPr>
              <w:spacing w:after="0" w:line="240" w:lineRule="auto"/>
              <w:rPr>
                <w:rFonts w:eastAsia="Times New Roman"/>
                <w:sz w:val="22"/>
                <w:szCs w:val="22"/>
                <w:lang w:eastAsia="ru-RU"/>
                <w:rPrChange w:id="5749" w:author="Елена Белолипецкая" w:date="2024-05-25T22:35:00Z">
                  <w:rPr>
                    <w:rFonts w:eastAsia="Times New Roman"/>
                    <w:lang w:eastAsia="ru-RU"/>
                  </w:rPr>
                </w:rPrChange>
              </w:rPr>
              <w:pPrChange w:id="5750" w:author="Елена Белолипецкая" w:date="2024-05-25T22:31:00Z">
                <w:pPr>
                  <w:spacing w:before="75" w:after="75" w:line="240" w:lineRule="auto"/>
                </w:pPr>
              </w:pPrChange>
            </w:pPr>
            <w:r w:rsidRPr="008A0D15">
              <w:rPr>
                <w:rFonts w:eastAsia="Times New Roman"/>
                <w:sz w:val="22"/>
                <w:szCs w:val="22"/>
                <w:lang w:eastAsia="ru-RU"/>
                <w:rPrChange w:id="5751" w:author="Елена Белолипецкая" w:date="2024-05-25T22:35:00Z">
                  <w:rPr>
                    <w:rFonts w:eastAsia="Times New Roman"/>
                    <w:lang w:eastAsia="ru-RU"/>
                  </w:rPr>
                </w:rPrChange>
              </w:rPr>
              <w:t>Лопинавир</w:t>
            </w:r>
          </w:p>
        </w:tc>
        <w:tc>
          <w:tcPr>
            <w:tcW w:w="303" w:type="pct"/>
            <w:tcMar>
              <w:top w:w="45" w:type="dxa"/>
              <w:left w:w="75" w:type="dxa"/>
              <w:bottom w:w="45" w:type="dxa"/>
              <w:right w:w="75" w:type="dxa"/>
            </w:tcMar>
            <w:vAlign w:val="center"/>
            <w:hideMark/>
          </w:tcPr>
          <w:p w14:paraId="3FF5E518" w14:textId="77777777" w:rsidR="008269BA" w:rsidRPr="008A0D15" w:rsidRDefault="008269BA">
            <w:pPr>
              <w:spacing w:after="0" w:line="240" w:lineRule="auto"/>
              <w:rPr>
                <w:rFonts w:eastAsia="Times New Roman"/>
                <w:sz w:val="22"/>
                <w:szCs w:val="22"/>
                <w:lang w:eastAsia="ru-RU"/>
                <w:rPrChange w:id="5752" w:author="Елена Белолипецкая" w:date="2024-05-25T22:35:00Z">
                  <w:rPr>
                    <w:rFonts w:eastAsia="Times New Roman"/>
                    <w:lang w:eastAsia="ru-RU"/>
                  </w:rPr>
                </w:rPrChange>
              </w:rPr>
              <w:pPrChange w:id="5753" w:author="Елена Белолипецкая" w:date="2024-05-25T22:31:00Z">
                <w:pPr>
                  <w:spacing w:before="75" w:after="75" w:line="240" w:lineRule="auto"/>
                </w:pPr>
              </w:pPrChange>
            </w:pPr>
            <w:r w:rsidRPr="008A0D15">
              <w:rPr>
                <w:rFonts w:eastAsia="Times New Roman"/>
                <w:sz w:val="22"/>
                <w:szCs w:val="22"/>
                <w:lang w:eastAsia="ru-RU"/>
                <w:rPrChange w:id="5754" w:author="Елена Белолипецкая" w:date="2024-05-25T22:35:00Z">
                  <w:rPr>
                    <w:rFonts w:eastAsia="Times New Roman"/>
                    <w:lang w:eastAsia="ru-RU"/>
                  </w:rPr>
                </w:rPrChange>
              </w:rPr>
              <w:t>↔</w:t>
            </w:r>
          </w:p>
        </w:tc>
        <w:tc>
          <w:tcPr>
            <w:tcW w:w="379" w:type="pct"/>
            <w:tcMar>
              <w:top w:w="45" w:type="dxa"/>
              <w:left w:w="75" w:type="dxa"/>
              <w:bottom w:w="45" w:type="dxa"/>
              <w:right w:w="75" w:type="dxa"/>
            </w:tcMar>
            <w:vAlign w:val="center"/>
            <w:hideMark/>
          </w:tcPr>
          <w:p w14:paraId="5762AD72" w14:textId="77777777" w:rsidR="008269BA" w:rsidRPr="008A0D15" w:rsidRDefault="008269BA">
            <w:pPr>
              <w:spacing w:after="0" w:line="240" w:lineRule="auto"/>
              <w:rPr>
                <w:rFonts w:eastAsia="Times New Roman"/>
                <w:sz w:val="22"/>
                <w:szCs w:val="22"/>
                <w:lang w:eastAsia="ru-RU"/>
                <w:rPrChange w:id="5755" w:author="Елена Белолипецкая" w:date="2024-05-25T22:35:00Z">
                  <w:rPr>
                    <w:rFonts w:eastAsia="Times New Roman"/>
                    <w:lang w:eastAsia="ru-RU"/>
                  </w:rPr>
                </w:rPrChange>
              </w:rPr>
              <w:pPrChange w:id="5756" w:author="Елена Белолипецкая" w:date="2024-05-25T22:31:00Z">
                <w:pPr>
                  <w:spacing w:before="75" w:after="75" w:line="240" w:lineRule="auto"/>
                </w:pPr>
              </w:pPrChange>
            </w:pPr>
            <w:r w:rsidRPr="008A0D15">
              <w:rPr>
                <w:rFonts w:eastAsia="Times New Roman"/>
                <w:sz w:val="22"/>
                <w:szCs w:val="22"/>
                <w:lang w:eastAsia="ru-RU"/>
                <w:rPrChange w:id="5757" w:author="Елена Белолипецкая" w:date="2024-05-25T22:35:00Z">
                  <w:rPr>
                    <w:rFonts w:eastAsia="Times New Roman"/>
                    <w:lang w:eastAsia="ru-RU"/>
                  </w:rPr>
                </w:rPrChange>
              </w:rPr>
              <w:t>↔</w:t>
            </w:r>
          </w:p>
        </w:tc>
        <w:tc>
          <w:tcPr>
            <w:tcW w:w="309" w:type="pct"/>
            <w:tcMar>
              <w:top w:w="45" w:type="dxa"/>
              <w:left w:w="75" w:type="dxa"/>
              <w:bottom w:w="45" w:type="dxa"/>
              <w:right w:w="75" w:type="dxa"/>
            </w:tcMar>
            <w:vAlign w:val="center"/>
            <w:hideMark/>
          </w:tcPr>
          <w:p w14:paraId="7FA4E58C" w14:textId="77777777" w:rsidR="008269BA" w:rsidRPr="008A0D15" w:rsidRDefault="008269BA">
            <w:pPr>
              <w:spacing w:after="0" w:line="240" w:lineRule="auto"/>
              <w:rPr>
                <w:rFonts w:eastAsia="Times New Roman"/>
                <w:sz w:val="22"/>
                <w:szCs w:val="22"/>
                <w:lang w:eastAsia="ru-RU"/>
                <w:rPrChange w:id="5758" w:author="Елена Белолипецкая" w:date="2024-05-25T22:35:00Z">
                  <w:rPr>
                    <w:rFonts w:eastAsia="Times New Roman"/>
                    <w:lang w:eastAsia="ru-RU"/>
                  </w:rPr>
                </w:rPrChange>
              </w:rPr>
              <w:pPrChange w:id="5759" w:author="Елена Белолипецкая" w:date="2024-05-25T22:31:00Z">
                <w:pPr>
                  <w:spacing w:before="75" w:after="75" w:line="240" w:lineRule="auto"/>
                </w:pPr>
              </w:pPrChange>
            </w:pPr>
            <w:r w:rsidRPr="008A0D15">
              <w:rPr>
                <w:rFonts w:eastAsia="Times New Roman"/>
                <w:sz w:val="22"/>
                <w:szCs w:val="22"/>
                <w:lang w:eastAsia="ru-RU"/>
                <w:rPrChange w:id="5760" w:author="Елена Белолипецкая" w:date="2024-05-25T22:35:00Z">
                  <w:rPr>
                    <w:rFonts w:eastAsia="Times New Roman"/>
                    <w:lang w:eastAsia="ru-RU"/>
                  </w:rPr>
                </w:rPrChange>
              </w:rPr>
              <w:t>↔</w:t>
            </w:r>
          </w:p>
        </w:tc>
        <w:tc>
          <w:tcPr>
            <w:tcW w:w="1508" w:type="pct"/>
            <w:vMerge w:val="restart"/>
            <w:tcMar>
              <w:top w:w="45" w:type="dxa"/>
              <w:left w:w="75" w:type="dxa"/>
              <w:bottom w:w="45" w:type="dxa"/>
              <w:right w:w="75" w:type="dxa"/>
            </w:tcMar>
            <w:vAlign w:val="center"/>
            <w:hideMark/>
          </w:tcPr>
          <w:p w14:paraId="740724B7" w14:textId="37CCAF5E" w:rsidR="008269BA" w:rsidRPr="008A0D15" w:rsidRDefault="008269BA">
            <w:pPr>
              <w:spacing w:after="0" w:line="240" w:lineRule="auto"/>
              <w:rPr>
                <w:rFonts w:eastAsia="Times New Roman"/>
                <w:sz w:val="22"/>
                <w:szCs w:val="22"/>
                <w:lang w:eastAsia="ru-RU"/>
                <w:rPrChange w:id="5761" w:author="Елена Белолипецкая" w:date="2024-05-25T22:35:00Z">
                  <w:rPr>
                    <w:rFonts w:eastAsia="Times New Roman"/>
                    <w:lang w:eastAsia="ru-RU"/>
                  </w:rPr>
                </w:rPrChange>
              </w:rPr>
              <w:pPrChange w:id="5762" w:author="Елена Белолипецкая" w:date="2024-05-25T22:31:00Z">
                <w:pPr>
                  <w:spacing w:before="75" w:after="75" w:line="240" w:lineRule="auto"/>
                </w:pPr>
              </w:pPrChange>
            </w:pPr>
            <w:r w:rsidRPr="008A0D15">
              <w:rPr>
                <w:rFonts w:eastAsia="Times New Roman"/>
                <w:sz w:val="22"/>
                <w:szCs w:val="22"/>
                <w:lang w:eastAsia="ru-RU"/>
                <w:rPrChange w:id="5763" w:author="Елена Белолипецкая" w:date="2024-05-25T22:35:00Z">
                  <w:rPr>
                    <w:rFonts w:eastAsia="Times New Roman"/>
                    <w:lang w:eastAsia="ru-RU"/>
                  </w:rPr>
                </w:rPrChange>
              </w:rPr>
              <w:t>Корректировка дозы не требуется</w:t>
            </w:r>
          </w:p>
        </w:tc>
      </w:tr>
      <w:tr w:rsidR="00FE0F3F" w:rsidRPr="008A0D15" w14:paraId="2B2BBF95" w14:textId="77777777" w:rsidTr="00FE0F3F">
        <w:tc>
          <w:tcPr>
            <w:tcW w:w="1818" w:type="pct"/>
            <w:vMerge/>
            <w:vAlign w:val="center"/>
            <w:hideMark/>
          </w:tcPr>
          <w:p w14:paraId="33FC4C19" w14:textId="77777777" w:rsidR="008269BA" w:rsidRPr="008A0D15" w:rsidRDefault="008269BA">
            <w:pPr>
              <w:spacing w:after="0" w:line="240" w:lineRule="auto"/>
              <w:rPr>
                <w:rFonts w:eastAsia="Times New Roman"/>
                <w:sz w:val="22"/>
                <w:szCs w:val="22"/>
                <w:lang w:eastAsia="ru-RU"/>
                <w:rPrChange w:id="5764" w:author="Елена Белолипецкая" w:date="2024-05-25T22:35:00Z">
                  <w:rPr>
                    <w:rFonts w:eastAsia="Times New Roman"/>
                    <w:lang w:eastAsia="ru-RU"/>
                  </w:rPr>
                </w:rPrChange>
              </w:rPr>
              <w:pPrChange w:id="5765" w:author="Елена Белолипецкая" w:date="2024-05-25T22:31:00Z">
                <w:pPr>
                  <w:spacing w:before="75" w:after="75" w:line="240" w:lineRule="auto"/>
                </w:pPr>
              </w:pPrChange>
            </w:pPr>
          </w:p>
        </w:tc>
        <w:tc>
          <w:tcPr>
            <w:tcW w:w="682" w:type="pct"/>
            <w:tcMar>
              <w:top w:w="45" w:type="dxa"/>
              <w:left w:w="75" w:type="dxa"/>
              <w:bottom w:w="45" w:type="dxa"/>
              <w:right w:w="75" w:type="dxa"/>
            </w:tcMar>
            <w:vAlign w:val="center"/>
            <w:hideMark/>
          </w:tcPr>
          <w:p w14:paraId="71002DCD" w14:textId="77777777" w:rsidR="008269BA" w:rsidRPr="008A0D15" w:rsidRDefault="008269BA">
            <w:pPr>
              <w:spacing w:after="0" w:line="240" w:lineRule="auto"/>
              <w:rPr>
                <w:rFonts w:eastAsia="Times New Roman"/>
                <w:sz w:val="22"/>
                <w:szCs w:val="22"/>
                <w:lang w:eastAsia="ru-RU"/>
                <w:rPrChange w:id="5766" w:author="Елена Белолипецкая" w:date="2024-05-25T22:35:00Z">
                  <w:rPr>
                    <w:rFonts w:eastAsia="Times New Roman"/>
                    <w:lang w:eastAsia="ru-RU"/>
                  </w:rPr>
                </w:rPrChange>
              </w:rPr>
              <w:pPrChange w:id="5767" w:author="Елена Белолипецкая" w:date="2024-05-25T22:31:00Z">
                <w:pPr>
                  <w:spacing w:before="75" w:after="75" w:line="240" w:lineRule="auto"/>
                </w:pPr>
              </w:pPrChange>
            </w:pPr>
            <w:r w:rsidRPr="008A0D15">
              <w:rPr>
                <w:rFonts w:eastAsia="Times New Roman"/>
                <w:sz w:val="22"/>
                <w:szCs w:val="22"/>
                <w:lang w:eastAsia="ru-RU"/>
                <w:rPrChange w:id="5768" w:author="Елена Белолипецкая" w:date="2024-05-25T22:35:00Z">
                  <w:rPr>
                    <w:rFonts w:eastAsia="Times New Roman"/>
                    <w:lang w:eastAsia="ru-RU"/>
                  </w:rPr>
                </w:rPrChange>
              </w:rPr>
              <w:t>Ритонавир</w:t>
            </w:r>
          </w:p>
        </w:tc>
        <w:tc>
          <w:tcPr>
            <w:tcW w:w="303" w:type="pct"/>
            <w:tcMar>
              <w:top w:w="45" w:type="dxa"/>
              <w:left w:w="75" w:type="dxa"/>
              <w:bottom w:w="45" w:type="dxa"/>
              <w:right w:w="75" w:type="dxa"/>
            </w:tcMar>
            <w:vAlign w:val="center"/>
            <w:hideMark/>
          </w:tcPr>
          <w:p w14:paraId="2EE9FFB2" w14:textId="77777777" w:rsidR="008269BA" w:rsidRPr="008A0D15" w:rsidRDefault="008269BA">
            <w:pPr>
              <w:spacing w:after="0" w:line="240" w:lineRule="auto"/>
              <w:rPr>
                <w:rFonts w:eastAsia="Times New Roman"/>
                <w:sz w:val="22"/>
                <w:szCs w:val="22"/>
                <w:lang w:eastAsia="ru-RU"/>
                <w:rPrChange w:id="5769" w:author="Елена Белолипецкая" w:date="2024-05-25T22:35:00Z">
                  <w:rPr>
                    <w:rFonts w:eastAsia="Times New Roman"/>
                    <w:lang w:eastAsia="ru-RU"/>
                  </w:rPr>
                </w:rPrChange>
              </w:rPr>
              <w:pPrChange w:id="5770" w:author="Елена Белолипецкая" w:date="2024-05-25T22:31:00Z">
                <w:pPr>
                  <w:spacing w:before="75" w:after="75" w:line="240" w:lineRule="auto"/>
                </w:pPr>
              </w:pPrChange>
            </w:pPr>
            <w:r w:rsidRPr="008A0D15">
              <w:rPr>
                <w:rFonts w:eastAsia="Times New Roman"/>
                <w:sz w:val="22"/>
                <w:szCs w:val="22"/>
                <w:lang w:eastAsia="ru-RU"/>
                <w:rPrChange w:id="5771" w:author="Елена Белолипецкая" w:date="2024-05-25T22:35:00Z">
                  <w:rPr>
                    <w:rFonts w:eastAsia="Times New Roman"/>
                    <w:lang w:eastAsia="ru-RU"/>
                  </w:rPr>
                </w:rPrChange>
              </w:rPr>
              <w:t>↔</w:t>
            </w:r>
          </w:p>
        </w:tc>
        <w:tc>
          <w:tcPr>
            <w:tcW w:w="379" w:type="pct"/>
            <w:tcMar>
              <w:top w:w="45" w:type="dxa"/>
              <w:left w:w="75" w:type="dxa"/>
              <w:bottom w:w="45" w:type="dxa"/>
              <w:right w:w="75" w:type="dxa"/>
            </w:tcMar>
            <w:vAlign w:val="center"/>
            <w:hideMark/>
          </w:tcPr>
          <w:p w14:paraId="62030AA2" w14:textId="77777777" w:rsidR="008269BA" w:rsidRPr="008A0D15" w:rsidRDefault="008269BA">
            <w:pPr>
              <w:spacing w:after="0" w:line="240" w:lineRule="auto"/>
              <w:rPr>
                <w:rFonts w:eastAsia="Times New Roman"/>
                <w:sz w:val="22"/>
                <w:szCs w:val="22"/>
                <w:lang w:eastAsia="ru-RU"/>
                <w:rPrChange w:id="5772" w:author="Елена Белолипецкая" w:date="2024-05-25T22:35:00Z">
                  <w:rPr>
                    <w:rFonts w:eastAsia="Times New Roman"/>
                    <w:lang w:eastAsia="ru-RU"/>
                  </w:rPr>
                </w:rPrChange>
              </w:rPr>
              <w:pPrChange w:id="5773" w:author="Елена Белолипецкая" w:date="2024-05-25T22:31:00Z">
                <w:pPr>
                  <w:spacing w:before="75" w:after="75" w:line="240" w:lineRule="auto"/>
                </w:pPr>
              </w:pPrChange>
            </w:pPr>
            <w:r w:rsidRPr="008A0D15">
              <w:rPr>
                <w:rFonts w:eastAsia="Times New Roman"/>
                <w:sz w:val="22"/>
                <w:szCs w:val="22"/>
                <w:lang w:eastAsia="ru-RU"/>
                <w:rPrChange w:id="5774" w:author="Елена Белолипецкая" w:date="2024-05-25T22:35:00Z">
                  <w:rPr>
                    <w:rFonts w:eastAsia="Times New Roman"/>
                    <w:lang w:eastAsia="ru-RU"/>
                  </w:rPr>
                </w:rPrChange>
              </w:rPr>
              <w:t>↔</w:t>
            </w:r>
          </w:p>
        </w:tc>
        <w:tc>
          <w:tcPr>
            <w:tcW w:w="309" w:type="pct"/>
            <w:tcMar>
              <w:top w:w="45" w:type="dxa"/>
              <w:left w:w="75" w:type="dxa"/>
              <w:bottom w:w="45" w:type="dxa"/>
              <w:right w:w="75" w:type="dxa"/>
            </w:tcMar>
            <w:vAlign w:val="center"/>
            <w:hideMark/>
          </w:tcPr>
          <w:p w14:paraId="29BBC0D2" w14:textId="77777777" w:rsidR="008269BA" w:rsidRPr="008A0D15" w:rsidRDefault="008269BA">
            <w:pPr>
              <w:spacing w:after="0" w:line="240" w:lineRule="auto"/>
              <w:rPr>
                <w:rFonts w:eastAsia="Times New Roman"/>
                <w:sz w:val="22"/>
                <w:szCs w:val="22"/>
                <w:lang w:eastAsia="ru-RU"/>
                <w:rPrChange w:id="5775" w:author="Елена Белолипецкая" w:date="2024-05-25T22:35:00Z">
                  <w:rPr>
                    <w:rFonts w:eastAsia="Times New Roman"/>
                    <w:lang w:eastAsia="ru-RU"/>
                  </w:rPr>
                </w:rPrChange>
              </w:rPr>
              <w:pPrChange w:id="5776" w:author="Елена Белолипецкая" w:date="2024-05-25T22:31:00Z">
                <w:pPr>
                  <w:spacing w:before="75" w:after="75" w:line="240" w:lineRule="auto"/>
                </w:pPr>
              </w:pPrChange>
            </w:pPr>
            <w:r w:rsidRPr="008A0D15">
              <w:rPr>
                <w:rFonts w:eastAsia="Times New Roman"/>
                <w:sz w:val="22"/>
                <w:szCs w:val="22"/>
                <w:lang w:eastAsia="ru-RU"/>
                <w:rPrChange w:id="5777" w:author="Елена Белолипецкая" w:date="2024-05-25T22:35:00Z">
                  <w:rPr>
                    <w:rFonts w:eastAsia="Times New Roman"/>
                    <w:lang w:eastAsia="ru-RU"/>
                  </w:rPr>
                </w:rPrChange>
              </w:rPr>
              <w:t>↔</w:t>
            </w:r>
          </w:p>
        </w:tc>
        <w:tc>
          <w:tcPr>
            <w:tcW w:w="1508" w:type="pct"/>
            <w:vMerge/>
            <w:vAlign w:val="center"/>
            <w:hideMark/>
          </w:tcPr>
          <w:p w14:paraId="22E0F535" w14:textId="77777777" w:rsidR="008269BA" w:rsidRPr="008A0D15" w:rsidRDefault="008269BA">
            <w:pPr>
              <w:spacing w:after="0" w:line="240" w:lineRule="auto"/>
              <w:rPr>
                <w:rFonts w:eastAsia="Times New Roman"/>
                <w:sz w:val="22"/>
                <w:szCs w:val="22"/>
                <w:lang w:eastAsia="ru-RU"/>
                <w:rPrChange w:id="5778" w:author="Елена Белолипецкая" w:date="2024-05-25T22:35:00Z">
                  <w:rPr>
                    <w:rFonts w:eastAsia="Times New Roman"/>
                    <w:lang w:eastAsia="ru-RU"/>
                  </w:rPr>
                </w:rPrChange>
              </w:rPr>
              <w:pPrChange w:id="5779" w:author="Елена Белолипецкая" w:date="2024-05-25T22:31:00Z">
                <w:pPr>
                  <w:spacing w:before="75" w:after="75" w:line="240" w:lineRule="auto"/>
                </w:pPr>
              </w:pPrChange>
            </w:pPr>
          </w:p>
        </w:tc>
      </w:tr>
      <w:tr w:rsidR="00FE0F3F" w:rsidRPr="008A0D15" w14:paraId="554C6516" w14:textId="77777777" w:rsidTr="00FE0F3F">
        <w:tc>
          <w:tcPr>
            <w:tcW w:w="1818" w:type="pct"/>
            <w:vMerge/>
            <w:vAlign w:val="center"/>
            <w:hideMark/>
          </w:tcPr>
          <w:p w14:paraId="48617BFD" w14:textId="77777777" w:rsidR="008269BA" w:rsidRPr="008A0D15" w:rsidRDefault="008269BA">
            <w:pPr>
              <w:spacing w:after="0" w:line="240" w:lineRule="auto"/>
              <w:rPr>
                <w:rFonts w:eastAsia="Times New Roman"/>
                <w:sz w:val="22"/>
                <w:szCs w:val="22"/>
                <w:lang w:eastAsia="ru-RU"/>
                <w:rPrChange w:id="5780" w:author="Елена Белолипецкая" w:date="2024-05-25T22:35:00Z">
                  <w:rPr>
                    <w:rFonts w:eastAsia="Times New Roman"/>
                    <w:lang w:eastAsia="ru-RU"/>
                  </w:rPr>
                </w:rPrChange>
              </w:rPr>
              <w:pPrChange w:id="5781" w:author="Елена Белолипецкая" w:date="2024-05-25T22:31:00Z">
                <w:pPr>
                  <w:spacing w:before="75" w:after="75" w:line="240" w:lineRule="auto"/>
                </w:pPr>
              </w:pPrChange>
            </w:pPr>
          </w:p>
        </w:tc>
        <w:tc>
          <w:tcPr>
            <w:tcW w:w="682" w:type="pct"/>
            <w:tcMar>
              <w:top w:w="45" w:type="dxa"/>
              <w:left w:w="75" w:type="dxa"/>
              <w:bottom w:w="45" w:type="dxa"/>
              <w:right w:w="75" w:type="dxa"/>
            </w:tcMar>
            <w:vAlign w:val="center"/>
            <w:hideMark/>
          </w:tcPr>
          <w:p w14:paraId="5EDE6FFA" w14:textId="77777777" w:rsidR="008269BA" w:rsidRPr="008A0D15" w:rsidRDefault="008269BA">
            <w:pPr>
              <w:spacing w:after="0" w:line="240" w:lineRule="auto"/>
              <w:rPr>
                <w:rFonts w:eastAsia="Times New Roman"/>
                <w:sz w:val="22"/>
                <w:szCs w:val="22"/>
                <w:lang w:eastAsia="ru-RU"/>
                <w:rPrChange w:id="5782" w:author="Елена Белолипецкая" w:date="2024-05-25T22:35:00Z">
                  <w:rPr>
                    <w:rFonts w:eastAsia="Times New Roman"/>
                    <w:lang w:eastAsia="ru-RU"/>
                  </w:rPr>
                </w:rPrChange>
              </w:rPr>
              <w:pPrChange w:id="5783" w:author="Елена Белолипецкая" w:date="2024-05-25T22:31:00Z">
                <w:pPr>
                  <w:spacing w:before="75" w:after="75" w:line="240" w:lineRule="auto"/>
                </w:pPr>
              </w:pPrChange>
            </w:pPr>
            <w:r w:rsidRPr="008A0D15">
              <w:rPr>
                <w:rFonts w:eastAsia="Times New Roman"/>
                <w:sz w:val="22"/>
                <w:szCs w:val="22"/>
                <w:lang w:eastAsia="ru-RU"/>
                <w:rPrChange w:id="5784" w:author="Елена Белолипецкая" w:date="2024-05-25T22:35:00Z">
                  <w:rPr>
                    <w:rFonts w:eastAsia="Times New Roman"/>
                    <w:lang w:eastAsia="ru-RU"/>
                  </w:rPr>
                </w:rPrChange>
              </w:rPr>
              <w:t>Софосбувир</w:t>
            </w:r>
          </w:p>
        </w:tc>
        <w:tc>
          <w:tcPr>
            <w:tcW w:w="303" w:type="pct"/>
            <w:tcMar>
              <w:top w:w="45" w:type="dxa"/>
              <w:left w:w="75" w:type="dxa"/>
              <w:bottom w:w="45" w:type="dxa"/>
              <w:right w:w="75" w:type="dxa"/>
            </w:tcMar>
            <w:vAlign w:val="center"/>
            <w:hideMark/>
          </w:tcPr>
          <w:p w14:paraId="167AA636" w14:textId="7C00F1A7" w:rsidR="008269BA" w:rsidRPr="008A0D15" w:rsidRDefault="008269BA">
            <w:pPr>
              <w:spacing w:after="0" w:line="240" w:lineRule="auto"/>
              <w:rPr>
                <w:rFonts w:eastAsia="Times New Roman"/>
                <w:sz w:val="22"/>
                <w:szCs w:val="22"/>
                <w:lang w:eastAsia="ru-RU"/>
                <w:rPrChange w:id="5785" w:author="Елена Белолипецкая" w:date="2024-05-25T22:35:00Z">
                  <w:rPr>
                    <w:rFonts w:eastAsia="Times New Roman"/>
                    <w:lang w:eastAsia="ru-RU"/>
                  </w:rPr>
                </w:rPrChange>
              </w:rPr>
              <w:pPrChange w:id="5786" w:author="Елена Белолипецкая" w:date="2024-05-25T22:33:00Z">
                <w:pPr>
                  <w:spacing w:before="75" w:after="75" w:line="240" w:lineRule="auto"/>
                </w:pPr>
              </w:pPrChange>
            </w:pPr>
            <w:r w:rsidRPr="008A0D15">
              <w:rPr>
                <w:rFonts w:eastAsia="Times New Roman"/>
                <w:sz w:val="22"/>
                <w:szCs w:val="22"/>
                <w:lang w:eastAsia="ru-RU"/>
                <w:rPrChange w:id="5787" w:author="Елена Белолипецкая" w:date="2024-05-25T22:35:00Z">
                  <w:rPr>
                    <w:rFonts w:eastAsia="Times New Roman"/>
                    <w:lang w:eastAsia="ru-RU"/>
                  </w:rPr>
                </w:rPrChange>
              </w:rPr>
              <w:t>↓</w:t>
            </w:r>
            <w:r w:rsidRPr="008A0D15">
              <w:rPr>
                <w:rFonts w:eastAsia="Times New Roman"/>
                <w:sz w:val="22"/>
                <w:szCs w:val="22"/>
                <w:lang w:eastAsia="ru-RU"/>
                <w:rPrChange w:id="5788" w:author="Елена Белолипецкая" w:date="2024-05-25T22:35:00Z">
                  <w:rPr>
                    <w:rFonts w:eastAsia="Times New Roman"/>
                    <w:lang w:eastAsia="ru-RU"/>
                  </w:rPr>
                </w:rPrChange>
              </w:rPr>
              <w:br/>
              <w:t>0</w:t>
            </w:r>
            <w:del w:id="5789" w:author="Елена Белолипецкая" w:date="2024-05-25T22:28:00Z">
              <w:r w:rsidRPr="008A0D15" w:rsidDel="00FE0F3F">
                <w:rPr>
                  <w:rFonts w:eastAsia="Times New Roman"/>
                  <w:sz w:val="22"/>
                  <w:szCs w:val="22"/>
                  <w:lang w:eastAsia="ru-RU"/>
                  <w:rPrChange w:id="5790" w:author="Елена Белолипецкая" w:date="2024-05-25T22:35:00Z">
                    <w:rPr>
                      <w:rFonts w:eastAsia="Times New Roman"/>
                      <w:lang w:eastAsia="ru-RU"/>
                    </w:rPr>
                  </w:rPrChange>
                </w:rPr>
                <w:delText>.</w:delText>
              </w:r>
            </w:del>
            <w:ins w:id="5791" w:author="Елена Белолипецкая" w:date="2024-05-25T22:28:00Z">
              <w:r w:rsidR="00FE0F3F" w:rsidRPr="008A0D15">
                <w:rPr>
                  <w:rFonts w:eastAsia="Times New Roman"/>
                  <w:sz w:val="22"/>
                  <w:szCs w:val="22"/>
                  <w:lang w:eastAsia="ru-RU"/>
                  <w:rPrChange w:id="5792" w:author="Елена Белолипецкая" w:date="2024-05-25T22:35:00Z">
                    <w:rPr>
                      <w:rFonts w:eastAsia="Times New Roman"/>
                      <w:lang w:eastAsia="ru-RU"/>
                    </w:rPr>
                  </w:rPrChange>
                </w:rPr>
                <w:t>,</w:t>
              </w:r>
            </w:ins>
            <w:r w:rsidRPr="008A0D15">
              <w:rPr>
                <w:rFonts w:eastAsia="Times New Roman"/>
                <w:sz w:val="22"/>
                <w:szCs w:val="22"/>
                <w:lang w:eastAsia="ru-RU"/>
                <w:rPrChange w:id="5793" w:author="Елена Белолипецкая" w:date="2024-05-25T22:35:00Z">
                  <w:rPr>
                    <w:rFonts w:eastAsia="Times New Roman"/>
                    <w:lang w:eastAsia="ru-RU"/>
                  </w:rPr>
                </w:rPrChange>
              </w:rPr>
              <w:t>59 (0</w:t>
            </w:r>
            <w:del w:id="5794" w:author="Елена Белолипецкая" w:date="2024-05-25T22:28:00Z">
              <w:r w:rsidRPr="008A0D15" w:rsidDel="00FE0F3F">
                <w:rPr>
                  <w:rFonts w:eastAsia="Times New Roman"/>
                  <w:sz w:val="22"/>
                  <w:szCs w:val="22"/>
                  <w:lang w:eastAsia="ru-RU"/>
                  <w:rPrChange w:id="5795" w:author="Елена Белолипецкая" w:date="2024-05-25T22:35:00Z">
                    <w:rPr>
                      <w:rFonts w:eastAsia="Times New Roman"/>
                      <w:lang w:eastAsia="ru-RU"/>
                    </w:rPr>
                  </w:rPrChange>
                </w:rPr>
                <w:delText>.</w:delText>
              </w:r>
            </w:del>
            <w:ins w:id="5796" w:author="Елена Белолипецкая" w:date="2024-05-25T22:28:00Z">
              <w:r w:rsidR="00FE0F3F" w:rsidRPr="008A0D15">
                <w:rPr>
                  <w:rFonts w:eastAsia="Times New Roman"/>
                  <w:sz w:val="22"/>
                  <w:szCs w:val="22"/>
                  <w:lang w:eastAsia="ru-RU"/>
                  <w:rPrChange w:id="5797" w:author="Елена Белолипецкая" w:date="2024-05-25T22:35:00Z">
                    <w:rPr>
                      <w:rFonts w:eastAsia="Times New Roman"/>
                      <w:lang w:eastAsia="ru-RU"/>
                    </w:rPr>
                  </w:rPrChange>
                </w:rPr>
                <w:t>,</w:t>
              </w:r>
            </w:ins>
            <w:r w:rsidRPr="008A0D15">
              <w:rPr>
                <w:rFonts w:eastAsia="Times New Roman"/>
                <w:sz w:val="22"/>
                <w:szCs w:val="22"/>
                <w:lang w:eastAsia="ru-RU"/>
                <w:rPrChange w:id="5798" w:author="Елена Белолипецкая" w:date="2024-05-25T22:35:00Z">
                  <w:rPr>
                    <w:rFonts w:eastAsia="Times New Roman"/>
                    <w:lang w:eastAsia="ru-RU"/>
                  </w:rPr>
                </w:rPrChange>
              </w:rPr>
              <w:t>49</w:t>
            </w:r>
            <w:del w:id="5799" w:author="Елена Белолипецкая" w:date="2024-05-25T22:33:00Z">
              <w:r w:rsidRPr="008A0D15" w:rsidDel="008A0D15">
                <w:rPr>
                  <w:rFonts w:eastAsia="Times New Roman"/>
                  <w:sz w:val="22"/>
                  <w:szCs w:val="22"/>
                  <w:lang w:eastAsia="ru-RU"/>
                  <w:rPrChange w:id="5800" w:author="Елена Белолипецкая" w:date="2024-05-25T22:35:00Z">
                    <w:rPr>
                      <w:rFonts w:eastAsia="Times New Roman"/>
                      <w:lang w:eastAsia="ru-RU"/>
                    </w:rPr>
                  </w:rPrChange>
                </w:rPr>
                <w:delText xml:space="preserve">, </w:delText>
              </w:r>
            </w:del>
            <w:ins w:id="5801" w:author="Елена Белолипецкая" w:date="2024-05-25T22:33:00Z">
              <w:r w:rsidR="008A0D15" w:rsidRPr="008A0D15">
                <w:rPr>
                  <w:rFonts w:eastAsia="Times New Roman"/>
                  <w:sz w:val="22"/>
                  <w:szCs w:val="22"/>
                  <w:lang w:val="en-US" w:eastAsia="ru-RU"/>
                  <w:rPrChange w:id="5802"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5803"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5804" w:author="Елена Белолипецкая" w:date="2024-05-25T22:35:00Z">
                  <w:rPr>
                    <w:rFonts w:eastAsia="Times New Roman"/>
                    <w:lang w:eastAsia="ru-RU"/>
                  </w:rPr>
                </w:rPrChange>
              </w:rPr>
              <w:t>0</w:t>
            </w:r>
            <w:del w:id="5805" w:author="Елена Белолипецкая" w:date="2024-05-25T22:28:00Z">
              <w:r w:rsidRPr="008A0D15" w:rsidDel="00FE0F3F">
                <w:rPr>
                  <w:rFonts w:eastAsia="Times New Roman"/>
                  <w:sz w:val="22"/>
                  <w:szCs w:val="22"/>
                  <w:lang w:eastAsia="ru-RU"/>
                  <w:rPrChange w:id="5806" w:author="Елена Белолипецкая" w:date="2024-05-25T22:35:00Z">
                    <w:rPr>
                      <w:rFonts w:eastAsia="Times New Roman"/>
                      <w:lang w:eastAsia="ru-RU"/>
                    </w:rPr>
                  </w:rPrChange>
                </w:rPr>
                <w:delText>.</w:delText>
              </w:r>
            </w:del>
            <w:ins w:id="5807" w:author="Елена Белолипецкая" w:date="2024-05-25T22:28:00Z">
              <w:r w:rsidR="00FE0F3F" w:rsidRPr="008A0D15">
                <w:rPr>
                  <w:rFonts w:eastAsia="Times New Roman"/>
                  <w:sz w:val="22"/>
                  <w:szCs w:val="22"/>
                  <w:lang w:eastAsia="ru-RU"/>
                  <w:rPrChange w:id="5808" w:author="Елена Белолипецкая" w:date="2024-05-25T22:35:00Z">
                    <w:rPr>
                      <w:rFonts w:eastAsia="Times New Roman"/>
                      <w:lang w:eastAsia="ru-RU"/>
                    </w:rPr>
                  </w:rPrChange>
                </w:rPr>
                <w:t>,</w:t>
              </w:r>
            </w:ins>
            <w:r w:rsidRPr="008A0D15">
              <w:rPr>
                <w:rFonts w:eastAsia="Times New Roman"/>
                <w:sz w:val="22"/>
                <w:szCs w:val="22"/>
                <w:lang w:eastAsia="ru-RU"/>
                <w:rPrChange w:id="5809" w:author="Елена Белолипецкая" w:date="2024-05-25T22:35:00Z">
                  <w:rPr>
                    <w:rFonts w:eastAsia="Times New Roman"/>
                    <w:lang w:eastAsia="ru-RU"/>
                  </w:rPr>
                </w:rPrChange>
              </w:rPr>
              <w:t>71)</w:t>
            </w:r>
          </w:p>
        </w:tc>
        <w:tc>
          <w:tcPr>
            <w:tcW w:w="379" w:type="pct"/>
            <w:tcMar>
              <w:top w:w="45" w:type="dxa"/>
              <w:left w:w="75" w:type="dxa"/>
              <w:bottom w:w="45" w:type="dxa"/>
              <w:right w:w="75" w:type="dxa"/>
            </w:tcMar>
            <w:vAlign w:val="center"/>
            <w:hideMark/>
          </w:tcPr>
          <w:p w14:paraId="7A4717AB" w14:textId="14B76A9B" w:rsidR="008269BA" w:rsidRPr="008A0D15" w:rsidRDefault="008269BA">
            <w:pPr>
              <w:spacing w:after="0" w:line="240" w:lineRule="auto"/>
              <w:rPr>
                <w:rFonts w:eastAsia="Times New Roman"/>
                <w:sz w:val="22"/>
                <w:szCs w:val="22"/>
                <w:lang w:eastAsia="ru-RU"/>
                <w:rPrChange w:id="5810" w:author="Елена Белолипецкая" w:date="2024-05-25T22:35:00Z">
                  <w:rPr>
                    <w:rFonts w:eastAsia="Times New Roman"/>
                    <w:lang w:eastAsia="ru-RU"/>
                  </w:rPr>
                </w:rPrChange>
              </w:rPr>
              <w:pPrChange w:id="5811" w:author="Елена Белолипецкая" w:date="2024-05-25T22:33:00Z">
                <w:pPr>
                  <w:spacing w:before="75" w:after="75" w:line="240" w:lineRule="auto"/>
                </w:pPr>
              </w:pPrChange>
            </w:pPr>
            <w:r w:rsidRPr="008A0D15">
              <w:rPr>
                <w:rFonts w:eastAsia="Times New Roman"/>
                <w:sz w:val="22"/>
                <w:szCs w:val="22"/>
                <w:lang w:eastAsia="ru-RU"/>
                <w:rPrChange w:id="5812" w:author="Елена Белолипецкая" w:date="2024-05-25T22:35:00Z">
                  <w:rPr>
                    <w:rFonts w:eastAsia="Times New Roman"/>
                    <w:lang w:eastAsia="ru-RU"/>
                  </w:rPr>
                </w:rPrChange>
              </w:rPr>
              <w:t>↓</w:t>
            </w:r>
            <w:r w:rsidRPr="008A0D15">
              <w:rPr>
                <w:rFonts w:eastAsia="Times New Roman"/>
                <w:sz w:val="22"/>
                <w:szCs w:val="22"/>
                <w:lang w:eastAsia="ru-RU"/>
                <w:rPrChange w:id="5813" w:author="Елена Белолипецкая" w:date="2024-05-25T22:35:00Z">
                  <w:rPr>
                    <w:rFonts w:eastAsia="Times New Roman"/>
                    <w:lang w:eastAsia="ru-RU"/>
                  </w:rPr>
                </w:rPrChange>
              </w:rPr>
              <w:br/>
              <w:t>0</w:t>
            </w:r>
            <w:del w:id="5814" w:author="Елена Белолипецкая" w:date="2024-05-25T22:29:00Z">
              <w:r w:rsidRPr="008A0D15" w:rsidDel="00FE0F3F">
                <w:rPr>
                  <w:rFonts w:eastAsia="Times New Roman"/>
                  <w:sz w:val="22"/>
                  <w:szCs w:val="22"/>
                  <w:lang w:eastAsia="ru-RU"/>
                  <w:rPrChange w:id="5815" w:author="Елена Белолипецкая" w:date="2024-05-25T22:35:00Z">
                    <w:rPr>
                      <w:rFonts w:eastAsia="Times New Roman"/>
                      <w:lang w:eastAsia="ru-RU"/>
                    </w:rPr>
                  </w:rPrChange>
                </w:rPr>
                <w:delText>.</w:delText>
              </w:r>
            </w:del>
            <w:ins w:id="5816" w:author="Елена Белолипецкая" w:date="2024-05-25T22:29:00Z">
              <w:r w:rsidR="00FE0F3F" w:rsidRPr="008A0D15">
                <w:rPr>
                  <w:rFonts w:eastAsia="Times New Roman"/>
                  <w:sz w:val="22"/>
                  <w:szCs w:val="22"/>
                  <w:lang w:eastAsia="ru-RU"/>
                  <w:rPrChange w:id="5817" w:author="Елена Белолипецкая" w:date="2024-05-25T22:35:00Z">
                    <w:rPr>
                      <w:rFonts w:eastAsia="Times New Roman"/>
                      <w:lang w:eastAsia="ru-RU"/>
                    </w:rPr>
                  </w:rPrChange>
                </w:rPr>
                <w:t>,</w:t>
              </w:r>
            </w:ins>
            <w:r w:rsidRPr="008A0D15">
              <w:rPr>
                <w:rFonts w:eastAsia="Times New Roman"/>
                <w:sz w:val="22"/>
                <w:szCs w:val="22"/>
                <w:lang w:eastAsia="ru-RU"/>
                <w:rPrChange w:id="5818" w:author="Елена Белолипецкая" w:date="2024-05-25T22:35:00Z">
                  <w:rPr>
                    <w:rFonts w:eastAsia="Times New Roman"/>
                    <w:lang w:eastAsia="ru-RU"/>
                  </w:rPr>
                </w:rPrChange>
              </w:rPr>
              <w:t>7 (0</w:t>
            </w:r>
            <w:del w:id="5819" w:author="Елена Белолипецкая" w:date="2024-05-25T22:29:00Z">
              <w:r w:rsidRPr="008A0D15" w:rsidDel="00FE0F3F">
                <w:rPr>
                  <w:rFonts w:eastAsia="Times New Roman"/>
                  <w:sz w:val="22"/>
                  <w:szCs w:val="22"/>
                  <w:lang w:eastAsia="ru-RU"/>
                  <w:rPrChange w:id="5820" w:author="Елена Белолипецкая" w:date="2024-05-25T22:35:00Z">
                    <w:rPr>
                      <w:rFonts w:eastAsia="Times New Roman"/>
                      <w:lang w:eastAsia="ru-RU"/>
                    </w:rPr>
                  </w:rPrChange>
                </w:rPr>
                <w:delText>.</w:delText>
              </w:r>
            </w:del>
            <w:ins w:id="5821" w:author="Елена Белолипецкая" w:date="2024-05-25T22:29:00Z">
              <w:r w:rsidR="00FE0F3F" w:rsidRPr="008A0D15">
                <w:rPr>
                  <w:rFonts w:eastAsia="Times New Roman"/>
                  <w:sz w:val="22"/>
                  <w:szCs w:val="22"/>
                  <w:lang w:eastAsia="ru-RU"/>
                  <w:rPrChange w:id="5822" w:author="Елена Белолипецкая" w:date="2024-05-25T22:35:00Z">
                    <w:rPr>
                      <w:rFonts w:eastAsia="Times New Roman"/>
                      <w:lang w:eastAsia="ru-RU"/>
                    </w:rPr>
                  </w:rPrChange>
                </w:rPr>
                <w:t>,</w:t>
              </w:r>
            </w:ins>
            <w:r w:rsidRPr="008A0D15">
              <w:rPr>
                <w:rFonts w:eastAsia="Times New Roman"/>
                <w:sz w:val="22"/>
                <w:szCs w:val="22"/>
                <w:lang w:eastAsia="ru-RU"/>
                <w:rPrChange w:id="5823" w:author="Елена Белолипецкая" w:date="2024-05-25T22:35:00Z">
                  <w:rPr>
                    <w:rFonts w:eastAsia="Times New Roman"/>
                    <w:lang w:eastAsia="ru-RU"/>
                  </w:rPr>
                </w:rPrChange>
              </w:rPr>
              <w:t>6</w:t>
            </w:r>
            <w:del w:id="5824" w:author="Елена Белолипецкая" w:date="2024-05-25T22:33:00Z">
              <w:r w:rsidRPr="008A0D15" w:rsidDel="008A0D15">
                <w:rPr>
                  <w:rFonts w:eastAsia="Times New Roman"/>
                  <w:sz w:val="22"/>
                  <w:szCs w:val="22"/>
                  <w:lang w:eastAsia="ru-RU"/>
                  <w:rPrChange w:id="5825" w:author="Елена Белолипецкая" w:date="2024-05-25T22:35:00Z">
                    <w:rPr>
                      <w:rFonts w:eastAsia="Times New Roman"/>
                      <w:lang w:eastAsia="ru-RU"/>
                    </w:rPr>
                  </w:rPrChange>
                </w:rPr>
                <w:delText xml:space="preserve">, </w:delText>
              </w:r>
            </w:del>
            <w:ins w:id="5826" w:author="Елена Белолипецкая" w:date="2024-05-25T22:33:00Z">
              <w:r w:rsidR="008A0D15" w:rsidRPr="008A0D15">
                <w:rPr>
                  <w:rFonts w:eastAsia="Times New Roman"/>
                  <w:sz w:val="22"/>
                  <w:szCs w:val="22"/>
                  <w:lang w:val="en-US" w:eastAsia="ru-RU"/>
                  <w:rPrChange w:id="5827"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5828"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5829" w:author="Елена Белолипецкая" w:date="2024-05-25T22:35:00Z">
                  <w:rPr>
                    <w:rFonts w:eastAsia="Times New Roman"/>
                    <w:lang w:eastAsia="ru-RU"/>
                  </w:rPr>
                </w:rPrChange>
              </w:rPr>
              <w:t>0</w:t>
            </w:r>
            <w:del w:id="5830" w:author="Елена Белолипецкая" w:date="2024-05-25T22:29:00Z">
              <w:r w:rsidRPr="008A0D15" w:rsidDel="00FE0F3F">
                <w:rPr>
                  <w:rFonts w:eastAsia="Times New Roman"/>
                  <w:sz w:val="22"/>
                  <w:szCs w:val="22"/>
                  <w:lang w:eastAsia="ru-RU"/>
                  <w:rPrChange w:id="5831" w:author="Елена Белолипецкая" w:date="2024-05-25T22:35:00Z">
                    <w:rPr>
                      <w:rFonts w:eastAsia="Times New Roman"/>
                      <w:lang w:eastAsia="ru-RU"/>
                    </w:rPr>
                  </w:rPrChange>
                </w:rPr>
                <w:delText>.</w:delText>
              </w:r>
            </w:del>
            <w:ins w:id="5832" w:author="Елена Белолипецкая" w:date="2024-05-25T22:29:00Z">
              <w:r w:rsidR="00FE0F3F" w:rsidRPr="008A0D15">
                <w:rPr>
                  <w:rFonts w:eastAsia="Times New Roman"/>
                  <w:sz w:val="22"/>
                  <w:szCs w:val="22"/>
                  <w:lang w:eastAsia="ru-RU"/>
                  <w:rPrChange w:id="5833" w:author="Елена Белолипецкая" w:date="2024-05-25T22:35:00Z">
                    <w:rPr>
                      <w:rFonts w:eastAsia="Times New Roman"/>
                      <w:lang w:eastAsia="ru-RU"/>
                    </w:rPr>
                  </w:rPrChange>
                </w:rPr>
                <w:t>,</w:t>
              </w:r>
            </w:ins>
            <w:r w:rsidRPr="008A0D15">
              <w:rPr>
                <w:rFonts w:eastAsia="Times New Roman"/>
                <w:sz w:val="22"/>
                <w:szCs w:val="22"/>
                <w:lang w:eastAsia="ru-RU"/>
                <w:rPrChange w:id="5834" w:author="Елена Белолипецкая" w:date="2024-05-25T22:35:00Z">
                  <w:rPr>
                    <w:rFonts w:eastAsia="Times New Roman"/>
                    <w:lang w:eastAsia="ru-RU"/>
                  </w:rPr>
                </w:rPrChange>
              </w:rPr>
              <w:t>8)</w:t>
            </w:r>
          </w:p>
        </w:tc>
        <w:tc>
          <w:tcPr>
            <w:tcW w:w="309" w:type="pct"/>
            <w:tcMar>
              <w:top w:w="45" w:type="dxa"/>
              <w:left w:w="75" w:type="dxa"/>
              <w:bottom w:w="45" w:type="dxa"/>
              <w:right w:w="75" w:type="dxa"/>
            </w:tcMar>
            <w:vAlign w:val="center"/>
            <w:hideMark/>
          </w:tcPr>
          <w:p w14:paraId="1463E1DA" w14:textId="77777777" w:rsidR="008269BA" w:rsidRPr="008A0D15" w:rsidRDefault="008269BA">
            <w:pPr>
              <w:spacing w:after="0" w:line="240" w:lineRule="auto"/>
              <w:rPr>
                <w:rFonts w:eastAsia="Times New Roman"/>
                <w:sz w:val="22"/>
                <w:szCs w:val="22"/>
                <w:lang w:eastAsia="ru-RU"/>
                <w:rPrChange w:id="5835" w:author="Елена Белолипецкая" w:date="2024-05-25T22:35:00Z">
                  <w:rPr>
                    <w:rFonts w:eastAsia="Times New Roman"/>
                    <w:lang w:eastAsia="ru-RU"/>
                  </w:rPr>
                </w:rPrChange>
              </w:rPr>
              <w:pPrChange w:id="5836" w:author="Елена Белолипецкая" w:date="2024-05-25T22:31:00Z">
                <w:pPr>
                  <w:spacing w:before="75" w:after="75" w:line="240" w:lineRule="auto"/>
                </w:pPr>
              </w:pPrChange>
            </w:pPr>
          </w:p>
        </w:tc>
        <w:tc>
          <w:tcPr>
            <w:tcW w:w="1508" w:type="pct"/>
            <w:vMerge/>
            <w:vAlign w:val="center"/>
            <w:hideMark/>
          </w:tcPr>
          <w:p w14:paraId="56DC1CDE" w14:textId="77777777" w:rsidR="008269BA" w:rsidRPr="008A0D15" w:rsidRDefault="008269BA">
            <w:pPr>
              <w:spacing w:after="0" w:line="240" w:lineRule="auto"/>
              <w:rPr>
                <w:rFonts w:eastAsia="Times New Roman"/>
                <w:sz w:val="22"/>
                <w:szCs w:val="22"/>
                <w:lang w:eastAsia="ru-RU"/>
                <w:rPrChange w:id="5837" w:author="Елена Белолипецкая" w:date="2024-05-25T22:35:00Z">
                  <w:rPr>
                    <w:rFonts w:eastAsia="Times New Roman"/>
                    <w:lang w:eastAsia="ru-RU"/>
                  </w:rPr>
                </w:rPrChange>
              </w:rPr>
              <w:pPrChange w:id="5838" w:author="Елена Белолипецкая" w:date="2024-05-25T22:31:00Z">
                <w:pPr>
                  <w:spacing w:before="75" w:after="75" w:line="240" w:lineRule="auto"/>
                </w:pPr>
              </w:pPrChange>
            </w:pPr>
          </w:p>
        </w:tc>
      </w:tr>
      <w:tr w:rsidR="00FE0F3F" w:rsidRPr="008A0D15" w14:paraId="3E6E883C" w14:textId="77777777" w:rsidTr="00FE0F3F">
        <w:tc>
          <w:tcPr>
            <w:tcW w:w="1818" w:type="pct"/>
            <w:vMerge/>
            <w:vAlign w:val="center"/>
            <w:hideMark/>
          </w:tcPr>
          <w:p w14:paraId="6ECEE12B" w14:textId="77777777" w:rsidR="008269BA" w:rsidRPr="008A0D15" w:rsidRDefault="008269BA">
            <w:pPr>
              <w:spacing w:after="0" w:line="240" w:lineRule="auto"/>
              <w:rPr>
                <w:rFonts w:eastAsia="Times New Roman"/>
                <w:sz w:val="22"/>
                <w:szCs w:val="22"/>
                <w:lang w:eastAsia="ru-RU"/>
                <w:rPrChange w:id="5839" w:author="Елена Белолипецкая" w:date="2024-05-25T22:35:00Z">
                  <w:rPr>
                    <w:rFonts w:eastAsia="Times New Roman"/>
                    <w:lang w:eastAsia="ru-RU"/>
                  </w:rPr>
                </w:rPrChange>
              </w:rPr>
              <w:pPrChange w:id="5840" w:author="Елена Белолипецкая" w:date="2024-05-25T22:31:00Z">
                <w:pPr>
                  <w:spacing w:before="75" w:after="75" w:line="240" w:lineRule="auto"/>
                </w:pPr>
              </w:pPrChange>
            </w:pPr>
          </w:p>
        </w:tc>
        <w:tc>
          <w:tcPr>
            <w:tcW w:w="682" w:type="pct"/>
            <w:tcMar>
              <w:top w:w="45" w:type="dxa"/>
              <w:left w:w="75" w:type="dxa"/>
              <w:bottom w:w="45" w:type="dxa"/>
              <w:right w:w="75" w:type="dxa"/>
            </w:tcMar>
            <w:vAlign w:val="center"/>
            <w:hideMark/>
          </w:tcPr>
          <w:p w14:paraId="11A12935" w14:textId="77777777" w:rsidR="008269BA" w:rsidRPr="008A0D15" w:rsidRDefault="008269BA">
            <w:pPr>
              <w:spacing w:after="0" w:line="240" w:lineRule="auto"/>
              <w:rPr>
                <w:rFonts w:eastAsia="Times New Roman"/>
                <w:sz w:val="22"/>
                <w:szCs w:val="22"/>
                <w:lang w:eastAsia="ru-RU"/>
                <w:rPrChange w:id="5841" w:author="Елена Белолипецкая" w:date="2024-05-25T22:35:00Z">
                  <w:rPr>
                    <w:rFonts w:eastAsia="Times New Roman"/>
                    <w:lang w:eastAsia="ru-RU"/>
                  </w:rPr>
                </w:rPrChange>
              </w:rPr>
              <w:pPrChange w:id="5842" w:author="Елена Белолипецкая" w:date="2024-05-25T22:31:00Z">
                <w:pPr>
                  <w:spacing w:before="75" w:after="75" w:line="240" w:lineRule="auto"/>
                </w:pPr>
              </w:pPrChange>
            </w:pPr>
            <w:r w:rsidRPr="008A0D15">
              <w:rPr>
                <w:rFonts w:eastAsia="Times New Roman"/>
                <w:sz w:val="22"/>
                <w:szCs w:val="22"/>
                <w:lang w:eastAsia="ru-RU"/>
                <w:rPrChange w:id="5843" w:author="Елена Белолипецкая" w:date="2024-05-25T22:35:00Z">
                  <w:rPr>
                    <w:rFonts w:eastAsia="Times New Roman"/>
                    <w:lang w:eastAsia="ru-RU"/>
                  </w:rPr>
                </w:rPrChange>
              </w:rPr>
              <w:t>Велпатасвир</w:t>
            </w:r>
          </w:p>
        </w:tc>
        <w:tc>
          <w:tcPr>
            <w:tcW w:w="303" w:type="pct"/>
            <w:tcMar>
              <w:top w:w="45" w:type="dxa"/>
              <w:left w:w="75" w:type="dxa"/>
              <w:bottom w:w="45" w:type="dxa"/>
              <w:right w:w="75" w:type="dxa"/>
            </w:tcMar>
            <w:vAlign w:val="center"/>
            <w:hideMark/>
          </w:tcPr>
          <w:p w14:paraId="6EB69005" w14:textId="57E2CA5D" w:rsidR="008269BA" w:rsidRPr="008A0D15" w:rsidRDefault="008269BA">
            <w:pPr>
              <w:spacing w:after="0" w:line="240" w:lineRule="auto"/>
              <w:rPr>
                <w:rFonts w:eastAsia="Times New Roman"/>
                <w:sz w:val="22"/>
                <w:szCs w:val="22"/>
                <w:lang w:eastAsia="ru-RU"/>
                <w:rPrChange w:id="5844" w:author="Елена Белолипецкая" w:date="2024-05-25T22:35:00Z">
                  <w:rPr>
                    <w:rFonts w:eastAsia="Times New Roman"/>
                    <w:lang w:eastAsia="ru-RU"/>
                  </w:rPr>
                </w:rPrChange>
              </w:rPr>
              <w:pPrChange w:id="5845" w:author="Елена Белолипецкая" w:date="2024-05-25T22:33:00Z">
                <w:pPr>
                  <w:spacing w:before="75" w:after="75" w:line="240" w:lineRule="auto"/>
                </w:pPr>
              </w:pPrChange>
            </w:pPr>
            <w:r w:rsidRPr="008A0D15">
              <w:rPr>
                <w:rFonts w:eastAsia="Times New Roman"/>
                <w:sz w:val="22"/>
                <w:szCs w:val="22"/>
                <w:lang w:eastAsia="ru-RU"/>
                <w:rPrChange w:id="5846" w:author="Елена Белолипецкая" w:date="2024-05-25T22:35:00Z">
                  <w:rPr>
                    <w:rFonts w:eastAsia="Times New Roman"/>
                    <w:lang w:eastAsia="ru-RU"/>
                  </w:rPr>
                </w:rPrChange>
              </w:rPr>
              <w:t>↓</w:t>
            </w:r>
            <w:r w:rsidRPr="008A0D15">
              <w:rPr>
                <w:rFonts w:eastAsia="Times New Roman"/>
                <w:sz w:val="22"/>
                <w:szCs w:val="22"/>
                <w:lang w:eastAsia="ru-RU"/>
                <w:rPrChange w:id="5847" w:author="Елена Белолипецкая" w:date="2024-05-25T22:35:00Z">
                  <w:rPr>
                    <w:rFonts w:eastAsia="Times New Roman"/>
                    <w:lang w:eastAsia="ru-RU"/>
                  </w:rPr>
                </w:rPrChange>
              </w:rPr>
              <w:br/>
              <w:t>0</w:t>
            </w:r>
            <w:del w:id="5848" w:author="Елена Белолипецкая" w:date="2024-05-25T22:28:00Z">
              <w:r w:rsidRPr="008A0D15" w:rsidDel="00FE0F3F">
                <w:rPr>
                  <w:rFonts w:eastAsia="Times New Roman"/>
                  <w:sz w:val="22"/>
                  <w:szCs w:val="22"/>
                  <w:lang w:eastAsia="ru-RU"/>
                  <w:rPrChange w:id="5849" w:author="Елена Белолипецкая" w:date="2024-05-25T22:35:00Z">
                    <w:rPr>
                      <w:rFonts w:eastAsia="Times New Roman"/>
                      <w:lang w:eastAsia="ru-RU"/>
                    </w:rPr>
                  </w:rPrChange>
                </w:rPr>
                <w:delText>.</w:delText>
              </w:r>
            </w:del>
            <w:ins w:id="5850" w:author="Елена Белолипецкая" w:date="2024-05-25T22:28:00Z">
              <w:r w:rsidR="00FE0F3F" w:rsidRPr="008A0D15">
                <w:rPr>
                  <w:rFonts w:eastAsia="Times New Roman"/>
                  <w:sz w:val="22"/>
                  <w:szCs w:val="22"/>
                  <w:lang w:eastAsia="ru-RU"/>
                  <w:rPrChange w:id="5851" w:author="Елена Белолипецкая" w:date="2024-05-25T22:35:00Z">
                    <w:rPr>
                      <w:rFonts w:eastAsia="Times New Roman"/>
                      <w:lang w:eastAsia="ru-RU"/>
                    </w:rPr>
                  </w:rPrChange>
                </w:rPr>
                <w:t>,</w:t>
              </w:r>
            </w:ins>
            <w:r w:rsidRPr="008A0D15">
              <w:rPr>
                <w:rFonts w:eastAsia="Times New Roman"/>
                <w:sz w:val="22"/>
                <w:szCs w:val="22"/>
                <w:lang w:eastAsia="ru-RU"/>
                <w:rPrChange w:id="5852" w:author="Елена Белолипецкая" w:date="2024-05-25T22:35:00Z">
                  <w:rPr>
                    <w:rFonts w:eastAsia="Times New Roman"/>
                    <w:lang w:eastAsia="ru-RU"/>
                  </w:rPr>
                </w:rPrChange>
              </w:rPr>
              <w:t>70 (0</w:t>
            </w:r>
            <w:del w:id="5853" w:author="Елена Белолипецкая" w:date="2024-05-25T22:28:00Z">
              <w:r w:rsidRPr="008A0D15" w:rsidDel="00FE0F3F">
                <w:rPr>
                  <w:rFonts w:eastAsia="Times New Roman"/>
                  <w:sz w:val="22"/>
                  <w:szCs w:val="22"/>
                  <w:lang w:eastAsia="ru-RU"/>
                  <w:rPrChange w:id="5854" w:author="Елена Белолипецкая" w:date="2024-05-25T22:35:00Z">
                    <w:rPr>
                      <w:rFonts w:eastAsia="Times New Roman"/>
                      <w:lang w:eastAsia="ru-RU"/>
                    </w:rPr>
                  </w:rPrChange>
                </w:rPr>
                <w:delText>.</w:delText>
              </w:r>
            </w:del>
            <w:ins w:id="5855" w:author="Елена Белолипецкая" w:date="2024-05-25T22:28:00Z">
              <w:r w:rsidR="00FE0F3F" w:rsidRPr="008A0D15">
                <w:rPr>
                  <w:rFonts w:eastAsia="Times New Roman"/>
                  <w:sz w:val="22"/>
                  <w:szCs w:val="22"/>
                  <w:lang w:eastAsia="ru-RU"/>
                  <w:rPrChange w:id="5856" w:author="Елена Белолипецкая" w:date="2024-05-25T22:35:00Z">
                    <w:rPr>
                      <w:rFonts w:eastAsia="Times New Roman"/>
                      <w:lang w:eastAsia="ru-RU"/>
                    </w:rPr>
                  </w:rPrChange>
                </w:rPr>
                <w:t>,</w:t>
              </w:r>
            </w:ins>
            <w:r w:rsidRPr="008A0D15">
              <w:rPr>
                <w:rFonts w:eastAsia="Times New Roman"/>
                <w:sz w:val="22"/>
                <w:szCs w:val="22"/>
                <w:lang w:eastAsia="ru-RU"/>
                <w:rPrChange w:id="5857" w:author="Елена Белолипецкая" w:date="2024-05-25T22:35:00Z">
                  <w:rPr>
                    <w:rFonts w:eastAsia="Times New Roman"/>
                    <w:lang w:eastAsia="ru-RU"/>
                  </w:rPr>
                </w:rPrChange>
              </w:rPr>
              <w:t>59</w:t>
            </w:r>
            <w:del w:id="5858" w:author="Елена Белолипецкая" w:date="2024-05-25T22:33:00Z">
              <w:r w:rsidRPr="008A0D15" w:rsidDel="008A0D15">
                <w:rPr>
                  <w:rFonts w:eastAsia="Times New Roman"/>
                  <w:sz w:val="22"/>
                  <w:szCs w:val="22"/>
                  <w:lang w:eastAsia="ru-RU"/>
                  <w:rPrChange w:id="5859" w:author="Елена Белолипецкая" w:date="2024-05-25T22:35:00Z">
                    <w:rPr>
                      <w:rFonts w:eastAsia="Times New Roman"/>
                      <w:lang w:eastAsia="ru-RU"/>
                    </w:rPr>
                  </w:rPrChange>
                </w:rPr>
                <w:delText xml:space="preserve">, </w:delText>
              </w:r>
            </w:del>
            <w:ins w:id="5860" w:author="Елена Белолипецкая" w:date="2024-05-25T22:33:00Z">
              <w:r w:rsidR="008A0D15" w:rsidRPr="008A0D15">
                <w:rPr>
                  <w:rFonts w:eastAsia="Times New Roman"/>
                  <w:sz w:val="22"/>
                  <w:szCs w:val="22"/>
                  <w:lang w:val="en-US" w:eastAsia="ru-RU"/>
                  <w:rPrChange w:id="5861"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5862"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5863" w:author="Елена Белолипецкая" w:date="2024-05-25T22:35:00Z">
                  <w:rPr>
                    <w:rFonts w:eastAsia="Times New Roman"/>
                    <w:lang w:eastAsia="ru-RU"/>
                  </w:rPr>
                </w:rPrChange>
              </w:rPr>
              <w:t>0</w:t>
            </w:r>
            <w:del w:id="5864" w:author="Елена Белолипецкая" w:date="2024-05-25T22:28:00Z">
              <w:r w:rsidRPr="008A0D15" w:rsidDel="00FE0F3F">
                <w:rPr>
                  <w:rFonts w:eastAsia="Times New Roman"/>
                  <w:sz w:val="22"/>
                  <w:szCs w:val="22"/>
                  <w:lang w:eastAsia="ru-RU"/>
                  <w:rPrChange w:id="5865" w:author="Елена Белолипецкая" w:date="2024-05-25T22:35:00Z">
                    <w:rPr>
                      <w:rFonts w:eastAsia="Times New Roman"/>
                      <w:lang w:eastAsia="ru-RU"/>
                    </w:rPr>
                  </w:rPrChange>
                </w:rPr>
                <w:delText>.</w:delText>
              </w:r>
            </w:del>
            <w:ins w:id="5866" w:author="Елена Белолипецкая" w:date="2024-05-25T22:28:00Z">
              <w:r w:rsidR="00FE0F3F" w:rsidRPr="008A0D15">
                <w:rPr>
                  <w:rFonts w:eastAsia="Times New Roman"/>
                  <w:sz w:val="22"/>
                  <w:szCs w:val="22"/>
                  <w:lang w:eastAsia="ru-RU"/>
                  <w:rPrChange w:id="5867" w:author="Елена Белолипецкая" w:date="2024-05-25T22:35:00Z">
                    <w:rPr>
                      <w:rFonts w:eastAsia="Times New Roman"/>
                      <w:lang w:eastAsia="ru-RU"/>
                    </w:rPr>
                  </w:rPrChange>
                </w:rPr>
                <w:t>,</w:t>
              </w:r>
            </w:ins>
            <w:r w:rsidRPr="008A0D15">
              <w:rPr>
                <w:rFonts w:eastAsia="Times New Roman"/>
                <w:sz w:val="22"/>
                <w:szCs w:val="22"/>
                <w:lang w:eastAsia="ru-RU"/>
                <w:rPrChange w:id="5868" w:author="Елена Белолипецкая" w:date="2024-05-25T22:35:00Z">
                  <w:rPr>
                    <w:rFonts w:eastAsia="Times New Roman"/>
                    <w:lang w:eastAsia="ru-RU"/>
                  </w:rPr>
                </w:rPrChange>
              </w:rPr>
              <w:t>83)</w:t>
            </w:r>
          </w:p>
        </w:tc>
        <w:tc>
          <w:tcPr>
            <w:tcW w:w="379" w:type="pct"/>
            <w:tcMar>
              <w:top w:w="45" w:type="dxa"/>
              <w:left w:w="75" w:type="dxa"/>
              <w:bottom w:w="45" w:type="dxa"/>
              <w:right w:w="75" w:type="dxa"/>
            </w:tcMar>
            <w:vAlign w:val="center"/>
            <w:hideMark/>
          </w:tcPr>
          <w:p w14:paraId="6CC011BD" w14:textId="77777777" w:rsidR="008269BA" w:rsidRPr="008A0D15" w:rsidRDefault="008269BA">
            <w:pPr>
              <w:spacing w:after="0" w:line="240" w:lineRule="auto"/>
              <w:rPr>
                <w:rFonts w:eastAsia="Times New Roman"/>
                <w:sz w:val="22"/>
                <w:szCs w:val="22"/>
                <w:lang w:eastAsia="ru-RU"/>
                <w:rPrChange w:id="5869" w:author="Елена Белолипецкая" w:date="2024-05-25T22:35:00Z">
                  <w:rPr>
                    <w:rFonts w:eastAsia="Times New Roman"/>
                    <w:lang w:eastAsia="ru-RU"/>
                  </w:rPr>
                </w:rPrChange>
              </w:rPr>
              <w:pPrChange w:id="5870" w:author="Елена Белолипецкая" w:date="2024-05-25T22:31:00Z">
                <w:pPr>
                  <w:spacing w:before="75" w:after="75" w:line="240" w:lineRule="auto"/>
                </w:pPr>
              </w:pPrChange>
            </w:pPr>
            <w:r w:rsidRPr="008A0D15">
              <w:rPr>
                <w:rFonts w:eastAsia="Times New Roman"/>
                <w:sz w:val="22"/>
                <w:szCs w:val="22"/>
                <w:lang w:eastAsia="ru-RU"/>
                <w:rPrChange w:id="5871" w:author="Елена Белолипецкая" w:date="2024-05-25T22:35:00Z">
                  <w:rPr>
                    <w:rFonts w:eastAsia="Times New Roman"/>
                    <w:lang w:eastAsia="ru-RU"/>
                  </w:rPr>
                </w:rPrChange>
              </w:rPr>
              <w:t>↔</w:t>
            </w:r>
          </w:p>
        </w:tc>
        <w:tc>
          <w:tcPr>
            <w:tcW w:w="309" w:type="pct"/>
            <w:tcMar>
              <w:top w:w="45" w:type="dxa"/>
              <w:left w:w="75" w:type="dxa"/>
              <w:bottom w:w="45" w:type="dxa"/>
              <w:right w:w="75" w:type="dxa"/>
            </w:tcMar>
            <w:vAlign w:val="center"/>
            <w:hideMark/>
          </w:tcPr>
          <w:p w14:paraId="1F757E84" w14:textId="4B6223A7" w:rsidR="008269BA" w:rsidRPr="008A0D15" w:rsidRDefault="008269BA">
            <w:pPr>
              <w:spacing w:after="0" w:line="240" w:lineRule="auto"/>
              <w:rPr>
                <w:rFonts w:eastAsia="Times New Roman"/>
                <w:sz w:val="22"/>
                <w:szCs w:val="22"/>
                <w:lang w:eastAsia="ru-RU"/>
                <w:rPrChange w:id="5872" w:author="Елена Белолипецкая" w:date="2024-05-25T22:35:00Z">
                  <w:rPr>
                    <w:rFonts w:eastAsia="Times New Roman"/>
                    <w:lang w:eastAsia="ru-RU"/>
                  </w:rPr>
                </w:rPrChange>
              </w:rPr>
              <w:pPrChange w:id="5873" w:author="Елена Белолипецкая" w:date="2024-05-25T22:33:00Z">
                <w:pPr>
                  <w:spacing w:before="75" w:after="75" w:line="240" w:lineRule="auto"/>
                </w:pPr>
              </w:pPrChange>
            </w:pPr>
            <w:r w:rsidRPr="008A0D15">
              <w:rPr>
                <w:rFonts w:eastAsia="Times New Roman"/>
                <w:sz w:val="22"/>
                <w:szCs w:val="22"/>
                <w:lang w:eastAsia="ru-RU"/>
                <w:rPrChange w:id="5874" w:author="Елена Белолипецкая" w:date="2024-05-25T22:35:00Z">
                  <w:rPr>
                    <w:rFonts w:eastAsia="Times New Roman"/>
                    <w:lang w:eastAsia="ru-RU"/>
                  </w:rPr>
                </w:rPrChange>
              </w:rPr>
              <w:t>↑</w:t>
            </w:r>
            <w:r w:rsidRPr="008A0D15">
              <w:rPr>
                <w:rFonts w:eastAsia="Times New Roman"/>
                <w:sz w:val="22"/>
                <w:szCs w:val="22"/>
                <w:lang w:eastAsia="ru-RU"/>
                <w:rPrChange w:id="5875" w:author="Елена Белолипецкая" w:date="2024-05-25T22:35:00Z">
                  <w:rPr>
                    <w:rFonts w:eastAsia="Times New Roman"/>
                    <w:lang w:eastAsia="ru-RU"/>
                  </w:rPr>
                </w:rPrChange>
              </w:rPr>
              <w:br/>
              <w:t>1</w:t>
            </w:r>
            <w:del w:id="5876" w:author="Елена Белолипецкая" w:date="2024-05-25T22:29:00Z">
              <w:r w:rsidRPr="008A0D15" w:rsidDel="00FE0F3F">
                <w:rPr>
                  <w:rFonts w:eastAsia="Times New Roman"/>
                  <w:sz w:val="22"/>
                  <w:szCs w:val="22"/>
                  <w:lang w:eastAsia="ru-RU"/>
                  <w:rPrChange w:id="5877" w:author="Елена Белолипецкая" w:date="2024-05-25T22:35:00Z">
                    <w:rPr>
                      <w:rFonts w:eastAsia="Times New Roman"/>
                      <w:lang w:eastAsia="ru-RU"/>
                    </w:rPr>
                  </w:rPrChange>
                </w:rPr>
                <w:delText>.</w:delText>
              </w:r>
            </w:del>
            <w:ins w:id="5878" w:author="Елена Белолипецкая" w:date="2024-05-25T22:29:00Z">
              <w:r w:rsidR="00FE0F3F" w:rsidRPr="008A0D15">
                <w:rPr>
                  <w:rFonts w:eastAsia="Times New Roman"/>
                  <w:sz w:val="22"/>
                  <w:szCs w:val="22"/>
                  <w:lang w:eastAsia="ru-RU"/>
                  <w:rPrChange w:id="5879" w:author="Елена Белолипецкая" w:date="2024-05-25T22:35:00Z">
                    <w:rPr>
                      <w:rFonts w:eastAsia="Times New Roman"/>
                      <w:lang w:eastAsia="ru-RU"/>
                    </w:rPr>
                  </w:rPrChange>
                </w:rPr>
                <w:t>,</w:t>
              </w:r>
            </w:ins>
            <w:r w:rsidRPr="008A0D15">
              <w:rPr>
                <w:rFonts w:eastAsia="Times New Roman"/>
                <w:sz w:val="22"/>
                <w:szCs w:val="22"/>
                <w:lang w:eastAsia="ru-RU"/>
                <w:rPrChange w:id="5880" w:author="Елена Белолипецкая" w:date="2024-05-25T22:35:00Z">
                  <w:rPr>
                    <w:rFonts w:eastAsia="Times New Roman"/>
                    <w:lang w:eastAsia="ru-RU"/>
                  </w:rPr>
                </w:rPrChange>
              </w:rPr>
              <w:t>6 (1</w:t>
            </w:r>
            <w:del w:id="5881" w:author="Елена Белолипецкая" w:date="2024-05-25T22:29:00Z">
              <w:r w:rsidRPr="008A0D15" w:rsidDel="00FE0F3F">
                <w:rPr>
                  <w:rFonts w:eastAsia="Times New Roman"/>
                  <w:sz w:val="22"/>
                  <w:szCs w:val="22"/>
                  <w:lang w:eastAsia="ru-RU"/>
                  <w:rPrChange w:id="5882" w:author="Елена Белолипецкая" w:date="2024-05-25T22:35:00Z">
                    <w:rPr>
                      <w:rFonts w:eastAsia="Times New Roman"/>
                      <w:lang w:eastAsia="ru-RU"/>
                    </w:rPr>
                  </w:rPrChange>
                </w:rPr>
                <w:delText>.</w:delText>
              </w:r>
            </w:del>
            <w:ins w:id="5883" w:author="Елена Белолипецкая" w:date="2024-05-25T22:29:00Z">
              <w:r w:rsidR="00FE0F3F" w:rsidRPr="008A0D15">
                <w:rPr>
                  <w:rFonts w:eastAsia="Times New Roman"/>
                  <w:sz w:val="22"/>
                  <w:szCs w:val="22"/>
                  <w:lang w:eastAsia="ru-RU"/>
                  <w:rPrChange w:id="5884" w:author="Елена Белолипецкая" w:date="2024-05-25T22:35:00Z">
                    <w:rPr>
                      <w:rFonts w:eastAsia="Times New Roman"/>
                      <w:lang w:eastAsia="ru-RU"/>
                    </w:rPr>
                  </w:rPrChange>
                </w:rPr>
                <w:t>,</w:t>
              </w:r>
            </w:ins>
            <w:r w:rsidRPr="008A0D15">
              <w:rPr>
                <w:rFonts w:eastAsia="Times New Roman"/>
                <w:sz w:val="22"/>
                <w:szCs w:val="22"/>
                <w:lang w:eastAsia="ru-RU"/>
                <w:rPrChange w:id="5885" w:author="Елена Белолипецкая" w:date="2024-05-25T22:35:00Z">
                  <w:rPr>
                    <w:rFonts w:eastAsia="Times New Roman"/>
                    <w:lang w:eastAsia="ru-RU"/>
                  </w:rPr>
                </w:rPrChange>
              </w:rPr>
              <w:t>4</w:t>
            </w:r>
            <w:del w:id="5886" w:author="Елена Белолипецкая" w:date="2024-05-25T22:33:00Z">
              <w:r w:rsidRPr="008A0D15" w:rsidDel="008A0D15">
                <w:rPr>
                  <w:rFonts w:eastAsia="Times New Roman"/>
                  <w:sz w:val="22"/>
                  <w:szCs w:val="22"/>
                  <w:lang w:eastAsia="ru-RU"/>
                  <w:rPrChange w:id="5887" w:author="Елена Белолипецкая" w:date="2024-05-25T22:35:00Z">
                    <w:rPr>
                      <w:rFonts w:eastAsia="Times New Roman"/>
                      <w:lang w:eastAsia="ru-RU"/>
                    </w:rPr>
                  </w:rPrChange>
                </w:rPr>
                <w:delText xml:space="preserve">, </w:delText>
              </w:r>
            </w:del>
            <w:ins w:id="5888" w:author="Елена Белолипецкая" w:date="2024-05-25T22:33:00Z">
              <w:r w:rsidR="008A0D15" w:rsidRPr="008A0D15">
                <w:rPr>
                  <w:rFonts w:eastAsia="Times New Roman"/>
                  <w:sz w:val="22"/>
                  <w:szCs w:val="22"/>
                  <w:lang w:val="en-US" w:eastAsia="ru-RU"/>
                  <w:rPrChange w:id="5889"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5890"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5891" w:author="Елена Белолипецкая" w:date="2024-05-25T22:35:00Z">
                  <w:rPr>
                    <w:rFonts w:eastAsia="Times New Roman"/>
                    <w:lang w:eastAsia="ru-RU"/>
                  </w:rPr>
                </w:rPrChange>
              </w:rPr>
              <w:t>1</w:t>
            </w:r>
            <w:del w:id="5892" w:author="Елена Белолипецкая" w:date="2024-05-25T22:29:00Z">
              <w:r w:rsidRPr="008A0D15" w:rsidDel="00FE0F3F">
                <w:rPr>
                  <w:rFonts w:eastAsia="Times New Roman"/>
                  <w:sz w:val="22"/>
                  <w:szCs w:val="22"/>
                  <w:lang w:eastAsia="ru-RU"/>
                  <w:rPrChange w:id="5893" w:author="Елена Белолипецкая" w:date="2024-05-25T22:35:00Z">
                    <w:rPr>
                      <w:rFonts w:eastAsia="Times New Roman"/>
                      <w:lang w:eastAsia="ru-RU"/>
                    </w:rPr>
                  </w:rPrChange>
                </w:rPr>
                <w:delText>.</w:delText>
              </w:r>
            </w:del>
            <w:ins w:id="5894" w:author="Елена Белолипецкая" w:date="2024-05-25T22:29:00Z">
              <w:r w:rsidR="00FE0F3F" w:rsidRPr="008A0D15">
                <w:rPr>
                  <w:rFonts w:eastAsia="Times New Roman"/>
                  <w:sz w:val="22"/>
                  <w:szCs w:val="22"/>
                  <w:lang w:eastAsia="ru-RU"/>
                  <w:rPrChange w:id="5895" w:author="Елена Белолипецкая" w:date="2024-05-25T22:35:00Z">
                    <w:rPr>
                      <w:rFonts w:eastAsia="Times New Roman"/>
                      <w:lang w:eastAsia="ru-RU"/>
                    </w:rPr>
                  </w:rPrChange>
                </w:rPr>
                <w:t>,</w:t>
              </w:r>
            </w:ins>
            <w:r w:rsidRPr="008A0D15">
              <w:rPr>
                <w:rFonts w:eastAsia="Times New Roman"/>
                <w:sz w:val="22"/>
                <w:szCs w:val="22"/>
                <w:lang w:eastAsia="ru-RU"/>
                <w:rPrChange w:id="5896" w:author="Елена Белолипецкая" w:date="2024-05-25T22:35:00Z">
                  <w:rPr>
                    <w:rFonts w:eastAsia="Times New Roman"/>
                    <w:lang w:eastAsia="ru-RU"/>
                  </w:rPr>
                </w:rPrChange>
              </w:rPr>
              <w:t>9)</w:t>
            </w:r>
          </w:p>
        </w:tc>
        <w:tc>
          <w:tcPr>
            <w:tcW w:w="1508" w:type="pct"/>
            <w:vMerge/>
            <w:vAlign w:val="center"/>
            <w:hideMark/>
          </w:tcPr>
          <w:p w14:paraId="7983555B" w14:textId="77777777" w:rsidR="008269BA" w:rsidRPr="008A0D15" w:rsidRDefault="008269BA">
            <w:pPr>
              <w:spacing w:after="0" w:line="240" w:lineRule="auto"/>
              <w:rPr>
                <w:rFonts w:eastAsia="Times New Roman"/>
                <w:sz w:val="22"/>
                <w:szCs w:val="22"/>
                <w:lang w:eastAsia="ru-RU"/>
                <w:rPrChange w:id="5897" w:author="Елена Белолипецкая" w:date="2024-05-25T22:35:00Z">
                  <w:rPr>
                    <w:rFonts w:eastAsia="Times New Roman"/>
                    <w:lang w:eastAsia="ru-RU"/>
                  </w:rPr>
                </w:rPrChange>
              </w:rPr>
              <w:pPrChange w:id="5898" w:author="Елена Белолипецкая" w:date="2024-05-25T22:31:00Z">
                <w:pPr>
                  <w:spacing w:before="75" w:after="75" w:line="240" w:lineRule="auto"/>
                </w:pPr>
              </w:pPrChange>
            </w:pPr>
          </w:p>
        </w:tc>
      </w:tr>
      <w:tr w:rsidR="008269BA" w:rsidRPr="008A0D15" w14:paraId="43D0C8AF" w14:textId="77777777" w:rsidTr="00FE0F3F">
        <w:tc>
          <w:tcPr>
            <w:tcW w:w="5000" w:type="pct"/>
            <w:gridSpan w:val="6"/>
            <w:tcMar>
              <w:top w:w="45" w:type="dxa"/>
              <w:left w:w="75" w:type="dxa"/>
              <w:bottom w:w="45" w:type="dxa"/>
              <w:right w:w="75" w:type="dxa"/>
            </w:tcMar>
            <w:vAlign w:val="center"/>
            <w:hideMark/>
            <w:tcPrChange w:id="5899" w:author="Елена Белолипецкая" w:date="2024-05-25T22:26:00Z">
              <w:tcPr>
                <w:tcW w:w="5000" w:type="pct"/>
                <w:gridSpan w:val="10"/>
                <w:tcMar>
                  <w:top w:w="45" w:type="dxa"/>
                  <w:left w:w="75" w:type="dxa"/>
                  <w:bottom w:w="45" w:type="dxa"/>
                  <w:right w:w="75" w:type="dxa"/>
                </w:tcMar>
                <w:vAlign w:val="center"/>
                <w:hideMark/>
              </w:tcPr>
            </w:tcPrChange>
          </w:tcPr>
          <w:p w14:paraId="316D2929" w14:textId="77777777" w:rsidR="008269BA" w:rsidRPr="008A0D15" w:rsidRDefault="008269BA">
            <w:pPr>
              <w:spacing w:after="0" w:line="240" w:lineRule="auto"/>
              <w:rPr>
                <w:rFonts w:eastAsia="Times New Roman"/>
                <w:sz w:val="22"/>
                <w:szCs w:val="22"/>
                <w:lang w:eastAsia="ru-RU"/>
                <w:rPrChange w:id="5900" w:author="Елена Белолипецкая" w:date="2024-05-25T22:35:00Z">
                  <w:rPr>
                    <w:rFonts w:eastAsia="Times New Roman"/>
                    <w:lang w:eastAsia="ru-RU"/>
                  </w:rPr>
                </w:rPrChange>
              </w:rPr>
              <w:pPrChange w:id="5901" w:author="Елена Белолипецкая" w:date="2024-05-25T22:31:00Z">
                <w:pPr>
                  <w:spacing w:before="75" w:after="75" w:line="240" w:lineRule="auto"/>
                </w:pPr>
              </w:pPrChange>
            </w:pPr>
            <w:r w:rsidRPr="008A0D15">
              <w:rPr>
                <w:rFonts w:eastAsia="Times New Roman"/>
                <w:b/>
                <w:bCs/>
                <w:i/>
                <w:iCs/>
                <w:sz w:val="22"/>
                <w:szCs w:val="22"/>
                <w:lang w:eastAsia="ru-RU"/>
                <w:rPrChange w:id="5902" w:author="Елена Белолипецкая" w:date="2024-05-25T22:35:00Z">
                  <w:rPr>
                    <w:rFonts w:eastAsia="Times New Roman"/>
                    <w:b/>
                    <w:bCs/>
                    <w:i/>
                    <w:iCs/>
                    <w:lang w:eastAsia="ru-RU"/>
                  </w:rPr>
                </w:rPrChange>
              </w:rPr>
              <w:t>Противовирусные препараты для лечения ВИЧ: ингибиторы интегразы</w:t>
            </w:r>
          </w:p>
        </w:tc>
      </w:tr>
      <w:tr w:rsidR="00FE0F3F" w:rsidRPr="008A0D15" w14:paraId="013F0697" w14:textId="77777777" w:rsidTr="00FE0F3F">
        <w:tc>
          <w:tcPr>
            <w:tcW w:w="1818" w:type="pct"/>
            <w:vMerge w:val="restart"/>
            <w:tcMar>
              <w:top w:w="45" w:type="dxa"/>
              <w:left w:w="75" w:type="dxa"/>
              <w:bottom w:w="45" w:type="dxa"/>
              <w:right w:w="75" w:type="dxa"/>
            </w:tcMar>
            <w:vAlign w:val="center"/>
            <w:hideMark/>
          </w:tcPr>
          <w:p w14:paraId="3BAFC3A8" w14:textId="77777777" w:rsidR="008269BA" w:rsidRPr="008A0D15" w:rsidRDefault="008269BA">
            <w:pPr>
              <w:spacing w:after="0" w:line="240" w:lineRule="auto"/>
              <w:rPr>
                <w:rFonts w:eastAsia="Times New Roman"/>
                <w:sz w:val="22"/>
                <w:szCs w:val="22"/>
                <w:lang w:eastAsia="ru-RU"/>
                <w:rPrChange w:id="5903" w:author="Елена Белолипецкая" w:date="2024-05-25T22:35:00Z">
                  <w:rPr>
                    <w:rFonts w:eastAsia="Times New Roman"/>
                    <w:lang w:eastAsia="ru-RU"/>
                  </w:rPr>
                </w:rPrChange>
              </w:rPr>
              <w:pPrChange w:id="5904" w:author="Елена Белолипецкая" w:date="2024-05-25T22:31:00Z">
                <w:pPr>
                  <w:spacing w:before="75" w:after="75" w:line="240" w:lineRule="auto"/>
                </w:pPr>
              </w:pPrChange>
            </w:pPr>
            <w:r w:rsidRPr="008A0D15">
              <w:rPr>
                <w:rFonts w:eastAsia="Times New Roman"/>
                <w:sz w:val="22"/>
                <w:szCs w:val="22"/>
                <w:lang w:eastAsia="ru-RU"/>
                <w:rPrChange w:id="5905" w:author="Елена Белолипецкая" w:date="2024-05-25T22:35:00Z">
                  <w:rPr>
                    <w:rFonts w:eastAsia="Times New Roman"/>
                    <w:lang w:eastAsia="ru-RU"/>
                  </w:rPr>
                </w:rPrChange>
              </w:rPr>
              <w:t>Ралтегравир (400 мг 2 раза/сут)</w:t>
            </w:r>
            <w:r w:rsidRPr="008A0D15">
              <w:rPr>
                <w:rFonts w:eastAsia="Times New Roman"/>
                <w:sz w:val="22"/>
                <w:szCs w:val="22"/>
                <w:vertAlign w:val="superscript"/>
                <w:lang w:eastAsia="ru-RU"/>
                <w:rPrChange w:id="5906" w:author="Елена Белолипецкая" w:date="2024-05-25T22:35:00Z">
                  <w:rPr>
                    <w:rFonts w:eastAsia="Times New Roman"/>
                    <w:vertAlign w:val="superscript"/>
                    <w:lang w:eastAsia="ru-RU"/>
                  </w:rPr>
                </w:rPrChange>
              </w:rPr>
              <w:t>g</w:t>
            </w:r>
            <w:r w:rsidRPr="008A0D15">
              <w:rPr>
                <w:rFonts w:eastAsia="Times New Roman"/>
                <w:sz w:val="22"/>
                <w:szCs w:val="22"/>
                <w:lang w:eastAsia="ru-RU"/>
                <w:rPrChange w:id="5907" w:author="Елена Белолипецкая" w:date="2024-05-25T22:35:00Z">
                  <w:rPr>
                    <w:rFonts w:eastAsia="Times New Roman"/>
                    <w:lang w:eastAsia="ru-RU"/>
                  </w:rPr>
                </w:rPrChange>
              </w:rPr>
              <w:t> + эмтрицитабин/тенофовира дизопроксила</w:t>
            </w:r>
            <w:r w:rsidRPr="008A0D15">
              <w:rPr>
                <w:rFonts w:eastAsia="Times New Roman"/>
                <w:sz w:val="22"/>
                <w:szCs w:val="22"/>
                <w:lang w:eastAsia="ru-RU"/>
                <w:rPrChange w:id="5908" w:author="Елена Белолипецкая" w:date="2024-05-25T22:35:00Z">
                  <w:rPr>
                    <w:rFonts w:eastAsia="Times New Roman"/>
                    <w:lang w:eastAsia="ru-RU"/>
                  </w:rPr>
                </w:rPrChange>
              </w:rPr>
              <w:br/>
              <w:t>фумарат (200 мг/300 мг 1 раз/сут) /</w:t>
            </w:r>
            <w:r w:rsidRPr="008A0D15">
              <w:rPr>
                <w:rFonts w:eastAsia="Times New Roman"/>
                <w:sz w:val="22"/>
                <w:szCs w:val="22"/>
                <w:lang w:eastAsia="ru-RU"/>
                <w:rPrChange w:id="5909" w:author="Елена Белолипецкая" w:date="2024-05-25T22:35:00Z">
                  <w:rPr>
                    <w:rFonts w:eastAsia="Times New Roman"/>
                    <w:lang w:eastAsia="ru-RU"/>
                  </w:rPr>
                </w:rPrChange>
              </w:rPr>
              <w:br/>
            </w:r>
            <w:r w:rsidRPr="008A0D15">
              <w:rPr>
                <w:rFonts w:eastAsia="Times New Roman"/>
                <w:sz w:val="22"/>
                <w:szCs w:val="22"/>
                <w:lang w:eastAsia="ru-RU"/>
                <w:rPrChange w:id="5910" w:author="Елена Белолипецкая" w:date="2024-05-25T22:35:00Z">
                  <w:rPr>
                    <w:rFonts w:eastAsia="Times New Roman"/>
                    <w:lang w:eastAsia="ru-RU"/>
                  </w:rPr>
                </w:rPrChange>
              </w:rPr>
              <w:lastRenderedPageBreak/>
              <w:t>Велпатасвир/софосбувир</w:t>
            </w:r>
            <w:r w:rsidRPr="008A0D15">
              <w:rPr>
                <w:rFonts w:eastAsia="Times New Roman"/>
                <w:sz w:val="22"/>
                <w:szCs w:val="22"/>
                <w:lang w:eastAsia="ru-RU"/>
                <w:rPrChange w:id="5911" w:author="Елена Белолипецкая" w:date="2024-05-25T22:35:00Z">
                  <w:rPr>
                    <w:rFonts w:eastAsia="Times New Roman"/>
                    <w:lang w:eastAsia="ru-RU"/>
                  </w:rPr>
                </w:rPrChange>
              </w:rPr>
              <w:br/>
              <w:t>(100 мг/400 мг 1 раз/сут)</w:t>
            </w:r>
            <w:r w:rsidRPr="008A0D15">
              <w:rPr>
                <w:rFonts w:eastAsia="Times New Roman"/>
                <w:sz w:val="22"/>
                <w:szCs w:val="22"/>
                <w:vertAlign w:val="superscript"/>
                <w:lang w:eastAsia="ru-RU"/>
                <w:rPrChange w:id="5912" w:author="Елена Белолипецкая" w:date="2024-05-25T22:35:00Z">
                  <w:rPr>
                    <w:rFonts w:eastAsia="Times New Roman"/>
                    <w:vertAlign w:val="superscript"/>
                    <w:lang w:eastAsia="ru-RU"/>
                  </w:rPr>
                </w:rPrChange>
              </w:rPr>
              <w:t>c,d</w:t>
            </w:r>
          </w:p>
        </w:tc>
        <w:tc>
          <w:tcPr>
            <w:tcW w:w="682" w:type="pct"/>
            <w:tcMar>
              <w:top w:w="45" w:type="dxa"/>
              <w:left w:w="75" w:type="dxa"/>
              <w:bottom w:w="45" w:type="dxa"/>
              <w:right w:w="75" w:type="dxa"/>
            </w:tcMar>
            <w:vAlign w:val="center"/>
            <w:hideMark/>
          </w:tcPr>
          <w:p w14:paraId="60F1D4F4" w14:textId="77777777" w:rsidR="008269BA" w:rsidRPr="008A0D15" w:rsidRDefault="008269BA">
            <w:pPr>
              <w:spacing w:after="0" w:line="240" w:lineRule="auto"/>
              <w:rPr>
                <w:rFonts w:eastAsia="Times New Roman"/>
                <w:sz w:val="22"/>
                <w:szCs w:val="22"/>
                <w:lang w:eastAsia="ru-RU"/>
                <w:rPrChange w:id="5913" w:author="Елена Белолипецкая" w:date="2024-05-25T22:35:00Z">
                  <w:rPr>
                    <w:rFonts w:eastAsia="Times New Roman"/>
                    <w:lang w:eastAsia="ru-RU"/>
                  </w:rPr>
                </w:rPrChange>
              </w:rPr>
              <w:pPrChange w:id="5914" w:author="Елена Белолипецкая" w:date="2024-05-25T22:31:00Z">
                <w:pPr>
                  <w:spacing w:before="75" w:after="75" w:line="240" w:lineRule="auto"/>
                </w:pPr>
              </w:pPrChange>
            </w:pPr>
            <w:r w:rsidRPr="008A0D15">
              <w:rPr>
                <w:rFonts w:eastAsia="Times New Roman"/>
                <w:sz w:val="22"/>
                <w:szCs w:val="22"/>
                <w:lang w:eastAsia="ru-RU"/>
                <w:rPrChange w:id="5915" w:author="Елена Белолипецкая" w:date="2024-05-25T22:35:00Z">
                  <w:rPr>
                    <w:rFonts w:eastAsia="Times New Roman"/>
                    <w:lang w:eastAsia="ru-RU"/>
                  </w:rPr>
                </w:rPrChange>
              </w:rPr>
              <w:lastRenderedPageBreak/>
              <w:t>Ралтегравир</w:t>
            </w:r>
          </w:p>
        </w:tc>
        <w:tc>
          <w:tcPr>
            <w:tcW w:w="303" w:type="pct"/>
            <w:tcMar>
              <w:top w:w="45" w:type="dxa"/>
              <w:left w:w="75" w:type="dxa"/>
              <w:bottom w:w="45" w:type="dxa"/>
              <w:right w:w="75" w:type="dxa"/>
            </w:tcMar>
            <w:vAlign w:val="center"/>
            <w:hideMark/>
          </w:tcPr>
          <w:p w14:paraId="38837513" w14:textId="77777777" w:rsidR="008269BA" w:rsidRPr="008A0D15" w:rsidRDefault="008269BA">
            <w:pPr>
              <w:spacing w:after="0" w:line="240" w:lineRule="auto"/>
              <w:rPr>
                <w:rFonts w:eastAsia="Times New Roman"/>
                <w:sz w:val="22"/>
                <w:szCs w:val="22"/>
                <w:lang w:eastAsia="ru-RU"/>
                <w:rPrChange w:id="5916" w:author="Елена Белолипецкая" w:date="2024-05-25T22:35:00Z">
                  <w:rPr>
                    <w:rFonts w:eastAsia="Times New Roman"/>
                    <w:lang w:eastAsia="ru-RU"/>
                  </w:rPr>
                </w:rPrChange>
              </w:rPr>
              <w:pPrChange w:id="5917" w:author="Елена Белолипецкая" w:date="2024-05-25T22:31:00Z">
                <w:pPr>
                  <w:spacing w:before="75" w:after="75" w:line="240" w:lineRule="auto"/>
                </w:pPr>
              </w:pPrChange>
            </w:pPr>
            <w:r w:rsidRPr="008A0D15">
              <w:rPr>
                <w:rFonts w:eastAsia="Times New Roman"/>
                <w:sz w:val="22"/>
                <w:szCs w:val="22"/>
                <w:lang w:eastAsia="ru-RU"/>
                <w:rPrChange w:id="5918" w:author="Елена Белолипецкая" w:date="2024-05-25T22:35:00Z">
                  <w:rPr>
                    <w:rFonts w:eastAsia="Times New Roman"/>
                    <w:lang w:eastAsia="ru-RU"/>
                  </w:rPr>
                </w:rPrChange>
              </w:rPr>
              <w:t>↔</w:t>
            </w:r>
          </w:p>
        </w:tc>
        <w:tc>
          <w:tcPr>
            <w:tcW w:w="379" w:type="pct"/>
            <w:tcMar>
              <w:top w:w="45" w:type="dxa"/>
              <w:left w:w="75" w:type="dxa"/>
              <w:bottom w:w="45" w:type="dxa"/>
              <w:right w:w="75" w:type="dxa"/>
            </w:tcMar>
            <w:vAlign w:val="center"/>
            <w:hideMark/>
          </w:tcPr>
          <w:p w14:paraId="262F2AFA" w14:textId="77777777" w:rsidR="008269BA" w:rsidRPr="008A0D15" w:rsidRDefault="008269BA">
            <w:pPr>
              <w:spacing w:after="0" w:line="240" w:lineRule="auto"/>
              <w:rPr>
                <w:rFonts w:eastAsia="Times New Roman"/>
                <w:sz w:val="22"/>
                <w:szCs w:val="22"/>
                <w:lang w:eastAsia="ru-RU"/>
                <w:rPrChange w:id="5919" w:author="Елена Белолипецкая" w:date="2024-05-25T22:35:00Z">
                  <w:rPr>
                    <w:rFonts w:eastAsia="Times New Roman"/>
                    <w:lang w:eastAsia="ru-RU"/>
                  </w:rPr>
                </w:rPrChange>
              </w:rPr>
              <w:pPrChange w:id="5920" w:author="Елена Белолипецкая" w:date="2024-05-25T22:31:00Z">
                <w:pPr>
                  <w:spacing w:before="75" w:after="75" w:line="240" w:lineRule="auto"/>
                </w:pPr>
              </w:pPrChange>
            </w:pPr>
            <w:r w:rsidRPr="008A0D15">
              <w:rPr>
                <w:rFonts w:eastAsia="Times New Roman"/>
                <w:sz w:val="22"/>
                <w:szCs w:val="22"/>
                <w:lang w:eastAsia="ru-RU"/>
                <w:rPrChange w:id="5921" w:author="Елена Белолипецкая" w:date="2024-05-25T22:35:00Z">
                  <w:rPr>
                    <w:rFonts w:eastAsia="Times New Roman"/>
                    <w:lang w:eastAsia="ru-RU"/>
                  </w:rPr>
                </w:rPrChange>
              </w:rPr>
              <w:t>↔</w:t>
            </w:r>
          </w:p>
        </w:tc>
        <w:tc>
          <w:tcPr>
            <w:tcW w:w="309" w:type="pct"/>
            <w:tcMar>
              <w:top w:w="45" w:type="dxa"/>
              <w:left w:w="75" w:type="dxa"/>
              <w:bottom w:w="45" w:type="dxa"/>
              <w:right w:w="75" w:type="dxa"/>
            </w:tcMar>
            <w:vAlign w:val="center"/>
            <w:hideMark/>
          </w:tcPr>
          <w:p w14:paraId="7A9080D3" w14:textId="6649801F" w:rsidR="008269BA" w:rsidRPr="008A0D15" w:rsidRDefault="008269BA">
            <w:pPr>
              <w:spacing w:after="0" w:line="240" w:lineRule="auto"/>
              <w:rPr>
                <w:rFonts w:eastAsia="Times New Roman"/>
                <w:sz w:val="22"/>
                <w:szCs w:val="22"/>
                <w:lang w:eastAsia="ru-RU"/>
                <w:rPrChange w:id="5922" w:author="Елена Белолипецкая" w:date="2024-05-25T22:35:00Z">
                  <w:rPr>
                    <w:rFonts w:eastAsia="Times New Roman"/>
                    <w:lang w:eastAsia="ru-RU"/>
                  </w:rPr>
                </w:rPrChange>
              </w:rPr>
              <w:pPrChange w:id="5923" w:author="Елена Белолипецкая" w:date="2024-05-25T22:33:00Z">
                <w:pPr>
                  <w:spacing w:before="75" w:after="75" w:line="240" w:lineRule="auto"/>
                </w:pPr>
              </w:pPrChange>
            </w:pPr>
            <w:r w:rsidRPr="008A0D15">
              <w:rPr>
                <w:rFonts w:eastAsia="Times New Roman"/>
                <w:sz w:val="22"/>
                <w:szCs w:val="22"/>
                <w:lang w:eastAsia="ru-RU"/>
                <w:rPrChange w:id="5924" w:author="Елена Белолипецкая" w:date="2024-05-25T22:35:00Z">
                  <w:rPr>
                    <w:rFonts w:eastAsia="Times New Roman"/>
                    <w:lang w:eastAsia="ru-RU"/>
                  </w:rPr>
                </w:rPrChange>
              </w:rPr>
              <w:t>↓</w:t>
            </w:r>
            <w:r w:rsidRPr="008A0D15">
              <w:rPr>
                <w:rFonts w:eastAsia="Times New Roman"/>
                <w:sz w:val="22"/>
                <w:szCs w:val="22"/>
                <w:lang w:eastAsia="ru-RU"/>
                <w:rPrChange w:id="5925" w:author="Елена Белолипецкая" w:date="2024-05-25T22:35:00Z">
                  <w:rPr>
                    <w:rFonts w:eastAsia="Times New Roman"/>
                    <w:lang w:eastAsia="ru-RU"/>
                  </w:rPr>
                </w:rPrChange>
              </w:rPr>
              <w:br/>
              <w:t>0</w:t>
            </w:r>
            <w:del w:id="5926" w:author="Елена Белолипецкая" w:date="2024-05-25T22:29:00Z">
              <w:r w:rsidRPr="008A0D15" w:rsidDel="00FE0F3F">
                <w:rPr>
                  <w:rFonts w:eastAsia="Times New Roman"/>
                  <w:sz w:val="22"/>
                  <w:szCs w:val="22"/>
                  <w:lang w:eastAsia="ru-RU"/>
                  <w:rPrChange w:id="5927" w:author="Елена Белолипецкая" w:date="2024-05-25T22:35:00Z">
                    <w:rPr>
                      <w:rFonts w:eastAsia="Times New Roman"/>
                      <w:lang w:eastAsia="ru-RU"/>
                    </w:rPr>
                  </w:rPrChange>
                </w:rPr>
                <w:delText>.</w:delText>
              </w:r>
            </w:del>
            <w:ins w:id="5928" w:author="Елена Белолипецкая" w:date="2024-05-25T22:29:00Z">
              <w:r w:rsidR="00FE0F3F" w:rsidRPr="008A0D15">
                <w:rPr>
                  <w:rFonts w:eastAsia="Times New Roman"/>
                  <w:sz w:val="22"/>
                  <w:szCs w:val="22"/>
                  <w:lang w:eastAsia="ru-RU"/>
                  <w:rPrChange w:id="5929" w:author="Елена Белолипецкая" w:date="2024-05-25T22:35:00Z">
                    <w:rPr>
                      <w:rFonts w:eastAsia="Times New Roman"/>
                      <w:lang w:eastAsia="ru-RU"/>
                    </w:rPr>
                  </w:rPrChange>
                </w:rPr>
                <w:t>,</w:t>
              </w:r>
            </w:ins>
            <w:r w:rsidRPr="008A0D15">
              <w:rPr>
                <w:rFonts w:eastAsia="Times New Roman"/>
                <w:sz w:val="22"/>
                <w:szCs w:val="22"/>
                <w:lang w:eastAsia="ru-RU"/>
                <w:rPrChange w:id="5930" w:author="Елена Белолипецкая" w:date="2024-05-25T22:35:00Z">
                  <w:rPr>
                    <w:rFonts w:eastAsia="Times New Roman"/>
                    <w:lang w:eastAsia="ru-RU"/>
                  </w:rPr>
                </w:rPrChange>
              </w:rPr>
              <w:t>79 (0</w:t>
            </w:r>
            <w:del w:id="5931" w:author="Елена Белолипецкая" w:date="2024-05-25T22:29:00Z">
              <w:r w:rsidRPr="008A0D15" w:rsidDel="00FE0F3F">
                <w:rPr>
                  <w:rFonts w:eastAsia="Times New Roman"/>
                  <w:sz w:val="22"/>
                  <w:szCs w:val="22"/>
                  <w:lang w:eastAsia="ru-RU"/>
                  <w:rPrChange w:id="5932" w:author="Елена Белолипецкая" w:date="2024-05-25T22:35:00Z">
                    <w:rPr>
                      <w:rFonts w:eastAsia="Times New Roman"/>
                      <w:lang w:eastAsia="ru-RU"/>
                    </w:rPr>
                  </w:rPrChange>
                </w:rPr>
                <w:delText>.</w:delText>
              </w:r>
            </w:del>
            <w:ins w:id="5933" w:author="Елена Белолипецкая" w:date="2024-05-25T22:29:00Z">
              <w:r w:rsidR="00FE0F3F" w:rsidRPr="008A0D15">
                <w:rPr>
                  <w:rFonts w:eastAsia="Times New Roman"/>
                  <w:sz w:val="22"/>
                  <w:szCs w:val="22"/>
                  <w:lang w:eastAsia="ru-RU"/>
                  <w:rPrChange w:id="5934" w:author="Елена Белолипецкая" w:date="2024-05-25T22:35:00Z">
                    <w:rPr>
                      <w:rFonts w:eastAsia="Times New Roman"/>
                      <w:lang w:eastAsia="ru-RU"/>
                    </w:rPr>
                  </w:rPrChange>
                </w:rPr>
                <w:t>,</w:t>
              </w:r>
            </w:ins>
            <w:r w:rsidRPr="008A0D15">
              <w:rPr>
                <w:rFonts w:eastAsia="Times New Roman"/>
                <w:sz w:val="22"/>
                <w:szCs w:val="22"/>
                <w:lang w:eastAsia="ru-RU"/>
                <w:rPrChange w:id="5935" w:author="Елена Белолипецкая" w:date="2024-05-25T22:35:00Z">
                  <w:rPr>
                    <w:rFonts w:eastAsia="Times New Roman"/>
                    <w:lang w:eastAsia="ru-RU"/>
                  </w:rPr>
                </w:rPrChange>
              </w:rPr>
              <w:t>42</w:t>
            </w:r>
            <w:del w:id="5936" w:author="Елена Белолипецкая" w:date="2024-05-25T22:33:00Z">
              <w:r w:rsidRPr="008A0D15" w:rsidDel="008A0D15">
                <w:rPr>
                  <w:rFonts w:eastAsia="Times New Roman"/>
                  <w:sz w:val="22"/>
                  <w:szCs w:val="22"/>
                  <w:lang w:eastAsia="ru-RU"/>
                  <w:rPrChange w:id="5937" w:author="Елена Белолипецкая" w:date="2024-05-25T22:35:00Z">
                    <w:rPr>
                      <w:rFonts w:eastAsia="Times New Roman"/>
                      <w:lang w:eastAsia="ru-RU"/>
                    </w:rPr>
                  </w:rPrChange>
                </w:rPr>
                <w:delText xml:space="preserve">, </w:delText>
              </w:r>
            </w:del>
            <w:ins w:id="5938" w:author="Елена Белолипецкая" w:date="2024-05-25T22:33:00Z">
              <w:r w:rsidR="008A0D15" w:rsidRPr="008A0D15">
                <w:rPr>
                  <w:rFonts w:eastAsia="Times New Roman"/>
                  <w:sz w:val="22"/>
                  <w:szCs w:val="22"/>
                  <w:lang w:val="en-US" w:eastAsia="ru-RU"/>
                  <w:rPrChange w:id="5939"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5940"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5941" w:author="Елена Белолипецкая" w:date="2024-05-25T22:35:00Z">
                  <w:rPr>
                    <w:rFonts w:eastAsia="Times New Roman"/>
                    <w:lang w:eastAsia="ru-RU"/>
                  </w:rPr>
                </w:rPrChange>
              </w:rPr>
              <w:t>1</w:t>
            </w:r>
            <w:del w:id="5942" w:author="Елена Белолипецкая" w:date="2024-05-25T22:29:00Z">
              <w:r w:rsidRPr="008A0D15" w:rsidDel="00FE0F3F">
                <w:rPr>
                  <w:rFonts w:eastAsia="Times New Roman"/>
                  <w:sz w:val="22"/>
                  <w:szCs w:val="22"/>
                  <w:lang w:eastAsia="ru-RU"/>
                  <w:rPrChange w:id="5943" w:author="Елена Белолипецкая" w:date="2024-05-25T22:35:00Z">
                    <w:rPr>
                      <w:rFonts w:eastAsia="Times New Roman"/>
                      <w:lang w:eastAsia="ru-RU"/>
                    </w:rPr>
                  </w:rPrChange>
                </w:rPr>
                <w:delText>.</w:delText>
              </w:r>
            </w:del>
            <w:ins w:id="5944" w:author="Елена Белолипецкая" w:date="2024-05-25T22:29:00Z">
              <w:r w:rsidR="00FE0F3F" w:rsidRPr="008A0D15">
                <w:rPr>
                  <w:rFonts w:eastAsia="Times New Roman"/>
                  <w:sz w:val="22"/>
                  <w:szCs w:val="22"/>
                  <w:lang w:eastAsia="ru-RU"/>
                  <w:rPrChange w:id="5945" w:author="Елена Белолипецкая" w:date="2024-05-25T22:35:00Z">
                    <w:rPr>
                      <w:rFonts w:eastAsia="Times New Roman"/>
                      <w:lang w:eastAsia="ru-RU"/>
                    </w:rPr>
                  </w:rPrChange>
                </w:rPr>
                <w:t>,</w:t>
              </w:r>
            </w:ins>
            <w:r w:rsidRPr="008A0D15">
              <w:rPr>
                <w:rFonts w:eastAsia="Times New Roman"/>
                <w:sz w:val="22"/>
                <w:szCs w:val="22"/>
                <w:lang w:eastAsia="ru-RU"/>
                <w:rPrChange w:id="5946" w:author="Елена Белолипецкая" w:date="2024-05-25T22:35:00Z">
                  <w:rPr>
                    <w:rFonts w:eastAsia="Times New Roman"/>
                    <w:lang w:eastAsia="ru-RU"/>
                  </w:rPr>
                </w:rPrChange>
              </w:rPr>
              <w:t>5)</w:t>
            </w:r>
          </w:p>
        </w:tc>
        <w:tc>
          <w:tcPr>
            <w:tcW w:w="1508" w:type="pct"/>
            <w:vMerge w:val="restart"/>
            <w:tcMar>
              <w:top w:w="45" w:type="dxa"/>
              <w:left w:w="75" w:type="dxa"/>
              <w:bottom w:w="45" w:type="dxa"/>
              <w:right w:w="75" w:type="dxa"/>
            </w:tcMar>
            <w:vAlign w:val="center"/>
            <w:hideMark/>
          </w:tcPr>
          <w:p w14:paraId="14AB0DD9" w14:textId="3FDE6D9E" w:rsidR="008269BA" w:rsidRPr="008A0D15" w:rsidRDefault="008269BA">
            <w:pPr>
              <w:spacing w:after="0" w:line="240" w:lineRule="auto"/>
              <w:rPr>
                <w:rFonts w:eastAsia="Times New Roman"/>
                <w:sz w:val="22"/>
                <w:szCs w:val="22"/>
                <w:lang w:eastAsia="ru-RU"/>
                <w:rPrChange w:id="5947" w:author="Елена Белолипецкая" w:date="2024-05-25T22:35:00Z">
                  <w:rPr>
                    <w:rFonts w:eastAsia="Times New Roman"/>
                    <w:lang w:eastAsia="ru-RU"/>
                  </w:rPr>
                </w:rPrChange>
              </w:rPr>
              <w:pPrChange w:id="5948" w:author="Елена Белолипецкая" w:date="2024-05-25T22:31:00Z">
                <w:pPr>
                  <w:spacing w:before="75" w:after="75" w:line="240" w:lineRule="auto"/>
                </w:pPr>
              </w:pPrChange>
            </w:pPr>
            <w:r w:rsidRPr="008A0D15">
              <w:rPr>
                <w:rFonts w:eastAsia="Times New Roman"/>
                <w:sz w:val="22"/>
                <w:szCs w:val="22"/>
                <w:lang w:eastAsia="ru-RU"/>
                <w:rPrChange w:id="5949" w:author="Елена Белолипецкая" w:date="2024-05-25T22:35:00Z">
                  <w:rPr>
                    <w:rFonts w:eastAsia="Times New Roman"/>
                    <w:lang w:eastAsia="ru-RU"/>
                  </w:rPr>
                </w:rPrChange>
              </w:rPr>
              <w:t>Корректировка дозы</w:t>
            </w:r>
            <w:r w:rsidR="004373F2" w:rsidRPr="008A0D15">
              <w:rPr>
                <w:rFonts w:eastAsia="Times New Roman"/>
                <w:sz w:val="22"/>
                <w:szCs w:val="22"/>
                <w:lang w:eastAsia="ru-RU"/>
                <w:rPrChange w:id="5950" w:author="Елена Белолипецкая" w:date="2024-05-25T22:35:00Z">
                  <w:rPr>
                    <w:rFonts w:eastAsia="Times New Roman"/>
                    <w:lang w:eastAsia="ru-RU"/>
                  </w:rPr>
                </w:rPrChange>
              </w:rPr>
              <w:t xml:space="preserve"> </w:t>
            </w:r>
            <w:r w:rsidRPr="008A0D15">
              <w:rPr>
                <w:rFonts w:eastAsia="Times New Roman"/>
                <w:sz w:val="22"/>
                <w:szCs w:val="22"/>
                <w:lang w:eastAsia="ru-RU"/>
                <w:rPrChange w:id="5951" w:author="Елена Белолипецкая" w:date="2024-05-25T22:35:00Z">
                  <w:rPr>
                    <w:rFonts w:eastAsia="Times New Roman"/>
                    <w:lang w:eastAsia="ru-RU"/>
                  </w:rPr>
                </w:rPrChange>
              </w:rPr>
              <w:t>не требуется</w:t>
            </w:r>
          </w:p>
        </w:tc>
      </w:tr>
      <w:tr w:rsidR="00FE0F3F" w:rsidRPr="008A0D15" w14:paraId="6A95E780" w14:textId="77777777" w:rsidTr="00FE0F3F">
        <w:tc>
          <w:tcPr>
            <w:tcW w:w="1818" w:type="pct"/>
            <w:vMerge/>
            <w:vAlign w:val="center"/>
            <w:hideMark/>
          </w:tcPr>
          <w:p w14:paraId="69EC90A4" w14:textId="77777777" w:rsidR="008269BA" w:rsidRPr="008A0D15" w:rsidRDefault="008269BA">
            <w:pPr>
              <w:spacing w:after="0" w:line="240" w:lineRule="auto"/>
              <w:rPr>
                <w:rFonts w:eastAsia="Times New Roman"/>
                <w:sz w:val="22"/>
                <w:szCs w:val="22"/>
                <w:lang w:eastAsia="ru-RU"/>
                <w:rPrChange w:id="5952" w:author="Елена Белолипецкая" w:date="2024-05-25T22:35:00Z">
                  <w:rPr>
                    <w:rFonts w:eastAsia="Times New Roman"/>
                    <w:lang w:eastAsia="ru-RU"/>
                  </w:rPr>
                </w:rPrChange>
              </w:rPr>
              <w:pPrChange w:id="5953" w:author="Елена Белолипецкая" w:date="2024-05-25T22:31:00Z">
                <w:pPr>
                  <w:spacing w:before="75" w:after="75" w:line="240" w:lineRule="auto"/>
                </w:pPr>
              </w:pPrChange>
            </w:pPr>
          </w:p>
        </w:tc>
        <w:tc>
          <w:tcPr>
            <w:tcW w:w="682" w:type="pct"/>
            <w:tcMar>
              <w:top w:w="45" w:type="dxa"/>
              <w:left w:w="75" w:type="dxa"/>
              <w:bottom w:w="45" w:type="dxa"/>
              <w:right w:w="75" w:type="dxa"/>
            </w:tcMar>
            <w:vAlign w:val="center"/>
            <w:hideMark/>
          </w:tcPr>
          <w:p w14:paraId="3375CFDA" w14:textId="77777777" w:rsidR="008269BA" w:rsidRPr="008A0D15" w:rsidRDefault="008269BA">
            <w:pPr>
              <w:spacing w:after="0" w:line="240" w:lineRule="auto"/>
              <w:rPr>
                <w:rFonts w:eastAsia="Times New Roman"/>
                <w:sz w:val="22"/>
                <w:szCs w:val="22"/>
                <w:lang w:eastAsia="ru-RU"/>
                <w:rPrChange w:id="5954" w:author="Елена Белолипецкая" w:date="2024-05-25T22:35:00Z">
                  <w:rPr>
                    <w:rFonts w:eastAsia="Times New Roman"/>
                    <w:lang w:eastAsia="ru-RU"/>
                  </w:rPr>
                </w:rPrChange>
              </w:rPr>
              <w:pPrChange w:id="5955" w:author="Елена Белолипецкая" w:date="2024-05-25T22:31:00Z">
                <w:pPr>
                  <w:spacing w:before="75" w:after="75" w:line="240" w:lineRule="auto"/>
                </w:pPr>
              </w:pPrChange>
            </w:pPr>
            <w:r w:rsidRPr="008A0D15">
              <w:rPr>
                <w:rFonts w:eastAsia="Times New Roman"/>
                <w:sz w:val="22"/>
                <w:szCs w:val="22"/>
                <w:lang w:eastAsia="ru-RU"/>
                <w:rPrChange w:id="5956" w:author="Елена Белолипецкая" w:date="2024-05-25T22:35:00Z">
                  <w:rPr>
                    <w:rFonts w:eastAsia="Times New Roman"/>
                    <w:lang w:eastAsia="ru-RU"/>
                  </w:rPr>
                </w:rPrChange>
              </w:rPr>
              <w:t>Софосбувир</w:t>
            </w:r>
          </w:p>
        </w:tc>
        <w:tc>
          <w:tcPr>
            <w:tcW w:w="303" w:type="pct"/>
            <w:tcMar>
              <w:top w:w="45" w:type="dxa"/>
              <w:left w:w="75" w:type="dxa"/>
              <w:bottom w:w="45" w:type="dxa"/>
              <w:right w:w="75" w:type="dxa"/>
            </w:tcMar>
            <w:vAlign w:val="center"/>
            <w:hideMark/>
          </w:tcPr>
          <w:p w14:paraId="49B3AF31" w14:textId="77777777" w:rsidR="008269BA" w:rsidRPr="008A0D15" w:rsidRDefault="008269BA">
            <w:pPr>
              <w:spacing w:after="0" w:line="240" w:lineRule="auto"/>
              <w:rPr>
                <w:rFonts w:eastAsia="Times New Roman"/>
                <w:sz w:val="22"/>
                <w:szCs w:val="22"/>
                <w:lang w:eastAsia="ru-RU"/>
                <w:rPrChange w:id="5957" w:author="Елена Белолипецкая" w:date="2024-05-25T22:35:00Z">
                  <w:rPr>
                    <w:rFonts w:eastAsia="Times New Roman"/>
                    <w:lang w:eastAsia="ru-RU"/>
                  </w:rPr>
                </w:rPrChange>
              </w:rPr>
              <w:pPrChange w:id="5958" w:author="Елена Белолипецкая" w:date="2024-05-25T22:31:00Z">
                <w:pPr>
                  <w:spacing w:before="75" w:after="75" w:line="240" w:lineRule="auto"/>
                </w:pPr>
              </w:pPrChange>
            </w:pPr>
            <w:r w:rsidRPr="008A0D15">
              <w:rPr>
                <w:rFonts w:eastAsia="Times New Roman"/>
                <w:sz w:val="22"/>
                <w:szCs w:val="22"/>
                <w:lang w:eastAsia="ru-RU"/>
                <w:rPrChange w:id="5959" w:author="Елена Белолипецкая" w:date="2024-05-25T22:35:00Z">
                  <w:rPr>
                    <w:rFonts w:eastAsia="Times New Roman"/>
                    <w:lang w:eastAsia="ru-RU"/>
                  </w:rPr>
                </w:rPrChange>
              </w:rPr>
              <w:t>↔</w:t>
            </w:r>
          </w:p>
        </w:tc>
        <w:tc>
          <w:tcPr>
            <w:tcW w:w="379" w:type="pct"/>
            <w:tcMar>
              <w:top w:w="45" w:type="dxa"/>
              <w:left w:w="75" w:type="dxa"/>
              <w:bottom w:w="45" w:type="dxa"/>
              <w:right w:w="75" w:type="dxa"/>
            </w:tcMar>
            <w:vAlign w:val="center"/>
            <w:hideMark/>
          </w:tcPr>
          <w:p w14:paraId="0D54D235" w14:textId="77777777" w:rsidR="008269BA" w:rsidRPr="008A0D15" w:rsidRDefault="008269BA">
            <w:pPr>
              <w:spacing w:after="0" w:line="240" w:lineRule="auto"/>
              <w:rPr>
                <w:rFonts w:eastAsia="Times New Roman"/>
                <w:sz w:val="22"/>
                <w:szCs w:val="22"/>
                <w:lang w:eastAsia="ru-RU"/>
                <w:rPrChange w:id="5960" w:author="Елена Белолипецкая" w:date="2024-05-25T22:35:00Z">
                  <w:rPr>
                    <w:rFonts w:eastAsia="Times New Roman"/>
                    <w:lang w:eastAsia="ru-RU"/>
                  </w:rPr>
                </w:rPrChange>
              </w:rPr>
              <w:pPrChange w:id="5961" w:author="Елена Белолипецкая" w:date="2024-05-25T22:31:00Z">
                <w:pPr>
                  <w:spacing w:before="75" w:after="75" w:line="240" w:lineRule="auto"/>
                </w:pPr>
              </w:pPrChange>
            </w:pPr>
            <w:r w:rsidRPr="008A0D15">
              <w:rPr>
                <w:rFonts w:eastAsia="Times New Roman"/>
                <w:sz w:val="22"/>
                <w:szCs w:val="22"/>
                <w:lang w:eastAsia="ru-RU"/>
                <w:rPrChange w:id="5962" w:author="Елена Белолипецкая" w:date="2024-05-25T22:35:00Z">
                  <w:rPr>
                    <w:rFonts w:eastAsia="Times New Roman"/>
                    <w:lang w:eastAsia="ru-RU"/>
                  </w:rPr>
                </w:rPrChange>
              </w:rPr>
              <w:t>↔</w:t>
            </w:r>
          </w:p>
        </w:tc>
        <w:tc>
          <w:tcPr>
            <w:tcW w:w="309" w:type="pct"/>
            <w:tcMar>
              <w:top w:w="45" w:type="dxa"/>
              <w:left w:w="75" w:type="dxa"/>
              <w:bottom w:w="45" w:type="dxa"/>
              <w:right w:w="75" w:type="dxa"/>
            </w:tcMar>
            <w:vAlign w:val="center"/>
            <w:hideMark/>
          </w:tcPr>
          <w:p w14:paraId="0A10E1D8" w14:textId="77777777" w:rsidR="008269BA" w:rsidRPr="008A0D15" w:rsidRDefault="008269BA">
            <w:pPr>
              <w:spacing w:after="0" w:line="240" w:lineRule="auto"/>
              <w:rPr>
                <w:rFonts w:eastAsia="Times New Roman"/>
                <w:sz w:val="22"/>
                <w:szCs w:val="22"/>
                <w:lang w:eastAsia="ru-RU"/>
                <w:rPrChange w:id="5963" w:author="Елена Белолипецкая" w:date="2024-05-25T22:35:00Z">
                  <w:rPr>
                    <w:rFonts w:eastAsia="Times New Roman"/>
                    <w:lang w:eastAsia="ru-RU"/>
                  </w:rPr>
                </w:rPrChange>
              </w:rPr>
              <w:pPrChange w:id="5964" w:author="Елена Белолипецкая" w:date="2024-05-25T22:31:00Z">
                <w:pPr>
                  <w:spacing w:before="75" w:after="75" w:line="240" w:lineRule="auto"/>
                </w:pPr>
              </w:pPrChange>
            </w:pPr>
          </w:p>
        </w:tc>
        <w:tc>
          <w:tcPr>
            <w:tcW w:w="1508" w:type="pct"/>
            <w:vMerge/>
            <w:vAlign w:val="center"/>
            <w:hideMark/>
          </w:tcPr>
          <w:p w14:paraId="44B4E3D9" w14:textId="77777777" w:rsidR="008269BA" w:rsidRPr="008A0D15" w:rsidRDefault="008269BA">
            <w:pPr>
              <w:spacing w:after="0" w:line="240" w:lineRule="auto"/>
              <w:rPr>
                <w:rFonts w:eastAsia="Times New Roman"/>
                <w:sz w:val="22"/>
                <w:szCs w:val="22"/>
                <w:lang w:eastAsia="ru-RU"/>
                <w:rPrChange w:id="5965" w:author="Елена Белолипецкая" w:date="2024-05-25T22:35:00Z">
                  <w:rPr>
                    <w:rFonts w:eastAsia="Times New Roman"/>
                    <w:lang w:eastAsia="ru-RU"/>
                  </w:rPr>
                </w:rPrChange>
              </w:rPr>
              <w:pPrChange w:id="5966" w:author="Елена Белолипецкая" w:date="2024-05-25T22:31:00Z">
                <w:pPr>
                  <w:spacing w:before="75" w:after="75" w:line="240" w:lineRule="auto"/>
                </w:pPr>
              </w:pPrChange>
            </w:pPr>
          </w:p>
        </w:tc>
      </w:tr>
      <w:tr w:rsidR="00FE0F3F" w:rsidRPr="008A0D15" w14:paraId="7FBD8C36" w14:textId="77777777" w:rsidTr="00FE0F3F">
        <w:tc>
          <w:tcPr>
            <w:tcW w:w="1818" w:type="pct"/>
            <w:vMerge/>
            <w:vAlign w:val="center"/>
            <w:hideMark/>
          </w:tcPr>
          <w:p w14:paraId="13DF1A61" w14:textId="77777777" w:rsidR="008269BA" w:rsidRPr="008A0D15" w:rsidRDefault="008269BA">
            <w:pPr>
              <w:spacing w:after="0" w:line="240" w:lineRule="auto"/>
              <w:rPr>
                <w:rFonts w:eastAsia="Times New Roman"/>
                <w:sz w:val="22"/>
                <w:szCs w:val="22"/>
                <w:lang w:eastAsia="ru-RU"/>
                <w:rPrChange w:id="5967" w:author="Елена Белолипецкая" w:date="2024-05-25T22:35:00Z">
                  <w:rPr>
                    <w:rFonts w:eastAsia="Times New Roman"/>
                    <w:lang w:eastAsia="ru-RU"/>
                  </w:rPr>
                </w:rPrChange>
              </w:rPr>
              <w:pPrChange w:id="5968" w:author="Елена Белолипецкая" w:date="2024-05-25T22:31:00Z">
                <w:pPr>
                  <w:spacing w:before="75" w:after="75" w:line="240" w:lineRule="auto"/>
                </w:pPr>
              </w:pPrChange>
            </w:pPr>
          </w:p>
        </w:tc>
        <w:tc>
          <w:tcPr>
            <w:tcW w:w="682" w:type="pct"/>
            <w:tcMar>
              <w:top w:w="45" w:type="dxa"/>
              <w:left w:w="75" w:type="dxa"/>
              <w:bottom w:w="45" w:type="dxa"/>
              <w:right w:w="75" w:type="dxa"/>
            </w:tcMar>
            <w:vAlign w:val="center"/>
            <w:hideMark/>
          </w:tcPr>
          <w:p w14:paraId="7103BEE5" w14:textId="77777777" w:rsidR="008269BA" w:rsidRPr="008A0D15" w:rsidRDefault="008269BA">
            <w:pPr>
              <w:spacing w:after="0" w:line="240" w:lineRule="auto"/>
              <w:rPr>
                <w:rFonts w:eastAsia="Times New Roman"/>
                <w:sz w:val="22"/>
                <w:szCs w:val="22"/>
                <w:lang w:eastAsia="ru-RU"/>
                <w:rPrChange w:id="5969" w:author="Елена Белолипецкая" w:date="2024-05-25T22:35:00Z">
                  <w:rPr>
                    <w:rFonts w:eastAsia="Times New Roman"/>
                    <w:lang w:eastAsia="ru-RU"/>
                  </w:rPr>
                </w:rPrChange>
              </w:rPr>
              <w:pPrChange w:id="5970" w:author="Елена Белолипецкая" w:date="2024-05-25T22:31:00Z">
                <w:pPr>
                  <w:spacing w:before="75" w:after="75" w:line="240" w:lineRule="auto"/>
                </w:pPr>
              </w:pPrChange>
            </w:pPr>
            <w:r w:rsidRPr="008A0D15">
              <w:rPr>
                <w:rFonts w:eastAsia="Times New Roman"/>
                <w:sz w:val="22"/>
                <w:szCs w:val="22"/>
                <w:lang w:eastAsia="ru-RU"/>
                <w:rPrChange w:id="5971" w:author="Елена Белолипецкая" w:date="2024-05-25T22:35:00Z">
                  <w:rPr>
                    <w:rFonts w:eastAsia="Times New Roman"/>
                    <w:lang w:eastAsia="ru-RU"/>
                  </w:rPr>
                </w:rPrChange>
              </w:rPr>
              <w:t>Велпатасвир</w:t>
            </w:r>
          </w:p>
        </w:tc>
        <w:tc>
          <w:tcPr>
            <w:tcW w:w="303" w:type="pct"/>
            <w:tcMar>
              <w:top w:w="45" w:type="dxa"/>
              <w:left w:w="75" w:type="dxa"/>
              <w:bottom w:w="45" w:type="dxa"/>
              <w:right w:w="75" w:type="dxa"/>
            </w:tcMar>
            <w:vAlign w:val="center"/>
            <w:hideMark/>
          </w:tcPr>
          <w:p w14:paraId="37BF5838" w14:textId="77777777" w:rsidR="008269BA" w:rsidRPr="008A0D15" w:rsidRDefault="008269BA">
            <w:pPr>
              <w:spacing w:after="0" w:line="240" w:lineRule="auto"/>
              <w:rPr>
                <w:rFonts w:eastAsia="Times New Roman"/>
                <w:sz w:val="22"/>
                <w:szCs w:val="22"/>
                <w:lang w:eastAsia="ru-RU"/>
                <w:rPrChange w:id="5972" w:author="Елена Белолипецкая" w:date="2024-05-25T22:35:00Z">
                  <w:rPr>
                    <w:rFonts w:eastAsia="Times New Roman"/>
                    <w:lang w:eastAsia="ru-RU"/>
                  </w:rPr>
                </w:rPrChange>
              </w:rPr>
              <w:pPrChange w:id="5973" w:author="Елена Белолипецкая" w:date="2024-05-25T22:31:00Z">
                <w:pPr>
                  <w:spacing w:before="75" w:after="75" w:line="240" w:lineRule="auto"/>
                </w:pPr>
              </w:pPrChange>
            </w:pPr>
            <w:r w:rsidRPr="008A0D15">
              <w:rPr>
                <w:rFonts w:eastAsia="Times New Roman"/>
                <w:sz w:val="22"/>
                <w:szCs w:val="22"/>
                <w:lang w:eastAsia="ru-RU"/>
                <w:rPrChange w:id="5974" w:author="Елена Белолипецкая" w:date="2024-05-25T22:35:00Z">
                  <w:rPr>
                    <w:rFonts w:eastAsia="Times New Roman"/>
                    <w:lang w:eastAsia="ru-RU"/>
                  </w:rPr>
                </w:rPrChange>
              </w:rPr>
              <w:t>↔</w:t>
            </w:r>
          </w:p>
        </w:tc>
        <w:tc>
          <w:tcPr>
            <w:tcW w:w="379" w:type="pct"/>
            <w:tcMar>
              <w:top w:w="45" w:type="dxa"/>
              <w:left w:w="75" w:type="dxa"/>
              <w:bottom w:w="45" w:type="dxa"/>
              <w:right w:w="75" w:type="dxa"/>
            </w:tcMar>
            <w:vAlign w:val="center"/>
            <w:hideMark/>
          </w:tcPr>
          <w:p w14:paraId="42A82DF1" w14:textId="77777777" w:rsidR="008269BA" w:rsidRPr="008A0D15" w:rsidRDefault="008269BA">
            <w:pPr>
              <w:spacing w:after="0" w:line="240" w:lineRule="auto"/>
              <w:rPr>
                <w:rFonts w:eastAsia="Times New Roman"/>
                <w:sz w:val="22"/>
                <w:szCs w:val="22"/>
                <w:lang w:eastAsia="ru-RU"/>
                <w:rPrChange w:id="5975" w:author="Елена Белолипецкая" w:date="2024-05-25T22:35:00Z">
                  <w:rPr>
                    <w:rFonts w:eastAsia="Times New Roman"/>
                    <w:lang w:eastAsia="ru-RU"/>
                  </w:rPr>
                </w:rPrChange>
              </w:rPr>
              <w:pPrChange w:id="5976" w:author="Елена Белолипецкая" w:date="2024-05-25T22:31:00Z">
                <w:pPr>
                  <w:spacing w:before="75" w:after="75" w:line="240" w:lineRule="auto"/>
                </w:pPr>
              </w:pPrChange>
            </w:pPr>
            <w:r w:rsidRPr="008A0D15">
              <w:rPr>
                <w:rFonts w:eastAsia="Times New Roman"/>
                <w:sz w:val="22"/>
                <w:szCs w:val="22"/>
                <w:lang w:eastAsia="ru-RU"/>
                <w:rPrChange w:id="5977" w:author="Елена Белолипецкая" w:date="2024-05-25T22:35:00Z">
                  <w:rPr>
                    <w:rFonts w:eastAsia="Times New Roman"/>
                    <w:lang w:eastAsia="ru-RU"/>
                  </w:rPr>
                </w:rPrChange>
              </w:rPr>
              <w:t>↔</w:t>
            </w:r>
          </w:p>
        </w:tc>
        <w:tc>
          <w:tcPr>
            <w:tcW w:w="309" w:type="pct"/>
            <w:tcMar>
              <w:top w:w="45" w:type="dxa"/>
              <w:left w:w="75" w:type="dxa"/>
              <w:bottom w:w="45" w:type="dxa"/>
              <w:right w:w="75" w:type="dxa"/>
            </w:tcMar>
            <w:vAlign w:val="center"/>
            <w:hideMark/>
          </w:tcPr>
          <w:p w14:paraId="48F748F9" w14:textId="77777777" w:rsidR="008269BA" w:rsidRPr="008A0D15" w:rsidRDefault="008269BA">
            <w:pPr>
              <w:spacing w:after="0" w:line="240" w:lineRule="auto"/>
              <w:rPr>
                <w:rFonts w:eastAsia="Times New Roman"/>
                <w:sz w:val="22"/>
                <w:szCs w:val="22"/>
                <w:lang w:eastAsia="ru-RU"/>
                <w:rPrChange w:id="5978" w:author="Елена Белолипецкая" w:date="2024-05-25T22:35:00Z">
                  <w:rPr>
                    <w:rFonts w:eastAsia="Times New Roman"/>
                    <w:lang w:eastAsia="ru-RU"/>
                  </w:rPr>
                </w:rPrChange>
              </w:rPr>
              <w:pPrChange w:id="5979" w:author="Елена Белолипецкая" w:date="2024-05-25T22:31:00Z">
                <w:pPr>
                  <w:spacing w:before="75" w:after="75" w:line="240" w:lineRule="auto"/>
                </w:pPr>
              </w:pPrChange>
            </w:pPr>
            <w:r w:rsidRPr="008A0D15">
              <w:rPr>
                <w:rFonts w:eastAsia="Times New Roman"/>
                <w:sz w:val="22"/>
                <w:szCs w:val="22"/>
                <w:lang w:eastAsia="ru-RU"/>
                <w:rPrChange w:id="5980" w:author="Елена Белолипецкая" w:date="2024-05-25T22:35:00Z">
                  <w:rPr>
                    <w:rFonts w:eastAsia="Times New Roman"/>
                    <w:lang w:eastAsia="ru-RU"/>
                  </w:rPr>
                </w:rPrChange>
              </w:rPr>
              <w:t>↔</w:t>
            </w:r>
          </w:p>
        </w:tc>
        <w:tc>
          <w:tcPr>
            <w:tcW w:w="1508" w:type="pct"/>
            <w:vMerge/>
            <w:vAlign w:val="center"/>
            <w:hideMark/>
          </w:tcPr>
          <w:p w14:paraId="51B74ACD" w14:textId="77777777" w:rsidR="008269BA" w:rsidRPr="008A0D15" w:rsidRDefault="008269BA">
            <w:pPr>
              <w:spacing w:after="0" w:line="240" w:lineRule="auto"/>
              <w:rPr>
                <w:rFonts w:eastAsia="Times New Roman"/>
                <w:sz w:val="22"/>
                <w:szCs w:val="22"/>
                <w:lang w:eastAsia="ru-RU"/>
                <w:rPrChange w:id="5981" w:author="Елена Белолипецкая" w:date="2024-05-25T22:35:00Z">
                  <w:rPr>
                    <w:rFonts w:eastAsia="Times New Roman"/>
                    <w:lang w:eastAsia="ru-RU"/>
                  </w:rPr>
                </w:rPrChange>
              </w:rPr>
              <w:pPrChange w:id="5982" w:author="Елена Белолипецкая" w:date="2024-05-25T22:31:00Z">
                <w:pPr>
                  <w:spacing w:before="75" w:after="75" w:line="240" w:lineRule="auto"/>
                </w:pPr>
              </w:pPrChange>
            </w:pPr>
          </w:p>
        </w:tc>
      </w:tr>
      <w:tr w:rsidR="00FE0F3F" w:rsidRPr="008A0D15" w14:paraId="144E2559" w14:textId="77777777" w:rsidTr="00FE0F3F">
        <w:tc>
          <w:tcPr>
            <w:tcW w:w="1818" w:type="pct"/>
            <w:vMerge w:val="restart"/>
            <w:tcMar>
              <w:top w:w="45" w:type="dxa"/>
              <w:left w:w="75" w:type="dxa"/>
              <w:bottom w:w="45" w:type="dxa"/>
              <w:right w:w="75" w:type="dxa"/>
            </w:tcMar>
            <w:vAlign w:val="center"/>
            <w:hideMark/>
          </w:tcPr>
          <w:p w14:paraId="25B8E97B" w14:textId="77777777" w:rsidR="008269BA" w:rsidRPr="008A0D15" w:rsidRDefault="008269BA">
            <w:pPr>
              <w:spacing w:after="0" w:line="240" w:lineRule="auto"/>
              <w:rPr>
                <w:rFonts w:eastAsia="Times New Roman"/>
                <w:sz w:val="22"/>
                <w:szCs w:val="22"/>
                <w:lang w:eastAsia="ru-RU"/>
                <w:rPrChange w:id="5983" w:author="Елена Белолипецкая" w:date="2024-05-25T22:35:00Z">
                  <w:rPr>
                    <w:rFonts w:eastAsia="Times New Roman"/>
                    <w:lang w:eastAsia="ru-RU"/>
                  </w:rPr>
                </w:rPrChange>
              </w:rPr>
              <w:pPrChange w:id="5984" w:author="Елена Белолипецкая" w:date="2024-05-25T22:31:00Z">
                <w:pPr>
                  <w:spacing w:before="75" w:after="75" w:line="240" w:lineRule="auto"/>
                </w:pPr>
              </w:pPrChange>
            </w:pPr>
            <w:r w:rsidRPr="008A0D15">
              <w:rPr>
                <w:rFonts w:eastAsia="Times New Roman"/>
                <w:sz w:val="22"/>
                <w:szCs w:val="22"/>
                <w:lang w:eastAsia="ru-RU"/>
                <w:rPrChange w:id="5985" w:author="Елена Белолипецкая" w:date="2024-05-25T22:35:00Z">
                  <w:rPr>
                    <w:rFonts w:eastAsia="Times New Roman"/>
                    <w:lang w:eastAsia="ru-RU"/>
                  </w:rPr>
                </w:rPrChange>
              </w:rPr>
              <w:t>Элвитегравир/кобицистат/эмтрицитабин/тенофовира</w:t>
            </w:r>
            <w:r w:rsidRPr="008A0D15">
              <w:rPr>
                <w:rFonts w:eastAsia="Times New Roman"/>
                <w:sz w:val="22"/>
                <w:szCs w:val="22"/>
                <w:lang w:eastAsia="ru-RU"/>
                <w:rPrChange w:id="5986" w:author="Елена Белолипецкая" w:date="2024-05-25T22:35:00Z">
                  <w:rPr>
                    <w:rFonts w:eastAsia="Times New Roman"/>
                    <w:lang w:eastAsia="ru-RU"/>
                  </w:rPr>
                </w:rPrChange>
              </w:rPr>
              <w:br/>
              <w:t>алафенамида фумарат</w:t>
            </w:r>
            <w:r w:rsidRPr="008A0D15">
              <w:rPr>
                <w:rFonts w:eastAsia="Times New Roman"/>
                <w:sz w:val="22"/>
                <w:szCs w:val="22"/>
                <w:lang w:eastAsia="ru-RU"/>
                <w:rPrChange w:id="5987" w:author="Елена Белолипецкая" w:date="2024-05-25T22:35:00Z">
                  <w:rPr>
                    <w:rFonts w:eastAsia="Times New Roman"/>
                    <w:lang w:eastAsia="ru-RU"/>
                  </w:rPr>
                </w:rPrChange>
              </w:rPr>
              <w:br/>
              <w:t>(150 мг/150 мг/200 мг/10 мг 1 раз/сут) /</w:t>
            </w:r>
            <w:r w:rsidRPr="008A0D15">
              <w:rPr>
                <w:rFonts w:eastAsia="Times New Roman"/>
                <w:sz w:val="22"/>
                <w:szCs w:val="22"/>
                <w:lang w:eastAsia="ru-RU"/>
                <w:rPrChange w:id="5988" w:author="Елена Белолипецкая" w:date="2024-05-25T22:35:00Z">
                  <w:rPr>
                    <w:rFonts w:eastAsia="Times New Roman"/>
                    <w:lang w:eastAsia="ru-RU"/>
                  </w:rPr>
                </w:rPrChange>
              </w:rPr>
              <w:br/>
              <w:t>Велпатасвир/софосбувир</w:t>
            </w:r>
            <w:r w:rsidRPr="008A0D15">
              <w:rPr>
                <w:rFonts w:eastAsia="Times New Roman"/>
                <w:sz w:val="22"/>
                <w:szCs w:val="22"/>
                <w:lang w:eastAsia="ru-RU"/>
                <w:rPrChange w:id="5989" w:author="Елена Белолипецкая" w:date="2024-05-25T22:35:00Z">
                  <w:rPr>
                    <w:rFonts w:eastAsia="Times New Roman"/>
                    <w:lang w:eastAsia="ru-RU"/>
                  </w:rPr>
                </w:rPrChange>
              </w:rPr>
              <w:br/>
              <w:t>(100 мг/400 мг 1 раз/сут)</w:t>
            </w:r>
            <w:r w:rsidRPr="008A0D15">
              <w:rPr>
                <w:rFonts w:eastAsia="Times New Roman"/>
                <w:sz w:val="22"/>
                <w:szCs w:val="22"/>
                <w:vertAlign w:val="superscript"/>
                <w:lang w:eastAsia="ru-RU"/>
                <w:rPrChange w:id="5990" w:author="Елена Белолипецкая" w:date="2024-05-25T22:35:00Z">
                  <w:rPr>
                    <w:rFonts w:eastAsia="Times New Roman"/>
                    <w:vertAlign w:val="superscript"/>
                    <w:lang w:eastAsia="ru-RU"/>
                  </w:rPr>
                </w:rPrChange>
              </w:rPr>
              <w:t>c,d</w:t>
            </w:r>
          </w:p>
        </w:tc>
        <w:tc>
          <w:tcPr>
            <w:tcW w:w="682" w:type="pct"/>
            <w:tcMar>
              <w:top w:w="45" w:type="dxa"/>
              <w:left w:w="75" w:type="dxa"/>
              <w:bottom w:w="45" w:type="dxa"/>
              <w:right w:w="75" w:type="dxa"/>
            </w:tcMar>
            <w:vAlign w:val="center"/>
            <w:hideMark/>
          </w:tcPr>
          <w:p w14:paraId="41E1E2E2" w14:textId="77777777" w:rsidR="008269BA" w:rsidRPr="008A0D15" w:rsidRDefault="008269BA">
            <w:pPr>
              <w:spacing w:after="0" w:line="240" w:lineRule="auto"/>
              <w:rPr>
                <w:rFonts w:eastAsia="Times New Roman"/>
                <w:sz w:val="22"/>
                <w:szCs w:val="22"/>
                <w:lang w:eastAsia="ru-RU"/>
                <w:rPrChange w:id="5991" w:author="Елена Белолипецкая" w:date="2024-05-25T22:35:00Z">
                  <w:rPr>
                    <w:rFonts w:eastAsia="Times New Roman"/>
                    <w:lang w:eastAsia="ru-RU"/>
                  </w:rPr>
                </w:rPrChange>
              </w:rPr>
              <w:pPrChange w:id="5992" w:author="Елена Белолипецкая" w:date="2024-05-25T22:31:00Z">
                <w:pPr>
                  <w:spacing w:before="75" w:after="75" w:line="240" w:lineRule="auto"/>
                </w:pPr>
              </w:pPrChange>
            </w:pPr>
            <w:r w:rsidRPr="008A0D15">
              <w:rPr>
                <w:rFonts w:eastAsia="Times New Roman"/>
                <w:sz w:val="22"/>
                <w:szCs w:val="22"/>
                <w:lang w:eastAsia="ru-RU"/>
                <w:rPrChange w:id="5993" w:author="Елена Белолипецкая" w:date="2024-05-25T22:35:00Z">
                  <w:rPr>
                    <w:rFonts w:eastAsia="Times New Roman"/>
                    <w:lang w:eastAsia="ru-RU"/>
                  </w:rPr>
                </w:rPrChange>
              </w:rPr>
              <w:t>Элвитегравир</w:t>
            </w:r>
          </w:p>
        </w:tc>
        <w:tc>
          <w:tcPr>
            <w:tcW w:w="303" w:type="pct"/>
            <w:tcMar>
              <w:top w:w="45" w:type="dxa"/>
              <w:left w:w="75" w:type="dxa"/>
              <w:bottom w:w="45" w:type="dxa"/>
              <w:right w:w="75" w:type="dxa"/>
            </w:tcMar>
            <w:vAlign w:val="center"/>
            <w:hideMark/>
          </w:tcPr>
          <w:p w14:paraId="11C9D1B8" w14:textId="77777777" w:rsidR="008269BA" w:rsidRPr="008A0D15" w:rsidRDefault="008269BA">
            <w:pPr>
              <w:spacing w:after="0" w:line="240" w:lineRule="auto"/>
              <w:rPr>
                <w:rFonts w:eastAsia="Times New Roman"/>
                <w:sz w:val="22"/>
                <w:szCs w:val="22"/>
                <w:lang w:eastAsia="ru-RU"/>
                <w:rPrChange w:id="5994" w:author="Елена Белолипецкая" w:date="2024-05-25T22:35:00Z">
                  <w:rPr>
                    <w:rFonts w:eastAsia="Times New Roman"/>
                    <w:lang w:eastAsia="ru-RU"/>
                  </w:rPr>
                </w:rPrChange>
              </w:rPr>
              <w:pPrChange w:id="5995" w:author="Елена Белолипецкая" w:date="2024-05-25T22:31:00Z">
                <w:pPr>
                  <w:spacing w:before="75" w:after="75" w:line="240" w:lineRule="auto"/>
                </w:pPr>
              </w:pPrChange>
            </w:pPr>
            <w:r w:rsidRPr="008A0D15">
              <w:rPr>
                <w:rFonts w:eastAsia="Times New Roman"/>
                <w:sz w:val="22"/>
                <w:szCs w:val="22"/>
                <w:lang w:eastAsia="ru-RU"/>
                <w:rPrChange w:id="5996" w:author="Елена Белолипецкая" w:date="2024-05-25T22:35:00Z">
                  <w:rPr>
                    <w:rFonts w:eastAsia="Times New Roman"/>
                    <w:lang w:eastAsia="ru-RU"/>
                  </w:rPr>
                </w:rPrChange>
              </w:rPr>
              <w:t>↔</w:t>
            </w:r>
          </w:p>
        </w:tc>
        <w:tc>
          <w:tcPr>
            <w:tcW w:w="379" w:type="pct"/>
            <w:tcMar>
              <w:top w:w="45" w:type="dxa"/>
              <w:left w:w="75" w:type="dxa"/>
              <w:bottom w:w="45" w:type="dxa"/>
              <w:right w:w="75" w:type="dxa"/>
            </w:tcMar>
            <w:vAlign w:val="center"/>
            <w:hideMark/>
          </w:tcPr>
          <w:p w14:paraId="067F3C9D" w14:textId="77777777" w:rsidR="008269BA" w:rsidRPr="008A0D15" w:rsidRDefault="008269BA">
            <w:pPr>
              <w:spacing w:after="0" w:line="240" w:lineRule="auto"/>
              <w:rPr>
                <w:rFonts w:eastAsia="Times New Roman"/>
                <w:sz w:val="22"/>
                <w:szCs w:val="22"/>
                <w:lang w:eastAsia="ru-RU"/>
                <w:rPrChange w:id="5997" w:author="Елена Белолипецкая" w:date="2024-05-25T22:35:00Z">
                  <w:rPr>
                    <w:rFonts w:eastAsia="Times New Roman"/>
                    <w:lang w:eastAsia="ru-RU"/>
                  </w:rPr>
                </w:rPrChange>
              </w:rPr>
              <w:pPrChange w:id="5998" w:author="Елена Белолипецкая" w:date="2024-05-25T22:31:00Z">
                <w:pPr>
                  <w:spacing w:before="75" w:after="75" w:line="240" w:lineRule="auto"/>
                </w:pPr>
              </w:pPrChange>
            </w:pPr>
            <w:r w:rsidRPr="008A0D15">
              <w:rPr>
                <w:rFonts w:eastAsia="Times New Roman"/>
                <w:sz w:val="22"/>
                <w:szCs w:val="22"/>
                <w:lang w:eastAsia="ru-RU"/>
                <w:rPrChange w:id="5999" w:author="Елена Белолипецкая" w:date="2024-05-25T22:35:00Z">
                  <w:rPr>
                    <w:rFonts w:eastAsia="Times New Roman"/>
                    <w:lang w:eastAsia="ru-RU"/>
                  </w:rPr>
                </w:rPrChange>
              </w:rPr>
              <w:t>↔</w:t>
            </w:r>
          </w:p>
        </w:tc>
        <w:tc>
          <w:tcPr>
            <w:tcW w:w="309" w:type="pct"/>
            <w:tcMar>
              <w:top w:w="45" w:type="dxa"/>
              <w:left w:w="75" w:type="dxa"/>
              <w:bottom w:w="45" w:type="dxa"/>
              <w:right w:w="75" w:type="dxa"/>
            </w:tcMar>
            <w:vAlign w:val="center"/>
            <w:hideMark/>
          </w:tcPr>
          <w:p w14:paraId="5A45126C" w14:textId="77777777" w:rsidR="008269BA" w:rsidRPr="008A0D15" w:rsidRDefault="008269BA">
            <w:pPr>
              <w:spacing w:after="0" w:line="240" w:lineRule="auto"/>
              <w:rPr>
                <w:rFonts w:eastAsia="Times New Roman"/>
                <w:sz w:val="22"/>
                <w:szCs w:val="22"/>
                <w:lang w:eastAsia="ru-RU"/>
                <w:rPrChange w:id="6000" w:author="Елена Белолипецкая" w:date="2024-05-25T22:35:00Z">
                  <w:rPr>
                    <w:rFonts w:eastAsia="Times New Roman"/>
                    <w:lang w:eastAsia="ru-RU"/>
                  </w:rPr>
                </w:rPrChange>
              </w:rPr>
              <w:pPrChange w:id="6001" w:author="Елена Белолипецкая" w:date="2024-05-25T22:31:00Z">
                <w:pPr>
                  <w:spacing w:before="75" w:after="75" w:line="240" w:lineRule="auto"/>
                </w:pPr>
              </w:pPrChange>
            </w:pPr>
            <w:r w:rsidRPr="008A0D15">
              <w:rPr>
                <w:rFonts w:eastAsia="Times New Roman"/>
                <w:sz w:val="22"/>
                <w:szCs w:val="22"/>
                <w:lang w:eastAsia="ru-RU"/>
                <w:rPrChange w:id="6002" w:author="Елена Белолипецкая" w:date="2024-05-25T22:35:00Z">
                  <w:rPr>
                    <w:rFonts w:eastAsia="Times New Roman"/>
                    <w:lang w:eastAsia="ru-RU"/>
                  </w:rPr>
                </w:rPrChange>
              </w:rPr>
              <w:t>↔</w:t>
            </w:r>
          </w:p>
        </w:tc>
        <w:tc>
          <w:tcPr>
            <w:tcW w:w="1508" w:type="pct"/>
            <w:vMerge w:val="restart"/>
            <w:tcMar>
              <w:top w:w="45" w:type="dxa"/>
              <w:left w:w="75" w:type="dxa"/>
              <w:bottom w:w="45" w:type="dxa"/>
              <w:right w:w="75" w:type="dxa"/>
            </w:tcMar>
            <w:vAlign w:val="center"/>
            <w:hideMark/>
          </w:tcPr>
          <w:p w14:paraId="26E0ACB3" w14:textId="23A70856" w:rsidR="008269BA" w:rsidRPr="008A0D15" w:rsidRDefault="008269BA">
            <w:pPr>
              <w:spacing w:after="0" w:line="240" w:lineRule="auto"/>
              <w:rPr>
                <w:rFonts w:eastAsia="Times New Roman"/>
                <w:sz w:val="22"/>
                <w:szCs w:val="22"/>
                <w:lang w:eastAsia="ru-RU"/>
                <w:rPrChange w:id="6003" w:author="Елена Белолипецкая" w:date="2024-05-25T22:35:00Z">
                  <w:rPr>
                    <w:rFonts w:eastAsia="Times New Roman"/>
                    <w:lang w:eastAsia="ru-RU"/>
                  </w:rPr>
                </w:rPrChange>
              </w:rPr>
              <w:pPrChange w:id="6004" w:author="Елена Белолипецкая" w:date="2024-05-25T22:31:00Z">
                <w:pPr>
                  <w:spacing w:before="75" w:after="75" w:line="240" w:lineRule="auto"/>
                </w:pPr>
              </w:pPrChange>
            </w:pPr>
            <w:r w:rsidRPr="008A0D15">
              <w:rPr>
                <w:rFonts w:eastAsia="Times New Roman"/>
                <w:sz w:val="22"/>
                <w:szCs w:val="22"/>
                <w:lang w:eastAsia="ru-RU"/>
                <w:rPrChange w:id="6005" w:author="Елена Белолипецкая" w:date="2024-05-25T22:35:00Z">
                  <w:rPr>
                    <w:rFonts w:eastAsia="Times New Roman"/>
                    <w:lang w:eastAsia="ru-RU"/>
                  </w:rPr>
                </w:rPrChange>
              </w:rPr>
              <w:t>Корректировка дозы</w:t>
            </w:r>
            <w:r w:rsidR="004373F2" w:rsidRPr="008A0D15">
              <w:rPr>
                <w:rFonts w:eastAsia="Times New Roman"/>
                <w:sz w:val="22"/>
                <w:szCs w:val="22"/>
                <w:lang w:eastAsia="ru-RU"/>
                <w:rPrChange w:id="6006" w:author="Елена Белолипецкая" w:date="2024-05-25T22:35:00Z">
                  <w:rPr>
                    <w:rFonts w:eastAsia="Times New Roman"/>
                    <w:lang w:eastAsia="ru-RU"/>
                  </w:rPr>
                </w:rPrChange>
              </w:rPr>
              <w:t xml:space="preserve"> </w:t>
            </w:r>
            <w:r w:rsidRPr="008A0D15">
              <w:rPr>
                <w:rFonts w:eastAsia="Times New Roman"/>
                <w:sz w:val="22"/>
                <w:szCs w:val="22"/>
                <w:lang w:eastAsia="ru-RU"/>
                <w:rPrChange w:id="6007" w:author="Елена Белолипецкая" w:date="2024-05-25T22:35:00Z">
                  <w:rPr>
                    <w:rFonts w:eastAsia="Times New Roman"/>
                    <w:lang w:eastAsia="ru-RU"/>
                  </w:rPr>
                </w:rPrChange>
              </w:rPr>
              <w:t>не требуется</w:t>
            </w:r>
          </w:p>
        </w:tc>
      </w:tr>
      <w:tr w:rsidR="00FE0F3F" w:rsidRPr="008A0D15" w14:paraId="58154A3B" w14:textId="77777777" w:rsidTr="00FE0F3F">
        <w:tc>
          <w:tcPr>
            <w:tcW w:w="1818" w:type="pct"/>
            <w:vMerge/>
            <w:vAlign w:val="center"/>
            <w:hideMark/>
          </w:tcPr>
          <w:p w14:paraId="14FB8467" w14:textId="77777777" w:rsidR="008269BA" w:rsidRPr="008A0D15" w:rsidRDefault="008269BA">
            <w:pPr>
              <w:spacing w:after="0" w:line="240" w:lineRule="auto"/>
              <w:rPr>
                <w:rFonts w:eastAsia="Times New Roman"/>
                <w:sz w:val="22"/>
                <w:szCs w:val="22"/>
                <w:lang w:eastAsia="ru-RU"/>
                <w:rPrChange w:id="6008" w:author="Елена Белолипецкая" w:date="2024-05-25T22:35:00Z">
                  <w:rPr>
                    <w:rFonts w:eastAsia="Times New Roman"/>
                    <w:lang w:eastAsia="ru-RU"/>
                  </w:rPr>
                </w:rPrChange>
              </w:rPr>
              <w:pPrChange w:id="6009" w:author="Елена Белолипецкая" w:date="2024-05-25T22:31:00Z">
                <w:pPr>
                  <w:spacing w:before="75" w:after="75" w:line="240" w:lineRule="auto"/>
                </w:pPr>
              </w:pPrChange>
            </w:pPr>
          </w:p>
        </w:tc>
        <w:tc>
          <w:tcPr>
            <w:tcW w:w="682" w:type="pct"/>
            <w:tcMar>
              <w:top w:w="45" w:type="dxa"/>
              <w:left w:w="75" w:type="dxa"/>
              <w:bottom w:w="45" w:type="dxa"/>
              <w:right w:w="75" w:type="dxa"/>
            </w:tcMar>
            <w:vAlign w:val="center"/>
            <w:hideMark/>
          </w:tcPr>
          <w:p w14:paraId="10131852" w14:textId="77777777" w:rsidR="008269BA" w:rsidRPr="008A0D15" w:rsidRDefault="008269BA">
            <w:pPr>
              <w:spacing w:after="0" w:line="240" w:lineRule="auto"/>
              <w:rPr>
                <w:rFonts w:eastAsia="Times New Roman"/>
                <w:sz w:val="22"/>
                <w:szCs w:val="22"/>
                <w:lang w:eastAsia="ru-RU"/>
                <w:rPrChange w:id="6010" w:author="Елена Белолипецкая" w:date="2024-05-25T22:35:00Z">
                  <w:rPr>
                    <w:rFonts w:eastAsia="Times New Roman"/>
                    <w:lang w:eastAsia="ru-RU"/>
                  </w:rPr>
                </w:rPrChange>
              </w:rPr>
              <w:pPrChange w:id="6011" w:author="Елена Белолипецкая" w:date="2024-05-25T22:31:00Z">
                <w:pPr>
                  <w:spacing w:before="75" w:after="75" w:line="240" w:lineRule="auto"/>
                </w:pPr>
              </w:pPrChange>
            </w:pPr>
            <w:r w:rsidRPr="008A0D15">
              <w:rPr>
                <w:rFonts w:eastAsia="Times New Roman"/>
                <w:sz w:val="22"/>
                <w:szCs w:val="22"/>
                <w:lang w:eastAsia="ru-RU"/>
                <w:rPrChange w:id="6012" w:author="Елена Белолипецкая" w:date="2024-05-25T22:35:00Z">
                  <w:rPr>
                    <w:rFonts w:eastAsia="Times New Roman"/>
                    <w:lang w:eastAsia="ru-RU"/>
                  </w:rPr>
                </w:rPrChange>
              </w:rPr>
              <w:t>Кобицистат</w:t>
            </w:r>
          </w:p>
        </w:tc>
        <w:tc>
          <w:tcPr>
            <w:tcW w:w="303" w:type="pct"/>
            <w:tcMar>
              <w:top w:w="45" w:type="dxa"/>
              <w:left w:w="75" w:type="dxa"/>
              <w:bottom w:w="45" w:type="dxa"/>
              <w:right w:w="75" w:type="dxa"/>
            </w:tcMar>
            <w:vAlign w:val="center"/>
            <w:hideMark/>
          </w:tcPr>
          <w:p w14:paraId="4798BE68" w14:textId="77777777" w:rsidR="008269BA" w:rsidRPr="008A0D15" w:rsidRDefault="008269BA">
            <w:pPr>
              <w:spacing w:after="0" w:line="240" w:lineRule="auto"/>
              <w:rPr>
                <w:rFonts w:eastAsia="Times New Roman"/>
                <w:sz w:val="22"/>
                <w:szCs w:val="22"/>
                <w:lang w:eastAsia="ru-RU"/>
                <w:rPrChange w:id="6013" w:author="Елена Белолипецкая" w:date="2024-05-25T22:35:00Z">
                  <w:rPr>
                    <w:rFonts w:eastAsia="Times New Roman"/>
                    <w:lang w:eastAsia="ru-RU"/>
                  </w:rPr>
                </w:rPrChange>
              </w:rPr>
              <w:pPrChange w:id="6014" w:author="Елена Белолипецкая" w:date="2024-05-25T22:31:00Z">
                <w:pPr>
                  <w:spacing w:before="75" w:after="75" w:line="240" w:lineRule="auto"/>
                </w:pPr>
              </w:pPrChange>
            </w:pPr>
            <w:r w:rsidRPr="008A0D15">
              <w:rPr>
                <w:rFonts w:eastAsia="Times New Roman"/>
                <w:sz w:val="22"/>
                <w:szCs w:val="22"/>
                <w:lang w:eastAsia="ru-RU"/>
                <w:rPrChange w:id="6015" w:author="Елена Белолипецкая" w:date="2024-05-25T22:35:00Z">
                  <w:rPr>
                    <w:rFonts w:eastAsia="Times New Roman"/>
                    <w:lang w:eastAsia="ru-RU"/>
                  </w:rPr>
                </w:rPrChange>
              </w:rPr>
              <w:t>↔</w:t>
            </w:r>
          </w:p>
        </w:tc>
        <w:tc>
          <w:tcPr>
            <w:tcW w:w="379" w:type="pct"/>
            <w:tcMar>
              <w:top w:w="45" w:type="dxa"/>
              <w:left w:w="75" w:type="dxa"/>
              <w:bottom w:w="45" w:type="dxa"/>
              <w:right w:w="75" w:type="dxa"/>
            </w:tcMar>
            <w:vAlign w:val="center"/>
            <w:hideMark/>
          </w:tcPr>
          <w:p w14:paraId="49CD7399" w14:textId="77777777" w:rsidR="008269BA" w:rsidRPr="008A0D15" w:rsidRDefault="008269BA">
            <w:pPr>
              <w:spacing w:after="0" w:line="240" w:lineRule="auto"/>
              <w:rPr>
                <w:rFonts w:eastAsia="Times New Roman"/>
                <w:sz w:val="22"/>
                <w:szCs w:val="22"/>
                <w:lang w:eastAsia="ru-RU"/>
                <w:rPrChange w:id="6016" w:author="Елена Белолипецкая" w:date="2024-05-25T22:35:00Z">
                  <w:rPr>
                    <w:rFonts w:eastAsia="Times New Roman"/>
                    <w:lang w:eastAsia="ru-RU"/>
                  </w:rPr>
                </w:rPrChange>
              </w:rPr>
              <w:pPrChange w:id="6017" w:author="Елена Белолипецкая" w:date="2024-05-25T22:31:00Z">
                <w:pPr>
                  <w:spacing w:before="75" w:after="75" w:line="240" w:lineRule="auto"/>
                </w:pPr>
              </w:pPrChange>
            </w:pPr>
            <w:r w:rsidRPr="008A0D15">
              <w:rPr>
                <w:rFonts w:eastAsia="Times New Roman"/>
                <w:sz w:val="22"/>
                <w:szCs w:val="22"/>
                <w:lang w:eastAsia="ru-RU"/>
                <w:rPrChange w:id="6018" w:author="Елена Белолипецкая" w:date="2024-05-25T22:35:00Z">
                  <w:rPr>
                    <w:rFonts w:eastAsia="Times New Roman"/>
                    <w:lang w:eastAsia="ru-RU"/>
                  </w:rPr>
                </w:rPrChange>
              </w:rPr>
              <w:t>↔</w:t>
            </w:r>
          </w:p>
        </w:tc>
        <w:tc>
          <w:tcPr>
            <w:tcW w:w="309" w:type="pct"/>
            <w:tcMar>
              <w:top w:w="45" w:type="dxa"/>
              <w:left w:w="75" w:type="dxa"/>
              <w:bottom w:w="45" w:type="dxa"/>
              <w:right w:w="75" w:type="dxa"/>
            </w:tcMar>
            <w:vAlign w:val="center"/>
            <w:hideMark/>
          </w:tcPr>
          <w:p w14:paraId="69D889EC" w14:textId="7B291D06" w:rsidR="008269BA" w:rsidRPr="008A0D15" w:rsidRDefault="008269BA">
            <w:pPr>
              <w:spacing w:after="0" w:line="240" w:lineRule="auto"/>
              <w:rPr>
                <w:rFonts w:eastAsia="Times New Roman"/>
                <w:sz w:val="22"/>
                <w:szCs w:val="22"/>
                <w:lang w:eastAsia="ru-RU"/>
                <w:rPrChange w:id="6019" w:author="Елена Белолипецкая" w:date="2024-05-25T22:35:00Z">
                  <w:rPr>
                    <w:rFonts w:eastAsia="Times New Roman"/>
                    <w:lang w:eastAsia="ru-RU"/>
                  </w:rPr>
                </w:rPrChange>
              </w:rPr>
              <w:pPrChange w:id="6020" w:author="Елена Белолипецкая" w:date="2024-05-25T22:33:00Z">
                <w:pPr>
                  <w:spacing w:before="75" w:after="75" w:line="240" w:lineRule="auto"/>
                </w:pPr>
              </w:pPrChange>
            </w:pPr>
            <w:r w:rsidRPr="008A0D15">
              <w:rPr>
                <w:rFonts w:eastAsia="Times New Roman"/>
                <w:sz w:val="22"/>
                <w:szCs w:val="22"/>
                <w:lang w:eastAsia="ru-RU"/>
                <w:rPrChange w:id="6021" w:author="Елена Белолипецкая" w:date="2024-05-25T22:35:00Z">
                  <w:rPr>
                    <w:rFonts w:eastAsia="Times New Roman"/>
                    <w:lang w:eastAsia="ru-RU"/>
                  </w:rPr>
                </w:rPrChange>
              </w:rPr>
              <w:t>↑</w:t>
            </w:r>
            <w:r w:rsidRPr="008A0D15">
              <w:rPr>
                <w:rFonts w:eastAsia="Times New Roman"/>
                <w:sz w:val="22"/>
                <w:szCs w:val="22"/>
                <w:lang w:eastAsia="ru-RU"/>
                <w:rPrChange w:id="6022" w:author="Елена Белолипецкая" w:date="2024-05-25T22:35:00Z">
                  <w:rPr>
                    <w:rFonts w:eastAsia="Times New Roman"/>
                    <w:lang w:eastAsia="ru-RU"/>
                  </w:rPr>
                </w:rPrChange>
              </w:rPr>
              <w:br/>
              <w:t>2</w:t>
            </w:r>
            <w:del w:id="6023" w:author="Елена Белолипецкая" w:date="2024-05-25T22:29:00Z">
              <w:r w:rsidRPr="008A0D15" w:rsidDel="00FE0F3F">
                <w:rPr>
                  <w:rFonts w:eastAsia="Times New Roman"/>
                  <w:sz w:val="22"/>
                  <w:szCs w:val="22"/>
                  <w:lang w:eastAsia="ru-RU"/>
                  <w:rPrChange w:id="6024" w:author="Елена Белолипецкая" w:date="2024-05-25T22:35:00Z">
                    <w:rPr>
                      <w:rFonts w:eastAsia="Times New Roman"/>
                      <w:lang w:eastAsia="ru-RU"/>
                    </w:rPr>
                  </w:rPrChange>
                </w:rPr>
                <w:delText>.</w:delText>
              </w:r>
            </w:del>
            <w:ins w:id="6025" w:author="Елена Белолипецкая" w:date="2024-05-25T22:29:00Z">
              <w:r w:rsidR="00FE0F3F" w:rsidRPr="008A0D15">
                <w:rPr>
                  <w:rFonts w:eastAsia="Times New Roman"/>
                  <w:sz w:val="22"/>
                  <w:szCs w:val="22"/>
                  <w:lang w:eastAsia="ru-RU"/>
                  <w:rPrChange w:id="6026" w:author="Елена Белолипецкая" w:date="2024-05-25T22:35:00Z">
                    <w:rPr>
                      <w:rFonts w:eastAsia="Times New Roman"/>
                      <w:lang w:eastAsia="ru-RU"/>
                    </w:rPr>
                  </w:rPrChange>
                </w:rPr>
                <w:t>,</w:t>
              </w:r>
            </w:ins>
            <w:r w:rsidRPr="008A0D15">
              <w:rPr>
                <w:rFonts w:eastAsia="Times New Roman"/>
                <w:sz w:val="22"/>
                <w:szCs w:val="22"/>
                <w:lang w:eastAsia="ru-RU"/>
                <w:rPrChange w:id="6027" w:author="Елена Белолипецкая" w:date="2024-05-25T22:35:00Z">
                  <w:rPr>
                    <w:rFonts w:eastAsia="Times New Roman"/>
                    <w:lang w:eastAsia="ru-RU"/>
                  </w:rPr>
                </w:rPrChange>
              </w:rPr>
              <w:t>0 (1</w:t>
            </w:r>
            <w:del w:id="6028" w:author="Елена Белолипецкая" w:date="2024-05-25T22:29:00Z">
              <w:r w:rsidRPr="008A0D15" w:rsidDel="00FE0F3F">
                <w:rPr>
                  <w:rFonts w:eastAsia="Times New Roman"/>
                  <w:sz w:val="22"/>
                  <w:szCs w:val="22"/>
                  <w:lang w:eastAsia="ru-RU"/>
                  <w:rPrChange w:id="6029" w:author="Елена Белолипецкая" w:date="2024-05-25T22:35:00Z">
                    <w:rPr>
                      <w:rFonts w:eastAsia="Times New Roman"/>
                      <w:lang w:eastAsia="ru-RU"/>
                    </w:rPr>
                  </w:rPrChange>
                </w:rPr>
                <w:delText>.</w:delText>
              </w:r>
            </w:del>
            <w:ins w:id="6030" w:author="Елена Белолипецкая" w:date="2024-05-25T22:29:00Z">
              <w:r w:rsidR="00FE0F3F" w:rsidRPr="008A0D15">
                <w:rPr>
                  <w:rFonts w:eastAsia="Times New Roman"/>
                  <w:sz w:val="22"/>
                  <w:szCs w:val="22"/>
                  <w:lang w:eastAsia="ru-RU"/>
                  <w:rPrChange w:id="6031" w:author="Елена Белолипецкая" w:date="2024-05-25T22:35:00Z">
                    <w:rPr>
                      <w:rFonts w:eastAsia="Times New Roman"/>
                      <w:lang w:eastAsia="ru-RU"/>
                    </w:rPr>
                  </w:rPrChange>
                </w:rPr>
                <w:t>,</w:t>
              </w:r>
            </w:ins>
            <w:r w:rsidRPr="008A0D15">
              <w:rPr>
                <w:rFonts w:eastAsia="Times New Roman"/>
                <w:sz w:val="22"/>
                <w:szCs w:val="22"/>
                <w:lang w:eastAsia="ru-RU"/>
                <w:rPrChange w:id="6032" w:author="Елена Белолипецкая" w:date="2024-05-25T22:35:00Z">
                  <w:rPr>
                    <w:rFonts w:eastAsia="Times New Roman"/>
                    <w:lang w:eastAsia="ru-RU"/>
                  </w:rPr>
                </w:rPrChange>
              </w:rPr>
              <w:t>7</w:t>
            </w:r>
            <w:del w:id="6033" w:author="Елена Белолипецкая" w:date="2024-05-25T22:33:00Z">
              <w:r w:rsidRPr="008A0D15" w:rsidDel="008A0D15">
                <w:rPr>
                  <w:rFonts w:eastAsia="Times New Roman"/>
                  <w:sz w:val="22"/>
                  <w:szCs w:val="22"/>
                  <w:lang w:eastAsia="ru-RU"/>
                  <w:rPrChange w:id="6034" w:author="Елена Белолипецкая" w:date="2024-05-25T22:35:00Z">
                    <w:rPr>
                      <w:rFonts w:eastAsia="Times New Roman"/>
                      <w:lang w:eastAsia="ru-RU"/>
                    </w:rPr>
                  </w:rPrChange>
                </w:rPr>
                <w:delText xml:space="preserve">, </w:delText>
              </w:r>
            </w:del>
            <w:ins w:id="6035" w:author="Елена Белолипецкая" w:date="2024-05-25T22:33:00Z">
              <w:r w:rsidR="008A0D15" w:rsidRPr="008A0D15">
                <w:rPr>
                  <w:rFonts w:eastAsia="Times New Roman"/>
                  <w:sz w:val="22"/>
                  <w:szCs w:val="22"/>
                  <w:lang w:val="en-US" w:eastAsia="ru-RU"/>
                  <w:rPrChange w:id="6036"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6037"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6038" w:author="Елена Белолипецкая" w:date="2024-05-25T22:35:00Z">
                  <w:rPr>
                    <w:rFonts w:eastAsia="Times New Roman"/>
                    <w:lang w:eastAsia="ru-RU"/>
                  </w:rPr>
                </w:rPrChange>
              </w:rPr>
              <w:t>2</w:t>
            </w:r>
            <w:del w:id="6039" w:author="Елена Белолипецкая" w:date="2024-05-25T22:29:00Z">
              <w:r w:rsidRPr="008A0D15" w:rsidDel="00FE0F3F">
                <w:rPr>
                  <w:rFonts w:eastAsia="Times New Roman"/>
                  <w:sz w:val="22"/>
                  <w:szCs w:val="22"/>
                  <w:lang w:eastAsia="ru-RU"/>
                  <w:rPrChange w:id="6040" w:author="Елена Белолипецкая" w:date="2024-05-25T22:35:00Z">
                    <w:rPr>
                      <w:rFonts w:eastAsia="Times New Roman"/>
                      <w:lang w:eastAsia="ru-RU"/>
                    </w:rPr>
                  </w:rPrChange>
                </w:rPr>
                <w:delText>.</w:delText>
              </w:r>
            </w:del>
            <w:ins w:id="6041" w:author="Елена Белолипецкая" w:date="2024-05-25T22:29:00Z">
              <w:r w:rsidR="00FE0F3F" w:rsidRPr="008A0D15">
                <w:rPr>
                  <w:rFonts w:eastAsia="Times New Roman"/>
                  <w:sz w:val="22"/>
                  <w:szCs w:val="22"/>
                  <w:lang w:eastAsia="ru-RU"/>
                  <w:rPrChange w:id="6042" w:author="Елена Белолипецкая" w:date="2024-05-25T22:35:00Z">
                    <w:rPr>
                      <w:rFonts w:eastAsia="Times New Roman"/>
                      <w:lang w:eastAsia="ru-RU"/>
                    </w:rPr>
                  </w:rPrChange>
                </w:rPr>
                <w:t>,</w:t>
              </w:r>
            </w:ins>
            <w:r w:rsidRPr="008A0D15">
              <w:rPr>
                <w:rFonts w:eastAsia="Times New Roman"/>
                <w:sz w:val="22"/>
                <w:szCs w:val="22"/>
                <w:lang w:eastAsia="ru-RU"/>
                <w:rPrChange w:id="6043" w:author="Елена Белолипецкая" w:date="2024-05-25T22:35:00Z">
                  <w:rPr>
                    <w:rFonts w:eastAsia="Times New Roman"/>
                    <w:lang w:eastAsia="ru-RU"/>
                  </w:rPr>
                </w:rPrChange>
              </w:rPr>
              <w:t>5)</w:t>
            </w:r>
          </w:p>
        </w:tc>
        <w:tc>
          <w:tcPr>
            <w:tcW w:w="1508" w:type="pct"/>
            <w:vMerge/>
            <w:vAlign w:val="center"/>
            <w:hideMark/>
          </w:tcPr>
          <w:p w14:paraId="33301EAB" w14:textId="77777777" w:rsidR="008269BA" w:rsidRPr="008A0D15" w:rsidRDefault="008269BA">
            <w:pPr>
              <w:spacing w:after="0" w:line="240" w:lineRule="auto"/>
              <w:rPr>
                <w:rFonts w:eastAsia="Times New Roman"/>
                <w:sz w:val="22"/>
                <w:szCs w:val="22"/>
                <w:lang w:eastAsia="ru-RU"/>
                <w:rPrChange w:id="6044" w:author="Елена Белолипецкая" w:date="2024-05-25T22:35:00Z">
                  <w:rPr>
                    <w:rFonts w:eastAsia="Times New Roman"/>
                    <w:lang w:eastAsia="ru-RU"/>
                  </w:rPr>
                </w:rPrChange>
              </w:rPr>
              <w:pPrChange w:id="6045" w:author="Елена Белолипецкая" w:date="2024-05-25T22:31:00Z">
                <w:pPr>
                  <w:spacing w:before="75" w:after="75" w:line="240" w:lineRule="auto"/>
                </w:pPr>
              </w:pPrChange>
            </w:pPr>
          </w:p>
        </w:tc>
      </w:tr>
      <w:tr w:rsidR="00FE0F3F" w:rsidRPr="008A0D15" w14:paraId="058C12E4" w14:textId="77777777" w:rsidTr="00FE0F3F">
        <w:tc>
          <w:tcPr>
            <w:tcW w:w="1818" w:type="pct"/>
            <w:vMerge/>
            <w:vAlign w:val="center"/>
            <w:hideMark/>
          </w:tcPr>
          <w:p w14:paraId="43CD978B" w14:textId="77777777" w:rsidR="008269BA" w:rsidRPr="008A0D15" w:rsidRDefault="008269BA">
            <w:pPr>
              <w:spacing w:after="0" w:line="240" w:lineRule="auto"/>
              <w:rPr>
                <w:rFonts w:eastAsia="Times New Roman"/>
                <w:sz w:val="22"/>
                <w:szCs w:val="22"/>
                <w:lang w:eastAsia="ru-RU"/>
                <w:rPrChange w:id="6046" w:author="Елена Белолипецкая" w:date="2024-05-25T22:35:00Z">
                  <w:rPr>
                    <w:rFonts w:eastAsia="Times New Roman"/>
                    <w:lang w:eastAsia="ru-RU"/>
                  </w:rPr>
                </w:rPrChange>
              </w:rPr>
              <w:pPrChange w:id="6047" w:author="Елена Белолипецкая" w:date="2024-05-25T22:31:00Z">
                <w:pPr>
                  <w:spacing w:before="75" w:after="75" w:line="240" w:lineRule="auto"/>
                </w:pPr>
              </w:pPrChange>
            </w:pPr>
          </w:p>
        </w:tc>
        <w:tc>
          <w:tcPr>
            <w:tcW w:w="682" w:type="pct"/>
            <w:tcMar>
              <w:top w:w="45" w:type="dxa"/>
              <w:left w:w="75" w:type="dxa"/>
              <w:bottom w:w="45" w:type="dxa"/>
              <w:right w:w="75" w:type="dxa"/>
            </w:tcMar>
            <w:vAlign w:val="center"/>
            <w:hideMark/>
          </w:tcPr>
          <w:p w14:paraId="413B8EBB" w14:textId="77777777" w:rsidR="008269BA" w:rsidRPr="008A0D15" w:rsidRDefault="008269BA">
            <w:pPr>
              <w:spacing w:after="0" w:line="240" w:lineRule="auto"/>
              <w:rPr>
                <w:rFonts w:eastAsia="Times New Roman"/>
                <w:sz w:val="22"/>
                <w:szCs w:val="22"/>
                <w:lang w:eastAsia="ru-RU"/>
                <w:rPrChange w:id="6048" w:author="Елена Белолипецкая" w:date="2024-05-25T22:35:00Z">
                  <w:rPr>
                    <w:rFonts w:eastAsia="Times New Roman"/>
                    <w:lang w:eastAsia="ru-RU"/>
                  </w:rPr>
                </w:rPrChange>
              </w:rPr>
              <w:pPrChange w:id="6049" w:author="Елена Белолипецкая" w:date="2024-05-25T22:31:00Z">
                <w:pPr>
                  <w:spacing w:before="75" w:after="75" w:line="240" w:lineRule="auto"/>
                </w:pPr>
              </w:pPrChange>
            </w:pPr>
            <w:r w:rsidRPr="008A0D15">
              <w:rPr>
                <w:rFonts w:eastAsia="Times New Roman"/>
                <w:sz w:val="22"/>
                <w:szCs w:val="22"/>
                <w:lang w:eastAsia="ru-RU"/>
                <w:rPrChange w:id="6050" w:author="Елена Белолипецкая" w:date="2024-05-25T22:35:00Z">
                  <w:rPr>
                    <w:rFonts w:eastAsia="Times New Roman"/>
                    <w:lang w:eastAsia="ru-RU"/>
                  </w:rPr>
                </w:rPrChange>
              </w:rPr>
              <w:t>Тенофовира алафенамид</w:t>
            </w:r>
          </w:p>
        </w:tc>
        <w:tc>
          <w:tcPr>
            <w:tcW w:w="303" w:type="pct"/>
            <w:tcMar>
              <w:top w:w="45" w:type="dxa"/>
              <w:left w:w="75" w:type="dxa"/>
              <w:bottom w:w="45" w:type="dxa"/>
              <w:right w:w="75" w:type="dxa"/>
            </w:tcMar>
            <w:vAlign w:val="center"/>
            <w:hideMark/>
          </w:tcPr>
          <w:p w14:paraId="24DF709B" w14:textId="77777777" w:rsidR="008269BA" w:rsidRPr="008A0D15" w:rsidRDefault="008269BA">
            <w:pPr>
              <w:spacing w:after="0" w:line="240" w:lineRule="auto"/>
              <w:rPr>
                <w:rFonts w:eastAsia="Times New Roman"/>
                <w:sz w:val="22"/>
                <w:szCs w:val="22"/>
                <w:lang w:eastAsia="ru-RU"/>
                <w:rPrChange w:id="6051" w:author="Елена Белолипецкая" w:date="2024-05-25T22:35:00Z">
                  <w:rPr>
                    <w:rFonts w:eastAsia="Times New Roman"/>
                    <w:lang w:eastAsia="ru-RU"/>
                  </w:rPr>
                </w:rPrChange>
              </w:rPr>
              <w:pPrChange w:id="6052" w:author="Елена Белолипецкая" w:date="2024-05-25T22:31:00Z">
                <w:pPr>
                  <w:spacing w:before="75" w:after="75" w:line="240" w:lineRule="auto"/>
                </w:pPr>
              </w:pPrChange>
            </w:pPr>
            <w:r w:rsidRPr="008A0D15">
              <w:rPr>
                <w:rFonts w:eastAsia="Times New Roman"/>
                <w:sz w:val="22"/>
                <w:szCs w:val="22"/>
                <w:lang w:eastAsia="ru-RU"/>
                <w:rPrChange w:id="6053" w:author="Елена Белолипецкая" w:date="2024-05-25T22:35:00Z">
                  <w:rPr>
                    <w:rFonts w:eastAsia="Times New Roman"/>
                    <w:lang w:eastAsia="ru-RU"/>
                  </w:rPr>
                </w:rPrChange>
              </w:rPr>
              <w:t>↔</w:t>
            </w:r>
          </w:p>
        </w:tc>
        <w:tc>
          <w:tcPr>
            <w:tcW w:w="379" w:type="pct"/>
            <w:tcMar>
              <w:top w:w="45" w:type="dxa"/>
              <w:left w:w="75" w:type="dxa"/>
              <w:bottom w:w="45" w:type="dxa"/>
              <w:right w:w="75" w:type="dxa"/>
            </w:tcMar>
            <w:vAlign w:val="center"/>
            <w:hideMark/>
          </w:tcPr>
          <w:p w14:paraId="2AEFA787" w14:textId="77777777" w:rsidR="008269BA" w:rsidRPr="008A0D15" w:rsidRDefault="008269BA">
            <w:pPr>
              <w:spacing w:after="0" w:line="240" w:lineRule="auto"/>
              <w:rPr>
                <w:rFonts w:eastAsia="Times New Roman"/>
                <w:sz w:val="22"/>
                <w:szCs w:val="22"/>
                <w:lang w:eastAsia="ru-RU"/>
                <w:rPrChange w:id="6054" w:author="Елена Белолипецкая" w:date="2024-05-25T22:35:00Z">
                  <w:rPr>
                    <w:rFonts w:eastAsia="Times New Roman"/>
                    <w:lang w:eastAsia="ru-RU"/>
                  </w:rPr>
                </w:rPrChange>
              </w:rPr>
              <w:pPrChange w:id="6055" w:author="Елена Белолипецкая" w:date="2024-05-25T22:31:00Z">
                <w:pPr>
                  <w:spacing w:before="75" w:after="75" w:line="240" w:lineRule="auto"/>
                </w:pPr>
              </w:pPrChange>
            </w:pPr>
            <w:r w:rsidRPr="008A0D15">
              <w:rPr>
                <w:rFonts w:eastAsia="Times New Roman"/>
                <w:sz w:val="22"/>
                <w:szCs w:val="22"/>
                <w:lang w:eastAsia="ru-RU"/>
                <w:rPrChange w:id="6056" w:author="Елена Белолипецкая" w:date="2024-05-25T22:35:00Z">
                  <w:rPr>
                    <w:rFonts w:eastAsia="Times New Roman"/>
                    <w:lang w:eastAsia="ru-RU"/>
                  </w:rPr>
                </w:rPrChange>
              </w:rPr>
              <w:t>↔</w:t>
            </w:r>
          </w:p>
        </w:tc>
        <w:tc>
          <w:tcPr>
            <w:tcW w:w="309" w:type="pct"/>
            <w:tcMar>
              <w:top w:w="45" w:type="dxa"/>
              <w:left w:w="75" w:type="dxa"/>
              <w:bottom w:w="45" w:type="dxa"/>
              <w:right w:w="75" w:type="dxa"/>
            </w:tcMar>
            <w:vAlign w:val="center"/>
            <w:hideMark/>
          </w:tcPr>
          <w:p w14:paraId="46FAA8E1" w14:textId="77777777" w:rsidR="008269BA" w:rsidRPr="008A0D15" w:rsidRDefault="008269BA">
            <w:pPr>
              <w:spacing w:after="0" w:line="240" w:lineRule="auto"/>
              <w:rPr>
                <w:rFonts w:eastAsia="Times New Roman"/>
                <w:sz w:val="22"/>
                <w:szCs w:val="22"/>
                <w:lang w:eastAsia="ru-RU"/>
                <w:rPrChange w:id="6057" w:author="Елена Белолипецкая" w:date="2024-05-25T22:35:00Z">
                  <w:rPr>
                    <w:rFonts w:eastAsia="Times New Roman"/>
                    <w:lang w:eastAsia="ru-RU"/>
                  </w:rPr>
                </w:rPrChange>
              </w:rPr>
              <w:pPrChange w:id="6058" w:author="Елена Белолипецкая" w:date="2024-05-25T22:31:00Z">
                <w:pPr>
                  <w:spacing w:before="75" w:after="75" w:line="240" w:lineRule="auto"/>
                </w:pPr>
              </w:pPrChange>
            </w:pPr>
          </w:p>
        </w:tc>
        <w:tc>
          <w:tcPr>
            <w:tcW w:w="1508" w:type="pct"/>
            <w:vMerge/>
            <w:vAlign w:val="center"/>
            <w:hideMark/>
          </w:tcPr>
          <w:p w14:paraId="192D9A7B" w14:textId="77777777" w:rsidR="008269BA" w:rsidRPr="008A0D15" w:rsidRDefault="008269BA">
            <w:pPr>
              <w:spacing w:after="0" w:line="240" w:lineRule="auto"/>
              <w:rPr>
                <w:rFonts w:eastAsia="Times New Roman"/>
                <w:sz w:val="22"/>
                <w:szCs w:val="22"/>
                <w:lang w:eastAsia="ru-RU"/>
                <w:rPrChange w:id="6059" w:author="Елена Белолипецкая" w:date="2024-05-25T22:35:00Z">
                  <w:rPr>
                    <w:rFonts w:eastAsia="Times New Roman"/>
                    <w:lang w:eastAsia="ru-RU"/>
                  </w:rPr>
                </w:rPrChange>
              </w:rPr>
              <w:pPrChange w:id="6060" w:author="Елена Белолипецкая" w:date="2024-05-25T22:31:00Z">
                <w:pPr>
                  <w:spacing w:before="75" w:after="75" w:line="240" w:lineRule="auto"/>
                </w:pPr>
              </w:pPrChange>
            </w:pPr>
          </w:p>
        </w:tc>
      </w:tr>
      <w:tr w:rsidR="00FE0F3F" w:rsidRPr="008A0D15" w14:paraId="321C0014" w14:textId="77777777" w:rsidTr="00FE0F3F">
        <w:tc>
          <w:tcPr>
            <w:tcW w:w="1818" w:type="pct"/>
            <w:vMerge/>
            <w:vAlign w:val="center"/>
            <w:hideMark/>
          </w:tcPr>
          <w:p w14:paraId="69BD5CC3" w14:textId="77777777" w:rsidR="008269BA" w:rsidRPr="008A0D15" w:rsidRDefault="008269BA">
            <w:pPr>
              <w:spacing w:after="0" w:line="240" w:lineRule="auto"/>
              <w:rPr>
                <w:rFonts w:eastAsia="Times New Roman"/>
                <w:sz w:val="22"/>
                <w:szCs w:val="22"/>
                <w:lang w:eastAsia="ru-RU"/>
                <w:rPrChange w:id="6061" w:author="Елена Белолипецкая" w:date="2024-05-25T22:35:00Z">
                  <w:rPr>
                    <w:rFonts w:eastAsia="Times New Roman"/>
                    <w:lang w:eastAsia="ru-RU"/>
                  </w:rPr>
                </w:rPrChange>
              </w:rPr>
              <w:pPrChange w:id="6062" w:author="Елена Белолипецкая" w:date="2024-05-25T22:31:00Z">
                <w:pPr>
                  <w:spacing w:before="75" w:after="75" w:line="240" w:lineRule="auto"/>
                </w:pPr>
              </w:pPrChange>
            </w:pPr>
          </w:p>
        </w:tc>
        <w:tc>
          <w:tcPr>
            <w:tcW w:w="682" w:type="pct"/>
            <w:tcMar>
              <w:top w:w="45" w:type="dxa"/>
              <w:left w:w="75" w:type="dxa"/>
              <w:bottom w:w="45" w:type="dxa"/>
              <w:right w:w="75" w:type="dxa"/>
            </w:tcMar>
            <w:vAlign w:val="center"/>
            <w:hideMark/>
          </w:tcPr>
          <w:p w14:paraId="209C9DED" w14:textId="77777777" w:rsidR="008269BA" w:rsidRPr="008A0D15" w:rsidRDefault="008269BA">
            <w:pPr>
              <w:spacing w:after="0" w:line="240" w:lineRule="auto"/>
              <w:rPr>
                <w:rFonts w:eastAsia="Times New Roman"/>
                <w:sz w:val="22"/>
                <w:szCs w:val="22"/>
                <w:lang w:eastAsia="ru-RU"/>
                <w:rPrChange w:id="6063" w:author="Елена Белолипецкая" w:date="2024-05-25T22:35:00Z">
                  <w:rPr>
                    <w:rFonts w:eastAsia="Times New Roman"/>
                    <w:lang w:eastAsia="ru-RU"/>
                  </w:rPr>
                </w:rPrChange>
              </w:rPr>
              <w:pPrChange w:id="6064" w:author="Елена Белолипецкая" w:date="2024-05-25T22:31:00Z">
                <w:pPr>
                  <w:spacing w:before="75" w:after="75" w:line="240" w:lineRule="auto"/>
                </w:pPr>
              </w:pPrChange>
            </w:pPr>
            <w:r w:rsidRPr="008A0D15">
              <w:rPr>
                <w:rFonts w:eastAsia="Times New Roman"/>
                <w:sz w:val="22"/>
                <w:szCs w:val="22"/>
                <w:lang w:eastAsia="ru-RU"/>
                <w:rPrChange w:id="6065" w:author="Елена Белолипецкая" w:date="2024-05-25T22:35:00Z">
                  <w:rPr>
                    <w:rFonts w:eastAsia="Times New Roman"/>
                    <w:lang w:eastAsia="ru-RU"/>
                  </w:rPr>
                </w:rPrChange>
              </w:rPr>
              <w:t>Софосбувир</w:t>
            </w:r>
          </w:p>
        </w:tc>
        <w:tc>
          <w:tcPr>
            <w:tcW w:w="303" w:type="pct"/>
            <w:tcMar>
              <w:top w:w="45" w:type="dxa"/>
              <w:left w:w="75" w:type="dxa"/>
              <w:bottom w:w="45" w:type="dxa"/>
              <w:right w:w="75" w:type="dxa"/>
            </w:tcMar>
            <w:vAlign w:val="center"/>
            <w:hideMark/>
          </w:tcPr>
          <w:p w14:paraId="336354F4" w14:textId="77777777" w:rsidR="008269BA" w:rsidRPr="008A0D15" w:rsidRDefault="008269BA">
            <w:pPr>
              <w:spacing w:after="0" w:line="240" w:lineRule="auto"/>
              <w:rPr>
                <w:rFonts w:eastAsia="Times New Roman"/>
                <w:sz w:val="22"/>
                <w:szCs w:val="22"/>
                <w:lang w:eastAsia="ru-RU"/>
                <w:rPrChange w:id="6066" w:author="Елена Белолипецкая" w:date="2024-05-25T22:35:00Z">
                  <w:rPr>
                    <w:rFonts w:eastAsia="Times New Roman"/>
                    <w:lang w:eastAsia="ru-RU"/>
                  </w:rPr>
                </w:rPrChange>
              </w:rPr>
              <w:pPrChange w:id="6067" w:author="Елена Белолипецкая" w:date="2024-05-25T22:31:00Z">
                <w:pPr>
                  <w:spacing w:before="75" w:after="75" w:line="240" w:lineRule="auto"/>
                </w:pPr>
              </w:pPrChange>
            </w:pPr>
            <w:r w:rsidRPr="008A0D15">
              <w:rPr>
                <w:rFonts w:eastAsia="Times New Roman"/>
                <w:sz w:val="22"/>
                <w:szCs w:val="22"/>
                <w:lang w:eastAsia="ru-RU"/>
                <w:rPrChange w:id="6068" w:author="Елена Белолипецкая" w:date="2024-05-25T22:35:00Z">
                  <w:rPr>
                    <w:rFonts w:eastAsia="Times New Roman"/>
                    <w:lang w:eastAsia="ru-RU"/>
                  </w:rPr>
                </w:rPrChange>
              </w:rPr>
              <w:t>↔</w:t>
            </w:r>
          </w:p>
        </w:tc>
        <w:tc>
          <w:tcPr>
            <w:tcW w:w="379" w:type="pct"/>
            <w:tcMar>
              <w:top w:w="45" w:type="dxa"/>
              <w:left w:w="75" w:type="dxa"/>
              <w:bottom w:w="45" w:type="dxa"/>
              <w:right w:w="75" w:type="dxa"/>
            </w:tcMar>
            <w:vAlign w:val="center"/>
            <w:hideMark/>
          </w:tcPr>
          <w:p w14:paraId="04BEF5E7" w14:textId="7013B2DF" w:rsidR="008269BA" w:rsidRPr="008A0D15" w:rsidRDefault="008269BA">
            <w:pPr>
              <w:spacing w:after="0" w:line="240" w:lineRule="auto"/>
              <w:rPr>
                <w:rFonts w:eastAsia="Times New Roman"/>
                <w:sz w:val="22"/>
                <w:szCs w:val="22"/>
                <w:lang w:eastAsia="ru-RU"/>
                <w:rPrChange w:id="6069" w:author="Елена Белолипецкая" w:date="2024-05-25T22:35:00Z">
                  <w:rPr>
                    <w:rFonts w:eastAsia="Times New Roman"/>
                    <w:lang w:eastAsia="ru-RU"/>
                  </w:rPr>
                </w:rPrChange>
              </w:rPr>
              <w:pPrChange w:id="6070" w:author="Елена Белолипецкая" w:date="2024-05-25T22:34:00Z">
                <w:pPr>
                  <w:spacing w:before="75" w:after="75" w:line="240" w:lineRule="auto"/>
                </w:pPr>
              </w:pPrChange>
            </w:pPr>
            <w:r w:rsidRPr="008A0D15">
              <w:rPr>
                <w:rFonts w:eastAsia="Times New Roman"/>
                <w:sz w:val="22"/>
                <w:szCs w:val="22"/>
                <w:lang w:eastAsia="ru-RU"/>
                <w:rPrChange w:id="6071" w:author="Елена Белолипецкая" w:date="2024-05-25T22:35:00Z">
                  <w:rPr>
                    <w:rFonts w:eastAsia="Times New Roman"/>
                    <w:lang w:eastAsia="ru-RU"/>
                  </w:rPr>
                </w:rPrChange>
              </w:rPr>
              <w:t>↑</w:t>
            </w:r>
            <w:r w:rsidRPr="008A0D15">
              <w:rPr>
                <w:rFonts w:eastAsia="Times New Roman"/>
                <w:sz w:val="22"/>
                <w:szCs w:val="22"/>
                <w:lang w:eastAsia="ru-RU"/>
                <w:rPrChange w:id="6072" w:author="Елена Белолипецкая" w:date="2024-05-25T22:35:00Z">
                  <w:rPr>
                    <w:rFonts w:eastAsia="Times New Roman"/>
                    <w:lang w:eastAsia="ru-RU"/>
                  </w:rPr>
                </w:rPrChange>
              </w:rPr>
              <w:br/>
              <w:t>1</w:t>
            </w:r>
            <w:del w:id="6073" w:author="Елена Белолипецкая" w:date="2024-05-25T22:29:00Z">
              <w:r w:rsidRPr="008A0D15" w:rsidDel="00FE0F3F">
                <w:rPr>
                  <w:rFonts w:eastAsia="Times New Roman"/>
                  <w:sz w:val="22"/>
                  <w:szCs w:val="22"/>
                  <w:lang w:eastAsia="ru-RU"/>
                  <w:rPrChange w:id="6074" w:author="Елена Белолипецкая" w:date="2024-05-25T22:35:00Z">
                    <w:rPr>
                      <w:rFonts w:eastAsia="Times New Roman"/>
                      <w:lang w:eastAsia="ru-RU"/>
                    </w:rPr>
                  </w:rPrChange>
                </w:rPr>
                <w:delText>.</w:delText>
              </w:r>
            </w:del>
            <w:ins w:id="6075" w:author="Елена Белолипецкая" w:date="2024-05-25T22:29:00Z">
              <w:r w:rsidR="00FE0F3F" w:rsidRPr="008A0D15">
                <w:rPr>
                  <w:rFonts w:eastAsia="Times New Roman"/>
                  <w:sz w:val="22"/>
                  <w:szCs w:val="22"/>
                  <w:lang w:eastAsia="ru-RU"/>
                  <w:rPrChange w:id="6076" w:author="Елена Белолипецкая" w:date="2024-05-25T22:35:00Z">
                    <w:rPr>
                      <w:rFonts w:eastAsia="Times New Roman"/>
                      <w:lang w:eastAsia="ru-RU"/>
                    </w:rPr>
                  </w:rPrChange>
                </w:rPr>
                <w:t>,</w:t>
              </w:r>
            </w:ins>
            <w:r w:rsidRPr="008A0D15">
              <w:rPr>
                <w:rFonts w:eastAsia="Times New Roman"/>
                <w:sz w:val="22"/>
                <w:szCs w:val="22"/>
                <w:lang w:eastAsia="ru-RU"/>
                <w:rPrChange w:id="6077" w:author="Елена Белолипецкая" w:date="2024-05-25T22:35:00Z">
                  <w:rPr>
                    <w:rFonts w:eastAsia="Times New Roman"/>
                    <w:lang w:eastAsia="ru-RU"/>
                  </w:rPr>
                </w:rPrChange>
              </w:rPr>
              <w:t>4 (1</w:t>
            </w:r>
            <w:del w:id="6078" w:author="Елена Белолипецкая" w:date="2024-05-25T22:29:00Z">
              <w:r w:rsidRPr="008A0D15" w:rsidDel="00FE0F3F">
                <w:rPr>
                  <w:rFonts w:eastAsia="Times New Roman"/>
                  <w:sz w:val="22"/>
                  <w:szCs w:val="22"/>
                  <w:lang w:eastAsia="ru-RU"/>
                  <w:rPrChange w:id="6079" w:author="Елена Белолипецкая" w:date="2024-05-25T22:35:00Z">
                    <w:rPr>
                      <w:rFonts w:eastAsia="Times New Roman"/>
                      <w:lang w:eastAsia="ru-RU"/>
                    </w:rPr>
                  </w:rPrChange>
                </w:rPr>
                <w:delText>.</w:delText>
              </w:r>
            </w:del>
            <w:ins w:id="6080" w:author="Елена Белолипецкая" w:date="2024-05-25T22:29:00Z">
              <w:r w:rsidR="00FE0F3F" w:rsidRPr="008A0D15">
                <w:rPr>
                  <w:rFonts w:eastAsia="Times New Roman"/>
                  <w:sz w:val="22"/>
                  <w:szCs w:val="22"/>
                  <w:lang w:eastAsia="ru-RU"/>
                  <w:rPrChange w:id="6081" w:author="Елена Белолипецкая" w:date="2024-05-25T22:35:00Z">
                    <w:rPr>
                      <w:rFonts w:eastAsia="Times New Roman"/>
                      <w:lang w:eastAsia="ru-RU"/>
                    </w:rPr>
                  </w:rPrChange>
                </w:rPr>
                <w:t>,</w:t>
              </w:r>
            </w:ins>
            <w:r w:rsidRPr="008A0D15">
              <w:rPr>
                <w:rFonts w:eastAsia="Times New Roman"/>
                <w:sz w:val="22"/>
                <w:szCs w:val="22"/>
                <w:lang w:eastAsia="ru-RU"/>
                <w:rPrChange w:id="6082" w:author="Елена Белолипецкая" w:date="2024-05-25T22:35:00Z">
                  <w:rPr>
                    <w:rFonts w:eastAsia="Times New Roman"/>
                    <w:lang w:eastAsia="ru-RU"/>
                  </w:rPr>
                </w:rPrChange>
              </w:rPr>
              <w:t>2</w:t>
            </w:r>
            <w:del w:id="6083" w:author="Елена Белолипецкая" w:date="2024-05-25T22:34:00Z">
              <w:r w:rsidRPr="008A0D15" w:rsidDel="008A0D15">
                <w:rPr>
                  <w:rFonts w:eastAsia="Times New Roman"/>
                  <w:sz w:val="22"/>
                  <w:szCs w:val="22"/>
                  <w:lang w:eastAsia="ru-RU"/>
                  <w:rPrChange w:id="6084" w:author="Елена Белолипецкая" w:date="2024-05-25T22:35:00Z">
                    <w:rPr>
                      <w:rFonts w:eastAsia="Times New Roman"/>
                      <w:lang w:eastAsia="ru-RU"/>
                    </w:rPr>
                  </w:rPrChange>
                </w:rPr>
                <w:delText xml:space="preserve">, </w:delText>
              </w:r>
            </w:del>
            <w:ins w:id="6085" w:author="Елена Белолипецкая" w:date="2024-05-25T22:34:00Z">
              <w:r w:rsidR="008A0D15" w:rsidRPr="008A0D15">
                <w:rPr>
                  <w:rFonts w:eastAsia="Times New Roman"/>
                  <w:sz w:val="22"/>
                  <w:szCs w:val="22"/>
                  <w:lang w:val="en-US" w:eastAsia="ru-RU"/>
                  <w:rPrChange w:id="6086"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6087"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6088" w:author="Елена Белолипецкая" w:date="2024-05-25T22:35:00Z">
                  <w:rPr>
                    <w:rFonts w:eastAsia="Times New Roman"/>
                    <w:lang w:eastAsia="ru-RU"/>
                  </w:rPr>
                </w:rPrChange>
              </w:rPr>
              <w:t>1</w:t>
            </w:r>
            <w:del w:id="6089" w:author="Елена Белолипецкая" w:date="2024-05-25T22:29:00Z">
              <w:r w:rsidRPr="008A0D15" w:rsidDel="00FE0F3F">
                <w:rPr>
                  <w:rFonts w:eastAsia="Times New Roman"/>
                  <w:sz w:val="22"/>
                  <w:szCs w:val="22"/>
                  <w:lang w:eastAsia="ru-RU"/>
                  <w:rPrChange w:id="6090" w:author="Елена Белолипецкая" w:date="2024-05-25T22:35:00Z">
                    <w:rPr>
                      <w:rFonts w:eastAsia="Times New Roman"/>
                      <w:lang w:eastAsia="ru-RU"/>
                    </w:rPr>
                  </w:rPrChange>
                </w:rPr>
                <w:delText>.</w:delText>
              </w:r>
            </w:del>
            <w:ins w:id="6091" w:author="Елена Белолипецкая" w:date="2024-05-25T22:29:00Z">
              <w:r w:rsidR="00FE0F3F" w:rsidRPr="008A0D15">
                <w:rPr>
                  <w:rFonts w:eastAsia="Times New Roman"/>
                  <w:sz w:val="22"/>
                  <w:szCs w:val="22"/>
                  <w:lang w:eastAsia="ru-RU"/>
                  <w:rPrChange w:id="6092" w:author="Елена Белолипецкая" w:date="2024-05-25T22:35:00Z">
                    <w:rPr>
                      <w:rFonts w:eastAsia="Times New Roman"/>
                      <w:lang w:eastAsia="ru-RU"/>
                    </w:rPr>
                  </w:rPrChange>
                </w:rPr>
                <w:t>,</w:t>
              </w:r>
            </w:ins>
            <w:r w:rsidRPr="008A0D15">
              <w:rPr>
                <w:rFonts w:eastAsia="Times New Roman"/>
                <w:sz w:val="22"/>
                <w:szCs w:val="22"/>
                <w:lang w:eastAsia="ru-RU"/>
                <w:rPrChange w:id="6093" w:author="Елена Белолипецкая" w:date="2024-05-25T22:35:00Z">
                  <w:rPr>
                    <w:rFonts w:eastAsia="Times New Roman"/>
                    <w:lang w:eastAsia="ru-RU"/>
                  </w:rPr>
                </w:rPrChange>
              </w:rPr>
              <w:t>5)</w:t>
            </w:r>
          </w:p>
        </w:tc>
        <w:tc>
          <w:tcPr>
            <w:tcW w:w="309" w:type="pct"/>
            <w:tcMar>
              <w:top w:w="45" w:type="dxa"/>
              <w:left w:w="75" w:type="dxa"/>
              <w:bottom w:w="45" w:type="dxa"/>
              <w:right w:w="75" w:type="dxa"/>
            </w:tcMar>
            <w:vAlign w:val="center"/>
            <w:hideMark/>
          </w:tcPr>
          <w:p w14:paraId="2CEC498E" w14:textId="77777777" w:rsidR="008269BA" w:rsidRPr="008A0D15" w:rsidRDefault="008269BA">
            <w:pPr>
              <w:spacing w:after="0" w:line="240" w:lineRule="auto"/>
              <w:rPr>
                <w:rFonts w:eastAsia="Times New Roman"/>
                <w:sz w:val="22"/>
                <w:szCs w:val="22"/>
                <w:lang w:eastAsia="ru-RU"/>
                <w:rPrChange w:id="6094" w:author="Елена Белолипецкая" w:date="2024-05-25T22:35:00Z">
                  <w:rPr>
                    <w:rFonts w:eastAsia="Times New Roman"/>
                    <w:lang w:eastAsia="ru-RU"/>
                  </w:rPr>
                </w:rPrChange>
              </w:rPr>
              <w:pPrChange w:id="6095" w:author="Елена Белолипецкая" w:date="2024-05-25T22:31:00Z">
                <w:pPr>
                  <w:spacing w:before="75" w:after="75" w:line="240" w:lineRule="auto"/>
                </w:pPr>
              </w:pPrChange>
            </w:pPr>
          </w:p>
        </w:tc>
        <w:tc>
          <w:tcPr>
            <w:tcW w:w="1508" w:type="pct"/>
            <w:vMerge/>
            <w:vAlign w:val="center"/>
            <w:hideMark/>
          </w:tcPr>
          <w:p w14:paraId="7FCE8D9F" w14:textId="77777777" w:rsidR="008269BA" w:rsidRPr="008A0D15" w:rsidRDefault="008269BA">
            <w:pPr>
              <w:spacing w:after="0" w:line="240" w:lineRule="auto"/>
              <w:rPr>
                <w:rFonts w:eastAsia="Times New Roman"/>
                <w:sz w:val="22"/>
                <w:szCs w:val="22"/>
                <w:lang w:eastAsia="ru-RU"/>
                <w:rPrChange w:id="6096" w:author="Елена Белолипецкая" w:date="2024-05-25T22:35:00Z">
                  <w:rPr>
                    <w:rFonts w:eastAsia="Times New Roman"/>
                    <w:lang w:eastAsia="ru-RU"/>
                  </w:rPr>
                </w:rPrChange>
              </w:rPr>
              <w:pPrChange w:id="6097" w:author="Елена Белолипецкая" w:date="2024-05-25T22:31:00Z">
                <w:pPr>
                  <w:spacing w:before="75" w:after="75" w:line="240" w:lineRule="auto"/>
                </w:pPr>
              </w:pPrChange>
            </w:pPr>
          </w:p>
        </w:tc>
      </w:tr>
      <w:tr w:rsidR="00FE0F3F" w:rsidRPr="008A0D15" w14:paraId="354A080D" w14:textId="77777777" w:rsidTr="00FE0F3F">
        <w:tc>
          <w:tcPr>
            <w:tcW w:w="1818" w:type="pct"/>
            <w:vMerge/>
            <w:vAlign w:val="center"/>
            <w:hideMark/>
          </w:tcPr>
          <w:p w14:paraId="773BC7B8" w14:textId="77777777" w:rsidR="008269BA" w:rsidRPr="008A0D15" w:rsidRDefault="008269BA">
            <w:pPr>
              <w:spacing w:after="0" w:line="240" w:lineRule="auto"/>
              <w:rPr>
                <w:rFonts w:eastAsia="Times New Roman"/>
                <w:sz w:val="22"/>
                <w:szCs w:val="22"/>
                <w:lang w:eastAsia="ru-RU"/>
                <w:rPrChange w:id="6098" w:author="Елена Белолипецкая" w:date="2024-05-25T22:35:00Z">
                  <w:rPr>
                    <w:rFonts w:eastAsia="Times New Roman"/>
                    <w:lang w:eastAsia="ru-RU"/>
                  </w:rPr>
                </w:rPrChange>
              </w:rPr>
              <w:pPrChange w:id="6099" w:author="Елена Белолипецкая" w:date="2024-05-25T22:31:00Z">
                <w:pPr>
                  <w:spacing w:before="75" w:after="75" w:line="240" w:lineRule="auto"/>
                </w:pPr>
              </w:pPrChange>
            </w:pPr>
          </w:p>
        </w:tc>
        <w:tc>
          <w:tcPr>
            <w:tcW w:w="682" w:type="pct"/>
            <w:tcMar>
              <w:top w:w="45" w:type="dxa"/>
              <w:left w:w="75" w:type="dxa"/>
              <w:bottom w:w="45" w:type="dxa"/>
              <w:right w:w="75" w:type="dxa"/>
            </w:tcMar>
            <w:vAlign w:val="center"/>
            <w:hideMark/>
          </w:tcPr>
          <w:p w14:paraId="4B69D07C" w14:textId="77777777" w:rsidR="008269BA" w:rsidRPr="008A0D15" w:rsidRDefault="008269BA">
            <w:pPr>
              <w:spacing w:after="0" w:line="240" w:lineRule="auto"/>
              <w:rPr>
                <w:rFonts w:eastAsia="Times New Roman"/>
                <w:sz w:val="22"/>
                <w:szCs w:val="22"/>
                <w:lang w:eastAsia="ru-RU"/>
                <w:rPrChange w:id="6100" w:author="Елена Белолипецкая" w:date="2024-05-25T22:35:00Z">
                  <w:rPr>
                    <w:rFonts w:eastAsia="Times New Roman"/>
                    <w:lang w:eastAsia="ru-RU"/>
                  </w:rPr>
                </w:rPrChange>
              </w:rPr>
              <w:pPrChange w:id="6101" w:author="Елена Белолипецкая" w:date="2024-05-25T22:31:00Z">
                <w:pPr>
                  <w:spacing w:before="75" w:after="75" w:line="240" w:lineRule="auto"/>
                </w:pPr>
              </w:pPrChange>
            </w:pPr>
            <w:r w:rsidRPr="008A0D15">
              <w:rPr>
                <w:rFonts w:eastAsia="Times New Roman"/>
                <w:sz w:val="22"/>
                <w:szCs w:val="22"/>
                <w:lang w:eastAsia="ru-RU"/>
                <w:rPrChange w:id="6102" w:author="Елена Белолипецкая" w:date="2024-05-25T22:35:00Z">
                  <w:rPr>
                    <w:rFonts w:eastAsia="Times New Roman"/>
                    <w:lang w:eastAsia="ru-RU"/>
                  </w:rPr>
                </w:rPrChange>
              </w:rPr>
              <w:t>Велпатасвир</w:t>
            </w:r>
          </w:p>
        </w:tc>
        <w:tc>
          <w:tcPr>
            <w:tcW w:w="303" w:type="pct"/>
            <w:tcMar>
              <w:top w:w="45" w:type="dxa"/>
              <w:left w:w="75" w:type="dxa"/>
              <w:bottom w:w="45" w:type="dxa"/>
              <w:right w:w="75" w:type="dxa"/>
            </w:tcMar>
            <w:vAlign w:val="center"/>
            <w:hideMark/>
          </w:tcPr>
          <w:p w14:paraId="356FFB71" w14:textId="723A6184" w:rsidR="008269BA" w:rsidRPr="008A0D15" w:rsidRDefault="008269BA">
            <w:pPr>
              <w:spacing w:after="0" w:line="240" w:lineRule="auto"/>
              <w:rPr>
                <w:rFonts w:eastAsia="Times New Roman"/>
                <w:sz w:val="22"/>
                <w:szCs w:val="22"/>
                <w:lang w:eastAsia="ru-RU"/>
                <w:rPrChange w:id="6103" w:author="Елена Белолипецкая" w:date="2024-05-25T22:35:00Z">
                  <w:rPr>
                    <w:rFonts w:eastAsia="Times New Roman"/>
                    <w:lang w:eastAsia="ru-RU"/>
                  </w:rPr>
                </w:rPrChange>
              </w:rPr>
              <w:pPrChange w:id="6104" w:author="Елена Белолипецкая" w:date="2024-05-25T22:34:00Z">
                <w:pPr>
                  <w:spacing w:before="75" w:after="75" w:line="240" w:lineRule="auto"/>
                </w:pPr>
              </w:pPrChange>
            </w:pPr>
            <w:r w:rsidRPr="008A0D15">
              <w:rPr>
                <w:rFonts w:eastAsia="Times New Roman"/>
                <w:sz w:val="22"/>
                <w:szCs w:val="22"/>
                <w:lang w:eastAsia="ru-RU"/>
                <w:rPrChange w:id="6105" w:author="Елена Белолипецкая" w:date="2024-05-25T22:35:00Z">
                  <w:rPr>
                    <w:rFonts w:eastAsia="Times New Roman"/>
                    <w:lang w:eastAsia="ru-RU"/>
                  </w:rPr>
                </w:rPrChange>
              </w:rPr>
              <w:t>↑</w:t>
            </w:r>
            <w:r w:rsidRPr="008A0D15">
              <w:rPr>
                <w:rFonts w:eastAsia="Times New Roman"/>
                <w:sz w:val="22"/>
                <w:szCs w:val="22"/>
                <w:lang w:eastAsia="ru-RU"/>
                <w:rPrChange w:id="6106" w:author="Елена Белолипецкая" w:date="2024-05-25T22:35:00Z">
                  <w:rPr>
                    <w:rFonts w:eastAsia="Times New Roman"/>
                    <w:lang w:eastAsia="ru-RU"/>
                  </w:rPr>
                </w:rPrChange>
              </w:rPr>
              <w:br/>
              <w:t>1</w:t>
            </w:r>
            <w:del w:id="6107" w:author="Елена Белолипецкая" w:date="2024-05-25T22:29:00Z">
              <w:r w:rsidRPr="008A0D15" w:rsidDel="00FE0F3F">
                <w:rPr>
                  <w:rFonts w:eastAsia="Times New Roman"/>
                  <w:sz w:val="22"/>
                  <w:szCs w:val="22"/>
                  <w:lang w:eastAsia="ru-RU"/>
                  <w:rPrChange w:id="6108" w:author="Елена Белолипецкая" w:date="2024-05-25T22:35:00Z">
                    <w:rPr>
                      <w:rFonts w:eastAsia="Times New Roman"/>
                      <w:lang w:eastAsia="ru-RU"/>
                    </w:rPr>
                  </w:rPrChange>
                </w:rPr>
                <w:delText>.</w:delText>
              </w:r>
            </w:del>
            <w:ins w:id="6109" w:author="Елена Белолипецкая" w:date="2024-05-25T22:29:00Z">
              <w:r w:rsidR="00FE0F3F" w:rsidRPr="008A0D15">
                <w:rPr>
                  <w:rFonts w:eastAsia="Times New Roman"/>
                  <w:sz w:val="22"/>
                  <w:szCs w:val="22"/>
                  <w:lang w:eastAsia="ru-RU"/>
                  <w:rPrChange w:id="6110" w:author="Елена Белолипецкая" w:date="2024-05-25T22:35:00Z">
                    <w:rPr>
                      <w:rFonts w:eastAsia="Times New Roman"/>
                      <w:lang w:eastAsia="ru-RU"/>
                    </w:rPr>
                  </w:rPrChange>
                </w:rPr>
                <w:t>,</w:t>
              </w:r>
            </w:ins>
            <w:r w:rsidRPr="008A0D15">
              <w:rPr>
                <w:rFonts w:eastAsia="Times New Roman"/>
                <w:sz w:val="22"/>
                <w:szCs w:val="22"/>
                <w:lang w:eastAsia="ru-RU"/>
                <w:rPrChange w:id="6111" w:author="Елена Белолипецкая" w:date="2024-05-25T22:35:00Z">
                  <w:rPr>
                    <w:rFonts w:eastAsia="Times New Roman"/>
                    <w:lang w:eastAsia="ru-RU"/>
                  </w:rPr>
                </w:rPrChange>
              </w:rPr>
              <w:t>3 (1</w:t>
            </w:r>
            <w:del w:id="6112" w:author="Елена Белолипецкая" w:date="2024-05-25T22:29:00Z">
              <w:r w:rsidRPr="008A0D15" w:rsidDel="00FE0F3F">
                <w:rPr>
                  <w:rFonts w:eastAsia="Times New Roman"/>
                  <w:sz w:val="22"/>
                  <w:szCs w:val="22"/>
                  <w:lang w:eastAsia="ru-RU"/>
                  <w:rPrChange w:id="6113" w:author="Елена Белолипецкая" w:date="2024-05-25T22:35:00Z">
                    <w:rPr>
                      <w:rFonts w:eastAsia="Times New Roman"/>
                      <w:lang w:eastAsia="ru-RU"/>
                    </w:rPr>
                  </w:rPrChange>
                </w:rPr>
                <w:delText>.</w:delText>
              </w:r>
            </w:del>
            <w:ins w:id="6114" w:author="Елена Белолипецкая" w:date="2024-05-25T22:29:00Z">
              <w:r w:rsidR="00FE0F3F" w:rsidRPr="008A0D15">
                <w:rPr>
                  <w:rFonts w:eastAsia="Times New Roman"/>
                  <w:sz w:val="22"/>
                  <w:szCs w:val="22"/>
                  <w:lang w:eastAsia="ru-RU"/>
                  <w:rPrChange w:id="6115" w:author="Елена Белолипецкая" w:date="2024-05-25T22:35:00Z">
                    <w:rPr>
                      <w:rFonts w:eastAsia="Times New Roman"/>
                      <w:lang w:eastAsia="ru-RU"/>
                    </w:rPr>
                  </w:rPrChange>
                </w:rPr>
                <w:t>,</w:t>
              </w:r>
            </w:ins>
            <w:r w:rsidRPr="008A0D15">
              <w:rPr>
                <w:rFonts w:eastAsia="Times New Roman"/>
                <w:sz w:val="22"/>
                <w:szCs w:val="22"/>
                <w:lang w:eastAsia="ru-RU"/>
                <w:rPrChange w:id="6116" w:author="Елена Белолипецкая" w:date="2024-05-25T22:35:00Z">
                  <w:rPr>
                    <w:rFonts w:eastAsia="Times New Roman"/>
                    <w:lang w:eastAsia="ru-RU"/>
                  </w:rPr>
                </w:rPrChange>
              </w:rPr>
              <w:t>2</w:t>
            </w:r>
            <w:del w:id="6117" w:author="Елена Белолипецкая" w:date="2024-05-25T22:34:00Z">
              <w:r w:rsidRPr="008A0D15" w:rsidDel="008A0D15">
                <w:rPr>
                  <w:rFonts w:eastAsia="Times New Roman"/>
                  <w:sz w:val="22"/>
                  <w:szCs w:val="22"/>
                  <w:lang w:eastAsia="ru-RU"/>
                  <w:rPrChange w:id="6118" w:author="Елена Белолипецкая" w:date="2024-05-25T22:35:00Z">
                    <w:rPr>
                      <w:rFonts w:eastAsia="Times New Roman"/>
                      <w:lang w:eastAsia="ru-RU"/>
                    </w:rPr>
                  </w:rPrChange>
                </w:rPr>
                <w:delText xml:space="preserve">, </w:delText>
              </w:r>
            </w:del>
            <w:ins w:id="6119" w:author="Елена Белолипецкая" w:date="2024-05-25T22:34:00Z">
              <w:r w:rsidR="008A0D15" w:rsidRPr="008A0D15">
                <w:rPr>
                  <w:rFonts w:eastAsia="Times New Roman"/>
                  <w:sz w:val="22"/>
                  <w:szCs w:val="22"/>
                  <w:lang w:val="en-US" w:eastAsia="ru-RU"/>
                  <w:rPrChange w:id="6120"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6121"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6122" w:author="Елена Белолипецкая" w:date="2024-05-25T22:35:00Z">
                  <w:rPr>
                    <w:rFonts w:eastAsia="Times New Roman"/>
                    <w:lang w:eastAsia="ru-RU"/>
                  </w:rPr>
                </w:rPrChange>
              </w:rPr>
              <w:t>1</w:t>
            </w:r>
            <w:del w:id="6123" w:author="Елена Белолипецкая" w:date="2024-05-25T22:29:00Z">
              <w:r w:rsidRPr="008A0D15" w:rsidDel="00FE0F3F">
                <w:rPr>
                  <w:rFonts w:eastAsia="Times New Roman"/>
                  <w:sz w:val="22"/>
                  <w:szCs w:val="22"/>
                  <w:lang w:eastAsia="ru-RU"/>
                  <w:rPrChange w:id="6124" w:author="Елена Белолипецкая" w:date="2024-05-25T22:35:00Z">
                    <w:rPr>
                      <w:rFonts w:eastAsia="Times New Roman"/>
                      <w:lang w:eastAsia="ru-RU"/>
                    </w:rPr>
                  </w:rPrChange>
                </w:rPr>
                <w:delText>.</w:delText>
              </w:r>
            </w:del>
            <w:ins w:id="6125" w:author="Елена Белолипецкая" w:date="2024-05-25T22:29:00Z">
              <w:r w:rsidR="00FE0F3F" w:rsidRPr="008A0D15">
                <w:rPr>
                  <w:rFonts w:eastAsia="Times New Roman"/>
                  <w:sz w:val="22"/>
                  <w:szCs w:val="22"/>
                  <w:lang w:eastAsia="ru-RU"/>
                  <w:rPrChange w:id="6126" w:author="Елена Белолипецкая" w:date="2024-05-25T22:35:00Z">
                    <w:rPr>
                      <w:rFonts w:eastAsia="Times New Roman"/>
                      <w:lang w:eastAsia="ru-RU"/>
                    </w:rPr>
                  </w:rPrChange>
                </w:rPr>
                <w:t>,</w:t>
              </w:r>
            </w:ins>
            <w:r w:rsidRPr="008A0D15">
              <w:rPr>
                <w:rFonts w:eastAsia="Times New Roman"/>
                <w:sz w:val="22"/>
                <w:szCs w:val="22"/>
                <w:lang w:eastAsia="ru-RU"/>
                <w:rPrChange w:id="6127" w:author="Елена Белолипецкая" w:date="2024-05-25T22:35:00Z">
                  <w:rPr>
                    <w:rFonts w:eastAsia="Times New Roman"/>
                    <w:lang w:eastAsia="ru-RU"/>
                  </w:rPr>
                </w:rPrChange>
              </w:rPr>
              <w:t>5)</w:t>
            </w:r>
          </w:p>
        </w:tc>
        <w:tc>
          <w:tcPr>
            <w:tcW w:w="379" w:type="pct"/>
            <w:tcMar>
              <w:top w:w="45" w:type="dxa"/>
              <w:left w:w="75" w:type="dxa"/>
              <w:bottom w:w="45" w:type="dxa"/>
              <w:right w:w="75" w:type="dxa"/>
            </w:tcMar>
            <w:vAlign w:val="center"/>
            <w:hideMark/>
          </w:tcPr>
          <w:p w14:paraId="240DE216" w14:textId="491C3616" w:rsidR="008269BA" w:rsidRPr="008A0D15" w:rsidRDefault="008269BA">
            <w:pPr>
              <w:spacing w:after="0" w:line="240" w:lineRule="auto"/>
              <w:rPr>
                <w:rFonts w:eastAsia="Times New Roman"/>
                <w:sz w:val="22"/>
                <w:szCs w:val="22"/>
                <w:lang w:eastAsia="ru-RU"/>
                <w:rPrChange w:id="6128" w:author="Елена Белолипецкая" w:date="2024-05-25T22:35:00Z">
                  <w:rPr>
                    <w:rFonts w:eastAsia="Times New Roman"/>
                    <w:lang w:eastAsia="ru-RU"/>
                  </w:rPr>
                </w:rPrChange>
              </w:rPr>
              <w:pPrChange w:id="6129" w:author="Елена Белолипецкая" w:date="2024-05-25T22:34:00Z">
                <w:pPr>
                  <w:spacing w:before="75" w:after="75" w:line="240" w:lineRule="auto"/>
                </w:pPr>
              </w:pPrChange>
            </w:pPr>
            <w:r w:rsidRPr="008A0D15">
              <w:rPr>
                <w:rFonts w:eastAsia="Times New Roman"/>
                <w:sz w:val="22"/>
                <w:szCs w:val="22"/>
                <w:lang w:eastAsia="ru-RU"/>
                <w:rPrChange w:id="6130" w:author="Елена Белолипецкая" w:date="2024-05-25T22:35:00Z">
                  <w:rPr>
                    <w:rFonts w:eastAsia="Times New Roman"/>
                    <w:lang w:eastAsia="ru-RU"/>
                  </w:rPr>
                </w:rPrChange>
              </w:rPr>
              <w:t>↑</w:t>
            </w:r>
            <w:r w:rsidRPr="008A0D15">
              <w:rPr>
                <w:rFonts w:eastAsia="Times New Roman"/>
                <w:sz w:val="22"/>
                <w:szCs w:val="22"/>
                <w:lang w:eastAsia="ru-RU"/>
                <w:rPrChange w:id="6131" w:author="Елена Белолипецкая" w:date="2024-05-25T22:35:00Z">
                  <w:rPr>
                    <w:rFonts w:eastAsia="Times New Roman"/>
                    <w:lang w:eastAsia="ru-RU"/>
                  </w:rPr>
                </w:rPrChange>
              </w:rPr>
              <w:br/>
              <w:t>1</w:t>
            </w:r>
            <w:del w:id="6132" w:author="Елена Белолипецкая" w:date="2024-05-25T22:29:00Z">
              <w:r w:rsidRPr="008A0D15" w:rsidDel="00FE0F3F">
                <w:rPr>
                  <w:rFonts w:eastAsia="Times New Roman"/>
                  <w:sz w:val="22"/>
                  <w:szCs w:val="22"/>
                  <w:lang w:eastAsia="ru-RU"/>
                  <w:rPrChange w:id="6133" w:author="Елена Белолипецкая" w:date="2024-05-25T22:35:00Z">
                    <w:rPr>
                      <w:rFonts w:eastAsia="Times New Roman"/>
                      <w:lang w:eastAsia="ru-RU"/>
                    </w:rPr>
                  </w:rPrChange>
                </w:rPr>
                <w:delText>.</w:delText>
              </w:r>
            </w:del>
            <w:ins w:id="6134" w:author="Елена Белолипецкая" w:date="2024-05-25T22:29:00Z">
              <w:r w:rsidR="00FE0F3F" w:rsidRPr="008A0D15">
                <w:rPr>
                  <w:rFonts w:eastAsia="Times New Roman"/>
                  <w:sz w:val="22"/>
                  <w:szCs w:val="22"/>
                  <w:lang w:eastAsia="ru-RU"/>
                  <w:rPrChange w:id="6135" w:author="Елена Белолипецкая" w:date="2024-05-25T22:35:00Z">
                    <w:rPr>
                      <w:rFonts w:eastAsia="Times New Roman"/>
                      <w:lang w:eastAsia="ru-RU"/>
                    </w:rPr>
                  </w:rPrChange>
                </w:rPr>
                <w:t>,</w:t>
              </w:r>
            </w:ins>
            <w:r w:rsidRPr="008A0D15">
              <w:rPr>
                <w:rFonts w:eastAsia="Times New Roman"/>
                <w:sz w:val="22"/>
                <w:szCs w:val="22"/>
                <w:lang w:eastAsia="ru-RU"/>
                <w:rPrChange w:id="6136" w:author="Елена Белолипецкая" w:date="2024-05-25T22:35:00Z">
                  <w:rPr>
                    <w:rFonts w:eastAsia="Times New Roman"/>
                    <w:lang w:eastAsia="ru-RU"/>
                  </w:rPr>
                </w:rPrChange>
              </w:rPr>
              <w:t>5 (1</w:t>
            </w:r>
            <w:del w:id="6137" w:author="Елена Белолипецкая" w:date="2024-05-25T22:29:00Z">
              <w:r w:rsidRPr="008A0D15" w:rsidDel="00FE0F3F">
                <w:rPr>
                  <w:rFonts w:eastAsia="Times New Roman"/>
                  <w:sz w:val="22"/>
                  <w:szCs w:val="22"/>
                  <w:lang w:eastAsia="ru-RU"/>
                  <w:rPrChange w:id="6138" w:author="Елена Белолипецкая" w:date="2024-05-25T22:35:00Z">
                    <w:rPr>
                      <w:rFonts w:eastAsia="Times New Roman"/>
                      <w:lang w:eastAsia="ru-RU"/>
                    </w:rPr>
                  </w:rPrChange>
                </w:rPr>
                <w:delText>.</w:delText>
              </w:r>
            </w:del>
            <w:ins w:id="6139" w:author="Елена Белолипецкая" w:date="2024-05-25T22:29:00Z">
              <w:r w:rsidR="00FE0F3F" w:rsidRPr="008A0D15">
                <w:rPr>
                  <w:rFonts w:eastAsia="Times New Roman"/>
                  <w:sz w:val="22"/>
                  <w:szCs w:val="22"/>
                  <w:lang w:eastAsia="ru-RU"/>
                  <w:rPrChange w:id="6140" w:author="Елена Белолипецкая" w:date="2024-05-25T22:35:00Z">
                    <w:rPr>
                      <w:rFonts w:eastAsia="Times New Roman"/>
                      <w:lang w:eastAsia="ru-RU"/>
                    </w:rPr>
                  </w:rPrChange>
                </w:rPr>
                <w:t>,</w:t>
              </w:r>
            </w:ins>
            <w:r w:rsidRPr="008A0D15">
              <w:rPr>
                <w:rFonts w:eastAsia="Times New Roman"/>
                <w:sz w:val="22"/>
                <w:szCs w:val="22"/>
                <w:lang w:eastAsia="ru-RU"/>
                <w:rPrChange w:id="6141" w:author="Елена Белолипецкая" w:date="2024-05-25T22:35:00Z">
                  <w:rPr>
                    <w:rFonts w:eastAsia="Times New Roman"/>
                    <w:lang w:eastAsia="ru-RU"/>
                  </w:rPr>
                </w:rPrChange>
              </w:rPr>
              <w:t>4</w:t>
            </w:r>
            <w:del w:id="6142" w:author="Елена Белолипецкая" w:date="2024-05-25T22:34:00Z">
              <w:r w:rsidRPr="008A0D15" w:rsidDel="008A0D15">
                <w:rPr>
                  <w:rFonts w:eastAsia="Times New Roman"/>
                  <w:sz w:val="22"/>
                  <w:szCs w:val="22"/>
                  <w:lang w:eastAsia="ru-RU"/>
                  <w:rPrChange w:id="6143" w:author="Елена Белолипецкая" w:date="2024-05-25T22:35:00Z">
                    <w:rPr>
                      <w:rFonts w:eastAsia="Times New Roman"/>
                      <w:lang w:eastAsia="ru-RU"/>
                    </w:rPr>
                  </w:rPrChange>
                </w:rPr>
                <w:delText xml:space="preserve">, </w:delText>
              </w:r>
            </w:del>
            <w:ins w:id="6144" w:author="Елена Белолипецкая" w:date="2024-05-25T22:34:00Z">
              <w:r w:rsidR="008A0D15" w:rsidRPr="008A0D15">
                <w:rPr>
                  <w:rFonts w:eastAsia="Times New Roman"/>
                  <w:sz w:val="22"/>
                  <w:szCs w:val="22"/>
                  <w:lang w:val="en-US" w:eastAsia="ru-RU"/>
                  <w:rPrChange w:id="6145"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6146"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6147" w:author="Елена Белолипецкая" w:date="2024-05-25T22:35:00Z">
                  <w:rPr>
                    <w:rFonts w:eastAsia="Times New Roman"/>
                    <w:lang w:eastAsia="ru-RU"/>
                  </w:rPr>
                </w:rPrChange>
              </w:rPr>
              <w:t>1</w:t>
            </w:r>
            <w:del w:id="6148" w:author="Елена Белолипецкая" w:date="2024-05-25T22:29:00Z">
              <w:r w:rsidRPr="008A0D15" w:rsidDel="00FE0F3F">
                <w:rPr>
                  <w:rFonts w:eastAsia="Times New Roman"/>
                  <w:sz w:val="22"/>
                  <w:szCs w:val="22"/>
                  <w:lang w:eastAsia="ru-RU"/>
                  <w:rPrChange w:id="6149" w:author="Елена Белолипецкая" w:date="2024-05-25T22:35:00Z">
                    <w:rPr>
                      <w:rFonts w:eastAsia="Times New Roman"/>
                      <w:lang w:eastAsia="ru-RU"/>
                    </w:rPr>
                  </w:rPrChange>
                </w:rPr>
                <w:delText>.</w:delText>
              </w:r>
            </w:del>
            <w:ins w:id="6150" w:author="Елена Белолипецкая" w:date="2024-05-25T22:29:00Z">
              <w:r w:rsidR="00FE0F3F" w:rsidRPr="008A0D15">
                <w:rPr>
                  <w:rFonts w:eastAsia="Times New Roman"/>
                  <w:sz w:val="22"/>
                  <w:szCs w:val="22"/>
                  <w:lang w:eastAsia="ru-RU"/>
                  <w:rPrChange w:id="6151" w:author="Елена Белолипецкая" w:date="2024-05-25T22:35:00Z">
                    <w:rPr>
                      <w:rFonts w:eastAsia="Times New Roman"/>
                      <w:lang w:eastAsia="ru-RU"/>
                    </w:rPr>
                  </w:rPrChange>
                </w:rPr>
                <w:t>,</w:t>
              </w:r>
            </w:ins>
            <w:r w:rsidRPr="008A0D15">
              <w:rPr>
                <w:rFonts w:eastAsia="Times New Roman"/>
                <w:sz w:val="22"/>
                <w:szCs w:val="22"/>
                <w:lang w:eastAsia="ru-RU"/>
                <w:rPrChange w:id="6152" w:author="Елена Белолипецкая" w:date="2024-05-25T22:35:00Z">
                  <w:rPr>
                    <w:rFonts w:eastAsia="Times New Roman"/>
                    <w:lang w:eastAsia="ru-RU"/>
                  </w:rPr>
                </w:rPrChange>
              </w:rPr>
              <w:t>7)</w:t>
            </w:r>
          </w:p>
        </w:tc>
        <w:tc>
          <w:tcPr>
            <w:tcW w:w="309" w:type="pct"/>
            <w:tcMar>
              <w:top w:w="45" w:type="dxa"/>
              <w:left w:w="75" w:type="dxa"/>
              <w:bottom w:w="45" w:type="dxa"/>
              <w:right w:w="75" w:type="dxa"/>
            </w:tcMar>
            <w:vAlign w:val="center"/>
            <w:hideMark/>
          </w:tcPr>
          <w:p w14:paraId="43A73D22" w14:textId="15FEA48B" w:rsidR="008269BA" w:rsidRPr="008A0D15" w:rsidRDefault="008269BA">
            <w:pPr>
              <w:spacing w:after="0" w:line="240" w:lineRule="auto"/>
              <w:rPr>
                <w:rFonts w:eastAsia="Times New Roman"/>
                <w:sz w:val="22"/>
                <w:szCs w:val="22"/>
                <w:lang w:eastAsia="ru-RU"/>
                <w:rPrChange w:id="6153" w:author="Елена Белолипецкая" w:date="2024-05-25T22:35:00Z">
                  <w:rPr>
                    <w:rFonts w:eastAsia="Times New Roman"/>
                    <w:lang w:eastAsia="ru-RU"/>
                  </w:rPr>
                </w:rPrChange>
              </w:rPr>
              <w:pPrChange w:id="6154" w:author="Елена Белолипецкая" w:date="2024-05-25T22:34:00Z">
                <w:pPr>
                  <w:spacing w:before="75" w:after="75" w:line="240" w:lineRule="auto"/>
                </w:pPr>
              </w:pPrChange>
            </w:pPr>
            <w:r w:rsidRPr="008A0D15">
              <w:rPr>
                <w:rFonts w:eastAsia="Times New Roman"/>
                <w:sz w:val="22"/>
                <w:szCs w:val="22"/>
                <w:lang w:eastAsia="ru-RU"/>
                <w:rPrChange w:id="6155" w:author="Елена Белолипецкая" w:date="2024-05-25T22:35:00Z">
                  <w:rPr>
                    <w:rFonts w:eastAsia="Times New Roman"/>
                    <w:lang w:eastAsia="ru-RU"/>
                  </w:rPr>
                </w:rPrChange>
              </w:rPr>
              <w:t>↑</w:t>
            </w:r>
            <w:r w:rsidRPr="008A0D15">
              <w:rPr>
                <w:rFonts w:eastAsia="Times New Roman"/>
                <w:sz w:val="22"/>
                <w:szCs w:val="22"/>
                <w:lang w:eastAsia="ru-RU"/>
                <w:rPrChange w:id="6156" w:author="Елена Белолипецкая" w:date="2024-05-25T22:35:00Z">
                  <w:rPr>
                    <w:rFonts w:eastAsia="Times New Roman"/>
                    <w:lang w:eastAsia="ru-RU"/>
                  </w:rPr>
                </w:rPrChange>
              </w:rPr>
              <w:br/>
              <w:t>1</w:t>
            </w:r>
            <w:del w:id="6157" w:author="Елена Белолипецкая" w:date="2024-05-25T22:29:00Z">
              <w:r w:rsidRPr="008A0D15" w:rsidDel="00FE0F3F">
                <w:rPr>
                  <w:rFonts w:eastAsia="Times New Roman"/>
                  <w:sz w:val="22"/>
                  <w:szCs w:val="22"/>
                  <w:lang w:eastAsia="ru-RU"/>
                  <w:rPrChange w:id="6158" w:author="Елена Белолипецкая" w:date="2024-05-25T22:35:00Z">
                    <w:rPr>
                      <w:rFonts w:eastAsia="Times New Roman"/>
                      <w:lang w:eastAsia="ru-RU"/>
                    </w:rPr>
                  </w:rPrChange>
                </w:rPr>
                <w:delText>.</w:delText>
              </w:r>
            </w:del>
            <w:ins w:id="6159" w:author="Елена Белолипецкая" w:date="2024-05-25T22:29:00Z">
              <w:r w:rsidR="00FE0F3F" w:rsidRPr="008A0D15">
                <w:rPr>
                  <w:rFonts w:eastAsia="Times New Roman"/>
                  <w:sz w:val="22"/>
                  <w:szCs w:val="22"/>
                  <w:lang w:eastAsia="ru-RU"/>
                  <w:rPrChange w:id="6160" w:author="Елена Белолипецкая" w:date="2024-05-25T22:35:00Z">
                    <w:rPr>
                      <w:rFonts w:eastAsia="Times New Roman"/>
                      <w:lang w:eastAsia="ru-RU"/>
                    </w:rPr>
                  </w:rPrChange>
                </w:rPr>
                <w:t>,</w:t>
              </w:r>
            </w:ins>
            <w:r w:rsidRPr="008A0D15">
              <w:rPr>
                <w:rFonts w:eastAsia="Times New Roman"/>
                <w:sz w:val="22"/>
                <w:szCs w:val="22"/>
                <w:lang w:eastAsia="ru-RU"/>
                <w:rPrChange w:id="6161" w:author="Елена Белолипецкая" w:date="2024-05-25T22:35:00Z">
                  <w:rPr>
                    <w:rFonts w:eastAsia="Times New Roman"/>
                    <w:lang w:eastAsia="ru-RU"/>
                  </w:rPr>
                </w:rPrChange>
              </w:rPr>
              <w:t>6 (1</w:t>
            </w:r>
            <w:del w:id="6162" w:author="Елена Белолипецкая" w:date="2024-05-25T22:29:00Z">
              <w:r w:rsidRPr="008A0D15" w:rsidDel="00FE0F3F">
                <w:rPr>
                  <w:rFonts w:eastAsia="Times New Roman"/>
                  <w:sz w:val="22"/>
                  <w:szCs w:val="22"/>
                  <w:lang w:eastAsia="ru-RU"/>
                  <w:rPrChange w:id="6163" w:author="Елена Белолипецкая" w:date="2024-05-25T22:35:00Z">
                    <w:rPr>
                      <w:rFonts w:eastAsia="Times New Roman"/>
                      <w:lang w:eastAsia="ru-RU"/>
                    </w:rPr>
                  </w:rPrChange>
                </w:rPr>
                <w:delText>.</w:delText>
              </w:r>
            </w:del>
            <w:ins w:id="6164" w:author="Елена Белолипецкая" w:date="2024-05-25T22:29:00Z">
              <w:r w:rsidR="00FE0F3F" w:rsidRPr="008A0D15">
                <w:rPr>
                  <w:rFonts w:eastAsia="Times New Roman"/>
                  <w:sz w:val="22"/>
                  <w:szCs w:val="22"/>
                  <w:lang w:eastAsia="ru-RU"/>
                  <w:rPrChange w:id="6165" w:author="Елена Белолипецкая" w:date="2024-05-25T22:35:00Z">
                    <w:rPr>
                      <w:rFonts w:eastAsia="Times New Roman"/>
                      <w:lang w:eastAsia="ru-RU"/>
                    </w:rPr>
                  </w:rPrChange>
                </w:rPr>
                <w:t>,</w:t>
              </w:r>
            </w:ins>
            <w:r w:rsidRPr="008A0D15">
              <w:rPr>
                <w:rFonts w:eastAsia="Times New Roman"/>
                <w:sz w:val="22"/>
                <w:szCs w:val="22"/>
                <w:lang w:eastAsia="ru-RU"/>
                <w:rPrChange w:id="6166" w:author="Елена Белолипецкая" w:date="2024-05-25T22:35:00Z">
                  <w:rPr>
                    <w:rFonts w:eastAsia="Times New Roman"/>
                    <w:lang w:eastAsia="ru-RU"/>
                  </w:rPr>
                </w:rPrChange>
              </w:rPr>
              <w:t>4</w:t>
            </w:r>
            <w:del w:id="6167" w:author="Елена Белолипецкая" w:date="2024-05-25T22:34:00Z">
              <w:r w:rsidRPr="008A0D15" w:rsidDel="008A0D15">
                <w:rPr>
                  <w:rFonts w:eastAsia="Times New Roman"/>
                  <w:sz w:val="22"/>
                  <w:szCs w:val="22"/>
                  <w:lang w:eastAsia="ru-RU"/>
                  <w:rPrChange w:id="6168" w:author="Елена Белолипецкая" w:date="2024-05-25T22:35:00Z">
                    <w:rPr>
                      <w:rFonts w:eastAsia="Times New Roman"/>
                      <w:lang w:eastAsia="ru-RU"/>
                    </w:rPr>
                  </w:rPrChange>
                </w:rPr>
                <w:delText xml:space="preserve">, </w:delText>
              </w:r>
            </w:del>
            <w:ins w:id="6169" w:author="Елена Белолипецкая" w:date="2024-05-25T22:34:00Z">
              <w:r w:rsidR="008A0D15" w:rsidRPr="008A0D15">
                <w:rPr>
                  <w:rFonts w:eastAsia="Times New Roman"/>
                  <w:sz w:val="22"/>
                  <w:szCs w:val="22"/>
                  <w:lang w:val="en-US" w:eastAsia="ru-RU"/>
                  <w:rPrChange w:id="6170"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6171"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6172" w:author="Елена Белолипецкая" w:date="2024-05-25T22:35:00Z">
                  <w:rPr>
                    <w:rFonts w:eastAsia="Times New Roman"/>
                    <w:lang w:eastAsia="ru-RU"/>
                  </w:rPr>
                </w:rPrChange>
              </w:rPr>
              <w:t>1</w:t>
            </w:r>
            <w:del w:id="6173" w:author="Елена Белолипецкая" w:date="2024-05-25T22:29:00Z">
              <w:r w:rsidRPr="008A0D15" w:rsidDel="00FE0F3F">
                <w:rPr>
                  <w:rFonts w:eastAsia="Times New Roman"/>
                  <w:sz w:val="22"/>
                  <w:szCs w:val="22"/>
                  <w:lang w:eastAsia="ru-RU"/>
                  <w:rPrChange w:id="6174" w:author="Елена Белолипецкая" w:date="2024-05-25T22:35:00Z">
                    <w:rPr>
                      <w:rFonts w:eastAsia="Times New Roman"/>
                      <w:lang w:eastAsia="ru-RU"/>
                    </w:rPr>
                  </w:rPrChange>
                </w:rPr>
                <w:delText>.</w:delText>
              </w:r>
            </w:del>
            <w:ins w:id="6175" w:author="Елена Белолипецкая" w:date="2024-05-25T22:29:00Z">
              <w:r w:rsidR="00FE0F3F" w:rsidRPr="008A0D15">
                <w:rPr>
                  <w:rFonts w:eastAsia="Times New Roman"/>
                  <w:sz w:val="22"/>
                  <w:szCs w:val="22"/>
                  <w:lang w:eastAsia="ru-RU"/>
                  <w:rPrChange w:id="6176" w:author="Елена Белолипецкая" w:date="2024-05-25T22:35:00Z">
                    <w:rPr>
                      <w:rFonts w:eastAsia="Times New Roman"/>
                      <w:lang w:eastAsia="ru-RU"/>
                    </w:rPr>
                  </w:rPrChange>
                </w:rPr>
                <w:t>,</w:t>
              </w:r>
            </w:ins>
            <w:r w:rsidRPr="008A0D15">
              <w:rPr>
                <w:rFonts w:eastAsia="Times New Roman"/>
                <w:sz w:val="22"/>
                <w:szCs w:val="22"/>
                <w:lang w:eastAsia="ru-RU"/>
                <w:rPrChange w:id="6177" w:author="Елена Белолипецкая" w:date="2024-05-25T22:35:00Z">
                  <w:rPr>
                    <w:rFonts w:eastAsia="Times New Roman"/>
                    <w:lang w:eastAsia="ru-RU"/>
                  </w:rPr>
                </w:rPrChange>
              </w:rPr>
              <w:t>8)</w:t>
            </w:r>
          </w:p>
        </w:tc>
        <w:tc>
          <w:tcPr>
            <w:tcW w:w="1508" w:type="pct"/>
            <w:vMerge/>
            <w:vAlign w:val="center"/>
            <w:hideMark/>
          </w:tcPr>
          <w:p w14:paraId="01E124B6" w14:textId="77777777" w:rsidR="008269BA" w:rsidRPr="008A0D15" w:rsidRDefault="008269BA">
            <w:pPr>
              <w:spacing w:after="0" w:line="240" w:lineRule="auto"/>
              <w:rPr>
                <w:rFonts w:eastAsia="Times New Roman"/>
                <w:sz w:val="22"/>
                <w:szCs w:val="22"/>
                <w:lang w:eastAsia="ru-RU"/>
                <w:rPrChange w:id="6178" w:author="Елена Белолипецкая" w:date="2024-05-25T22:35:00Z">
                  <w:rPr>
                    <w:rFonts w:eastAsia="Times New Roman"/>
                    <w:lang w:eastAsia="ru-RU"/>
                  </w:rPr>
                </w:rPrChange>
              </w:rPr>
              <w:pPrChange w:id="6179" w:author="Елена Белолипецкая" w:date="2024-05-25T22:31:00Z">
                <w:pPr>
                  <w:spacing w:before="75" w:after="75" w:line="240" w:lineRule="auto"/>
                </w:pPr>
              </w:pPrChange>
            </w:pPr>
          </w:p>
        </w:tc>
      </w:tr>
      <w:tr w:rsidR="00FE0F3F" w:rsidRPr="008A0D15" w14:paraId="574F813A" w14:textId="77777777" w:rsidTr="00FE0F3F">
        <w:tc>
          <w:tcPr>
            <w:tcW w:w="1818" w:type="pct"/>
            <w:vMerge w:val="restart"/>
            <w:tcMar>
              <w:top w:w="45" w:type="dxa"/>
              <w:left w:w="75" w:type="dxa"/>
              <w:bottom w:w="45" w:type="dxa"/>
              <w:right w:w="75" w:type="dxa"/>
            </w:tcMar>
            <w:vAlign w:val="center"/>
            <w:hideMark/>
          </w:tcPr>
          <w:p w14:paraId="74239B76" w14:textId="77777777" w:rsidR="008269BA" w:rsidRPr="008A0D15" w:rsidRDefault="008269BA">
            <w:pPr>
              <w:spacing w:after="0" w:line="240" w:lineRule="auto"/>
              <w:rPr>
                <w:rFonts w:eastAsia="Times New Roman"/>
                <w:sz w:val="22"/>
                <w:szCs w:val="22"/>
                <w:lang w:eastAsia="ru-RU"/>
                <w:rPrChange w:id="6180" w:author="Елена Белолипецкая" w:date="2024-05-25T22:35:00Z">
                  <w:rPr>
                    <w:rFonts w:eastAsia="Times New Roman"/>
                    <w:lang w:eastAsia="ru-RU"/>
                  </w:rPr>
                </w:rPrChange>
              </w:rPr>
              <w:pPrChange w:id="6181" w:author="Елена Белолипецкая" w:date="2024-05-25T22:31:00Z">
                <w:pPr>
                  <w:spacing w:before="75" w:after="75" w:line="240" w:lineRule="auto"/>
                </w:pPr>
              </w:pPrChange>
            </w:pPr>
            <w:r w:rsidRPr="008A0D15">
              <w:rPr>
                <w:rFonts w:eastAsia="Times New Roman"/>
                <w:sz w:val="22"/>
                <w:szCs w:val="22"/>
                <w:lang w:eastAsia="ru-RU"/>
                <w:rPrChange w:id="6182" w:author="Елена Белолипецкая" w:date="2024-05-25T22:35:00Z">
                  <w:rPr>
                    <w:rFonts w:eastAsia="Times New Roman"/>
                    <w:lang w:eastAsia="ru-RU"/>
                  </w:rPr>
                </w:rPrChange>
              </w:rPr>
              <w:t>Элвитегравир/кобицистат/эмтрицитабин/тенофовира</w:t>
            </w:r>
            <w:r w:rsidRPr="008A0D15">
              <w:rPr>
                <w:rFonts w:eastAsia="Times New Roman"/>
                <w:sz w:val="22"/>
                <w:szCs w:val="22"/>
                <w:lang w:eastAsia="ru-RU"/>
                <w:rPrChange w:id="6183" w:author="Елена Белолипецкая" w:date="2024-05-25T22:35:00Z">
                  <w:rPr>
                    <w:rFonts w:eastAsia="Times New Roman"/>
                    <w:lang w:eastAsia="ru-RU"/>
                  </w:rPr>
                </w:rPrChange>
              </w:rPr>
              <w:br/>
              <w:t>дизопроксила фумарат</w:t>
            </w:r>
            <w:r w:rsidRPr="008A0D15">
              <w:rPr>
                <w:rFonts w:eastAsia="Times New Roman"/>
                <w:sz w:val="22"/>
                <w:szCs w:val="22"/>
                <w:lang w:eastAsia="ru-RU"/>
                <w:rPrChange w:id="6184" w:author="Елена Белолипецкая" w:date="2024-05-25T22:35:00Z">
                  <w:rPr>
                    <w:rFonts w:eastAsia="Times New Roman"/>
                    <w:lang w:eastAsia="ru-RU"/>
                  </w:rPr>
                </w:rPrChange>
              </w:rPr>
              <w:br/>
              <w:t>(150 мг/150 мг/200 мг/300 мг 1 раз/сут) /</w:t>
            </w:r>
            <w:r w:rsidRPr="008A0D15">
              <w:rPr>
                <w:rFonts w:eastAsia="Times New Roman"/>
                <w:sz w:val="22"/>
                <w:szCs w:val="22"/>
                <w:lang w:eastAsia="ru-RU"/>
                <w:rPrChange w:id="6185" w:author="Елена Белолипецкая" w:date="2024-05-25T22:35:00Z">
                  <w:rPr>
                    <w:rFonts w:eastAsia="Times New Roman"/>
                    <w:lang w:eastAsia="ru-RU"/>
                  </w:rPr>
                </w:rPrChange>
              </w:rPr>
              <w:br/>
              <w:t>Велпатасвир/софосбувир</w:t>
            </w:r>
            <w:r w:rsidRPr="008A0D15">
              <w:rPr>
                <w:rFonts w:eastAsia="Times New Roman"/>
                <w:sz w:val="22"/>
                <w:szCs w:val="22"/>
                <w:lang w:eastAsia="ru-RU"/>
                <w:rPrChange w:id="6186" w:author="Елена Белолипецкая" w:date="2024-05-25T22:35:00Z">
                  <w:rPr>
                    <w:rFonts w:eastAsia="Times New Roman"/>
                    <w:lang w:eastAsia="ru-RU"/>
                  </w:rPr>
                </w:rPrChange>
              </w:rPr>
              <w:br/>
              <w:t>(100 мг/400 мг 1 раз/сут)</w:t>
            </w:r>
            <w:r w:rsidRPr="008A0D15">
              <w:rPr>
                <w:rFonts w:eastAsia="Times New Roman"/>
                <w:sz w:val="22"/>
                <w:szCs w:val="22"/>
                <w:vertAlign w:val="superscript"/>
                <w:lang w:eastAsia="ru-RU"/>
                <w:rPrChange w:id="6187" w:author="Елена Белолипецкая" w:date="2024-05-25T22:35:00Z">
                  <w:rPr>
                    <w:rFonts w:eastAsia="Times New Roman"/>
                    <w:vertAlign w:val="superscript"/>
                    <w:lang w:eastAsia="ru-RU"/>
                  </w:rPr>
                </w:rPrChange>
              </w:rPr>
              <w:t>c, d</w:t>
            </w:r>
          </w:p>
        </w:tc>
        <w:tc>
          <w:tcPr>
            <w:tcW w:w="682" w:type="pct"/>
            <w:tcMar>
              <w:top w:w="45" w:type="dxa"/>
              <w:left w:w="75" w:type="dxa"/>
              <w:bottom w:w="45" w:type="dxa"/>
              <w:right w:w="75" w:type="dxa"/>
            </w:tcMar>
            <w:vAlign w:val="center"/>
            <w:hideMark/>
          </w:tcPr>
          <w:p w14:paraId="150FEC50" w14:textId="77777777" w:rsidR="008269BA" w:rsidRPr="008A0D15" w:rsidRDefault="008269BA">
            <w:pPr>
              <w:spacing w:after="0" w:line="240" w:lineRule="auto"/>
              <w:rPr>
                <w:rFonts w:eastAsia="Times New Roman"/>
                <w:sz w:val="22"/>
                <w:szCs w:val="22"/>
                <w:lang w:eastAsia="ru-RU"/>
                <w:rPrChange w:id="6188" w:author="Елена Белолипецкая" w:date="2024-05-25T22:35:00Z">
                  <w:rPr>
                    <w:rFonts w:eastAsia="Times New Roman"/>
                    <w:lang w:eastAsia="ru-RU"/>
                  </w:rPr>
                </w:rPrChange>
              </w:rPr>
              <w:pPrChange w:id="6189" w:author="Елена Белолипецкая" w:date="2024-05-25T22:31:00Z">
                <w:pPr>
                  <w:spacing w:before="75" w:after="75" w:line="240" w:lineRule="auto"/>
                </w:pPr>
              </w:pPrChange>
            </w:pPr>
            <w:r w:rsidRPr="008A0D15">
              <w:rPr>
                <w:rFonts w:eastAsia="Times New Roman"/>
                <w:sz w:val="22"/>
                <w:szCs w:val="22"/>
                <w:lang w:eastAsia="ru-RU"/>
                <w:rPrChange w:id="6190" w:author="Елена Белолипецкая" w:date="2024-05-25T22:35:00Z">
                  <w:rPr>
                    <w:rFonts w:eastAsia="Times New Roman"/>
                    <w:lang w:eastAsia="ru-RU"/>
                  </w:rPr>
                </w:rPrChange>
              </w:rPr>
              <w:t>Элвитегравир</w:t>
            </w:r>
          </w:p>
        </w:tc>
        <w:tc>
          <w:tcPr>
            <w:tcW w:w="303" w:type="pct"/>
            <w:tcMar>
              <w:top w:w="45" w:type="dxa"/>
              <w:left w:w="75" w:type="dxa"/>
              <w:bottom w:w="45" w:type="dxa"/>
              <w:right w:w="75" w:type="dxa"/>
            </w:tcMar>
            <w:vAlign w:val="center"/>
            <w:hideMark/>
          </w:tcPr>
          <w:p w14:paraId="1EE988DD" w14:textId="77777777" w:rsidR="008269BA" w:rsidRPr="008A0D15" w:rsidRDefault="008269BA">
            <w:pPr>
              <w:spacing w:after="0" w:line="240" w:lineRule="auto"/>
              <w:rPr>
                <w:rFonts w:eastAsia="Times New Roman"/>
                <w:sz w:val="22"/>
                <w:szCs w:val="22"/>
                <w:lang w:eastAsia="ru-RU"/>
                <w:rPrChange w:id="6191" w:author="Елена Белолипецкая" w:date="2024-05-25T22:35:00Z">
                  <w:rPr>
                    <w:rFonts w:eastAsia="Times New Roman"/>
                    <w:lang w:eastAsia="ru-RU"/>
                  </w:rPr>
                </w:rPrChange>
              </w:rPr>
              <w:pPrChange w:id="6192" w:author="Елена Белолипецкая" w:date="2024-05-25T22:31:00Z">
                <w:pPr>
                  <w:spacing w:before="75" w:after="75" w:line="240" w:lineRule="auto"/>
                </w:pPr>
              </w:pPrChange>
            </w:pPr>
            <w:r w:rsidRPr="008A0D15">
              <w:rPr>
                <w:rFonts w:eastAsia="Times New Roman"/>
                <w:sz w:val="22"/>
                <w:szCs w:val="22"/>
                <w:lang w:eastAsia="ru-RU"/>
                <w:rPrChange w:id="6193" w:author="Елена Белолипецкая" w:date="2024-05-25T22:35:00Z">
                  <w:rPr>
                    <w:rFonts w:eastAsia="Times New Roman"/>
                    <w:lang w:eastAsia="ru-RU"/>
                  </w:rPr>
                </w:rPrChange>
              </w:rPr>
              <w:t>↔</w:t>
            </w:r>
          </w:p>
        </w:tc>
        <w:tc>
          <w:tcPr>
            <w:tcW w:w="379" w:type="pct"/>
            <w:tcMar>
              <w:top w:w="45" w:type="dxa"/>
              <w:left w:w="75" w:type="dxa"/>
              <w:bottom w:w="45" w:type="dxa"/>
              <w:right w:w="75" w:type="dxa"/>
            </w:tcMar>
            <w:vAlign w:val="center"/>
            <w:hideMark/>
          </w:tcPr>
          <w:p w14:paraId="00344AEC" w14:textId="77777777" w:rsidR="008269BA" w:rsidRPr="008A0D15" w:rsidRDefault="008269BA">
            <w:pPr>
              <w:spacing w:after="0" w:line="240" w:lineRule="auto"/>
              <w:rPr>
                <w:rFonts w:eastAsia="Times New Roman"/>
                <w:sz w:val="22"/>
                <w:szCs w:val="22"/>
                <w:lang w:eastAsia="ru-RU"/>
                <w:rPrChange w:id="6194" w:author="Елена Белолипецкая" w:date="2024-05-25T22:35:00Z">
                  <w:rPr>
                    <w:rFonts w:eastAsia="Times New Roman"/>
                    <w:lang w:eastAsia="ru-RU"/>
                  </w:rPr>
                </w:rPrChange>
              </w:rPr>
              <w:pPrChange w:id="6195" w:author="Елена Белолипецкая" w:date="2024-05-25T22:31:00Z">
                <w:pPr>
                  <w:spacing w:before="75" w:after="75" w:line="240" w:lineRule="auto"/>
                </w:pPr>
              </w:pPrChange>
            </w:pPr>
            <w:r w:rsidRPr="008A0D15">
              <w:rPr>
                <w:rFonts w:eastAsia="Times New Roman"/>
                <w:sz w:val="22"/>
                <w:szCs w:val="22"/>
                <w:lang w:eastAsia="ru-RU"/>
                <w:rPrChange w:id="6196" w:author="Елена Белолипецкая" w:date="2024-05-25T22:35:00Z">
                  <w:rPr>
                    <w:rFonts w:eastAsia="Times New Roman"/>
                    <w:lang w:eastAsia="ru-RU"/>
                  </w:rPr>
                </w:rPrChange>
              </w:rPr>
              <w:t>↔</w:t>
            </w:r>
          </w:p>
        </w:tc>
        <w:tc>
          <w:tcPr>
            <w:tcW w:w="309" w:type="pct"/>
            <w:tcMar>
              <w:top w:w="45" w:type="dxa"/>
              <w:left w:w="75" w:type="dxa"/>
              <w:bottom w:w="45" w:type="dxa"/>
              <w:right w:w="75" w:type="dxa"/>
            </w:tcMar>
            <w:vAlign w:val="center"/>
            <w:hideMark/>
          </w:tcPr>
          <w:p w14:paraId="712B01E5" w14:textId="77777777" w:rsidR="008269BA" w:rsidRPr="008A0D15" w:rsidRDefault="008269BA">
            <w:pPr>
              <w:spacing w:after="0" w:line="240" w:lineRule="auto"/>
              <w:rPr>
                <w:rFonts w:eastAsia="Times New Roman"/>
                <w:sz w:val="22"/>
                <w:szCs w:val="22"/>
                <w:lang w:eastAsia="ru-RU"/>
                <w:rPrChange w:id="6197" w:author="Елена Белолипецкая" w:date="2024-05-25T22:35:00Z">
                  <w:rPr>
                    <w:rFonts w:eastAsia="Times New Roman"/>
                    <w:lang w:eastAsia="ru-RU"/>
                  </w:rPr>
                </w:rPrChange>
              </w:rPr>
              <w:pPrChange w:id="6198" w:author="Елена Белолипецкая" w:date="2024-05-25T22:31:00Z">
                <w:pPr>
                  <w:spacing w:before="75" w:after="75" w:line="240" w:lineRule="auto"/>
                </w:pPr>
              </w:pPrChange>
            </w:pPr>
            <w:r w:rsidRPr="008A0D15">
              <w:rPr>
                <w:rFonts w:eastAsia="Times New Roman"/>
                <w:sz w:val="22"/>
                <w:szCs w:val="22"/>
                <w:lang w:eastAsia="ru-RU"/>
                <w:rPrChange w:id="6199" w:author="Елена Белолипецкая" w:date="2024-05-25T22:35:00Z">
                  <w:rPr>
                    <w:rFonts w:eastAsia="Times New Roman"/>
                    <w:lang w:eastAsia="ru-RU"/>
                  </w:rPr>
                </w:rPrChange>
              </w:rPr>
              <w:t>↔</w:t>
            </w:r>
          </w:p>
        </w:tc>
        <w:tc>
          <w:tcPr>
            <w:tcW w:w="1508" w:type="pct"/>
            <w:vMerge w:val="restart"/>
            <w:tcMar>
              <w:top w:w="45" w:type="dxa"/>
              <w:left w:w="75" w:type="dxa"/>
              <w:bottom w:w="45" w:type="dxa"/>
              <w:right w:w="75" w:type="dxa"/>
            </w:tcMar>
            <w:vAlign w:val="center"/>
            <w:hideMark/>
          </w:tcPr>
          <w:p w14:paraId="19F496F2" w14:textId="678C94B5" w:rsidR="008269BA" w:rsidRPr="008A0D15" w:rsidRDefault="008269BA">
            <w:pPr>
              <w:spacing w:after="0" w:line="240" w:lineRule="auto"/>
              <w:rPr>
                <w:rFonts w:eastAsia="Times New Roman"/>
                <w:sz w:val="22"/>
                <w:szCs w:val="22"/>
                <w:lang w:eastAsia="ru-RU"/>
                <w:rPrChange w:id="6200" w:author="Елена Белолипецкая" w:date="2024-05-25T22:35:00Z">
                  <w:rPr>
                    <w:rFonts w:eastAsia="Times New Roman"/>
                    <w:lang w:eastAsia="ru-RU"/>
                  </w:rPr>
                </w:rPrChange>
              </w:rPr>
              <w:pPrChange w:id="6201" w:author="Елена Белолипецкая" w:date="2024-05-25T22:31:00Z">
                <w:pPr>
                  <w:spacing w:before="75" w:after="75" w:line="240" w:lineRule="auto"/>
                </w:pPr>
              </w:pPrChange>
            </w:pPr>
            <w:r w:rsidRPr="008A0D15">
              <w:rPr>
                <w:rFonts w:eastAsia="Times New Roman"/>
                <w:sz w:val="22"/>
                <w:szCs w:val="22"/>
                <w:lang w:eastAsia="ru-RU"/>
                <w:rPrChange w:id="6202" w:author="Елена Белолипецкая" w:date="2024-05-25T22:35:00Z">
                  <w:rPr>
                    <w:rFonts w:eastAsia="Times New Roman"/>
                    <w:lang w:eastAsia="ru-RU"/>
                  </w:rPr>
                </w:rPrChange>
              </w:rPr>
              <w:t>Корректировка дозы не требуется</w:t>
            </w:r>
          </w:p>
        </w:tc>
      </w:tr>
      <w:tr w:rsidR="00FE0F3F" w:rsidRPr="008A0D15" w14:paraId="125B6476" w14:textId="77777777" w:rsidTr="00FE0F3F">
        <w:tc>
          <w:tcPr>
            <w:tcW w:w="1818" w:type="pct"/>
            <w:vMerge/>
            <w:vAlign w:val="center"/>
            <w:hideMark/>
          </w:tcPr>
          <w:p w14:paraId="201D7A92" w14:textId="77777777" w:rsidR="008269BA" w:rsidRPr="008A0D15" w:rsidRDefault="008269BA">
            <w:pPr>
              <w:spacing w:after="0" w:line="240" w:lineRule="auto"/>
              <w:rPr>
                <w:rFonts w:eastAsia="Times New Roman"/>
                <w:sz w:val="22"/>
                <w:szCs w:val="22"/>
                <w:lang w:eastAsia="ru-RU"/>
                <w:rPrChange w:id="6203" w:author="Елена Белолипецкая" w:date="2024-05-25T22:35:00Z">
                  <w:rPr>
                    <w:rFonts w:eastAsia="Times New Roman"/>
                    <w:lang w:eastAsia="ru-RU"/>
                  </w:rPr>
                </w:rPrChange>
              </w:rPr>
              <w:pPrChange w:id="6204" w:author="Елена Белолипецкая" w:date="2024-05-25T22:31:00Z">
                <w:pPr>
                  <w:spacing w:before="75" w:after="75" w:line="240" w:lineRule="auto"/>
                </w:pPr>
              </w:pPrChange>
            </w:pPr>
          </w:p>
        </w:tc>
        <w:tc>
          <w:tcPr>
            <w:tcW w:w="682" w:type="pct"/>
            <w:tcMar>
              <w:top w:w="45" w:type="dxa"/>
              <w:left w:w="75" w:type="dxa"/>
              <w:bottom w:w="45" w:type="dxa"/>
              <w:right w:w="75" w:type="dxa"/>
            </w:tcMar>
            <w:vAlign w:val="center"/>
            <w:hideMark/>
          </w:tcPr>
          <w:p w14:paraId="25F3E71E" w14:textId="77777777" w:rsidR="008269BA" w:rsidRPr="008A0D15" w:rsidRDefault="008269BA">
            <w:pPr>
              <w:spacing w:after="0" w:line="240" w:lineRule="auto"/>
              <w:rPr>
                <w:rFonts w:eastAsia="Times New Roman"/>
                <w:sz w:val="22"/>
                <w:szCs w:val="22"/>
                <w:lang w:eastAsia="ru-RU"/>
                <w:rPrChange w:id="6205" w:author="Елена Белолипецкая" w:date="2024-05-25T22:35:00Z">
                  <w:rPr>
                    <w:rFonts w:eastAsia="Times New Roman"/>
                    <w:lang w:eastAsia="ru-RU"/>
                  </w:rPr>
                </w:rPrChange>
              </w:rPr>
              <w:pPrChange w:id="6206" w:author="Елена Белолипецкая" w:date="2024-05-25T22:31:00Z">
                <w:pPr>
                  <w:spacing w:before="75" w:after="75" w:line="240" w:lineRule="auto"/>
                </w:pPr>
              </w:pPrChange>
            </w:pPr>
            <w:r w:rsidRPr="008A0D15">
              <w:rPr>
                <w:rFonts w:eastAsia="Times New Roman"/>
                <w:sz w:val="22"/>
                <w:szCs w:val="22"/>
                <w:lang w:eastAsia="ru-RU"/>
                <w:rPrChange w:id="6207" w:author="Елена Белолипецкая" w:date="2024-05-25T22:35:00Z">
                  <w:rPr>
                    <w:rFonts w:eastAsia="Times New Roman"/>
                    <w:lang w:eastAsia="ru-RU"/>
                  </w:rPr>
                </w:rPrChange>
              </w:rPr>
              <w:t>Кобицистат</w:t>
            </w:r>
          </w:p>
        </w:tc>
        <w:tc>
          <w:tcPr>
            <w:tcW w:w="303" w:type="pct"/>
            <w:tcMar>
              <w:top w:w="45" w:type="dxa"/>
              <w:left w:w="75" w:type="dxa"/>
              <w:bottom w:w="45" w:type="dxa"/>
              <w:right w:w="75" w:type="dxa"/>
            </w:tcMar>
            <w:vAlign w:val="center"/>
            <w:hideMark/>
          </w:tcPr>
          <w:p w14:paraId="18F62698" w14:textId="77777777" w:rsidR="008269BA" w:rsidRPr="008A0D15" w:rsidRDefault="008269BA">
            <w:pPr>
              <w:spacing w:after="0" w:line="240" w:lineRule="auto"/>
              <w:rPr>
                <w:rFonts w:eastAsia="Times New Roman"/>
                <w:sz w:val="22"/>
                <w:szCs w:val="22"/>
                <w:lang w:eastAsia="ru-RU"/>
                <w:rPrChange w:id="6208" w:author="Елена Белолипецкая" w:date="2024-05-25T22:35:00Z">
                  <w:rPr>
                    <w:rFonts w:eastAsia="Times New Roman"/>
                    <w:lang w:eastAsia="ru-RU"/>
                  </w:rPr>
                </w:rPrChange>
              </w:rPr>
              <w:pPrChange w:id="6209" w:author="Елена Белолипецкая" w:date="2024-05-25T22:31:00Z">
                <w:pPr>
                  <w:spacing w:before="75" w:after="75" w:line="240" w:lineRule="auto"/>
                </w:pPr>
              </w:pPrChange>
            </w:pPr>
            <w:r w:rsidRPr="008A0D15">
              <w:rPr>
                <w:rFonts w:eastAsia="Times New Roman"/>
                <w:sz w:val="22"/>
                <w:szCs w:val="22"/>
                <w:lang w:eastAsia="ru-RU"/>
                <w:rPrChange w:id="6210" w:author="Елена Белолипецкая" w:date="2024-05-25T22:35:00Z">
                  <w:rPr>
                    <w:rFonts w:eastAsia="Times New Roman"/>
                    <w:lang w:eastAsia="ru-RU"/>
                  </w:rPr>
                </w:rPrChange>
              </w:rPr>
              <w:t>↔</w:t>
            </w:r>
          </w:p>
        </w:tc>
        <w:tc>
          <w:tcPr>
            <w:tcW w:w="379" w:type="pct"/>
            <w:tcMar>
              <w:top w:w="45" w:type="dxa"/>
              <w:left w:w="75" w:type="dxa"/>
              <w:bottom w:w="45" w:type="dxa"/>
              <w:right w:w="75" w:type="dxa"/>
            </w:tcMar>
            <w:vAlign w:val="center"/>
            <w:hideMark/>
          </w:tcPr>
          <w:p w14:paraId="36334DA4" w14:textId="77777777" w:rsidR="008269BA" w:rsidRPr="008A0D15" w:rsidRDefault="008269BA">
            <w:pPr>
              <w:spacing w:after="0" w:line="240" w:lineRule="auto"/>
              <w:rPr>
                <w:rFonts w:eastAsia="Times New Roman"/>
                <w:sz w:val="22"/>
                <w:szCs w:val="22"/>
                <w:lang w:eastAsia="ru-RU"/>
                <w:rPrChange w:id="6211" w:author="Елена Белолипецкая" w:date="2024-05-25T22:35:00Z">
                  <w:rPr>
                    <w:rFonts w:eastAsia="Times New Roman"/>
                    <w:lang w:eastAsia="ru-RU"/>
                  </w:rPr>
                </w:rPrChange>
              </w:rPr>
              <w:pPrChange w:id="6212" w:author="Елена Белолипецкая" w:date="2024-05-25T22:31:00Z">
                <w:pPr>
                  <w:spacing w:before="75" w:after="75" w:line="240" w:lineRule="auto"/>
                </w:pPr>
              </w:pPrChange>
            </w:pPr>
            <w:r w:rsidRPr="008A0D15">
              <w:rPr>
                <w:rFonts w:eastAsia="Times New Roman"/>
                <w:sz w:val="22"/>
                <w:szCs w:val="22"/>
                <w:lang w:eastAsia="ru-RU"/>
                <w:rPrChange w:id="6213" w:author="Елена Белолипецкая" w:date="2024-05-25T22:35:00Z">
                  <w:rPr>
                    <w:rFonts w:eastAsia="Times New Roman"/>
                    <w:lang w:eastAsia="ru-RU"/>
                  </w:rPr>
                </w:rPrChange>
              </w:rPr>
              <w:t>↔</w:t>
            </w:r>
          </w:p>
        </w:tc>
        <w:tc>
          <w:tcPr>
            <w:tcW w:w="309" w:type="pct"/>
            <w:tcMar>
              <w:top w:w="45" w:type="dxa"/>
              <w:left w:w="75" w:type="dxa"/>
              <w:bottom w:w="45" w:type="dxa"/>
              <w:right w:w="75" w:type="dxa"/>
            </w:tcMar>
            <w:vAlign w:val="center"/>
            <w:hideMark/>
          </w:tcPr>
          <w:p w14:paraId="69365DCC" w14:textId="5A8585E0" w:rsidR="008269BA" w:rsidRPr="008A0D15" w:rsidRDefault="008269BA">
            <w:pPr>
              <w:spacing w:after="0" w:line="240" w:lineRule="auto"/>
              <w:rPr>
                <w:rFonts w:eastAsia="Times New Roman"/>
                <w:sz w:val="22"/>
                <w:szCs w:val="22"/>
                <w:lang w:eastAsia="ru-RU"/>
                <w:rPrChange w:id="6214" w:author="Елена Белолипецкая" w:date="2024-05-25T22:35:00Z">
                  <w:rPr>
                    <w:rFonts w:eastAsia="Times New Roman"/>
                    <w:lang w:eastAsia="ru-RU"/>
                  </w:rPr>
                </w:rPrChange>
              </w:rPr>
              <w:pPrChange w:id="6215" w:author="Елена Белолипецкая" w:date="2024-05-25T22:34:00Z">
                <w:pPr>
                  <w:spacing w:before="75" w:after="75" w:line="240" w:lineRule="auto"/>
                </w:pPr>
              </w:pPrChange>
            </w:pPr>
            <w:r w:rsidRPr="008A0D15">
              <w:rPr>
                <w:rFonts w:eastAsia="Times New Roman"/>
                <w:sz w:val="22"/>
                <w:szCs w:val="22"/>
                <w:lang w:eastAsia="ru-RU"/>
                <w:rPrChange w:id="6216" w:author="Елена Белолипецкая" w:date="2024-05-25T22:35:00Z">
                  <w:rPr>
                    <w:rFonts w:eastAsia="Times New Roman"/>
                    <w:lang w:eastAsia="ru-RU"/>
                  </w:rPr>
                </w:rPrChange>
              </w:rPr>
              <w:t>↑</w:t>
            </w:r>
            <w:r w:rsidRPr="008A0D15">
              <w:rPr>
                <w:rFonts w:eastAsia="Times New Roman"/>
                <w:sz w:val="22"/>
                <w:szCs w:val="22"/>
                <w:lang w:eastAsia="ru-RU"/>
                <w:rPrChange w:id="6217" w:author="Елена Белолипецкая" w:date="2024-05-25T22:35:00Z">
                  <w:rPr>
                    <w:rFonts w:eastAsia="Times New Roman"/>
                    <w:lang w:eastAsia="ru-RU"/>
                  </w:rPr>
                </w:rPrChange>
              </w:rPr>
              <w:br/>
              <w:t>1</w:t>
            </w:r>
            <w:del w:id="6218" w:author="Елена Белолипецкая" w:date="2024-05-25T22:29:00Z">
              <w:r w:rsidRPr="008A0D15" w:rsidDel="00FE0F3F">
                <w:rPr>
                  <w:rFonts w:eastAsia="Times New Roman"/>
                  <w:sz w:val="22"/>
                  <w:szCs w:val="22"/>
                  <w:lang w:eastAsia="ru-RU"/>
                  <w:rPrChange w:id="6219" w:author="Елена Белолипецкая" w:date="2024-05-25T22:35:00Z">
                    <w:rPr>
                      <w:rFonts w:eastAsia="Times New Roman"/>
                      <w:lang w:eastAsia="ru-RU"/>
                    </w:rPr>
                  </w:rPrChange>
                </w:rPr>
                <w:delText>.</w:delText>
              </w:r>
            </w:del>
            <w:ins w:id="6220" w:author="Елена Белолипецкая" w:date="2024-05-25T22:29:00Z">
              <w:r w:rsidR="00FE0F3F" w:rsidRPr="008A0D15">
                <w:rPr>
                  <w:rFonts w:eastAsia="Times New Roman"/>
                  <w:sz w:val="22"/>
                  <w:szCs w:val="22"/>
                  <w:lang w:eastAsia="ru-RU"/>
                  <w:rPrChange w:id="6221" w:author="Елена Белолипецкая" w:date="2024-05-25T22:35:00Z">
                    <w:rPr>
                      <w:rFonts w:eastAsia="Times New Roman"/>
                      <w:lang w:eastAsia="ru-RU"/>
                    </w:rPr>
                  </w:rPrChange>
                </w:rPr>
                <w:t>,</w:t>
              </w:r>
            </w:ins>
            <w:r w:rsidRPr="008A0D15">
              <w:rPr>
                <w:rFonts w:eastAsia="Times New Roman"/>
                <w:sz w:val="22"/>
                <w:szCs w:val="22"/>
                <w:lang w:eastAsia="ru-RU"/>
                <w:rPrChange w:id="6222" w:author="Елена Белолипецкая" w:date="2024-05-25T22:35:00Z">
                  <w:rPr>
                    <w:rFonts w:eastAsia="Times New Roman"/>
                    <w:lang w:eastAsia="ru-RU"/>
                  </w:rPr>
                </w:rPrChange>
              </w:rPr>
              <w:t>7 (1</w:t>
            </w:r>
            <w:del w:id="6223" w:author="Елена Белолипецкая" w:date="2024-05-25T22:29:00Z">
              <w:r w:rsidRPr="008A0D15" w:rsidDel="00FE0F3F">
                <w:rPr>
                  <w:rFonts w:eastAsia="Times New Roman"/>
                  <w:sz w:val="22"/>
                  <w:szCs w:val="22"/>
                  <w:lang w:eastAsia="ru-RU"/>
                  <w:rPrChange w:id="6224" w:author="Елена Белолипецкая" w:date="2024-05-25T22:35:00Z">
                    <w:rPr>
                      <w:rFonts w:eastAsia="Times New Roman"/>
                      <w:lang w:eastAsia="ru-RU"/>
                    </w:rPr>
                  </w:rPrChange>
                </w:rPr>
                <w:delText>.</w:delText>
              </w:r>
            </w:del>
            <w:ins w:id="6225" w:author="Елена Белолипецкая" w:date="2024-05-25T22:29:00Z">
              <w:r w:rsidR="00FE0F3F" w:rsidRPr="008A0D15">
                <w:rPr>
                  <w:rFonts w:eastAsia="Times New Roman"/>
                  <w:sz w:val="22"/>
                  <w:szCs w:val="22"/>
                  <w:lang w:eastAsia="ru-RU"/>
                  <w:rPrChange w:id="6226" w:author="Елена Белолипецкая" w:date="2024-05-25T22:35:00Z">
                    <w:rPr>
                      <w:rFonts w:eastAsia="Times New Roman"/>
                      <w:lang w:eastAsia="ru-RU"/>
                    </w:rPr>
                  </w:rPrChange>
                </w:rPr>
                <w:t>,</w:t>
              </w:r>
            </w:ins>
            <w:r w:rsidRPr="008A0D15">
              <w:rPr>
                <w:rFonts w:eastAsia="Times New Roman"/>
                <w:sz w:val="22"/>
                <w:szCs w:val="22"/>
                <w:lang w:eastAsia="ru-RU"/>
                <w:rPrChange w:id="6227" w:author="Елена Белолипецкая" w:date="2024-05-25T22:35:00Z">
                  <w:rPr>
                    <w:rFonts w:eastAsia="Times New Roman"/>
                    <w:lang w:eastAsia="ru-RU"/>
                  </w:rPr>
                </w:rPrChange>
              </w:rPr>
              <w:t>5</w:t>
            </w:r>
            <w:del w:id="6228" w:author="Елена Белолипецкая" w:date="2024-05-25T22:34:00Z">
              <w:r w:rsidRPr="008A0D15" w:rsidDel="008A0D15">
                <w:rPr>
                  <w:rFonts w:eastAsia="Times New Roman"/>
                  <w:sz w:val="22"/>
                  <w:szCs w:val="22"/>
                  <w:lang w:eastAsia="ru-RU"/>
                  <w:rPrChange w:id="6229" w:author="Елена Белолипецкая" w:date="2024-05-25T22:35:00Z">
                    <w:rPr>
                      <w:rFonts w:eastAsia="Times New Roman"/>
                      <w:lang w:eastAsia="ru-RU"/>
                    </w:rPr>
                  </w:rPrChange>
                </w:rPr>
                <w:delText xml:space="preserve">, </w:delText>
              </w:r>
            </w:del>
            <w:ins w:id="6230" w:author="Елена Белолипецкая" w:date="2024-05-25T22:34:00Z">
              <w:r w:rsidR="008A0D15" w:rsidRPr="008A0D15">
                <w:rPr>
                  <w:rFonts w:eastAsia="Times New Roman"/>
                  <w:sz w:val="22"/>
                  <w:szCs w:val="22"/>
                  <w:lang w:val="en-US" w:eastAsia="ru-RU"/>
                  <w:rPrChange w:id="6231"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6232"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6233" w:author="Елена Белолипецкая" w:date="2024-05-25T22:35:00Z">
                  <w:rPr>
                    <w:rFonts w:eastAsia="Times New Roman"/>
                    <w:lang w:eastAsia="ru-RU"/>
                  </w:rPr>
                </w:rPrChange>
              </w:rPr>
              <w:t>1</w:t>
            </w:r>
            <w:del w:id="6234" w:author="Елена Белолипецкая" w:date="2024-05-25T22:29:00Z">
              <w:r w:rsidRPr="008A0D15" w:rsidDel="00FE0F3F">
                <w:rPr>
                  <w:rFonts w:eastAsia="Times New Roman"/>
                  <w:sz w:val="22"/>
                  <w:szCs w:val="22"/>
                  <w:lang w:eastAsia="ru-RU"/>
                  <w:rPrChange w:id="6235" w:author="Елена Белолипецкая" w:date="2024-05-25T22:35:00Z">
                    <w:rPr>
                      <w:rFonts w:eastAsia="Times New Roman"/>
                      <w:lang w:eastAsia="ru-RU"/>
                    </w:rPr>
                  </w:rPrChange>
                </w:rPr>
                <w:delText>.</w:delText>
              </w:r>
            </w:del>
            <w:ins w:id="6236" w:author="Елена Белолипецкая" w:date="2024-05-25T22:29:00Z">
              <w:r w:rsidR="00FE0F3F" w:rsidRPr="008A0D15">
                <w:rPr>
                  <w:rFonts w:eastAsia="Times New Roman"/>
                  <w:sz w:val="22"/>
                  <w:szCs w:val="22"/>
                  <w:lang w:eastAsia="ru-RU"/>
                  <w:rPrChange w:id="6237" w:author="Елена Белолипецкая" w:date="2024-05-25T22:35:00Z">
                    <w:rPr>
                      <w:rFonts w:eastAsia="Times New Roman"/>
                      <w:lang w:eastAsia="ru-RU"/>
                    </w:rPr>
                  </w:rPrChange>
                </w:rPr>
                <w:t>,</w:t>
              </w:r>
            </w:ins>
            <w:r w:rsidRPr="008A0D15">
              <w:rPr>
                <w:rFonts w:eastAsia="Times New Roman"/>
                <w:sz w:val="22"/>
                <w:szCs w:val="22"/>
                <w:lang w:eastAsia="ru-RU"/>
                <w:rPrChange w:id="6238" w:author="Елена Белолипецкая" w:date="2024-05-25T22:35:00Z">
                  <w:rPr>
                    <w:rFonts w:eastAsia="Times New Roman"/>
                    <w:lang w:eastAsia="ru-RU"/>
                  </w:rPr>
                </w:rPrChange>
              </w:rPr>
              <w:t>9)</w:t>
            </w:r>
          </w:p>
        </w:tc>
        <w:tc>
          <w:tcPr>
            <w:tcW w:w="1508" w:type="pct"/>
            <w:vMerge/>
            <w:vAlign w:val="center"/>
            <w:hideMark/>
          </w:tcPr>
          <w:p w14:paraId="65B9576A" w14:textId="77777777" w:rsidR="008269BA" w:rsidRPr="008A0D15" w:rsidRDefault="008269BA">
            <w:pPr>
              <w:spacing w:after="0" w:line="240" w:lineRule="auto"/>
              <w:rPr>
                <w:rFonts w:eastAsia="Times New Roman"/>
                <w:sz w:val="22"/>
                <w:szCs w:val="22"/>
                <w:lang w:eastAsia="ru-RU"/>
                <w:rPrChange w:id="6239" w:author="Елена Белолипецкая" w:date="2024-05-25T22:35:00Z">
                  <w:rPr>
                    <w:rFonts w:eastAsia="Times New Roman"/>
                    <w:lang w:eastAsia="ru-RU"/>
                  </w:rPr>
                </w:rPrChange>
              </w:rPr>
              <w:pPrChange w:id="6240" w:author="Елена Белолипецкая" w:date="2024-05-25T22:31:00Z">
                <w:pPr>
                  <w:spacing w:before="75" w:after="75" w:line="240" w:lineRule="auto"/>
                </w:pPr>
              </w:pPrChange>
            </w:pPr>
          </w:p>
        </w:tc>
      </w:tr>
      <w:tr w:rsidR="00FE0F3F" w:rsidRPr="008A0D15" w14:paraId="3A2CBE58" w14:textId="77777777" w:rsidTr="00FE0F3F">
        <w:tc>
          <w:tcPr>
            <w:tcW w:w="1818" w:type="pct"/>
            <w:vMerge/>
            <w:vAlign w:val="center"/>
            <w:hideMark/>
          </w:tcPr>
          <w:p w14:paraId="5729CC5F" w14:textId="77777777" w:rsidR="008269BA" w:rsidRPr="008A0D15" w:rsidRDefault="008269BA">
            <w:pPr>
              <w:spacing w:after="0" w:line="240" w:lineRule="auto"/>
              <w:rPr>
                <w:rFonts w:eastAsia="Times New Roman"/>
                <w:sz w:val="22"/>
                <w:szCs w:val="22"/>
                <w:lang w:eastAsia="ru-RU"/>
                <w:rPrChange w:id="6241" w:author="Елена Белолипецкая" w:date="2024-05-25T22:35:00Z">
                  <w:rPr>
                    <w:rFonts w:eastAsia="Times New Roman"/>
                    <w:lang w:eastAsia="ru-RU"/>
                  </w:rPr>
                </w:rPrChange>
              </w:rPr>
              <w:pPrChange w:id="6242" w:author="Елена Белолипецкая" w:date="2024-05-25T22:31:00Z">
                <w:pPr>
                  <w:spacing w:before="75" w:after="75" w:line="240" w:lineRule="auto"/>
                </w:pPr>
              </w:pPrChange>
            </w:pPr>
          </w:p>
        </w:tc>
        <w:tc>
          <w:tcPr>
            <w:tcW w:w="682" w:type="pct"/>
            <w:tcMar>
              <w:top w:w="45" w:type="dxa"/>
              <w:left w:w="75" w:type="dxa"/>
              <w:bottom w:w="45" w:type="dxa"/>
              <w:right w:w="75" w:type="dxa"/>
            </w:tcMar>
            <w:vAlign w:val="center"/>
            <w:hideMark/>
          </w:tcPr>
          <w:p w14:paraId="7992399E" w14:textId="77777777" w:rsidR="008269BA" w:rsidRPr="008A0D15" w:rsidRDefault="008269BA">
            <w:pPr>
              <w:spacing w:after="0" w:line="240" w:lineRule="auto"/>
              <w:rPr>
                <w:rFonts w:eastAsia="Times New Roman"/>
                <w:sz w:val="22"/>
                <w:szCs w:val="22"/>
                <w:lang w:eastAsia="ru-RU"/>
                <w:rPrChange w:id="6243" w:author="Елена Белолипецкая" w:date="2024-05-25T22:35:00Z">
                  <w:rPr>
                    <w:rFonts w:eastAsia="Times New Roman"/>
                    <w:lang w:eastAsia="ru-RU"/>
                  </w:rPr>
                </w:rPrChange>
              </w:rPr>
              <w:pPrChange w:id="6244" w:author="Елена Белолипецкая" w:date="2024-05-25T22:31:00Z">
                <w:pPr>
                  <w:spacing w:before="75" w:after="75" w:line="240" w:lineRule="auto"/>
                </w:pPr>
              </w:pPrChange>
            </w:pPr>
            <w:r w:rsidRPr="008A0D15">
              <w:rPr>
                <w:rFonts w:eastAsia="Times New Roman"/>
                <w:sz w:val="22"/>
                <w:szCs w:val="22"/>
                <w:lang w:eastAsia="ru-RU"/>
                <w:rPrChange w:id="6245" w:author="Елена Белолипецкая" w:date="2024-05-25T22:35:00Z">
                  <w:rPr>
                    <w:rFonts w:eastAsia="Times New Roman"/>
                    <w:lang w:eastAsia="ru-RU"/>
                  </w:rPr>
                </w:rPrChange>
              </w:rPr>
              <w:t>Софосбувир</w:t>
            </w:r>
          </w:p>
        </w:tc>
        <w:tc>
          <w:tcPr>
            <w:tcW w:w="303" w:type="pct"/>
            <w:tcMar>
              <w:top w:w="45" w:type="dxa"/>
              <w:left w:w="75" w:type="dxa"/>
              <w:bottom w:w="45" w:type="dxa"/>
              <w:right w:w="75" w:type="dxa"/>
            </w:tcMar>
            <w:vAlign w:val="center"/>
            <w:hideMark/>
          </w:tcPr>
          <w:p w14:paraId="79B94BD2" w14:textId="77777777" w:rsidR="008269BA" w:rsidRPr="008A0D15" w:rsidRDefault="008269BA">
            <w:pPr>
              <w:spacing w:after="0" w:line="240" w:lineRule="auto"/>
              <w:rPr>
                <w:rFonts w:eastAsia="Times New Roman"/>
                <w:sz w:val="22"/>
                <w:szCs w:val="22"/>
                <w:lang w:eastAsia="ru-RU"/>
                <w:rPrChange w:id="6246" w:author="Елена Белолипецкая" w:date="2024-05-25T22:35:00Z">
                  <w:rPr>
                    <w:rFonts w:eastAsia="Times New Roman"/>
                    <w:lang w:eastAsia="ru-RU"/>
                  </w:rPr>
                </w:rPrChange>
              </w:rPr>
              <w:pPrChange w:id="6247" w:author="Елена Белолипецкая" w:date="2024-05-25T22:31:00Z">
                <w:pPr>
                  <w:spacing w:before="75" w:after="75" w:line="240" w:lineRule="auto"/>
                </w:pPr>
              </w:pPrChange>
            </w:pPr>
            <w:r w:rsidRPr="008A0D15">
              <w:rPr>
                <w:rFonts w:eastAsia="Times New Roman"/>
                <w:sz w:val="22"/>
                <w:szCs w:val="22"/>
                <w:lang w:eastAsia="ru-RU"/>
                <w:rPrChange w:id="6248" w:author="Елена Белолипецкая" w:date="2024-05-25T22:35:00Z">
                  <w:rPr>
                    <w:rFonts w:eastAsia="Times New Roman"/>
                    <w:lang w:eastAsia="ru-RU"/>
                  </w:rPr>
                </w:rPrChange>
              </w:rPr>
              <w:t>↔</w:t>
            </w:r>
          </w:p>
        </w:tc>
        <w:tc>
          <w:tcPr>
            <w:tcW w:w="379" w:type="pct"/>
            <w:tcMar>
              <w:top w:w="45" w:type="dxa"/>
              <w:left w:w="75" w:type="dxa"/>
              <w:bottom w:w="45" w:type="dxa"/>
              <w:right w:w="75" w:type="dxa"/>
            </w:tcMar>
            <w:vAlign w:val="center"/>
            <w:hideMark/>
          </w:tcPr>
          <w:p w14:paraId="549EA702" w14:textId="77777777" w:rsidR="008269BA" w:rsidRPr="008A0D15" w:rsidRDefault="008269BA">
            <w:pPr>
              <w:spacing w:after="0" w:line="240" w:lineRule="auto"/>
              <w:rPr>
                <w:rFonts w:eastAsia="Times New Roman"/>
                <w:sz w:val="22"/>
                <w:szCs w:val="22"/>
                <w:lang w:eastAsia="ru-RU"/>
                <w:rPrChange w:id="6249" w:author="Елена Белолипецкая" w:date="2024-05-25T22:35:00Z">
                  <w:rPr>
                    <w:rFonts w:eastAsia="Times New Roman"/>
                    <w:lang w:eastAsia="ru-RU"/>
                  </w:rPr>
                </w:rPrChange>
              </w:rPr>
              <w:pPrChange w:id="6250" w:author="Елена Белолипецкая" w:date="2024-05-25T22:31:00Z">
                <w:pPr>
                  <w:spacing w:before="75" w:after="75" w:line="240" w:lineRule="auto"/>
                </w:pPr>
              </w:pPrChange>
            </w:pPr>
            <w:r w:rsidRPr="008A0D15">
              <w:rPr>
                <w:rFonts w:eastAsia="Times New Roman"/>
                <w:sz w:val="22"/>
                <w:szCs w:val="22"/>
                <w:lang w:eastAsia="ru-RU"/>
                <w:rPrChange w:id="6251" w:author="Елена Белолипецкая" w:date="2024-05-25T22:35:00Z">
                  <w:rPr>
                    <w:rFonts w:eastAsia="Times New Roman"/>
                    <w:lang w:eastAsia="ru-RU"/>
                  </w:rPr>
                </w:rPrChange>
              </w:rPr>
              <w:t>↔</w:t>
            </w:r>
          </w:p>
        </w:tc>
        <w:tc>
          <w:tcPr>
            <w:tcW w:w="309" w:type="pct"/>
            <w:tcMar>
              <w:top w:w="45" w:type="dxa"/>
              <w:left w:w="75" w:type="dxa"/>
              <w:bottom w:w="45" w:type="dxa"/>
              <w:right w:w="75" w:type="dxa"/>
            </w:tcMar>
            <w:vAlign w:val="center"/>
            <w:hideMark/>
          </w:tcPr>
          <w:p w14:paraId="6579CAF8" w14:textId="77777777" w:rsidR="008269BA" w:rsidRPr="008A0D15" w:rsidRDefault="008269BA">
            <w:pPr>
              <w:spacing w:after="0" w:line="240" w:lineRule="auto"/>
              <w:rPr>
                <w:rFonts w:eastAsia="Times New Roman"/>
                <w:sz w:val="22"/>
                <w:szCs w:val="22"/>
                <w:lang w:eastAsia="ru-RU"/>
                <w:rPrChange w:id="6252" w:author="Елена Белолипецкая" w:date="2024-05-25T22:35:00Z">
                  <w:rPr>
                    <w:rFonts w:eastAsia="Times New Roman"/>
                    <w:lang w:eastAsia="ru-RU"/>
                  </w:rPr>
                </w:rPrChange>
              </w:rPr>
              <w:pPrChange w:id="6253" w:author="Елена Белолипецкая" w:date="2024-05-25T22:31:00Z">
                <w:pPr>
                  <w:spacing w:before="75" w:after="75" w:line="240" w:lineRule="auto"/>
                </w:pPr>
              </w:pPrChange>
            </w:pPr>
          </w:p>
        </w:tc>
        <w:tc>
          <w:tcPr>
            <w:tcW w:w="1508" w:type="pct"/>
            <w:vMerge/>
            <w:vAlign w:val="center"/>
            <w:hideMark/>
          </w:tcPr>
          <w:p w14:paraId="0C6C84BB" w14:textId="77777777" w:rsidR="008269BA" w:rsidRPr="008A0D15" w:rsidRDefault="008269BA">
            <w:pPr>
              <w:spacing w:after="0" w:line="240" w:lineRule="auto"/>
              <w:rPr>
                <w:rFonts w:eastAsia="Times New Roman"/>
                <w:sz w:val="22"/>
                <w:szCs w:val="22"/>
                <w:lang w:eastAsia="ru-RU"/>
                <w:rPrChange w:id="6254" w:author="Елена Белолипецкая" w:date="2024-05-25T22:35:00Z">
                  <w:rPr>
                    <w:rFonts w:eastAsia="Times New Roman"/>
                    <w:lang w:eastAsia="ru-RU"/>
                  </w:rPr>
                </w:rPrChange>
              </w:rPr>
              <w:pPrChange w:id="6255" w:author="Елена Белолипецкая" w:date="2024-05-25T22:31:00Z">
                <w:pPr>
                  <w:spacing w:before="75" w:after="75" w:line="240" w:lineRule="auto"/>
                </w:pPr>
              </w:pPrChange>
            </w:pPr>
          </w:p>
        </w:tc>
      </w:tr>
      <w:tr w:rsidR="00FE0F3F" w:rsidRPr="008A0D15" w14:paraId="327476B7" w14:textId="77777777" w:rsidTr="00FE0F3F">
        <w:tc>
          <w:tcPr>
            <w:tcW w:w="1818" w:type="pct"/>
            <w:vMerge/>
            <w:vAlign w:val="center"/>
            <w:hideMark/>
          </w:tcPr>
          <w:p w14:paraId="618F0996" w14:textId="77777777" w:rsidR="008269BA" w:rsidRPr="008A0D15" w:rsidRDefault="008269BA">
            <w:pPr>
              <w:spacing w:after="0" w:line="240" w:lineRule="auto"/>
              <w:rPr>
                <w:rFonts w:eastAsia="Times New Roman"/>
                <w:sz w:val="22"/>
                <w:szCs w:val="22"/>
                <w:lang w:eastAsia="ru-RU"/>
                <w:rPrChange w:id="6256" w:author="Елена Белолипецкая" w:date="2024-05-25T22:35:00Z">
                  <w:rPr>
                    <w:rFonts w:eastAsia="Times New Roman"/>
                    <w:lang w:eastAsia="ru-RU"/>
                  </w:rPr>
                </w:rPrChange>
              </w:rPr>
              <w:pPrChange w:id="6257" w:author="Елена Белолипецкая" w:date="2024-05-25T22:31:00Z">
                <w:pPr>
                  <w:spacing w:before="75" w:after="75" w:line="240" w:lineRule="auto"/>
                </w:pPr>
              </w:pPrChange>
            </w:pPr>
          </w:p>
        </w:tc>
        <w:tc>
          <w:tcPr>
            <w:tcW w:w="682" w:type="pct"/>
            <w:tcMar>
              <w:top w:w="45" w:type="dxa"/>
              <w:left w:w="75" w:type="dxa"/>
              <w:bottom w:w="45" w:type="dxa"/>
              <w:right w:w="75" w:type="dxa"/>
            </w:tcMar>
            <w:vAlign w:val="center"/>
            <w:hideMark/>
          </w:tcPr>
          <w:p w14:paraId="476FB49B" w14:textId="77777777" w:rsidR="008269BA" w:rsidRPr="008A0D15" w:rsidRDefault="008269BA">
            <w:pPr>
              <w:spacing w:after="0" w:line="240" w:lineRule="auto"/>
              <w:rPr>
                <w:rFonts w:eastAsia="Times New Roman"/>
                <w:sz w:val="22"/>
                <w:szCs w:val="22"/>
                <w:lang w:eastAsia="ru-RU"/>
                <w:rPrChange w:id="6258" w:author="Елена Белолипецкая" w:date="2024-05-25T22:35:00Z">
                  <w:rPr>
                    <w:rFonts w:eastAsia="Times New Roman"/>
                    <w:lang w:eastAsia="ru-RU"/>
                  </w:rPr>
                </w:rPrChange>
              </w:rPr>
              <w:pPrChange w:id="6259" w:author="Елена Белолипецкая" w:date="2024-05-25T22:31:00Z">
                <w:pPr>
                  <w:spacing w:before="75" w:after="75" w:line="240" w:lineRule="auto"/>
                </w:pPr>
              </w:pPrChange>
            </w:pPr>
            <w:r w:rsidRPr="008A0D15">
              <w:rPr>
                <w:rFonts w:eastAsia="Times New Roman"/>
                <w:sz w:val="22"/>
                <w:szCs w:val="22"/>
                <w:lang w:eastAsia="ru-RU"/>
                <w:rPrChange w:id="6260" w:author="Елена Белолипецкая" w:date="2024-05-25T22:35:00Z">
                  <w:rPr>
                    <w:rFonts w:eastAsia="Times New Roman"/>
                    <w:lang w:eastAsia="ru-RU"/>
                  </w:rPr>
                </w:rPrChange>
              </w:rPr>
              <w:t>Велпатасвир</w:t>
            </w:r>
          </w:p>
        </w:tc>
        <w:tc>
          <w:tcPr>
            <w:tcW w:w="303" w:type="pct"/>
            <w:tcMar>
              <w:top w:w="45" w:type="dxa"/>
              <w:left w:w="75" w:type="dxa"/>
              <w:bottom w:w="45" w:type="dxa"/>
              <w:right w:w="75" w:type="dxa"/>
            </w:tcMar>
            <w:vAlign w:val="center"/>
            <w:hideMark/>
          </w:tcPr>
          <w:p w14:paraId="2370747A" w14:textId="77777777" w:rsidR="008269BA" w:rsidRPr="008A0D15" w:rsidRDefault="008269BA">
            <w:pPr>
              <w:spacing w:after="0" w:line="240" w:lineRule="auto"/>
              <w:rPr>
                <w:rFonts w:eastAsia="Times New Roman"/>
                <w:sz w:val="22"/>
                <w:szCs w:val="22"/>
                <w:lang w:eastAsia="ru-RU"/>
                <w:rPrChange w:id="6261" w:author="Елена Белолипецкая" w:date="2024-05-25T22:35:00Z">
                  <w:rPr>
                    <w:rFonts w:eastAsia="Times New Roman"/>
                    <w:lang w:eastAsia="ru-RU"/>
                  </w:rPr>
                </w:rPrChange>
              </w:rPr>
              <w:pPrChange w:id="6262" w:author="Елена Белолипецкая" w:date="2024-05-25T22:31:00Z">
                <w:pPr>
                  <w:spacing w:before="75" w:after="75" w:line="240" w:lineRule="auto"/>
                </w:pPr>
              </w:pPrChange>
            </w:pPr>
            <w:r w:rsidRPr="008A0D15">
              <w:rPr>
                <w:rFonts w:eastAsia="Times New Roman"/>
                <w:sz w:val="22"/>
                <w:szCs w:val="22"/>
                <w:lang w:eastAsia="ru-RU"/>
                <w:rPrChange w:id="6263" w:author="Елена Белолипецкая" w:date="2024-05-25T22:35:00Z">
                  <w:rPr>
                    <w:rFonts w:eastAsia="Times New Roman"/>
                    <w:lang w:eastAsia="ru-RU"/>
                  </w:rPr>
                </w:rPrChange>
              </w:rPr>
              <w:t>↔</w:t>
            </w:r>
          </w:p>
        </w:tc>
        <w:tc>
          <w:tcPr>
            <w:tcW w:w="379" w:type="pct"/>
            <w:tcMar>
              <w:top w:w="45" w:type="dxa"/>
              <w:left w:w="75" w:type="dxa"/>
              <w:bottom w:w="45" w:type="dxa"/>
              <w:right w:w="75" w:type="dxa"/>
            </w:tcMar>
            <w:vAlign w:val="center"/>
            <w:hideMark/>
          </w:tcPr>
          <w:p w14:paraId="2C3141D1" w14:textId="77777777" w:rsidR="008269BA" w:rsidRPr="008A0D15" w:rsidRDefault="008269BA">
            <w:pPr>
              <w:spacing w:after="0" w:line="240" w:lineRule="auto"/>
              <w:rPr>
                <w:rFonts w:eastAsia="Times New Roman"/>
                <w:sz w:val="22"/>
                <w:szCs w:val="22"/>
                <w:lang w:eastAsia="ru-RU"/>
                <w:rPrChange w:id="6264" w:author="Елена Белолипецкая" w:date="2024-05-25T22:35:00Z">
                  <w:rPr>
                    <w:rFonts w:eastAsia="Times New Roman"/>
                    <w:lang w:eastAsia="ru-RU"/>
                  </w:rPr>
                </w:rPrChange>
              </w:rPr>
              <w:pPrChange w:id="6265" w:author="Елена Белолипецкая" w:date="2024-05-25T22:31:00Z">
                <w:pPr>
                  <w:spacing w:before="75" w:after="75" w:line="240" w:lineRule="auto"/>
                </w:pPr>
              </w:pPrChange>
            </w:pPr>
            <w:r w:rsidRPr="008A0D15">
              <w:rPr>
                <w:rFonts w:eastAsia="Times New Roman"/>
                <w:sz w:val="22"/>
                <w:szCs w:val="22"/>
                <w:lang w:eastAsia="ru-RU"/>
                <w:rPrChange w:id="6266" w:author="Елена Белолипецкая" w:date="2024-05-25T22:35:00Z">
                  <w:rPr>
                    <w:rFonts w:eastAsia="Times New Roman"/>
                    <w:lang w:eastAsia="ru-RU"/>
                  </w:rPr>
                </w:rPrChange>
              </w:rPr>
              <w:t>↔</w:t>
            </w:r>
          </w:p>
        </w:tc>
        <w:tc>
          <w:tcPr>
            <w:tcW w:w="309" w:type="pct"/>
            <w:tcMar>
              <w:top w:w="45" w:type="dxa"/>
              <w:left w:w="75" w:type="dxa"/>
              <w:bottom w:w="45" w:type="dxa"/>
              <w:right w:w="75" w:type="dxa"/>
            </w:tcMar>
            <w:vAlign w:val="center"/>
            <w:hideMark/>
          </w:tcPr>
          <w:p w14:paraId="78B6AC10" w14:textId="6C82C823" w:rsidR="008269BA" w:rsidRPr="008A0D15" w:rsidRDefault="008269BA">
            <w:pPr>
              <w:spacing w:after="0" w:line="240" w:lineRule="auto"/>
              <w:rPr>
                <w:rFonts w:eastAsia="Times New Roman"/>
                <w:sz w:val="22"/>
                <w:szCs w:val="22"/>
                <w:lang w:eastAsia="ru-RU"/>
                <w:rPrChange w:id="6267" w:author="Елена Белолипецкая" w:date="2024-05-25T22:35:00Z">
                  <w:rPr>
                    <w:rFonts w:eastAsia="Times New Roman"/>
                    <w:lang w:eastAsia="ru-RU"/>
                  </w:rPr>
                </w:rPrChange>
              </w:rPr>
              <w:pPrChange w:id="6268" w:author="Елена Белолипецкая" w:date="2024-05-25T22:34:00Z">
                <w:pPr>
                  <w:spacing w:before="75" w:after="75" w:line="240" w:lineRule="auto"/>
                </w:pPr>
              </w:pPrChange>
            </w:pPr>
            <w:r w:rsidRPr="008A0D15">
              <w:rPr>
                <w:rFonts w:eastAsia="Times New Roman"/>
                <w:sz w:val="22"/>
                <w:szCs w:val="22"/>
                <w:lang w:eastAsia="ru-RU"/>
                <w:rPrChange w:id="6269" w:author="Елена Белолипецкая" w:date="2024-05-25T22:35:00Z">
                  <w:rPr>
                    <w:rFonts w:eastAsia="Times New Roman"/>
                    <w:lang w:eastAsia="ru-RU"/>
                  </w:rPr>
                </w:rPrChange>
              </w:rPr>
              <w:t>↑</w:t>
            </w:r>
            <w:r w:rsidRPr="008A0D15">
              <w:rPr>
                <w:rFonts w:eastAsia="Times New Roman"/>
                <w:sz w:val="22"/>
                <w:szCs w:val="22"/>
                <w:lang w:eastAsia="ru-RU"/>
                <w:rPrChange w:id="6270" w:author="Елена Белолипецкая" w:date="2024-05-25T22:35:00Z">
                  <w:rPr>
                    <w:rFonts w:eastAsia="Times New Roman"/>
                    <w:lang w:eastAsia="ru-RU"/>
                  </w:rPr>
                </w:rPrChange>
              </w:rPr>
              <w:br/>
              <w:t>1</w:t>
            </w:r>
            <w:del w:id="6271" w:author="Елена Белолипецкая" w:date="2024-05-25T22:29:00Z">
              <w:r w:rsidRPr="008A0D15" w:rsidDel="00FE0F3F">
                <w:rPr>
                  <w:rFonts w:eastAsia="Times New Roman"/>
                  <w:sz w:val="22"/>
                  <w:szCs w:val="22"/>
                  <w:lang w:eastAsia="ru-RU"/>
                  <w:rPrChange w:id="6272" w:author="Елена Белолипецкая" w:date="2024-05-25T22:35:00Z">
                    <w:rPr>
                      <w:rFonts w:eastAsia="Times New Roman"/>
                      <w:lang w:eastAsia="ru-RU"/>
                    </w:rPr>
                  </w:rPrChange>
                </w:rPr>
                <w:delText>.</w:delText>
              </w:r>
            </w:del>
            <w:ins w:id="6273" w:author="Елена Белолипецкая" w:date="2024-05-25T22:29:00Z">
              <w:r w:rsidR="00FE0F3F" w:rsidRPr="008A0D15">
                <w:rPr>
                  <w:rFonts w:eastAsia="Times New Roman"/>
                  <w:sz w:val="22"/>
                  <w:szCs w:val="22"/>
                  <w:lang w:eastAsia="ru-RU"/>
                  <w:rPrChange w:id="6274" w:author="Елена Белолипецкая" w:date="2024-05-25T22:35:00Z">
                    <w:rPr>
                      <w:rFonts w:eastAsia="Times New Roman"/>
                      <w:lang w:eastAsia="ru-RU"/>
                    </w:rPr>
                  </w:rPrChange>
                </w:rPr>
                <w:t>,</w:t>
              </w:r>
            </w:ins>
            <w:r w:rsidRPr="008A0D15">
              <w:rPr>
                <w:rFonts w:eastAsia="Times New Roman"/>
                <w:sz w:val="22"/>
                <w:szCs w:val="22"/>
                <w:lang w:eastAsia="ru-RU"/>
                <w:rPrChange w:id="6275" w:author="Елена Белолипецкая" w:date="2024-05-25T22:35:00Z">
                  <w:rPr>
                    <w:rFonts w:eastAsia="Times New Roman"/>
                    <w:lang w:eastAsia="ru-RU"/>
                  </w:rPr>
                </w:rPrChange>
              </w:rPr>
              <w:t>4 (1</w:t>
            </w:r>
            <w:del w:id="6276" w:author="Елена Белолипецкая" w:date="2024-05-25T22:29:00Z">
              <w:r w:rsidRPr="008A0D15" w:rsidDel="00FE0F3F">
                <w:rPr>
                  <w:rFonts w:eastAsia="Times New Roman"/>
                  <w:sz w:val="22"/>
                  <w:szCs w:val="22"/>
                  <w:lang w:eastAsia="ru-RU"/>
                  <w:rPrChange w:id="6277" w:author="Елена Белолипецкая" w:date="2024-05-25T22:35:00Z">
                    <w:rPr>
                      <w:rFonts w:eastAsia="Times New Roman"/>
                      <w:lang w:eastAsia="ru-RU"/>
                    </w:rPr>
                  </w:rPrChange>
                </w:rPr>
                <w:delText>.</w:delText>
              </w:r>
            </w:del>
            <w:ins w:id="6278" w:author="Елена Белолипецкая" w:date="2024-05-25T22:29:00Z">
              <w:r w:rsidR="00FE0F3F" w:rsidRPr="008A0D15">
                <w:rPr>
                  <w:rFonts w:eastAsia="Times New Roman"/>
                  <w:sz w:val="22"/>
                  <w:szCs w:val="22"/>
                  <w:lang w:eastAsia="ru-RU"/>
                  <w:rPrChange w:id="6279" w:author="Елена Белолипецкая" w:date="2024-05-25T22:35:00Z">
                    <w:rPr>
                      <w:rFonts w:eastAsia="Times New Roman"/>
                      <w:lang w:eastAsia="ru-RU"/>
                    </w:rPr>
                  </w:rPrChange>
                </w:rPr>
                <w:t>,</w:t>
              </w:r>
            </w:ins>
            <w:r w:rsidRPr="008A0D15">
              <w:rPr>
                <w:rFonts w:eastAsia="Times New Roman"/>
                <w:sz w:val="22"/>
                <w:szCs w:val="22"/>
                <w:lang w:eastAsia="ru-RU"/>
                <w:rPrChange w:id="6280" w:author="Елена Белолипецкая" w:date="2024-05-25T22:35:00Z">
                  <w:rPr>
                    <w:rFonts w:eastAsia="Times New Roman"/>
                    <w:lang w:eastAsia="ru-RU"/>
                  </w:rPr>
                </w:rPrChange>
              </w:rPr>
              <w:t>2</w:t>
            </w:r>
            <w:del w:id="6281" w:author="Елена Белолипецкая" w:date="2024-05-25T22:34:00Z">
              <w:r w:rsidRPr="008A0D15" w:rsidDel="008A0D15">
                <w:rPr>
                  <w:rFonts w:eastAsia="Times New Roman"/>
                  <w:sz w:val="22"/>
                  <w:szCs w:val="22"/>
                  <w:lang w:eastAsia="ru-RU"/>
                  <w:rPrChange w:id="6282" w:author="Елена Белолипецкая" w:date="2024-05-25T22:35:00Z">
                    <w:rPr>
                      <w:rFonts w:eastAsia="Times New Roman"/>
                      <w:lang w:eastAsia="ru-RU"/>
                    </w:rPr>
                  </w:rPrChange>
                </w:rPr>
                <w:delText xml:space="preserve">, </w:delText>
              </w:r>
            </w:del>
            <w:ins w:id="6283" w:author="Елена Белолипецкая" w:date="2024-05-25T22:34:00Z">
              <w:r w:rsidR="008A0D15" w:rsidRPr="008A0D15">
                <w:rPr>
                  <w:rFonts w:eastAsia="Times New Roman"/>
                  <w:sz w:val="22"/>
                  <w:szCs w:val="22"/>
                  <w:lang w:val="en-US" w:eastAsia="ru-RU"/>
                  <w:rPrChange w:id="6284"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6285"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6286" w:author="Елена Белолипецкая" w:date="2024-05-25T22:35:00Z">
                  <w:rPr>
                    <w:rFonts w:eastAsia="Times New Roman"/>
                    <w:lang w:eastAsia="ru-RU"/>
                  </w:rPr>
                </w:rPrChange>
              </w:rPr>
              <w:t>1</w:t>
            </w:r>
            <w:del w:id="6287" w:author="Елена Белолипецкая" w:date="2024-05-25T22:29:00Z">
              <w:r w:rsidRPr="008A0D15" w:rsidDel="00FE0F3F">
                <w:rPr>
                  <w:rFonts w:eastAsia="Times New Roman"/>
                  <w:sz w:val="22"/>
                  <w:szCs w:val="22"/>
                  <w:lang w:eastAsia="ru-RU"/>
                  <w:rPrChange w:id="6288" w:author="Елена Белолипецкая" w:date="2024-05-25T22:35:00Z">
                    <w:rPr>
                      <w:rFonts w:eastAsia="Times New Roman"/>
                      <w:lang w:eastAsia="ru-RU"/>
                    </w:rPr>
                  </w:rPrChange>
                </w:rPr>
                <w:delText>.</w:delText>
              </w:r>
            </w:del>
            <w:ins w:id="6289" w:author="Елена Белолипецкая" w:date="2024-05-25T22:29:00Z">
              <w:r w:rsidR="00FE0F3F" w:rsidRPr="008A0D15">
                <w:rPr>
                  <w:rFonts w:eastAsia="Times New Roman"/>
                  <w:sz w:val="22"/>
                  <w:szCs w:val="22"/>
                  <w:lang w:eastAsia="ru-RU"/>
                  <w:rPrChange w:id="6290" w:author="Елена Белолипецкая" w:date="2024-05-25T22:35:00Z">
                    <w:rPr>
                      <w:rFonts w:eastAsia="Times New Roman"/>
                      <w:lang w:eastAsia="ru-RU"/>
                    </w:rPr>
                  </w:rPrChange>
                </w:rPr>
                <w:t>,</w:t>
              </w:r>
            </w:ins>
            <w:r w:rsidRPr="008A0D15">
              <w:rPr>
                <w:rFonts w:eastAsia="Times New Roman"/>
                <w:sz w:val="22"/>
                <w:szCs w:val="22"/>
                <w:lang w:eastAsia="ru-RU"/>
                <w:rPrChange w:id="6291" w:author="Елена Белолипецкая" w:date="2024-05-25T22:35:00Z">
                  <w:rPr>
                    <w:rFonts w:eastAsia="Times New Roman"/>
                    <w:lang w:eastAsia="ru-RU"/>
                  </w:rPr>
                </w:rPrChange>
              </w:rPr>
              <w:t>5)</w:t>
            </w:r>
          </w:p>
        </w:tc>
        <w:tc>
          <w:tcPr>
            <w:tcW w:w="1508" w:type="pct"/>
            <w:vMerge/>
            <w:vAlign w:val="center"/>
            <w:hideMark/>
          </w:tcPr>
          <w:p w14:paraId="12F3EA69" w14:textId="77777777" w:rsidR="008269BA" w:rsidRPr="008A0D15" w:rsidRDefault="008269BA">
            <w:pPr>
              <w:spacing w:after="0" w:line="240" w:lineRule="auto"/>
              <w:rPr>
                <w:rFonts w:eastAsia="Times New Roman"/>
                <w:sz w:val="22"/>
                <w:szCs w:val="22"/>
                <w:lang w:eastAsia="ru-RU"/>
                <w:rPrChange w:id="6292" w:author="Елена Белолипецкая" w:date="2024-05-25T22:35:00Z">
                  <w:rPr>
                    <w:rFonts w:eastAsia="Times New Roman"/>
                    <w:lang w:eastAsia="ru-RU"/>
                  </w:rPr>
                </w:rPrChange>
              </w:rPr>
              <w:pPrChange w:id="6293" w:author="Елена Белолипецкая" w:date="2024-05-25T22:31:00Z">
                <w:pPr>
                  <w:spacing w:before="75" w:after="75" w:line="240" w:lineRule="auto"/>
                </w:pPr>
              </w:pPrChange>
            </w:pPr>
          </w:p>
        </w:tc>
      </w:tr>
      <w:tr w:rsidR="00FE0F3F" w:rsidRPr="008A0D15" w14:paraId="23377F4C" w14:textId="77777777" w:rsidTr="00FE0F3F">
        <w:tc>
          <w:tcPr>
            <w:tcW w:w="1818" w:type="pct"/>
            <w:vMerge w:val="restart"/>
            <w:tcMar>
              <w:top w:w="45" w:type="dxa"/>
              <w:left w:w="75" w:type="dxa"/>
              <w:bottom w:w="45" w:type="dxa"/>
              <w:right w:w="75" w:type="dxa"/>
            </w:tcMar>
            <w:vAlign w:val="center"/>
            <w:hideMark/>
          </w:tcPr>
          <w:p w14:paraId="38FB29A4" w14:textId="77777777" w:rsidR="008269BA" w:rsidRPr="008A0D15" w:rsidRDefault="008269BA">
            <w:pPr>
              <w:spacing w:after="0" w:line="240" w:lineRule="auto"/>
              <w:rPr>
                <w:rFonts w:eastAsia="Times New Roman"/>
                <w:sz w:val="22"/>
                <w:szCs w:val="22"/>
                <w:lang w:eastAsia="ru-RU"/>
                <w:rPrChange w:id="6294" w:author="Елена Белолипецкая" w:date="2024-05-25T22:35:00Z">
                  <w:rPr>
                    <w:rFonts w:eastAsia="Times New Roman"/>
                    <w:lang w:eastAsia="ru-RU"/>
                  </w:rPr>
                </w:rPrChange>
              </w:rPr>
              <w:pPrChange w:id="6295" w:author="Елена Белолипецкая" w:date="2024-05-25T22:31:00Z">
                <w:pPr>
                  <w:spacing w:before="75" w:after="75" w:line="240" w:lineRule="auto"/>
                </w:pPr>
              </w:pPrChange>
            </w:pPr>
            <w:r w:rsidRPr="008A0D15">
              <w:rPr>
                <w:rFonts w:eastAsia="Times New Roman"/>
                <w:sz w:val="22"/>
                <w:szCs w:val="22"/>
                <w:lang w:eastAsia="ru-RU"/>
                <w:rPrChange w:id="6296" w:author="Елена Белолипецкая" w:date="2024-05-25T22:35:00Z">
                  <w:rPr>
                    <w:rFonts w:eastAsia="Times New Roman"/>
                    <w:lang w:eastAsia="ru-RU"/>
                  </w:rPr>
                </w:rPrChange>
              </w:rPr>
              <w:t>Долутегравир (50 мг 1 раз/сут) /</w:t>
            </w:r>
            <w:r w:rsidRPr="008A0D15">
              <w:rPr>
                <w:rFonts w:eastAsia="Times New Roman"/>
                <w:sz w:val="22"/>
                <w:szCs w:val="22"/>
                <w:lang w:eastAsia="ru-RU"/>
                <w:rPrChange w:id="6297" w:author="Елена Белолипецкая" w:date="2024-05-25T22:35:00Z">
                  <w:rPr>
                    <w:rFonts w:eastAsia="Times New Roman"/>
                    <w:lang w:eastAsia="ru-RU"/>
                  </w:rPr>
                </w:rPrChange>
              </w:rPr>
              <w:br/>
              <w:t>Велпатасвир/софосбувир</w:t>
            </w:r>
            <w:r w:rsidRPr="008A0D15">
              <w:rPr>
                <w:rFonts w:eastAsia="Times New Roman"/>
                <w:sz w:val="22"/>
                <w:szCs w:val="22"/>
                <w:lang w:eastAsia="ru-RU"/>
                <w:rPrChange w:id="6298" w:author="Елена Белолипецкая" w:date="2024-05-25T22:35:00Z">
                  <w:rPr>
                    <w:rFonts w:eastAsia="Times New Roman"/>
                    <w:lang w:eastAsia="ru-RU"/>
                  </w:rPr>
                </w:rPrChange>
              </w:rPr>
              <w:br/>
              <w:t>(100 мг/400 мг 1 раз/сут)</w:t>
            </w:r>
          </w:p>
        </w:tc>
        <w:tc>
          <w:tcPr>
            <w:tcW w:w="682" w:type="pct"/>
            <w:tcMar>
              <w:top w:w="45" w:type="dxa"/>
              <w:left w:w="75" w:type="dxa"/>
              <w:bottom w:w="45" w:type="dxa"/>
              <w:right w:w="75" w:type="dxa"/>
            </w:tcMar>
            <w:vAlign w:val="center"/>
            <w:hideMark/>
          </w:tcPr>
          <w:p w14:paraId="16794648" w14:textId="77777777" w:rsidR="008269BA" w:rsidRPr="008A0D15" w:rsidRDefault="008269BA">
            <w:pPr>
              <w:spacing w:after="0" w:line="240" w:lineRule="auto"/>
              <w:rPr>
                <w:rFonts w:eastAsia="Times New Roman"/>
                <w:sz w:val="22"/>
                <w:szCs w:val="22"/>
                <w:lang w:eastAsia="ru-RU"/>
                <w:rPrChange w:id="6299" w:author="Елена Белолипецкая" w:date="2024-05-25T22:35:00Z">
                  <w:rPr>
                    <w:rFonts w:eastAsia="Times New Roman"/>
                    <w:lang w:eastAsia="ru-RU"/>
                  </w:rPr>
                </w:rPrChange>
              </w:rPr>
              <w:pPrChange w:id="6300" w:author="Елена Белолипецкая" w:date="2024-05-25T22:31:00Z">
                <w:pPr>
                  <w:spacing w:before="75" w:after="75" w:line="240" w:lineRule="auto"/>
                </w:pPr>
              </w:pPrChange>
            </w:pPr>
            <w:r w:rsidRPr="008A0D15">
              <w:rPr>
                <w:rFonts w:eastAsia="Times New Roman"/>
                <w:sz w:val="22"/>
                <w:szCs w:val="22"/>
                <w:lang w:eastAsia="ru-RU"/>
                <w:rPrChange w:id="6301" w:author="Елена Белолипецкая" w:date="2024-05-25T22:35:00Z">
                  <w:rPr>
                    <w:rFonts w:eastAsia="Times New Roman"/>
                    <w:lang w:eastAsia="ru-RU"/>
                  </w:rPr>
                </w:rPrChange>
              </w:rPr>
              <w:t>Долутегравир</w:t>
            </w:r>
          </w:p>
        </w:tc>
        <w:tc>
          <w:tcPr>
            <w:tcW w:w="303" w:type="pct"/>
            <w:tcMar>
              <w:top w:w="45" w:type="dxa"/>
              <w:left w:w="75" w:type="dxa"/>
              <w:bottom w:w="45" w:type="dxa"/>
              <w:right w:w="75" w:type="dxa"/>
            </w:tcMar>
            <w:vAlign w:val="center"/>
            <w:hideMark/>
          </w:tcPr>
          <w:p w14:paraId="4589F97E" w14:textId="77777777" w:rsidR="008269BA" w:rsidRPr="008A0D15" w:rsidRDefault="008269BA">
            <w:pPr>
              <w:spacing w:after="0" w:line="240" w:lineRule="auto"/>
              <w:rPr>
                <w:rFonts w:eastAsia="Times New Roman"/>
                <w:sz w:val="22"/>
                <w:szCs w:val="22"/>
                <w:lang w:eastAsia="ru-RU"/>
                <w:rPrChange w:id="6302" w:author="Елена Белолипецкая" w:date="2024-05-25T22:35:00Z">
                  <w:rPr>
                    <w:rFonts w:eastAsia="Times New Roman"/>
                    <w:lang w:eastAsia="ru-RU"/>
                  </w:rPr>
                </w:rPrChange>
              </w:rPr>
              <w:pPrChange w:id="6303" w:author="Елена Белолипецкая" w:date="2024-05-25T22:31:00Z">
                <w:pPr>
                  <w:spacing w:before="75" w:after="75" w:line="240" w:lineRule="auto"/>
                </w:pPr>
              </w:pPrChange>
            </w:pPr>
            <w:r w:rsidRPr="008A0D15">
              <w:rPr>
                <w:rFonts w:eastAsia="Times New Roman"/>
                <w:sz w:val="22"/>
                <w:szCs w:val="22"/>
                <w:lang w:eastAsia="ru-RU"/>
                <w:rPrChange w:id="6304" w:author="Елена Белолипецкая" w:date="2024-05-25T22:35:00Z">
                  <w:rPr>
                    <w:rFonts w:eastAsia="Times New Roman"/>
                    <w:lang w:eastAsia="ru-RU"/>
                  </w:rPr>
                </w:rPrChange>
              </w:rPr>
              <w:t>↔</w:t>
            </w:r>
          </w:p>
        </w:tc>
        <w:tc>
          <w:tcPr>
            <w:tcW w:w="379" w:type="pct"/>
            <w:tcMar>
              <w:top w:w="45" w:type="dxa"/>
              <w:left w:w="75" w:type="dxa"/>
              <w:bottom w:w="45" w:type="dxa"/>
              <w:right w:w="75" w:type="dxa"/>
            </w:tcMar>
            <w:vAlign w:val="center"/>
            <w:hideMark/>
          </w:tcPr>
          <w:p w14:paraId="59353F99" w14:textId="77777777" w:rsidR="008269BA" w:rsidRPr="008A0D15" w:rsidRDefault="008269BA">
            <w:pPr>
              <w:spacing w:after="0" w:line="240" w:lineRule="auto"/>
              <w:rPr>
                <w:rFonts w:eastAsia="Times New Roman"/>
                <w:sz w:val="22"/>
                <w:szCs w:val="22"/>
                <w:lang w:eastAsia="ru-RU"/>
                <w:rPrChange w:id="6305" w:author="Елена Белолипецкая" w:date="2024-05-25T22:35:00Z">
                  <w:rPr>
                    <w:rFonts w:eastAsia="Times New Roman"/>
                    <w:lang w:eastAsia="ru-RU"/>
                  </w:rPr>
                </w:rPrChange>
              </w:rPr>
              <w:pPrChange w:id="6306" w:author="Елена Белолипецкая" w:date="2024-05-25T22:31:00Z">
                <w:pPr>
                  <w:spacing w:before="75" w:after="75" w:line="240" w:lineRule="auto"/>
                </w:pPr>
              </w:pPrChange>
            </w:pPr>
            <w:r w:rsidRPr="008A0D15">
              <w:rPr>
                <w:rFonts w:eastAsia="Times New Roman"/>
                <w:sz w:val="22"/>
                <w:szCs w:val="22"/>
                <w:lang w:eastAsia="ru-RU"/>
                <w:rPrChange w:id="6307" w:author="Елена Белолипецкая" w:date="2024-05-25T22:35:00Z">
                  <w:rPr>
                    <w:rFonts w:eastAsia="Times New Roman"/>
                    <w:lang w:eastAsia="ru-RU"/>
                  </w:rPr>
                </w:rPrChange>
              </w:rPr>
              <w:t>↔</w:t>
            </w:r>
          </w:p>
        </w:tc>
        <w:tc>
          <w:tcPr>
            <w:tcW w:w="309" w:type="pct"/>
            <w:tcMar>
              <w:top w:w="45" w:type="dxa"/>
              <w:left w:w="75" w:type="dxa"/>
              <w:bottom w:w="45" w:type="dxa"/>
              <w:right w:w="75" w:type="dxa"/>
            </w:tcMar>
            <w:vAlign w:val="center"/>
            <w:hideMark/>
          </w:tcPr>
          <w:p w14:paraId="6AD5AED7" w14:textId="77777777" w:rsidR="008269BA" w:rsidRPr="008A0D15" w:rsidRDefault="008269BA">
            <w:pPr>
              <w:spacing w:after="0" w:line="240" w:lineRule="auto"/>
              <w:rPr>
                <w:rFonts w:eastAsia="Times New Roman"/>
                <w:sz w:val="22"/>
                <w:szCs w:val="22"/>
                <w:lang w:eastAsia="ru-RU"/>
                <w:rPrChange w:id="6308" w:author="Елена Белолипецкая" w:date="2024-05-25T22:35:00Z">
                  <w:rPr>
                    <w:rFonts w:eastAsia="Times New Roman"/>
                    <w:lang w:eastAsia="ru-RU"/>
                  </w:rPr>
                </w:rPrChange>
              </w:rPr>
              <w:pPrChange w:id="6309" w:author="Елена Белолипецкая" w:date="2024-05-25T22:31:00Z">
                <w:pPr>
                  <w:spacing w:before="75" w:after="75" w:line="240" w:lineRule="auto"/>
                </w:pPr>
              </w:pPrChange>
            </w:pPr>
            <w:r w:rsidRPr="008A0D15">
              <w:rPr>
                <w:rFonts w:eastAsia="Times New Roman"/>
                <w:sz w:val="22"/>
                <w:szCs w:val="22"/>
                <w:lang w:eastAsia="ru-RU"/>
                <w:rPrChange w:id="6310" w:author="Елена Белолипецкая" w:date="2024-05-25T22:35:00Z">
                  <w:rPr>
                    <w:rFonts w:eastAsia="Times New Roman"/>
                    <w:lang w:eastAsia="ru-RU"/>
                  </w:rPr>
                </w:rPrChange>
              </w:rPr>
              <w:t>↔</w:t>
            </w:r>
          </w:p>
        </w:tc>
        <w:tc>
          <w:tcPr>
            <w:tcW w:w="1508" w:type="pct"/>
            <w:vMerge w:val="restart"/>
            <w:tcMar>
              <w:top w:w="45" w:type="dxa"/>
              <w:left w:w="75" w:type="dxa"/>
              <w:bottom w:w="45" w:type="dxa"/>
              <w:right w:w="75" w:type="dxa"/>
            </w:tcMar>
            <w:vAlign w:val="center"/>
            <w:hideMark/>
          </w:tcPr>
          <w:p w14:paraId="22A15B47" w14:textId="4A0A5FDE" w:rsidR="008269BA" w:rsidRPr="008A0D15" w:rsidRDefault="008269BA">
            <w:pPr>
              <w:spacing w:after="0" w:line="240" w:lineRule="auto"/>
              <w:rPr>
                <w:rFonts w:eastAsia="Times New Roman"/>
                <w:sz w:val="22"/>
                <w:szCs w:val="22"/>
                <w:lang w:eastAsia="ru-RU"/>
                <w:rPrChange w:id="6311" w:author="Елена Белолипецкая" w:date="2024-05-25T22:35:00Z">
                  <w:rPr>
                    <w:rFonts w:eastAsia="Times New Roman"/>
                    <w:lang w:eastAsia="ru-RU"/>
                  </w:rPr>
                </w:rPrChange>
              </w:rPr>
              <w:pPrChange w:id="6312" w:author="Елена Белолипецкая" w:date="2024-05-25T22:31:00Z">
                <w:pPr>
                  <w:spacing w:before="75" w:after="75" w:line="240" w:lineRule="auto"/>
                </w:pPr>
              </w:pPrChange>
            </w:pPr>
            <w:r w:rsidRPr="008A0D15">
              <w:rPr>
                <w:rFonts w:eastAsia="Times New Roman"/>
                <w:sz w:val="22"/>
                <w:szCs w:val="22"/>
                <w:lang w:eastAsia="ru-RU"/>
                <w:rPrChange w:id="6313" w:author="Елена Белолипецкая" w:date="2024-05-25T22:35:00Z">
                  <w:rPr>
                    <w:rFonts w:eastAsia="Times New Roman"/>
                    <w:lang w:eastAsia="ru-RU"/>
                  </w:rPr>
                </w:rPrChange>
              </w:rPr>
              <w:t>Корректировка дозы</w:t>
            </w:r>
            <w:r w:rsidR="004373F2" w:rsidRPr="008A0D15">
              <w:rPr>
                <w:rFonts w:eastAsia="Times New Roman"/>
                <w:sz w:val="22"/>
                <w:szCs w:val="22"/>
                <w:lang w:eastAsia="ru-RU"/>
                <w:rPrChange w:id="6314" w:author="Елена Белолипецкая" w:date="2024-05-25T22:35:00Z">
                  <w:rPr>
                    <w:rFonts w:eastAsia="Times New Roman"/>
                    <w:lang w:eastAsia="ru-RU"/>
                  </w:rPr>
                </w:rPrChange>
              </w:rPr>
              <w:t xml:space="preserve"> </w:t>
            </w:r>
            <w:r w:rsidRPr="008A0D15">
              <w:rPr>
                <w:rFonts w:eastAsia="Times New Roman"/>
                <w:sz w:val="22"/>
                <w:szCs w:val="22"/>
                <w:lang w:eastAsia="ru-RU"/>
                <w:rPrChange w:id="6315" w:author="Елена Белолипецкая" w:date="2024-05-25T22:35:00Z">
                  <w:rPr>
                    <w:rFonts w:eastAsia="Times New Roman"/>
                    <w:lang w:eastAsia="ru-RU"/>
                  </w:rPr>
                </w:rPrChange>
              </w:rPr>
              <w:t>не требуется</w:t>
            </w:r>
          </w:p>
        </w:tc>
      </w:tr>
      <w:tr w:rsidR="00FE0F3F" w:rsidRPr="008A0D15" w14:paraId="73FE7861" w14:textId="77777777" w:rsidTr="00FE0F3F">
        <w:tc>
          <w:tcPr>
            <w:tcW w:w="1818" w:type="pct"/>
            <w:vMerge/>
            <w:vAlign w:val="center"/>
            <w:hideMark/>
          </w:tcPr>
          <w:p w14:paraId="231B4B8C" w14:textId="77777777" w:rsidR="008269BA" w:rsidRPr="008A0D15" w:rsidRDefault="008269BA">
            <w:pPr>
              <w:spacing w:after="0" w:line="240" w:lineRule="auto"/>
              <w:rPr>
                <w:rFonts w:eastAsia="Times New Roman"/>
                <w:sz w:val="22"/>
                <w:szCs w:val="22"/>
                <w:lang w:eastAsia="ru-RU"/>
                <w:rPrChange w:id="6316" w:author="Елена Белолипецкая" w:date="2024-05-25T22:35:00Z">
                  <w:rPr>
                    <w:rFonts w:eastAsia="Times New Roman"/>
                    <w:lang w:eastAsia="ru-RU"/>
                  </w:rPr>
                </w:rPrChange>
              </w:rPr>
              <w:pPrChange w:id="6317" w:author="Елена Белолипецкая" w:date="2024-05-25T22:31:00Z">
                <w:pPr>
                  <w:spacing w:before="75" w:after="75" w:line="240" w:lineRule="auto"/>
                </w:pPr>
              </w:pPrChange>
            </w:pPr>
          </w:p>
        </w:tc>
        <w:tc>
          <w:tcPr>
            <w:tcW w:w="682" w:type="pct"/>
            <w:tcMar>
              <w:top w:w="45" w:type="dxa"/>
              <w:left w:w="75" w:type="dxa"/>
              <w:bottom w:w="45" w:type="dxa"/>
              <w:right w:w="75" w:type="dxa"/>
            </w:tcMar>
            <w:vAlign w:val="center"/>
            <w:hideMark/>
          </w:tcPr>
          <w:p w14:paraId="692DF187" w14:textId="77777777" w:rsidR="008269BA" w:rsidRPr="008A0D15" w:rsidRDefault="008269BA">
            <w:pPr>
              <w:spacing w:after="0" w:line="240" w:lineRule="auto"/>
              <w:rPr>
                <w:rFonts w:eastAsia="Times New Roman"/>
                <w:sz w:val="22"/>
                <w:szCs w:val="22"/>
                <w:lang w:eastAsia="ru-RU"/>
                <w:rPrChange w:id="6318" w:author="Елена Белолипецкая" w:date="2024-05-25T22:35:00Z">
                  <w:rPr>
                    <w:rFonts w:eastAsia="Times New Roman"/>
                    <w:lang w:eastAsia="ru-RU"/>
                  </w:rPr>
                </w:rPrChange>
              </w:rPr>
              <w:pPrChange w:id="6319" w:author="Елена Белолипецкая" w:date="2024-05-25T22:31:00Z">
                <w:pPr>
                  <w:spacing w:before="75" w:after="75" w:line="240" w:lineRule="auto"/>
                </w:pPr>
              </w:pPrChange>
            </w:pPr>
            <w:r w:rsidRPr="008A0D15">
              <w:rPr>
                <w:rFonts w:eastAsia="Times New Roman"/>
                <w:sz w:val="22"/>
                <w:szCs w:val="22"/>
                <w:lang w:eastAsia="ru-RU"/>
                <w:rPrChange w:id="6320" w:author="Елена Белолипецкая" w:date="2024-05-25T22:35:00Z">
                  <w:rPr>
                    <w:rFonts w:eastAsia="Times New Roman"/>
                    <w:lang w:eastAsia="ru-RU"/>
                  </w:rPr>
                </w:rPrChange>
              </w:rPr>
              <w:t>Софосбувир</w:t>
            </w:r>
          </w:p>
        </w:tc>
        <w:tc>
          <w:tcPr>
            <w:tcW w:w="303" w:type="pct"/>
            <w:tcMar>
              <w:top w:w="45" w:type="dxa"/>
              <w:left w:w="75" w:type="dxa"/>
              <w:bottom w:w="45" w:type="dxa"/>
              <w:right w:w="75" w:type="dxa"/>
            </w:tcMar>
            <w:vAlign w:val="center"/>
            <w:hideMark/>
          </w:tcPr>
          <w:p w14:paraId="2297C6AD" w14:textId="77777777" w:rsidR="008269BA" w:rsidRPr="008A0D15" w:rsidRDefault="008269BA">
            <w:pPr>
              <w:spacing w:after="0" w:line="240" w:lineRule="auto"/>
              <w:rPr>
                <w:rFonts w:eastAsia="Times New Roman"/>
                <w:sz w:val="22"/>
                <w:szCs w:val="22"/>
                <w:lang w:eastAsia="ru-RU"/>
                <w:rPrChange w:id="6321" w:author="Елена Белолипецкая" w:date="2024-05-25T22:35:00Z">
                  <w:rPr>
                    <w:rFonts w:eastAsia="Times New Roman"/>
                    <w:lang w:eastAsia="ru-RU"/>
                  </w:rPr>
                </w:rPrChange>
              </w:rPr>
              <w:pPrChange w:id="6322" w:author="Елена Белолипецкая" w:date="2024-05-25T22:31:00Z">
                <w:pPr>
                  <w:spacing w:before="75" w:after="75" w:line="240" w:lineRule="auto"/>
                </w:pPr>
              </w:pPrChange>
            </w:pPr>
            <w:r w:rsidRPr="008A0D15">
              <w:rPr>
                <w:rFonts w:eastAsia="Times New Roman"/>
                <w:sz w:val="22"/>
                <w:szCs w:val="22"/>
                <w:lang w:eastAsia="ru-RU"/>
                <w:rPrChange w:id="6323" w:author="Елена Белолипецкая" w:date="2024-05-25T22:35:00Z">
                  <w:rPr>
                    <w:rFonts w:eastAsia="Times New Roman"/>
                    <w:lang w:eastAsia="ru-RU"/>
                  </w:rPr>
                </w:rPrChange>
              </w:rPr>
              <w:t>↔</w:t>
            </w:r>
          </w:p>
        </w:tc>
        <w:tc>
          <w:tcPr>
            <w:tcW w:w="379" w:type="pct"/>
            <w:tcMar>
              <w:top w:w="45" w:type="dxa"/>
              <w:left w:w="75" w:type="dxa"/>
              <w:bottom w:w="45" w:type="dxa"/>
              <w:right w:w="75" w:type="dxa"/>
            </w:tcMar>
            <w:vAlign w:val="center"/>
            <w:hideMark/>
          </w:tcPr>
          <w:p w14:paraId="33AD8D47" w14:textId="77777777" w:rsidR="008269BA" w:rsidRPr="008A0D15" w:rsidRDefault="008269BA">
            <w:pPr>
              <w:spacing w:after="0" w:line="240" w:lineRule="auto"/>
              <w:rPr>
                <w:rFonts w:eastAsia="Times New Roman"/>
                <w:sz w:val="22"/>
                <w:szCs w:val="22"/>
                <w:lang w:eastAsia="ru-RU"/>
                <w:rPrChange w:id="6324" w:author="Елена Белолипецкая" w:date="2024-05-25T22:35:00Z">
                  <w:rPr>
                    <w:rFonts w:eastAsia="Times New Roman"/>
                    <w:lang w:eastAsia="ru-RU"/>
                  </w:rPr>
                </w:rPrChange>
              </w:rPr>
              <w:pPrChange w:id="6325" w:author="Елена Белолипецкая" w:date="2024-05-25T22:31:00Z">
                <w:pPr>
                  <w:spacing w:before="75" w:after="75" w:line="240" w:lineRule="auto"/>
                </w:pPr>
              </w:pPrChange>
            </w:pPr>
            <w:r w:rsidRPr="008A0D15">
              <w:rPr>
                <w:rFonts w:eastAsia="Times New Roman"/>
                <w:sz w:val="22"/>
                <w:szCs w:val="22"/>
                <w:lang w:eastAsia="ru-RU"/>
                <w:rPrChange w:id="6326" w:author="Елена Белолипецкая" w:date="2024-05-25T22:35:00Z">
                  <w:rPr>
                    <w:rFonts w:eastAsia="Times New Roman"/>
                    <w:lang w:eastAsia="ru-RU"/>
                  </w:rPr>
                </w:rPrChange>
              </w:rPr>
              <w:t>↔</w:t>
            </w:r>
          </w:p>
        </w:tc>
        <w:tc>
          <w:tcPr>
            <w:tcW w:w="309" w:type="pct"/>
            <w:tcMar>
              <w:top w:w="45" w:type="dxa"/>
              <w:left w:w="75" w:type="dxa"/>
              <w:bottom w:w="45" w:type="dxa"/>
              <w:right w:w="75" w:type="dxa"/>
            </w:tcMar>
            <w:vAlign w:val="center"/>
            <w:hideMark/>
          </w:tcPr>
          <w:p w14:paraId="241199A3" w14:textId="77777777" w:rsidR="008269BA" w:rsidRPr="008A0D15" w:rsidRDefault="008269BA">
            <w:pPr>
              <w:spacing w:after="0" w:line="240" w:lineRule="auto"/>
              <w:rPr>
                <w:rFonts w:eastAsia="Times New Roman"/>
                <w:sz w:val="22"/>
                <w:szCs w:val="22"/>
                <w:lang w:eastAsia="ru-RU"/>
                <w:rPrChange w:id="6327" w:author="Елена Белолипецкая" w:date="2024-05-25T22:35:00Z">
                  <w:rPr>
                    <w:rFonts w:eastAsia="Times New Roman"/>
                    <w:lang w:eastAsia="ru-RU"/>
                  </w:rPr>
                </w:rPrChange>
              </w:rPr>
              <w:pPrChange w:id="6328" w:author="Елена Белолипецкая" w:date="2024-05-25T22:31:00Z">
                <w:pPr>
                  <w:spacing w:before="75" w:after="75" w:line="240" w:lineRule="auto"/>
                </w:pPr>
              </w:pPrChange>
            </w:pPr>
          </w:p>
        </w:tc>
        <w:tc>
          <w:tcPr>
            <w:tcW w:w="1508" w:type="pct"/>
            <w:vMerge/>
            <w:vAlign w:val="center"/>
            <w:hideMark/>
          </w:tcPr>
          <w:p w14:paraId="523FC892" w14:textId="77777777" w:rsidR="008269BA" w:rsidRPr="008A0D15" w:rsidRDefault="008269BA">
            <w:pPr>
              <w:spacing w:after="0" w:line="240" w:lineRule="auto"/>
              <w:rPr>
                <w:rFonts w:eastAsia="Times New Roman"/>
                <w:sz w:val="22"/>
                <w:szCs w:val="22"/>
                <w:lang w:eastAsia="ru-RU"/>
                <w:rPrChange w:id="6329" w:author="Елена Белолипецкая" w:date="2024-05-25T22:35:00Z">
                  <w:rPr>
                    <w:rFonts w:eastAsia="Times New Roman"/>
                    <w:lang w:eastAsia="ru-RU"/>
                  </w:rPr>
                </w:rPrChange>
              </w:rPr>
              <w:pPrChange w:id="6330" w:author="Елена Белолипецкая" w:date="2024-05-25T22:31:00Z">
                <w:pPr>
                  <w:spacing w:before="75" w:after="75" w:line="240" w:lineRule="auto"/>
                </w:pPr>
              </w:pPrChange>
            </w:pPr>
          </w:p>
        </w:tc>
      </w:tr>
      <w:tr w:rsidR="00FE0F3F" w:rsidRPr="008A0D15" w14:paraId="46CAD8B3" w14:textId="77777777" w:rsidTr="00FE0F3F">
        <w:tc>
          <w:tcPr>
            <w:tcW w:w="1818" w:type="pct"/>
            <w:vMerge/>
            <w:vAlign w:val="center"/>
            <w:hideMark/>
          </w:tcPr>
          <w:p w14:paraId="045D1E4C" w14:textId="77777777" w:rsidR="008269BA" w:rsidRPr="008A0D15" w:rsidRDefault="008269BA">
            <w:pPr>
              <w:spacing w:after="0" w:line="240" w:lineRule="auto"/>
              <w:rPr>
                <w:rFonts w:eastAsia="Times New Roman"/>
                <w:sz w:val="22"/>
                <w:szCs w:val="22"/>
                <w:lang w:eastAsia="ru-RU"/>
                <w:rPrChange w:id="6331" w:author="Елена Белолипецкая" w:date="2024-05-25T22:35:00Z">
                  <w:rPr>
                    <w:rFonts w:eastAsia="Times New Roman"/>
                    <w:lang w:eastAsia="ru-RU"/>
                  </w:rPr>
                </w:rPrChange>
              </w:rPr>
              <w:pPrChange w:id="6332" w:author="Елена Белолипецкая" w:date="2024-05-25T22:31:00Z">
                <w:pPr>
                  <w:spacing w:before="75" w:after="75" w:line="240" w:lineRule="auto"/>
                </w:pPr>
              </w:pPrChange>
            </w:pPr>
          </w:p>
        </w:tc>
        <w:tc>
          <w:tcPr>
            <w:tcW w:w="682" w:type="pct"/>
            <w:tcMar>
              <w:top w:w="45" w:type="dxa"/>
              <w:left w:w="75" w:type="dxa"/>
              <w:bottom w:w="45" w:type="dxa"/>
              <w:right w:w="75" w:type="dxa"/>
            </w:tcMar>
            <w:vAlign w:val="center"/>
            <w:hideMark/>
          </w:tcPr>
          <w:p w14:paraId="0360033C" w14:textId="77777777" w:rsidR="008269BA" w:rsidRPr="008A0D15" w:rsidRDefault="008269BA">
            <w:pPr>
              <w:spacing w:after="0" w:line="240" w:lineRule="auto"/>
              <w:rPr>
                <w:rFonts w:eastAsia="Times New Roman"/>
                <w:sz w:val="22"/>
                <w:szCs w:val="22"/>
                <w:lang w:eastAsia="ru-RU"/>
                <w:rPrChange w:id="6333" w:author="Елена Белолипецкая" w:date="2024-05-25T22:35:00Z">
                  <w:rPr>
                    <w:rFonts w:eastAsia="Times New Roman"/>
                    <w:lang w:eastAsia="ru-RU"/>
                  </w:rPr>
                </w:rPrChange>
              </w:rPr>
              <w:pPrChange w:id="6334" w:author="Елена Белолипецкая" w:date="2024-05-25T22:31:00Z">
                <w:pPr>
                  <w:spacing w:before="75" w:after="75" w:line="240" w:lineRule="auto"/>
                </w:pPr>
              </w:pPrChange>
            </w:pPr>
            <w:r w:rsidRPr="008A0D15">
              <w:rPr>
                <w:rFonts w:eastAsia="Times New Roman"/>
                <w:sz w:val="22"/>
                <w:szCs w:val="22"/>
                <w:lang w:eastAsia="ru-RU"/>
                <w:rPrChange w:id="6335" w:author="Елена Белолипецкая" w:date="2024-05-25T22:35:00Z">
                  <w:rPr>
                    <w:rFonts w:eastAsia="Times New Roman"/>
                    <w:lang w:eastAsia="ru-RU"/>
                  </w:rPr>
                </w:rPrChange>
              </w:rPr>
              <w:t>Велпатасвир</w:t>
            </w:r>
          </w:p>
        </w:tc>
        <w:tc>
          <w:tcPr>
            <w:tcW w:w="303" w:type="pct"/>
            <w:tcMar>
              <w:top w:w="45" w:type="dxa"/>
              <w:left w:w="75" w:type="dxa"/>
              <w:bottom w:w="45" w:type="dxa"/>
              <w:right w:w="75" w:type="dxa"/>
            </w:tcMar>
            <w:vAlign w:val="center"/>
            <w:hideMark/>
          </w:tcPr>
          <w:p w14:paraId="1568BC10" w14:textId="77777777" w:rsidR="008269BA" w:rsidRPr="008A0D15" w:rsidRDefault="008269BA">
            <w:pPr>
              <w:spacing w:after="0" w:line="240" w:lineRule="auto"/>
              <w:rPr>
                <w:rFonts w:eastAsia="Times New Roman"/>
                <w:sz w:val="22"/>
                <w:szCs w:val="22"/>
                <w:lang w:eastAsia="ru-RU"/>
                <w:rPrChange w:id="6336" w:author="Елена Белолипецкая" w:date="2024-05-25T22:35:00Z">
                  <w:rPr>
                    <w:rFonts w:eastAsia="Times New Roman"/>
                    <w:lang w:eastAsia="ru-RU"/>
                  </w:rPr>
                </w:rPrChange>
              </w:rPr>
              <w:pPrChange w:id="6337" w:author="Елена Белолипецкая" w:date="2024-05-25T22:31:00Z">
                <w:pPr>
                  <w:spacing w:before="75" w:after="75" w:line="240" w:lineRule="auto"/>
                </w:pPr>
              </w:pPrChange>
            </w:pPr>
            <w:r w:rsidRPr="008A0D15">
              <w:rPr>
                <w:rFonts w:eastAsia="Times New Roman"/>
                <w:sz w:val="22"/>
                <w:szCs w:val="22"/>
                <w:lang w:eastAsia="ru-RU"/>
                <w:rPrChange w:id="6338" w:author="Елена Белолипецкая" w:date="2024-05-25T22:35:00Z">
                  <w:rPr>
                    <w:rFonts w:eastAsia="Times New Roman"/>
                    <w:lang w:eastAsia="ru-RU"/>
                  </w:rPr>
                </w:rPrChange>
              </w:rPr>
              <w:t>↔</w:t>
            </w:r>
          </w:p>
        </w:tc>
        <w:tc>
          <w:tcPr>
            <w:tcW w:w="379" w:type="pct"/>
            <w:tcMar>
              <w:top w:w="45" w:type="dxa"/>
              <w:left w:w="75" w:type="dxa"/>
              <w:bottom w:w="45" w:type="dxa"/>
              <w:right w:w="75" w:type="dxa"/>
            </w:tcMar>
            <w:vAlign w:val="center"/>
            <w:hideMark/>
          </w:tcPr>
          <w:p w14:paraId="6E036C2E" w14:textId="77777777" w:rsidR="008269BA" w:rsidRPr="008A0D15" w:rsidRDefault="008269BA">
            <w:pPr>
              <w:spacing w:after="0" w:line="240" w:lineRule="auto"/>
              <w:rPr>
                <w:rFonts w:eastAsia="Times New Roman"/>
                <w:sz w:val="22"/>
                <w:szCs w:val="22"/>
                <w:lang w:eastAsia="ru-RU"/>
                <w:rPrChange w:id="6339" w:author="Елена Белолипецкая" w:date="2024-05-25T22:35:00Z">
                  <w:rPr>
                    <w:rFonts w:eastAsia="Times New Roman"/>
                    <w:lang w:eastAsia="ru-RU"/>
                  </w:rPr>
                </w:rPrChange>
              </w:rPr>
              <w:pPrChange w:id="6340" w:author="Елена Белолипецкая" w:date="2024-05-25T22:31:00Z">
                <w:pPr>
                  <w:spacing w:before="75" w:after="75" w:line="240" w:lineRule="auto"/>
                </w:pPr>
              </w:pPrChange>
            </w:pPr>
            <w:r w:rsidRPr="008A0D15">
              <w:rPr>
                <w:rFonts w:eastAsia="Times New Roman"/>
                <w:sz w:val="22"/>
                <w:szCs w:val="22"/>
                <w:lang w:eastAsia="ru-RU"/>
                <w:rPrChange w:id="6341" w:author="Елена Белолипецкая" w:date="2024-05-25T22:35:00Z">
                  <w:rPr>
                    <w:rFonts w:eastAsia="Times New Roman"/>
                    <w:lang w:eastAsia="ru-RU"/>
                  </w:rPr>
                </w:rPrChange>
              </w:rPr>
              <w:t>↔</w:t>
            </w:r>
          </w:p>
        </w:tc>
        <w:tc>
          <w:tcPr>
            <w:tcW w:w="309" w:type="pct"/>
            <w:tcMar>
              <w:top w:w="45" w:type="dxa"/>
              <w:left w:w="75" w:type="dxa"/>
              <w:bottom w:w="45" w:type="dxa"/>
              <w:right w:w="75" w:type="dxa"/>
            </w:tcMar>
            <w:vAlign w:val="center"/>
            <w:hideMark/>
          </w:tcPr>
          <w:p w14:paraId="145A0DA9" w14:textId="77777777" w:rsidR="008269BA" w:rsidRPr="008A0D15" w:rsidRDefault="008269BA">
            <w:pPr>
              <w:spacing w:after="0" w:line="240" w:lineRule="auto"/>
              <w:rPr>
                <w:rFonts w:eastAsia="Times New Roman"/>
                <w:sz w:val="22"/>
                <w:szCs w:val="22"/>
                <w:lang w:eastAsia="ru-RU"/>
                <w:rPrChange w:id="6342" w:author="Елена Белолипецкая" w:date="2024-05-25T22:35:00Z">
                  <w:rPr>
                    <w:rFonts w:eastAsia="Times New Roman"/>
                    <w:lang w:eastAsia="ru-RU"/>
                  </w:rPr>
                </w:rPrChange>
              </w:rPr>
              <w:pPrChange w:id="6343" w:author="Елена Белолипецкая" w:date="2024-05-25T22:31:00Z">
                <w:pPr>
                  <w:spacing w:before="75" w:after="75" w:line="240" w:lineRule="auto"/>
                </w:pPr>
              </w:pPrChange>
            </w:pPr>
            <w:r w:rsidRPr="008A0D15">
              <w:rPr>
                <w:rFonts w:eastAsia="Times New Roman"/>
                <w:sz w:val="22"/>
                <w:szCs w:val="22"/>
                <w:lang w:eastAsia="ru-RU"/>
                <w:rPrChange w:id="6344" w:author="Елена Белолипецкая" w:date="2024-05-25T22:35:00Z">
                  <w:rPr>
                    <w:rFonts w:eastAsia="Times New Roman"/>
                    <w:lang w:eastAsia="ru-RU"/>
                  </w:rPr>
                </w:rPrChange>
              </w:rPr>
              <w:t>↔</w:t>
            </w:r>
          </w:p>
        </w:tc>
        <w:tc>
          <w:tcPr>
            <w:tcW w:w="1508" w:type="pct"/>
            <w:vMerge/>
            <w:vAlign w:val="center"/>
            <w:hideMark/>
          </w:tcPr>
          <w:p w14:paraId="5DCAC3EA" w14:textId="77777777" w:rsidR="008269BA" w:rsidRPr="008A0D15" w:rsidRDefault="008269BA">
            <w:pPr>
              <w:spacing w:after="0" w:line="240" w:lineRule="auto"/>
              <w:rPr>
                <w:rFonts w:eastAsia="Times New Roman"/>
                <w:sz w:val="22"/>
                <w:szCs w:val="22"/>
                <w:lang w:eastAsia="ru-RU"/>
                <w:rPrChange w:id="6345" w:author="Елена Белолипецкая" w:date="2024-05-25T22:35:00Z">
                  <w:rPr>
                    <w:rFonts w:eastAsia="Times New Roman"/>
                    <w:lang w:eastAsia="ru-RU"/>
                  </w:rPr>
                </w:rPrChange>
              </w:rPr>
              <w:pPrChange w:id="6346" w:author="Елена Белолипецкая" w:date="2024-05-25T22:31:00Z">
                <w:pPr>
                  <w:spacing w:before="75" w:after="75" w:line="240" w:lineRule="auto"/>
                </w:pPr>
              </w:pPrChange>
            </w:pPr>
          </w:p>
        </w:tc>
      </w:tr>
      <w:tr w:rsidR="008269BA" w:rsidRPr="008A0D15" w14:paraId="5BEF1DE7" w14:textId="77777777" w:rsidTr="00FE0F3F">
        <w:tc>
          <w:tcPr>
            <w:tcW w:w="5000" w:type="pct"/>
            <w:gridSpan w:val="6"/>
            <w:tcMar>
              <w:top w:w="45" w:type="dxa"/>
              <w:left w:w="75" w:type="dxa"/>
              <w:bottom w:w="45" w:type="dxa"/>
              <w:right w:w="75" w:type="dxa"/>
            </w:tcMar>
            <w:vAlign w:val="center"/>
            <w:hideMark/>
            <w:tcPrChange w:id="6347" w:author="Елена Белолипецкая" w:date="2024-05-25T22:26:00Z">
              <w:tcPr>
                <w:tcW w:w="5000" w:type="pct"/>
                <w:gridSpan w:val="10"/>
                <w:tcMar>
                  <w:top w:w="45" w:type="dxa"/>
                  <w:left w:w="75" w:type="dxa"/>
                  <w:bottom w:w="45" w:type="dxa"/>
                  <w:right w:w="75" w:type="dxa"/>
                </w:tcMar>
                <w:vAlign w:val="center"/>
                <w:hideMark/>
              </w:tcPr>
            </w:tcPrChange>
          </w:tcPr>
          <w:p w14:paraId="6EE82C0F" w14:textId="77777777" w:rsidR="008269BA" w:rsidRPr="008A0D15" w:rsidRDefault="008269BA">
            <w:pPr>
              <w:spacing w:after="0" w:line="240" w:lineRule="auto"/>
              <w:rPr>
                <w:rFonts w:eastAsia="Times New Roman"/>
                <w:sz w:val="22"/>
                <w:szCs w:val="22"/>
                <w:lang w:eastAsia="ru-RU"/>
                <w:rPrChange w:id="6348" w:author="Елена Белолипецкая" w:date="2024-05-25T22:35:00Z">
                  <w:rPr>
                    <w:rFonts w:eastAsia="Times New Roman"/>
                    <w:lang w:eastAsia="ru-RU"/>
                  </w:rPr>
                </w:rPrChange>
              </w:rPr>
              <w:pPrChange w:id="6349" w:author="Елена Белолипецкая" w:date="2024-05-25T22:31:00Z">
                <w:pPr>
                  <w:spacing w:before="75" w:after="75" w:line="240" w:lineRule="auto"/>
                </w:pPr>
              </w:pPrChange>
            </w:pPr>
            <w:r w:rsidRPr="008A0D15">
              <w:rPr>
                <w:rFonts w:eastAsia="Times New Roman"/>
                <w:b/>
                <w:bCs/>
                <w:i/>
                <w:iCs/>
                <w:sz w:val="22"/>
                <w:szCs w:val="22"/>
                <w:lang w:eastAsia="ru-RU"/>
                <w:rPrChange w:id="6350" w:author="Елена Белолипецкая" w:date="2024-05-25T22:35:00Z">
                  <w:rPr>
                    <w:rFonts w:eastAsia="Times New Roman"/>
                    <w:b/>
                    <w:bCs/>
                    <w:i/>
                    <w:iCs/>
                    <w:lang w:eastAsia="ru-RU"/>
                  </w:rPr>
                </w:rPrChange>
              </w:rPr>
              <w:lastRenderedPageBreak/>
              <w:t>Лекарственные препараты растительного происхождения</w:t>
            </w:r>
          </w:p>
        </w:tc>
      </w:tr>
      <w:tr w:rsidR="008269BA" w:rsidRPr="008A0D15" w14:paraId="1896358D" w14:textId="77777777" w:rsidTr="00FE0F3F">
        <w:tc>
          <w:tcPr>
            <w:tcW w:w="1818" w:type="pct"/>
            <w:tcMar>
              <w:top w:w="45" w:type="dxa"/>
              <w:left w:w="75" w:type="dxa"/>
              <w:bottom w:w="45" w:type="dxa"/>
              <w:right w:w="75" w:type="dxa"/>
            </w:tcMar>
            <w:vAlign w:val="center"/>
            <w:hideMark/>
            <w:tcPrChange w:id="6351" w:author="Елена Белолипецкая" w:date="2024-05-25T22:26:00Z">
              <w:tcPr>
                <w:tcW w:w="1967" w:type="pct"/>
                <w:gridSpan w:val="2"/>
                <w:tcMar>
                  <w:top w:w="45" w:type="dxa"/>
                  <w:left w:w="75" w:type="dxa"/>
                  <w:bottom w:w="45" w:type="dxa"/>
                  <w:right w:w="75" w:type="dxa"/>
                </w:tcMar>
                <w:vAlign w:val="center"/>
                <w:hideMark/>
              </w:tcPr>
            </w:tcPrChange>
          </w:tcPr>
          <w:p w14:paraId="7F5B1AAE" w14:textId="77777777" w:rsidR="008269BA" w:rsidRPr="008A0D15" w:rsidRDefault="008269BA">
            <w:pPr>
              <w:spacing w:after="0" w:line="240" w:lineRule="auto"/>
              <w:rPr>
                <w:rFonts w:eastAsia="Times New Roman"/>
                <w:sz w:val="22"/>
                <w:szCs w:val="22"/>
                <w:lang w:eastAsia="ru-RU"/>
                <w:rPrChange w:id="6352" w:author="Елена Белолипецкая" w:date="2024-05-25T22:35:00Z">
                  <w:rPr>
                    <w:rFonts w:eastAsia="Times New Roman"/>
                    <w:lang w:eastAsia="ru-RU"/>
                  </w:rPr>
                </w:rPrChange>
              </w:rPr>
              <w:pPrChange w:id="6353" w:author="Елена Белолипецкая" w:date="2024-05-25T22:31:00Z">
                <w:pPr>
                  <w:spacing w:before="75" w:after="75" w:line="240" w:lineRule="auto"/>
                </w:pPr>
              </w:pPrChange>
            </w:pPr>
            <w:r w:rsidRPr="008A0D15">
              <w:rPr>
                <w:rFonts w:eastAsia="Times New Roman"/>
                <w:sz w:val="22"/>
                <w:szCs w:val="22"/>
                <w:lang w:eastAsia="ru-RU"/>
                <w:rPrChange w:id="6354" w:author="Елена Белолипецкая" w:date="2024-05-25T22:35:00Z">
                  <w:rPr>
                    <w:rFonts w:eastAsia="Times New Roman"/>
                    <w:lang w:eastAsia="ru-RU"/>
                  </w:rPr>
                </w:rPrChange>
              </w:rPr>
              <w:t>Зверобой продырявленный</w:t>
            </w:r>
            <w:r w:rsidRPr="008A0D15">
              <w:rPr>
                <w:rFonts w:eastAsia="Times New Roman"/>
                <w:sz w:val="22"/>
                <w:szCs w:val="22"/>
                <w:lang w:eastAsia="ru-RU"/>
                <w:rPrChange w:id="6355" w:author="Елена Белолипецкая" w:date="2024-05-25T22:35:00Z">
                  <w:rPr>
                    <w:rFonts w:eastAsia="Times New Roman"/>
                    <w:lang w:eastAsia="ru-RU"/>
                  </w:rPr>
                </w:rPrChange>
              </w:rPr>
              <w:br/>
              <w:t>(Индукция P-гликопротеина</w:t>
            </w:r>
            <w:r w:rsidRPr="008A0D15">
              <w:rPr>
                <w:rFonts w:eastAsia="Times New Roman"/>
                <w:sz w:val="22"/>
                <w:szCs w:val="22"/>
                <w:lang w:eastAsia="ru-RU"/>
                <w:rPrChange w:id="6356" w:author="Елена Белолипецкая" w:date="2024-05-25T22:35:00Z">
                  <w:rPr>
                    <w:rFonts w:eastAsia="Times New Roman"/>
                    <w:lang w:eastAsia="ru-RU"/>
                  </w:rPr>
                </w:rPrChange>
              </w:rPr>
              <w:br/>
              <w:t>и изоферментов системы цитохрома)</w:t>
            </w:r>
          </w:p>
        </w:tc>
        <w:tc>
          <w:tcPr>
            <w:tcW w:w="1674" w:type="pct"/>
            <w:gridSpan w:val="4"/>
            <w:tcMar>
              <w:top w:w="45" w:type="dxa"/>
              <w:left w:w="75" w:type="dxa"/>
              <w:bottom w:w="45" w:type="dxa"/>
              <w:right w:w="75" w:type="dxa"/>
            </w:tcMar>
            <w:vAlign w:val="center"/>
            <w:hideMark/>
            <w:tcPrChange w:id="6357" w:author="Елена Белолипецкая" w:date="2024-05-25T22:26:00Z">
              <w:tcPr>
                <w:tcW w:w="1526" w:type="pct"/>
                <w:gridSpan w:val="7"/>
                <w:tcMar>
                  <w:top w:w="45" w:type="dxa"/>
                  <w:left w:w="75" w:type="dxa"/>
                  <w:bottom w:w="45" w:type="dxa"/>
                  <w:right w:w="75" w:type="dxa"/>
                </w:tcMar>
                <w:vAlign w:val="center"/>
                <w:hideMark/>
              </w:tcPr>
            </w:tcPrChange>
          </w:tcPr>
          <w:p w14:paraId="651B7766" w14:textId="77777777" w:rsidR="008269BA" w:rsidRPr="008A0D15" w:rsidRDefault="008269BA">
            <w:pPr>
              <w:spacing w:after="0" w:line="240" w:lineRule="auto"/>
              <w:rPr>
                <w:rFonts w:eastAsia="Times New Roman"/>
                <w:sz w:val="22"/>
                <w:szCs w:val="22"/>
                <w:lang w:eastAsia="ru-RU"/>
                <w:rPrChange w:id="6358" w:author="Елена Белолипецкая" w:date="2024-05-25T22:35:00Z">
                  <w:rPr>
                    <w:rFonts w:eastAsia="Times New Roman"/>
                    <w:lang w:eastAsia="ru-RU"/>
                  </w:rPr>
                </w:rPrChange>
              </w:rPr>
              <w:pPrChange w:id="6359" w:author="Елена Белолипецкая" w:date="2024-05-25T22:31:00Z">
                <w:pPr>
                  <w:spacing w:before="75" w:after="75" w:line="240" w:lineRule="auto"/>
                </w:pPr>
              </w:pPrChange>
            </w:pPr>
            <w:r w:rsidRPr="008A0D15">
              <w:rPr>
                <w:rFonts w:eastAsia="Times New Roman"/>
                <w:sz w:val="22"/>
                <w:szCs w:val="22"/>
                <w:lang w:eastAsia="ru-RU"/>
                <w:rPrChange w:id="6360" w:author="Елена Белолипецкая" w:date="2024-05-25T22:35:00Z">
                  <w:rPr>
                    <w:rFonts w:eastAsia="Times New Roman"/>
                    <w:lang w:eastAsia="ru-RU"/>
                  </w:rPr>
                </w:rPrChange>
              </w:rPr>
              <w:t>Взаимодействие не исследовалось.</w:t>
            </w:r>
            <w:r w:rsidRPr="008A0D15">
              <w:rPr>
                <w:rFonts w:eastAsia="Times New Roman"/>
                <w:sz w:val="22"/>
                <w:szCs w:val="22"/>
                <w:lang w:eastAsia="ru-RU"/>
                <w:rPrChange w:id="6361" w:author="Елена Белолипецкая" w:date="2024-05-25T22:35:00Z">
                  <w:rPr>
                    <w:rFonts w:eastAsia="Times New Roman"/>
                    <w:lang w:eastAsia="ru-RU"/>
                  </w:rPr>
                </w:rPrChange>
              </w:rPr>
              <w:br/>
            </w:r>
            <w:r w:rsidRPr="008A0D15">
              <w:rPr>
                <w:rFonts w:eastAsia="Times New Roman"/>
                <w:i/>
                <w:iCs/>
                <w:sz w:val="22"/>
                <w:szCs w:val="22"/>
                <w:lang w:eastAsia="ru-RU"/>
                <w:rPrChange w:id="6362" w:author="Елена Белолипецкая" w:date="2024-05-25T22:35:00Z">
                  <w:rPr>
                    <w:rFonts w:eastAsia="Times New Roman"/>
                    <w:i/>
                    <w:iCs/>
                    <w:lang w:eastAsia="ru-RU"/>
                  </w:rPr>
                </w:rPrChange>
              </w:rPr>
              <w:t>Ожидается:</w:t>
            </w:r>
            <w:r w:rsidRPr="008A0D15">
              <w:rPr>
                <w:rFonts w:eastAsia="Times New Roman"/>
                <w:sz w:val="22"/>
                <w:szCs w:val="22"/>
                <w:lang w:eastAsia="ru-RU"/>
                <w:rPrChange w:id="6363" w:author="Елена Белолипецкая" w:date="2024-05-25T22:35:00Z">
                  <w:rPr>
                    <w:rFonts w:eastAsia="Times New Roman"/>
                    <w:lang w:eastAsia="ru-RU"/>
                  </w:rPr>
                </w:rPrChange>
              </w:rPr>
              <w:br/>
              <w:t>↓ Софосбувир</w:t>
            </w:r>
            <w:r w:rsidRPr="008A0D15">
              <w:rPr>
                <w:rFonts w:eastAsia="Times New Roman"/>
                <w:sz w:val="22"/>
                <w:szCs w:val="22"/>
                <w:lang w:eastAsia="ru-RU"/>
                <w:rPrChange w:id="6364" w:author="Елена Белолипецкая" w:date="2024-05-25T22:35:00Z">
                  <w:rPr>
                    <w:rFonts w:eastAsia="Times New Roman"/>
                    <w:lang w:eastAsia="ru-RU"/>
                  </w:rPr>
                </w:rPrChange>
              </w:rPr>
              <w:br/>
              <w:t>↓ Велпатасвир</w:t>
            </w:r>
          </w:p>
        </w:tc>
        <w:tc>
          <w:tcPr>
            <w:tcW w:w="1508" w:type="pct"/>
            <w:tcMar>
              <w:top w:w="45" w:type="dxa"/>
              <w:left w:w="75" w:type="dxa"/>
              <w:bottom w:w="45" w:type="dxa"/>
              <w:right w:w="75" w:type="dxa"/>
            </w:tcMar>
            <w:vAlign w:val="center"/>
            <w:hideMark/>
            <w:tcPrChange w:id="6365" w:author="Елена Белолипецкая" w:date="2024-05-25T22:26:00Z">
              <w:tcPr>
                <w:tcW w:w="1508" w:type="pct"/>
                <w:tcMar>
                  <w:top w:w="45" w:type="dxa"/>
                  <w:left w:w="75" w:type="dxa"/>
                  <w:bottom w:w="45" w:type="dxa"/>
                  <w:right w:w="75" w:type="dxa"/>
                </w:tcMar>
                <w:vAlign w:val="center"/>
                <w:hideMark/>
              </w:tcPr>
            </w:tcPrChange>
          </w:tcPr>
          <w:p w14:paraId="69C07D5D" w14:textId="7C8B21E0" w:rsidR="008269BA" w:rsidRPr="008A0D15" w:rsidRDefault="008269BA">
            <w:pPr>
              <w:spacing w:after="0" w:line="240" w:lineRule="auto"/>
              <w:rPr>
                <w:rFonts w:eastAsia="Times New Roman"/>
                <w:sz w:val="22"/>
                <w:szCs w:val="22"/>
                <w:lang w:eastAsia="ru-RU"/>
                <w:rPrChange w:id="6366" w:author="Елена Белолипецкая" w:date="2024-05-25T22:35:00Z">
                  <w:rPr>
                    <w:rFonts w:eastAsia="Times New Roman"/>
                    <w:lang w:eastAsia="ru-RU"/>
                  </w:rPr>
                </w:rPrChange>
              </w:rPr>
              <w:pPrChange w:id="6367" w:author="Елена Белолипецкая" w:date="2024-05-25T22:31:00Z">
                <w:pPr>
                  <w:spacing w:before="75" w:after="75" w:line="240" w:lineRule="auto"/>
                </w:pPr>
              </w:pPrChange>
            </w:pPr>
            <w:r w:rsidRPr="008A0D15">
              <w:rPr>
                <w:rFonts w:eastAsia="Times New Roman"/>
                <w:sz w:val="22"/>
                <w:szCs w:val="22"/>
                <w:lang w:eastAsia="ru-RU"/>
                <w:rPrChange w:id="6368" w:author="Елена Белолипецкая" w:date="2024-05-25T22:35:00Z">
                  <w:rPr>
                    <w:rFonts w:eastAsia="Times New Roman"/>
                    <w:lang w:eastAsia="ru-RU"/>
                  </w:rPr>
                </w:rPrChange>
              </w:rPr>
              <w:t xml:space="preserve">Совместное применение противопоказано </w:t>
            </w:r>
          </w:p>
        </w:tc>
      </w:tr>
      <w:tr w:rsidR="008269BA" w:rsidRPr="008A0D15" w14:paraId="393C8E3C" w14:textId="77777777" w:rsidTr="00FE0F3F">
        <w:tc>
          <w:tcPr>
            <w:tcW w:w="5000" w:type="pct"/>
            <w:gridSpan w:val="6"/>
            <w:tcMar>
              <w:top w:w="45" w:type="dxa"/>
              <w:left w:w="75" w:type="dxa"/>
              <w:bottom w:w="45" w:type="dxa"/>
              <w:right w:w="75" w:type="dxa"/>
            </w:tcMar>
            <w:vAlign w:val="center"/>
            <w:hideMark/>
            <w:tcPrChange w:id="6369" w:author="Елена Белолипецкая" w:date="2024-05-25T22:26:00Z">
              <w:tcPr>
                <w:tcW w:w="5000" w:type="pct"/>
                <w:gridSpan w:val="10"/>
                <w:tcMar>
                  <w:top w:w="45" w:type="dxa"/>
                  <w:left w:w="75" w:type="dxa"/>
                  <w:bottom w:w="45" w:type="dxa"/>
                  <w:right w:w="75" w:type="dxa"/>
                </w:tcMar>
                <w:vAlign w:val="center"/>
                <w:hideMark/>
              </w:tcPr>
            </w:tcPrChange>
          </w:tcPr>
          <w:p w14:paraId="559110C1" w14:textId="77777777" w:rsidR="008269BA" w:rsidRPr="008A0D15" w:rsidRDefault="008269BA">
            <w:pPr>
              <w:spacing w:after="0" w:line="240" w:lineRule="auto"/>
              <w:rPr>
                <w:rFonts w:eastAsia="Times New Roman"/>
                <w:sz w:val="22"/>
                <w:szCs w:val="22"/>
                <w:lang w:eastAsia="ru-RU"/>
                <w:rPrChange w:id="6370" w:author="Елена Белолипецкая" w:date="2024-05-25T22:35:00Z">
                  <w:rPr>
                    <w:rFonts w:eastAsia="Times New Roman"/>
                    <w:lang w:eastAsia="ru-RU"/>
                  </w:rPr>
                </w:rPrChange>
              </w:rPr>
              <w:pPrChange w:id="6371" w:author="Елена Белолипецкая" w:date="2024-05-25T22:31:00Z">
                <w:pPr>
                  <w:spacing w:before="75" w:after="75" w:line="240" w:lineRule="auto"/>
                </w:pPr>
              </w:pPrChange>
            </w:pPr>
            <w:r w:rsidRPr="008A0D15">
              <w:rPr>
                <w:rFonts w:eastAsia="Times New Roman"/>
                <w:b/>
                <w:bCs/>
                <w:i/>
                <w:iCs/>
                <w:sz w:val="22"/>
                <w:szCs w:val="22"/>
                <w:lang w:eastAsia="ru-RU"/>
                <w:rPrChange w:id="6372" w:author="Елена Белолипецкая" w:date="2024-05-25T22:35:00Z">
                  <w:rPr>
                    <w:rFonts w:eastAsia="Times New Roman"/>
                    <w:b/>
                    <w:bCs/>
                    <w:i/>
                    <w:iCs/>
                    <w:lang w:eastAsia="ru-RU"/>
                  </w:rPr>
                </w:rPrChange>
              </w:rPr>
              <w:t>Ингибиторы ГМГ-КоА-редуктазы</w:t>
            </w:r>
          </w:p>
        </w:tc>
      </w:tr>
      <w:tr w:rsidR="00FE0F3F" w:rsidRPr="008A0D15" w14:paraId="18E03358" w14:textId="77777777" w:rsidTr="00FE0F3F">
        <w:tc>
          <w:tcPr>
            <w:tcW w:w="1818" w:type="pct"/>
            <w:tcMar>
              <w:top w:w="45" w:type="dxa"/>
              <w:left w:w="75" w:type="dxa"/>
              <w:bottom w:w="45" w:type="dxa"/>
              <w:right w:w="75" w:type="dxa"/>
            </w:tcMar>
            <w:vAlign w:val="center"/>
            <w:hideMark/>
          </w:tcPr>
          <w:p w14:paraId="632970A2" w14:textId="77777777" w:rsidR="008269BA" w:rsidRPr="008A0D15" w:rsidRDefault="008269BA">
            <w:pPr>
              <w:spacing w:after="0" w:line="240" w:lineRule="auto"/>
              <w:rPr>
                <w:rFonts w:eastAsia="Times New Roman"/>
                <w:sz w:val="22"/>
                <w:szCs w:val="22"/>
                <w:lang w:eastAsia="ru-RU"/>
                <w:rPrChange w:id="6373" w:author="Елена Белолипецкая" w:date="2024-05-25T22:35:00Z">
                  <w:rPr>
                    <w:rFonts w:eastAsia="Times New Roman"/>
                    <w:lang w:eastAsia="ru-RU"/>
                  </w:rPr>
                </w:rPrChange>
              </w:rPr>
              <w:pPrChange w:id="6374" w:author="Елена Белолипецкая" w:date="2024-05-25T22:31:00Z">
                <w:pPr>
                  <w:spacing w:before="75" w:after="75" w:line="240" w:lineRule="auto"/>
                </w:pPr>
              </w:pPrChange>
            </w:pPr>
            <w:r w:rsidRPr="008A0D15">
              <w:rPr>
                <w:rFonts w:eastAsia="Times New Roman"/>
                <w:sz w:val="22"/>
                <w:szCs w:val="22"/>
                <w:lang w:eastAsia="ru-RU"/>
                <w:rPrChange w:id="6375" w:author="Елена Белолипецкая" w:date="2024-05-25T22:35:00Z">
                  <w:rPr>
                    <w:rFonts w:eastAsia="Times New Roman"/>
                    <w:lang w:eastAsia="ru-RU"/>
                  </w:rPr>
                </w:rPrChange>
              </w:rPr>
              <w:br/>
              <w:t>Аторвастатин (40 мг однократно) /</w:t>
            </w:r>
            <w:r w:rsidRPr="008A0D15">
              <w:rPr>
                <w:rFonts w:eastAsia="Times New Roman"/>
                <w:sz w:val="22"/>
                <w:szCs w:val="22"/>
                <w:lang w:eastAsia="ru-RU"/>
                <w:rPrChange w:id="6376" w:author="Елена Белолипецкая" w:date="2024-05-25T22:35:00Z">
                  <w:rPr>
                    <w:rFonts w:eastAsia="Times New Roman"/>
                    <w:lang w:eastAsia="ru-RU"/>
                  </w:rPr>
                </w:rPrChange>
              </w:rPr>
              <w:br/>
              <w:t>Велпатасвир/софосбувир</w:t>
            </w:r>
            <w:r w:rsidRPr="008A0D15">
              <w:rPr>
                <w:rFonts w:eastAsia="Times New Roman"/>
                <w:sz w:val="22"/>
                <w:szCs w:val="22"/>
                <w:lang w:eastAsia="ru-RU"/>
                <w:rPrChange w:id="6377" w:author="Елена Белолипецкая" w:date="2024-05-25T22:35:00Z">
                  <w:rPr>
                    <w:rFonts w:eastAsia="Times New Roman"/>
                    <w:lang w:eastAsia="ru-RU"/>
                  </w:rPr>
                </w:rPrChange>
              </w:rPr>
              <w:br/>
              <w:t>(100 мг/400 мг 1 раз/сут)</w:t>
            </w:r>
            <w:r w:rsidRPr="008A0D15">
              <w:rPr>
                <w:rFonts w:eastAsia="Times New Roman"/>
                <w:sz w:val="22"/>
                <w:szCs w:val="22"/>
                <w:vertAlign w:val="superscript"/>
                <w:lang w:eastAsia="ru-RU"/>
                <w:rPrChange w:id="6378" w:author="Елена Белолипецкая" w:date="2024-05-25T22:35:00Z">
                  <w:rPr>
                    <w:rFonts w:eastAsia="Times New Roman"/>
                    <w:vertAlign w:val="superscript"/>
                    <w:lang w:eastAsia="ru-RU"/>
                  </w:rPr>
                </w:rPrChange>
              </w:rPr>
              <w:t>d</w:t>
            </w:r>
          </w:p>
        </w:tc>
        <w:tc>
          <w:tcPr>
            <w:tcW w:w="682" w:type="pct"/>
            <w:tcMar>
              <w:top w:w="45" w:type="dxa"/>
              <w:left w:w="75" w:type="dxa"/>
              <w:bottom w:w="45" w:type="dxa"/>
              <w:right w:w="75" w:type="dxa"/>
            </w:tcMar>
            <w:vAlign w:val="center"/>
            <w:hideMark/>
          </w:tcPr>
          <w:p w14:paraId="47D2D2B7" w14:textId="77777777" w:rsidR="008269BA" w:rsidRPr="008A0D15" w:rsidRDefault="008269BA">
            <w:pPr>
              <w:spacing w:after="0" w:line="240" w:lineRule="auto"/>
              <w:rPr>
                <w:rFonts w:eastAsia="Times New Roman"/>
                <w:sz w:val="22"/>
                <w:szCs w:val="22"/>
                <w:lang w:eastAsia="ru-RU"/>
                <w:rPrChange w:id="6379" w:author="Елена Белолипецкая" w:date="2024-05-25T22:35:00Z">
                  <w:rPr>
                    <w:rFonts w:eastAsia="Times New Roman"/>
                    <w:lang w:eastAsia="ru-RU"/>
                  </w:rPr>
                </w:rPrChange>
              </w:rPr>
              <w:pPrChange w:id="6380" w:author="Елена Белолипецкая" w:date="2024-05-25T22:31:00Z">
                <w:pPr>
                  <w:spacing w:before="75" w:after="75" w:line="240" w:lineRule="auto"/>
                </w:pPr>
              </w:pPrChange>
            </w:pPr>
            <w:r w:rsidRPr="008A0D15">
              <w:rPr>
                <w:rFonts w:eastAsia="Times New Roman"/>
                <w:i/>
                <w:iCs/>
                <w:sz w:val="22"/>
                <w:szCs w:val="22"/>
                <w:lang w:eastAsia="ru-RU"/>
                <w:rPrChange w:id="6381" w:author="Елена Белолипецкая" w:date="2024-05-25T22:35:00Z">
                  <w:rPr>
                    <w:rFonts w:eastAsia="Times New Roman"/>
                    <w:i/>
                    <w:iCs/>
                    <w:lang w:eastAsia="ru-RU"/>
                  </w:rPr>
                </w:rPrChange>
              </w:rPr>
              <w:t>Наблюдается:</w:t>
            </w:r>
            <w:r w:rsidRPr="008A0D15">
              <w:rPr>
                <w:rFonts w:eastAsia="Times New Roman"/>
                <w:sz w:val="22"/>
                <w:szCs w:val="22"/>
                <w:lang w:eastAsia="ru-RU"/>
                <w:rPrChange w:id="6382" w:author="Елена Белолипецкая" w:date="2024-05-25T22:35:00Z">
                  <w:rPr>
                    <w:rFonts w:eastAsia="Times New Roman"/>
                    <w:lang w:eastAsia="ru-RU"/>
                  </w:rPr>
                </w:rPrChange>
              </w:rPr>
              <w:br/>
              <w:t>Аторвастатин</w:t>
            </w:r>
          </w:p>
        </w:tc>
        <w:tc>
          <w:tcPr>
            <w:tcW w:w="303" w:type="pct"/>
            <w:tcMar>
              <w:top w:w="45" w:type="dxa"/>
              <w:left w:w="75" w:type="dxa"/>
              <w:bottom w:w="45" w:type="dxa"/>
              <w:right w:w="75" w:type="dxa"/>
            </w:tcMar>
            <w:vAlign w:val="center"/>
            <w:hideMark/>
          </w:tcPr>
          <w:p w14:paraId="7DEA847A" w14:textId="15C25EFB" w:rsidR="008269BA" w:rsidRPr="008A0D15" w:rsidRDefault="008269BA">
            <w:pPr>
              <w:spacing w:after="0" w:line="240" w:lineRule="auto"/>
              <w:rPr>
                <w:rFonts w:eastAsia="Times New Roman"/>
                <w:sz w:val="22"/>
                <w:szCs w:val="22"/>
                <w:lang w:eastAsia="ru-RU"/>
                <w:rPrChange w:id="6383" w:author="Елена Белолипецкая" w:date="2024-05-25T22:35:00Z">
                  <w:rPr>
                    <w:rFonts w:eastAsia="Times New Roman"/>
                    <w:lang w:eastAsia="ru-RU"/>
                  </w:rPr>
                </w:rPrChange>
              </w:rPr>
              <w:pPrChange w:id="6384" w:author="Елена Белолипецкая" w:date="2024-05-25T22:34:00Z">
                <w:pPr>
                  <w:spacing w:before="75" w:after="75" w:line="240" w:lineRule="auto"/>
                </w:pPr>
              </w:pPrChange>
            </w:pPr>
            <w:r w:rsidRPr="008A0D15">
              <w:rPr>
                <w:rFonts w:eastAsia="Times New Roman"/>
                <w:sz w:val="22"/>
                <w:szCs w:val="22"/>
                <w:lang w:eastAsia="ru-RU"/>
                <w:rPrChange w:id="6385" w:author="Елена Белолипецкая" w:date="2024-05-25T22:35:00Z">
                  <w:rPr>
                    <w:rFonts w:eastAsia="Times New Roman"/>
                    <w:lang w:eastAsia="ru-RU"/>
                  </w:rPr>
                </w:rPrChange>
              </w:rPr>
              <w:t>↑</w:t>
            </w:r>
            <w:r w:rsidRPr="008A0D15">
              <w:rPr>
                <w:rFonts w:eastAsia="Times New Roman"/>
                <w:sz w:val="22"/>
                <w:szCs w:val="22"/>
                <w:lang w:eastAsia="ru-RU"/>
                <w:rPrChange w:id="6386" w:author="Елена Белолипецкая" w:date="2024-05-25T22:35:00Z">
                  <w:rPr>
                    <w:rFonts w:eastAsia="Times New Roman"/>
                    <w:lang w:eastAsia="ru-RU"/>
                  </w:rPr>
                </w:rPrChange>
              </w:rPr>
              <w:br/>
              <w:t>1</w:t>
            </w:r>
            <w:del w:id="6387" w:author="Елена Белолипецкая" w:date="2024-05-25T22:29:00Z">
              <w:r w:rsidRPr="008A0D15" w:rsidDel="00FE0F3F">
                <w:rPr>
                  <w:rFonts w:eastAsia="Times New Roman"/>
                  <w:sz w:val="22"/>
                  <w:szCs w:val="22"/>
                  <w:lang w:eastAsia="ru-RU"/>
                  <w:rPrChange w:id="6388" w:author="Елена Белолипецкая" w:date="2024-05-25T22:35:00Z">
                    <w:rPr>
                      <w:rFonts w:eastAsia="Times New Roman"/>
                      <w:lang w:eastAsia="ru-RU"/>
                    </w:rPr>
                  </w:rPrChange>
                </w:rPr>
                <w:delText>.</w:delText>
              </w:r>
            </w:del>
            <w:ins w:id="6389" w:author="Елена Белолипецкая" w:date="2024-05-25T22:29:00Z">
              <w:r w:rsidR="00FE0F3F" w:rsidRPr="008A0D15">
                <w:rPr>
                  <w:rFonts w:eastAsia="Times New Roman"/>
                  <w:sz w:val="22"/>
                  <w:szCs w:val="22"/>
                  <w:lang w:eastAsia="ru-RU"/>
                  <w:rPrChange w:id="6390" w:author="Елена Белолипецкая" w:date="2024-05-25T22:35:00Z">
                    <w:rPr>
                      <w:rFonts w:eastAsia="Times New Roman"/>
                      <w:lang w:eastAsia="ru-RU"/>
                    </w:rPr>
                  </w:rPrChange>
                </w:rPr>
                <w:t>,</w:t>
              </w:r>
            </w:ins>
            <w:r w:rsidRPr="008A0D15">
              <w:rPr>
                <w:rFonts w:eastAsia="Times New Roman"/>
                <w:sz w:val="22"/>
                <w:szCs w:val="22"/>
                <w:lang w:eastAsia="ru-RU"/>
                <w:rPrChange w:id="6391" w:author="Елена Белолипецкая" w:date="2024-05-25T22:35:00Z">
                  <w:rPr>
                    <w:rFonts w:eastAsia="Times New Roman"/>
                    <w:lang w:eastAsia="ru-RU"/>
                  </w:rPr>
                </w:rPrChange>
              </w:rPr>
              <w:t>7</w:t>
            </w:r>
            <w:r w:rsidRPr="008A0D15">
              <w:rPr>
                <w:rFonts w:eastAsia="Times New Roman"/>
                <w:sz w:val="22"/>
                <w:szCs w:val="22"/>
                <w:lang w:eastAsia="ru-RU"/>
                <w:rPrChange w:id="6392" w:author="Елена Белолипецкая" w:date="2024-05-25T22:35:00Z">
                  <w:rPr>
                    <w:rFonts w:eastAsia="Times New Roman"/>
                    <w:lang w:eastAsia="ru-RU"/>
                  </w:rPr>
                </w:rPrChange>
              </w:rPr>
              <w:br/>
              <w:t>(1</w:t>
            </w:r>
            <w:del w:id="6393" w:author="Елена Белолипецкая" w:date="2024-05-25T22:29:00Z">
              <w:r w:rsidRPr="008A0D15" w:rsidDel="00FE0F3F">
                <w:rPr>
                  <w:rFonts w:eastAsia="Times New Roman"/>
                  <w:sz w:val="22"/>
                  <w:szCs w:val="22"/>
                  <w:lang w:eastAsia="ru-RU"/>
                  <w:rPrChange w:id="6394" w:author="Елена Белолипецкая" w:date="2024-05-25T22:35:00Z">
                    <w:rPr>
                      <w:rFonts w:eastAsia="Times New Roman"/>
                      <w:lang w:eastAsia="ru-RU"/>
                    </w:rPr>
                  </w:rPrChange>
                </w:rPr>
                <w:delText>.</w:delText>
              </w:r>
            </w:del>
            <w:ins w:id="6395" w:author="Елена Белолипецкая" w:date="2024-05-25T22:29:00Z">
              <w:r w:rsidR="00FE0F3F" w:rsidRPr="008A0D15">
                <w:rPr>
                  <w:rFonts w:eastAsia="Times New Roman"/>
                  <w:sz w:val="22"/>
                  <w:szCs w:val="22"/>
                  <w:lang w:eastAsia="ru-RU"/>
                  <w:rPrChange w:id="6396" w:author="Елена Белолипецкая" w:date="2024-05-25T22:35:00Z">
                    <w:rPr>
                      <w:rFonts w:eastAsia="Times New Roman"/>
                      <w:lang w:eastAsia="ru-RU"/>
                    </w:rPr>
                  </w:rPrChange>
                </w:rPr>
                <w:t>,</w:t>
              </w:r>
            </w:ins>
            <w:r w:rsidRPr="008A0D15">
              <w:rPr>
                <w:rFonts w:eastAsia="Times New Roman"/>
                <w:sz w:val="22"/>
                <w:szCs w:val="22"/>
                <w:lang w:eastAsia="ru-RU"/>
                <w:rPrChange w:id="6397" w:author="Елена Белолипецкая" w:date="2024-05-25T22:35:00Z">
                  <w:rPr>
                    <w:rFonts w:eastAsia="Times New Roman"/>
                    <w:lang w:eastAsia="ru-RU"/>
                  </w:rPr>
                </w:rPrChange>
              </w:rPr>
              <w:t>5</w:t>
            </w:r>
            <w:del w:id="6398" w:author="Елена Белолипецкая" w:date="2024-05-25T22:34:00Z">
              <w:r w:rsidRPr="008A0D15" w:rsidDel="008A0D15">
                <w:rPr>
                  <w:rFonts w:eastAsia="Times New Roman"/>
                  <w:sz w:val="22"/>
                  <w:szCs w:val="22"/>
                  <w:lang w:eastAsia="ru-RU"/>
                  <w:rPrChange w:id="6399" w:author="Елена Белолипецкая" w:date="2024-05-25T22:35:00Z">
                    <w:rPr>
                      <w:rFonts w:eastAsia="Times New Roman"/>
                      <w:lang w:eastAsia="ru-RU"/>
                    </w:rPr>
                  </w:rPrChange>
                </w:rPr>
                <w:delText>,</w:delText>
              </w:r>
            </w:del>
            <w:ins w:id="6400" w:author="Елена Белолипецкая" w:date="2024-05-25T22:34:00Z">
              <w:r w:rsidR="008A0D15" w:rsidRPr="008A0D15">
                <w:rPr>
                  <w:rFonts w:eastAsia="Times New Roman"/>
                  <w:sz w:val="22"/>
                  <w:szCs w:val="22"/>
                  <w:lang w:val="en-US" w:eastAsia="ru-RU"/>
                  <w:rPrChange w:id="6401" w:author="Елена Белолипецкая" w:date="2024-05-25T22:35:00Z">
                    <w:rPr>
                      <w:rFonts w:eastAsia="Times New Roman"/>
                      <w:lang w:val="en-US" w:eastAsia="ru-RU"/>
                    </w:rPr>
                  </w:rPrChange>
                </w:rPr>
                <w:t>;</w:t>
              </w:r>
            </w:ins>
            <w:r w:rsidRPr="008A0D15">
              <w:rPr>
                <w:rFonts w:eastAsia="Times New Roman"/>
                <w:sz w:val="22"/>
                <w:szCs w:val="22"/>
                <w:lang w:eastAsia="ru-RU"/>
                <w:rPrChange w:id="6402" w:author="Елена Белолипецкая" w:date="2024-05-25T22:35:00Z">
                  <w:rPr>
                    <w:rFonts w:eastAsia="Times New Roman"/>
                    <w:lang w:eastAsia="ru-RU"/>
                  </w:rPr>
                </w:rPrChange>
              </w:rPr>
              <w:br/>
              <w:t>1</w:t>
            </w:r>
            <w:del w:id="6403" w:author="Елена Белолипецкая" w:date="2024-05-25T22:29:00Z">
              <w:r w:rsidRPr="008A0D15" w:rsidDel="00FE0F3F">
                <w:rPr>
                  <w:rFonts w:eastAsia="Times New Roman"/>
                  <w:sz w:val="22"/>
                  <w:szCs w:val="22"/>
                  <w:lang w:eastAsia="ru-RU"/>
                  <w:rPrChange w:id="6404" w:author="Елена Белолипецкая" w:date="2024-05-25T22:35:00Z">
                    <w:rPr>
                      <w:rFonts w:eastAsia="Times New Roman"/>
                      <w:lang w:eastAsia="ru-RU"/>
                    </w:rPr>
                  </w:rPrChange>
                </w:rPr>
                <w:delText>.</w:delText>
              </w:r>
            </w:del>
            <w:ins w:id="6405" w:author="Елена Белолипецкая" w:date="2024-05-25T22:29:00Z">
              <w:r w:rsidR="00FE0F3F" w:rsidRPr="008A0D15">
                <w:rPr>
                  <w:rFonts w:eastAsia="Times New Roman"/>
                  <w:sz w:val="22"/>
                  <w:szCs w:val="22"/>
                  <w:lang w:eastAsia="ru-RU"/>
                  <w:rPrChange w:id="6406" w:author="Елена Белолипецкая" w:date="2024-05-25T22:35:00Z">
                    <w:rPr>
                      <w:rFonts w:eastAsia="Times New Roman"/>
                      <w:lang w:eastAsia="ru-RU"/>
                    </w:rPr>
                  </w:rPrChange>
                </w:rPr>
                <w:t>,</w:t>
              </w:r>
            </w:ins>
            <w:r w:rsidRPr="008A0D15">
              <w:rPr>
                <w:rFonts w:eastAsia="Times New Roman"/>
                <w:sz w:val="22"/>
                <w:szCs w:val="22"/>
                <w:lang w:eastAsia="ru-RU"/>
                <w:rPrChange w:id="6407" w:author="Елена Белолипецкая" w:date="2024-05-25T22:35:00Z">
                  <w:rPr>
                    <w:rFonts w:eastAsia="Times New Roman"/>
                    <w:lang w:eastAsia="ru-RU"/>
                  </w:rPr>
                </w:rPrChange>
              </w:rPr>
              <w:t>9)</w:t>
            </w:r>
          </w:p>
        </w:tc>
        <w:tc>
          <w:tcPr>
            <w:tcW w:w="379" w:type="pct"/>
            <w:tcMar>
              <w:top w:w="45" w:type="dxa"/>
              <w:left w:w="75" w:type="dxa"/>
              <w:bottom w:w="45" w:type="dxa"/>
              <w:right w:w="75" w:type="dxa"/>
            </w:tcMar>
            <w:vAlign w:val="center"/>
            <w:hideMark/>
          </w:tcPr>
          <w:p w14:paraId="28E93FE5" w14:textId="58957DDF" w:rsidR="008269BA" w:rsidRPr="008A0D15" w:rsidRDefault="008269BA">
            <w:pPr>
              <w:spacing w:after="0" w:line="240" w:lineRule="auto"/>
              <w:rPr>
                <w:rFonts w:eastAsia="Times New Roman"/>
                <w:sz w:val="22"/>
                <w:szCs w:val="22"/>
                <w:lang w:eastAsia="ru-RU"/>
                <w:rPrChange w:id="6408" w:author="Елена Белолипецкая" w:date="2024-05-25T22:35:00Z">
                  <w:rPr>
                    <w:rFonts w:eastAsia="Times New Roman"/>
                    <w:lang w:eastAsia="ru-RU"/>
                  </w:rPr>
                </w:rPrChange>
              </w:rPr>
              <w:pPrChange w:id="6409" w:author="Елена Белолипецкая" w:date="2024-05-25T22:34:00Z">
                <w:pPr>
                  <w:spacing w:before="75" w:after="75" w:line="240" w:lineRule="auto"/>
                </w:pPr>
              </w:pPrChange>
            </w:pPr>
            <w:r w:rsidRPr="008A0D15">
              <w:rPr>
                <w:rFonts w:eastAsia="Times New Roman"/>
                <w:sz w:val="22"/>
                <w:szCs w:val="22"/>
                <w:lang w:eastAsia="ru-RU"/>
                <w:rPrChange w:id="6410" w:author="Елена Белолипецкая" w:date="2024-05-25T22:35:00Z">
                  <w:rPr>
                    <w:rFonts w:eastAsia="Times New Roman"/>
                    <w:lang w:eastAsia="ru-RU"/>
                  </w:rPr>
                </w:rPrChange>
              </w:rPr>
              <w:t>↑</w:t>
            </w:r>
            <w:r w:rsidRPr="008A0D15">
              <w:rPr>
                <w:rFonts w:eastAsia="Times New Roman"/>
                <w:sz w:val="22"/>
                <w:szCs w:val="22"/>
                <w:lang w:eastAsia="ru-RU"/>
                <w:rPrChange w:id="6411" w:author="Елена Белолипецкая" w:date="2024-05-25T22:35:00Z">
                  <w:rPr>
                    <w:rFonts w:eastAsia="Times New Roman"/>
                    <w:lang w:eastAsia="ru-RU"/>
                  </w:rPr>
                </w:rPrChange>
              </w:rPr>
              <w:br/>
              <w:t>1</w:t>
            </w:r>
            <w:del w:id="6412" w:author="Елена Белолипецкая" w:date="2024-05-25T22:29:00Z">
              <w:r w:rsidRPr="008A0D15" w:rsidDel="00FE0F3F">
                <w:rPr>
                  <w:rFonts w:eastAsia="Times New Roman"/>
                  <w:sz w:val="22"/>
                  <w:szCs w:val="22"/>
                  <w:lang w:eastAsia="ru-RU"/>
                  <w:rPrChange w:id="6413" w:author="Елена Белолипецкая" w:date="2024-05-25T22:35:00Z">
                    <w:rPr>
                      <w:rFonts w:eastAsia="Times New Roman"/>
                      <w:lang w:eastAsia="ru-RU"/>
                    </w:rPr>
                  </w:rPrChange>
                </w:rPr>
                <w:delText>.</w:delText>
              </w:r>
            </w:del>
            <w:ins w:id="6414" w:author="Елена Белолипецкая" w:date="2024-05-25T22:29:00Z">
              <w:r w:rsidR="00FE0F3F" w:rsidRPr="008A0D15">
                <w:rPr>
                  <w:rFonts w:eastAsia="Times New Roman"/>
                  <w:sz w:val="22"/>
                  <w:szCs w:val="22"/>
                  <w:lang w:eastAsia="ru-RU"/>
                  <w:rPrChange w:id="6415" w:author="Елена Белолипецкая" w:date="2024-05-25T22:35:00Z">
                    <w:rPr>
                      <w:rFonts w:eastAsia="Times New Roman"/>
                      <w:lang w:eastAsia="ru-RU"/>
                    </w:rPr>
                  </w:rPrChange>
                </w:rPr>
                <w:t>,</w:t>
              </w:r>
            </w:ins>
            <w:r w:rsidRPr="008A0D15">
              <w:rPr>
                <w:rFonts w:eastAsia="Times New Roman"/>
                <w:sz w:val="22"/>
                <w:szCs w:val="22"/>
                <w:lang w:eastAsia="ru-RU"/>
                <w:rPrChange w:id="6416" w:author="Елена Белолипецкая" w:date="2024-05-25T22:35:00Z">
                  <w:rPr>
                    <w:rFonts w:eastAsia="Times New Roman"/>
                    <w:lang w:eastAsia="ru-RU"/>
                  </w:rPr>
                </w:rPrChange>
              </w:rPr>
              <w:t>5</w:t>
            </w:r>
            <w:r w:rsidRPr="008A0D15">
              <w:rPr>
                <w:rFonts w:eastAsia="Times New Roman"/>
                <w:sz w:val="22"/>
                <w:szCs w:val="22"/>
                <w:lang w:eastAsia="ru-RU"/>
                <w:rPrChange w:id="6417" w:author="Елена Белолипецкая" w:date="2024-05-25T22:35:00Z">
                  <w:rPr>
                    <w:rFonts w:eastAsia="Times New Roman"/>
                    <w:lang w:eastAsia="ru-RU"/>
                  </w:rPr>
                </w:rPrChange>
              </w:rPr>
              <w:br/>
              <w:t>(1</w:t>
            </w:r>
            <w:del w:id="6418" w:author="Елена Белолипецкая" w:date="2024-05-25T22:29:00Z">
              <w:r w:rsidRPr="008A0D15" w:rsidDel="00FE0F3F">
                <w:rPr>
                  <w:rFonts w:eastAsia="Times New Roman"/>
                  <w:sz w:val="22"/>
                  <w:szCs w:val="22"/>
                  <w:lang w:eastAsia="ru-RU"/>
                  <w:rPrChange w:id="6419" w:author="Елена Белолипецкая" w:date="2024-05-25T22:35:00Z">
                    <w:rPr>
                      <w:rFonts w:eastAsia="Times New Roman"/>
                      <w:lang w:eastAsia="ru-RU"/>
                    </w:rPr>
                  </w:rPrChange>
                </w:rPr>
                <w:delText>.</w:delText>
              </w:r>
            </w:del>
            <w:ins w:id="6420" w:author="Елена Белолипецкая" w:date="2024-05-25T22:29:00Z">
              <w:r w:rsidR="00FE0F3F" w:rsidRPr="008A0D15">
                <w:rPr>
                  <w:rFonts w:eastAsia="Times New Roman"/>
                  <w:sz w:val="22"/>
                  <w:szCs w:val="22"/>
                  <w:lang w:eastAsia="ru-RU"/>
                  <w:rPrChange w:id="6421" w:author="Елена Белолипецкая" w:date="2024-05-25T22:35:00Z">
                    <w:rPr>
                      <w:rFonts w:eastAsia="Times New Roman"/>
                      <w:lang w:eastAsia="ru-RU"/>
                    </w:rPr>
                  </w:rPrChange>
                </w:rPr>
                <w:t>,</w:t>
              </w:r>
            </w:ins>
            <w:r w:rsidRPr="008A0D15">
              <w:rPr>
                <w:rFonts w:eastAsia="Times New Roman"/>
                <w:sz w:val="22"/>
                <w:szCs w:val="22"/>
                <w:lang w:eastAsia="ru-RU"/>
                <w:rPrChange w:id="6422" w:author="Елена Белолипецкая" w:date="2024-05-25T22:35:00Z">
                  <w:rPr>
                    <w:rFonts w:eastAsia="Times New Roman"/>
                    <w:lang w:eastAsia="ru-RU"/>
                  </w:rPr>
                </w:rPrChange>
              </w:rPr>
              <w:t>5</w:t>
            </w:r>
            <w:del w:id="6423" w:author="Елена Белолипецкая" w:date="2024-05-25T22:34:00Z">
              <w:r w:rsidRPr="008A0D15" w:rsidDel="008A0D15">
                <w:rPr>
                  <w:rFonts w:eastAsia="Times New Roman"/>
                  <w:sz w:val="22"/>
                  <w:szCs w:val="22"/>
                  <w:lang w:eastAsia="ru-RU"/>
                  <w:rPrChange w:id="6424" w:author="Елена Белолипецкая" w:date="2024-05-25T22:35:00Z">
                    <w:rPr>
                      <w:rFonts w:eastAsia="Times New Roman"/>
                      <w:lang w:eastAsia="ru-RU"/>
                    </w:rPr>
                  </w:rPrChange>
                </w:rPr>
                <w:delText>,</w:delText>
              </w:r>
            </w:del>
            <w:ins w:id="6425" w:author="Елена Белолипецкая" w:date="2024-05-25T22:34:00Z">
              <w:r w:rsidR="008A0D15" w:rsidRPr="008A0D15">
                <w:rPr>
                  <w:rFonts w:eastAsia="Times New Roman"/>
                  <w:sz w:val="22"/>
                  <w:szCs w:val="22"/>
                  <w:lang w:val="en-US" w:eastAsia="ru-RU"/>
                  <w:rPrChange w:id="6426" w:author="Елена Белолипецкая" w:date="2024-05-25T22:35:00Z">
                    <w:rPr>
                      <w:rFonts w:eastAsia="Times New Roman"/>
                      <w:lang w:val="en-US" w:eastAsia="ru-RU"/>
                    </w:rPr>
                  </w:rPrChange>
                </w:rPr>
                <w:t>;</w:t>
              </w:r>
            </w:ins>
            <w:r w:rsidRPr="008A0D15">
              <w:rPr>
                <w:rFonts w:eastAsia="Times New Roman"/>
                <w:sz w:val="22"/>
                <w:szCs w:val="22"/>
                <w:lang w:eastAsia="ru-RU"/>
                <w:rPrChange w:id="6427" w:author="Елена Белолипецкая" w:date="2024-05-25T22:35:00Z">
                  <w:rPr>
                    <w:rFonts w:eastAsia="Times New Roman"/>
                    <w:lang w:eastAsia="ru-RU"/>
                  </w:rPr>
                </w:rPrChange>
              </w:rPr>
              <w:br/>
              <w:t>1</w:t>
            </w:r>
            <w:del w:id="6428" w:author="Елена Белолипецкая" w:date="2024-05-25T22:29:00Z">
              <w:r w:rsidRPr="008A0D15" w:rsidDel="00FE0F3F">
                <w:rPr>
                  <w:rFonts w:eastAsia="Times New Roman"/>
                  <w:sz w:val="22"/>
                  <w:szCs w:val="22"/>
                  <w:lang w:eastAsia="ru-RU"/>
                  <w:rPrChange w:id="6429" w:author="Елена Белолипецкая" w:date="2024-05-25T22:35:00Z">
                    <w:rPr>
                      <w:rFonts w:eastAsia="Times New Roman"/>
                      <w:lang w:eastAsia="ru-RU"/>
                    </w:rPr>
                  </w:rPrChange>
                </w:rPr>
                <w:delText>.</w:delText>
              </w:r>
            </w:del>
            <w:ins w:id="6430" w:author="Елена Белолипецкая" w:date="2024-05-25T22:29:00Z">
              <w:r w:rsidR="00FE0F3F" w:rsidRPr="008A0D15">
                <w:rPr>
                  <w:rFonts w:eastAsia="Times New Roman"/>
                  <w:sz w:val="22"/>
                  <w:szCs w:val="22"/>
                  <w:lang w:eastAsia="ru-RU"/>
                  <w:rPrChange w:id="6431" w:author="Елена Белолипецкая" w:date="2024-05-25T22:35:00Z">
                    <w:rPr>
                      <w:rFonts w:eastAsia="Times New Roman"/>
                      <w:lang w:eastAsia="ru-RU"/>
                    </w:rPr>
                  </w:rPrChange>
                </w:rPr>
                <w:t>,</w:t>
              </w:r>
            </w:ins>
            <w:r w:rsidRPr="008A0D15">
              <w:rPr>
                <w:rFonts w:eastAsia="Times New Roman"/>
                <w:sz w:val="22"/>
                <w:szCs w:val="22"/>
                <w:lang w:eastAsia="ru-RU"/>
                <w:rPrChange w:id="6432" w:author="Елена Белолипецкая" w:date="2024-05-25T22:35:00Z">
                  <w:rPr>
                    <w:rFonts w:eastAsia="Times New Roman"/>
                    <w:lang w:eastAsia="ru-RU"/>
                  </w:rPr>
                </w:rPrChange>
              </w:rPr>
              <w:t>6)</w:t>
            </w:r>
          </w:p>
        </w:tc>
        <w:tc>
          <w:tcPr>
            <w:tcW w:w="309" w:type="pct"/>
            <w:tcMar>
              <w:top w:w="45" w:type="dxa"/>
              <w:left w:w="75" w:type="dxa"/>
              <w:bottom w:w="45" w:type="dxa"/>
              <w:right w:w="75" w:type="dxa"/>
            </w:tcMar>
            <w:vAlign w:val="center"/>
            <w:hideMark/>
          </w:tcPr>
          <w:p w14:paraId="17450C89" w14:textId="77777777" w:rsidR="008269BA" w:rsidRPr="008A0D15" w:rsidRDefault="008269BA">
            <w:pPr>
              <w:spacing w:after="0" w:line="240" w:lineRule="auto"/>
              <w:rPr>
                <w:rFonts w:eastAsia="Times New Roman"/>
                <w:sz w:val="22"/>
                <w:szCs w:val="22"/>
                <w:lang w:eastAsia="ru-RU"/>
                <w:rPrChange w:id="6433" w:author="Елена Белолипецкая" w:date="2024-05-25T22:35:00Z">
                  <w:rPr>
                    <w:rFonts w:eastAsia="Times New Roman"/>
                    <w:lang w:eastAsia="ru-RU"/>
                  </w:rPr>
                </w:rPrChange>
              </w:rPr>
              <w:pPrChange w:id="6434" w:author="Елена Белолипецкая" w:date="2024-05-25T22:31:00Z">
                <w:pPr>
                  <w:spacing w:before="75" w:after="75" w:line="240" w:lineRule="auto"/>
                </w:pPr>
              </w:pPrChange>
            </w:pPr>
          </w:p>
        </w:tc>
        <w:tc>
          <w:tcPr>
            <w:tcW w:w="1508" w:type="pct"/>
            <w:tcMar>
              <w:top w:w="45" w:type="dxa"/>
              <w:left w:w="75" w:type="dxa"/>
              <w:bottom w:w="45" w:type="dxa"/>
              <w:right w:w="75" w:type="dxa"/>
            </w:tcMar>
            <w:vAlign w:val="center"/>
            <w:hideMark/>
          </w:tcPr>
          <w:p w14:paraId="4EFE9D2A" w14:textId="009F8524" w:rsidR="008269BA" w:rsidRPr="008A0D15" w:rsidRDefault="008269BA">
            <w:pPr>
              <w:spacing w:after="0" w:line="240" w:lineRule="auto"/>
              <w:rPr>
                <w:rFonts w:eastAsia="Times New Roman"/>
                <w:sz w:val="22"/>
                <w:szCs w:val="22"/>
                <w:lang w:eastAsia="ru-RU"/>
                <w:rPrChange w:id="6435" w:author="Елена Белолипецкая" w:date="2024-05-25T22:35:00Z">
                  <w:rPr>
                    <w:rFonts w:eastAsia="Times New Roman"/>
                    <w:lang w:eastAsia="ru-RU"/>
                  </w:rPr>
                </w:rPrChange>
              </w:rPr>
              <w:pPrChange w:id="6436" w:author="Елена Белолипецкая" w:date="2024-05-25T22:31:00Z">
                <w:pPr>
                  <w:spacing w:before="75" w:after="75" w:line="240" w:lineRule="auto"/>
                </w:pPr>
              </w:pPrChange>
            </w:pPr>
            <w:r w:rsidRPr="008A0D15">
              <w:rPr>
                <w:rFonts w:eastAsia="Times New Roman"/>
                <w:sz w:val="22"/>
                <w:szCs w:val="22"/>
                <w:lang w:eastAsia="ru-RU"/>
                <w:rPrChange w:id="6437" w:author="Елена Белолипецкая" w:date="2024-05-25T22:35:00Z">
                  <w:rPr>
                    <w:rFonts w:eastAsia="Times New Roman"/>
                    <w:lang w:eastAsia="ru-RU"/>
                  </w:rPr>
                </w:rPrChange>
              </w:rPr>
              <w:t>Корректировка дозы не требуется</w:t>
            </w:r>
          </w:p>
        </w:tc>
      </w:tr>
      <w:tr w:rsidR="008269BA" w:rsidRPr="008A0D15" w14:paraId="1983C3D0" w14:textId="77777777" w:rsidTr="00FE0F3F">
        <w:tc>
          <w:tcPr>
            <w:tcW w:w="1818" w:type="pct"/>
            <w:tcMar>
              <w:top w:w="45" w:type="dxa"/>
              <w:left w:w="75" w:type="dxa"/>
              <w:bottom w:w="45" w:type="dxa"/>
              <w:right w:w="75" w:type="dxa"/>
            </w:tcMar>
            <w:vAlign w:val="center"/>
            <w:hideMark/>
            <w:tcPrChange w:id="6438" w:author="Елена Белолипецкая" w:date="2024-05-25T22:26:00Z">
              <w:tcPr>
                <w:tcW w:w="1967" w:type="pct"/>
                <w:gridSpan w:val="2"/>
                <w:tcMar>
                  <w:top w:w="45" w:type="dxa"/>
                  <w:left w:w="75" w:type="dxa"/>
                  <w:bottom w:w="45" w:type="dxa"/>
                  <w:right w:w="75" w:type="dxa"/>
                </w:tcMar>
                <w:vAlign w:val="center"/>
                <w:hideMark/>
              </w:tcPr>
            </w:tcPrChange>
          </w:tcPr>
          <w:p w14:paraId="6C1E7DB3" w14:textId="77777777" w:rsidR="008269BA" w:rsidRPr="008A0D15" w:rsidRDefault="008269BA">
            <w:pPr>
              <w:spacing w:after="0" w:line="240" w:lineRule="auto"/>
              <w:rPr>
                <w:rFonts w:eastAsia="Times New Roman"/>
                <w:sz w:val="22"/>
                <w:szCs w:val="22"/>
                <w:lang w:eastAsia="ru-RU"/>
                <w:rPrChange w:id="6439" w:author="Елена Белолипецкая" w:date="2024-05-25T22:35:00Z">
                  <w:rPr>
                    <w:rFonts w:eastAsia="Times New Roman"/>
                    <w:lang w:eastAsia="ru-RU"/>
                  </w:rPr>
                </w:rPrChange>
              </w:rPr>
              <w:pPrChange w:id="6440" w:author="Елена Белолипецкая" w:date="2024-05-25T22:31:00Z">
                <w:pPr>
                  <w:spacing w:before="75" w:after="75" w:line="240" w:lineRule="auto"/>
                </w:pPr>
              </w:pPrChange>
            </w:pPr>
            <w:r w:rsidRPr="008A0D15">
              <w:rPr>
                <w:rFonts w:eastAsia="Times New Roman"/>
                <w:sz w:val="22"/>
                <w:szCs w:val="22"/>
                <w:lang w:eastAsia="ru-RU"/>
                <w:rPrChange w:id="6441" w:author="Елена Белолипецкая" w:date="2024-05-25T22:35:00Z">
                  <w:rPr>
                    <w:rFonts w:eastAsia="Times New Roman"/>
                    <w:lang w:eastAsia="ru-RU"/>
                  </w:rPr>
                </w:rPrChange>
              </w:rPr>
              <w:t>Розувастатин</w:t>
            </w:r>
          </w:p>
        </w:tc>
        <w:tc>
          <w:tcPr>
            <w:tcW w:w="1674" w:type="pct"/>
            <w:gridSpan w:val="4"/>
            <w:tcMar>
              <w:top w:w="45" w:type="dxa"/>
              <w:left w:w="75" w:type="dxa"/>
              <w:bottom w:w="45" w:type="dxa"/>
              <w:right w:w="75" w:type="dxa"/>
            </w:tcMar>
            <w:vAlign w:val="center"/>
            <w:hideMark/>
            <w:tcPrChange w:id="6442" w:author="Елена Белолипецкая" w:date="2024-05-25T22:26:00Z">
              <w:tcPr>
                <w:tcW w:w="1526" w:type="pct"/>
                <w:gridSpan w:val="7"/>
                <w:tcMar>
                  <w:top w:w="45" w:type="dxa"/>
                  <w:left w:w="75" w:type="dxa"/>
                  <w:bottom w:w="45" w:type="dxa"/>
                  <w:right w:w="75" w:type="dxa"/>
                </w:tcMar>
                <w:vAlign w:val="center"/>
                <w:hideMark/>
              </w:tcPr>
            </w:tcPrChange>
          </w:tcPr>
          <w:p w14:paraId="68C927D9" w14:textId="77777777" w:rsidR="008269BA" w:rsidRPr="008A0D15" w:rsidRDefault="008269BA">
            <w:pPr>
              <w:spacing w:after="0" w:line="240" w:lineRule="auto"/>
              <w:rPr>
                <w:rFonts w:eastAsia="Times New Roman"/>
                <w:sz w:val="22"/>
                <w:szCs w:val="22"/>
                <w:lang w:eastAsia="ru-RU"/>
                <w:rPrChange w:id="6443" w:author="Елена Белолипецкая" w:date="2024-05-25T22:35:00Z">
                  <w:rPr>
                    <w:rFonts w:eastAsia="Times New Roman"/>
                    <w:lang w:eastAsia="ru-RU"/>
                  </w:rPr>
                </w:rPrChange>
              </w:rPr>
              <w:pPrChange w:id="6444" w:author="Елена Белолипецкая" w:date="2024-05-25T22:31:00Z">
                <w:pPr>
                  <w:spacing w:before="75" w:after="75" w:line="240" w:lineRule="auto"/>
                </w:pPr>
              </w:pPrChange>
            </w:pPr>
            <w:r w:rsidRPr="008A0D15">
              <w:rPr>
                <w:rFonts w:eastAsia="Times New Roman"/>
                <w:sz w:val="22"/>
                <w:szCs w:val="22"/>
                <w:lang w:eastAsia="ru-RU"/>
                <w:rPrChange w:id="6445" w:author="Елена Белолипецкая" w:date="2024-05-25T22:35:00Z">
                  <w:rPr>
                    <w:rFonts w:eastAsia="Times New Roman"/>
                    <w:lang w:eastAsia="ru-RU"/>
                  </w:rPr>
                </w:rPrChange>
              </w:rPr>
              <w:t>Изучалось только взаимодействие с велпатасвиром.</w:t>
            </w:r>
            <w:r w:rsidRPr="008A0D15">
              <w:rPr>
                <w:rFonts w:eastAsia="Times New Roman"/>
                <w:sz w:val="22"/>
                <w:szCs w:val="22"/>
                <w:lang w:eastAsia="ru-RU"/>
                <w:rPrChange w:id="6446" w:author="Елена Белолипецкая" w:date="2024-05-25T22:35:00Z">
                  <w:rPr>
                    <w:rFonts w:eastAsia="Times New Roman"/>
                    <w:lang w:eastAsia="ru-RU"/>
                  </w:rPr>
                </w:rPrChange>
              </w:rPr>
              <w:br/>
            </w:r>
            <w:r w:rsidRPr="008A0D15">
              <w:rPr>
                <w:rFonts w:eastAsia="Times New Roman"/>
                <w:i/>
                <w:iCs/>
                <w:sz w:val="22"/>
                <w:szCs w:val="22"/>
                <w:lang w:eastAsia="ru-RU"/>
                <w:rPrChange w:id="6447" w:author="Елена Белолипецкая" w:date="2024-05-25T22:35:00Z">
                  <w:rPr>
                    <w:rFonts w:eastAsia="Times New Roman"/>
                    <w:i/>
                    <w:iCs/>
                    <w:lang w:eastAsia="ru-RU"/>
                  </w:rPr>
                </w:rPrChange>
              </w:rPr>
              <w:t>Ожидается:</w:t>
            </w:r>
            <w:r w:rsidRPr="008A0D15">
              <w:rPr>
                <w:rFonts w:eastAsia="Times New Roman"/>
                <w:sz w:val="22"/>
                <w:szCs w:val="22"/>
                <w:lang w:eastAsia="ru-RU"/>
                <w:rPrChange w:id="6448" w:author="Елена Белолипецкая" w:date="2024-05-25T22:35:00Z">
                  <w:rPr>
                    <w:rFonts w:eastAsia="Times New Roman"/>
                    <w:lang w:eastAsia="ru-RU"/>
                  </w:rPr>
                </w:rPrChange>
              </w:rPr>
              <w:br/>
              <w:t>↔ Софосбувир</w:t>
            </w:r>
          </w:p>
        </w:tc>
        <w:tc>
          <w:tcPr>
            <w:tcW w:w="1508" w:type="pct"/>
            <w:vMerge w:val="restart"/>
            <w:tcMar>
              <w:top w:w="45" w:type="dxa"/>
              <w:left w:w="75" w:type="dxa"/>
              <w:bottom w:w="45" w:type="dxa"/>
              <w:right w:w="75" w:type="dxa"/>
            </w:tcMar>
            <w:vAlign w:val="center"/>
            <w:hideMark/>
            <w:tcPrChange w:id="6449" w:author="Елена Белолипецкая" w:date="2024-05-25T22:26:00Z">
              <w:tcPr>
                <w:tcW w:w="1508" w:type="pct"/>
                <w:vMerge w:val="restart"/>
                <w:tcMar>
                  <w:top w:w="45" w:type="dxa"/>
                  <w:left w:w="75" w:type="dxa"/>
                  <w:bottom w:w="45" w:type="dxa"/>
                  <w:right w:w="75" w:type="dxa"/>
                </w:tcMar>
                <w:vAlign w:val="center"/>
                <w:hideMark/>
              </w:tcPr>
            </w:tcPrChange>
          </w:tcPr>
          <w:p w14:paraId="080A985C" w14:textId="4903507E" w:rsidR="008269BA" w:rsidRPr="008A0D15" w:rsidRDefault="008269BA">
            <w:pPr>
              <w:spacing w:after="0" w:line="240" w:lineRule="auto"/>
              <w:rPr>
                <w:rFonts w:eastAsia="Times New Roman"/>
                <w:sz w:val="22"/>
                <w:szCs w:val="22"/>
                <w:lang w:eastAsia="ru-RU"/>
                <w:rPrChange w:id="6450" w:author="Елена Белолипецкая" w:date="2024-05-25T22:35:00Z">
                  <w:rPr>
                    <w:rFonts w:eastAsia="Times New Roman"/>
                    <w:lang w:eastAsia="ru-RU"/>
                  </w:rPr>
                </w:rPrChange>
              </w:rPr>
              <w:pPrChange w:id="6451" w:author="Елена Белолипецкая" w:date="2024-05-25T22:31:00Z">
                <w:pPr>
                  <w:spacing w:before="75" w:after="75" w:line="240" w:lineRule="auto"/>
                </w:pPr>
              </w:pPrChange>
            </w:pPr>
            <w:r w:rsidRPr="008A0D15">
              <w:rPr>
                <w:rFonts w:eastAsia="Times New Roman"/>
                <w:sz w:val="22"/>
                <w:szCs w:val="22"/>
                <w:lang w:eastAsia="ru-RU"/>
                <w:rPrChange w:id="6452" w:author="Елена Белолипецкая" w:date="2024-05-25T22:35:00Z">
                  <w:rPr>
                    <w:rFonts w:eastAsia="Times New Roman"/>
                    <w:lang w:eastAsia="ru-RU"/>
                  </w:rPr>
                </w:rPrChange>
              </w:rPr>
              <w:t xml:space="preserve">Совместное применение </w:t>
            </w:r>
            <w:r w:rsidR="004373F2" w:rsidRPr="008A0D15">
              <w:rPr>
                <w:rFonts w:eastAsia="Times New Roman"/>
                <w:sz w:val="22"/>
                <w:szCs w:val="22"/>
                <w:lang w:eastAsia="ru-RU"/>
                <w:rPrChange w:id="6453" w:author="Елена Белолипецкая" w:date="2024-05-25T22:35:00Z">
                  <w:rPr>
                    <w:rFonts w:eastAsia="Times New Roman"/>
                    <w:lang w:eastAsia="ru-RU"/>
                  </w:rPr>
                </w:rPrChange>
              </w:rPr>
              <w:t xml:space="preserve"> комбинации софосбувир+велтапасвир </w:t>
            </w:r>
            <w:r w:rsidRPr="008A0D15">
              <w:rPr>
                <w:rFonts w:eastAsia="Times New Roman"/>
                <w:sz w:val="22"/>
                <w:szCs w:val="22"/>
                <w:lang w:eastAsia="ru-RU"/>
                <w:rPrChange w:id="6454" w:author="Елена Белолипецкая" w:date="2024-05-25T22:35:00Z">
                  <w:rPr>
                    <w:rFonts w:eastAsia="Times New Roman"/>
                    <w:lang w:eastAsia="ru-RU"/>
                  </w:rPr>
                </w:rPrChange>
              </w:rPr>
              <w:t>и розувастатина может увеличить концентрацию розувастатина, и таким образом, увеличить риск возникновения миопатии, включая рабдомиолиз</w:t>
            </w:r>
            <w:del w:id="6455" w:author="Елена Белолипецкая" w:date="2024-05-25T22:29:00Z">
              <w:r w:rsidRPr="008A0D15" w:rsidDel="00FE0F3F">
                <w:rPr>
                  <w:rFonts w:eastAsia="Times New Roman"/>
                  <w:sz w:val="22"/>
                  <w:szCs w:val="22"/>
                  <w:lang w:eastAsia="ru-RU"/>
                  <w:rPrChange w:id="6456" w:author="Елена Белолипецкая" w:date="2024-05-25T22:35:00Z">
                    <w:rPr>
                      <w:rFonts w:eastAsia="Times New Roman"/>
                      <w:lang w:eastAsia="ru-RU"/>
                    </w:rPr>
                  </w:rPrChange>
                </w:rPr>
                <w:delText>.</w:delText>
              </w:r>
            </w:del>
            <w:ins w:id="6457" w:author="Елена Белолипецкая" w:date="2024-05-25T22:29:00Z">
              <w:r w:rsidR="00FE0F3F" w:rsidRPr="008A0D15">
                <w:rPr>
                  <w:rFonts w:eastAsia="Times New Roman"/>
                  <w:sz w:val="22"/>
                  <w:szCs w:val="22"/>
                  <w:lang w:eastAsia="ru-RU"/>
                  <w:rPrChange w:id="6458" w:author="Елена Белолипецкая" w:date="2024-05-25T22:35:00Z">
                    <w:rPr>
                      <w:rFonts w:eastAsia="Times New Roman"/>
                      <w:lang w:eastAsia="ru-RU"/>
                    </w:rPr>
                  </w:rPrChange>
                </w:rPr>
                <w:t>,</w:t>
              </w:r>
            </w:ins>
            <w:r w:rsidRPr="008A0D15">
              <w:rPr>
                <w:rFonts w:eastAsia="Times New Roman"/>
                <w:sz w:val="22"/>
                <w:szCs w:val="22"/>
                <w:lang w:eastAsia="ru-RU"/>
                <w:rPrChange w:id="6459" w:author="Елена Белолипецкая" w:date="2024-05-25T22:35:00Z">
                  <w:rPr>
                    <w:rFonts w:eastAsia="Times New Roman"/>
                    <w:lang w:eastAsia="ru-RU"/>
                  </w:rPr>
                </w:rPrChange>
              </w:rPr>
              <w:t xml:space="preserve"> Розувастатин в дозе, не превышающей 10 мг, можно применять с </w:t>
            </w:r>
            <w:r w:rsidR="004373F2" w:rsidRPr="008A0D15">
              <w:rPr>
                <w:rFonts w:eastAsia="Times New Roman"/>
                <w:sz w:val="22"/>
                <w:szCs w:val="22"/>
                <w:lang w:eastAsia="ru-RU"/>
                <w:rPrChange w:id="6460" w:author="Елена Белолипецкая" w:date="2024-05-25T22:35:00Z">
                  <w:rPr>
                    <w:rFonts w:eastAsia="Times New Roman"/>
                    <w:lang w:eastAsia="ru-RU"/>
                  </w:rPr>
                </w:rPrChange>
              </w:rPr>
              <w:t xml:space="preserve"> комбинацией софосбувир+велтапасвир</w:t>
            </w:r>
          </w:p>
        </w:tc>
      </w:tr>
      <w:tr w:rsidR="00FE0F3F" w:rsidRPr="008A0D15" w14:paraId="38C069F9" w14:textId="77777777" w:rsidTr="00FE0F3F">
        <w:tc>
          <w:tcPr>
            <w:tcW w:w="1818" w:type="pct"/>
            <w:vMerge w:val="restart"/>
            <w:tcMar>
              <w:top w:w="45" w:type="dxa"/>
              <w:left w:w="75" w:type="dxa"/>
              <w:bottom w:w="45" w:type="dxa"/>
              <w:right w:w="75" w:type="dxa"/>
            </w:tcMar>
            <w:vAlign w:val="center"/>
            <w:hideMark/>
          </w:tcPr>
          <w:p w14:paraId="6EFBB37D" w14:textId="77777777" w:rsidR="008269BA" w:rsidRPr="008A0D15" w:rsidRDefault="008269BA">
            <w:pPr>
              <w:spacing w:after="0" w:line="240" w:lineRule="auto"/>
              <w:rPr>
                <w:rFonts w:eastAsia="Times New Roman"/>
                <w:sz w:val="22"/>
                <w:szCs w:val="22"/>
                <w:lang w:eastAsia="ru-RU"/>
                <w:rPrChange w:id="6461" w:author="Елена Белолипецкая" w:date="2024-05-25T22:35:00Z">
                  <w:rPr>
                    <w:rFonts w:eastAsia="Times New Roman"/>
                    <w:lang w:eastAsia="ru-RU"/>
                  </w:rPr>
                </w:rPrChange>
              </w:rPr>
              <w:pPrChange w:id="6462" w:author="Елена Белолипецкая" w:date="2024-05-25T22:31:00Z">
                <w:pPr>
                  <w:spacing w:before="75" w:after="75" w:line="240" w:lineRule="auto"/>
                </w:pPr>
              </w:pPrChange>
            </w:pPr>
            <w:r w:rsidRPr="008A0D15">
              <w:rPr>
                <w:rFonts w:eastAsia="Times New Roman"/>
                <w:sz w:val="22"/>
                <w:szCs w:val="22"/>
                <w:lang w:eastAsia="ru-RU"/>
                <w:rPrChange w:id="6463" w:author="Елена Белолипецкая" w:date="2024-05-25T22:35:00Z">
                  <w:rPr>
                    <w:rFonts w:eastAsia="Times New Roman"/>
                    <w:lang w:eastAsia="ru-RU"/>
                  </w:rPr>
                </w:rPrChange>
              </w:rPr>
              <w:t>Розувастатин (10 мг однократно) /</w:t>
            </w:r>
            <w:r w:rsidRPr="008A0D15">
              <w:rPr>
                <w:rFonts w:eastAsia="Times New Roman"/>
                <w:sz w:val="22"/>
                <w:szCs w:val="22"/>
                <w:lang w:eastAsia="ru-RU"/>
                <w:rPrChange w:id="6464" w:author="Елена Белолипецкая" w:date="2024-05-25T22:35:00Z">
                  <w:rPr>
                    <w:rFonts w:eastAsia="Times New Roman"/>
                    <w:lang w:eastAsia="ru-RU"/>
                  </w:rPr>
                </w:rPrChange>
              </w:rPr>
              <w:br/>
              <w:t>Велпатасвир (100 мг 1 раз/сут)</w:t>
            </w:r>
            <w:r w:rsidRPr="008A0D15">
              <w:rPr>
                <w:rFonts w:eastAsia="Times New Roman"/>
                <w:sz w:val="22"/>
                <w:szCs w:val="22"/>
                <w:vertAlign w:val="superscript"/>
                <w:lang w:eastAsia="ru-RU"/>
                <w:rPrChange w:id="6465" w:author="Елена Белолипецкая" w:date="2024-05-25T22:35:00Z">
                  <w:rPr>
                    <w:rFonts w:eastAsia="Times New Roman"/>
                    <w:vertAlign w:val="superscript"/>
                    <w:lang w:eastAsia="ru-RU"/>
                  </w:rPr>
                </w:rPrChange>
              </w:rPr>
              <w:t>d</w:t>
            </w:r>
            <w:r w:rsidRPr="008A0D15">
              <w:rPr>
                <w:rFonts w:eastAsia="Times New Roman"/>
                <w:sz w:val="22"/>
                <w:szCs w:val="22"/>
                <w:lang w:eastAsia="ru-RU"/>
                <w:rPrChange w:id="6466" w:author="Елена Белолипецкая" w:date="2024-05-25T22:35:00Z">
                  <w:rPr>
                    <w:rFonts w:eastAsia="Times New Roman"/>
                    <w:lang w:eastAsia="ru-RU"/>
                  </w:rPr>
                </w:rPrChange>
              </w:rPr>
              <w:br/>
              <w:t>(Ингибирование OATP1B и BCRP)</w:t>
            </w:r>
          </w:p>
        </w:tc>
        <w:tc>
          <w:tcPr>
            <w:tcW w:w="682" w:type="pct"/>
            <w:tcMar>
              <w:top w:w="45" w:type="dxa"/>
              <w:left w:w="75" w:type="dxa"/>
              <w:bottom w:w="45" w:type="dxa"/>
              <w:right w:w="75" w:type="dxa"/>
            </w:tcMar>
            <w:vAlign w:val="center"/>
            <w:hideMark/>
          </w:tcPr>
          <w:p w14:paraId="4921B3B4" w14:textId="77777777" w:rsidR="008269BA" w:rsidRPr="008A0D15" w:rsidRDefault="008269BA">
            <w:pPr>
              <w:spacing w:after="0" w:line="240" w:lineRule="auto"/>
              <w:rPr>
                <w:rFonts w:eastAsia="Times New Roman"/>
                <w:sz w:val="22"/>
                <w:szCs w:val="22"/>
                <w:lang w:eastAsia="ru-RU"/>
                <w:rPrChange w:id="6467" w:author="Елена Белолипецкая" w:date="2024-05-25T22:35:00Z">
                  <w:rPr>
                    <w:rFonts w:eastAsia="Times New Roman"/>
                    <w:lang w:eastAsia="ru-RU"/>
                  </w:rPr>
                </w:rPrChange>
              </w:rPr>
              <w:pPrChange w:id="6468" w:author="Елена Белолипецкая" w:date="2024-05-25T22:31:00Z">
                <w:pPr>
                  <w:spacing w:before="75" w:after="75" w:line="240" w:lineRule="auto"/>
                </w:pPr>
              </w:pPrChange>
            </w:pPr>
            <w:r w:rsidRPr="008A0D15">
              <w:rPr>
                <w:rFonts w:eastAsia="Times New Roman"/>
                <w:i/>
                <w:iCs/>
                <w:sz w:val="22"/>
                <w:szCs w:val="22"/>
                <w:lang w:eastAsia="ru-RU"/>
                <w:rPrChange w:id="6469" w:author="Елена Белолипецкая" w:date="2024-05-25T22:35:00Z">
                  <w:rPr>
                    <w:rFonts w:eastAsia="Times New Roman"/>
                    <w:i/>
                    <w:iCs/>
                    <w:lang w:eastAsia="ru-RU"/>
                  </w:rPr>
                </w:rPrChange>
              </w:rPr>
              <w:t>Наблюдается</w:t>
            </w:r>
            <w:r w:rsidRPr="008A0D15">
              <w:rPr>
                <w:rFonts w:eastAsia="Times New Roman"/>
                <w:sz w:val="22"/>
                <w:szCs w:val="22"/>
                <w:lang w:eastAsia="ru-RU"/>
                <w:rPrChange w:id="6470" w:author="Елена Белолипецкая" w:date="2024-05-25T22:35:00Z">
                  <w:rPr>
                    <w:rFonts w:eastAsia="Times New Roman"/>
                    <w:lang w:eastAsia="ru-RU"/>
                  </w:rPr>
                </w:rPrChange>
              </w:rPr>
              <w:t>:</w:t>
            </w:r>
            <w:r w:rsidRPr="008A0D15">
              <w:rPr>
                <w:rFonts w:eastAsia="Times New Roman"/>
                <w:sz w:val="22"/>
                <w:szCs w:val="22"/>
                <w:lang w:eastAsia="ru-RU"/>
                <w:rPrChange w:id="6471" w:author="Елена Белолипецкая" w:date="2024-05-25T22:35:00Z">
                  <w:rPr>
                    <w:rFonts w:eastAsia="Times New Roman"/>
                    <w:lang w:eastAsia="ru-RU"/>
                  </w:rPr>
                </w:rPrChange>
              </w:rPr>
              <w:br/>
              <w:t>Розувастатин</w:t>
            </w:r>
          </w:p>
        </w:tc>
        <w:tc>
          <w:tcPr>
            <w:tcW w:w="303" w:type="pct"/>
            <w:tcMar>
              <w:top w:w="45" w:type="dxa"/>
              <w:left w:w="75" w:type="dxa"/>
              <w:bottom w:w="45" w:type="dxa"/>
              <w:right w:w="75" w:type="dxa"/>
            </w:tcMar>
            <w:vAlign w:val="center"/>
            <w:hideMark/>
          </w:tcPr>
          <w:p w14:paraId="2CF7CC72" w14:textId="00E78194" w:rsidR="008269BA" w:rsidRPr="008A0D15" w:rsidRDefault="008269BA">
            <w:pPr>
              <w:spacing w:after="0" w:line="240" w:lineRule="auto"/>
              <w:rPr>
                <w:rFonts w:eastAsia="Times New Roman"/>
                <w:sz w:val="22"/>
                <w:szCs w:val="22"/>
                <w:lang w:eastAsia="ru-RU"/>
                <w:rPrChange w:id="6472" w:author="Елена Белолипецкая" w:date="2024-05-25T22:35:00Z">
                  <w:rPr>
                    <w:rFonts w:eastAsia="Times New Roman"/>
                    <w:lang w:eastAsia="ru-RU"/>
                  </w:rPr>
                </w:rPrChange>
              </w:rPr>
              <w:pPrChange w:id="6473" w:author="Елена Белолипецкая" w:date="2024-05-25T22:34:00Z">
                <w:pPr>
                  <w:spacing w:before="75" w:after="75" w:line="240" w:lineRule="auto"/>
                </w:pPr>
              </w:pPrChange>
            </w:pPr>
            <w:r w:rsidRPr="008A0D15">
              <w:rPr>
                <w:rFonts w:eastAsia="Times New Roman"/>
                <w:sz w:val="22"/>
                <w:szCs w:val="22"/>
                <w:lang w:eastAsia="ru-RU"/>
                <w:rPrChange w:id="6474" w:author="Елена Белолипецкая" w:date="2024-05-25T22:35:00Z">
                  <w:rPr>
                    <w:rFonts w:eastAsia="Times New Roman"/>
                    <w:lang w:eastAsia="ru-RU"/>
                  </w:rPr>
                </w:rPrChange>
              </w:rPr>
              <w:t>↑</w:t>
            </w:r>
            <w:r w:rsidRPr="008A0D15">
              <w:rPr>
                <w:rFonts w:eastAsia="Times New Roman"/>
                <w:sz w:val="22"/>
                <w:szCs w:val="22"/>
                <w:lang w:eastAsia="ru-RU"/>
                <w:rPrChange w:id="6475" w:author="Елена Белолипецкая" w:date="2024-05-25T22:35:00Z">
                  <w:rPr>
                    <w:rFonts w:eastAsia="Times New Roman"/>
                    <w:lang w:eastAsia="ru-RU"/>
                  </w:rPr>
                </w:rPrChange>
              </w:rPr>
              <w:br/>
              <w:t>2</w:t>
            </w:r>
            <w:del w:id="6476" w:author="Елена Белолипецкая" w:date="2024-05-25T22:29:00Z">
              <w:r w:rsidRPr="008A0D15" w:rsidDel="00FE0F3F">
                <w:rPr>
                  <w:rFonts w:eastAsia="Times New Roman"/>
                  <w:sz w:val="22"/>
                  <w:szCs w:val="22"/>
                  <w:lang w:eastAsia="ru-RU"/>
                  <w:rPrChange w:id="6477" w:author="Елена Белолипецкая" w:date="2024-05-25T22:35:00Z">
                    <w:rPr>
                      <w:rFonts w:eastAsia="Times New Roman"/>
                      <w:lang w:eastAsia="ru-RU"/>
                    </w:rPr>
                  </w:rPrChange>
                </w:rPr>
                <w:delText>.</w:delText>
              </w:r>
            </w:del>
            <w:ins w:id="6478" w:author="Елена Белолипецкая" w:date="2024-05-25T22:29:00Z">
              <w:r w:rsidR="00FE0F3F" w:rsidRPr="008A0D15">
                <w:rPr>
                  <w:rFonts w:eastAsia="Times New Roman"/>
                  <w:sz w:val="22"/>
                  <w:szCs w:val="22"/>
                  <w:lang w:eastAsia="ru-RU"/>
                  <w:rPrChange w:id="6479" w:author="Елена Белолипецкая" w:date="2024-05-25T22:35:00Z">
                    <w:rPr>
                      <w:rFonts w:eastAsia="Times New Roman"/>
                      <w:lang w:eastAsia="ru-RU"/>
                    </w:rPr>
                  </w:rPrChange>
                </w:rPr>
                <w:t>,</w:t>
              </w:r>
            </w:ins>
            <w:r w:rsidRPr="008A0D15">
              <w:rPr>
                <w:rFonts w:eastAsia="Times New Roman"/>
                <w:sz w:val="22"/>
                <w:szCs w:val="22"/>
                <w:lang w:eastAsia="ru-RU"/>
                <w:rPrChange w:id="6480" w:author="Елена Белолипецкая" w:date="2024-05-25T22:35:00Z">
                  <w:rPr>
                    <w:rFonts w:eastAsia="Times New Roman"/>
                    <w:lang w:eastAsia="ru-RU"/>
                  </w:rPr>
                </w:rPrChange>
              </w:rPr>
              <w:t>6 (2</w:t>
            </w:r>
            <w:del w:id="6481" w:author="Елена Белолипецкая" w:date="2024-05-25T22:29:00Z">
              <w:r w:rsidRPr="008A0D15" w:rsidDel="00FE0F3F">
                <w:rPr>
                  <w:rFonts w:eastAsia="Times New Roman"/>
                  <w:sz w:val="22"/>
                  <w:szCs w:val="22"/>
                  <w:lang w:eastAsia="ru-RU"/>
                  <w:rPrChange w:id="6482" w:author="Елена Белолипецкая" w:date="2024-05-25T22:35:00Z">
                    <w:rPr>
                      <w:rFonts w:eastAsia="Times New Roman"/>
                      <w:lang w:eastAsia="ru-RU"/>
                    </w:rPr>
                  </w:rPrChange>
                </w:rPr>
                <w:delText>.</w:delText>
              </w:r>
            </w:del>
            <w:ins w:id="6483" w:author="Елена Белолипецкая" w:date="2024-05-25T22:29:00Z">
              <w:r w:rsidR="00FE0F3F" w:rsidRPr="008A0D15">
                <w:rPr>
                  <w:rFonts w:eastAsia="Times New Roman"/>
                  <w:sz w:val="22"/>
                  <w:szCs w:val="22"/>
                  <w:lang w:eastAsia="ru-RU"/>
                  <w:rPrChange w:id="6484" w:author="Елена Белолипецкая" w:date="2024-05-25T22:35:00Z">
                    <w:rPr>
                      <w:rFonts w:eastAsia="Times New Roman"/>
                      <w:lang w:eastAsia="ru-RU"/>
                    </w:rPr>
                  </w:rPrChange>
                </w:rPr>
                <w:t>,</w:t>
              </w:r>
            </w:ins>
            <w:r w:rsidRPr="008A0D15">
              <w:rPr>
                <w:rFonts w:eastAsia="Times New Roman"/>
                <w:sz w:val="22"/>
                <w:szCs w:val="22"/>
                <w:lang w:eastAsia="ru-RU"/>
                <w:rPrChange w:id="6485" w:author="Елена Белолипецкая" w:date="2024-05-25T22:35:00Z">
                  <w:rPr>
                    <w:rFonts w:eastAsia="Times New Roman"/>
                    <w:lang w:eastAsia="ru-RU"/>
                  </w:rPr>
                </w:rPrChange>
              </w:rPr>
              <w:t>3</w:t>
            </w:r>
            <w:del w:id="6486" w:author="Елена Белолипецкая" w:date="2024-05-25T22:34:00Z">
              <w:r w:rsidRPr="008A0D15" w:rsidDel="008A0D15">
                <w:rPr>
                  <w:rFonts w:eastAsia="Times New Roman"/>
                  <w:sz w:val="22"/>
                  <w:szCs w:val="22"/>
                  <w:lang w:eastAsia="ru-RU"/>
                  <w:rPrChange w:id="6487" w:author="Елена Белолипецкая" w:date="2024-05-25T22:35:00Z">
                    <w:rPr>
                      <w:rFonts w:eastAsia="Times New Roman"/>
                      <w:lang w:eastAsia="ru-RU"/>
                    </w:rPr>
                  </w:rPrChange>
                </w:rPr>
                <w:delText xml:space="preserve">, </w:delText>
              </w:r>
            </w:del>
            <w:ins w:id="6488" w:author="Елена Белолипецкая" w:date="2024-05-25T22:34:00Z">
              <w:r w:rsidR="008A0D15" w:rsidRPr="008A0D15">
                <w:rPr>
                  <w:rFonts w:eastAsia="Times New Roman"/>
                  <w:sz w:val="22"/>
                  <w:szCs w:val="22"/>
                  <w:lang w:val="en-US" w:eastAsia="ru-RU"/>
                  <w:rPrChange w:id="6489"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6490"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6491" w:author="Елена Белолипецкая" w:date="2024-05-25T22:35:00Z">
                  <w:rPr>
                    <w:rFonts w:eastAsia="Times New Roman"/>
                    <w:lang w:eastAsia="ru-RU"/>
                  </w:rPr>
                </w:rPrChange>
              </w:rPr>
              <w:t>2</w:t>
            </w:r>
            <w:del w:id="6492" w:author="Елена Белолипецкая" w:date="2024-05-25T22:29:00Z">
              <w:r w:rsidRPr="008A0D15" w:rsidDel="00FE0F3F">
                <w:rPr>
                  <w:rFonts w:eastAsia="Times New Roman"/>
                  <w:sz w:val="22"/>
                  <w:szCs w:val="22"/>
                  <w:lang w:eastAsia="ru-RU"/>
                  <w:rPrChange w:id="6493" w:author="Елена Белолипецкая" w:date="2024-05-25T22:35:00Z">
                    <w:rPr>
                      <w:rFonts w:eastAsia="Times New Roman"/>
                      <w:lang w:eastAsia="ru-RU"/>
                    </w:rPr>
                  </w:rPrChange>
                </w:rPr>
                <w:delText>.</w:delText>
              </w:r>
            </w:del>
            <w:ins w:id="6494" w:author="Елена Белолипецкая" w:date="2024-05-25T22:29:00Z">
              <w:r w:rsidR="00FE0F3F" w:rsidRPr="008A0D15">
                <w:rPr>
                  <w:rFonts w:eastAsia="Times New Roman"/>
                  <w:sz w:val="22"/>
                  <w:szCs w:val="22"/>
                  <w:lang w:eastAsia="ru-RU"/>
                  <w:rPrChange w:id="6495" w:author="Елена Белолипецкая" w:date="2024-05-25T22:35:00Z">
                    <w:rPr>
                      <w:rFonts w:eastAsia="Times New Roman"/>
                      <w:lang w:eastAsia="ru-RU"/>
                    </w:rPr>
                  </w:rPrChange>
                </w:rPr>
                <w:t>,</w:t>
              </w:r>
            </w:ins>
            <w:r w:rsidRPr="008A0D15">
              <w:rPr>
                <w:rFonts w:eastAsia="Times New Roman"/>
                <w:sz w:val="22"/>
                <w:szCs w:val="22"/>
                <w:lang w:eastAsia="ru-RU"/>
                <w:rPrChange w:id="6496" w:author="Елена Белолипецкая" w:date="2024-05-25T22:35:00Z">
                  <w:rPr>
                    <w:rFonts w:eastAsia="Times New Roman"/>
                    <w:lang w:eastAsia="ru-RU"/>
                  </w:rPr>
                </w:rPrChange>
              </w:rPr>
              <w:t>9)</w:t>
            </w:r>
          </w:p>
        </w:tc>
        <w:tc>
          <w:tcPr>
            <w:tcW w:w="379" w:type="pct"/>
            <w:tcMar>
              <w:top w:w="45" w:type="dxa"/>
              <w:left w:w="75" w:type="dxa"/>
              <w:bottom w:w="45" w:type="dxa"/>
              <w:right w:w="75" w:type="dxa"/>
            </w:tcMar>
            <w:vAlign w:val="center"/>
            <w:hideMark/>
          </w:tcPr>
          <w:p w14:paraId="396AF2E7" w14:textId="72C2BAF6" w:rsidR="008269BA" w:rsidRPr="008A0D15" w:rsidRDefault="008269BA">
            <w:pPr>
              <w:spacing w:after="0" w:line="240" w:lineRule="auto"/>
              <w:rPr>
                <w:rFonts w:eastAsia="Times New Roman"/>
                <w:sz w:val="22"/>
                <w:szCs w:val="22"/>
                <w:lang w:eastAsia="ru-RU"/>
                <w:rPrChange w:id="6497" w:author="Елена Белолипецкая" w:date="2024-05-25T22:35:00Z">
                  <w:rPr>
                    <w:rFonts w:eastAsia="Times New Roman"/>
                    <w:lang w:eastAsia="ru-RU"/>
                  </w:rPr>
                </w:rPrChange>
              </w:rPr>
              <w:pPrChange w:id="6498" w:author="Елена Белолипецкая" w:date="2024-05-25T22:34:00Z">
                <w:pPr>
                  <w:spacing w:before="75" w:after="75" w:line="240" w:lineRule="auto"/>
                </w:pPr>
              </w:pPrChange>
            </w:pPr>
            <w:r w:rsidRPr="008A0D15">
              <w:rPr>
                <w:rFonts w:eastAsia="Times New Roman"/>
                <w:sz w:val="22"/>
                <w:szCs w:val="22"/>
                <w:lang w:eastAsia="ru-RU"/>
                <w:rPrChange w:id="6499" w:author="Елена Белолипецкая" w:date="2024-05-25T22:35:00Z">
                  <w:rPr>
                    <w:rFonts w:eastAsia="Times New Roman"/>
                    <w:lang w:eastAsia="ru-RU"/>
                  </w:rPr>
                </w:rPrChange>
              </w:rPr>
              <w:t>↑</w:t>
            </w:r>
            <w:r w:rsidRPr="008A0D15">
              <w:rPr>
                <w:rFonts w:eastAsia="Times New Roman"/>
                <w:sz w:val="22"/>
                <w:szCs w:val="22"/>
                <w:lang w:eastAsia="ru-RU"/>
                <w:rPrChange w:id="6500" w:author="Елена Белолипецкая" w:date="2024-05-25T22:35:00Z">
                  <w:rPr>
                    <w:rFonts w:eastAsia="Times New Roman"/>
                    <w:lang w:eastAsia="ru-RU"/>
                  </w:rPr>
                </w:rPrChange>
              </w:rPr>
              <w:br/>
              <w:t>2</w:t>
            </w:r>
            <w:del w:id="6501" w:author="Елена Белолипецкая" w:date="2024-05-25T22:29:00Z">
              <w:r w:rsidRPr="008A0D15" w:rsidDel="00FE0F3F">
                <w:rPr>
                  <w:rFonts w:eastAsia="Times New Roman"/>
                  <w:sz w:val="22"/>
                  <w:szCs w:val="22"/>
                  <w:lang w:eastAsia="ru-RU"/>
                  <w:rPrChange w:id="6502" w:author="Елена Белолипецкая" w:date="2024-05-25T22:35:00Z">
                    <w:rPr>
                      <w:rFonts w:eastAsia="Times New Roman"/>
                      <w:lang w:eastAsia="ru-RU"/>
                    </w:rPr>
                  </w:rPrChange>
                </w:rPr>
                <w:delText>.</w:delText>
              </w:r>
            </w:del>
            <w:ins w:id="6503" w:author="Елена Белолипецкая" w:date="2024-05-25T22:29:00Z">
              <w:r w:rsidR="00FE0F3F" w:rsidRPr="008A0D15">
                <w:rPr>
                  <w:rFonts w:eastAsia="Times New Roman"/>
                  <w:sz w:val="22"/>
                  <w:szCs w:val="22"/>
                  <w:lang w:eastAsia="ru-RU"/>
                  <w:rPrChange w:id="6504" w:author="Елена Белолипецкая" w:date="2024-05-25T22:35:00Z">
                    <w:rPr>
                      <w:rFonts w:eastAsia="Times New Roman"/>
                      <w:lang w:eastAsia="ru-RU"/>
                    </w:rPr>
                  </w:rPrChange>
                </w:rPr>
                <w:t>,</w:t>
              </w:r>
            </w:ins>
            <w:r w:rsidRPr="008A0D15">
              <w:rPr>
                <w:rFonts w:eastAsia="Times New Roman"/>
                <w:sz w:val="22"/>
                <w:szCs w:val="22"/>
                <w:lang w:eastAsia="ru-RU"/>
                <w:rPrChange w:id="6505" w:author="Елена Белолипецкая" w:date="2024-05-25T22:35:00Z">
                  <w:rPr>
                    <w:rFonts w:eastAsia="Times New Roman"/>
                    <w:lang w:eastAsia="ru-RU"/>
                  </w:rPr>
                </w:rPrChange>
              </w:rPr>
              <w:t>7 (2</w:t>
            </w:r>
            <w:del w:id="6506" w:author="Елена Белолипецкая" w:date="2024-05-25T22:29:00Z">
              <w:r w:rsidRPr="008A0D15" w:rsidDel="00FE0F3F">
                <w:rPr>
                  <w:rFonts w:eastAsia="Times New Roman"/>
                  <w:sz w:val="22"/>
                  <w:szCs w:val="22"/>
                  <w:lang w:eastAsia="ru-RU"/>
                  <w:rPrChange w:id="6507" w:author="Елена Белолипецкая" w:date="2024-05-25T22:35:00Z">
                    <w:rPr>
                      <w:rFonts w:eastAsia="Times New Roman"/>
                      <w:lang w:eastAsia="ru-RU"/>
                    </w:rPr>
                  </w:rPrChange>
                </w:rPr>
                <w:delText>.</w:delText>
              </w:r>
            </w:del>
            <w:ins w:id="6508" w:author="Елена Белолипецкая" w:date="2024-05-25T22:29:00Z">
              <w:r w:rsidR="00FE0F3F" w:rsidRPr="008A0D15">
                <w:rPr>
                  <w:rFonts w:eastAsia="Times New Roman"/>
                  <w:sz w:val="22"/>
                  <w:szCs w:val="22"/>
                  <w:lang w:eastAsia="ru-RU"/>
                  <w:rPrChange w:id="6509" w:author="Елена Белолипецкая" w:date="2024-05-25T22:35:00Z">
                    <w:rPr>
                      <w:rFonts w:eastAsia="Times New Roman"/>
                      <w:lang w:eastAsia="ru-RU"/>
                    </w:rPr>
                  </w:rPrChange>
                </w:rPr>
                <w:t>,</w:t>
              </w:r>
            </w:ins>
            <w:r w:rsidRPr="008A0D15">
              <w:rPr>
                <w:rFonts w:eastAsia="Times New Roman"/>
                <w:sz w:val="22"/>
                <w:szCs w:val="22"/>
                <w:lang w:eastAsia="ru-RU"/>
                <w:rPrChange w:id="6510" w:author="Елена Белолипецкая" w:date="2024-05-25T22:35:00Z">
                  <w:rPr>
                    <w:rFonts w:eastAsia="Times New Roman"/>
                    <w:lang w:eastAsia="ru-RU"/>
                  </w:rPr>
                </w:rPrChange>
              </w:rPr>
              <w:t>5</w:t>
            </w:r>
            <w:del w:id="6511" w:author="Елена Белолипецкая" w:date="2024-05-25T22:34:00Z">
              <w:r w:rsidRPr="008A0D15" w:rsidDel="008A0D15">
                <w:rPr>
                  <w:rFonts w:eastAsia="Times New Roman"/>
                  <w:sz w:val="22"/>
                  <w:szCs w:val="22"/>
                  <w:lang w:eastAsia="ru-RU"/>
                  <w:rPrChange w:id="6512" w:author="Елена Белолипецкая" w:date="2024-05-25T22:35:00Z">
                    <w:rPr>
                      <w:rFonts w:eastAsia="Times New Roman"/>
                      <w:lang w:eastAsia="ru-RU"/>
                    </w:rPr>
                  </w:rPrChange>
                </w:rPr>
                <w:delText xml:space="preserve">, </w:delText>
              </w:r>
            </w:del>
            <w:ins w:id="6513" w:author="Елена Белолипецкая" w:date="2024-05-25T22:34:00Z">
              <w:r w:rsidR="008A0D15" w:rsidRPr="008A0D15">
                <w:rPr>
                  <w:rFonts w:eastAsia="Times New Roman"/>
                  <w:sz w:val="22"/>
                  <w:szCs w:val="22"/>
                  <w:lang w:val="en-US" w:eastAsia="ru-RU"/>
                  <w:rPrChange w:id="6514"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6515"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6516" w:author="Елена Белолипецкая" w:date="2024-05-25T22:35:00Z">
                  <w:rPr>
                    <w:rFonts w:eastAsia="Times New Roman"/>
                    <w:lang w:eastAsia="ru-RU"/>
                  </w:rPr>
                </w:rPrChange>
              </w:rPr>
              <w:t>2</w:t>
            </w:r>
            <w:del w:id="6517" w:author="Елена Белолипецкая" w:date="2024-05-25T22:29:00Z">
              <w:r w:rsidRPr="008A0D15" w:rsidDel="00FE0F3F">
                <w:rPr>
                  <w:rFonts w:eastAsia="Times New Roman"/>
                  <w:sz w:val="22"/>
                  <w:szCs w:val="22"/>
                  <w:lang w:eastAsia="ru-RU"/>
                  <w:rPrChange w:id="6518" w:author="Елена Белолипецкая" w:date="2024-05-25T22:35:00Z">
                    <w:rPr>
                      <w:rFonts w:eastAsia="Times New Roman"/>
                      <w:lang w:eastAsia="ru-RU"/>
                    </w:rPr>
                  </w:rPrChange>
                </w:rPr>
                <w:delText>.</w:delText>
              </w:r>
            </w:del>
            <w:ins w:id="6519" w:author="Елена Белолипецкая" w:date="2024-05-25T22:29:00Z">
              <w:r w:rsidR="00FE0F3F" w:rsidRPr="008A0D15">
                <w:rPr>
                  <w:rFonts w:eastAsia="Times New Roman"/>
                  <w:sz w:val="22"/>
                  <w:szCs w:val="22"/>
                  <w:lang w:eastAsia="ru-RU"/>
                  <w:rPrChange w:id="6520" w:author="Елена Белолипецкая" w:date="2024-05-25T22:35:00Z">
                    <w:rPr>
                      <w:rFonts w:eastAsia="Times New Roman"/>
                      <w:lang w:eastAsia="ru-RU"/>
                    </w:rPr>
                  </w:rPrChange>
                </w:rPr>
                <w:t>,</w:t>
              </w:r>
            </w:ins>
            <w:r w:rsidRPr="008A0D15">
              <w:rPr>
                <w:rFonts w:eastAsia="Times New Roman"/>
                <w:sz w:val="22"/>
                <w:szCs w:val="22"/>
                <w:lang w:eastAsia="ru-RU"/>
                <w:rPrChange w:id="6521" w:author="Елена Белолипецкая" w:date="2024-05-25T22:35:00Z">
                  <w:rPr>
                    <w:rFonts w:eastAsia="Times New Roman"/>
                    <w:lang w:eastAsia="ru-RU"/>
                  </w:rPr>
                </w:rPrChange>
              </w:rPr>
              <w:t>9)</w:t>
            </w:r>
          </w:p>
        </w:tc>
        <w:tc>
          <w:tcPr>
            <w:tcW w:w="309" w:type="pct"/>
            <w:tcMar>
              <w:top w:w="45" w:type="dxa"/>
              <w:left w:w="75" w:type="dxa"/>
              <w:bottom w:w="45" w:type="dxa"/>
              <w:right w:w="75" w:type="dxa"/>
            </w:tcMar>
            <w:vAlign w:val="center"/>
            <w:hideMark/>
          </w:tcPr>
          <w:p w14:paraId="56F55851" w14:textId="77777777" w:rsidR="008269BA" w:rsidRPr="008A0D15" w:rsidRDefault="008269BA">
            <w:pPr>
              <w:spacing w:after="0" w:line="240" w:lineRule="auto"/>
              <w:rPr>
                <w:rFonts w:eastAsia="Times New Roman"/>
                <w:sz w:val="22"/>
                <w:szCs w:val="22"/>
                <w:lang w:eastAsia="ru-RU"/>
                <w:rPrChange w:id="6522" w:author="Елена Белолипецкая" w:date="2024-05-25T22:35:00Z">
                  <w:rPr>
                    <w:rFonts w:eastAsia="Times New Roman"/>
                    <w:lang w:eastAsia="ru-RU"/>
                  </w:rPr>
                </w:rPrChange>
              </w:rPr>
              <w:pPrChange w:id="6523" w:author="Елена Белолипецкая" w:date="2024-05-25T22:31:00Z">
                <w:pPr>
                  <w:spacing w:before="75" w:after="75" w:line="240" w:lineRule="auto"/>
                </w:pPr>
              </w:pPrChange>
            </w:pPr>
          </w:p>
        </w:tc>
        <w:tc>
          <w:tcPr>
            <w:tcW w:w="1508" w:type="pct"/>
            <w:vMerge/>
            <w:vAlign w:val="center"/>
            <w:hideMark/>
          </w:tcPr>
          <w:p w14:paraId="1D49F172" w14:textId="77777777" w:rsidR="008269BA" w:rsidRPr="008A0D15" w:rsidRDefault="008269BA">
            <w:pPr>
              <w:spacing w:after="0" w:line="240" w:lineRule="auto"/>
              <w:rPr>
                <w:rFonts w:eastAsia="Times New Roman"/>
                <w:sz w:val="22"/>
                <w:szCs w:val="22"/>
                <w:lang w:eastAsia="ru-RU"/>
                <w:rPrChange w:id="6524" w:author="Елена Белолипецкая" w:date="2024-05-25T22:35:00Z">
                  <w:rPr>
                    <w:rFonts w:eastAsia="Times New Roman"/>
                    <w:lang w:eastAsia="ru-RU"/>
                  </w:rPr>
                </w:rPrChange>
              </w:rPr>
              <w:pPrChange w:id="6525" w:author="Елена Белолипецкая" w:date="2024-05-25T22:31:00Z">
                <w:pPr>
                  <w:spacing w:before="75" w:after="75" w:line="240" w:lineRule="auto"/>
                </w:pPr>
              </w:pPrChange>
            </w:pPr>
          </w:p>
        </w:tc>
      </w:tr>
      <w:tr w:rsidR="008269BA" w:rsidRPr="008A0D15" w14:paraId="56CAA0BA" w14:textId="77777777" w:rsidTr="00FE0F3F">
        <w:tc>
          <w:tcPr>
            <w:tcW w:w="1818" w:type="pct"/>
            <w:vMerge/>
            <w:vAlign w:val="center"/>
            <w:hideMark/>
            <w:tcPrChange w:id="6526" w:author="Елена Белолипецкая" w:date="2024-05-25T22:26:00Z">
              <w:tcPr>
                <w:tcW w:w="1967" w:type="pct"/>
                <w:gridSpan w:val="2"/>
                <w:vMerge/>
                <w:vAlign w:val="center"/>
                <w:hideMark/>
              </w:tcPr>
            </w:tcPrChange>
          </w:tcPr>
          <w:p w14:paraId="48AE3AD7" w14:textId="77777777" w:rsidR="008269BA" w:rsidRPr="008A0D15" w:rsidRDefault="008269BA">
            <w:pPr>
              <w:spacing w:after="0" w:line="240" w:lineRule="auto"/>
              <w:rPr>
                <w:rFonts w:eastAsia="Times New Roman"/>
                <w:sz w:val="22"/>
                <w:szCs w:val="22"/>
                <w:lang w:eastAsia="ru-RU"/>
                <w:rPrChange w:id="6527" w:author="Елена Белолипецкая" w:date="2024-05-25T22:35:00Z">
                  <w:rPr>
                    <w:rFonts w:eastAsia="Times New Roman"/>
                    <w:lang w:eastAsia="ru-RU"/>
                  </w:rPr>
                </w:rPrChange>
              </w:rPr>
              <w:pPrChange w:id="6528" w:author="Елена Белолипецкая" w:date="2024-05-25T22:31:00Z">
                <w:pPr>
                  <w:spacing w:before="75" w:after="75" w:line="240" w:lineRule="auto"/>
                </w:pPr>
              </w:pPrChange>
            </w:pPr>
          </w:p>
        </w:tc>
        <w:tc>
          <w:tcPr>
            <w:tcW w:w="1674" w:type="pct"/>
            <w:gridSpan w:val="4"/>
            <w:tcMar>
              <w:top w:w="45" w:type="dxa"/>
              <w:left w:w="75" w:type="dxa"/>
              <w:bottom w:w="45" w:type="dxa"/>
              <w:right w:w="75" w:type="dxa"/>
            </w:tcMar>
            <w:vAlign w:val="center"/>
            <w:hideMark/>
            <w:tcPrChange w:id="6529" w:author="Елена Белолипецкая" w:date="2024-05-25T22:26:00Z">
              <w:tcPr>
                <w:tcW w:w="1526" w:type="pct"/>
                <w:gridSpan w:val="7"/>
                <w:tcMar>
                  <w:top w:w="45" w:type="dxa"/>
                  <w:left w:w="75" w:type="dxa"/>
                  <w:bottom w:w="45" w:type="dxa"/>
                  <w:right w:w="75" w:type="dxa"/>
                </w:tcMar>
                <w:vAlign w:val="center"/>
                <w:hideMark/>
              </w:tcPr>
            </w:tcPrChange>
          </w:tcPr>
          <w:p w14:paraId="5F142B96" w14:textId="77777777" w:rsidR="008269BA" w:rsidRPr="008A0D15" w:rsidRDefault="008269BA">
            <w:pPr>
              <w:spacing w:after="0" w:line="240" w:lineRule="auto"/>
              <w:rPr>
                <w:rFonts w:eastAsia="Times New Roman"/>
                <w:sz w:val="22"/>
                <w:szCs w:val="22"/>
                <w:lang w:eastAsia="ru-RU"/>
                <w:rPrChange w:id="6530" w:author="Елена Белолипецкая" w:date="2024-05-25T22:35:00Z">
                  <w:rPr>
                    <w:rFonts w:eastAsia="Times New Roman"/>
                    <w:lang w:eastAsia="ru-RU"/>
                  </w:rPr>
                </w:rPrChange>
              </w:rPr>
              <w:pPrChange w:id="6531" w:author="Елена Белолипецкая" w:date="2024-05-25T22:31:00Z">
                <w:pPr>
                  <w:spacing w:before="75" w:after="75" w:line="240" w:lineRule="auto"/>
                </w:pPr>
              </w:pPrChange>
            </w:pPr>
            <w:r w:rsidRPr="008A0D15">
              <w:rPr>
                <w:rFonts w:eastAsia="Times New Roman"/>
                <w:sz w:val="22"/>
                <w:szCs w:val="22"/>
                <w:lang w:eastAsia="ru-RU"/>
                <w:rPrChange w:id="6532" w:author="Елена Белолипецкая" w:date="2024-05-25T22:35:00Z">
                  <w:rPr>
                    <w:rFonts w:eastAsia="Times New Roman"/>
                    <w:lang w:eastAsia="ru-RU"/>
                  </w:rPr>
                </w:rPrChange>
              </w:rPr>
              <w:t>Эффект, оказываемый на воздействие велпатасвира, не изучался</w:t>
            </w:r>
            <w:r w:rsidRPr="008A0D15">
              <w:rPr>
                <w:rFonts w:eastAsia="Times New Roman"/>
                <w:sz w:val="22"/>
                <w:szCs w:val="22"/>
                <w:lang w:eastAsia="ru-RU"/>
                <w:rPrChange w:id="6533" w:author="Елена Белолипецкая" w:date="2024-05-25T22:35:00Z">
                  <w:rPr>
                    <w:rFonts w:eastAsia="Times New Roman"/>
                    <w:lang w:eastAsia="ru-RU"/>
                  </w:rPr>
                </w:rPrChange>
              </w:rPr>
              <w:br/>
            </w:r>
            <w:r w:rsidRPr="008A0D15">
              <w:rPr>
                <w:rFonts w:eastAsia="Times New Roman"/>
                <w:i/>
                <w:iCs/>
                <w:sz w:val="22"/>
                <w:szCs w:val="22"/>
                <w:lang w:eastAsia="ru-RU"/>
                <w:rPrChange w:id="6534" w:author="Елена Белолипецкая" w:date="2024-05-25T22:35:00Z">
                  <w:rPr>
                    <w:rFonts w:eastAsia="Times New Roman"/>
                    <w:i/>
                    <w:iCs/>
                    <w:lang w:eastAsia="ru-RU"/>
                  </w:rPr>
                </w:rPrChange>
              </w:rPr>
              <w:t>Ожидается:</w:t>
            </w:r>
            <w:r w:rsidRPr="008A0D15">
              <w:rPr>
                <w:rFonts w:eastAsia="Times New Roman"/>
                <w:sz w:val="22"/>
                <w:szCs w:val="22"/>
                <w:lang w:eastAsia="ru-RU"/>
                <w:rPrChange w:id="6535" w:author="Елена Белолипецкая" w:date="2024-05-25T22:35:00Z">
                  <w:rPr>
                    <w:rFonts w:eastAsia="Times New Roman"/>
                    <w:lang w:eastAsia="ru-RU"/>
                  </w:rPr>
                </w:rPrChange>
              </w:rPr>
              <w:br/>
              <w:t>↔ Велпатасвир</w:t>
            </w:r>
          </w:p>
        </w:tc>
        <w:tc>
          <w:tcPr>
            <w:tcW w:w="1508" w:type="pct"/>
            <w:vMerge/>
            <w:vAlign w:val="center"/>
            <w:hideMark/>
            <w:tcPrChange w:id="6536" w:author="Елена Белолипецкая" w:date="2024-05-25T22:26:00Z">
              <w:tcPr>
                <w:tcW w:w="1508" w:type="pct"/>
                <w:vMerge/>
                <w:vAlign w:val="center"/>
                <w:hideMark/>
              </w:tcPr>
            </w:tcPrChange>
          </w:tcPr>
          <w:p w14:paraId="23D8FF66" w14:textId="77777777" w:rsidR="008269BA" w:rsidRPr="008A0D15" w:rsidRDefault="008269BA">
            <w:pPr>
              <w:spacing w:after="0" w:line="240" w:lineRule="auto"/>
              <w:rPr>
                <w:rFonts w:eastAsia="Times New Roman"/>
                <w:sz w:val="22"/>
                <w:szCs w:val="22"/>
                <w:lang w:eastAsia="ru-RU"/>
                <w:rPrChange w:id="6537" w:author="Елена Белолипецкая" w:date="2024-05-25T22:35:00Z">
                  <w:rPr>
                    <w:rFonts w:eastAsia="Times New Roman"/>
                    <w:lang w:eastAsia="ru-RU"/>
                  </w:rPr>
                </w:rPrChange>
              </w:rPr>
              <w:pPrChange w:id="6538" w:author="Елена Белолипецкая" w:date="2024-05-25T22:31:00Z">
                <w:pPr>
                  <w:spacing w:before="75" w:after="75" w:line="240" w:lineRule="auto"/>
                </w:pPr>
              </w:pPrChange>
            </w:pPr>
          </w:p>
        </w:tc>
      </w:tr>
      <w:tr w:rsidR="008269BA" w:rsidRPr="008A0D15" w14:paraId="60FDBAA2" w14:textId="77777777" w:rsidTr="00FE0F3F">
        <w:tc>
          <w:tcPr>
            <w:tcW w:w="1818" w:type="pct"/>
            <w:tcMar>
              <w:top w:w="45" w:type="dxa"/>
              <w:left w:w="75" w:type="dxa"/>
              <w:bottom w:w="45" w:type="dxa"/>
              <w:right w:w="75" w:type="dxa"/>
            </w:tcMar>
            <w:vAlign w:val="center"/>
            <w:hideMark/>
            <w:tcPrChange w:id="6539" w:author="Елена Белолипецкая" w:date="2024-05-25T22:26:00Z">
              <w:tcPr>
                <w:tcW w:w="1967" w:type="pct"/>
                <w:gridSpan w:val="2"/>
                <w:tcMar>
                  <w:top w:w="45" w:type="dxa"/>
                  <w:left w:w="75" w:type="dxa"/>
                  <w:bottom w:w="45" w:type="dxa"/>
                  <w:right w:w="75" w:type="dxa"/>
                </w:tcMar>
                <w:vAlign w:val="center"/>
                <w:hideMark/>
              </w:tcPr>
            </w:tcPrChange>
          </w:tcPr>
          <w:p w14:paraId="3684F403" w14:textId="77777777" w:rsidR="008269BA" w:rsidRPr="008A0D15" w:rsidRDefault="008269BA">
            <w:pPr>
              <w:spacing w:after="0" w:line="240" w:lineRule="auto"/>
              <w:rPr>
                <w:rFonts w:eastAsia="Times New Roman"/>
                <w:sz w:val="22"/>
                <w:szCs w:val="22"/>
                <w:lang w:eastAsia="ru-RU"/>
                <w:rPrChange w:id="6540" w:author="Елена Белолипецкая" w:date="2024-05-25T22:35:00Z">
                  <w:rPr>
                    <w:rFonts w:eastAsia="Times New Roman"/>
                    <w:lang w:eastAsia="ru-RU"/>
                  </w:rPr>
                </w:rPrChange>
              </w:rPr>
              <w:pPrChange w:id="6541" w:author="Елена Белолипецкая" w:date="2024-05-25T22:31:00Z">
                <w:pPr>
                  <w:spacing w:before="75" w:after="75" w:line="240" w:lineRule="auto"/>
                </w:pPr>
              </w:pPrChange>
            </w:pPr>
            <w:r w:rsidRPr="008A0D15">
              <w:rPr>
                <w:rFonts w:eastAsia="Times New Roman"/>
                <w:sz w:val="22"/>
                <w:szCs w:val="22"/>
                <w:lang w:eastAsia="ru-RU"/>
                <w:rPrChange w:id="6542" w:author="Елена Белолипецкая" w:date="2024-05-25T22:35:00Z">
                  <w:rPr>
                    <w:rFonts w:eastAsia="Times New Roman"/>
                    <w:lang w:eastAsia="ru-RU"/>
                  </w:rPr>
                </w:rPrChange>
              </w:rPr>
              <w:t>Правастатин</w:t>
            </w:r>
          </w:p>
        </w:tc>
        <w:tc>
          <w:tcPr>
            <w:tcW w:w="1674" w:type="pct"/>
            <w:gridSpan w:val="4"/>
            <w:tcMar>
              <w:top w:w="45" w:type="dxa"/>
              <w:left w:w="75" w:type="dxa"/>
              <w:bottom w:w="45" w:type="dxa"/>
              <w:right w:w="75" w:type="dxa"/>
            </w:tcMar>
            <w:vAlign w:val="center"/>
            <w:hideMark/>
            <w:tcPrChange w:id="6543" w:author="Елена Белолипецкая" w:date="2024-05-25T22:26:00Z">
              <w:tcPr>
                <w:tcW w:w="1526" w:type="pct"/>
                <w:gridSpan w:val="7"/>
                <w:tcMar>
                  <w:top w:w="45" w:type="dxa"/>
                  <w:left w:w="75" w:type="dxa"/>
                  <w:bottom w:w="45" w:type="dxa"/>
                  <w:right w:w="75" w:type="dxa"/>
                </w:tcMar>
                <w:vAlign w:val="center"/>
                <w:hideMark/>
              </w:tcPr>
            </w:tcPrChange>
          </w:tcPr>
          <w:p w14:paraId="2591D4E8" w14:textId="77777777" w:rsidR="008269BA" w:rsidRPr="008A0D15" w:rsidRDefault="008269BA">
            <w:pPr>
              <w:spacing w:after="0" w:line="240" w:lineRule="auto"/>
              <w:rPr>
                <w:rFonts w:eastAsia="Times New Roman"/>
                <w:sz w:val="22"/>
                <w:szCs w:val="22"/>
                <w:lang w:eastAsia="ru-RU"/>
                <w:rPrChange w:id="6544" w:author="Елена Белолипецкая" w:date="2024-05-25T22:35:00Z">
                  <w:rPr>
                    <w:rFonts w:eastAsia="Times New Roman"/>
                    <w:lang w:eastAsia="ru-RU"/>
                  </w:rPr>
                </w:rPrChange>
              </w:rPr>
              <w:pPrChange w:id="6545" w:author="Елена Белолипецкая" w:date="2024-05-25T22:31:00Z">
                <w:pPr>
                  <w:spacing w:before="75" w:after="75" w:line="240" w:lineRule="auto"/>
                </w:pPr>
              </w:pPrChange>
            </w:pPr>
            <w:r w:rsidRPr="008A0D15">
              <w:rPr>
                <w:rFonts w:eastAsia="Times New Roman"/>
                <w:sz w:val="22"/>
                <w:szCs w:val="22"/>
                <w:lang w:eastAsia="ru-RU"/>
                <w:rPrChange w:id="6546" w:author="Елена Белолипецкая" w:date="2024-05-25T22:35:00Z">
                  <w:rPr>
                    <w:rFonts w:eastAsia="Times New Roman"/>
                    <w:lang w:eastAsia="ru-RU"/>
                  </w:rPr>
                </w:rPrChange>
              </w:rPr>
              <w:t>Изучалось только взаимодействие с велпатасвиром.</w:t>
            </w:r>
            <w:r w:rsidRPr="008A0D15">
              <w:rPr>
                <w:rFonts w:eastAsia="Times New Roman"/>
                <w:sz w:val="22"/>
                <w:szCs w:val="22"/>
                <w:lang w:eastAsia="ru-RU"/>
                <w:rPrChange w:id="6547" w:author="Елена Белолипецкая" w:date="2024-05-25T22:35:00Z">
                  <w:rPr>
                    <w:rFonts w:eastAsia="Times New Roman"/>
                    <w:lang w:eastAsia="ru-RU"/>
                  </w:rPr>
                </w:rPrChange>
              </w:rPr>
              <w:br/>
            </w:r>
            <w:r w:rsidRPr="008A0D15">
              <w:rPr>
                <w:rFonts w:eastAsia="Times New Roman"/>
                <w:i/>
                <w:iCs/>
                <w:sz w:val="22"/>
                <w:szCs w:val="22"/>
                <w:lang w:eastAsia="ru-RU"/>
                <w:rPrChange w:id="6548" w:author="Елена Белолипецкая" w:date="2024-05-25T22:35:00Z">
                  <w:rPr>
                    <w:rFonts w:eastAsia="Times New Roman"/>
                    <w:i/>
                    <w:iCs/>
                    <w:lang w:eastAsia="ru-RU"/>
                  </w:rPr>
                </w:rPrChange>
              </w:rPr>
              <w:t>Ожидается:</w:t>
            </w:r>
            <w:r w:rsidRPr="008A0D15">
              <w:rPr>
                <w:rFonts w:eastAsia="Times New Roman"/>
                <w:sz w:val="22"/>
                <w:szCs w:val="22"/>
                <w:lang w:eastAsia="ru-RU"/>
                <w:rPrChange w:id="6549" w:author="Елена Белолипецкая" w:date="2024-05-25T22:35:00Z">
                  <w:rPr>
                    <w:rFonts w:eastAsia="Times New Roman"/>
                    <w:lang w:eastAsia="ru-RU"/>
                  </w:rPr>
                </w:rPrChange>
              </w:rPr>
              <w:br/>
              <w:t>↔ Софосбувир</w:t>
            </w:r>
          </w:p>
        </w:tc>
        <w:tc>
          <w:tcPr>
            <w:tcW w:w="1508" w:type="pct"/>
            <w:vMerge w:val="restart"/>
            <w:tcMar>
              <w:top w:w="45" w:type="dxa"/>
              <w:left w:w="75" w:type="dxa"/>
              <w:bottom w:w="45" w:type="dxa"/>
              <w:right w:w="75" w:type="dxa"/>
            </w:tcMar>
            <w:vAlign w:val="center"/>
            <w:hideMark/>
            <w:tcPrChange w:id="6550" w:author="Елена Белолипецкая" w:date="2024-05-25T22:26:00Z">
              <w:tcPr>
                <w:tcW w:w="1508" w:type="pct"/>
                <w:vMerge w:val="restart"/>
                <w:tcMar>
                  <w:top w:w="45" w:type="dxa"/>
                  <w:left w:w="75" w:type="dxa"/>
                  <w:bottom w:w="45" w:type="dxa"/>
                  <w:right w:w="75" w:type="dxa"/>
                </w:tcMar>
                <w:vAlign w:val="center"/>
                <w:hideMark/>
              </w:tcPr>
            </w:tcPrChange>
          </w:tcPr>
          <w:p w14:paraId="66A19C80" w14:textId="49EE0285" w:rsidR="008269BA" w:rsidRPr="008A0D15" w:rsidRDefault="008269BA">
            <w:pPr>
              <w:spacing w:after="0" w:line="240" w:lineRule="auto"/>
              <w:rPr>
                <w:rFonts w:eastAsia="Times New Roman"/>
                <w:sz w:val="22"/>
                <w:szCs w:val="22"/>
                <w:lang w:eastAsia="ru-RU"/>
                <w:rPrChange w:id="6551" w:author="Елена Белолипецкая" w:date="2024-05-25T22:35:00Z">
                  <w:rPr>
                    <w:rFonts w:eastAsia="Times New Roman"/>
                    <w:lang w:eastAsia="ru-RU"/>
                  </w:rPr>
                </w:rPrChange>
              </w:rPr>
              <w:pPrChange w:id="6552" w:author="Елена Белолипецкая" w:date="2024-05-25T22:31:00Z">
                <w:pPr>
                  <w:spacing w:before="75" w:after="75" w:line="240" w:lineRule="auto"/>
                </w:pPr>
              </w:pPrChange>
            </w:pPr>
            <w:r w:rsidRPr="008A0D15">
              <w:rPr>
                <w:rFonts w:eastAsia="Times New Roman"/>
                <w:sz w:val="22"/>
                <w:szCs w:val="22"/>
                <w:lang w:eastAsia="ru-RU"/>
                <w:rPrChange w:id="6553" w:author="Елена Белолипецкая" w:date="2024-05-25T22:35:00Z">
                  <w:rPr>
                    <w:rFonts w:eastAsia="Times New Roman"/>
                    <w:lang w:eastAsia="ru-RU"/>
                  </w:rPr>
                </w:rPrChange>
              </w:rPr>
              <w:t>Корректировка дозы</w:t>
            </w:r>
            <w:r w:rsidR="004373F2" w:rsidRPr="008A0D15">
              <w:rPr>
                <w:rFonts w:eastAsia="Times New Roman"/>
                <w:sz w:val="22"/>
                <w:szCs w:val="22"/>
                <w:lang w:eastAsia="ru-RU"/>
                <w:rPrChange w:id="6554" w:author="Елена Белолипецкая" w:date="2024-05-25T22:35:00Z">
                  <w:rPr>
                    <w:rFonts w:eastAsia="Times New Roman"/>
                    <w:lang w:eastAsia="ru-RU"/>
                  </w:rPr>
                </w:rPrChange>
              </w:rPr>
              <w:t xml:space="preserve"> </w:t>
            </w:r>
            <w:r w:rsidRPr="008A0D15">
              <w:rPr>
                <w:rFonts w:eastAsia="Times New Roman"/>
                <w:sz w:val="22"/>
                <w:szCs w:val="22"/>
                <w:lang w:eastAsia="ru-RU"/>
                <w:rPrChange w:id="6555" w:author="Елена Белолипецкая" w:date="2024-05-25T22:35:00Z">
                  <w:rPr>
                    <w:rFonts w:eastAsia="Times New Roman"/>
                    <w:lang w:eastAsia="ru-RU"/>
                  </w:rPr>
                </w:rPrChange>
              </w:rPr>
              <w:t>не требуется</w:t>
            </w:r>
          </w:p>
        </w:tc>
      </w:tr>
      <w:tr w:rsidR="00FE0F3F" w:rsidRPr="008A0D15" w14:paraId="4DAA5DFA" w14:textId="77777777" w:rsidTr="00FE0F3F">
        <w:tc>
          <w:tcPr>
            <w:tcW w:w="1818" w:type="pct"/>
            <w:vMerge w:val="restart"/>
            <w:tcMar>
              <w:top w:w="45" w:type="dxa"/>
              <w:left w:w="75" w:type="dxa"/>
              <w:bottom w:w="45" w:type="dxa"/>
              <w:right w:w="75" w:type="dxa"/>
            </w:tcMar>
            <w:vAlign w:val="center"/>
            <w:hideMark/>
          </w:tcPr>
          <w:p w14:paraId="00EDB46B" w14:textId="77777777" w:rsidR="008269BA" w:rsidRPr="008A0D15" w:rsidRDefault="008269BA">
            <w:pPr>
              <w:spacing w:after="0" w:line="240" w:lineRule="auto"/>
              <w:rPr>
                <w:rFonts w:eastAsia="Times New Roman"/>
                <w:sz w:val="22"/>
                <w:szCs w:val="22"/>
                <w:lang w:eastAsia="ru-RU"/>
                <w:rPrChange w:id="6556" w:author="Елена Белолипецкая" w:date="2024-05-25T22:35:00Z">
                  <w:rPr>
                    <w:rFonts w:eastAsia="Times New Roman"/>
                    <w:lang w:eastAsia="ru-RU"/>
                  </w:rPr>
                </w:rPrChange>
              </w:rPr>
              <w:pPrChange w:id="6557" w:author="Елена Белолипецкая" w:date="2024-05-25T22:31:00Z">
                <w:pPr>
                  <w:spacing w:before="75" w:after="75" w:line="240" w:lineRule="auto"/>
                </w:pPr>
              </w:pPrChange>
            </w:pPr>
            <w:r w:rsidRPr="008A0D15">
              <w:rPr>
                <w:rFonts w:eastAsia="Times New Roman"/>
                <w:sz w:val="22"/>
                <w:szCs w:val="22"/>
                <w:lang w:eastAsia="ru-RU"/>
                <w:rPrChange w:id="6558" w:author="Елена Белолипецкая" w:date="2024-05-25T22:35:00Z">
                  <w:rPr>
                    <w:rFonts w:eastAsia="Times New Roman"/>
                    <w:lang w:eastAsia="ru-RU"/>
                  </w:rPr>
                </w:rPrChange>
              </w:rPr>
              <w:t>Правастатин (40 мг однократно) /</w:t>
            </w:r>
            <w:r w:rsidRPr="008A0D15">
              <w:rPr>
                <w:rFonts w:eastAsia="Times New Roman"/>
                <w:sz w:val="22"/>
                <w:szCs w:val="22"/>
                <w:lang w:eastAsia="ru-RU"/>
                <w:rPrChange w:id="6559" w:author="Елена Белолипецкая" w:date="2024-05-25T22:35:00Z">
                  <w:rPr>
                    <w:rFonts w:eastAsia="Times New Roman"/>
                    <w:lang w:eastAsia="ru-RU"/>
                  </w:rPr>
                </w:rPrChange>
              </w:rPr>
              <w:br/>
              <w:t>Велпатасвир (100 мг 1 раз/сут)</w:t>
            </w:r>
            <w:r w:rsidRPr="008A0D15">
              <w:rPr>
                <w:rFonts w:eastAsia="Times New Roman"/>
                <w:sz w:val="22"/>
                <w:szCs w:val="22"/>
                <w:vertAlign w:val="superscript"/>
                <w:lang w:eastAsia="ru-RU"/>
                <w:rPrChange w:id="6560" w:author="Елена Белолипецкая" w:date="2024-05-25T22:35:00Z">
                  <w:rPr>
                    <w:rFonts w:eastAsia="Times New Roman"/>
                    <w:vertAlign w:val="superscript"/>
                    <w:lang w:eastAsia="ru-RU"/>
                  </w:rPr>
                </w:rPrChange>
              </w:rPr>
              <w:t>d</w:t>
            </w:r>
            <w:r w:rsidRPr="008A0D15">
              <w:rPr>
                <w:rFonts w:eastAsia="Times New Roman"/>
                <w:sz w:val="22"/>
                <w:szCs w:val="22"/>
                <w:lang w:eastAsia="ru-RU"/>
                <w:rPrChange w:id="6561" w:author="Елена Белолипецкая" w:date="2024-05-25T22:35:00Z">
                  <w:rPr>
                    <w:rFonts w:eastAsia="Times New Roman"/>
                    <w:lang w:eastAsia="ru-RU"/>
                  </w:rPr>
                </w:rPrChange>
              </w:rPr>
              <w:br/>
              <w:t>(Ингибирование OATP1B)</w:t>
            </w:r>
          </w:p>
        </w:tc>
        <w:tc>
          <w:tcPr>
            <w:tcW w:w="682" w:type="pct"/>
            <w:tcMar>
              <w:top w:w="45" w:type="dxa"/>
              <w:left w:w="75" w:type="dxa"/>
              <w:bottom w:w="45" w:type="dxa"/>
              <w:right w:w="75" w:type="dxa"/>
            </w:tcMar>
            <w:vAlign w:val="center"/>
            <w:hideMark/>
          </w:tcPr>
          <w:p w14:paraId="3A2F1F00" w14:textId="77777777" w:rsidR="008269BA" w:rsidRPr="008A0D15" w:rsidRDefault="008269BA">
            <w:pPr>
              <w:spacing w:after="0" w:line="240" w:lineRule="auto"/>
              <w:rPr>
                <w:rFonts w:eastAsia="Times New Roman"/>
                <w:sz w:val="22"/>
                <w:szCs w:val="22"/>
                <w:lang w:eastAsia="ru-RU"/>
                <w:rPrChange w:id="6562" w:author="Елена Белолипецкая" w:date="2024-05-25T22:35:00Z">
                  <w:rPr>
                    <w:rFonts w:eastAsia="Times New Roman"/>
                    <w:lang w:eastAsia="ru-RU"/>
                  </w:rPr>
                </w:rPrChange>
              </w:rPr>
              <w:pPrChange w:id="6563" w:author="Елена Белолипецкая" w:date="2024-05-25T22:31:00Z">
                <w:pPr>
                  <w:spacing w:before="75" w:after="75" w:line="240" w:lineRule="auto"/>
                </w:pPr>
              </w:pPrChange>
            </w:pPr>
            <w:r w:rsidRPr="008A0D15">
              <w:rPr>
                <w:rFonts w:eastAsia="Times New Roman"/>
                <w:i/>
                <w:iCs/>
                <w:sz w:val="22"/>
                <w:szCs w:val="22"/>
                <w:lang w:eastAsia="ru-RU"/>
                <w:rPrChange w:id="6564" w:author="Елена Белолипецкая" w:date="2024-05-25T22:35:00Z">
                  <w:rPr>
                    <w:rFonts w:eastAsia="Times New Roman"/>
                    <w:i/>
                    <w:iCs/>
                    <w:lang w:eastAsia="ru-RU"/>
                  </w:rPr>
                </w:rPrChange>
              </w:rPr>
              <w:t>Наблюдается:</w:t>
            </w:r>
            <w:r w:rsidRPr="008A0D15">
              <w:rPr>
                <w:rFonts w:eastAsia="Times New Roman"/>
                <w:sz w:val="22"/>
                <w:szCs w:val="22"/>
                <w:lang w:eastAsia="ru-RU"/>
                <w:rPrChange w:id="6565" w:author="Елена Белолипецкая" w:date="2024-05-25T22:35:00Z">
                  <w:rPr>
                    <w:rFonts w:eastAsia="Times New Roman"/>
                    <w:lang w:eastAsia="ru-RU"/>
                  </w:rPr>
                </w:rPrChange>
              </w:rPr>
              <w:br/>
              <w:t>Правастатин</w:t>
            </w:r>
          </w:p>
        </w:tc>
        <w:tc>
          <w:tcPr>
            <w:tcW w:w="303" w:type="pct"/>
            <w:tcMar>
              <w:top w:w="45" w:type="dxa"/>
              <w:left w:w="75" w:type="dxa"/>
              <w:bottom w:w="45" w:type="dxa"/>
              <w:right w:w="75" w:type="dxa"/>
            </w:tcMar>
            <w:vAlign w:val="center"/>
            <w:hideMark/>
          </w:tcPr>
          <w:p w14:paraId="3CC50A55" w14:textId="640C3581" w:rsidR="008269BA" w:rsidRPr="008A0D15" w:rsidRDefault="008269BA">
            <w:pPr>
              <w:spacing w:after="0" w:line="240" w:lineRule="auto"/>
              <w:rPr>
                <w:rFonts w:eastAsia="Times New Roman"/>
                <w:sz w:val="22"/>
                <w:szCs w:val="22"/>
                <w:lang w:eastAsia="ru-RU"/>
                <w:rPrChange w:id="6566" w:author="Елена Белолипецкая" w:date="2024-05-25T22:35:00Z">
                  <w:rPr>
                    <w:rFonts w:eastAsia="Times New Roman"/>
                    <w:lang w:eastAsia="ru-RU"/>
                  </w:rPr>
                </w:rPrChange>
              </w:rPr>
              <w:pPrChange w:id="6567" w:author="Елена Белолипецкая" w:date="2024-05-25T22:34:00Z">
                <w:pPr>
                  <w:spacing w:before="75" w:after="75" w:line="240" w:lineRule="auto"/>
                </w:pPr>
              </w:pPrChange>
            </w:pPr>
            <w:r w:rsidRPr="008A0D15">
              <w:rPr>
                <w:rFonts w:eastAsia="Times New Roman"/>
                <w:sz w:val="22"/>
                <w:szCs w:val="22"/>
                <w:lang w:eastAsia="ru-RU"/>
                <w:rPrChange w:id="6568" w:author="Елена Белолипецкая" w:date="2024-05-25T22:35:00Z">
                  <w:rPr>
                    <w:rFonts w:eastAsia="Times New Roman"/>
                    <w:lang w:eastAsia="ru-RU"/>
                  </w:rPr>
                </w:rPrChange>
              </w:rPr>
              <w:t>↑</w:t>
            </w:r>
            <w:r w:rsidRPr="008A0D15">
              <w:rPr>
                <w:rFonts w:eastAsia="Times New Roman"/>
                <w:sz w:val="22"/>
                <w:szCs w:val="22"/>
                <w:lang w:eastAsia="ru-RU"/>
                <w:rPrChange w:id="6569" w:author="Елена Белолипецкая" w:date="2024-05-25T22:35:00Z">
                  <w:rPr>
                    <w:rFonts w:eastAsia="Times New Roman"/>
                    <w:lang w:eastAsia="ru-RU"/>
                  </w:rPr>
                </w:rPrChange>
              </w:rPr>
              <w:br/>
              <w:t>1</w:t>
            </w:r>
            <w:del w:id="6570" w:author="Елена Белолипецкая" w:date="2024-05-25T22:29:00Z">
              <w:r w:rsidRPr="008A0D15" w:rsidDel="00FE0F3F">
                <w:rPr>
                  <w:rFonts w:eastAsia="Times New Roman"/>
                  <w:sz w:val="22"/>
                  <w:szCs w:val="22"/>
                  <w:lang w:eastAsia="ru-RU"/>
                  <w:rPrChange w:id="6571" w:author="Елена Белолипецкая" w:date="2024-05-25T22:35:00Z">
                    <w:rPr>
                      <w:rFonts w:eastAsia="Times New Roman"/>
                      <w:lang w:eastAsia="ru-RU"/>
                    </w:rPr>
                  </w:rPrChange>
                </w:rPr>
                <w:delText>.</w:delText>
              </w:r>
            </w:del>
            <w:ins w:id="6572" w:author="Елена Белолипецкая" w:date="2024-05-25T22:29:00Z">
              <w:r w:rsidR="00FE0F3F" w:rsidRPr="008A0D15">
                <w:rPr>
                  <w:rFonts w:eastAsia="Times New Roman"/>
                  <w:sz w:val="22"/>
                  <w:szCs w:val="22"/>
                  <w:lang w:eastAsia="ru-RU"/>
                  <w:rPrChange w:id="6573" w:author="Елена Белолипецкая" w:date="2024-05-25T22:35:00Z">
                    <w:rPr>
                      <w:rFonts w:eastAsia="Times New Roman"/>
                      <w:lang w:eastAsia="ru-RU"/>
                    </w:rPr>
                  </w:rPrChange>
                </w:rPr>
                <w:t>,</w:t>
              </w:r>
            </w:ins>
            <w:r w:rsidRPr="008A0D15">
              <w:rPr>
                <w:rFonts w:eastAsia="Times New Roman"/>
                <w:sz w:val="22"/>
                <w:szCs w:val="22"/>
                <w:lang w:eastAsia="ru-RU"/>
                <w:rPrChange w:id="6574" w:author="Елена Белолипецкая" w:date="2024-05-25T22:35:00Z">
                  <w:rPr>
                    <w:rFonts w:eastAsia="Times New Roman"/>
                    <w:lang w:eastAsia="ru-RU"/>
                  </w:rPr>
                </w:rPrChange>
              </w:rPr>
              <w:t>3 (1</w:t>
            </w:r>
            <w:del w:id="6575" w:author="Елена Белолипецкая" w:date="2024-05-25T22:29:00Z">
              <w:r w:rsidRPr="008A0D15" w:rsidDel="00FE0F3F">
                <w:rPr>
                  <w:rFonts w:eastAsia="Times New Roman"/>
                  <w:sz w:val="22"/>
                  <w:szCs w:val="22"/>
                  <w:lang w:eastAsia="ru-RU"/>
                  <w:rPrChange w:id="6576" w:author="Елена Белолипецкая" w:date="2024-05-25T22:35:00Z">
                    <w:rPr>
                      <w:rFonts w:eastAsia="Times New Roman"/>
                      <w:lang w:eastAsia="ru-RU"/>
                    </w:rPr>
                  </w:rPrChange>
                </w:rPr>
                <w:delText>.</w:delText>
              </w:r>
            </w:del>
            <w:ins w:id="6577" w:author="Елена Белолипецкая" w:date="2024-05-25T22:29:00Z">
              <w:r w:rsidR="00FE0F3F" w:rsidRPr="008A0D15">
                <w:rPr>
                  <w:rFonts w:eastAsia="Times New Roman"/>
                  <w:sz w:val="22"/>
                  <w:szCs w:val="22"/>
                  <w:lang w:eastAsia="ru-RU"/>
                  <w:rPrChange w:id="6578" w:author="Елена Белолипецкая" w:date="2024-05-25T22:35:00Z">
                    <w:rPr>
                      <w:rFonts w:eastAsia="Times New Roman"/>
                      <w:lang w:eastAsia="ru-RU"/>
                    </w:rPr>
                  </w:rPrChange>
                </w:rPr>
                <w:t>,</w:t>
              </w:r>
            </w:ins>
            <w:r w:rsidRPr="008A0D15">
              <w:rPr>
                <w:rFonts w:eastAsia="Times New Roman"/>
                <w:sz w:val="22"/>
                <w:szCs w:val="22"/>
                <w:lang w:eastAsia="ru-RU"/>
                <w:rPrChange w:id="6579" w:author="Елена Белолипецкая" w:date="2024-05-25T22:35:00Z">
                  <w:rPr>
                    <w:rFonts w:eastAsia="Times New Roman"/>
                    <w:lang w:eastAsia="ru-RU"/>
                  </w:rPr>
                </w:rPrChange>
              </w:rPr>
              <w:t>1</w:t>
            </w:r>
            <w:del w:id="6580" w:author="Елена Белолипецкая" w:date="2024-05-25T22:34:00Z">
              <w:r w:rsidRPr="008A0D15" w:rsidDel="008A0D15">
                <w:rPr>
                  <w:rFonts w:eastAsia="Times New Roman"/>
                  <w:sz w:val="22"/>
                  <w:szCs w:val="22"/>
                  <w:lang w:eastAsia="ru-RU"/>
                  <w:rPrChange w:id="6581" w:author="Елена Белолипецкая" w:date="2024-05-25T22:35:00Z">
                    <w:rPr>
                      <w:rFonts w:eastAsia="Times New Roman"/>
                      <w:lang w:eastAsia="ru-RU"/>
                    </w:rPr>
                  </w:rPrChange>
                </w:rPr>
                <w:delText xml:space="preserve">, </w:delText>
              </w:r>
            </w:del>
            <w:ins w:id="6582" w:author="Елена Белолипецкая" w:date="2024-05-25T22:34:00Z">
              <w:r w:rsidR="008A0D15" w:rsidRPr="008A0D15">
                <w:rPr>
                  <w:rFonts w:eastAsia="Times New Roman"/>
                  <w:sz w:val="22"/>
                  <w:szCs w:val="22"/>
                  <w:lang w:val="en-US" w:eastAsia="ru-RU"/>
                  <w:rPrChange w:id="6583"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6584"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6585" w:author="Елена Белолипецкая" w:date="2024-05-25T22:35:00Z">
                  <w:rPr>
                    <w:rFonts w:eastAsia="Times New Roman"/>
                    <w:lang w:eastAsia="ru-RU"/>
                  </w:rPr>
                </w:rPrChange>
              </w:rPr>
              <w:t>1</w:t>
            </w:r>
            <w:del w:id="6586" w:author="Елена Белолипецкая" w:date="2024-05-25T22:29:00Z">
              <w:r w:rsidRPr="008A0D15" w:rsidDel="00FE0F3F">
                <w:rPr>
                  <w:rFonts w:eastAsia="Times New Roman"/>
                  <w:sz w:val="22"/>
                  <w:szCs w:val="22"/>
                  <w:lang w:eastAsia="ru-RU"/>
                  <w:rPrChange w:id="6587" w:author="Елена Белолипецкая" w:date="2024-05-25T22:35:00Z">
                    <w:rPr>
                      <w:rFonts w:eastAsia="Times New Roman"/>
                      <w:lang w:eastAsia="ru-RU"/>
                    </w:rPr>
                  </w:rPrChange>
                </w:rPr>
                <w:delText>.</w:delText>
              </w:r>
            </w:del>
            <w:ins w:id="6588" w:author="Елена Белолипецкая" w:date="2024-05-25T22:29:00Z">
              <w:r w:rsidR="00FE0F3F" w:rsidRPr="008A0D15">
                <w:rPr>
                  <w:rFonts w:eastAsia="Times New Roman"/>
                  <w:sz w:val="22"/>
                  <w:szCs w:val="22"/>
                  <w:lang w:eastAsia="ru-RU"/>
                  <w:rPrChange w:id="6589" w:author="Елена Белолипецкая" w:date="2024-05-25T22:35:00Z">
                    <w:rPr>
                      <w:rFonts w:eastAsia="Times New Roman"/>
                      <w:lang w:eastAsia="ru-RU"/>
                    </w:rPr>
                  </w:rPrChange>
                </w:rPr>
                <w:t>,</w:t>
              </w:r>
            </w:ins>
            <w:r w:rsidRPr="008A0D15">
              <w:rPr>
                <w:rFonts w:eastAsia="Times New Roman"/>
                <w:sz w:val="22"/>
                <w:szCs w:val="22"/>
                <w:lang w:eastAsia="ru-RU"/>
                <w:rPrChange w:id="6590" w:author="Елена Белолипецкая" w:date="2024-05-25T22:35:00Z">
                  <w:rPr>
                    <w:rFonts w:eastAsia="Times New Roman"/>
                    <w:lang w:eastAsia="ru-RU"/>
                  </w:rPr>
                </w:rPrChange>
              </w:rPr>
              <w:t>5)</w:t>
            </w:r>
          </w:p>
        </w:tc>
        <w:tc>
          <w:tcPr>
            <w:tcW w:w="379" w:type="pct"/>
            <w:tcMar>
              <w:top w:w="45" w:type="dxa"/>
              <w:left w:w="75" w:type="dxa"/>
              <w:bottom w:w="45" w:type="dxa"/>
              <w:right w:w="75" w:type="dxa"/>
            </w:tcMar>
            <w:vAlign w:val="center"/>
            <w:hideMark/>
          </w:tcPr>
          <w:p w14:paraId="6E2A412F" w14:textId="08427E52" w:rsidR="008269BA" w:rsidRPr="008A0D15" w:rsidRDefault="008269BA">
            <w:pPr>
              <w:spacing w:after="0" w:line="240" w:lineRule="auto"/>
              <w:rPr>
                <w:rFonts w:eastAsia="Times New Roman"/>
                <w:sz w:val="22"/>
                <w:szCs w:val="22"/>
                <w:lang w:eastAsia="ru-RU"/>
                <w:rPrChange w:id="6591" w:author="Елена Белолипецкая" w:date="2024-05-25T22:35:00Z">
                  <w:rPr>
                    <w:rFonts w:eastAsia="Times New Roman"/>
                    <w:lang w:eastAsia="ru-RU"/>
                  </w:rPr>
                </w:rPrChange>
              </w:rPr>
              <w:pPrChange w:id="6592" w:author="Елена Белолипецкая" w:date="2024-05-25T22:34:00Z">
                <w:pPr>
                  <w:spacing w:before="75" w:after="75" w:line="240" w:lineRule="auto"/>
                </w:pPr>
              </w:pPrChange>
            </w:pPr>
            <w:r w:rsidRPr="008A0D15">
              <w:rPr>
                <w:rFonts w:eastAsia="Times New Roman"/>
                <w:sz w:val="22"/>
                <w:szCs w:val="22"/>
                <w:lang w:eastAsia="ru-RU"/>
                <w:rPrChange w:id="6593" w:author="Елена Белолипецкая" w:date="2024-05-25T22:35:00Z">
                  <w:rPr>
                    <w:rFonts w:eastAsia="Times New Roman"/>
                    <w:lang w:eastAsia="ru-RU"/>
                  </w:rPr>
                </w:rPrChange>
              </w:rPr>
              <w:t>↑</w:t>
            </w:r>
            <w:r w:rsidRPr="008A0D15">
              <w:rPr>
                <w:rFonts w:eastAsia="Times New Roman"/>
                <w:sz w:val="22"/>
                <w:szCs w:val="22"/>
                <w:lang w:eastAsia="ru-RU"/>
                <w:rPrChange w:id="6594" w:author="Елена Белолипецкая" w:date="2024-05-25T22:35:00Z">
                  <w:rPr>
                    <w:rFonts w:eastAsia="Times New Roman"/>
                    <w:lang w:eastAsia="ru-RU"/>
                  </w:rPr>
                </w:rPrChange>
              </w:rPr>
              <w:br/>
              <w:t>1</w:t>
            </w:r>
            <w:del w:id="6595" w:author="Елена Белолипецкая" w:date="2024-05-25T22:29:00Z">
              <w:r w:rsidRPr="008A0D15" w:rsidDel="00FE0F3F">
                <w:rPr>
                  <w:rFonts w:eastAsia="Times New Roman"/>
                  <w:sz w:val="22"/>
                  <w:szCs w:val="22"/>
                  <w:lang w:eastAsia="ru-RU"/>
                  <w:rPrChange w:id="6596" w:author="Елена Белолипецкая" w:date="2024-05-25T22:35:00Z">
                    <w:rPr>
                      <w:rFonts w:eastAsia="Times New Roman"/>
                      <w:lang w:eastAsia="ru-RU"/>
                    </w:rPr>
                  </w:rPrChange>
                </w:rPr>
                <w:delText>.</w:delText>
              </w:r>
            </w:del>
            <w:ins w:id="6597" w:author="Елена Белолипецкая" w:date="2024-05-25T22:29:00Z">
              <w:r w:rsidR="00FE0F3F" w:rsidRPr="008A0D15">
                <w:rPr>
                  <w:rFonts w:eastAsia="Times New Roman"/>
                  <w:sz w:val="22"/>
                  <w:szCs w:val="22"/>
                  <w:lang w:eastAsia="ru-RU"/>
                  <w:rPrChange w:id="6598" w:author="Елена Белолипецкая" w:date="2024-05-25T22:35:00Z">
                    <w:rPr>
                      <w:rFonts w:eastAsia="Times New Roman"/>
                      <w:lang w:eastAsia="ru-RU"/>
                    </w:rPr>
                  </w:rPrChange>
                </w:rPr>
                <w:t>,</w:t>
              </w:r>
            </w:ins>
            <w:r w:rsidRPr="008A0D15">
              <w:rPr>
                <w:rFonts w:eastAsia="Times New Roman"/>
                <w:sz w:val="22"/>
                <w:szCs w:val="22"/>
                <w:lang w:eastAsia="ru-RU"/>
                <w:rPrChange w:id="6599" w:author="Елена Белолипецкая" w:date="2024-05-25T22:35:00Z">
                  <w:rPr>
                    <w:rFonts w:eastAsia="Times New Roman"/>
                    <w:lang w:eastAsia="ru-RU"/>
                  </w:rPr>
                </w:rPrChange>
              </w:rPr>
              <w:t>4 (1</w:t>
            </w:r>
            <w:del w:id="6600" w:author="Елена Белолипецкая" w:date="2024-05-25T22:29:00Z">
              <w:r w:rsidRPr="008A0D15" w:rsidDel="00FE0F3F">
                <w:rPr>
                  <w:rFonts w:eastAsia="Times New Roman"/>
                  <w:sz w:val="22"/>
                  <w:szCs w:val="22"/>
                  <w:lang w:eastAsia="ru-RU"/>
                  <w:rPrChange w:id="6601" w:author="Елена Белолипецкая" w:date="2024-05-25T22:35:00Z">
                    <w:rPr>
                      <w:rFonts w:eastAsia="Times New Roman"/>
                      <w:lang w:eastAsia="ru-RU"/>
                    </w:rPr>
                  </w:rPrChange>
                </w:rPr>
                <w:delText>.</w:delText>
              </w:r>
            </w:del>
            <w:ins w:id="6602" w:author="Елена Белолипецкая" w:date="2024-05-25T22:29:00Z">
              <w:r w:rsidR="00FE0F3F" w:rsidRPr="008A0D15">
                <w:rPr>
                  <w:rFonts w:eastAsia="Times New Roman"/>
                  <w:sz w:val="22"/>
                  <w:szCs w:val="22"/>
                  <w:lang w:eastAsia="ru-RU"/>
                  <w:rPrChange w:id="6603" w:author="Елена Белолипецкая" w:date="2024-05-25T22:35:00Z">
                    <w:rPr>
                      <w:rFonts w:eastAsia="Times New Roman"/>
                      <w:lang w:eastAsia="ru-RU"/>
                    </w:rPr>
                  </w:rPrChange>
                </w:rPr>
                <w:t>,</w:t>
              </w:r>
            </w:ins>
            <w:r w:rsidRPr="008A0D15">
              <w:rPr>
                <w:rFonts w:eastAsia="Times New Roman"/>
                <w:sz w:val="22"/>
                <w:szCs w:val="22"/>
                <w:lang w:eastAsia="ru-RU"/>
                <w:rPrChange w:id="6604" w:author="Елена Белолипецкая" w:date="2024-05-25T22:35:00Z">
                  <w:rPr>
                    <w:rFonts w:eastAsia="Times New Roman"/>
                    <w:lang w:eastAsia="ru-RU"/>
                  </w:rPr>
                </w:rPrChange>
              </w:rPr>
              <w:t>2</w:t>
            </w:r>
            <w:del w:id="6605" w:author="Елена Белолипецкая" w:date="2024-05-25T22:34:00Z">
              <w:r w:rsidRPr="008A0D15" w:rsidDel="008A0D15">
                <w:rPr>
                  <w:rFonts w:eastAsia="Times New Roman"/>
                  <w:sz w:val="22"/>
                  <w:szCs w:val="22"/>
                  <w:lang w:eastAsia="ru-RU"/>
                  <w:rPrChange w:id="6606" w:author="Елена Белолипецкая" w:date="2024-05-25T22:35:00Z">
                    <w:rPr>
                      <w:rFonts w:eastAsia="Times New Roman"/>
                      <w:lang w:eastAsia="ru-RU"/>
                    </w:rPr>
                  </w:rPrChange>
                </w:rPr>
                <w:delText xml:space="preserve">, </w:delText>
              </w:r>
            </w:del>
            <w:ins w:id="6607" w:author="Елена Белолипецкая" w:date="2024-05-25T22:34:00Z">
              <w:r w:rsidR="008A0D15" w:rsidRPr="008A0D15">
                <w:rPr>
                  <w:rFonts w:eastAsia="Times New Roman"/>
                  <w:sz w:val="22"/>
                  <w:szCs w:val="22"/>
                  <w:lang w:val="en-US" w:eastAsia="ru-RU"/>
                  <w:rPrChange w:id="6608"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6609"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6610" w:author="Елена Белолипецкая" w:date="2024-05-25T22:35:00Z">
                  <w:rPr>
                    <w:rFonts w:eastAsia="Times New Roman"/>
                    <w:lang w:eastAsia="ru-RU"/>
                  </w:rPr>
                </w:rPrChange>
              </w:rPr>
              <w:t>1</w:t>
            </w:r>
            <w:del w:id="6611" w:author="Елена Белолипецкая" w:date="2024-05-25T22:29:00Z">
              <w:r w:rsidRPr="008A0D15" w:rsidDel="00FE0F3F">
                <w:rPr>
                  <w:rFonts w:eastAsia="Times New Roman"/>
                  <w:sz w:val="22"/>
                  <w:szCs w:val="22"/>
                  <w:lang w:eastAsia="ru-RU"/>
                  <w:rPrChange w:id="6612" w:author="Елена Белолипецкая" w:date="2024-05-25T22:35:00Z">
                    <w:rPr>
                      <w:rFonts w:eastAsia="Times New Roman"/>
                      <w:lang w:eastAsia="ru-RU"/>
                    </w:rPr>
                  </w:rPrChange>
                </w:rPr>
                <w:delText>.</w:delText>
              </w:r>
            </w:del>
            <w:ins w:id="6613" w:author="Елена Белолипецкая" w:date="2024-05-25T22:29:00Z">
              <w:r w:rsidR="00FE0F3F" w:rsidRPr="008A0D15">
                <w:rPr>
                  <w:rFonts w:eastAsia="Times New Roman"/>
                  <w:sz w:val="22"/>
                  <w:szCs w:val="22"/>
                  <w:lang w:eastAsia="ru-RU"/>
                  <w:rPrChange w:id="6614" w:author="Елена Белолипецкая" w:date="2024-05-25T22:35:00Z">
                    <w:rPr>
                      <w:rFonts w:eastAsia="Times New Roman"/>
                      <w:lang w:eastAsia="ru-RU"/>
                    </w:rPr>
                  </w:rPrChange>
                </w:rPr>
                <w:t>,</w:t>
              </w:r>
            </w:ins>
            <w:r w:rsidRPr="008A0D15">
              <w:rPr>
                <w:rFonts w:eastAsia="Times New Roman"/>
                <w:sz w:val="22"/>
                <w:szCs w:val="22"/>
                <w:lang w:eastAsia="ru-RU"/>
                <w:rPrChange w:id="6615" w:author="Елена Белолипецкая" w:date="2024-05-25T22:35:00Z">
                  <w:rPr>
                    <w:rFonts w:eastAsia="Times New Roman"/>
                    <w:lang w:eastAsia="ru-RU"/>
                  </w:rPr>
                </w:rPrChange>
              </w:rPr>
              <w:t>5)</w:t>
            </w:r>
          </w:p>
        </w:tc>
        <w:tc>
          <w:tcPr>
            <w:tcW w:w="309" w:type="pct"/>
            <w:tcMar>
              <w:top w:w="45" w:type="dxa"/>
              <w:left w:w="75" w:type="dxa"/>
              <w:bottom w:w="45" w:type="dxa"/>
              <w:right w:w="75" w:type="dxa"/>
            </w:tcMar>
            <w:vAlign w:val="center"/>
            <w:hideMark/>
          </w:tcPr>
          <w:p w14:paraId="66138DE6" w14:textId="77777777" w:rsidR="008269BA" w:rsidRPr="008A0D15" w:rsidRDefault="008269BA">
            <w:pPr>
              <w:spacing w:after="0" w:line="240" w:lineRule="auto"/>
              <w:rPr>
                <w:rFonts w:eastAsia="Times New Roman"/>
                <w:sz w:val="22"/>
                <w:szCs w:val="22"/>
                <w:lang w:eastAsia="ru-RU"/>
                <w:rPrChange w:id="6616" w:author="Елена Белолипецкая" w:date="2024-05-25T22:35:00Z">
                  <w:rPr>
                    <w:rFonts w:eastAsia="Times New Roman"/>
                    <w:lang w:eastAsia="ru-RU"/>
                  </w:rPr>
                </w:rPrChange>
              </w:rPr>
              <w:pPrChange w:id="6617" w:author="Елена Белолипецкая" w:date="2024-05-25T22:31:00Z">
                <w:pPr>
                  <w:spacing w:before="75" w:after="75" w:line="240" w:lineRule="auto"/>
                </w:pPr>
              </w:pPrChange>
            </w:pPr>
          </w:p>
        </w:tc>
        <w:tc>
          <w:tcPr>
            <w:tcW w:w="1508" w:type="pct"/>
            <w:vMerge/>
            <w:vAlign w:val="center"/>
            <w:hideMark/>
          </w:tcPr>
          <w:p w14:paraId="1737AB11" w14:textId="77777777" w:rsidR="008269BA" w:rsidRPr="008A0D15" w:rsidRDefault="008269BA">
            <w:pPr>
              <w:spacing w:after="0" w:line="240" w:lineRule="auto"/>
              <w:rPr>
                <w:rFonts w:eastAsia="Times New Roman"/>
                <w:sz w:val="22"/>
                <w:szCs w:val="22"/>
                <w:lang w:eastAsia="ru-RU"/>
                <w:rPrChange w:id="6618" w:author="Елена Белолипецкая" w:date="2024-05-25T22:35:00Z">
                  <w:rPr>
                    <w:rFonts w:eastAsia="Times New Roman"/>
                    <w:lang w:eastAsia="ru-RU"/>
                  </w:rPr>
                </w:rPrChange>
              </w:rPr>
              <w:pPrChange w:id="6619" w:author="Елена Белолипецкая" w:date="2024-05-25T22:31:00Z">
                <w:pPr>
                  <w:spacing w:before="75" w:after="75" w:line="240" w:lineRule="auto"/>
                </w:pPr>
              </w:pPrChange>
            </w:pPr>
          </w:p>
        </w:tc>
      </w:tr>
      <w:tr w:rsidR="008269BA" w:rsidRPr="008A0D15" w14:paraId="293933B8" w14:textId="77777777" w:rsidTr="00FE0F3F">
        <w:tc>
          <w:tcPr>
            <w:tcW w:w="1818" w:type="pct"/>
            <w:vMerge/>
            <w:vAlign w:val="center"/>
            <w:hideMark/>
            <w:tcPrChange w:id="6620" w:author="Елена Белолипецкая" w:date="2024-05-25T22:26:00Z">
              <w:tcPr>
                <w:tcW w:w="1967" w:type="pct"/>
                <w:gridSpan w:val="2"/>
                <w:vMerge/>
                <w:vAlign w:val="center"/>
                <w:hideMark/>
              </w:tcPr>
            </w:tcPrChange>
          </w:tcPr>
          <w:p w14:paraId="1BE41F82" w14:textId="77777777" w:rsidR="008269BA" w:rsidRPr="008A0D15" w:rsidRDefault="008269BA">
            <w:pPr>
              <w:spacing w:after="0" w:line="240" w:lineRule="auto"/>
              <w:rPr>
                <w:rFonts w:eastAsia="Times New Roman"/>
                <w:sz w:val="22"/>
                <w:szCs w:val="22"/>
                <w:lang w:eastAsia="ru-RU"/>
                <w:rPrChange w:id="6621" w:author="Елена Белолипецкая" w:date="2024-05-25T22:35:00Z">
                  <w:rPr>
                    <w:rFonts w:eastAsia="Times New Roman"/>
                    <w:lang w:eastAsia="ru-RU"/>
                  </w:rPr>
                </w:rPrChange>
              </w:rPr>
              <w:pPrChange w:id="6622" w:author="Елена Белолипецкая" w:date="2024-05-25T22:31:00Z">
                <w:pPr>
                  <w:spacing w:before="75" w:after="75" w:line="240" w:lineRule="auto"/>
                </w:pPr>
              </w:pPrChange>
            </w:pPr>
          </w:p>
        </w:tc>
        <w:tc>
          <w:tcPr>
            <w:tcW w:w="1674" w:type="pct"/>
            <w:gridSpan w:val="4"/>
            <w:tcMar>
              <w:top w:w="45" w:type="dxa"/>
              <w:left w:w="75" w:type="dxa"/>
              <w:bottom w:w="45" w:type="dxa"/>
              <w:right w:w="75" w:type="dxa"/>
            </w:tcMar>
            <w:vAlign w:val="center"/>
            <w:hideMark/>
            <w:tcPrChange w:id="6623" w:author="Елена Белолипецкая" w:date="2024-05-25T22:26:00Z">
              <w:tcPr>
                <w:tcW w:w="1526" w:type="pct"/>
                <w:gridSpan w:val="7"/>
                <w:tcMar>
                  <w:top w:w="45" w:type="dxa"/>
                  <w:left w:w="75" w:type="dxa"/>
                  <w:bottom w:w="45" w:type="dxa"/>
                  <w:right w:w="75" w:type="dxa"/>
                </w:tcMar>
                <w:vAlign w:val="center"/>
                <w:hideMark/>
              </w:tcPr>
            </w:tcPrChange>
          </w:tcPr>
          <w:p w14:paraId="19996FFB" w14:textId="77777777" w:rsidR="008269BA" w:rsidRPr="008A0D15" w:rsidRDefault="008269BA">
            <w:pPr>
              <w:spacing w:after="0" w:line="240" w:lineRule="auto"/>
              <w:rPr>
                <w:rFonts w:eastAsia="Times New Roman"/>
                <w:sz w:val="22"/>
                <w:szCs w:val="22"/>
                <w:lang w:eastAsia="ru-RU"/>
                <w:rPrChange w:id="6624" w:author="Елена Белолипецкая" w:date="2024-05-25T22:35:00Z">
                  <w:rPr>
                    <w:rFonts w:eastAsia="Times New Roman"/>
                    <w:lang w:eastAsia="ru-RU"/>
                  </w:rPr>
                </w:rPrChange>
              </w:rPr>
              <w:pPrChange w:id="6625" w:author="Елена Белолипецкая" w:date="2024-05-25T22:31:00Z">
                <w:pPr>
                  <w:spacing w:before="75" w:after="75" w:line="240" w:lineRule="auto"/>
                </w:pPr>
              </w:pPrChange>
            </w:pPr>
            <w:r w:rsidRPr="008A0D15">
              <w:rPr>
                <w:rFonts w:eastAsia="Times New Roman"/>
                <w:sz w:val="22"/>
                <w:szCs w:val="22"/>
                <w:lang w:eastAsia="ru-RU"/>
                <w:rPrChange w:id="6626" w:author="Елена Белолипецкая" w:date="2024-05-25T22:35:00Z">
                  <w:rPr>
                    <w:rFonts w:eastAsia="Times New Roman"/>
                    <w:lang w:eastAsia="ru-RU"/>
                  </w:rPr>
                </w:rPrChange>
              </w:rPr>
              <w:t>Эффект, оказываемый на воздействие велпатасвира, не изучался</w:t>
            </w:r>
            <w:r w:rsidRPr="008A0D15">
              <w:rPr>
                <w:rFonts w:eastAsia="Times New Roman"/>
                <w:sz w:val="22"/>
                <w:szCs w:val="22"/>
                <w:lang w:eastAsia="ru-RU"/>
                <w:rPrChange w:id="6627" w:author="Елена Белолипецкая" w:date="2024-05-25T22:35:00Z">
                  <w:rPr>
                    <w:rFonts w:eastAsia="Times New Roman"/>
                    <w:lang w:eastAsia="ru-RU"/>
                  </w:rPr>
                </w:rPrChange>
              </w:rPr>
              <w:br/>
            </w:r>
            <w:r w:rsidRPr="008A0D15">
              <w:rPr>
                <w:rFonts w:eastAsia="Times New Roman"/>
                <w:i/>
                <w:iCs/>
                <w:sz w:val="22"/>
                <w:szCs w:val="22"/>
                <w:lang w:eastAsia="ru-RU"/>
                <w:rPrChange w:id="6628" w:author="Елена Белолипецкая" w:date="2024-05-25T22:35:00Z">
                  <w:rPr>
                    <w:rFonts w:eastAsia="Times New Roman"/>
                    <w:i/>
                    <w:iCs/>
                    <w:lang w:eastAsia="ru-RU"/>
                  </w:rPr>
                </w:rPrChange>
              </w:rPr>
              <w:t>Ожидается:</w:t>
            </w:r>
            <w:r w:rsidRPr="008A0D15">
              <w:rPr>
                <w:rFonts w:eastAsia="Times New Roman"/>
                <w:sz w:val="22"/>
                <w:szCs w:val="22"/>
                <w:lang w:eastAsia="ru-RU"/>
                <w:rPrChange w:id="6629" w:author="Елена Белолипецкая" w:date="2024-05-25T22:35:00Z">
                  <w:rPr>
                    <w:rFonts w:eastAsia="Times New Roman"/>
                    <w:lang w:eastAsia="ru-RU"/>
                  </w:rPr>
                </w:rPrChange>
              </w:rPr>
              <w:br/>
              <w:t>↔ Велпатасвир</w:t>
            </w:r>
          </w:p>
        </w:tc>
        <w:tc>
          <w:tcPr>
            <w:tcW w:w="1508" w:type="pct"/>
            <w:vMerge/>
            <w:vAlign w:val="center"/>
            <w:hideMark/>
            <w:tcPrChange w:id="6630" w:author="Елена Белолипецкая" w:date="2024-05-25T22:26:00Z">
              <w:tcPr>
                <w:tcW w:w="1508" w:type="pct"/>
                <w:vMerge/>
                <w:vAlign w:val="center"/>
                <w:hideMark/>
              </w:tcPr>
            </w:tcPrChange>
          </w:tcPr>
          <w:p w14:paraId="2E69BB0A" w14:textId="77777777" w:rsidR="008269BA" w:rsidRPr="008A0D15" w:rsidRDefault="008269BA">
            <w:pPr>
              <w:spacing w:after="0" w:line="240" w:lineRule="auto"/>
              <w:rPr>
                <w:rFonts w:eastAsia="Times New Roman"/>
                <w:sz w:val="22"/>
                <w:szCs w:val="22"/>
                <w:lang w:eastAsia="ru-RU"/>
                <w:rPrChange w:id="6631" w:author="Елена Белолипецкая" w:date="2024-05-25T22:35:00Z">
                  <w:rPr>
                    <w:rFonts w:eastAsia="Times New Roman"/>
                    <w:lang w:eastAsia="ru-RU"/>
                  </w:rPr>
                </w:rPrChange>
              </w:rPr>
              <w:pPrChange w:id="6632" w:author="Елена Белолипецкая" w:date="2024-05-25T22:31:00Z">
                <w:pPr>
                  <w:spacing w:before="75" w:after="75" w:line="240" w:lineRule="auto"/>
                </w:pPr>
              </w:pPrChange>
            </w:pPr>
          </w:p>
        </w:tc>
      </w:tr>
      <w:tr w:rsidR="008269BA" w:rsidRPr="008A0D15" w14:paraId="4BD81F45" w14:textId="77777777" w:rsidTr="00FE0F3F">
        <w:tc>
          <w:tcPr>
            <w:tcW w:w="1818" w:type="pct"/>
            <w:tcMar>
              <w:top w:w="45" w:type="dxa"/>
              <w:left w:w="75" w:type="dxa"/>
              <w:bottom w:w="45" w:type="dxa"/>
              <w:right w:w="75" w:type="dxa"/>
            </w:tcMar>
            <w:vAlign w:val="center"/>
            <w:hideMark/>
            <w:tcPrChange w:id="6633" w:author="Елена Белолипецкая" w:date="2024-05-25T22:26:00Z">
              <w:tcPr>
                <w:tcW w:w="1967" w:type="pct"/>
                <w:gridSpan w:val="2"/>
                <w:tcMar>
                  <w:top w:w="45" w:type="dxa"/>
                  <w:left w:w="75" w:type="dxa"/>
                  <w:bottom w:w="45" w:type="dxa"/>
                  <w:right w:w="75" w:type="dxa"/>
                </w:tcMar>
                <w:vAlign w:val="center"/>
                <w:hideMark/>
              </w:tcPr>
            </w:tcPrChange>
          </w:tcPr>
          <w:p w14:paraId="1281DF75" w14:textId="77777777" w:rsidR="008269BA" w:rsidRPr="008A0D15" w:rsidRDefault="008269BA">
            <w:pPr>
              <w:spacing w:after="0" w:line="240" w:lineRule="auto"/>
              <w:rPr>
                <w:rFonts w:eastAsia="Times New Roman"/>
                <w:sz w:val="22"/>
                <w:szCs w:val="22"/>
                <w:lang w:eastAsia="ru-RU"/>
                <w:rPrChange w:id="6634" w:author="Елена Белолипецкая" w:date="2024-05-25T22:35:00Z">
                  <w:rPr>
                    <w:rFonts w:eastAsia="Times New Roman"/>
                    <w:lang w:eastAsia="ru-RU"/>
                  </w:rPr>
                </w:rPrChange>
              </w:rPr>
              <w:pPrChange w:id="6635" w:author="Елена Белолипецкая" w:date="2024-05-25T22:31:00Z">
                <w:pPr>
                  <w:spacing w:before="75" w:after="75" w:line="240" w:lineRule="auto"/>
                </w:pPr>
              </w:pPrChange>
            </w:pPr>
            <w:r w:rsidRPr="008A0D15">
              <w:rPr>
                <w:rFonts w:eastAsia="Times New Roman"/>
                <w:sz w:val="22"/>
                <w:szCs w:val="22"/>
                <w:lang w:eastAsia="ru-RU"/>
                <w:rPrChange w:id="6636" w:author="Елена Белолипецкая" w:date="2024-05-25T22:35:00Z">
                  <w:rPr>
                    <w:rFonts w:eastAsia="Times New Roman"/>
                    <w:lang w:eastAsia="ru-RU"/>
                  </w:rPr>
                </w:rPrChange>
              </w:rPr>
              <w:t>Другие статины</w:t>
            </w:r>
          </w:p>
        </w:tc>
        <w:tc>
          <w:tcPr>
            <w:tcW w:w="1674" w:type="pct"/>
            <w:gridSpan w:val="4"/>
            <w:tcMar>
              <w:top w:w="45" w:type="dxa"/>
              <w:left w:w="75" w:type="dxa"/>
              <w:bottom w:w="45" w:type="dxa"/>
              <w:right w:w="75" w:type="dxa"/>
            </w:tcMar>
            <w:vAlign w:val="center"/>
            <w:hideMark/>
            <w:tcPrChange w:id="6637" w:author="Елена Белолипецкая" w:date="2024-05-25T22:26:00Z">
              <w:tcPr>
                <w:tcW w:w="1526" w:type="pct"/>
                <w:gridSpan w:val="7"/>
                <w:tcMar>
                  <w:top w:w="45" w:type="dxa"/>
                  <w:left w:w="75" w:type="dxa"/>
                  <w:bottom w:w="45" w:type="dxa"/>
                  <w:right w:w="75" w:type="dxa"/>
                </w:tcMar>
                <w:vAlign w:val="center"/>
                <w:hideMark/>
              </w:tcPr>
            </w:tcPrChange>
          </w:tcPr>
          <w:p w14:paraId="1B66352B" w14:textId="77777777" w:rsidR="008269BA" w:rsidRPr="008A0D15" w:rsidRDefault="008269BA">
            <w:pPr>
              <w:spacing w:after="0" w:line="240" w:lineRule="auto"/>
              <w:rPr>
                <w:rFonts w:eastAsia="Times New Roman"/>
                <w:sz w:val="22"/>
                <w:szCs w:val="22"/>
                <w:lang w:eastAsia="ru-RU"/>
                <w:rPrChange w:id="6638" w:author="Елена Белолипецкая" w:date="2024-05-25T22:35:00Z">
                  <w:rPr>
                    <w:rFonts w:eastAsia="Times New Roman"/>
                    <w:lang w:eastAsia="ru-RU"/>
                  </w:rPr>
                </w:rPrChange>
              </w:rPr>
              <w:pPrChange w:id="6639" w:author="Елена Белолипецкая" w:date="2024-05-25T22:31:00Z">
                <w:pPr>
                  <w:spacing w:before="75" w:after="75" w:line="240" w:lineRule="auto"/>
                </w:pPr>
              </w:pPrChange>
            </w:pPr>
            <w:r w:rsidRPr="008A0D15">
              <w:rPr>
                <w:rFonts w:eastAsia="Times New Roman"/>
                <w:i/>
                <w:iCs/>
                <w:sz w:val="22"/>
                <w:szCs w:val="22"/>
                <w:lang w:eastAsia="ru-RU"/>
                <w:rPrChange w:id="6640" w:author="Елена Белолипецкая" w:date="2024-05-25T22:35:00Z">
                  <w:rPr>
                    <w:rFonts w:eastAsia="Times New Roman"/>
                    <w:i/>
                    <w:iCs/>
                    <w:lang w:eastAsia="ru-RU"/>
                  </w:rPr>
                </w:rPrChange>
              </w:rPr>
              <w:t>Ожидается:</w:t>
            </w:r>
            <w:r w:rsidRPr="008A0D15">
              <w:rPr>
                <w:rFonts w:eastAsia="Times New Roman"/>
                <w:sz w:val="22"/>
                <w:szCs w:val="22"/>
                <w:lang w:eastAsia="ru-RU"/>
                <w:rPrChange w:id="6641" w:author="Елена Белолипецкая" w:date="2024-05-25T22:35:00Z">
                  <w:rPr>
                    <w:rFonts w:eastAsia="Times New Roman"/>
                    <w:lang w:eastAsia="ru-RU"/>
                  </w:rPr>
                </w:rPrChange>
              </w:rPr>
              <w:br/>
              <w:t>↑ Статины</w:t>
            </w:r>
          </w:p>
        </w:tc>
        <w:tc>
          <w:tcPr>
            <w:tcW w:w="1508" w:type="pct"/>
            <w:tcMar>
              <w:top w:w="45" w:type="dxa"/>
              <w:left w:w="75" w:type="dxa"/>
              <w:bottom w:w="45" w:type="dxa"/>
              <w:right w:w="75" w:type="dxa"/>
            </w:tcMar>
            <w:vAlign w:val="center"/>
            <w:hideMark/>
            <w:tcPrChange w:id="6642" w:author="Елена Белолипецкая" w:date="2024-05-25T22:26:00Z">
              <w:tcPr>
                <w:tcW w:w="1508" w:type="pct"/>
                <w:tcMar>
                  <w:top w:w="45" w:type="dxa"/>
                  <w:left w:w="75" w:type="dxa"/>
                  <w:bottom w:w="45" w:type="dxa"/>
                  <w:right w:w="75" w:type="dxa"/>
                </w:tcMar>
                <w:vAlign w:val="center"/>
                <w:hideMark/>
              </w:tcPr>
            </w:tcPrChange>
          </w:tcPr>
          <w:p w14:paraId="3B1265CC" w14:textId="2168AD47" w:rsidR="008269BA" w:rsidRPr="008A0D15" w:rsidRDefault="008269BA">
            <w:pPr>
              <w:spacing w:after="0" w:line="240" w:lineRule="auto"/>
              <w:rPr>
                <w:rFonts w:eastAsia="Times New Roman"/>
                <w:sz w:val="22"/>
                <w:szCs w:val="22"/>
                <w:lang w:eastAsia="ru-RU"/>
                <w:rPrChange w:id="6643" w:author="Елена Белолипецкая" w:date="2024-05-25T22:35:00Z">
                  <w:rPr>
                    <w:rFonts w:eastAsia="Times New Roman"/>
                    <w:lang w:eastAsia="ru-RU"/>
                  </w:rPr>
                </w:rPrChange>
              </w:rPr>
              <w:pPrChange w:id="6644" w:author="Елена Белолипецкая" w:date="2024-05-25T22:31:00Z">
                <w:pPr>
                  <w:spacing w:before="75" w:after="75" w:line="240" w:lineRule="auto"/>
                </w:pPr>
              </w:pPrChange>
            </w:pPr>
            <w:r w:rsidRPr="008A0D15">
              <w:rPr>
                <w:rFonts w:eastAsia="Times New Roman"/>
                <w:sz w:val="22"/>
                <w:szCs w:val="22"/>
                <w:lang w:eastAsia="ru-RU"/>
                <w:rPrChange w:id="6645" w:author="Елена Белолипецкая" w:date="2024-05-25T22:35:00Z">
                  <w:rPr>
                    <w:rFonts w:eastAsia="Times New Roman"/>
                    <w:lang w:eastAsia="ru-RU"/>
                  </w:rPr>
                </w:rPrChange>
              </w:rPr>
              <w:t>Взаимодействия с другими ингибиторами ГМГ-КоА-</w:t>
            </w:r>
            <w:r w:rsidRPr="008A0D15">
              <w:rPr>
                <w:rFonts w:eastAsia="Times New Roman"/>
                <w:sz w:val="22"/>
                <w:szCs w:val="22"/>
                <w:lang w:eastAsia="ru-RU"/>
                <w:rPrChange w:id="6646" w:author="Елена Белолипецкая" w:date="2024-05-25T22:35:00Z">
                  <w:rPr>
                    <w:rFonts w:eastAsia="Times New Roman"/>
                    <w:lang w:eastAsia="ru-RU"/>
                  </w:rPr>
                </w:rPrChange>
              </w:rPr>
              <w:lastRenderedPageBreak/>
              <w:t xml:space="preserve">редуктазы не могут быть исключены. При совместном применении с </w:t>
            </w:r>
            <w:r w:rsidR="004373F2" w:rsidRPr="008A0D15">
              <w:rPr>
                <w:rFonts w:eastAsia="Times New Roman"/>
                <w:sz w:val="22"/>
                <w:szCs w:val="22"/>
                <w:lang w:eastAsia="ru-RU"/>
                <w:rPrChange w:id="6647" w:author="Елена Белолипецкая" w:date="2024-05-25T22:35:00Z">
                  <w:rPr>
                    <w:rFonts w:eastAsia="Times New Roman"/>
                    <w:lang w:eastAsia="ru-RU"/>
                  </w:rPr>
                </w:rPrChange>
              </w:rPr>
              <w:t xml:space="preserve"> комбинацией софосбувир+велтапасвир </w:t>
            </w:r>
            <w:r w:rsidRPr="008A0D15">
              <w:rPr>
                <w:rFonts w:eastAsia="Times New Roman"/>
                <w:sz w:val="22"/>
                <w:szCs w:val="22"/>
                <w:lang w:eastAsia="ru-RU"/>
                <w:rPrChange w:id="6648" w:author="Елена Белолипецкая" w:date="2024-05-25T22:35:00Z">
                  <w:rPr>
                    <w:rFonts w:eastAsia="Times New Roman"/>
                    <w:lang w:eastAsia="ru-RU"/>
                  </w:rPr>
                </w:rPrChange>
              </w:rPr>
              <w:t>следует рассматривать уменьшение дозы статинов, также следует проводить тщательный мониторинг нежелательных реакций, связанных с приемом статинов</w:t>
            </w:r>
          </w:p>
        </w:tc>
      </w:tr>
      <w:tr w:rsidR="008269BA" w:rsidRPr="008A0D15" w14:paraId="22B68148" w14:textId="77777777" w:rsidTr="00FE0F3F">
        <w:tc>
          <w:tcPr>
            <w:tcW w:w="5000" w:type="pct"/>
            <w:gridSpan w:val="6"/>
            <w:tcMar>
              <w:top w:w="45" w:type="dxa"/>
              <w:left w:w="75" w:type="dxa"/>
              <w:bottom w:w="45" w:type="dxa"/>
              <w:right w:w="75" w:type="dxa"/>
            </w:tcMar>
            <w:vAlign w:val="center"/>
            <w:hideMark/>
            <w:tcPrChange w:id="6649" w:author="Елена Белолипецкая" w:date="2024-05-25T22:26:00Z">
              <w:tcPr>
                <w:tcW w:w="5000" w:type="pct"/>
                <w:gridSpan w:val="10"/>
                <w:tcMar>
                  <w:top w:w="45" w:type="dxa"/>
                  <w:left w:w="75" w:type="dxa"/>
                  <w:bottom w:w="45" w:type="dxa"/>
                  <w:right w:w="75" w:type="dxa"/>
                </w:tcMar>
                <w:vAlign w:val="center"/>
                <w:hideMark/>
              </w:tcPr>
            </w:tcPrChange>
          </w:tcPr>
          <w:p w14:paraId="3D3483F1" w14:textId="77777777" w:rsidR="008269BA" w:rsidRPr="008A0D15" w:rsidRDefault="008269BA">
            <w:pPr>
              <w:spacing w:after="0" w:line="240" w:lineRule="auto"/>
              <w:rPr>
                <w:rFonts w:eastAsia="Times New Roman"/>
                <w:sz w:val="22"/>
                <w:szCs w:val="22"/>
                <w:lang w:eastAsia="ru-RU"/>
                <w:rPrChange w:id="6650" w:author="Елена Белолипецкая" w:date="2024-05-25T22:35:00Z">
                  <w:rPr>
                    <w:rFonts w:eastAsia="Times New Roman"/>
                    <w:lang w:eastAsia="ru-RU"/>
                  </w:rPr>
                </w:rPrChange>
              </w:rPr>
              <w:pPrChange w:id="6651" w:author="Елена Белолипецкая" w:date="2024-05-25T22:31:00Z">
                <w:pPr>
                  <w:spacing w:before="75" w:after="75" w:line="240" w:lineRule="auto"/>
                </w:pPr>
              </w:pPrChange>
            </w:pPr>
            <w:r w:rsidRPr="008A0D15">
              <w:rPr>
                <w:rFonts w:eastAsia="Times New Roman"/>
                <w:b/>
                <w:bCs/>
                <w:i/>
                <w:iCs/>
                <w:sz w:val="22"/>
                <w:szCs w:val="22"/>
                <w:lang w:eastAsia="ru-RU"/>
                <w:rPrChange w:id="6652" w:author="Елена Белолипецкая" w:date="2024-05-25T22:35:00Z">
                  <w:rPr>
                    <w:rFonts w:eastAsia="Times New Roman"/>
                    <w:b/>
                    <w:bCs/>
                    <w:i/>
                    <w:iCs/>
                    <w:lang w:eastAsia="ru-RU"/>
                  </w:rPr>
                </w:rPrChange>
              </w:rPr>
              <w:lastRenderedPageBreak/>
              <w:t>Наркотические анальгетики</w:t>
            </w:r>
          </w:p>
        </w:tc>
      </w:tr>
      <w:tr w:rsidR="00FE0F3F" w:rsidRPr="008A0D15" w14:paraId="6F238210" w14:textId="77777777" w:rsidTr="00FE0F3F">
        <w:tc>
          <w:tcPr>
            <w:tcW w:w="1818" w:type="pct"/>
            <w:vMerge w:val="restart"/>
            <w:tcMar>
              <w:top w:w="45" w:type="dxa"/>
              <w:left w:w="75" w:type="dxa"/>
              <w:bottom w:w="45" w:type="dxa"/>
              <w:right w:w="75" w:type="dxa"/>
            </w:tcMar>
            <w:vAlign w:val="center"/>
            <w:hideMark/>
          </w:tcPr>
          <w:p w14:paraId="4E8A5AA2" w14:textId="77777777" w:rsidR="008269BA" w:rsidRPr="008A0D15" w:rsidRDefault="008269BA">
            <w:pPr>
              <w:spacing w:after="0" w:line="240" w:lineRule="auto"/>
              <w:rPr>
                <w:rFonts w:eastAsia="Times New Roman"/>
                <w:sz w:val="22"/>
                <w:szCs w:val="22"/>
                <w:lang w:eastAsia="ru-RU"/>
                <w:rPrChange w:id="6653" w:author="Елена Белолипецкая" w:date="2024-05-25T22:35:00Z">
                  <w:rPr>
                    <w:rFonts w:eastAsia="Times New Roman"/>
                    <w:lang w:eastAsia="ru-RU"/>
                  </w:rPr>
                </w:rPrChange>
              </w:rPr>
              <w:pPrChange w:id="6654" w:author="Елена Белолипецкая" w:date="2024-05-25T22:31:00Z">
                <w:pPr>
                  <w:spacing w:before="75" w:after="75" w:line="240" w:lineRule="auto"/>
                </w:pPr>
              </w:pPrChange>
            </w:pPr>
            <w:r w:rsidRPr="008A0D15">
              <w:rPr>
                <w:rFonts w:eastAsia="Times New Roman"/>
                <w:sz w:val="22"/>
                <w:szCs w:val="22"/>
                <w:lang w:eastAsia="ru-RU"/>
                <w:rPrChange w:id="6655" w:author="Елена Белолипецкая" w:date="2024-05-25T22:35:00Z">
                  <w:rPr>
                    <w:rFonts w:eastAsia="Times New Roman"/>
                    <w:lang w:eastAsia="ru-RU"/>
                  </w:rPr>
                </w:rPrChange>
              </w:rPr>
              <w:t>Метадон</w:t>
            </w:r>
            <w:r w:rsidRPr="008A0D15">
              <w:rPr>
                <w:rFonts w:eastAsia="Times New Roman"/>
                <w:sz w:val="22"/>
                <w:szCs w:val="22"/>
                <w:lang w:eastAsia="ru-RU"/>
                <w:rPrChange w:id="6656" w:author="Елена Белолипецкая" w:date="2024-05-25T22:35:00Z">
                  <w:rPr>
                    <w:rFonts w:eastAsia="Times New Roman"/>
                    <w:lang w:eastAsia="ru-RU"/>
                  </w:rPr>
                </w:rPrChange>
              </w:rPr>
              <w:br/>
              <w:t>(поддерживающая терапия</w:t>
            </w:r>
            <w:r w:rsidRPr="008A0D15">
              <w:rPr>
                <w:rFonts w:eastAsia="Times New Roman"/>
                <w:sz w:val="22"/>
                <w:szCs w:val="22"/>
                <w:lang w:eastAsia="ru-RU"/>
                <w:rPrChange w:id="6657" w:author="Елена Белолипецкая" w:date="2024-05-25T22:35:00Z">
                  <w:rPr>
                    <w:rFonts w:eastAsia="Times New Roman"/>
                    <w:lang w:eastAsia="ru-RU"/>
                  </w:rPr>
                </w:rPrChange>
              </w:rPr>
              <w:br/>
              <w:t>метадоном [30-130 мг/сут]) /</w:t>
            </w:r>
            <w:r w:rsidRPr="008A0D15">
              <w:rPr>
                <w:rFonts w:eastAsia="Times New Roman"/>
                <w:sz w:val="22"/>
                <w:szCs w:val="22"/>
                <w:lang w:eastAsia="ru-RU"/>
                <w:rPrChange w:id="6658" w:author="Елена Белолипецкая" w:date="2024-05-25T22:35:00Z">
                  <w:rPr>
                    <w:rFonts w:eastAsia="Times New Roman"/>
                    <w:lang w:eastAsia="ru-RU"/>
                  </w:rPr>
                </w:rPrChange>
              </w:rPr>
              <w:br/>
              <w:t>Софосбувир (400 мг 1 раз/сут)</w:t>
            </w:r>
            <w:r w:rsidRPr="008A0D15">
              <w:rPr>
                <w:rFonts w:eastAsia="Times New Roman"/>
                <w:sz w:val="22"/>
                <w:szCs w:val="22"/>
                <w:vertAlign w:val="superscript"/>
                <w:lang w:eastAsia="ru-RU"/>
                <w:rPrChange w:id="6659" w:author="Елена Белолипецкая" w:date="2024-05-25T22:35:00Z">
                  <w:rPr>
                    <w:rFonts w:eastAsia="Times New Roman"/>
                    <w:vertAlign w:val="superscript"/>
                    <w:lang w:eastAsia="ru-RU"/>
                  </w:rPr>
                </w:rPrChange>
              </w:rPr>
              <w:t>d</w:t>
            </w:r>
          </w:p>
        </w:tc>
        <w:tc>
          <w:tcPr>
            <w:tcW w:w="682" w:type="pct"/>
            <w:tcMar>
              <w:top w:w="45" w:type="dxa"/>
              <w:left w:w="75" w:type="dxa"/>
              <w:bottom w:w="45" w:type="dxa"/>
              <w:right w:w="75" w:type="dxa"/>
            </w:tcMar>
            <w:vAlign w:val="center"/>
            <w:hideMark/>
          </w:tcPr>
          <w:p w14:paraId="2CC3CA86" w14:textId="77777777" w:rsidR="008269BA" w:rsidRPr="008A0D15" w:rsidRDefault="008269BA">
            <w:pPr>
              <w:spacing w:after="0" w:line="240" w:lineRule="auto"/>
              <w:rPr>
                <w:rFonts w:eastAsia="Times New Roman"/>
                <w:sz w:val="22"/>
                <w:szCs w:val="22"/>
                <w:lang w:eastAsia="ru-RU"/>
                <w:rPrChange w:id="6660" w:author="Елена Белолипецкая" w:date="2024-05-25T22:35:00Z">
                  <w:rPr>
                    <w:rFonts w:eastAsia="Times New Roman"/>
                    <w:lang w:eastAsia="ru-RU"/>
                  </w:rPr>
                </w:rPrChange>
              </w:rPr>
              <w:pPrChange w:id="6661" w:author="Елена Белолипецкая" w:date="2024-05-25T22:31:00Z">
                <w:pPr>
                  <w:spacing w:before="75" w:after="75" w:line="240" w:lineRule="auto"/>
                </w:pPr>
              </w:pPrChange>
            </w:pPr>
            <w:r w:rsidRPr="008A0D15">
              <w:rPr>
                <w:rFonts w:eastAsia="Times New Roman"/>
                <w:sz w:val="22"/>
                <w:szCs w:val="22"/>
                <w:lang w:eastAsia="ru-RU"/>
                <w:rPrChange w:id="6662" w:author="Елена Белолипецкая" w:date="2024-05-25T22:35:00Z">
                  <w:rPr>
                    <w:rFonts w:eastAsia="Times New Roman"/>
                    <w:lang w:eastAsia="ru-RU"/>
                  </w:rPr>
                </w:rPrChange>
              </w:rPr>
              <w:t>R-метадон</w:t>
            </w:r>
          </w:p>
        </w:tc>
        <w:tc>
          <w:tcPr>
            <w:tcW w:w="303" w:type="pct"/>
            <w:tcMar>
              <w:top w:w="45" w:type="dxa"/>
              <w:left w:w="75" w:type="dxa"/>
              <w:bottom w:w="45" w:type="dxa"/>
              <w:right w:w="75" w:type="dxa"/>
            </w:tcMar>
            <w:vAlign w:val="center"/>
            <w:hideMark/>
          </w:tcPr>
          <w:p w14:paraId="6E3D5011" w14:textId="77777777" w:rsidR="008269BA" w:rsidRPr="008A0D15" w:rsidRDefault="008269BA">
            <w:pPr>
              <w:spacing w:after="0" w:line="240" w:lineRule="auto"/>
              <w:rPr>
                <w:rFonts w:eastAsia="Times New Roman"/>
                <w:sz w:val="22"/>
                <w:szCs w:val="22"/>
                <w:lang w:eastAsia="ru-RU"/>
                <w:rPrChange w:id="6663" w:author="Елена Белолипецкая" w:date="2024-05-25T22:35:00Z">
                  <w:rPr>
                    <w:rFonts w:eastAsia="Times New Roman"/>
                    <w:lang w:eastAsia="ru-RU"/>
                  </w:rPr>
                </w:rPrChange>
              </w:rPr>
              <w:pPrChange w:id="6664" w:author="Елена Белолипецкая" w:date="2024-05-25T22:31:00Z">
                <w:pPr>
                  <w:spacing w:before="75" w:after="75" w:line="240" w:lineRule="auto"/>
                </w:pPr>
              </w:pPrChange>
            </w:pPr>
            <w:r w:rsidRPr="008A0D15">
              <w:rPr>
                <w:rFonts w:eastAsia="Times New Roman"/>
                <w:sz w:val="22"/>
                <w:szCs w:val="22"/>
                <w:lang w:eastAsia="ru-RU"/>
                <w:rPrChange w:id="6665" w:author="Елена Белолипецкая" w:date="2024-05-25T22:35:00Z">
                  <w:rPr>
                    <w:rFonts w:eastAsia="Times New Roman"/>
                    <w:lang w:eastAsia="ru-RU"/>
                  </w:rPr>
                </w:rPrChange>
              </w:rPr>
              <w:t>↔</w:t>
            </w:r>
          </w:p>
        </w:tc>
        <w:tc>
          <w:tcPr>
            <w:tcW w:w="379" w:type="pct"/>
            <w:tcMar>
              <w:top w:w="45" w:type="dxa"/>
              <w:left w:w="75" w:type="dxa"/>
              <w:bottom w:w="45" w:type="dxa"/>
              <w:right w:w="75" w:type="dxa"/>
            </w:tcMar>
            <w:vAlign w:val="center"/>
            <w:hideMark/>
          </w:tcPr>
          <w:p w14:paraId="413590C4" w14:textId="77777777" w:rsidR="008269BA" w:rsidRPr="008A0D15" w:rsidRDefault="008269BA">
            <w:pPr>
              <w:spacing w:after="0" w:line="240" w:lineRule="auto"/>
              <w:rPr>
                <w:rFonts w:eastAsia="Times New Roman"/>
                <w:sz w:val="22"/>
                <w:szCs w:val="22"/>
                <w:lang w:eastAsia="ru-RU"/>
                <w:rPrChange w:id="6666" w:author="Елена Белолипецкая" w:date="2024-05-25T22:35:00Z">
                  <w:rPr>
                    <w:rFonts w:eastAsia="Times New Roman"/>
                    <w:lang w:eastAsia="ru-RU"/>
                  </w:rPr>
                </w:rPrChange>
              </w:rPr>
              <w:pPrChange w:id="6667" w:author="Елена Белолипецкая" w:date="2024-05-25T22:31:00Z">
                <w:pPr>
                  <w:spacing w:before="75" w:after="75" w:line="240" w:lineRule="auto"/>
                </w:pPr>
              </w:pPrChange>
            </w:pPr>
            <w:r w:rsidRPr="008A0D15">
              <w:rPr>
                <w:rFonts w:eastAsia="Times New Roman"/>
                <w:sz w:val="22"/>
                <w:szCs w:val="22"/>
                <w:lang w:eastAsia="ru-RU"/>
                <w:rPrChange w:id="6668" w:author="Елена Белолипецкая" w:date="2024-05-25T22:35:00Z">
                  <w:rPr>
                    <w:rFonts w:eastAsia="Times New Roman"/>
                    <w:lang w:eastAsia="ru-RU"/>
                  </w:rPr>
                </w:rPrChange>
              </w:rPr>
              <w:t>↔</w:t>
            </w:r>
          </w:p>
        </w:tc>
        <w:tc>
          <w:tcPr>
            <w:tcW w:w="309" w:type="pct"/>
            <w:tcMar>
              <w:top w:w="45" w:type="dxa"/>
              <w:left w:w="75" w:type="dxa"/>
              <w:bottom w:w="45" w:type="dxa"/>
              <w:right w:w="75" w:type="dxa"/>
            </w:tcMar>
            <w:vAlign w:val="center"/>
            <w:hideMark/>
          </w:tcPr>
          <w:p w14:paraId="3EFF7AF5" w14:textId="77777777" w:rsidR="008269BA" w:rsidRPr="008A0D15" w:rsidRDefault="008269BA">
            <w:pPr>
              <w:spacing w:after="0" w:line="240" w:lineRule="auto"/>
              <w:rPr>
                <w:rFonts w:eastAsia="Times New Roman"/>
                <w:sz w:val="22"/>
                <w:szCs w:val="22"/>
                <w:lang w:eastAsia="ru-RU"/>
                <w:rPrChange w:id="6669" w:author="Елена Белолипецкая" w:date="2024-05-25T22:35:00Z">
                  <w:rPr>
                    <w:rFonts w:eastAsia="Times New Roman"/>
                    <w:lang w:eastAsia="ru-RU"/>
                  </w:rPr>
                </w:rPrChange>
              </w:rPr>
              <w:pPrChange w:id="6670" w:author="Елена Белолипецкая" w:date="2024-05-25T22:31:00Z">
                <w:pPr>
                  <w:spacing w:before="75" w:after="75" w:line="240" w:lineRule="auto"/>
                </w:pPr>
              </w:pPrChange>
            </w:pPr>
            <w:r w:rsidRPr="008A0D15">
              <w:rPr>
                <w:rFonts w:eastAsia="Times New Roman"/>
                <w:sz w:val="22"/>
                <w:szCs w:val="22"/>
                <w:lang w:eastAsia="ru-RU"/>
                <w:rPrChange w:id="6671" w:author="Елена Белолипецкая" w:date="2024-05-25T22:35:00Z">
                  <w:rPr>
                    <w:rFonts w:eastAsia="Times New Roman"/>
                    <w:lang w:eastAsia="ru-RU"/>
                  </w:rPr>
                </w:rPrChange>
              </w:rPr>
              <w:t>↔</w:t>
            </w:r>
          </w:p>
        </w:tc>
        <w:tc>
          <w:tcPr>
            <w:tcW w:w="1508" w:type="pct"/>
            <w:vMerge w:val="restart"/>
            <w:tcMar>
              <w:top w:w="45" w:type="dxa"/>
              <w:left w:w="75" w:type="dxa"/>
              <w:bottom w:w="45" w:type="dxa"/>
              <w:right w:w="75" w:type="dxa"/>
            </w:tcMar>
            <w:vAlign w:val="center"/>
            <w:hideMark/>
          </w:tcPr>
          <w:p w14:paraId="6A1CD4FB" w14:textId="2D54C368" w:rsidR="008269BA" w:rsidRPr="008A0D15" w:rsidRDefault="008269BA">
            <w:pPr>
              <w:spacing w:after="0" w:line="240" w:lineRule="auto"/>
              <w:rPr>
                <w:rFonts w:eastAsia="Times New Roman"/>
                <w:sz w:val="22"/>
                <w:szCs w:val="22"/>
                <w:lang w:eastAsia="ru-RU"/>
                <w:rPrChange w:id="6672" w:author="Елена Белолипецкая" w:date="2024-05-25T22:35:00Z">
                  <w:rPr>
                    <w:rFonts w:eastAsia="Times New Roman"/>
                    <w:lang w:eastAsia="ru-RU"/>
                  </w:rPr>
                </w:rPrChange>
              </w:rPr>
              <w:pPrChange w:id="6673" w:author="Елена Белолипецкая" w:date="2024-05-25T22:31:00Z">
                <w:pPr>
                  <w:spacing w:before="75" w:after="75" w:line="240" w:lineRule="auto"/>
                </w:pPr>
              </w:pPrChange>
            </w:pPr>
            <w:r w:rsidRPr="008A0D15">
              <w:rPr>
                <w:rFonts w:eastAsia="Times New Roman"/>
                <w:sz w:val="22"/>
                <w:szCs w:val="22"/>
                <w:lang w:eastAsia="ru-RU"/>
                <w:rPrChange w:id="6674" w:author="Елена Белолипецкая" w:date="2024-05-25T22:35:00Z">
                  <w:rPr>
                    <w:rFonts w:eastAsia="Times New Roman"/>
                    <w:lang w:eastAsia="ru-RU"/>
                  </w:rPr>
                </w:rPrChange>
              </w:rPr>
              <w:t>Корректировка дозы</w:t>
            </w:r>
            <w:r w:rsidR="004373F2" w:rsidRPr="008A0D15">
              <w:rPr>
                <w:rFonts w:eastAsia="Times New Roman"/>
                <w:sz w:val="22"/>
                <w:szCs w:val="22"/>
                <w:lang w:eastAsia="ru-RU"/>
                <w:rPrChange w:id="6675" w:author="Елена Белолипецкая" w:date="2024-05-25T22:35:00Z">
                  <w:rPr>
                    <w:rFonts w:eastAsia="Times New Roman"/>
                    <w:lang w:eastAsia="ru-RU"/>
                  </w:rPr>
                </w:rPrChange>
              </w:rPr>
              <w:t xml:space="preserve"> </w:t>
            </w:r>
            <w:r w:rsidRPr="008A0D15">
              <w:rPr>
                <w:rFonts w:eastAsia="Times New Roman"/>
                <w:sz w:val="22"/>
                <w:szCs w:val="22"/>
                <w:lang w:eastAsia="ru-RU"/>
                <w:rPrChange w:id="6676" w:author="Елена Белолипецкая" w:date="2024-05-25T22:35:00Z">
                  <w:rPr>
                    <w:rFonts w:eastAsia="Times New Roman"/>
                    <w:lang w:eastAsia="ru-RU"/>
                  </w:rPr>
                </w:rPrChange>
              </w:rPr>
              <w:t>не требуется</w:t>
            </w:r>
          </w:p>
        </w:tc>
      </w:tr>
      <w:tr w:rsidR="00FE0F3F" w:rsidRPr="008A0D15" w14:paraId="73919DAB" w14:textId="77777777" w:rsidTr="00FE0F3F">
        <w:tc>
          <w:tcPr>
            <w:tcW w:w="1818" w:type="pct"/>
            <w:vMerge/>
            <w:vAlign w:val="center"/>
            <w:hideMark/>
          </w:tcPr>
          <w:p w14:paraId="40419AB2" w14:textId="77777777" w:rsidR="008269BA" w:rsidRPr="008A0D15" w:rsidRDefault="008269BA">
            <w:pPr>
              <w:spacing w:after="0" w:line="240" w:lineRule="auto"/>
              <w:rPr>
                <w:rFonts w:eastAsia="Times New Roman"/>
                <w:sz w:val="22"/>
                <w:szCs w:val="22"/>
                <w:lang w:eastAsia="ru-RU"/>
                <w:rPrChange w:id="6677" w:author="Елена Белолипецкая" w:date="2024-05-25T22:35:00Z">
                  <w:rPr>
                    <w:rFonts w:eastAsia="Times New Roman"/>
                    <w:lang w:eastAsia="ru-RU"/>
                  </w:rPr>
                </w:rPrChange>
              </w:rPr>
              <w:pPrChange w:id="6678" w:author="Елена Белолипецкая" w:date="2024-05-25T22:31:00Z">
                <w:pPr>
                  <w:spacing w:before="75" w:after="75" w:line="240" w:lineRule="auto"/>
                </w:pPr>
              </w:pPrChange>
            </w:pPr>
          </w:p>
        </w:tc>
        <w:tc>
          <w:tcPr>
            <w:tcW w:w="682" w:type="pct"/>
            <w:tcMar>
              <w:top w:w="45" w:type="dxa"/>
              <w:left w:w="75" w:type="dxa"/>
              <w:bottom w:w="45" w:type="dxa"/>
              <w:right w:w="75" w:type="dxa"/>
            </w:tcMar>
            <w:vAlign w:val="center"/>
            <w:hideMark/>
          </w:tcPr>
          <w:p w14:paraId="2FD8744F" w14:textId="77777777" w:rsidR="008269BA" w:rsidRPr="008A0D15" w:rsidRDefault="008269BA">
            <w:pPr>
              <w:spacing w:after="0" w:line="240" w:lineRule="auto"/>
              <w:rPr>
                <w:rFonts w:eastAsia="Times New Roman"/>
                <w:sz w:val="22"/>
                <w:szCs w:val="22"/>
                <w:lang w:eastAsia="ru-RU"/>
                <w:rPrChange w:id="6679" w:author="Елена Белолипецкая" w:date="2024-05-25T22:35:00Z">
                  <w:rPr>
                    <w:rFonts w:eastAsia="Times New Roman"/>
                    <w:lang w:eastAsia="ru-RU"/>
                  </w:rPr>
                </w:rPrChange>
              </w:rPr>
              <w:pPrChange w:id="6680" w:author="Елена Белолипецкая" w:date="2024-05-25T22:31:00Z">
                <w:pPr>
                  <w:spacing w:before="75" w:after="75" w:line="240" w:lineRule="auto"/>
                </w:pPr>
              </w:pPrChange>
            </w:pPr>
            <w:r w:rsidRPr="008A0D15">
              <w:rPr>
                <w:rFonts w:eastAsia="Times New Roman"/>
                <w:sz w:val="22"/>
                <w:szCs w:val="22"/>
                <w:lang w:eastAsia="ru-RU"/>
                <w:rPrChange w:id="6681" w:author="Елена Белолипецкая" w:date="2024-05-25T22:35:00Z">
                  <w:rPr>
                    <w:rFonts w:eastAsia="Times New Roman"/>
                    <w:lang w:eastAsia="ru-RU"/>
                  </w:rPr>
                </w:rPrChange>
              </w:rPr>
              <w:t>S-метадон</w:t>
            </w:r>
          </w:p>
        </w:tc>
        <w:tc>
          <w:tcPr>
            <w:tcW w:w="303" w:type="pct"/>
            <w:tcMar>
              <w:top w:w="45" w:type="dxa"/>
              <w:left w:w="75" w:type="dxa"/>
              <w:bottom w:w="45" w:type="dxa"/>
              <w:right w:w="75" w:type="dxa"/>
            </w:tcMar>
            <w:vAlign w:val="center"/>
            <w:hideMark/>
          </w:tcPr>
          <w:p w14:paraId="1DF2C5C8" w14:textId="77777777" w:rsidR="008269BA" w:rsidRPr="008A0D15" w:rsidRDefault="008269BA">
            <w:pPr>
              <w:spacing w:after="0" w:line="240" w:lineRule="auto"/>
              <w:rPr>
                <w:rFonts w:eastAsia="Times New Roman"/>
                <w:sz w:val="22"/>
                <w:szCs w:val="22"/>
                <w:lang w:eastAsia="ru-RU"/>
                <w:rPrChange w:id="6682" w:author="Елена Белолипецкая" w:date="2024-05-25T22:35:00Z">
                  <w:rPr>
                    <w:rFonts w:eastAsia="Times New Roman"/>
                    <w:lang w:eastAsia="ru-RU"/>
                  </w:rPr>
                </w:rPrChange>
              </w:rPr>
              <w:pPrChange w:id="6683" w:author="Елена Белолипецкая" w:date="2024-05-25T22:31:00Z">
                <w:pPr>
                  <w:spacing w:before="75" w:after="75" w:line="240" w:lineRule="auto"/>
                </w:pPr>
              </w:pPrChange>
            </w:pPr>
            <w:r w:rsidRPr="008A0D15">
              <w:rPr>
                <w:rFonts w:eastAsia="Times New Roman"/>
                <w:sz w:val="22"/>
                <w:szCs w:val="22"/>
                <w:lang w:eastAsia="ru-RU"/>
                <w:rPrChange w:id="6684" w:author="Елена Белолипецкая" w:date="2024-05-25T22:35:00Z">
                  <w:rPr>
                    <w:rFonts w:eastAsia="Times New Roman"/>
                    <w:lang w:eastAsia="ru-RU"/>
                  </w:rPr>
                </w:rPrChange>
              </w:rPr>
              <w:t>↔</w:t>
            </w:r>
          </w:p>
        </w:tc>
        <w:tc>
          <w:tcPr>
            <w:tcW w:w="379" w:type="pct"/>
            <w:tcMar>
              <w:top w:w="45" w:type="dxa"/>
              <w:left w:w="75" w:type="dxa"/>
              <w:bottom w:w="45" w:type="dxa"/>
              <w:right w:w="75" w:type="dxa"/>
            </w:tcMar>
            <w:vAlign w:val="center"/>
            <w:hideMark/>
          </w:tcPr>
          <w:p w14:paraId="059A3D49" w14:textId="77777777" w:rsidR="008269BA" w:rsidRPr="008A0D15" w:rsidRDefault="008269BA">
            <w:pPr>
              <w:spacing w:after="0" w:line="240" w:lineRule="auto"/>
              <w:rPr>
                <w:rFonts w:eastAsia="Times New Roman"/>
                <w:sz w:val="22"/>
                <w:szCs w:val="22"/>
                <w:lang w:eastAsia="ru-RU"/>
                <w:rPrChange w:id="6685" w:author="Елена Белолипецкая" w:date="2024-05-25T22:35:00Z">
                  <w:rPr>
                    <w:rFonts w:eastAsia="Times New Roman"/>
                    <w:lang w:eastAsia="ru-RU"/>
                  </w:rPr>
                </w:rPrChange>
              </w:rPr>
              <w:pPrChange w:id="6686" w:author="Елена Белолипецкая" w:date="2024-05-25T22:31:00Z">
                <w:pPr>
                  <w:spacing w:before="75" w:after="75" w:line="240" w:lineRule="auto"/>
                </w:pPr>
              </w:pPrChange>
            </w:pPr>
            <w:r w:rsidRPr="008A0D15">
              <w:rPr>
                <w:rFonts w:eastAsia="Times New Roman"/>
                <w:sz w:val="22"/>
                <w:szCs w:val="22"/>
                <w:lang w:eastAsia="ru-RU"/>
                <w:rPrChange w:id="6687" w:author="Елена Белолипецкая" w:date="2024-05-25T22:35:00Z">
                  <w:rPr>
                    <w:rFonts w:eastAsia="Times New Roman"/>
                    <w:lang w:eastAsia="ru-RU"/>
                  </w:rPr>
                </w:rPrChange>
              </w:rPr>
              <w:t>↔</w:t>
            </w:r>
          </w:p>
        </w:tc>
        <w:tc>
          <w:tcPr>
            <w:tcW w:w="309" w:type="pct"/>
            <w:tcMar>
              <w:top w:w="45" w:type="dxa"/>
              <w:left w:w="75" w:type="dxa"/>
              <w:bottom w:w="45" w:type="dxa"/>
              <w:right w:w="75" w:type="dxa"/>
            </w:tcMar>
            <w:vAlign w:val="center"/>
            <w:hideMark/>
          </w:tcPr>
          <w:p w14:paraId="092DD2C5" w14:textId="77777777" w:rsidR="008269BA" w:rsidRPr="008A0D15" w:rsidRDefault="008269BA">
            <w:pPr>
              <w:spacing w:after="0" w:line="240" w:lineRule="auto"/>
              <w:rPr>
                <w:rFonts w:eastAsia="Times New Roman"/>
                <w:sz w:val="22"/>
                <w:szCs w:val="22"/>
                <w:lang w:eastAsia="ru-RU"/>
                <w:rPrChange w:id="6688" w:author="Елена Белолипецкая" w:date="2024-05-25T22:35:00Z">
                  <w:rPr>
                    <w:rFonts w:eastAsia="Times New Roman"/>
                    <w:lang w:eastAsia="ru-RU"/>
                  </w:rPr>
                </w:rPrChange>
              </w:rPr>
              <w:pPrChange w:id="6689" w:author="Елена Белолипецкая" w:date="2024-05-25T22:31:00Z">
                <w:pPr>
                  <w:spacing w:before="75" w:after="75" w:line="240" w:lineRule="auto"/>
                </w:pPr>
              </w:pPrChange>
            </w:pPr>
            <w:r w:rsidRPr="008A0D15">
              <w:rPr>
                <w:rFonts w:eastAsia="Times New Roman"/>
                <w:sz w:val="22"/>
                <w:szCs w:val="22"/>
                <w:lang w:eastAsia="ru-RU"/>
                <w:rPrChange w:id="6690" w:author="Елена Белолипецкая" w:date="2024-05-25T22:35:00Z">
                  <w:rPr>
                    <w:rFonts w:eastAsia="Times New Roman"/>
                    <w:lang w:eastAsia="ru-RU"/>
                  </w:rPr>
                </w:rPrChange>
              </w:rPr>
              <w:t>↔</w:t>
            </w:r>
          </w:p>
        </w:tc>
        <w:tc>
          <w:tcPr>
            <w:tcW w:w="1508" w:type="pct"/>
            <w:vMerge/>
            <w:vAlign w:val="center"/>
            <w:hideMark/>
          </w:tcPr>
          <w:p w14:paraId="3DFB7A5A" w14:textId="77777777" w:rsidR="008269BA" w:rsidRPr="008A0D15" w:rsidRDefault="008269BA">
            <w:pPr>
              <w:spacing w:after="0" w:line="240" w:lineRule="auto"/>
              <w:rPr>
                <w:rFonts w:eastAsia="Times New Roman"/>
                <w:sz w:val="22"/>
                <w:szCs w:val="22"/>
                <w:lang w:eastAsia="ru-RU"/>
                <w:rPrChange w:id="6691" w:author="Елена Белолипецкая" w:date="2024-05-25T22:35:00Z">
                  <w:rPr>
                    <w:rFonts w:eastAsia="Times New Roman"/>
                    <w:lang w:eastAsia="ru-RU"/>
                  </w:rPr>
                </w:rPrChange>
              </w:rPr>
              <w:pPrChange w:id="6692" w:author="Елена Белолипецкая" w:date="2024-05-25T22:31:00Z">
                <w:pPr>
                  <w:spacing w:before="75" w:after="75" w:line="240" w:lineRule="auto"/>
                </w:pPr>
              </w:pPrChange>
            </w:pPr>
          </w:p>
        </w:tc>
      </w:tr>
      <w:tr w:rsidR="00FE0F3F" w:rsidRPr="008A0D15" w14:paraId="41EA98B3" w14:textId="77777777" w:rsidTr="00FE0F3F">
        <w:tc>
          <w:tcPr>
            <w:tcW w:w="1818" w:type="pct"/>
            <w:vMerge/>
            <w:vAlign w:val="center"/>
            <w:hideMark/>
          </w:tcPr>
          <w:p w14:paraId="345A9432" w14:textId="77777777" w:rsidR="008269BA" w:rsidRPr="008A0D15" w:rsidRDefault="008269BA">
            <w:pPr>
              <w:spacing w:after="0" w:line="240" w:lineRule="auto"/>
              <w:rPr>
                <w:rFonts w:eastAsia="Times New Roman"/>
                <w:sz w:val="22"/>
                <w:szCs w:val="22"/>
                <w:lang w:eastAsia="ru-RU"/>
                <w:rPrChange w:id="6693" w:author="Елена Белолипецкая" w:date="2024-05-25T22:35:00Z">
                  <w:rPr>
                    <w:rFonts w:eastAsia="Times New Roman"/>
                    <w:lang w:eastAsia="ru-RU"/>
                  </w:rPr>
                </w:rPrChange>
              </w:rPr>
              <w:pPrChange w:id="6694" w:author="Елена Белолипецкая" w:date="2024-05-25T22:31:00Z">
                <w:pPr>
                  <w:spacing w:before="75" w:after="75" w:line="240" w:lineRule="auto"/>
                </w:pPr>
              </w:pPrChange>
            </w:pPr>
          </w:p>
        </w:tc>
        <w:tc>
          <w:tcPr>
            <w:tcW w:w="682" w:type="pct"/>
            <w:tcMar>
              <w:top w:w="45" w:type="dxa"/>
              <w:left w:w="75" w:type="dxa"/>
              <w:bottom w:w="45" w:type="dxa"/>
              <w:right w:w="75" w:type="dxa"/>
            </w:tcMar>
            <w:vAlign w:val="center"/>
            <w:hideMark/>
          </w:tcPr>
          <w:p w14:paraId="11F40B5F" w14:textId="77777777" w:rsidR="008269BA" w:rsidRPr="008A0D15" w:rsidRDefault="008269BA">
            <w:pPr>
              <w:spacing w:after="0" w:line="240" w:lineRule="auto"/>
              <w:rPr>
                <w:rFonts w:eastAsia="Times New Roman"/>
                <w:sz w:val="22"/>
                <w:szCs w:val="22"/>
                <w:lang w:eastAsia="ru-RU"/>
                <w:rPrChange w:id="6695" w:author="Елена Белолипецкая" w:date="2024-05-25T22:35:00Z">
                  <w:rPr>
                    <w:rFonts w:eastAsia="Times New Roman"/>
                    <w:lang w:eastAsia="ru-RU"/>
                  </w:rPr>
                </w:rPrChange>
              </w:rPr>
              <w:pPrChange w:id="6696" w:author="Елена Белолипецкая" w:date="2024-05-25T22:31:00Z">
                <w:pPr>
                  <w:spacing w:before="75" w:after="75" w:line="240" w:lineRule="auto"/>
                </w:pPr>
              </w:pPrChange>
            </w:pPr>
            <w:r w:rsidRPr="008A0D15">
              <w:rPr>
                <w:rFonts w:eastAsia="Times New Roman"/>
                <w:sz w:val="22"/>
                <w:szCs w:val="22"/>
                <w:lang w:eastAsia="ru-RU"/>
                <w:rPrChange w:id="6697" w:author="Елена Белолипецкая" w:date="2024-05-25T22:35:00Z">
                  <w:rPr>
                    <w:rFonts w:eastAsia="Times New Roman"/>
                    <w:lang w:eastAsia="ru-RU"/>
                  </w:rPr>
                </w:rPrChange>
              </w:rPr>
              <w:t>Софосбувир</w:t>
            </w:r>
          </w:p>
        </w:tc>
        <w:tc>
          <w:tcPr>
            <w:tcW w:w="303" w:type="pct"/>
            <w:tcMar>
              <w:top w:w="45" w:type="dxa"/>
              <w:left w:w="75" w:type="dxa"/>
              <w:bottom w:w="45" w:type="dxa"/>
              <w:right w:w="75" w:type="dxa"/>
            </w:tcMar>
            <w:vAlign w:val="center"/>
            <w:hideMark/>
          </w:tcPr>
          <w:p w14:paraId="5A6500BF" w14:textId="77777777" w:rsidR="008269BA" w:rsidRPr="008A0D15" w:rsidRDefault="008269BA">
            <w:pPr>
              <w:spacing w:after="0" w:line="240" w:lineRule="auto"/>
              <w:rPr>
                <w:rFonts w:eastAsia="Times New Roman"/>
                <w:sz w:val="22"/>
                <w:szCs w:val="22"/>
                <w:lang w:eastAsia="ru-RU"/>
                <w:rPrChange w:id="6698" w:author="Елена Белолипецкая" w:date="2024-05-25T22:35:00Z">
                  <w:rPr>
                    <w:rFonts w:eastAsia="Times New Roman"/>
                    <w:lang w:eastAsia="ru-RU"/>
                  </w:rPr>
                </w:rPrChange>
              </w:rPr>
              <w:pPrChange w:id="6699" w:author="Елена Белолипецкая" w:date="2024-05-25T22:31:00Z">
                <w:pPr>
                  <w:spacing w:before="75" w:after="75" w:line="240" w:lineRule="auto"/>
                </w:pPr>
              </w:pPrChange>
            </w:pPr>
            <w:r w:rsidRPr="008A0D15">
              <w:rPr>
                <w:rFonts w:eastAsia="Times New Roman"/>
                <w:sz w:val="22"/>
                <w:szCs w:val="22"/>
                <w:lang w:eastAsia="ru-RU"/>
                <w:rPrChange w:id="6700" w:author="Елена Белолипецкая" w:date="2024-05-25T22:35:00Z">
                  <w:rPr>
                    <w:rFonts w:eastAsia="Times New Roman"/>
                    <w:lang w:eastAsia="ru-RU"/>
                  </w:rPr>
                </w:rPrChange>
              </w:rPr>
              <w:t>↔</w:t>
            </w:r>
          </w:p>
        </w:tc>
        <w:tc>
          <w:tcPr>
            <w:tcW w:w="379" w:type="pct"/>
            <w:tcMar>
              <w:top w:w="45" w:type="dxa"/>
              <w:left w:w="75" w:type="dxa"/>
              <w:bottom w:w="45" w:type="dxa"/>
              <w:right w:w="75" w:type="dxa"/>
            </w:tcMar>
            <w:vAlign w:val="center"/>
            <w:hideMark/>
          </w:tcPr>
          <w:p w14:paraId="6FDA72EE" w14:textId="1B3B63C3" w:rsidR="008269BA" w:rsidRPr="008A0D15" w:rsidRDefault="008269BA">
            <w:pPr>
              <w:spacing w:after="0" w:line="240" w:lineRule="auto"/>
              <w:rPr>
                <w:rFonts w:eastAsia="Times New Roman"/>
                <w:sz w:val="22"/>
                <w:szCs w:val="22"/>
                <w:lang w:eastAsia="ru-RU"/>
                <w:rPrChange w:id="6701" w:author="Елена Белолипецкая" w:date="2024-05-25T22:35:00Z">
                  <w:rPr>
                    <w:rFonts w:eastAsia="Times New Roman"/>
                    <w:lang w:eastAsia="ru-RU"/>
                  </w:rPr>
                </w:rPrChange>
              </w:rPr>
              <w:pPrChange w:id="6702" w:author="Елена Белолипецкая" w:date="2024-05-25T22:34:00Z">
                <w:pPr>
                  <w:spacing w:before="75" w:after="75" w:line="240" w:lineRule="auto"/>
                </w:pPr>
              </w:pPrChange>
            </w:pPr>
            <w:r w:rsidRPr="008A0D15">
              <w:rPr>
                <w:rFonts w:eastAsia="Times New Roman"/>
                <w:sz w:val="22"/>
                <w:szCs w:val="22"/>
                <w:lang w:eastAsia="ru-RU"/>
                <w:rPrChange w:id="6703" w:author="Елена Белолипецкая" w:date="2024-05-25T22:35:00Z">
                  <w:rPr>
                    <w:rFonts w:eastAsia="Times New Roman"/>
                    <w:lang w:eastAsia="ru-RU"/>
                  </w:rPr>
                </w:rPrChange>
              </w:rPr>
              <w:t>↑</w:t>
            </w:r>
            <w:r w:rsidRPr="008A0D15">
              <w:rPr>
                <w:rFonts w:eastAsia="Times New Roman"/>
                <w:sz w:val="22"/>
                <w:szCs w:val="22"/>
                <w:lang w:eastAsia="ru-RU"/>
                <w:rPrChange w:id="6704" w:author="Елена Белолипецкая" w:date="2024-05-25T22:35:00Z">
                  <w:rPr>
                    <w:rFonts w:eastAsia="Times New Roman"/>
                    <w:lang w:eastAsia="ru-RU"/>
                  </w:rPr>
                </w:rPrChange>
              </w:rPr>
              <w:br/>
              <w:t>1</w:t>
            </w:r>
            <w:del w:id="6705" w:author="Елена Белолипецкая" w:date="2024-05-25T22:29:00Z">
              <w:r w:rsidRPr="008A0D15" w:rsidDel="00FE0F3F">
                <w:rPr>
                  <w:rFonts w:eastAsia="Times New Roman"/>
                  <w:sz w:val="22"/>
                  <w:szCs w:val="22"/>
                  <w:lang w:eastAsia="ru-RU"/>
                  <w:rPrChange w:id="6706" w:author="Елена Белолипецкая" w:date="2024-05-25T22:35:00Z">
                    <w:rPr>
                      <w:rFonts w:eastAsia="Times New Roman"/>
                      <w:lang w:eastAsia="ru-RU"/>
                    </w:rPr>
                  </w:rPrChange>
                </w:rPr>
                <w:delText>.</w:delText>
              </w:r>
            </w:del>
            <w:ins w:id="6707" w:author="Елена Белолипецкая" w:date="2024-05-25T22:29:00Z">
              <w:r w:rsidR="00FE0F3F" w:rsidRPr="008A0D15">
                <w:rPr>
                  <w:rFonts w:eastAsia="Times New Roman"/>
                  <w:sz w:val="22"/>
                  <w:szCs w:val="22"/>
                  <w:lang w:eastAsia="ru-RU"/>
                  <w:rPrChange w:id="6708" w:author="Елена Белолипецкая" w:date="2024-05-25T22:35:00Z">
                    <w:rPr>
                      <w:rFonts w:eastAsia="Times New Roman"/>
                      <w:lang w:eastAsia="ru-RU"/>
                    </w:rPr>
                  </w:rPrChange>
                </w:rPr>
                <w:t>,</w:t>
              </w:r>
            </w:ins>
            <w:r w:rsidRPr="008A0D15">
              <w:rPr>
                <w:rFonts w:eastAsia="Times New Roman"/>
                <w:sz w:val="22"/>
                <w:szCs w:val="22"/>
                <w:lang w:eastAsia="ru-RU"/>
                <w:rPrChange w:id="6709" w:author="Елена Белолипецкая" w:date="2024-05-25T22:35:00Z">
                  <w:rPr>
                    <w:rFonts w:eastAsia="Times New Roman"/>
                    <w:lang w:eastAsia="ru-RU"/>
                  </w:rPr>
                </w:rPrChange>
              </w:rPr>
              <w:t>3 (1</w:t>
            </w:r>
            <w:del w:id="6710" w:author="Елена Белолипецкая" w:date="2024-05-25T22:29:00Z">
              <w:r w:rsidRPr="008A0D15" w:rsidDel="00FE0F3F">
                <w:rPr>
                  <w:rFonts w:eastAsia="Times New Roman"/>
                  <w:sz w:val="22"/>
                  <w:szCs w:val="22"/>
                  <w:lang w:eastAsia="ru-RU"/>
                  <w:rPrChange w:id="6711" w:author="Елена Белолипецкая" w:date="2024-05-25T22:35:00Z">
                    <w:rPr>
                      <w:rFonts w:eastAsia="Times New Roman"/>
                      <w:lang w:eastAsia="ru-RU"/>
                    </w:rPr>
                  </w:rPrChange>
                </w:rPr>
                <w:delText>.</w:delText>
              </w:r>
            </w:del>
            <w:ins w:id="6712" w:author="Елена Белолипецкая" w:date="2024-05-25T22:29:00Z">
              <w:r w:rsidR="00FE0F3F" w:rsidRPr="008A0D15">
                <w:rPr>
                  <w:rFonts w:eastAsia="Times New Roman"/>
                  <w:sz w:val="22"/>
                  <w:szCs w:val="22"/>
                  <w:lang w:eastAsia="ru-RU"/>
                  <w:rPrChange w:id="6713" w:author="Елена Белолипецкая" w:date="2024-05-25T22:35:00Z">
                    <w:rPr>
                      <w:rFonts w:eastAsia="Times New Roman"/>
                      <w:lang w:eastAsia="ru-RU"/>
                    </w:rPr>
                  </w:rPrChange>
                </w:rPr>
                <w:t>,</w:t>
              </w:r>
            </w:ins>
            <w:r w:rsidRPr="008A0D15">
              <w:rPr>
                <w:rFonts w:eastAsia="Times New Roman"/>
                <w:sz w:val="22"/>
                <w:szCs w:val="22"/>
                <w:lang w:eastAsia="ru-RU"/>
                <w:rPrChange w:id="6714" w:author="Елена Белолипецкая" w:date="2024-05-25T22:35:00Z">
                  <w:rPr>
                    <w:rFonts w:eastAsia="Times New Roman"/>
                    <w:lang w:eastAsia="ru-RU"/>
                  </w:rPr>
                </w:rPrChange>
              </w:rPr>
              <w:t>0</w:t>
            </w:r>
            <w:del w:id="6715" w:author="Елена Белолипецкая" w:date="2024-05-25T22:34:00Z">
              <w:r w:rsidRPr="008A0D15" w:rsidDel="008A0D15">
                <w:rPr>
                  <w:rFonts w:eastAsia="Times New Roman"/>
                  <w:sz w:val="22"/>
                  <w:szCs w:val="22"/>
                  <w:lang w:eastAsia="ru-RU"/>
                  <w:rPrChange w:id="6716" w:author="Елена Белолипецкая" w:date="2024-05-25T22:35:00Z">
                    <w:rPr>
                      <w:rFonts w:eastAsia="Times New Roman"/>
                      <w:lang w:eastAsia="ru-RU"/>
                    </w:rPr>
                  </w:rPrChange>
                </w:rPr>
                <w:delText xml:space="preserve">, </w:delText>
              </w:r>
            </w:del>
            <w:ins w:id="6717" w:author="Елена Белолипецкая" w:date="2024-05-25T22:34:00Z">
              <w:r w:rsidR="008A0D15" w:rsidRPr="008A0D15">
                <w:rPr>
                  <w:rFonts w:eastAsia="Times New Roman"/>
                  <w:sz w:val="22"/>
                  <w:szCs w:val="22"/>
                  <w:lang w:val="en-US" w:eastAsia="ru-RU"/>
                  <w:rPrChange w:id="6718"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6719"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6720" w:author="Елена Белолипецкая" w:date="2024-05-25T22:35:00Z">
                  <w:rPr>
                    <w:rFonts w:eastAsia="Times New Roman"/>
                    <w:lang w:eastAsia="ru-RU"/>
                  </w:rPr>
                </w:rPrChange>
              </w:rPr>
              <w:t>1</w:t>
            </w:r>
            <w:del w:id="6721" w:author="Елена Белолипецкая" w:date="2024-05-25T22:29:00Z">
              <w:r w:rsidRPr="008A0D15" w:rsidDel="00FE0F3F">
                <w:rPr>
                  <w:rFonts w:eastAsia="Times New Roman"/>
                  <w:sz w:val="22"/>
                  <w:szCs w:val="22"/>
                  <w:lang w:eastAsia="ru-RU"/>
                  <w:rPrChange w:id="6722" w:author="Елена Белолипецкая" w:date="2024-05-25T22:35:00Z">
                    <w:rPr>
                      <w:rFonts w:eastAsia="Times New Roman"/>
                      <w:lang w:eastAsia="ru-RU"/>
                    </w:rPr>
                  </w:rPrChange>
                </w:rPr>
                <w:delText>.</w:delText>
              </w:r>
            </w:del>
            <w:ins w:id="6723" w:author="Елена Белолипецкая" w:date="2024-05-25T22:29:00Z">
              <w:r w:rsidR="00FE0F3F" w:rsidRPr="008A0D15">
                <w:rPr>
                  <w:rFonts w:eastAsia="Times New Roman"/>
                  <w:sz w:val="22"/>
                  <w:szCs w:val="22"/>
                  <w:lang w:eastAsia="ru-RU"/>
                  <w:rPrChange w:id="6724" w:author="Елена Белолипецкая" w:date="2024-05-25T22:35:00Z">
                    <w:rPr>
                      <w:rFonts w:eastAsia="Times New Roman"/>
                      <w:lang w:eastAsia="ru-RU"/>
                    </w:rPr>
                  </w:rPrChange>
                </w:rPr>
                <w:t>,</w:t>
              </w:r>
            </w:ins>
            <w:r w:rsidRPr="008A0D15">
              <w:rPr>
                <w:rFonts w:eastAsia="Times New Roman"/>
                <w:sz w:val="22"/>
                <w:szCs w:val="22"/>
                <w:lang w:eastAsia="ru-RU"/>
                <w:rPrChange w:id="6725" w:author="Елена Белолипецкая" w:date="2024-05-25T22:35:00Z">
                  <w:rPr>
                    <w:rFonts w:eastAsia="Times New Roman"/>
                    <w:lang w:eastAsia="ru-RU"/>
                  </w:rPr>
                </w:rPrChange>
              </w:rPr>
              <w:t>7)</w:t>
            </w:r>
          </w:p>
        </w:tc>
        <w:tc>
          <w:tcPr>
            <w:tcW w:w="309" w:type="pct"/>
            <w:tcMar>
              <w:top w:w="45" w:type="dxa"/>
              <w:left w:w="75" w:type="dxa"/>
              <w:bottom w:w="45" w:type="dxa"/>
              <w:right w:w="75" w:type="dxa"/>
            </w:tcMar>
            <w:vAlign w:val="center"/>
            <w:hideMark/>
          </w:tcPr>
          <w:p w14:paraId="2A78029B" w14:textId="77777777" w:rsidR="008269BA" w:rsidRPr="008A0D15" w:rsidRDefault="008269BA">
            <w:pPr>
              <w:spacing w:after="0" w:line="240" w:lineRule="auto"/>
              <w:rPr>
                <w:rFonts w:eastAsia="Times New Roman"/>
                <w:sz w:val="22"/>
                <w:szCs w:val="22"/>
                <w:lang w:eastAsia="ru-RU"/>
                <w:rPrChange w:id="6726" w:author="Елена Белолипецкая" w:date="2024-05-25T22:35:00Z">
                  <w:rPr>
                    <w:rFonts w:eastAsia="Times New Roman"/>
                    <w:lang w:eastAsia="ru-RU"/>
                  </w:rPr>
                </w:rPrChange>
              </w:rPr>
              <w:pPrChange w:id="6727" w:author="Елена Белолипецкая" w:date="2024-05-25T22:31:00Z">
                <w:pPr>
                  <w:spacing w:before="75" w:after="75" w:line="240" w:lineRule="auto"/>
                </w:pPr>
              </w:pPrChange>
            </w:pPr>
          </w:p>
        </w:tc>
        <w:tc>
          <w:tcPr>
            <w:tcW w:w="1508" w:type="pct"/>
            <w:vMerge/>
            <w:vAlign w:val="center"/>
            <w:hideMark/>
          </w:tcPr>
          <w:p w14:paraId="5908CE99" w14:textId="77777777" w:rsidR="008269BA" w:rsidRPr="008A0D15" w:rsidRDefault="008269BA">
            <w:pPr>
              <w:spacing w:after="0" w:line="240" w:lineRule="auto"/>
              <w:rPr>
                <w:rFonts w:eastAsia="Times New Roman"/>
                <w:sz w:val="22"/>
                <w:szCs w:val="22"/>
                <w:lang w:eastAsia="ru-RU"/>
                <w:rPrChange w:id="6728" w:author="Елена Белолипецкая" w:date="2024-05-25T22:35:00Z">
                  <w:rPr>
                    <w:rFonts w:eastAsia="Times New Roman"/>
                    <w:lang w:eastAsia="ru-RU"/>
                  </w:rPr>
                </w:rPrChange>
              </w:rPr>
              <w:pPrChange w:id="6729" w:author="Елена Белолипецкая" w:date="2024-05-25T22:31:00Z">
                <w:pPr>
                  <w:spacing w:before="75" w:after="75" w:line="240" w:lineRule="auto"/>
                </w:pPr>
              </w:pPrChange>
            </w:pPr>
          </w:p>
        </w:tc>
      </w:tr>
      <w:tr w:rsidR="008269BA" w:rsidRPr="008A0D15" w14:paraId="382047A0" w14:textId="77777777" w:rsidTr="00FE0F3F">
        <w:tc>
          <w:tcPr>
            <w:tcW w:w="1818" w:type="pct"/>
            <w:tcMar>
              <w:top w:w="45" w:type="dxa"/>
              <w:left w:w="75" w:type="dxa"/>
              <w:bottom w:w="45" w:type="dxa"/>
              <w:right w:w="75" w:type="dxa"/>
            </w:tcMar>
            <w:vAlign w:val="center"/>
            <w:hideMark/>
            <w:tcPrChange w:id="6730" w:author="Елена Белолипецкая" w:date="2024-05-25T22:26:00Z">
              <w:tcPr>
                <w:tcW w:w="1967" w:type="pct"/>
                <w:gridSpan w:val="2"/>
                <w:tcMar>
                  <w:top w:w="45" w:type="dxa"/>
                  <w:left w:w="75" w:type="dxa"/>
                  <w:bottom w:w="45" w:type="dxa"/>
                  <w:right w:w="75" w:type="dxa"/>
                </w:tcMar>
                <w:vAlign w:val="center"/>
                <w:hideMark/>
              </w:tcPr>
            </w:tcPrChange>
          </w:tcPr>
          <w:p w14:paraId="5FF0F20D" w14:textId="77777777" w:rsidR="008269BA" w:rsidRPr="008A0D15" w:rsidRDefault="008269BA">
            <w:pPr>
              <w:spacing w:after="0" w:line="240" w:lineRule="auto"/>
              <w:rPr>
                <w:rFonts w:eastAsia="Times New Roman"/>
                <w:sz w:val="22"/>
                <w:szCs w:val="22"/>
                <w:lang w:eastAsia="ru-RU"/>
                <w:rPrChange w:id="6731" w:author="Елена Белолипецкая" w:date="2024-05-25T22:35:00Z">
                  <w:rPr>
                    <w:rFonts w:eastAsia="Times New Roman"/>
                    <w:lang w:eastAsia="ru-RU"/>
                  </w:rPr>
                </w:rPrChange>
              </w:rPr>
              <w:pPrChange w:id="6732" w:author="Елена Белолипецкая" w:date="2024-05-25T22:31:00Z">
                <w:pPr>
                  <w:spacing w:before="75" w:after="75" w:line="240" w:lineRule="auto"/>
                </w:pPr>
              </w:pPrChange>
            </w:pPr>
            <w:r w:rsidRPr="008A0D15">
              <w:rPr>
                <w:rFonts w:eastAsia="Times New Roman"/>
                <w:sz w:val="22"/>
                <w:szCs w:val="22"/>
                <w:lang w:eastAsia="ru-RU"/>
                <w:rPrChange w:id="6733" w:author="Елена Белолипецкая" w:date="2024-05-25T22:35:00Z">
                  <w:rPr>
                    <w:rFonts w:eastAsia="Times New Roman"/>
                    <w:lang w:eastAsia="ru-RU"/>
                  </w:rPr>
                </w:rPrChange>
              </w:rPr>
              <w:t>Метадон</w:t>
            </w:r>
          </w:p>
        </w:tc>
        <w:tc>
          <w:tcPr>
            <w:tcW w:w="1674" w:type="pct"/>
            <w:gridSpan w:val="4"/>
            <w:tcMar>
              <w:top w:w="45" w:type="dxa"/>
              <w:left w:w="75" w:type="dxa"/>
              <w:bottom w:w="45" w:type="dxa"/>
              <w:right w:w="75" w:type="dxa"/>
            </w:tcMar>
            <w:vAlign w:val="center"/>
            <w:hideMark/>
            <w:tcPrChange w:id="6734" w:author="Елена Белолипецкая" w:date="2024-05-25T22:26:00Z">
              <w:tcPr>
                <w:tcW w:w="1526" w:type="pct"/>
                <w:gridSpan w:val="7"/>
                <w:tcMar>
                  <w:top w:w="45" w:type="dxa"/>
                  <w:left w:w="75" w:type="dxa"/>
                  <w:bottom w:w="45" w:type="dxa"/>
                  <w:right w:w="75" w:type="dxa"/>
                </w:tcMar>
                <w:vAlign w:val="center"/>
                <w:hideMark/>
              </w:tcPr>
            </w:tcPrChange>
          </w:tcPr>
          <w:p w14:paraId="3982D38F" w14:textId="77777777" w:rsidR="008269BA" w:rsidRPr="008A0D15" w:rsidRDefault="008269BA">
            <w:pPr>
              <w:spacing w:after="0" w:line="240" w:lineRule="auto"/>
              <w:rPr>
                <w:rFonts w:eastAsia="Times New Roman"/>
                <w:sz w:val="22"/>
                <w:szCs w:val="22"/>
                <w:lang w:eastAsia="ru-RU"/>
                <w:rPrChange w:id="6735" w:author="Елена Белолипецкая" w:date="2024-05-25T22:35:00Z">
                  <w:rPr>
                    <w:rFonts w:eastAsia="Times New Roman"/>
                    <w:lang w:eastAsia="ru-RU"/>
                  </w:rPr>
                </w:rPrChange>
              </w:rPr>
              <w:pPrChange w:id="6736" w:author="Елена Белолипецкая" w:date="2024-05-25T22:31:00Z">
                <w:pPr>
                  <w:spacing w:before="75" w:after="75" w:line="240" w:lineRule="auto"/>
                </w:pPr>
              </w:pPrChange>
            </w:pPr>
            <w:r w:rsidRPr="008A0D15">
              <w:rPr>
                <w:rFonts w:eastAsia="Times New Roman"/>
                <w:sz w:val="22"/>
                <w:szCs w:val="22"/>
                <w:lang w:eastAsia="ru-RU"/>
                <w:rPrChange w:id="6737" w:author="Елена Белолипецкая" w:date="2024-05-25T22:35:00Z">
                  <w:rPr>
                    <w:rFonts w:eastAsia="Times New Roman"/>
                    <w:lang w:eastAsia="ru-RU"/>
                  </w:rPr>
                </w:rPrChange>
              </w:rPr>
              <w:t>Изучалось только взаимодействие с софосбувиром</w:t>
            </w:r>
            <w:r w:rsidRPr="008A0D15">
              <w:rPr>
                <w:rFonts w:eastAsia="Times New Roman"/>
                <w:sz w:val="22"/>
                <w:szCs w:val="22"/>
                <w:lang w:eastAsia="ru-RU"/>
                <w:rPrChange w:id="6738" w:author="Елена Белолипецкая" w:date="2024-05-25T22:35:00Z">
                  <w:rPr>
                    <w:rFonts w:eastAsia="Times New Roman"/>
                    <w:lang w:eastAsia="ru-RU"/>
                  </w:rPr>
                </w:rPrChange>
              </w:rPr>
              <w:br/>
            </w:r>
            <w:r w:rsidRPr="008A0D15">
              <w:rPr>
                <w:rFonts w:eastAsia="Times New Roman"/>
                <w:i/>
                <w:iCs/>
                <w:sz w:val="22"/>
                <w:szCs w:val="22"/>
                <w:lang w:eastAsia="ru-RU"/>
                <w:rPrChange w:id="6739" w:author="Елена Белолипецкая" w:date="2024-05-25T22:35:00Z">
                  <w:rPr>
                    <w:rFonts w:eastAsia="Times New Roman"/>
                    <w:i/>
                    <w:iCs/>
                    <w:lang w:eastAsia="ru-RU"/>
                  </w:rPr>
                </w:rPrChange>
              </w:rPr>
              <w:t>Ожидается:</w:t>
            </w:r>
            <w:r w:rsidRPr="008A0D15">
              <w:rPr>
                <w:rFonts w:eastAsia="Times New Roman"/>
                <w:sz w:val="22"/>
                <w:szCs w:val="22"/>
                <w:lang w:eastAsia="ru-RU"/>
                <w:rPrChange w:id="6740" w:author="Елена Белолипецкая" w:date="2024-05-25T22:35:00Z">
                  <w:rPr>
                    <w:rFonts w:eastAsia="Times New Roman"/>
                    <w:lang w:eastAsia="ru-RU"/>
                  </w:rPr>
                </w:rPrChange>
              </w:rPr>
              <w:br/>
              <w:t>↔ Велпатасвир</w:t>
            </w:r>
          </w:p>
        </w:tc>
        <w:tc>
          <w:tcPr>
            <w:tcW w:w="1508" w:type="pct"/>
            <w:vMerge/>
            <w:vAlign w:val="center"/>
            <w:hideMark/>
            <w:tcPrChange w:id="6741" w:author="Елена Белолипецкая" w:date="2024-05-25T22:26:00Z">
              <w:tcPr>
                <w:tcW w:w="1508" w:type="pct"/>
                <w:vMerge/>
                <w:vAlign w:val="center"/>
                <w:hideMark/>
              </w:tcPr>
            </w:tcPrChange>
          </w:tcPr>
          <w:p w14:paraId="6AFAF1EF" w14:textId="77777777" w:rsidR="008269BA" w:rsidRPr="008A0D15" w:rsidRDefault="008269BA">
            <w:pPr>
              <w:spacing w:after="0" w:line="240" w:lineRule="auto"/>
              <w:rPr>
                <w:rFonts w:eastAsia="Times New Roman"/>
                <w:sz w:val="22"/>
                <w:szCs w:val="22"/>
                <w:lang w:eastAsia="ru-RU"/>
                <w:rPrChange w:id="6742" w:author="Елена Белолипецкая" w:date="2024-05-25T22:35:00Z">
                  <w:rPr>
                    <w:rFonts w:eastAsia="Times New Roman"/>
                    <w:lang w:eastAsia="ru-RU"/>
                  </w:rPr>
                </w:rPrChange>
              </w:rPr>
              <w:pPrChange w:id="6743" w:author="Елена Белолипецкая" w:date="2024-05-25T22:31:00Z">
                <w:pPr>
                  <w:spacing w:before="75" w:after="75" w:line="240" w:lineRule="auto"/>
                </w:pPr>
              </w:pPrChange>
            </w:pPr>
          </w:p>
        </w:tc>
      </w:tr>
      <w:tr w:rsidR="008269BA" w:rsidRPr="008A0D15" w14:paraId="4AA4DE10" w14:textId="77777777" w:rsidTr="00FE0F3F">
        <w:tc>
          <w:tcPr>
            <w:tcW w:w="5000" w:type="pct"/>
            <w:gridSpan w:val="6"/>
            <w:tcMar>
              <w:top w:w="45" w:type="dxa"/>
              <w:left w:w="75" w:type="dxa"/>
              <w:bottom w:w="45" w:type="dxa"/>
              <w:right w:w="75" w:type="dxa"/>
            </w:tcMar>
            <w:vAlign w:val="center"/>
            <w:hideMark/>
            <w:tcPrChange w:id="6744" w:author="Елена Белолипецкая" w:date="2024-05-25T22:26:00Z">
              <w:tcPr>
                <w:tcW w:w="5000" w:type="pct"/>
                <w:gridSpan w:val="10"/>
                <w:tcMar>
                  <w:top w:w="45" w:type="dxa"/>
                  <w:left w:w="75" w:type="dxa"/>
                  <w:bottom w:w="45" w:type="dxa"/>
                  <w:right w:w="75" w:type="dxa"/>
                </w:tcMar>
                <w:vAlign w:val="center"/>
                <w:hideMark/>
              </w:tcPr>
            </w:tcPrChange>
          </w:tcPr>
          <w:p w14:paraId="49688AE2" w14:textId="77777777" w:rsidR="008269BA" w:rsidRPr="008A0D15" w:rsidRDefault="008269BA">
            <w:pPr>
              <w:spacing w:after="0" w:line="240" w:lineRule="auto"/>
              <w:rPr>
                <w:rFonts w:eastAsia="Times New Roman"/>
                <w:sz w:val="22"/>
                <w:szCs w:val="22"/>
                <w:lang w:eastAsia="ru-RU"/>
                <w:rPrChange w:id="6745" w:author="Елена Белолипецкая" w:date="2024-05-25T22:35:00Z">
                  <w:rPr>
                    <w:rFonts w:eastAsia="Times New Roman"/>
                    <w:lang w:eastAsia="ru-RU"/>
                  </w:rPr>
                </w:rPrChange>
              </w:rPr>
              <w:pPrChange w:id="6746" w:author="Елена Белолипецкая" w:date="2024-05-25T22:31:00Z">
                <w:pPr>
                  <w:spacing w:before="75" w:after="75" w:line="240" w:lineRule="auto"/>
                </w:pPr>
              </w:pPrChange>
            </w:pPr>
            <w:r w:rsidRPr="008A0D15">
              <w:rPr>
                <w:rFonts w:eastAsia="Times New Roman"/>
                <w:b/>
                <w:bCs/>
                <w:i/>
                <w:iCs/>
                <w:sz w:val="22"/>
                <w:szCs w:val="22"/>
                <w:lang w:eastAsia="ru-RU"/>
                <w:rPrChange w:id="6747" w:author="Елена Белолипецкая" w:date="2024-05-25T22:35:00Z">
                  <w:rPr>
                    <w:rFonts w:eastAsia="Times New Roman"/>
                    <w:b/>
                    <w:bCs/>
                    <w:i/>
                    <w:iCs/>
                    <w:lang w:eastAsia="ru-RU"/>
                  </w:rPr>
                </w:rPrChange>
              </w:rPr>
              <w:t>Иммунодепрессанты</w:t>
            </w:r>
          </w:p>
        </w:tc>
      </w:tr>
      <w:tr w:rsidR="00FE0F3F" w:rsidRPr="008A0D15" w14:paraId="0A9593F3" w14:textId="77777777" w:rsidTr="00FE0F3F">
        <w:tc>
          <w:tcPr>
            <w:tcW w:w="1818" w:type="pct"/>
            <w:vMerge w:val="restart"/>
            <w:tcMar>
              <w:top w:w="45" w:type="dxa"/>
              <w:left w:w="75" w:type="dxa"/>
              <w:bottom w:w="45" w:type="dxa"/>
              <w:right w:w="75" w:type="dxa"/>
            </w:tcMar>
            <w:vAlign w:val="center"/>
            <w:hideMark/>
          </w:tcPr>
          <w:p w14:paraId="31E7DD1C" w14:textId="77777777" w:rsidR="008269BA" w:rsidRPr="008A0D15" w:rsidRDefault="008269BA">
            <w:pPr>
              <w:spacing w:after="0" w:line="240" w:lineRule="auto"/>
              <w:rPr>
                <w:rFonts w:eastAsia="Times New Roman"/>
                <w:sz w:val="22"/>
                <w:szCs w:val="22"/>
                <w:lang w:eastAsia="ru-RU"/>
                <w:rPrChange w:id="6748" w:author="Елена Белолипецкая" w:date="2024-05-25T22:35:00Z">
                  <w:rPr>
                    <w:rFonts w:eastAsia="Times New Roman"/>
                    <w:lang w:eastAsia="ru-RU"/>
                  </w:rPr>
                </w:rPrChange>
              </w:rPr>
              <w:pPrChange w:id="6749" w:author="Елена Белолипецкая" w:date="2024-05-25T22:31:00Z">
                <w:pPr>
                  <w:spacing w:before="75" w:after="75" w:line="240" w:lineRule="auto"/>
                </w:pPr>
              </w:pPrChange>
            </w:pPr>
            <w:r w:rsidRPr="008A0D15">
              <w:rPr>
                <w:rFonts w:eastAsia="Times New Roman"/>
                <w:sz w:val="22"/>
                <w:szCs w:val="22"/>
                <w:lang w:eastAsia="ru-RU"/>
                <w:rPrChange w:id="6750" w:author="Елена Белолипецкая" w:date="2024-05-25T22:35:00Z">
                  <w:rPr>
                    <w:rFonts w:eastAsia="Times New Roman"/>
                    <w:lang w:eastAsia="ru-RU"/>
                  </w:rPr>
                </w:rPrChange>
              </w:rPr>
              <w:t>Циклоспорин (600 мг однократно) /</w:t>
            </w:r>
            <w:r w:rsidRPr="008A0D15">
              <w:rPr>
                <w:rFonts w:eastAsia="Times New Roman"/>
                <w:sz w:val="22"/>
                <w:szCs w:val="22"/>
                <w:lang w:eastAsia="ru-RU"/>
                <w:rPrChange w:id="6751" w:author="Елена Белолипецкая" w:date="2024-05-25T22:35:00Z">
                  <w:rPr>
                    <w:rFonts w:eastAsia="Times New Roman"/>
                    <w:lang w:eastAsia="ru-RU"/>
                  </w:rPr>
                </w:rPrChange>
              </w:rPr>
              <w:br/>
              <w:t>Софосбувир (400 мг однократно)</w:t>
            </w:r>
            <w:r w:rsidRPr="008A0D15">
              <w:rPr>
                <w:rFonts w:eastAsia="Times New Roman"/>
                <w:sz w:val="22"/>
                <w:szCs w:val="22"/>
                <w:vertAlign w:val="superscript"/>
                <w:lang w:eastAsia="ru-RU"/>
                <w:rPrChange w:id="6752" w:author="Елена Белолипецкая" w:date="2024-05-25T22:35:00Z">
                  <w:rPr>
                    <w:rFonts w:eastAsia="Times New Roman"/>
                    <w:vertAlign w:val="superscript"/>
                    <w:lang w:eastAsia="ru-RU"/>
                  </w:rPr>
                </w:rPrChange>
              </w:rPr>
              <w:t>f</w:t>
            </w:r>
          </w:p>
        </w:tc>
        <w:tc>
          <w:tcPr>
            <w:tcW w:w="682" w:type="pct"/>
            <w:tcMar>
              <w:top w:w="45" w:type="dxa"/>
              <w:left w:w="75" w:type="dxa"/>
              <w:bottom w:w="45" w:type="dxa"/>
              <w:right w:w="75" w:type="dxa"/>
            </w:tcMar>
            <w:vAlign w:val="center"/>
            <w:hideMark/>
          </w:tcPr>
          <w:p w14:paraId="271A5816" w14:textId="77777777" w:rsidR="008269BA" w:rsidRPr="008A0D15" w:rsidRDefault="008269BA">
            <w:pPr>
              <w:spacing w:after="0" w:line="240" w:lineRule="auto"/>
              <w:rPr>
                <w:rFonts w:eastAsia="Times New Roman"/>
                <w:sz w:val="22"/>
                <w:szCs w:val="22"/>
                <w:lang w:eastAsia="ru-RU"/>
                <w:rPrChange w:id="6753" w:author="Елена Белолипецкая" w:date="2024-05-25T22:35:00Z">
                  <w:rPr>
                    <w:rFonts w:eastAsia="Times New Roman"/>
                    <w:lang w:eastAsia="ru-RU"/>
                  </w:rPr>
                </w:rPrChange>
              </w:rPr>
              <w:pPrChange w:id="6754" w:author="Елена Белолипецкая" w:date="2024-05-25T22:31:00Z">
                <w:pPr>
                  <w:spacing w:before="75" w:after="75" w:line="240" w:lineRule="auto"/>
                </w:pPr>
              </w:pPrChange>
            </w:pPr>
            <w:r w:rsidRPr="008A0D15">
              <w:rPr>
                <w:rFonts w:eastAsia="Times New Roman"/>
                <w:sz w:val="22"/>
                <w:szCs w:val="22"/>
                <w:lang w:eastAsia="ru-RU"/>
                <w:rPrChange w:id="6755" w:author="Елена Белолипецкая" w:date="2024-05-25T22:35:00Z">
                  <w:rPr>
                    <w:rFonts w:eastAsia="Times New Roman"/>
                    <w:lang w:eastAsia="ru-RU"/>
                  </w:rPr>
                </w:rPrChange>
              </w:rPr>
              <w:t>Циклоспорин</w:t>
            </w:r>
          </w:p>
        </w:tc>
        <w:tc>
          <w:tcPr>
            <w:tcW w:w="303" w:type="pct"/>
            <w:tcMar>
              <w:top w:w="45" w:type="dxa"/>
              <w:left w:w="75" w:type="dxa"/>
              <w:bottom w:w="45" w:type="dxa"/>
              <w:right w:w="75" w:type="dxa"/>
            </w:tcMar>
            <w:vAlign w:val="center"/>
            <w:hideMark/>
          </w:tcPr>
          <w:p w14:paraId="38B20076" w14:textId="77777777" w:rsidR="008269BA" w:rsidRPr="008A0D15" w:rsidRDefault="008269BA">
            <w:pPr>
              <w:spacing w:after="0" w:line="240" w:lineRule="auto"/>
              <w:rPr>
                <w:rFonts w:eastAsia="Times New Roman"/>
                <w:sz w:val="22"/>
                <w:szCs w:val="22"/>
                <w:lang w:eastAsia="ru-RU"/>
                <w:rPrChange w:id="6756" w:author="Елена Белолипецкая" w:date="2024-05-25T22:35:00Z">
                  <w:rPr>
                    <w:rFonts w:eastAsia="Times New Roman"/>
                    <w:lang w:eastAsia="ru-RU"/>
                  </w:rPr>
                </w:rPrChange>
              </w:rPr>
              <w:pPrChange w:id="6757" w:author="Елена Белолипецкая" w:date="2024-05-25T22:31:00Z">
                <w:pPr>
                  <w:spacing w:before="75" w:after="75" w:line="240" w:lineRule="auto"/>
                </w:pPr>
              </w:pPrChange>
            </w:pPr>
            <w:r w:rsidRPr="008A0D15">
              <w:rPr>
                <w:rFonts w:eastAsia="Times New Roman"/>
                <w:sz w:val="22"/>
                <w:szCs w:val="22"/>
                <w:lang w:eastAsia="ru-RU"/>
                <w:rPrChange w:id="6758" w:author="Елена Белолипецкая" w:date="2024-05-25T22:35:00Z">
                  <w:rPr>
                    <w:rFonts w:eastAsia="Times New Roman"/>
                    <w:lang w:eastAsia="ru-RU"/>
                  </w:rPr>
                </w:rPrChange>
              </w:rPr>
              <w:t>↔</w:t>
            </w:r>
          </w:p>
        </w:tc>
        <w:tc>
          <w:tcPr>
            <w:tcW w:w="379" w:type="pct"/>
            <w:tcMar>
              <w:top w:w="45" w:type="dxa"/>
              <w:left w:w="75" w:type="dxa"/>
              <w:bottom w:w="45" w:type="dxa"/>
              <w:right w:w="75" w:type="dxa"/>
            </w:tcMar>
            <w:vAlign w:val="center"/>
            <w:hideMark/>
          </w:tcPr>
          <w:p w14:paraId="1FC878C0" w14:textId="77777777" w:rsidR="008269BA" w:rsidRPr="008A0D15" w:rsidRDefault="008269BA">
            <w:pPr>
              <w:spacing w:after="0" w:line="240" w:lineRule="auto"/>
              <w:rPr>
                <w:rFonts w:eastAsia="Times New Roman"/>
                <w:sz w:val="22"/>
                <w:szCs w:val="22"/>
                <w:lang w:eastAsia="ru-RU"/>
                <w:rPrChange w:id="6759" w:author="Елена Белолипецкая" w:date="2024-05-25T22:35:00Z">
                  <w:rPr>
                    <w:rFonts w:eastAsia="Times New Roman"/>
                    <w:lang w:eastAsia="ru-RU"/>
                  </w:rPr>
                </w:rPrChange>
              </w:rPr>
              <w:pPrChange w:id="6760" w:author="Елена Белолипецкая" w:date="2024-05-25T22:31:00Z">
                <w:pPr>
                  <w:spacing w:before="75" w:after="75" w:line="240" w:lineRule="auto"/>
                </w:pPr>
              </w:pPrChange>
            </w:pPr>
            <w:r w:rsidRPr="008A0D15">
              <w:rPr>
                <w:rFonts w:eastAsia="Times New Roman"/>
                <w:sz w:val="22"/>
                <w:szCs w:val="22"/>
                <w:lang w:eastAsia="ru-RU"/>
                <w:rPrChange w:id="6761" w:author="Елена Белолипецкая" w:date="2024-05-25T22:35:00Z">
                  <w:rPr>
                    <w:rFonts w:eastAsia="Times New Roman"/>
                    <w:lang w:eastAsia="ru-RU"/>
                  </w:rPr>
                </w:rPrChange>
              </w:rPr>
              <w:t>↔</w:t>
            </w:r>
          </w:p>
        </w:tc>
        <w:tc>
          <w:tcPr>
            <w:tcW w:w="309" w:type="pct"/>
            <w:tcMar>
              <w:top w:w="45" w:type="dxa"/>
              <w:left w:w="75" w:type="dxa"/>
              <w:bottom w:w="45" w:type="dxa"/>
              <w:right w:w="75" w:type="dxa"/>
            </w:tcMar>
            <w:vAlign w:val="center"/>
            <w:hideMark/>
          </w:tcPr>
          <w:p w14:paraId="68CD14F8" w14:textId="77777777" w:rsidR="008269BA" w:rsidRPr="008A0D15" w:rsidRDefault="008269BA">
            <w:pPr>
              <w:spacing w:after="0" w:line="240" w:lineRule="auto"/>
              <w:rPr>
                <w:rFonts w:eastAsia="Times New Roman"/>
                <w:sz w:val="22"/>
                <w:szCs w:val="22"/>
                <w:lang w:eastAsia="ru-RU"/>
                <w:rPrChange w:id="6762" w:author="Елена Белолипецкая" w:date="2024-05-25T22:35:00Z">
                  <w:rPr>
                    <w:rFonts w:eastAsia="Times New Roman"/>
                    <w:lang w:eastAsia="ru-RU"/>
                  </w:rPr>
                </w:rPrChange>
              </w:rPr>
              <w:pPrChange w:id="6763" w:author="Елена Белолипецкая" w:date="2024-05-25T22:31:00Z">
                <w:pPr>
                  <w:spacing w:before="75" w:after="75" w:line="240" w:lineRule="auto"/>
                </w:pPr>
              </w:pPrChange>
            </w:pPr>
          </w:p>
        </w:tc>
        <w:tc>
          <w:tcPr>
            <w:tcW w:w="1508" w:type="pct"/>
            <w:vMerge w:val="restart"/>
            <w:tcMar>
              <w:top w:w="45" w:type="dxa"/>
              <w:left w:w="75" w:type="dxa"/>
              <w:bottom w:w="45" w:type="dxa"/>
              <w:right w:w="75" w:type="dxa"/>
            </w:tcMar>
            <w:vAlign w:val="center"/>
            <w:hideMark/>
          </w:tcPr>
          <w:p w14:paraId="1EAA6947" w14:textId="0AFE7C59" w:rsidR="008269BA" w:rsidRPr="008A0D15" w:rsidRDefault="008269BA">
            <w:pPr>
              <w:spacing w:after="0" w:line="240" w:lineRule="auto"/>
              <w:rPr>
                <w:rFonts w:eastAsia="Times New Roman"/>
                <w:sz w:val="22"/>
                <w:szCs w:val="22"/>
                <w:lang w:eastAsia="ru-RU"/>
                <w:rPrChange w:id="6764" w:author="Елена Белолипецкая" w:date="2024-05-25T22:35:00Z">
                  <w:rPr>
                    <w:rFonts w:eastAsia="Times New Roman"/>
                    <w:lang w:eastAsia="ru-RU"/>
                  </w:rPr>
                </w:rPrChange>
              </w:rPr>
              <w:pPrChange w:id="6765" w:author="Елена Белолипецкая" w:date="2024-05-25T22:31:00Z">
                <w:pPr>
                  <w:spacing w:before="75" w:after="75" w:line="240" w:lineRule="auto"/>
                </w:pPr>
              </w:pPrChange>
            </w:pPr>
            <w:r w:rsidRPr="008A0D15">
              <w:rPr>
                <w:rFonts w:eastAsia="Times New Roman"/>
                <w:sz w:val="22"/>
                <w:szCs w:val="22"/>
                <w:lang w:eastAsia="ru-RU"/>
                <w:rPrChange w:id="6766" w:author="Елена Белолипецкая" w:date="2024-05-25T22:35:00Z">
                  <w:rPr>
                    <w:rFonts w:eastAsia="Times New Roman"/>
                    <w:lang w:eastAsia="ru-RU"/>
                  </w:rPr>
                </w:rPrChange>
              </w:rPr>
              <w:t>Корректировка дозы не требуется. В процессе лечения может потребоваться корректировка дозы циклоспорина и тщательный мониторинг</w:t>
            </w:r>
          </w:p>
        </w:tc>
      </w:tr>
      <w:tr w:rsidR="00FE0F3F" w:rsidRPr="008A0D15" w14:paraId="30661DC5" w14:textId="77777777" w:rsidTr="00FE0F3F">
        <w:tc>
          <w:tcPr>
            <w:tcW w:w="1818" w:type="pct"/>
            <w:vMerge/>
            <w:vAlign w:val="center"/>
            <w:hideMark/>
          </w:tcPr>
          <w:p w14:paraId="27598BE0" w14:textId="77777777" w:rsidR="008269BA" w:rsidRPr="008A0D15" w:rsidRDefault="008269BA">
            <w:pPr>
              <w:spacing w:after="0" w:line="240" w:lineRule="auto"/>
              <w:rPr>
                <w:rFonts w:eastAsia="Times New Roman"/>
                <w:sz w:val="22"/>
                <w:szCs w:val="22"/>
                <w:lang w:eastAsia="ru-RU"/>
                <w:rPrChange w:id="6767" w:author="Елена Белолипецкая" w:date="2024-05-25T22:35:00Z">
                  <w:rPr>
                    <w:rFonts w:eastAsia="Times New Roman"/>
                    <w:lang w:eastAsia="ru-RU"/>
                  </w:rPr>
                </w:rPrChange>
              </w:rPr>
              <w:pPrChange w:id="6768" w:author="Елена Белолипецкая" w:date="2024-05-25T22:31:00Z">
                <w:pPr>
                  <w:spacing w:before="75" w:after="75" w:line="240" w:lineRule="auto"/>
                </w:pPr>
              </w:pPrChange>
            </w:pPr>
          </w:p>
        </w:tc>
        <w:tc>
          <w:tcPr>
            <w:tcW w:w="682" w:type="pct"/>
            <w:tcMar>
              <w:top w:w="45" w:type="dxa"/>
              <w:left w:w="75" w:type="dxa"/>
              <w:bottom w:w="45" w:type="dxa"/>
              <w:right w:w="75" w:type="dxa"/>
            </w:tcMar>
            <w:vAlign w:val="center"/>
            <w:hideMark/>
          </w:tcPr>
          <w:p w14:paraId="3157C580" w14:textId="77777777" w:rsidR="008269BA" w:rsidRPr="008A0D15" w:rsidRDefault="008269BA">
            <w:pPr>
              <w:spacing w:after="0" w:line="240" w:lineRule="auto"/>
              <w:rPr>
                <w:rFonts w:eastAsia="Times New Roman"/>
                <w:sz w:val="22"/>
                <w:szCs w:val="22"/>
                <w:lang w:eastAsia="ru-RU"/>
                <w:rPrChange w:id="6769" w:author="Елена Белолипецкая" w:date="2024-05-25T22:35:00Z">
                  <w:rPr>
                    <w:rFonts w:eastAsia="Times New Roman"/>
                    <w:lang w:eastAsia="ru-RU"/>
                  </w:rPr>
                </w:rPrChange>
              </w:rPr>
              <w:pPrChange w:id="6770" w:author="Елена Белолипецкая" w:date="2024-05-25T22:31:00Z">
                <w:pPr>
                  <w:spacing w:before="75" w:after="75" w:line="240" w:lineRule="auto"/>
                </w:pPr>
              </w:pPrChange>
            </w:pPr>
            <w:r w:rsidRPr="008A0D15">
              <w:rPr>
                <w:rFonts w:eastAsia="Times New Roman"/>
                <w:sz w:val="22"/>
                <w:szCs w:val="22"/>
                <w:lang w:eastAsia="ru-RU"/>
                <w:rPrChange w:id="6771" w:author="Елена Белолипецкая" w:date="2024-05-25T22:35:00Z">
                  <w:rPr>
                    <w:rFonts w:eastAsia="Times New Roman"/>
                    <w:lang w:eastAsia="ru-RU"/>
                  </w:rPr>
                </w:rPrChange>
              </w:rPr>
              <w:t>Софосбувир</w:t>
            </w:r>
          </w:p>
        </w:tc>
        <w:tc>
          <w:tcPr>
            <w:tcW w:w="303" w:type="pct"/>
            <w:tcMar>
              <w:top w:w="45" w:type="dxa"/>
              <w:left w:w="75" w:type="dxa"/>
              <w:bottom w:w="45" w:type="dxa"/>
              <w:right w:w="75" w:type="dxa"/>
            </w:tcMar>
            <w:vAlign w:val="center"/>
            <w:hideMark/>
          </w:tcPr>
          <w:p w14:paraId="0F409106" w14:textId="781B749E" w:rsidR="008269BA" w:rsidRPr="008A0D15" w:rsidRDefault="008269BA">
            <w:pPr>
              <w:spacing w:after="0" w:line="240" w:lineRule="auto"/>
              <w:rPr>
                <w:rFonts w:eastAsia="Times New Roman"/>
                <w:sz w:val="22"/>
                <w:szCs w:val="22"/>
                <w:lang w:eastAsia="ru-RU"/>
                <w:rPrChange w:id="6772" w:author="Елена Белолипецкая" w:date="2024-05-25T22:35:00Z">
                  <w:rPr>
                    <w:rFonts w:eastAsia="Times New Roman"/>
                    <w:lang w:eastAsia="ru-RU"/>
                  </w:rPr>
                </w:rPrChange>
              </w:rPr>
              <w:pPrChange w:id="6773" w:author="Елена Белолипецкая" w:date="2024-05-25T22:34:00Z">
                <w:pPr>
                  <w:spacing w:before="75" w:after="75" w:line="240" w:lineRule="auto"/>
                </w:pPr>
              </w:pPrChange>
            </w:pPr>
            <w:r w:rsidRPr="008A0D15">
              <w:rPr>
                <w:rFonts w:eastAsia="Times New Roman"/>
                <w:sz w:val="22"/>
                <w:szCs w:val="22"/>
                <w:lang w:eastAsia="ru-RU"/>
                <w:rPrChange w:id="6774" w:author="Елена Белолипецкая" w:date="2024-05-25T22:35:00Z">
                  <w:rPr>
                    <w:rFonts w:eastAsia="Times New Roman"/>
                    <w:lang w:eastAsia="ru-RU"/>
                  </w:rPr>
                </w:rPrChange>
              </w:rPr>
              <w:t>↑</w:t>
            </w:r>
            <w:r w:rsidRPr="008A0D15">
              <w:rPr>
                <w:rFonts w:eastAsia="Times New Roman"/>
                <w:sz w:val="22"/>
                <w:szCs w:val="22"/>
                <w:lang w:eastAsia="ru-RU"/>
                <w:rPrChange w:id="6775" w:author="Елена Белолипецкая" w:date="2024-05-25T22:35:00Z">
                  <w:rPr>
                    <w:rFonts w:eastAsia="Times New Roman"/>
                    <w:lang w:eastAsia="ru-RU"/>
                  </w:rPr>
                </w:rPrChange>
              </w:rPr>
              <w:br/>
              <w:t>2</w:t>
            </w:r>
            <w:del w:id="6776" w:author="Елена Белолипецкая" w:date="2024-05-25T22:29:00Z">
              <w:r w:rsidRPr="008A0D15" w:rsidDel="00FE0F3F">
                <w:rPr>
                  <w:rFonts w:eastAsia="Times New Roman"/>
                  <w:sz w:val="22"/>
                  <w:szCs w:val="22"/>
                  <w:lang w:eastAsia="ru-RU"/>
                  <w:rPrChange w:id="6777" w:author="Елена Белолипецкая" w:date="2024-05-25T22:35:00Z">
                    <w:rPr>
                      <w:rFonts w:eastAsia="Times New Roman"/>
                      <w:lang w:eastAsia="ru-RU"/>
                    </w:rPr>
                  </w:rPrChange>
                </w:rPr>
                <w:delText>.</w:delText>
              </w:r>
            </w:del>
            <w:ins w:id="6778" w:author="Елена Белолипецкая" w:date="2024-05-25T22:29:00Z">
              <w:r w:rsidR="00FE0F3F" w:rsidRPr="008A0D15">
                <w:rPr>
                  <w:rFonts w:eastAsia="Times New Roman"/>
                  <w:sz w:val="22"/>
                  <w:szCs w:val="22"/>
                  <w:lang w:eastAsia="ru-RU"/>
                  <w:rPrChange w:id="6779" w:author="Елена Белолипецкая" w:date="2024-05-25T22:35:00Z">
                    <w:rPr>
                      <w:rFonts w:eastAsia="Times New Roman"/>
                      <w:lang w:eastAsia="ru-RU"/>
                    </w:rPr>
                  </w:rPrChange>
                </w:rPr>
                <w:t>,</w:t>
              </w:r>
            </w:ins>
            <w:r w:rsidRPr="008A0D15">
              <w:rPr>
                <w:rFonts w:eastAsia="Times New Roman"/>
                <w:sz w:val="22"/>
                <w:szCs w:val="22"/>
                <w:lang w:eastAsia="ru-RU"/>
                <w:rPrChange w:id="6780" w:author="Елена Белолипецкая" w:date="2024-05-25T22:35:00Z">
                  <w:rPr>
                    <w:rFonts w:eastAsia="Times New Roman"/>
                    <w:lang w:eastAsia="ru-RU"/>
                  </w:rPr>
                </w:rPrChange>
              </w:rPr>
              <w:t>5 (1</w:t>
            </w:r>
            <w:del w:id="6781" w:author="Елена Белолипецкая" w:date="2024-05-25T22:29:00Z">
              <w:r w:rsidRPr="008A0D15" w:rsidDel="00FE0F3F">
                <w:rPr>
                  <w:rFonts w:eastAsia="Times New Roman"/>
                  <w:sz w:val="22"/>
                  <w:szCs w:val="22"/>
                  <w:lang w:eastAsia="ru-RU"/>
                  <w:rPrChange w:id="6782" w:author="Елена Белолипецкая" w:date="2024-05-25T22:35:00Z">
                    <w:rPr>
                      <w:rFonts w:eastAsia="Times New Roman"/>
                      <w:lang w:eastAsia="ru-RU"/>
                    </w:rPr>
                  </w:rPrChange>
                </w:rPr>
                <w:delText>.</w:delText>
              </w:r>
            </w:del>
            <w:ins w:id="6783" w:author="Елена Белолипецкая" w:date="2024-05-25T22:29:00Z">
              <w:r w:rsidR="00FE0F3F" w:rsidRPr="008A0D15">
                <w:rPr>
                  <w:rFonts w:eastAsia="Times New Roman"/>
                  <w:sz w:val="22"/>
                  <w:szCs w:val="22"/>
                  <w:lang w:eastAsia="ru-RU"/>
                  <w:rPrChange w:id="6784" w:author="Елена Белолипецкая" w:date="2024-05-25T22:35:00Z">
                    <w:rPr>
                      <w:rFonts w:eastAsia="Times New Roman"/>
                      <w:lang w:eastAsia="ru-RU"/>
                    </w:rPr>
                  </w:rPrChange>
                </w:rPr>
                <w:t>,</w:t>
              </w:r>
            </w:ins>
            <w:r w:rsidRPr="008A0D15">
              <w:rPr>
                <w:rFonts w:eastAsia="Times New Roman"/>
                <w:sz w:val="22"/>
                <w:szCs w:val="22"/>
                <w:lang w:eastAsia="ru-RU"/>
                <w:rPrChange w:id="6785" w:author="Елена Белолипецкая" w:date="2024-05-25T22:35:00Z">
                  <w:rPr>
                    <w:rFonts w:eastAsia="Times New Roman"/>
                    <w:lang w:eastAsia="ru-RU"/>
                  </w:rPr>
                </w:rPrChange>
              </w:rPr>
              <w:t>9</w:t>
            </w:r>
            <w:del w:id="6786" w:author="Елена Белолипецкая" w:date="2024-05-25T22:34:00Z">
              <w:r w:rsidRPr="008A0D15" w:rsidDel="008A0D15">
                <w:rPr>
                  <w:rFonts w:eastAsia="Times New Roman"/>
                  <w:sz w:val="22"/>
                  <w:szCs w:val="22"/>
                  <w:lang w:eastAsia="ru-RU"/>
                  <w:rPrChange w:id="6787" w:author="Елена Белолипецкая" w:date="2024-05-25T22:35:00Z">
                    <w:rPr>
                      <w:rFonts w:eastAsia="Times New Roman"/>
                      <w:lang w:eastAsia="ru-RU"/>
                    </w:rPr>
                  </w:rPrChange>
                </w:rPr>
                <w:delText xml:space="preserve">, </w:delText>
              </w:r>
            </w:del>
            <w:ins w:id="6788" w:author="Елена Белолипецкая" w:date="2024-05-25T22:34:00Z">
              <w:r w:rsidR="008A0D15" w:rsidRPr="008A0D15">
                <w:rPr>
                  <w:rFonts w:eastAsia="Times New Roman"/>
                  <w:sz w:val="22"/>
                  <w:szCs w:val="22"/>
                  <w:lang w:val="en-US" w:eastAsia="ru-RU"/>
                  <w:rPrChange w:id="6789"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6790"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6791" w:author="Елена Белолипецкая" w:date="2024-05-25T22:35:00Z">
                  <w:rPr>
                    <w:rFonts w:eastAsia="Times New Roman"/>
                    <w:lang w:eastAsia="ru-RU"/>
                  </w:rPr>
                </w:rPrChange>
              </w:rPr>
              <w:t>3</w:t>
            </w:r>
            <w:del w:id="6792" w:author="Елена Белолипецкая" w:date="2024-05-25T22:29:00Z">
              <w:r w:rsidRPr="008A0D15" w:rsidDel="00FE0F3F">
                <w:rPr>
                  <w:rFonts w:eastAsia="Times New Roman"/>
                  <w:sz w:val="22"/>
                  <w:szCs w:val="22"/>
                  <w:lang w:eastAsia="ru-RU"/>
                  <w:rPrChange w:id="6793" w:author="Елена Белолипецкая" w:date="2024-05-25T22:35:00Z">
                    <w:rPr>
                      <w:rFonts w:eastAsia="Times New Roman"/>
                      <w:lang w:eastAsia="ru-RU"/>
                    </w:rPr>
                  </w:rPrChange>
                </w:rPr>
                <w:delText>.</w:delText>
              </w:r>
            </w:del>
            <w:ins w:id="6794" w:author="Елена Белолипецкая" w:date="2024-05-25T22:29:00Z">
              <w:r w:rsidR="00FE0F3F" w:rsidRPr="008A0D15">
                <w:rPr>
                  <w:rFonts w:eastAsia="Times New Roman"/>
                  <w:sz w:val="22"/>
                  <w:szCs w:val="22"/>
                  <w:lang w:eastAsia="ru-RU"/>
                  <w:rPrChange w:id="6795" w:author="Елена Белолипецкая" w:date="2024-05-25T22:35:00Z">
                    <w:rPr>
                      <w:rFonts w:eastAsia="Times New Roman"/>
                      <w:lang w:eastAsia="ru-RU"/>
                    </w:rPr>
                  </w:rPrChange>
                </w:rPr>
                <w:t>,</w:t>
              </w:r>
            </w:ins>
            <w:r w:rsidRPr="008A0D15">
              <w:rPr>
                <w:rFonts w:eastAsia="Times New Roman"/>
                <w:sz w:val="22"/>
                <w:szCs w:val="22"/>
                <w:lang w:eastAsia="ru-RU"/>
                <w:rPrChange w:id="6796" w:author="Елена Белолипецкая" w:date="2024-05-25T22:35:00Z">
                  <w:rPr>
                    <w:rFonts w:eastAsia="Times New Roman"/>
                    <w:lang w:eastAsia="ru-RU"/>
                  </w:rPr>
                </w:rPrChange>
              </w:rPr>
              <w:t>5)</w:t>
            </w:r>
          </w:p>
        </w:tc>
        <w:tc>
          <w:tcPr>
            <w:tcW w:w="379" w:type="pct"/>
            <w:tcMar>
              <w:top w:w="45" w:type="dxa"/>
              <w:left w:w="75" w:type="dxa"/>
              <w:bottom w:w="45" w:type="dxa"/>
              <w:right w:w="75" w:type="dxa"/>
            </w:tcMar>
            <w:vAlign w:val="center"/>
            <w:hideMark/>
          </w:tcPr>
          <w:p w14:paraId="3B085EA2" w14:textId="6F5F61E3" w:rsidR="008269BA" w:rsidRPr="008A0D15" w:rsidRDefault="008269BA">
            <w:pPr>
              <w:spacing w:after="0" w:line="240" w:lineRule="auto"/>
              <w:rPr>
                <w:rFonts w:eastAsia="Times New Roman"/>
                <w:sz w:val="22"/>
                <w:szCs w:val="22"/>
                <w:lang w:eastAsia="ru-RU"/>
                <w:rPrChange w:id="6797" w:author="Елена Белолипецкая" w:date="2024-05-25T22:35:00Z">
                  <w:rPr>
                    <w:rFonts w:eastAsia="Times New Roman"/>
                    <w:lang w:eastAsia="ru-RU"/>
                  </w:rPr>
                </w:rPrChange>
              </w:rPr>
              <w:pPrChange w:id="6798" w:author="Елена Белолипецкая" w:date="2024-05-25T22:34:00Z">
                <w:pPr>
                  <w:spacing w:before="75" w:after="75" w:line="240" w:lineRule="auto"/>
                </w:pPr>
              </w:pPrChange>
            </w:pPr>
            <w:r w:rsidRPr="008A0D15">
              <w:rPr>
                <w:rFonts w:eastAsia="Times New Roman"/>
                <w:sz w:val="22"/>
                <w:szCs w:val="22"/>
                <w:lang w:eastAsia="ru-RU"/>
                <w:rPrChange w:id="6799" w:author="Елена Белолипецкая" w:date="2024-05-25T22:35:00Z">
                  <w:rPr>
                    <w:rFonts w:eastAsia="Times New Roman"/>
                    <w:lang w:eastAsia="ru-RU"/>
                  </w:rPr>
                </w:rPrChange>
              </w:rPr>
              <w:t>↑</w:t>
            </w:r>
            <w:r w:rsidRPr="008A0D15">
              <w:rPr>
                <w:rFonts w:eastAsia="Times New Roman"/>
                <w:sz w:val="22"/>
                <w:szCs w:val="22"/>
                <w:lang w:eastAsia="ru-RU"/>
                <w:rPrChange w:id="6800" w:author="Елена Белолипецкая" w:date="2024-05-25T22:35:00Z">
                  <w:rPr>
                    <w:rFonts w:eastAsia="Times New Roman"/>
                    <w:lang w:eastAsia="ru-RU"/>
                  </w:rPr>
                </w:rPrChange>
              </w:rPr>
              <w:br/>
              <w:t>4</w:t>
            </w:r>
            <w:del w:id="6801" w:author="Елена Белолипецкая" w:date="2024-05-25T22:29:00Z">
              <w:r w:rsidRPr="008A0D15" w:rsidDel="00FE0F3F">
                <w:rPr>
                  <w:rFonts w:eastAsia="Times New Roman"/>
                  <w:sz w:val="22"/>
                  <w:szCs w:val="22"/>
                  <w:lang w:eastAsia="ru-RU"/>
                  <w:rPrChange w:id="6802" w:author="Елена Белолипецкая" w:date="2024-05-25T22:35:00Z">
                    <w:rPr>
                      <w:rFonts w:eastAsia="Times New Roman"/>
                      <w:lang w:eastAsia="ru-RU"/>
                    </w:rPr>
                  </w:rPrChange>
                </w:rPr>
                <w:delText>.</w:delText>
              </w:r>
            </w:del>
            <w:ins w:id="6803" w:author="Елена Белолипецкая" w:date="2024-05-25T22:29:00Z">
              <w:r w:rsidR="00FE0F3F" w:rsidRPr="008A0D15">
                <w:rPr>
                  <w:rFonts w:eastAsia="Times New Roman"/>
                  <w:sz w:val="22"/>
                  <w:szCs w:val="22"/>
                  <w:lang w:eastAsia="ru-RU"/>
                  <w:rPrChange w:id="6804" w:author="Елена Белолипецкая" w:date="2024-05-25T22:35:00Z">
                    <w:rPr>
                      <w:rFonts w:eastAsia="Times New Roman"/>
                      <w:lang w:eastAsia="ru-RU"/>
                    </w:rPr>
                  </w:rPrChange>
                </w:rPr>
                <w:t>,</w:t>
              </w:r>
            </w:ins>
            <w:r w:rsidRPr="008A0D15">
              <w:rPr>
                <w:rFonts w:eastAsia="Times New Roman"/>
                <w:sz w:val="22"/>
                <w:szCs w:val="22"/>
                <w:lang w:eastAsia="ru-RU"/>
                <w:rPrChange w:id="6805" w:author="Елена Белолипецкая" w:date="2024-05-25T22:35:00Z">
                  <w:rPr>
                    <w:rFonts w:eastAsia="Times New Roman"/>
                    <w:lang w:eastAsia="ru-RU"/>
                  </w:rPr>
                </w:rPrChange>
              </w:rPr>
              <w:t>5 (3</w:t>
            </w:r>
            <w:del w:id="6806" w:author="Елена Белолипецкая" w:date="2024-05-25T22:29:00Z">
              <w:r w:rsidRPr="008A0D15" w:rsidDel="00FE0F3F">
                <w:rPr>
                  <w:rFonts w:eastAsia="Times New Roman"/>
                  <w:sz w:val="22"/>
                  <w:szCs w:val="22"/>
                  <w:lang w:eastAsia="ru-RU"/>
                  <w:rPrChange w:id="6807" w:author="Елена Белолипецкая" w:date="2024-05-25T22:35:00Z">
                    <w:rPr>
                      <w:rFonts w:eastAsia="Times New Roman"/>
                      <w:lang w:eastAsia="ru-RU"/>
                    </w:rPr>
                  </w:rPrChange>
                </w:rPr>
                <w:delText>.</w:delText>
              </w:r>
            </w:del>
            <w:ins w:id="6808" w:author="Елена Белолипецкая" w:date="2024-05-25T22:29:00Z">
              <w:r w:rsidR="00FE0F3F" w:rsidRPr="008A0D15">
                <w:rPr>
                  <w:rFonts w:eastAsia="Times New Roman"/>
                  <w:sz w:val="22"/>
                  <w:szCs w:val="22"/>
                  <w:lang w:eastAsia="ru-RU"/>
                  <w:rPrChange w:id="6809" w:author="Елена Белолипецкая" w:date="2024-05-25T22:35:00Z">
                    <w:rPr>
                      <w:rFonts w:eastAsia="Times New Roman"/>
                      <w:lang w:eastAsia="ru-RU"/>
                    </w:rPr>
                  </w:rPrChange>
                </w:rPr>
                <w:t>,</w:t>
              </w:r>
            </w:ins>
            <w:r w:rsidRPr="008A0D15">
              <w:rPr>
                <w:rFonts w:eastAsia="Times New Roman"/>
                <w:sz w:val="22"/>
                <w:szCs w:val="22"/>
                <w:lang w:eastAsia="ru-RU"/>
                <w:rPrChange w:id="6810" w:author="Елена Белолипецкая" w:date="2024-05-25T22:35:00Z">
                  <w:rPr>
                    <w:rFonts w:eastAsia="Times New Roman"/>
                    <w:lang w:eastAsia="ru-RU"/>
                  </w:rPr>
                </w:rPrChange>
              </w:rPr>
              <w:t>3</w:t>
            </w:r>
            <w:del w:id="6811" w:author="Елена Белолипецкая" w:date="2024-05-25T22:34:00Z">
              <w:r w:rsidRPr="008A0D15" w:rsidDel="008A0D15">
                <w:rPr>
                  <w:rFonts w:eastAsia="Times New Roman"/>
                  <w:sz w:val="22"/>
                  <w:szCs w:val="22"/>
                  <w:lang w:eastAsia="ru-RU"/>
                  <w:rPrChange w:id="6812" w:author="Елена Белолипецкая" w:date="2024-05-25T22:35:00Z">
                    <w:rPr>
                      <w:rFonts w:eastAsia="Times New Roman"/>
                      <w:lang w:eastAsia="ru-RU"/>
                    </w:rPr>
                  </w:rPrChange>
                </w:rPr>
                <w:delText xml:space="preserve">, </w:delText>
              </w:r>
            </w:del>
            <w:ins w:id="6813" w:author="Елена Белолипецкая" w:date="2024-05-25T22:34:00Z">
              <w:r w:rsidR="008A0D15" w:rsidRPr="008A0D15">
                <w:rPr>
                  <w:rFonts w:eastAsia="Times New Roman"/>
                  <w:sz w:val="22"/>
                  <w:szCs w:val="22"/>
                  <w:lang w:val="en-US" w:eastAsia="ru-RU"/>
                  <w:rPrChange w:id="6814"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6815"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6816" w:author="Елена Белолипецкая" w:date="2024-05-25T22:35:00Z">
                  <w:rPr>
                    <w:rFonts w:eastAsia="Times New Roman"/>
                    <w:lang w:eastAsia="ru-RU"/>
                  </w:rPr>
                </w:rPrChange>
              </w:rPr>
              <w:t>6</w:t>
            </w:r>
            <w:del w:id="6817" w:author="Елена Белолипецкая" w:date="2024-05-25T22:29:00Z">
              <w:r w:rsidRPr="008A0D15" w:rsidDel="00FE0F3F">
                <w:rPr>
                  <w:rFonts w:eastAsia="Times New Roman"/>
                  <w:sz w:val="22"/>
                  <w:szCs w:val="22"/>
                  <w:lang w:eastAsia="ru-RU"/>
                  <w:rPrChange w:id="6818" w:author="Елена Белолипецкая" w:date="2024-05-25T22:35:00Z">
                    <w:rPr>
                      <w:rFonts w:eastAsia="Times New Roman"/>
                      <w:lang w:eastAsia="ru-RU"/>
                    </w:rPr>
                  </w:rPrChange>
                </w:rPr>
                <w:delText>.</w:delText>
              </w:r>
            </w:del>
            <w:ins w:id="6819" w:author="Елена Белолипецкая" w:date="2024-05-25T22:29:00Z">
              <w:r w:rsidR="00FE0F3F" w:rsidRPr="008A0D15">
                <w:rPr>
                  <w:rFonts w:eastAsia="Times New Roman"/>
                  <w:sz w:val="22"/>
                  <w:szCs w:val="22"/>
                  <w:lang w:eastAsia="ru-RU"/>
                  <w:rPrChange w:id="6820" w:author="Елена Белолипецкая" w:date="2024-05-25T22:35:00Z">
                    <w:rPr>
                      <w:rFonts w:eastAsia="Times New Roman"/>
                      <w:lang w:eastAsia="ru-RU"/>
                    </w:rPr>
                  </w:rPrChange>
                </w:rPr>
                <w:t>,</w:t>
              </w:r>
            </w:ins>
            <w:r w:rsidRPr="008A0D15">
              <w:rPr>
                <w:rFonts w:eastAsia="Times New Roman"/>
                <w:sz w:val="22"/>
                <w:szCs w:val="22"/>
                <w:lang w:eastAsia="ru-RU"/>
                <w:rPrChange w:id="6821" w:author="Елена Белолипецкая" w:date="2024-05-25T22:35:00Z">
                  <w:rPr>
                    <w:rFonts w:eastAsia="Times New Roman"/>
                    <w:lang w:eastAsia="ru-RU"/>
                  </w:rPr>
                </w:rPrChange>
              </w:rPr>
              <w:t>3)</w:t>
            </w:r>
          </w:p>
        </w:tc>
        <w:tc>
          <w:tcPr>
            <w:tcW w:w="309" w:type="pct"/>
            <w:tcMar>
              <w:top w:w="45" w:type="dxa"/>
              <w:left w:w="75" w:type="dxa"/>
              <w:bottom w:w="45" w:type="dxa"/>
              <w:right w:w="75" w:type="dxa"/>
            </w:tcMar>
            <w:vAlign w:val="center"/>
            <w:hideMark/>
          </w:tcPr>
          <w:p w14:paraId="4B234352" w14:textId="77777777" w:rsidR="008269BA" w:rsidRPr="008A0D15" w:rsidRDefault="008269BA">
            <w:pPr>
              <w:spacing w:after="0" w:line="240" w:lineRule="auto"/>
              <w:rPr>
                <w:rFonts w:eastAsia="Times New Roman"/>
                <w:sz w:val="22"/>
                <w:szCs w:val="22"/>
                <w:lang w:eastAsia="ru-RU"/>
                <w:rPrChange w:id="6822" w:author="Елена Белолипецкая" w:date="2024-05-25T22:35:00Z">
                  <w:rPr>
                    <w:rFonts w:eastAsia="Times New Roman"/>
                    <w:lang w:eastAsia="ru-RU"/>
                  </w:rPr>
                </w:rPrChange>
              </w:rPr>
              <w:pPrChange w:id="6823" w:author="Елена Белолипецкая" w:date="2024-05-25T22:31:00Z">
                <w:pPr>
                  <w:spacing w:before="75" w:after="75" w:line="240" w:lineRule="auto"/>
                </w:pPr>
              </w:pPrChange>
            </w:pPr>
          </w:p>
        </w:tc>
        <w:tc>
          <w:tcPr>
            <w:tcW w:w="1508" w:type="pct"/>
            <w:vMerge/>
            <w:vAlign w:val="center"/>
            <w:hideMark/>
          </w:tcPr>
          <w:p w14:paraId="22DA6BCB" w14:textId="77777777" w:rsidR="008269BA" w:rsidRPr="008A0D15" w:rsidRDefault="008269BA">
            <w:pPr>
              <w:spacing w:after="0" w:line="240" w:lineRule="auto"/>
              <w:rPr>
                <w:rFonts w:eastAsia="Times New Roman"/>
                <w:sz w:val="22"/>
                <w:szCs w:val="22"/>
                <w:lang w:eastAsia="ru-RU"/>
                <w:rPrChange w:id="6824" w:author="Елена Белолипецкая" w:date="2024-05-25T22:35:00Z">
                  <w:rPr>
                    <w:rFonts w:eastAsia="Times New Roman"/>
                    <w:lang w:eastAsia="ru-RU"/>
                  </w:rPr>
                </w:rPrChange>
              </w:rPr>
              <w:pPrChange w:id="6825" w:author="Елена Белолипецкая" w:date="2024-05-25T22:31:00Z">
                <w:pPr>
                  <w:spacing w:before="75" w:after="75" w:line="240" w:lineRule="auto"/>
                </w:pPr>
              </w:pPrChange>
            </w:pPr>
          </w:p>
        </w:tc>
      </w:tr>
      <w:tr w:rsidR="00FE0F3F" w:rsidRPr="008A0D15" w14:paraId="7A08FFB4" w14:textId="77777777" w:rsidTr="00FE0F3F">
        <w:tc>
          <w:tcPr>
            <w:tcW w:w="1818" w:type="pct"/>
            <w:vMerge w:val="restart"/>
            <w:tcMar>
              <w:top w:w="45" w:type="dxa"/>
              <w:left w:w="75" w:type="dxa"/>
              <w:bottom w:w="45" w:type="dxa"/>
              <w:right w:w="75" w:type="dxa"/>
            </w:tcMar>
            <w:vAlign w:val="center"/>
            <w:hideMark/>
          </w:tcPr>
          <w:p w14:paraId="5890CBEE" w14:textId="77777777" w:rsidR="008269BA" w:rsidRPr="008A0D15" w:rsidRDefault="008269BA">
            <w:pPr>
              <w:spacing w:after="0" w:line="240" w:lineRule="auto"/>
              <w:rPr>
                <w:rFonts w:eastAsia="Times New Roman"/>
                <w:sz w:val="22"/>
                <w:szCs w:val="22"/>
                <w:lang w:eastAsia="ru-RU"/>
                <w:rPrChange w:id="6826" w:author="Елена Белолипецкая" w:date="2024-05-25T22:35:00Z">
                  <w:rPr>
                    <w:rFonts w:eastAsia="Times New Roman"/>
                    <w:lang w:eastAsia="ru-RU"/>
                  </w:rPr>
                </w:rPrChange>
              </w:rPr>
              <w:pPrChange w:id="6827" w:author="Елена Белолипецкая" w:date="2024-05-25T22:31:00Z">
                <w:pPr>
                  <w:spacing w:before="75" w:after="75" w:line="240" w:lineRule="auto"/>
                </w:pPr>
              </w:pPrChange>
            </w:pPr>
            <w:r w:rsidRPr="008A0D15">
              <w:rPr>
                <w:rFonts w:eastAsia="Times New Roman"/>
                <w:sz w:val="22"/>
                <w:szCs w:val="22"/>
                <w:lang w:eastAsia="ru-RU"/>
                <w:rPrChange w:id="6828" w:author="Елена Белолипецкая" w:date="2024-05-25T22:35:00Z">
                  <w:rPr>
                    <w:rFonts w:eastAsia="Times New Roman"/>
                    <w:lang w:eastAsia="ru-RU"/>
                  </w:rPr>
                </w:rPrChange>
              </w:rPr>
              <w:t>Циклоспорин (600 мг однократно)</w:t>
            </w:r>
            <w:r w:rsidRPr="008A0D15">
              <w:rPr>
                <w:rFonts w:eastAsia="Times New Roman"/>
                <w:sz w:val="22"/>
                <w:szCs w:val="22"/>
                <w:vertAlign w:val="superscript"/>
                <w:lang w:eastAsia="ru-RU"/>
                <w:rPrChange w:id="6829" w:author="Елена Белолипецкая" w:date="2024-05-25T22:35:00Z">
                  <w:rPr>
                    <w:rFonts w:eastAsia="Times New Roman"/>
                    <w:vertAlign w:val="superscript"/>
                    <w:lang w:eastAsia="ru-RU"/>
                  </w:rPr>
                </w:rPrChange>
              </w:rPr>
              <w:t>f </w:t>
            </w:r>
            <w:r w:rsidRPr="008A0D15">
              <w:rPr>
                <w:rFonts w:eastAsia="Times New Roman"/>
                <w:sz w:val="22"/>
                <w:szCs w:val="22"/>
                <w:lang w:eastAsia="ru-RU"/>
                <w:rPrChange w:id="6830" w:author="Елена Белолипецкая" w:date="2024-05-25T22:35:00Z">
                  <w:rPr>
                    <w:rFonts w:eastAsia="Times New Roman"/>
                    <w:lang w:eastAsia="ru-RU"/>
                  </w:rPr>
                </w:rPrChange>
              </w:rPr>
              <w:t>/</w:t>
            </w:r>
            <w:r w:rsidRPr="008A0D15">
              <w:rPr>
                <w:rFonts w:eastAsia="Times New Roman"/>
                <w:sz w:val="22"/>
                <w:szCs w:val="22"/>
                <w:lang w:eastAsia="ru-RU"/>
                <w:rPrChange w:id="6831" w:author="Елена Белолипецкая" w:date="2024-05-25T22:35:00Z">
                  <w:rPr>
                    <w:rFonts w:eastAsia="Times New Roman"/>
                    <w:lang w:eastAsia="ru-RU"/>
                  </w:rPr>
                </w:rPrChange>
              </w:rPr>
              <w:br/>
              <w:t>Велпатасвир (100 мг однократно)</w:t>
            </w:r>
            <w:r w:rsidRPr="008A0D15">
              <w:rPr>
                <w:rFonts w:eastAsia="Times New Roman"/>
                <w:sz w:val="22"/>
                <w:szCs w:val="22"/>
                <w:vertAlign w:val="superscript"/>
                <w:lang w:eastAsia="ru-RU"/>
                <w:rPrChange w:id="6832" w:author="Елена Белолипецкая" w:date="2024-05-25T22:35:00Z">
                  <w:rPr>
                    <w:rFonts w:eastAsia="Times New Roman"/>
                    <w:vertAlign w:val="superscript"/>
                    <w:lang w:eastAsia="ru-RU"/>
                  </w:rPr>
                </w:rPrChange>
              </w:rPr>
              <w:t>d</w:t>
            </w:r>
          </w:p>
        </w:tc>
        <w:tc>
          <w:tcPr>
            <w:tcW w:w="682" w:type="pct"/>
            <w:tcMar>
              <w:top w:w="45" w:type="dxa"/>
              <w:left w:w="75" w:type="dxa"/>
              <w:bottom w:w="45" w:type="dxa"/>
              <w:right w:w="75" w:type="dxa"/>
            </w:tcMar>
            <w:vAlign w:val="center"/>
            <w:hideMark/>
          </w:tcPr>
          <w:p w14:paraId="45EC6099" w14:textId="77777777" w:rsidR="008269BA" w:rsidRPr="008A0D15" w:rsidRDefault="008269BA">
            <w:pPr>
              <w:spacing w:after="0" w:line="240" w:lineRule="auto"/>
              <w:rPr>
                <w:rFonts w:eastAsia="Times New Roman"/>
                <w:sz w:val="22"/>
                <w:szCs w:val="22"/>
                <w:lang w:eastAsia="ru-RU"/>
                <w:rPrChange w:id="6833" w:author="Елена Белолипецкая" w:date="2024-05-25T22:35:00Z">
                  <w:rPr>
                    <w:rFonts w:eastAsia="Times New Roman"/>
                    <w:lang w:eastAsia="ru-RU"/>
                  </w:rPr>
                </w:rPrChange>
              </w:rPr>
              <w:pPrChange w:id="6834" w:author="Елена Белолипецкая" w:date="2024-05-25T22:31:00Z">
                <w:pPr>
                  <w:spacing w:before="75" w:after="75" w:line="240" w:lineRule="auto"/>
                </w:pPr>
              </w:pPrChange>
            </w:pPr>
            <w:r w:rsidRPr="008A0D15">
              <w:rPr>
                <w:rFonts w:eastAsia="Times New Roman"/>
                <w:sz w:val="22"/>
                <w:szCs w:val="22"/>
                <w:lang w:eastAsia="ru-RU"/>
                <w:rPrChange w:id="6835" w:author="Елена Белолипецкая" w:date="2024-05-25T22:35:00Z">
                  <w:rPr>
                    <w:rFonts w:eastAsia="Times New Roman"/>
                    <w:lang w:eastAsia="ru-RU"/>
                  </w:rPr>
                </w:rPrChange>
              </w:rPr>
              <w:t>Циклоспорин</w:t>
            </w:r>
          </w:p>
        </w:tc>
        <w:tc>
          <w:tcPr>
            <w:tcW w:w="303" w:type="pct"/>
            <w:tcMar>
              <w:top w:w="45" w:type="dxa"/>
              <w:left w:w="75" w:type="dxa"/>
              <w:bottom w:w="45" w:type="dxa"/>
              <w:right w:w="75" w:type="dxa"/>
            </w:tcMar>
            <w:vAlign w:val="center"/>
            <w:hideMark/>
          </w:tcPr>
          <w:p w14:paraId="1842A015" w14:textId="77777777" w:rsidR="008269BA" w:rsidRPr="008A0D15" w:rsidRDefault="008269BA">
            <w:pPr>
              <w:spacing w:after="0" w:line="240" w:lineRule="auto"/>
              <w:rPr>
                <w:rFonts w:eastAsia="Times New Roman"/>
                <w:sz w:val="22"/>
                <w:szCs w:val="22"/>
                <w:lang w:eastAsia="ru-RU"/>
                <w:rPrChange w:id="6836" w:author="Елена Белолипецкая" w:date="2024-05-25T22:35:00Z">
                  <w:rPr>
                    <w:rFonts w:eastAsia="Times New Roman"/>
                    <w:lang w:eastAsia="ru-RU"/>
                  </w:rPr>
                </w:rPrChange>
              </w:rPr>
              <w:pPrChange w:id="6837" w:author="Елена Белолипецкая" w:date="2024-05-25T22:31:00Z">
                <w:pPr>
                  <w:spacing w:before="75" w:after="75" w:line="240" w:lineRule="auto"/>
                </w:pPr>
              </w:pPrChange>
            </w:pPr>
            <w:r w:rsidRPr="008A0D15">
              <w:rPr>
                <w:rFonts w:eastAsia="Times New Roman"/>
                <w:sz w:val="22"/>
                <w:szCs w:val="22"/>
                <w:lang w:eastAsia="ru-RU"/>
                <w:rPrChange w:id="6838" w:author="Елена Белолипецкая" w:date="2024-05-25T22:35:00Z">
                  <w:rPr>
                    <w:rFonts w:eastAsia="Times New Roman"/>
                    <w:lang w:eastAsia="ru-RU"/>
                  </w:rPr>
                </w:rPrChange>
              </w:rPr>
              <w:t>↔</w:t>
            </w:r>
          </w:p>
        </w:tc>
        <w:tc>
          <w:tcPr>
            <w:tcW w:w="379" w:type="pct"/>
            <w:tcMar>
              <w:top w:w="45" w:type="dxa"/>
              <w:left w:w="75" w:type="dxa"/>
              <w:bottom w:w="45" w:type="dxa"/>
              <w:right w:w="75" w:type="dxa"/>
            </w:tcMar>
            <w:vAlign w:val="center"/>
            <w:hideMark/>
          </w:tcPr>
          <w:p w14:paraId="4F03F894" w14:textId="36321580" w:rsidR="008269BA" w:rsidRPr="008A0D15" w:rsidRDefault="008269BA">
            <w:pPr>
              <w:spacing w:after="0" w:line="240" w:lineRule="auto"/>
              <w:rPr>
                <w:rFonts w:eastAsia="Times New Roman"/>
                <w:sz w:val="22"/>
                <w:szCs w:val="22"/>
                <w:lang w:eastAsia="ru-RU"/>
                <w:rPrChange w:id="6839" w:author="Елена Белолипецкая" w:date="2024-05-25T22:35:00Z">
                  <w:rPr>
                    <w:rFonts w:eastAsia="Times New Roman"/>
                    <w:lang w:eastAsia="ru-RU"/>
                  </w:rPr>
                </w:rPrChange>
              </w:rPr>
              <w:pPrChange w:id="6840" w:author="Елена Белолипецкая" w:date="2024-05-25T22:34:00Z">
                <w:pPr>
                  <w:spacing w:before="75" w:after="75" w:line="240" w:lineRule="auto"/>
                </w:pPr>
              </w:pPrChange>
            </w:pPr>
            <w:r w:rsidRPr="008A0D15">
              <w:rPr>
                <w:rFonts w:eastAsia="Times New Roman"/>
                <w:sz w:val="22"/>
                <w:szCs w:val="22"/>
                <w:lang w:eastAsia="ru-RU"/>
                <w:rPrChange w:id="6841" w:author="Елена Белолипецкая" w:date="2024-05-25T22:35:00Z">
                  <w:rPr>
                    <w:rFonts w:eastAsia="Times New Roman"/>
                    <w:lang w:eastAsia="ru-RU"/>
                  </w:rPr>
                </w:rPrChange>
              </w:rPr>
              <w:t>↓</w:t>
            </w:r>
            <w:r w:rsidRPr="008A0D15">
              <w:rPr>
                <w:rFonts w:eastAsia="Times New Roman"/>
                <w:sz w:val="22"/>
                <w:szCs w:val="22"/>
                <w:lang w:eastAsia="ru-RU"/>
                <w:rPrChange w:id="6842" w:author="Елена Белолипецкая" w:date="2024-05-25T22:35:00Z">
                  <w:rPr>
                    <w:rFonts w:eastAsia="Times New Roman"/>
                    <w:lang w:eastAsia="ru-RU"/>
                  </w:rPr>
                </w:rPrChange>
              </w:rPr>
              <w:br/>
              <w:t>0</w:t>
            </w:r>
            <w:del w:id="6843" w:author="Елена Белолипецкая" w:date="2024-05-25T22:29:00Z">
              <w:r w:rsidRPr="008A0D15" w:rsidDel="00FE0F3F">
                <w:rPr>
                  <w:rFonts w:eastAsia="Times New Roman"/>
                  <w:sz w:val="22"/>
                  <w:szCs w:val="22"/>
                  <w:lang w:eastAsia="ru-RU"/>
                  <w:rPrChange w:id="6844" w:author="Елена Белолипецкая" w:date="2024-05-25T22:35:00Z">
                    <w:rPr>
                      <w:rFonts w:eastAsia="Times New Roman"/>
                      <w:lang w:eastAsia="ru-RU"/>
                    </w:rPr>
                  </w:rPrChange>
                </w:rPr>
                <w:delText>.</w:delText>
              </w:r>
            </w:del>
            <w:ins w:id="6845" w:author="Елена Белолипецкая" w:date="2024-05-25T22:29:00Z">
              <w:r w:rsidR="00FE0F3F" w:rsidRPr="008A0D15">
                <w:rPr>
                  <w:rFonts w:eastAsia="Times New Roman"/>
                  <w:sz w:val="22"/>
                  <w:szCs w:val="22"/>
                  <w:lang w:eastAsia="ru-RU"/>
                  <w:rPrChange w:id="6846" w:author="Елена Белолипецкая" w:date="2024-05-25T22:35:00Z">
                    <w:rPr>
                      <w:rFonts w:eastAsia="Times New Roman"/>
                      <w:lang w:eastAsia="ru-RU"/>
                    </w:rPr>
                  </w:rPrChange>
                </w:rPr>
                <w:t>,</w:t>
              </w:r>
            </w:ins>
            <w:r w:rsidRPr="008A0D15">
              <w:rPr>
                <w:rFonts w:eastAsia="Times New Roman"/>
                <w:sz w:val="22"/>
                <w:szCs w:val="22"/>
                <w:lang w:eastAsia="ru-RU"/>
                <w:rPrChange w:id="6847" w:author="Елена Белолипецкая" w:date="2024-05-25T22:35:00Z">
                  <w:rPr>
                    <w:rFonts w:eastAsia="Times New Roman"/>
                    <w:lang w:eastAsia="ru-RU"/>
                  </w:rPr>
                </w:rPrChange>
              </w:rPr>
              <w:t>88 (0</w:t>
            </w:r>
            <w:del w:id="6848" w:author="Елена Белолипецкая" w:date="2024-05-25T22:29:00Z">
              <w:r w:rsidRPr="008A0D15" w:rsidDel="00FE0F3F">
                <w:rPr>
                  <w:rFonts w:eastAsia="Times New Roman"/>
                  <w:sz w:val="22"/>
                  <w:szCs w:val="22"/>
                  <w:lang w:eastAsia="ru-RU"/>
                  <w:rPrChange w:id="6849" w:author="Елена Белолипецкая" w:date="2024-05-25T22:35:00Z">
                    <w:rPr>
                      <w:rFonts w:eastAsia="Times New Roman"/>
                      <w:lang w:eastAsia="ru-RU"/>
                    </w:rPr>
                  </w:rPrChange>
                </w:rPr>
                <w:delText>.</w:delText>
              </w:r>
            </w:del>
            <w:ins w:id="6850" w:author="Елена Белолипецкая" w:date="2024-05-25T22:29:00Z">
              <w:r w:rsidR="00FE0F3F" w:rsidRPr="008A0D15">
                <w:rPr>
                  <w:rFonts w:eastAsia="Times New Roman"/>
                  <w:sz w:val="22"/>
                  <w:szCs w:val="22"/>
                  <w:lang w:eastAsia="ru-RU"/>
                  <w:rPrChange w:id="6851" w:author="Елена Белолипецкая" w:date="2024-05-25T22:35:00Z">
                    <w:rPr>
                      <w:rFonts w:eastAsia="Times New Roman"/>
                      <w:lang w:eastAsia="ru-RU"/>
                    </w:rPr>
                  </w:rPrChange>
                </w:rPr>
                <w:t>,</w:t>
              </w:r>
            </w:ins>
            <w:r w:rsidRPr="008A0D15">
              <w:rPr>
                <w:rFonts w:eastAsia="Times New Roman"/>
                <w:sz w:val="22"/>
                <w:szCs w:val="22"/>
                <w:lang w:eastAsia="ru-RU"/>
                <w:rPrChange w:id="6852" w:author="Елена Белолипецкая" w:date="2024-05-25T22:35:00Z">
                  <w:rPr>
                    <w:rFonts w:eastAsia="Times New Roman"/>
                    <w:lang w:eastAsia="ru-RU"/>
                  </w:rPr>
                </w:rPrChange>
              </w:rPr>
              <w:t>78</w:t>
            </w:r>
            <w:del w:id="6853" w:author="Елена Белолипецкая" w:date="2024-05-25T22:34:00Z">
              <w:r w:rsidRPr="008A0D15" w:rsidDel="008A0D15">
                <w:rPr>
                  <w:rFonts w:eastAsia="Times New Roman"/>
                  <w:sz w:val="22"/>
                  <w:szCs w:val="22"/>
                  <w:lang w:eastAsia="ru-RU"/>
                  <w:rPrChange w:id="6854" w:author="Елена Белолипецкая" w:date="2024-05-25T22:35:00Z">
                    <w:rPr>
                      <w:rFonts w:eastAsia="Times New Roman"/>
                      <w:lang w:eastAsia="ru-RU"/>
                    </w:rPr>
                  </w:rPrChange>
                </w:rPr>
                <w:delText xml:space="preserve">, </w:delText>
              </w:r>
            </w:del>
            <w:ins w:id="6855" w:author="Елена Белолипецкая" w:date="2024-05-25T22:34:00Z">
              <w:r w:rsidR="008A0D15" w:rsidRPr="008A0D15">
                <w:rPr>
                  <w:rFonts w:eastAsia="Times New Roman"/>
                  <w:sz w:val="22"/>
                  <w:szCs w:val="22"/>
                  <w:lang w:val="en-US" w:eastAsia="ru-RU"/>
                  <w:rPrChange w:id="6856"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6857"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6858" w:author="Елена Белолипецкая" w:date="2024-05-25T22:35:00Z">
                  <w:rPr>
                    <w:rFonts w:eastAsia="Times New Roman"/>
                    <w:lang w:eastAsia="ru-RU"/>
                  </w:rPr>
                </w:rPrChange>
              </w:rPr>
              <w:t>1</w:t>
            </w:r>
            <w:del w:id="6859" w:author="Елена Белолипецкая" w:date="2024-05-25T22:29:00Z">
              <w:r w:rsidRPr="008A0D15" w:rsidDel="00FE0F3F">
                <w:rPr>
                  <w:rFonts w:eastAsia="Times New Roman"/>
                  <w:sz w:val="22"/>
                  <w:szCs w:val="22"/>
                  <w:lang w:eastAsia="ru-RU"/>
                  <w:rPrChange w:id="6860" w:author="Елена Белолипецкая" w:date="2024-05-25T22:35:00Z">
                    <w:rPr>
                      <w:rFonts w:eastAsia="Times New Roman"/>
                      <w:lang w:eastAsia="ru-RU"/>
                    </w:rPr>
                  </w:rPrChange>
                </w:rPr>
                <w:delText>.</w:delText>
              </w:r>
            </w:del>
            <w:ins w:id="6861" w:author="Елена Белолипецкая" w:date="2024-05-25T22:29:00Z">
              <w:r w:rsidR="00FE0F3F" w:rsidRPr="008A0D15">
                <w:rPr>
                  <w:rFonts w:eastAsia="Times New Roman"/>
                  <w:sz w:val="22"/>
                  <w:szCs w:val="22"/>
                  <w:lang w:eastAsia="ru-RU"/>
                  <w:rPrChange w:id="6862" w:author="Елена Белолипецкая" w:date="2024-05-25T22:35:00Z">
                    <w:rPr>
                      <w:rFonts w:eastAsia="Times New Roman"/>
                      <w:lang w:eastAsia="ru-RU"/>
                    </w:rPr>
                  </w:rPrChange>
                </w:rPr>
                <w:t>,</w:t>
              </w:r>
            </w:ins>
            <w:r w:rsidRPr="008A0D15">
              <w:rPr>
                <w:rFonts w:eastAsia="Times New Roman"/>
                <w:sz w:val="22"/>
                <w:szCs w:val="22"/>
                <w:lang w:eastAsia="ru-RU"/>
                <w:rPrChange w:id="6863" w:author="Елена Белолипецкая" w:date="2024-05-25T22:35:00Z">
                  <w:rPr>
                    <w:rFonts w:eastAsia="Times New Roman"/>
                    <w:lang w:eastAsia="ru-RU"/>
                  </w:rPr>
                </w:rPrChange>
              </w:rPr>
              <w:t>0)</w:t>
            </w:r>
          </w:p>
        </w:tc>
        <w:tc>
          <w:tcPr>
            <w:tcW w:w="309" w:type="pct"/>
            <w:tcMar>
              <w:top w:w="45" w:type="dxa"/>
              <w:left w:w="75" w:type="dxa"/>
              <w:bottom w:w="45" w:type="dxa"/>
              <w:right w:w="75" w:type="dxa"/>
            </w:tcMar>
            <w:vAlign w:val="center"/>
            <w:hideMark/>
          </w:tcPr>
          <w:p w14:paraId="66643362" w14:textId="77777777" w:rsidR="008269BA" w:rsidRPr="008A0D15" w:rsidRDefault="008269BA">
            <w:pPr>
              <w:spacing w:after="0" w:line="240" w:lineRule="auto"/>
              <w:rPr>
                <w:rFonts w:eastAsia="Times New Roman"/>
                <w:sz w:val="22"/>
                <w:szCs w:val="22"/>
                <w:lang w:eastAsia="ru-RU"/>
                <w:rPrChange w:id="6864" w:author="Елена Белолипецкая" w:date="2024-05-25T22:35:00Z">
                  <w:rPr>
                    <w:rFonts w:eastAsia="Times New Roman"/>
                    <w:lang w:eastAsia="ru-RU"/>
                  </w:rPr>
                </w:rPrChange>
              </w:rPr>
              <w:pPrChange w:id="6865" w:author="Елена Белолипецкая" w:date="2024-05-25T22:31:00Z">
                <w:pPr>
                  <w:spacing w:before="75" w:after="75" w:line="240" w:lineRule="auto"/>
                </w:pPr>
              </w:pPrChange>
            </w:pPr>
          </w:p>
        </w:tc>
        <w:tc>
          <w:tcPr>
            <w:tcW w:w="1508" w:type="pct"/>
            <w:vMerge/>
            <w:vAlign w:val="center"/>
            <w:hideMark/>
          </w:tcPr>
          <w:p w14:paraId="2D142CD7" w14:textId="77777777" w:rsidR="008269BA" w:rsidRPr="008A0D15" w:rsidRDefault="008269BA">
            <w:pPr>
              <w:spacing w:after="0" w:line="240" w:lineRule="auto"/>
              <w:rPr>
                <w:rFonts w:eastAsia="Times New Roman"/>
                <w:sz w:val="22"/>
                <w:szCs w:val="22"/>
                <w:lang w:eastAsia="ru-RU"/>
                <w:rPrChange w:id="6866" w:author="Елена Белолипецкая" w:date="2024-05-25T22:35:00Z">
                  <w:rPr>
                    <w:rFonts w:eastAsia="Times New Roman"/>
                    <w:lang w:eastAsia="ru-RU"/>
                  </w:rPr>
                </w:rPrChange>
              </w:rPr>
              <w:pPrChange w:id="6867" w:author="Елена Белолипецкая" w:date="2024-05-25T22:31:00Z">
                <w:pPr>
                  <w:spacing w:before="75" w:after="75" w:line="240" w:lineRule="auto"/>
                </w:pPr>
              </w:pPrChange>
            </w:pPr>
          </w:p>
        </w:tc>
      </w:tr>
      <w:tr w:rsidR="00FE0F3F" w:rsidRPr="008A0D15" w14:paraId="2D59A8DF" w14:textId="77777777" w:rsidTr="00FE0F3F">
        <w:tc>
          <w:tcPr>
            <w:tcW w:w="1818" w:type="pct"/>
            <w:vMerge/>
            <w:vAlign w:val="center"/>
            <w:hideMark/>
          </w:tcPr>
          <w:p w14:paraId="4646A728" w14:textId="77777777" w:rsidR="008269BA" w:rsidRPr="008A0D15" w:rsidRDefault="008269BA">
            <w:pPr>
              <w:spacing w:after="0" w:line="240" w:lineRule="auto"/>
              <w:rPr>
                <w:rFonts w:eastAsia="Times New Roman"/>
                <w:sz w:val="22"/>
                <w:szCs w:val="22"/>
                <w:lang w:eastAsia="ru-RU"/>
                <w:rPrChange w:id="6868" w:author="Елена Белолипецкая" w:date="2024-05-25T22:35:00Z">
                  <w:rPr>
                    <w:rFonts w:eastAsia="Times New Roman"/>
                    <w:lang w:eastAsia="ru-RU"/>
                  </w:rPr>
                </w:rPrChange>
              </w:rPr>
              <w:pPrChange w:id="6869" w:author="Елена Белолипецкая" w:date="2024-05-25T22:31:00Z">
                <w:pPr>
                  <w:spacing w:before="75" w:after="75" w:line="240" w:lineRule="auto"/>
                </w:pPr>
              </w:pPrChange>
            </w:pPr>
          </w:p>
        </w:tc>
        <w:tc>
          <w:tcPr>
            <w:tcW w:w="682" w:type="pct"/>
            <w:tcMar>
              <w:top w:w="45" w:type="dxa"/>
              <w:left w:w="75" w:type="dxa"/>
              <w:bottom w:w="45" w:type="dxa"/>
              <w:right w:w="75" w:type="dxa"/>
            </w:tcMar>
            <w:vAlign w:val="center"/>
            <w:hideMark/>
          </w:tcPr>
          <w:p w14:paraId="1F8792A8" w14:textId="77777777" w:rsidR="008269BA" w:rsidRPr="008A0D15" w:rsidRDefault="008269BA">
            <w:pPr>
              <w:spacing w:after="0" w:line="240" w:lineRule="auto"/>
              <w:rPr>
                <w:rFonts w:eastAsia="Times New Roman"/>
                <w:sz w:val="22"/>
                <w:szCs w:val="22"/>
                <w:lang w:eastAsia="ru-RU"/>
                <w:rPrChange w:id="6870" w:author="Елена Белолипецкая" w:date="2024-05-25T22:35:00Z">
                  <w:rPr>
                    <w:rFonts w:eastAsia="Times New Roman"/>
                    <w:lang w:eastAsia="ru-RU"/>
                  </w:rPr>
                </w:rPrChange>
              </w:rPr>
              <w:pPrChange w:id="6871" w:author="Елена Белолипецкая" w:date="2024-05-25T22:31:00Z">
                <w:pPr>
                  <w:spacing w:before="75" w:after="75" w:line="240" w:lineRule="auto"/>
                </w:pPr>
              </w:pPrChange>
            </w:pPr>
            <w:r w:rsidRPr="008A0D15">
              <w:rPr>
                <w:rFonts w:eastAsia="Times New Roman"/>
                <w:sz w:val="22"/>
                <w:szCs w:val="22"/>
                <w:lang w:eastAsia="ru-RU"/>
                <w:rPrChange w:id="6872" w:author="Елена Белолипецкая" w:date="2024-05-25T22:35:00Z">
                  <w:rPr>
                    <w:rFonts w:eastAsia="Times New Roman"/>
                    <w:lang w:eastAsia="ru-RU"/>
                  </w:rPr>
                </w:rPrChange>
              </w:rPr>
              <w:t>Велпатасвир</w:t>
            </w:r>
          </w:p>
        </w:tc>
        <w:tc>
          <w:tcPr>
            <w:tcW w:w="303" w:type="pct"/>
            <w:tcMar>
              <w:top w:w="45" w:type="dxa"/>
              <w:left w:w="75" w:type="dxa"/>
              <w:bottom w:w="45" w:type="dxa"/>
              <w:right w:w="75" w:type="dxa"/>
            </w:tcMar>
            <w:vAlign w:val="center"/>
            <w:hideMark/>
          </w:tcPr>
          <w:p w14:paraId="2F120ACD" w14:textId="375F2BB0" w:rsidR="008269BA" w:rsidRPr="008A0D15" w:rsidRDefault="008269BA">
            <w:pPr>
              <w:spacing w:after="0" w:line="240" w:lineRule="auto"/>
              <w:rPr>
                <w:rFonts w:eastAsia="Times New Roman"/>
                <w:sz w:val="22"/>
                <w:szCs w:val="22"/>
                <w:lang w:eastAsia="ru-RU"/>
                <w:rPrChange w:id="6873" w:author="Елена Белолипецкая" w:date="2024-05-25T22:35:00Z">
                  <w:rPr>
                    <w:rFonts w:eastAsia="Times New Roman"/>
                    <w:lang w:eastAsia="ru-RU"/>
                  </w:rPr>
                </w:rPrChange>
              </w:rPr>
              <w:pPrChange w:id="6874" w:author="Елена Белолипецкая" w:date="2024-05-25T22:34:00Z">
                <w:pPr>
                  <w:spacing w:before="75" w:after="75" w:line="240" w:lineRule="auto"/>
                </w:pPr>
              </w:pPrChange>
            </w:pPr>
            <w:r w:rsidRPr="008A0D15">
              <w:rPr>
                <w:rFonts w:eastAsia="Times New Roman"/>
                <w:sz w:val="22"/>
                <w:szCs w:val="22"/>
                <w:lang w:eastAsia="ru-RU"/>
                <w:rPrChange w:id="6875" w:author="Елена Белолипецкая" w:date="2024-05-25T22:35:00Z">
                  <w:rPr>
                    <w:rFonts w:eastAsia="Times New Roman"/>
                    <w:lang w:eastAsia="ru-RU"/>
                  </w:rPr>
                </w:rPrChange>
              </w:rPr>
              <w:t>↑</w:t>
            </w:r>
            <w:r w:rsidRPr="008A0D15">
              <w:rPr>
                <w:rFonts w:eastAsia="Times New Roman"/>
                <w:sz w:val="22"/>
                <w:szCs w:val="22"/>
                <w:lang w:eastAsia="ru-RU"/>
                <w:rPrChange w:id="6876" w:author="Елена Белолипецкая" w:date="2024-05-25T22:35:00Z">
                  <w:rPr>
                    <w:rFonts w:eastAsia="Times New Roman"/>
                    <w:lang w:eastAsia="ru-RU"/>
                  </w:rPr>
                </w:rPrChange>
              </w:rPr>
              <w:br/>
              <w:t>1</w:t>
            </w:r>
            <w:del w:id="6877" w:author="Елена Белолипецкая" w:date="2024-05-25T22:29:00Z">
              <w:r w:rsidRPr="008A0D15" w:rsidDel="00FE0F3F">
                <w:rPr>
                  <w:rFonts w:eastAsia="Times New Roman"/>
                  <w:sz w:val="22"/>
                  <w:szCs w:val="22"/>
                  <w:lang w:eastAsia="ru-RU"/>
                  <w:rPrChange w:id="6878" w:author="Елена Белолипецкая" w:date="2024-05-25T22:35:00Z">
                    <w:rPr>
                      <w:rFonts w:eastAsia="Times New Roman"/>
                      <w:lang w:eastAsia="ru-RU"/>
                    </w:rPr>
                  </w:rPrChange>
                </w:rPr>
                <w:delText>.</w:delText>
              </w:r>
            </w:del>
            <w:ins w:id="6879" w:author="Елена Белолипецкая" w:date="2024-05-25T22:29:00Z">
              <w:r w:rsidR="00FE0F3F" w:rsidRPr="008A0D15">
                <w:rPr>
                  <w:rFonts w:eastAsia="Times New Roman"/>
                  <w:sz w:val="22"/>
                  <w:szCs w:val="22"/>
                  <w:lang w:eastAsia="ru-RU"/>
                  <w:rPrChange w:id="6880" w:author="Елена Белолипецкая" w:date="2024-05-25T22:35:00Z">
                    <w:rPr>
                      <w:rFonts w:eastAsia="Times New Roman"/>
                      <w:lang w:eastAsia="ru-RU"/>
                    </w:rPr>
                  </w:rPrChange>
                </w:rPr>
                <w:t>,</w:t>
              </w:r>
            </w:ins>
            <w:r w:rsidRPr="008A0D15">
              <w:rPr>
                <w:rFonts w:eastAsia="Times New Roman"/>
                <w:sz w:val="22"/>
                <w:szCs w:val="22"/>
                <w:lang w:eastAsia="ru-RU"/>
                <w:rPrChange w:id="6881" w:author="Елена Белолипецкая" w:date="2024-05-25T22:35:00Z">
                  <w:rPr>
                    <w:rFonts w:eastAsia="Times New Roman"/>
                    <w:lang w:eastAsia="ru-RU"/>
                  </w:rPr>
                </w:rPrChange>
              </w:rPr>
              <w:t>6 (1</w:t>
            </w:r>
            <w:del w:id="6882" w:author="Елена Белолипецкая" w:date="2024-05-25T22:29:00Z">
              <w:r w:rsidRPr="008A0D15" w:rsidDel="00FE0F3F">
                <w:rPr>
                  <w:rFonts w:eastAsia="Times New Roman"/>
                  <w:sz w:val="22"/>
                  <w:szCs w:val="22"/>
                  <w:lang w:eastAsia="ru-RU"/>
                  <w:rPrChange w:id="6883" w:author="Елена Белолипецкая" w:date="2024-05-25T22:35:00Z">
                    <w:rPr>
                      <w:rFonts w:eastAsia="Times New Roman"/>
                      <w:lang w:eastAsia="ru-RU"/>
                    </w:rPr>
                  </w:rPrChange>
                </w:rPr>
                <w:delText>.</w:delText>
              </w:r>
            </w:del>
            <w:ins w:id="6884" w:author="Елена Белолипецкая" w:date="2024-05-25T22:29:00Z">
              <w:r w:rsidR="00FE0F3F" w:rsidRPr="008A0D15">
                <w:rPr>
                  <w:rFonts w:eastAsia="Times New Roman"/>
                  <w:sz w:val="22"/>
                  <w:szCs w:val="22"/>
                  <w:lang w:eastAsia="ru-RU"/>
                  <w:rPrChange w:id="6885" w:author="Елена Белолипецкая" w:date="2024-05-25T22:35:00Z">
                    <w:rPr>
                      <w:rFonts w:eastAsia="Times New Roman"/>
                      <w:lang w:eastAsia="ru-RU"/>
                    </w:rPr>
                  </w:rPrChange>
                </w:rPr>
                <w:t>,</w:t>
              </w:r>
            </w:ins>
            <w:r w:rsidRPr="008A0D15">
              <w:rPr>
                <w:rFonts w:eastAsia="Times New Roman"/>
                <w:sz w:val="22"/>
                <w:szCs w:val="22"/>
                <w:lang w:eastAsia="ru-RU"/>
                <w:rPrChange w:id="6886" w:author="Елена Белолипецкая" w:date="2024-05-25T22:35:00Z">
                  <w:rPr>
                    <w:rFonts w:eastAsia="Times New Roman"/>
                    <w:lang w:eastAsia="ru-RU"/>
                  </w:rPr>
                </w:rPrChange>
              </w:rPr>
              <w:t>2</w:t>
            </w:r>
            <w:del w:id="6887" w:author="Елена Белолипецкая" w:date="2024-05-25T22:34:00Z">
              <w:r w:rsidRPr="008A0D15" w:rsidDel="008A0D15">
                <w:rPr>
                  <w:rFonts w:eastAsia="Times New Roman"/>
                  <w:sz w:val="22"/>
                  <w:szCs w:val="22"/>
                  <w:lang w:eastAsia="ru-RU"/>
                  <w:rPrChange w:id="6888" w:author="Елена Белолипецкая" w:date="2024-05-25T22:35:00Z">
                    <w:rPr>
                      <w:rFonts w:eastAsia="Times New Roman"/>
                      <w:lang w:eastAsia="ru-RU"/>
                    </w:rPr>
                  </w:rPrChange>
                </w:rPr>
                <w:delText xml:space="preserve">, </w:delText>
              </w:r>
            </w:del>
            <w:ins w:id="6889" w:author="Елена Белолипецкая" w:date="2024-05-25T22:34:00Z">
              <w:r w:rsidR="008A0D15" w:rsidRPr="008A0D15">
                <w:rPr>
                  <w:rFonts w:eastAsia="Times New Roman"/>
                  <w:sz w:val="22"/>
                  <w:szCs w:val="22"/>
                  <w:lang w:val="en-US" w:eastAsia="ru-RU"/>
                  <w:rPrChange w:id="6890"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6891"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6892" w:author="Елена Белолипецкая" w:date="2024-05-25T22:35:00Z">
                  <w:rPr>
                    <w:rFonts w:eastAsia="Times New Roman"/>
                    <w:lang w:eastAsia="ru-RU"/>
                  </w:rPr>
                </w:rPrChange>
              </w:rPr>
              <w:t>2</w:t>
            </w:r>
            <w:del w:id="6893" w:author="Елена Белолипецкая" w:date="2024-05-25T22:29:00Z">
              <w:r w:rsidRPr="008A0D15" w:rsidDel="00FE0F3F">
                <w:rPr>
                  <w:rFonts w:eastAsia="Times New Roman"/>
                  <w:sz w:val="22"/>
                  <w:szCs w:val="22"/>
                  <w:lang w:eastAsia="ru-RU"/>
                  <w:rPrChange w:id="6894" w:author="Елена Белолипецкая" w:date="2024-05-25T22:35:00Z">
                    <w:rPr>
                      <w:rFonts w:eastAsia="Times New Roman"/>
                      <w:lang w:eastAsia="ru-RU"/>
                    </w:rPr>
                  </w:rPrChange>
                </w:rPr>
                <w:delText>.</w:delText>
              </w:r>
            </w:del>
            <w:ins w:id="6895" w:author="Елена Белолипецкая" w:date="2024-05-25T22:29:00Z">
              <w:r w:rsidR="00FE0F3F" w:rsidRPr="008A0D15">
                <w:rPr>
                  <w:rFonts w:eastAsia="Times New Roman"/>
                  <w:sz w:val="22"/>
                  <w:szCs w:val="22"/>
                  <w:lang w:eastAsia="ru-RU"/>
                  <w:rPrChange w:id="6896" w:author="Елена Белолипецкая" w:date="2024-05-25T22:35:00Z">
                    <w:rPr>
                      <w:rFonts w:eastAsia="Times New Roman"/>
                      <w:lang w:eastAsia="ru-RU"/>
                    </w:rPr>
                  </w:rPrChange>
                </w:rPr>
                <w:t>,</w:t>
              </w:r>
            </w:ins>
            <w:r w:rsidRPr="008A0D15">
              <w:rPr>
                <w:rFonts w:eastAsia="Times New Roman"/>
                <w:sz w:val="22"/>
                <w:szCs w:val="22"/>
                <w:lang w:eastAsia="ru-RU"/>
                <w:rPrChange w:id="6897" w:author="Елена Белолипецкая" w:date="2024-05-25T22:35:00Z">
                  <w:rPr>
                    <w:rFonts w:eastAsia="Times New Roman"/>
                    <w:lang w:eastAsia="ru-RU"/>
                  </w:rPr>
                </w:rPrChange>
              </w:rPr>
              <w:t>0)</w:t>
            </w:r>
          </w:p>
        </w:tc>
        <w:tc>
          <w:tcPr>
            <w:tcW w:w="379" w:type="pct"/>
            <w:tcMar>
              <w:top w:w="45" w:type="dxa"/>
              <w:left w:w="75" w:type="dxa"/>
              <w:bottom w:w="45" w:type="dxa"/>
              <w:right w:w="75" w:type="dxa"/>
            </w:tcMar>
            <w:vAlign w:val="center"/>
            <w:hideMark/>
          </w:tcPr>
          <w:p w14:paraId="62353728" w14:textId="0166AD2E" w:rsidR="008269BA" w:rsidRPr="008A0D15" w:rsidRDefault="008269BA">
            <w:pPr>
              <w:spacing w:after="0" w:line="240" w:lineRule="auto"/>
              <w:rPr>
                <w:rFonts w:eastAsia="Times New Roman"/>
                <w:sz w:val="22"/>
                <w:szCs w:val="22"/>
                <w:lang w:eastAsia="ru-RU"/>
                <w:rPrChange w:id="6898" w:author="Елена Белолипецкая" w:date="2024-05-25T22:35:00Z">
                  <w:rPr>
                    <w:rFonts w:eastAsia="Times New Roman"/>
                    <w:lang w:eastAsia="ru-RU"/>
                  </w:rPr>
                </w:rPrChange>
              </w:rPr>
              <w:pPrChange w:id="6899" w:author="Елена Белолипецкая" w:date="2024-05-25T22:34:00Z">
                <w:pPr>
                  <w:spacing w:before="75" w:after="75" w:line="240" w:lineRule="auto"/>
                </w:pPr>
              </w:pPrChange>
            </w:pPr>
            <w:r w:rsidRPr="008A0D15">
              <w:rPr>
                <w:rFonts w:eastAsia="Times New Roman"/>
                <w:sz w:val="22"/>
                <w:szCs w:val="22"/>
                <w:lang w:eastAsia="ru-RU"/>
                <w:rPrChange w:id="6900" w:author="Елена Белолипецкая" w:date="2024-05-25T22:35:00Z">
                  <w:rPr>
                    <w:rFonts w:eastAsia="Times New Roman"/>
                    <w:lang w:eastAsia="ru-RU"/>
                  </w:rPr>
                </w:rPrChange>
              </w:rPr>
              <w:t>↑</w:t>
            </w:r>
            <w:r w:rsidRPr="008A0D15">
              <w:rPr>
                <w:rFonts w:eastAsia="Times New Roman"/>
                <w:sz w:val="22"/>
                <w:szCs w:val="22"/>
                <w:lang w:eastAsia="ru-RU"/>
                <w:rPrChange w:id="6901" w:author="Елена Белолипецкая" w:date="2024-05-25T22:35:00Z">
                  <w:rPr>
                    <w:rFonts w:eastAsia="Times New Roman"/>
                    <w:lang w:eastAsia="ru-RU"/>
                  </w:rPr>
                </w:rPrChange>
              </w:rPr>
              <w:br/>
              <w:t>2</w:t>
            </w:r>
            <w:del w:id="6902" w:author="Елена Белолипецкая" w:date="2024-05-25T22:29:00Z">
              <w:r w:rsidRPr="008A0D15" w:rsidDel="00FE0F3F">
                <w:rPr>
                  <w:rFonts w:eastAsia="Times New Roman"/>
                  <w:sz w:val="22"/>
                  <w:szCs w:val="22"/>
                  <w:lang w:eastAsia="ru-RU"/>
                  <w:rPrChange w:id="6903" w:author="Елена Белолипецкая" w:date="2024-05-25T22:35:00Z">
                    <w:rPr>
                      <w:rFonts w:eastAsia="Times New Roman"/>
                      <w:lang w:eastAsia="ru-RU"/>
                    </w:rPr>
                  </w:rPrChange>
                </w:rPr>
                <w:delText>.</w:delText>
              </w:r>
            </w:del>
            <w:ins w:id="6904" w:author="Елена Белолипецкая" w:date="2024-05-25T22:29:00Z">
              <w:r w:rsidR="00FE0F3F" w:rsidRPr="008A0D15">
                <w:rPr>
                  <w:rFonts w:eastAsia="Times New Roman"/>
                  <w:sz w:val="22"/>
                  <w:szCs w:val="22"/>
                  <w:lang w:eastAsia="ru-RU"/>
                  <w:rPrChange w:id="6905" w:author="Елена Белолипецкая" w:date="2024-05-25T22:35:00Z">
                    <w:rPr>
                      <w:rFonts w:eastAsia="Times New Roman"/>
                      <w:lang w:eastAsia="ru-RU"/>
                    </w:rPr>
                  </w:rPrChange>
                </w:rPr>
                <w:t>,</w:t>
              </w:r>
            </w:ins>
            <w:r w:rsidRPr="008A0D15">
              <w:rPr>
                <w:rFonts w:eastAsia="Times New Roman"/>
                <w:sz w:val="22"/>
                <w:szCs w:val="22"/>
                <w:lang w:eastAsia="ru-RU"/>
                <w:rPrChange w:id="6906" w:author="Елена Белолипецкая" w:date="2024-05-25T22:35:00Z">
                  <w:rPr>
                    <w:rFonts w:eastAsia="Times New Roman"/>
                    <w:lang w:eastAsia="ru-RU"/>
                  </w:rPr>
                </w:rPrChange>
              </w:rPr>
              <w:t>0 (1</w:t>
            </w:r>
            <w:del w:id="6907" w:author="Елена Белолипецкая" w:date="2024-05-25T22:29:00Z">
              <w:r w:rsidRPr="008A0D15" w:rsidDel="00FE0F3F">
                <w:rPr>
                  <w:rFonts w:eastAsia="Times New Roman"/>
                  <w:sz w:val="22"/>
                  <w:szCs w:val="22"/>
                  <w:lang w:eastAsia="ru-RU"/>
                  <w:rPrChange w:id="6908" w:author="Елена Белолипецкая" w:date="2024-05-25T22:35:00Z">
                    <w:rPr>
                      <w:rFonts w:eastAsia="Times New Roman"/>
                      <w:lang w:eastAsia="ru-RU"/>
                    </w:rPr>
                  </w:rPrChange>
                </w:rPr>
                <w:delText>.</w:delText>
              </w:r>
            </w:del>
            <w:ins w:id="6909" w:author="Елена Белолипецкая" w:date="2024-05-25T22:29:00Z">
              <w:r w:rsidR="00FE0F3F" w:rsidRPr="008A0D15">
                <w:rPr>
                  <w:rFonts w:eastAsia="Times New Roman"/>
                  <w:sz w:val="22"/>
                  <w:szCs w:val="22"/>
                  <w:lang w:eastAsia="ru-RU"/>
                  <w:rPrChange w:id="6910" w:author="Елена Белолипецкая" w:date="2024-05-25T22:35:00Z">
                    <w:rPr>
                      <w:rFonts w:eastAsia="Times New Roman"/>
                      <w:lang w:eastAsia="ru-RU"/>
                    </w:rPr>
                  </w:rPrChange>
                </w:rPr>
                <w:t>,</w:t>
              </w:r>
            </w:ins>
            <w:r w:rsidRPr="008A0D15">
              <w:rPr>
                <w:rFonts w:eastAsia="Times New Roman"/>
                <w:sz w:val="22"/>
                <w:szCs w:val="22"/>
                <w:lang w:eastAsia="ru-RU"/>
                <w:rPrChange w:id="6911" w:author="Елена Белолипецкая" w:date="2024-05-25T22:35:00Z">
                  <w:rPr>
                    <w:rFonts w:eastAsia="Times New Roman"/>
                    <w:lang w:eastAsia="ru-RU"/>
                  </w:rPr>
                </w:rPrChange>
              </w:rPr>
              <w:t>5</w:t>
            </w:r>
            <w:del w:id="6912" w:author="Елена Белолипецкая" w:date="2024-05-25T22:34:00Z">
              <w:r w:rsidRPr="008A0D15" w:rsidDel="008A0D15">
                <w:rPr>
                  <w:rFonts w:eastAsia="Times New Roman"/>
                  <w:sz w:val="22"/>
                  <w:szCs w:val="22"/>
                  <w:lang w:eastAsia="ru-RU"/>
                  <w:rPrChange w:id="6913" w:author="Елена Белолипецкая" w:date="2024-05-25T22:35:00Z">
                    <w:rPr>
                      <w:rFonts w:eastAsia="Times New Roman"/>
                      <w:lang w:eastAsia="ru-RU"/>
                    </w:rPr>
                  </w:rPrChange>
                </w:rPr>
                <w:delText xml:space="preserve">, </w:delText>
              </w:r>
            </w:del>
            <w:ins w:id="6914" w:author="Елена Белолипецкая" w:date="2024-05-25T22:34:00Z">
              <w:r w:rsidR="008A0D15" w:rsidRPr="008A0D15">
                <w:rPr>
                  <w:rFonts w:eastAsia="Times New Roman"/>
                  <w:sz w:val="22"/>
                  <w:szCs w:val="22"/>
                  <w:lang w:val="en-US" w:eastAsia="ru-RU"/>
                  <w:rPrChange w:id="6915"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6916"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6917" w:author="Елена Белолипецкая" w:date="2024-05-25T22:35:00Z">
                  <w:rPr>
                    <w:rFonts w:eastAsia="Times New Roman"/>
                    <w:lang w:eastAsia="ru-RU"/>
                  </w:rPr>
                </w:rPrChange>
              </w:rPr>
              <w:t>2</w:t>
            </w:r>
            <w:del w:id="6918" w:author="Елена Белолипецкая" w:date="2024-05-25T22:29:00Z">
              <w:r w:rsidRPr="008A0D15" w:rsidDel="00FE0F3F">
                <w:rPr>
                  <w:rFonts w:eastAsia="Times New Roman"/>
                  <w:sz w:val="22"/>
                  <w:szCs w:val="22"/>
                  <w:lang w:eastAsia="ru-RU"/>
                  <w:rPrChange w:id="6919" w:author="Елена Белолипецкая" w:date="2024-05-25T22:35:00Z">
                    <w:rPr>
                      <w:rFonts w:eastAsia="Times New Roman"/>
                      <w:lang w:eastAsia="ru-RU"/>
                    </w:rPr>
                  </w:rPrChange>
                </w:rPr>
                <w:delText>.</w:delText>
              </w:r>
            </w:del>
            <w:ins w:id="6920" w:author="Елена Белолипецкая" w:date="2024-05-25T22:29:00Z">
              <w:r w:rsidR="00FE0F3F" w:rsidRPr="008A0D15">
                <w:rPr>
                  <w:rFonts w:eastAsia="Times New Roman"/>
                  <w:sz w:val="22"/>
                  <w:szCs w:val="22"/>
                  <w:lang w:eastAsia="ru-RU"/>
                  <w:rPrChange w:id="6921" w:author="Елена Белолипецкая" w:date="2024-05-25T22:35:00Z">
                    <w:rPr>
                      <w:rFonts w:eastAsia="Times New Roman"/>
                      <w:lang w:eastAsia="ru-RU"/>
                    </w:rPr>
                  </w:rPrChange>
                </w:rPr>
                <w:t>,</w:t>
              </w:r>
            </w:ins>
            <w:r w:rsidRPr="008A0D15">
              <w:rPr>
                <w:rFonts w:eastAsia="Times New Roman"/>
                <w:sz w:val="22"/>
                <w:szCs w:val="22"/>
                <w:lang w:eastAsia="ru-RU"/>
                <w:rPrChange w:id="6922" w:author="Елена Белолипецкая" w:date="2024-05-25T22:35:00Z">
                  <w:rPr>
                    <w:rFonts w:eastAsia="Times New Roman"/>
                    <w:lang w:eastAsia="ru-RU"/>
                  </w:rPr>
                </w:rPrChange>
              </w:rPr>
              <w:t>7)</w:t>
            </w:r>
          </w:p>
        </w:tc>
        <w:tc>
          <w:tcPr>
            <w:tcW w:w="309" w:type="pct"/>
            <w:tcMar>
              <w:top w:w="45" w:type="dxa"/>
              <w:left w:w="75" w:type="dxa"/>
              <w:bottom w:w="45" w:type="dxa"/>
              <w:right w:w="75" w:type="dxa"/>
            </w:tcMar>
            <w:vAlign w:val="center"/>
            <w:hideMark/>
          </w:tcPr>
          <w:p w14:paraId="2E91EDD2" w14:textId="77777777" w:rsidR="008269BA" w:rsidRPr="008A0D15" w:rsidRDefault="008269BA">
            <w:pPr>
              <w:spacing w:after="0" w:line="240" w:lineRule="auto"/>
              <w:rPr>
                <w:rFonts w:eastAsia="Times New Roman"/>
                <w:sz w:val="22"/>
                <w:szCs w:val="22"/>
                <w:lang w:eastAsia="ru-RU"/>
                <w:rPrChange w:id="6923" w:author="Елена Белолипецкая" w:date="2024-05-25T22:35:00Z">
                  <w:rPr>
                    <w:rFonts w:eastAsia="Times New Roman"/>
                    <w:lang w:eastAsia="ru-RU"/>
                  </w:rPr>
                </w:rPrChange>
              </w:rPr>
              <w:pPrChange w:id="6924" w:author="Елена Белолипецкая" w:date="2024-05-25T22:31:00Z">
                <w:pPr>
                  <w:spacing w:before="75" w:after="75" w:line="240" w:lineRule="auto"/>
                </w:pPr>
              </w:pPrChange>
            </w:pPr>
          </w:p>
        </w:tc>
        <w:tc>
          <w:tcPr>
            <w:tcW w:w="1508" w:type="pct"/>
            <w:vMerge/>
            <w:vAlign w:val="center"/>
            <w:hideMark/>
          </w:tcPr>
          <w:p w14:paraId="2F5D6788" w14:textId="77777777" w:rsidR="008269BA" w:rsidRPr="008A0D15" w:rsidRDefault="008269BA">
            <w:pPr>
              <w:spacing w:after="0" w:line="240" w:lineRule="auto"/>
              <w:rPr>
                <w:rFonts w:eastAsia="Times New Roman"/>
                <w:sz w:val="22"/>
                <w:szCs w:val="22"/>
                <w:lang w:eastAsia="ru-RU"/>
                <w:rPrChange w:id="6925" w:author="Елена Белолипецкая" w:date="2024-05-25T22:35:00Z">
                  <w:rPr>
                    <w:rFonts w:eastAsia="Times New Roman"/>
                    <w:lang w:eastAsia="ru-RU"/>
                  </w:rPr>
                </w:rPrChange>
              </w:rPr>
              <w:pPrChange w:id="6926" w:author="Елена Белолипецкая" w:date="2024-05-25T22:31:00Z">
                <w:pPr>
                  <w:spacing w:before="75" w:after="75" w:line="240" w:lineRule="auto"/>
                </w:pPr>
              </w:pPrChange>
            </w:pPr>
          </w:p>
        </w:tc>
      </w:tr>
      <w:tr w:rsidR="00FE0F3F" w:rsidRPr="008A0D15" w14:paraId="39893616" w14:textId="77777777" w:rsidTr="00FE0F3F">
        <w:tc>
          <w:tcPr>
            <w:tcW w:w="1818" w:type="pct"/>
            <w:vMerge w:val="restart"/>
            <w:tcMar>
              <w:top w:w="45" w:type="dxa"/>
              <w:left w:w="75" w:type="dxa"/>
              <w:bottom w:w="45" w:type="dxa"/>
              <w:right w:w="75" w:type="dxa"/>
            </w:tcMar>
            <w:vAlign w:val="center"/>
            <w:hideMark/>
          </w:tcPr>
          <w:p w14:paraId="63B02C08" w14:textId="77777777" w:rsidR="008269BA" w:rsidRPr="008A0D15" w:rsidRDefault="008269BA">
            <w:pPr>
              <w:spacing w:after="0" w:line="240" w:lineRule="auto"/>
              <w:rPr>
                <w:rFonts w:eastAsia="Times New Roman"/>
                <w:sz w:val="22"/>
                <w:szCs w:val="22"/>
                <w:lang w:eastAsia="ru-RU"/>
                <w:rPrChange w:id="6927" w:author="Елена Белолипецкая" w:date="2024-05-25T22:35:00Z">
                  <w:rPr>
                    <w:rFonts w:eastAsia="Times New Roman"/>
                    <w:lang w:eastAsia="ru-RU"/>
                  </w:rPr>
                </w:rPrChange>
              </w:rPr>
              <w:pPrChange w:id="6928" w:author="Елена Белолипецкая" w:date="2024-05-25T22:31:00Z">
                <w:pPr>
                  <w:spacing w:before="75" w:after="75" w:line="240" w:lineRule="auto"/>
                </w:pPr>
              </w:pPrChange>
            </w:pPr>
            <w:r w:rsidRPr="008A0D15">
              <w:rPr>
                <w:rFonts w:eastAsia="Times New Roman"/>
                <w:sz w:val="22"/>
                <w:szCs w:val="22"/>
                <w:lang w:eastAsia="ru-RU"/>
                <w:rPrChange w:id="6929" w:author="Елена Белолипецкая" w:date="2024-05-25T22:35:00Z">
                  <w:rPr>
                    <w:rFonts w:eastAsia="Times New Roman"/>
                    <w:lang w:eastAsia="ru-RU"/>
                  </w:rPr>
                </w:rPrChange>
              </w:rPr>
              <w:t>Такролимус (5 мг однократно)</w:t>
            </w:r>
            <w:r w:rsidRPr="008A0D15">
              <w:rPr>
                <w:rFonts w:eastAsia="Times New Roman"/>
                <w:sz w:val="22"/>
                <w:szCs w:val="22"/>
                <w:vertAlign w:val="superscript"/>
                <w:lang w:eastAsia="ru-RU"/>
                <w:rPrChange w:id="6930" w:author="Елена Белолипецкая" w:date="2024-05-25T22:35:00Z">
                  <w:rPr>
                    <w:rFonts w:eastAsia="Times New Roman"/>
                    <w:vertAlign w:val="superscript"/>
                    <w:lang w:eastAsia="ru-RU"/>
                  </w:rPr>
                </w:rPrChange>
              </w:rPr>
              <w:t>f </w:t>
            </w:r>
            <w:r w:rsidRPr="008A0D15">
              <w:rPr>
                <w:rFonts w:eastAsia="Times New Roman"/>
                <w:sz w:val="22"/>
                <w:szCs w:val="22"/>
                <w:lang w:eastAsia="ru-RU"/>
                <w:rPrChange w:id="6931" w:author="Елена Белолипецкая" w:date="2024-05-25T22:35:00Z">
                  <w:rPr>
                    <w:rFonts w:eastAsia="Times New Roman"/>
                    <w:lang w:eastAsia="ru-RU"/>
                  </w:rPr>
                </w:rPrChange>
              </w:rPr>
              <w:t>/</w:t>
            </w:r>
            <w:r w:rsidRPr="008A0D15">
              <w:rPr>
                <w:rFonts w:eastAsia="Times New Roman"/>
                <w:sz w:val="22"/>
                <w:szCs w:val="22"/>
                <w:lang w:eastAsia="ru-RU"/>
                <w:rPrChange w:id="6932" w:author="Елена Белолипецкая" w:date="2024-05-25T22:35:00Z">
                  <w:rPr>
                    <w:rFonts w:eastAsia="Times New Roman"/>
                    <w:lang w:eastAsia="ru-RU"/>
                  </w:rPr>
                </w:rPrChange>
              </w:rPr>
              <w:br/>
              <w:t>Софосбувир (400 мг однократно)</w:t>
            </w:r>
            <w:r w:rsidRPr="008A0D15">
              <w:rPr>
                <w:rFonts w:eastAsia="Times New Roman"/>
                <w:sz w:val="22"/>
                <w:szCs w:val="22"/>
                <w:vertAlign w:val="superscript"/>
                <w:lang w:eastAsia="ru-RU"/>
                <w:rPrChange w:id="6933" w:author="Елена Белолипецкая" w:date="2024-05-25T22:35:00Z">
                  <w:rPr>
                    <w:rFonts w:eastAsia="Times New Roman"/>
                    <w:vertAlign w:val="superscript"/>
                    <w:lang w:eastAsia="ru-RU"/>
                  </w:rPr>
                </w:rPrChange>
              </w:rPr>
              <w:t>d</w:t>
            </w:r>
          </w:p>
        </w:tc>
        <w:tc>
          <w:tcPr>
            <w:tcW w:w="682" w:type="pct"/>
            <w:tcMar>
              <w:top w:w="45" w:type="dxa"/>
              <w:left w:w="75" w:type="dxa"/>
              <w:bottom w:w="45" w:type="dxa"/>
              <w:right w:w="75" w:type="dxa"/>
            </w:tcMar>
            <w:vAlign w:val="center"/>
            <w:hideMark/>
          </w:tcPr>
          <w:p w14:paraId="78961182" w14:textId="77777777" w:rsidR="008269BA" w:rsidRPr="008A0D15" w:rsidRDefault="008269BA">
            <w:pPr>
              <w:spacing w:after="0" w:line="240" w:lineRule="auto"/>
              <w:rPr>
                <w:rFonts w:eastAsia="Times New Roman"/>
                <w:sz w:val="22"/>
                <w:szCs w:val="22"/>
                <w:lang w:eastAsia="ru-RU"/>
                <w:rPrChange w:id="6934" w:author="Елена Белолипецкая" w:date="2024-05-25T22:35:00Z">
                  <w:rPr>
                    <w:rFonts w:eastAsia="Times New Roman"/>
                    <w:lang w:eastAsia="ru-RU"/>
                  </w:rPr>
                </w:rPrChange>
              </w:rPr>
              <w:pPrChange w:id="6935" w:author="Елена Белолипецкая" w:date="2024-05-25T22:31:00Z">
                <w:pPr>
                  <w:spacing w:before="75" w:after="75" w:line="240" w:lineRule="auto"/>
                </w:pPr>
              </w:pPrChange>
            </w:pPr>
            <w:r w:rsidRPr="008A0D15">
              <w:rPr>
                <w:rFonts w:eastAsia="Times New Roman"/>
                <w:sz w:val="22"/>
                <w:szCs w:val="22"/>
                <w:lang w:eastAsia="ru-RU"/>
                <w:rPrChange w:id="6936" w:author="Елена Белолипецкая" w:date="2024-05-25T22:35:00Z">
                  <w:rPr>
                    <w:rFonts w:eastAsia="Times New Roman"/>
                    <w:lang w:eastAsia="ru-RU"/>
                  </w:rPr>
                </w:rPrChange>
              </w:rPr>
              <w:t>Такролимус</w:t>
            </w:r>
          </w:p>
        </w:tc>
        <w:tc>
          <w:tcPr>
            <w:tcW w:w="303" w:type="pct"/>
            <w:tcMar>
              <w:top w:w="45" w:type="dxa"/>
              <w:left w:w="75" w:type="dxa"/>
              <w:bottom w:w="45" w:type="dxa"/>
              <w:right w:w="75" w:type="dxa"/>
            </w:tcMar>
            <w:vAlign w:val="center"/>
            <w:hideMark/>
          </w:tcPr>
          <w:p w14:paraId="302AA9EE" w14:textId="399A311C" w:rsidR="008269BA" w:rsidRPr="008A0D15" w:rsidRDefault="008269BA">
            <w:pPr>
              <w:spacing w:after="0" w:line="240" w:lineRule="auto"/>
              <w:rPr>
                <w:rFonts w:eastAsia="Times New Roman"/>
                <w:sz w:val="22"/>
                <w:szCs w:val="22"/>
                <w:lang w:eastAsia="ru-RU"/>
                <w:rPrChange w:id="6937" w:author="Елена Белолипецкая" w:date="2024-05-25T22:35:00Z">
                  <w:rPr>
                    <w:rFonts w:eastAsia="Times New Roman"/>
                    <w:lang w:eastAsia="ru-RU"/>
                  </w:rPr>
                </w:rPrChange>
              </w:rPr>
              <w:pPrChange w:id="6938" w:author="Елена Белолипецкая" w:date="2024-05-25T22:34:00Z">
                <w:pPr>
                  <w:spacing w:before="75" w:after="75" w:line="240" w:lineRule="auto"/>
                </w:pPr>
              </w:pPrChange>
            </w:pPr>
            <w:r w:rsidRPr="008A0D15">
              <w:rPr>
                <w:rFonts w:eastAsia="Times New Roman"/>
                <w:sz w:val="22"/>
                <w:szCs w:val="22"/>
                <w:lang w:eastAsia="ru-RU"/>
                <w:rPrChange w:id="6939" w:author="Елена Белолипецкая" w:date="2024-05-25T22:35:00Z">
                  <w:rPr>
                    <w:rFonts w:eastAsia="Times New Roman"/>
                    <w:lang w:eastAsia="ru-RU"/>
                  </w:rPr>
                </w:rPrChange>
              </w:rPr>
              <w:t>↓</w:t>
            </w:r>
            <w:r w:rsidRPr="008A0D15">
              <w:rPr>
                <w:rFonts w:eastAsia="Times New Roman"/>
                <w:sz w:val="22"/>
                <w:szCs w:val="22"/>
                <w:lang w:eastAsia="ru-RU"/>
                <w:rPrChange w:id="6940" w:author="Елена Белолипецкая" w:date="2024-05-25T22:35:00Z">
                  <w:rPr>
                    <w:rFonts w:eastAsia="Times New Roman"/>
                    <w:lang w:eastAsia="ru-RU"/>
                  </w:rPr>
                </w:rPrChange>
              </w:rPr>
              <w:br/>
              <w:t>0</w:t>
            </w:r>
            <w:del w:id="6941" w:author="Елена Белолипецкая" w:date="2024-05-25T22:29:00Z">
              <w:r w:rsidRPr="008A0D15" w:rsidDel="00FE0F3F">
                <w:rPr>
                  <w:rFonts w:eastAsia="Times New Roman"/>
                  <w:sz w:val="22"/>
                  <w:szCs w:val="22"/>
                  <w:lang w:eastAsia="ru-RU"/>
                  <w:rPrChange w:id="6942" w:author="Елена Белолипецкая" w:date="2024-05-25T22:35:00Z">
                    <w:rPr>
                      <w:rFonts w:eastAsia="Times New Roman"/>
                      <w:lang w:eastAsia="ru-RU"/>
                    </w:rPr>
                  </w:rPrChange>
                </w:rPr>
                <w:delText>.</w:delText>
              </w:r>
            </w:del>
            <w:ins w:id="6943" w:author="Елена Белолипецкая" w:date="2024-05-25T22:29:00Z">
              <w:r w:rsidR="00FE0F3F" w:rsidRPr="008A0D15">
                <w:rPr>
                  <w:rFonts w:eastAsia="Times New Roman"/>
                  <w:sz w:val="22"/>
                  <w:szCs w:val="22"/>
                  <w:lang w:eastAsia="ru-RU"/>
                  <w:rPrChange w:id="6944" w:author="Елена Белолипецкая" w:date="2024-05-25T22:35:00Z">
                    <w:rPr>
                      <w:rFonts w:eastAsia="Times New Roman"/>
                      <w:lang w:eastAsia="ru-RU"/>
                    </w:rPr>
                  </w:rPrChange>
                </w:rPr>
                <w:t>,</w:t>
              </w:r>
            </w:ins>
            <w:r w:rsidRPr="008A0D15">
              <w:rPr>
                <w:rFonts w:eastAsia="Times New Roman"/>
                <w:sz w:val="22"/>
                <w:szCs w:val="22"/>
                <w:lang w:eastAsia="ru-RU"/>
                <w:rPrChange w:id="6945" w:author="Елена Белолипецкая" w:date="2024-05-25T22:35:00Z">
                  <w:rPr>
                    <w:rFonts w:eastAsia="Times New Roman"/>
                    <w:lang w:eastAsia="ru-RU"/>
                  </w:rPr>
                </w:rPrChange>
              </w:rPr>
              <w:t xml:space="preserve">73 </w:t>
            </w:r>
            <w:r w:rsidRPr="008A0D15">
              <w:rPr>
                <w:rFonts w:eastAsia="Times New Roman"/>
                <w:sz w:val="22"/>
                <w:szCs w:val="22"/>
                <w:lang w:eastAsia="ru-RU"/>
                <w:rPrChange w:id="6946" w:author="Елена Белолипецкая" w:date="2024-05-25T22:35:00Z">
                  <w:rPr>
                    <w:rFonts w:eastAsia="Times New Roman"/>
                    <w:lang w:eastAsia="ru-RU"/>
                  </w:rPr>
                </w:rPrChange>
              </w:rPr>
              <w:lastRenderedPageBreak/>
              <w:t>(0</w:t>
            </w:r>
            <w:del w:id="6947" w:author="Елена Белолипецкая" w:date="2024-05-25T22:29:00Z">
              <w:r w:rsidRPr="008A0D15" w:rsidDel="00FE0F3F">
                <w:rPr>
                  <w:rFonts w:eastAsia="Times New Roman"/>
                  <w:sz w:val="22"/>
                  <w:szCs w:val="22"/>
                  <w:lang w:eastAsia="ru-RU"/>
                  <w:rPrChange w:id="6948" w:author="Елена Белолипецкая" w:date="2024-05-25T22:35:00Z">
                    <w:rPr>
                      <w:rFonts w:eastAsia="Times New Roman"/>
                      <w:lang w:eastAsia="ru-RU"/>
                    </w:rPr>
                  </w:rPrChange>
                </w:rPr>
                <w:delText>.</w:delText>
              </w:r>
            </w:del>
            <w:ins w:id="6949" w:author="Елена Белолипецкая" w:date="2024-05-25T22:29:00Z">
              <w:r w:rsidR="00FE0F3F" w:rsidRPr="008A0D15">
                <w:rPr>
                  <w:rFonts w:eastAsia="Times New Roman"/>
                  <w:sz w:val="22"/>
                  <w:szCs w:val="22"/>
                  <w:lang w:eastAsia="ru-RU"/>
                  <w:rPrChange w:id="6950" w:author="Елена Белолипецкая" w:date="2024-05-25T22:35:00Z">
                    <w:rPr>
                      <w:rFonts w:eastAsia="Times New Roman"/>
                      <w:lang w:eastAsia="ru-RU"/>
                    </w:rPr>
                  </w:rPrChange>
                </w:rPr>
                <w:t>,</w:t>
              </w:r>
            </w:ins>
            <w:r w:rsidRPr="008A0D15">
              <w:rPr>
                <w:rFonts w:eastAsia="Times New Roman"/>
                <w:sz w:val="22"/>
                <w:szCs w:val="22"/>
                <w:lang w:eastAsia="ru-RU"/>
                <w:rPrChange w:id="6951" w:author="Елена Белолипецкая" w:date="2024-05-25T22:35:00Z">
                  <w:rPr>
                    <w:rFonts w:eastAsia="Times New Roman"/>
                    <w:lang w:eastAsia="ru-RU"/>
                  </w:rPr>
                </w:rPrChange>
              </w:rPr>
              <w:t>59</w:t>
            </w:r>
            <w:del w:id="6952" w:author="Елена Белолипецкая" w:date="2024-05-25T22:34:00Z">
              <w:r w:rsidRPr="008A0D15" w:rsidDel="008A0D15">
                <w:rPr>
                  <w:rFonts w:eastAsia="Times New Roman"/>
                  <w:sz w:val="22"/>
                  <w:szCs w:val="22"/>
                  <w:lang w:eastAsia="ru-RU"/>
                  <w:rPrChange w:id="6953" w:author="Елена Белолипецкая" w:date="2024-05-25T22:35:00Z">
                    <w:rPr>
                      <w:rFonts w:eastAsia="Times New Roman"/>
                      <w:lang w:eastAsia="ru-RU"/>
                    </w:rPr>
                  </w:rPrChange>
                </w:rPr>
                <w:delText xml:space="preserve">, </w:delText>
              </w:r>
            </w:del>
            <w:ins w:id="6954" w:author="Елена Белолипецкая" w:date="2024-05-25T22:34:00Z">
              <w:r w:rsidR="008A0D15" w:rsidRPr="008A0D15">
                <w:rPr>
                  <w:rFonts w:eastAsia="Times New Roman"/>
                  <w:sz w:val="22"/>
                  <w:szCs w:val="22"/>
                  <w:lang w:val="en-US" w:eastAsia="ru-RU"/>
                  <w:rPrChange w:id="6955"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6956"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6957" w:author="Елена Белолипецкая" w:date="2024-05-25T22:35:00Z">
                  <w:rPr>
                    <w:rFonts w:eastAsia="Times New Roman"/>
                    <w:lang w:eastAsia="ru-RU"/>
                  </w:rPr>
                </w:rPrChange>
              </w:rPr>
              <w:t>0</w:t>
            </w:r>
            <w:del w:id="6958" w:author="Елена Белолипецкая" w:date="2024-05-25T22:29:00Z">
              <w:r w:rsidRPr="008A0D15" w:rsidDel="00FE0F3F">
                <w:rPr>
                  <w:rFonts w:eastAsia="Times New Roman"/>
                  <w:sz w:val="22"/>
                  <w:szCs w:val="22"/>
                  <w:lang w:eastAsia="ru-RU"/>
                  <w:rPrChange w:id="6959" w:author="Елена Белолипецкая" w:date="2024-05-25T22:35:00Z">
                    <w:rPr>
                      <w:rFonts w:eastAsia="Times New Roman"/>
                      <w:lang w:eastAsia="ru-RU"/>
                    </w:rPr>
                  </w:rPrChange>
                </w:rPr>
                <w:delText>.</w:delText>
              </w:r>
            </w:del>
            <w:ins w:id="6960" w:author="Елена Белолипецкая" w:date="2024-05-25T22:29:00Z">
              <w:r w:rsidR="00FE0F3F" w:rsidRPr="008A0D15">
                <w:rPr>
                  <w:rFonts w:eastAsia="Times New Roman"/>
                  <w:sz w:val="22"/>
                  <w:szCs w:val="22"/>
                  <w:lang w:eastAsia="ru-RU"/>
                  <w:rPrChange w:id="6961" w:author="Елена Белолипецкая" w:date="2024-05-25T22:35:00Z">
                    <w:rPr>
                      <w:rFonts w:eastAsia="Times New Roman"/>
                      <w:lang w:eastAsia="ru-RU"/>
                    </w:rPr>
                  </w:rPrChange>
                </w:rPr>
                <w:t>,</w:t>
              </w:r>
            </w:ins>
            <w:r w:rsidRPr="008A0D15">
              <w:rPr>
                <w:rFonts w:eastAsia="Times New Roman"/>
                <w:sz w:val="22"/>
                <w:szCs w:val="22"/>
                <w:lang w:eastAsia="ru-RU"/>
                <w:rPrChange w:id="6962" w:author="Елена Белолипецкая" w:date="2024-05-25T22:35:00Z">
                  <w:rPr>
                    <w:rFonts w:eastAsia="Times New Roman"/>
                    <w:lang w:eastAsia="ru-RU"/>
                  </w:rPr>
                </w:rPrChange>
              </w:rPr>
              <w:t>90)</w:t>
            </w:r>
          </w:p>
        </w:tc>
        <w:tc>
          <w:tcPr>
            <w:tcW w:w="379" w:type="pct"/>
            <w:tcMar>
              <w:top w:w="45" w:type="dxa"/>
              <w:left w:w="75" w:type="dxa"/>
              <w:bottom w:w="45" w:type="dxa"/>
              <w:right w:w="75" w:type="dxa"/>
            </w:tcMar>
            <w:vAlign w:val="center"/>
            <w:hideMark/>
          </w:tcPr>
          <w:p w14:paraId="6FC5D31E" w14:textId="4C0EDE70" w:rsidR="008269BA" w:rsidRPr="008A0D15" w:rsidRDefault="008269BA">
            <w:pPr>
              <w:spacing w:after="0" w:line="240" w:lineRule="auto"/>
              <w:rPr>
                <w:rFonts w:eastAsia="Times New Roman"/>
                <w:sz w:val="22"/>
                <w:szCs w:val="22"/>
                <w:lang w:eastAsia="ru-RU"/>
                <w:rPrChange w:id="6963" w:author="Елена Белолипецкая" w:date="2024-05-25T22:35:00Z">
                  <w:rPr>
                    <w:rFonts w:eastAsia="Times New Roman"/>
                    <w:lang w:eastAsia="ru-RU"/>
                  </w:rPr>
                </w:rPrChange>
              </w:rPr>
              <w:pPrChange w:id="6964" w:author="Елена Белолипецкая" w:date="2024-05-25T22:34:00Z">
                <w:pPr>
                  <w:spacing w:before="75" w:after="75" w:line="240" w:lineRule="auto"/>
                </w:pPr>
              </w:pPrChange>
            </w:pPr>
            <w:r w:rsidRPr="008A0D15">
              <w:rPr>
                <w:rFonts w:eastAsia="Times New Roman"/>
                <w:sz w:val="22"/>
                <w:szCs w:val="22"/>
                <w:lang w:eastAsia="ru-RU"/>
                <w:rPrChange w:id="6965" w:author="Елена Белолипецкая" w:date="2024-05-25T22:35:00Z">
                  <w:rPr>
                    <w:rFonts w:eastAsia="Times New Roman"/>
                    <w:lang w:eastAsia="ru-RU"/>
                  </w:rPr>
                </w:rPrChange>
              </w:rPr>
              <w:lastRenderedPageBreak/>
              <w:t>↑</w:t>
            </w:r>
            <w:r w:rsidRPr="008A0D15">
              <w:rPr>
                <w:rFonts w:eastAsia="Times New Roman"/>
                <w:sz w:val="22"/>
                <w:szCs w:val="22"/>
                <w:lang w:eastAsia="ru-RU"/>
                <w:rPrChange w:id="6966" w:author="Елена Белолипецкая" w:date="2024-05-25T22:35:00Z">
                  <w:rPr>
                    <w:rFonts w:eastAsia="Times New Roman"/>
                    <w:lang w:eastAsia="ru-RU"/>
                  </w:rPr>
                </w:rPrChange>
              </w:rPr>
              <w:br/>
              <w:t>1</w:t>
            </w:r>
            <w:del w:id="6967" w:author="Елена Белолипецкая" w:date="2024-05-25T22:29:00Z">
              <w:r w:rsidRPr="008A0D15" w:rsidDel="00FE0F3F">
                <w:rPr>
                  <w:rFonts w:eastAsia="Times New Roman"/>
                  <w:sz w:val="22"/>
                  <w:szCs w:val="22"/>
                  <w:lang w:eastAsia="ru-RU"/>
                  <w:rPrChange w:id="6968" w:author="Елена Белолипецкая" w:date="2024-05-25T22:35:00Z">
                    <w:rPr>
                      <w:rFonts w:eastAsia="Times New Roman"/>
                      <w:lang w:eastAsia="ru-RU"/>
                    </w:rPr>
                  </w:rPrChange>
                </w:rPr>
                <w:delText>.</w:delText>
              </w:r>
            </w:del>
            <w:ins w:id="6969" w:author="Елена Белолипецкая" w:date="2024-05-25T22:29:00Z">
              <w:r w:rsidR="00FE0F3F" w:rsidRPr="008A0D15">
                <w:rPr>
                  <w:rFonts w:eastAsia="Times New Roman"/>
                  <w:sz w:val="22"/>
                  <w:szCs w:val="22"/>
                  <w:lang w:eastAsia="ru-RU"/>
                  <w:rPrChange w:id="6970" w:author="Елена Белолипецкая" w:date="2024-05-25T22:35:00Z">
                    <w:rPr>
                      <w:rFonts w:eastAsia="Times New Roman"/>
                      <w:lang w:eastAsia="ru-RU"/>
                    </w:rPr>
                  </w:rPrChange>
                </w:rPr>
                <w:t>,</w:t>
              </w:r>
            </w:ins>
            <w:r w:rsidRPr="008A0D15">
              <w:rPr>
                <w:rFonts w:eastAsia="Times New Roman"/>
                <w:sz w:val="22"/>
                <w:szCs w:val="22"/>
                <w:lang w:eastAsia="ru-RU"/>
                <w:rPrChange w:id="6971" w:author="Елена Белолипецкая" w:date="2024-05-25T22:35:00Z">
                  <w:rPr>
                    <w:rFonts w:eastAsia="Times New Roman"/>
                    <w:lang w:eastAsia="ru-RU"/>
                  </w:rPr>
                </w:rPrChange>
              </w:rPr>
              <w:t xml:space="preserve">1 </w:t>
            </w:r>
            <w:r w:rsidRPr="008A0D15">
              <w:rPr>
                <w:rFonts w:eastAsia="Times New Roman"/>
                <w:sz w:val="22"/>
                <w:szCs w:val="22"/>
                <w:lang w:eastAsia="ru-RU"/>
                <w:rPrChange w:id="6972" w:author="Елена Белолипецкая" w:date="2024-05-25T22:35:00Z">
                  <w:rPr>
                    <w:rFonts w:eastAsia="Times New Roman"/>
                    <w:lang w:eastAsia="ru-RU"/>
                  </w:rPr>
                </w:rPrChange>
              </w:rPr>
              <w:lastRenderedPageBreak/>
              <w:t>(0</w:t>
            </w:r>
            <w:del w:id="6973" w:author="Елена Белолипецкая" w:date="2024-05-25T22:29:00Z">
              <w:r w:rsidRPr="008A0D15" w:rsidDel="00FE0F3F">
                <w:rPr>
                  <w:rFonts w:eastAsia="Times New Roman"/>
                  <w:sz w:val="22"/>
                  <w:szCs w:val="22"/>
                  <w:lang w:eastAsia="ru-RU"/>
                  <w:rPrChange w:id="6974" w:author="Елена Белолипецкая" w:date="2024-05-25T22:35:00Z">
                    <w:rPr>
                      <w:rFonts w:eastAsia="Times New Roman"/>
                      <w:lang w:eastAsia="ru-RU"/>
                    </w:rPr>
                  </w:rPrChange>
                </w:rPr>
                <w:delText>.</w:delText>
              </w:r>
            </w:del>
            <w:ins w:id="6975" w:author="Елена Белолипецкая" w:date="2024-05-25T22:29:00Z">
              <w:r w:rsidR="00FE0F3F" w:rsidRPr="008A0D15">
                <w:rPr>
                  <w:rFonts w:eastAsia="Times New Roman"/>
                  <w:sz w:val="22"/>
                  <w:szCs w:val="22"/>
                  <w:lang w:eastAsia="ru-RU"/>
                  <w:rPrChange w:id="6976" w:author="Елена Белолипецкая" w:date="2024-05-25T22:35:00Z">
                    <w:rPr>
                      <w:rFonts w:eastAsia="Times New Roman"/>
                      <w:lang w:eastAsia="ru-RU"/>
                    </w:rPr>
                  </w:rPrChange>
                </w:rPr>
                <w:t>,</w:t>
              </w:r>
            </w:ins>
            <w:r w:rsidRPr="008A0D15">
              <w:rPr>
                <w:rFonts w:eastAsia="Times New Roman"/>
                <w:sz w:val="22"/>
                <w:szCs w:val="22"/>
                <w:lang w:eastAsia="ru-RU"/>
                <w:rPrChange w:id="6977" w:author="Елена Белолипецкая" w:date="2024-05-25T22:35:00Z">
                  <w:rPr>
                    <w:rFonts w:eastAsia="Times New Roman"/>
                    <w:lang w:eastAsia="ru-RU"/>
                  </w:rPr>
                </w:rPrChange>
              </w:rPr>
              <w:t>84</w:t>
            </w:r>
            <w:del w:id="6978" w:author="Елена Белолипецкая" w:date="2024-05-25T22:34:00Z">
              <w:r w:rsidRPr="008A0D15" w:rsidDel="008A0D15">
                <w:rPr>
                  <w:rFonts w:eastAsia="Times New Roman"/>
                  <w:sz w:val="22"/>
                  <w:szCs w:val="22"/>
                  <w:lang w:eastAsia="ru-RU"/>
                  <w:rPrChange w:id="6979" w:author="Елена Белолипецкая" w:date="2024-05-25T22:35:00Z">
                    <w:rPr>
                      <w:rFonts w:eastAsia="Times New Roman"/>
                      <w:lang w:eastAsia="ru-RU"/>
                    </w:rPr>
                  </w:rPrChange>
                </w:rPr>
                <w:delText xml:space="preserve">, </w:delText>
              </w:r>
            </w:del>
            <w:ins w:id="6980" w:author="Елена Белолипецкая" w:date="2024-05-25T22:34:00Z">
              <w:r w:rsidR="008A0D15" w:rsidRPr="008A0D15">
                <w:rPr>
                  <w:rFonts w:eastAsia="Times New Roman"/>
                  <w:sz w:val="22"/>
                  <w:szCs w:val="22"/>
                  <w:lang w:val="en-US" w:eastAsia="ru-RU"/>
                  <w:rPrChange w:id="6981"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6982"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6983" w:author="Елена Белолипецкая" w:date="2024-05-25T22:35:00Z">
                  <w:rPr>
                    <w:rFonts w:eastAsia="Times New Roman"/>
                    <w:lang w:eastAsia="ru-RU"/>
                  </w:rPr>
                </w:rPrChange>
              </w:rPr>
              <w:t>1</w:t>
            </w:r>
            <w:del w:id="6984" w:author="Елена Белолипецкая" w:date="2024-05-25T22:29:00Z">
              <w:r w:rsidRPr="008A0D15" w:rsidDel="00FE0F3F">
                <w:rPr>
                  <w:rFonts w:eastAsia="Times New Roman"/>
                  <w:sz w:val="22"/>
                  <w:szCs w:val="22"/>
                  <w:lang w:eastAsia="ru-RU"/>
                  <w:rPrChange w:id="6985" w:author="Елена Белолипецкая" w:date="2024-05-25T22:35:00Z">
                    <w:rPr>
                      <w:rFonts w:eastAsia="Times New Roman"/>
                      <w:lang w:eastAsia="ru-RU"/>
                    </w:rPr>
                  </w:rPrChange>
                </w:rPr>
                <w:delText>.</w:delText>
              </w:r>
            </w:del>
            <w:ins w:id="6986" w:author="Елена Белолипецкая" w:date="2024-05-25T22:29:00Z">
              <w:r w:rsidR="00FE0F3F" w:rsidRPr="008A0D15">
                <w:rPr>
                  <w:rFonts w:eastAsia="Times New Roman"/>
                  <w:sz w:val="22"/>
                  <w:szCs w:val="22"/>
                  <w:lang w:eastAsia="ru-RU"/>
                  <w:rPrChange w:id="6987" w:author="Елена Белолипецкая" w:date="2024-05-25T22:35:00Z">
                    <w:rPr>
                      <w:rFonts w:eastAsia="Times New Roman"/>
                      <w:lang w:eastAsia="ru-RU"/>
                    </w:rPr>
                  </w:rPrChange>
                </w:rPr>
                <w:t>,</w:t>
              </w:r>
            </w:ins>
            <w:r w:rsidRPr="008A0D15">
              <w:rPr>
                <w:rFonts w:eastAsia="Times New Roman"/>
                <w:sz w:val="22"/>
                <w:szCs w:val="22"/>
                <w:lang w:eastAsia="ru-RU"/>
                <w:rPrChange w:id="6988" w:author="Елена Белолипецкая" w:date="2024-05-25T22:35:00Z">
                  <w:rPr>
                    <w:rFonts w:eastAsia="Times New Roman"/>
                    <w:lang w:eastAsia="ru-RU"/>
                  </w:rPr>
                </w:rPrChange>
              </w:rPr>
              <w:t>4)</w:t>
            </w:r>
          </w:p>
        </w:tc>
        <w:tc>
          <w:tcPr>
            <w:tcW w:w="309" w:type="pct"/>
            <w:tcMar>
              <w:top w:w="45" w:type="dxa"/>
              <w:left w:w="75" w:type="dxa"/>
              <w:bottom w:w="45" w:type="dxa"/>
              <w:right w:w="75" w:type="dxa"/>
            </w:tcMar>
            <w:vAlign w:val="center"/>
            <w:hideMark/>
          </w:tcPr>
          <w:p w14:paraId="134126EE" w14:textId="77777777" w:rsidR="008269BA" w:rsidRPr="008A0D15" w:rsidRDefault="008269BA">
            <w:pPr>
              <w:spacing w:after="0" w:line="240" w:lineRule="auto"/>
              <w:rPr>
                <w:rFonts w:eastAsia="Times New Roman"/>
                <w:sz w:val="22"/>
                <w:szCs w:val="22"/>
                <w:lang w:eastAsia="ru-RU"/>
                <w:rPrChange w:id="6989" w:author="Елена Белолипецкая" w:date="2024-05-25T22:35:00Z">
                  <w:rPr>
                    <w:rFonts w:eastAsia="Times New Roman"/>
                    <w:lang w:eastAsia="ru-RU"/>
                  </w:rPr>
                </w:rPrChange>
              </w:rPr>
              <w:pPrChange w:id="6990" w:author="Елена Белолипецкая" w:date="2024-05-25T22:31:00Z">
                <w:pPr>
                  <w:spacing w:before="75" w:after="75" w:line="240" w:lineRule="auto"/>
                </w:pPr>
              </w:pPrChange>
            </w:pPr>
          </w:p>
        </w:tc>
        <w:tc>
          <w:tcPr>
            <w:tcW w:w="1508" w:type="pct"/>
            <w:vMerge w:val="restart"/>
            <w:tcMar>
              <w:top w:w="45" w:type="dxa"/>
              <w:left w:w="75" w:type="dxa"/>
              <w:bottom w:w="45" w:type="dxa"/>
              <w:right w:w="75" w:type="dxa"/>
            </w:tcMar>
            <w:vAlign w:val="center"/>
            <w:hideMark/>
          </w:tcPr>
          <w:p w14:paraId="457F23B2" w14:textId="5FF50792" w:rsidR="008269BA" w:rsidRPr="008A0D15" w:rsidRDefault="008269BA">
            <w:pPr>
              <w:spacing w:after="0" w:line="240" w:lineRule="auto"/>
              <w:rPr>
                <w:rFonts w:eastAsia="Times New Roman"/>
                <w:sz w:val="22"/>
                <w:szCs w:val="22"/>
                <w:lang w:eastAsia="ru-RU"/>
                <w:rPrChange w:id="6991" w:author="Елена Белолипецкая" w:date="2024-05-25T22:35:00Z">
                  <w:rPr>
                    <w:rFonts w:eastAsia="Times New Roman"/>
                    <w:lang w:eastAsia="ru-RU"/>
                  </w:rPr>
                </w:rPrChange>
              </w:rPr>
              <w:pPrChange w:id="6992" w:author="Елена Белолипецкая" w:date="2024-05-25T22:31:00Z">
                <w:pPr>
                  <w:spacing w:before="75" w:after="75" w:line="240" w:lineRule="auto"/>
                </w:pPr>
              </w:pPrChange>
            </w:pPr>
            <w:r w:rsidRPr="008A0D15">
              <w:rPr>
                <w:rFonts w:eastAsia="Times New Roman"/>
                <w:sz w:val="22"/>
                <w:szCs w:val="22"/>
                <w:lang w:eastAsia="ru-RU"/>
                <w:rPrChange w:id="6993" w:author="Елена Белолипецкая" w:date="2024-05-25T22:35:00Z">
                  <w:rPr>
                    <w:rFonts w:eastAsia="Times New Roman"/>
                    <w:lang w:eastAsia="ru-RU"/>
                  </w:rPr>
                </w:rPrChange>
              </w:rPr>
              <w:t xml:space="preserve">Корректировка дозы не требуется. В процессе </w:t>
            </w:r>
            <w:r w:rsidRPr="008A0D15">
              <w:rPr>
                <w:rFonts w:eastAsia="Times New Roman"/>
                <w:sz w:val="22"/>
                <w:szCs w:val="22"/>
                <w:lang w:eastAsia="ru-RU"/>
                <w:rPrChange w:id="6994" w:author="Елена Белолипецкая" w:date="2024-05-25T22:35:00Z">
                  <w:rPr>
                    <w:rFonts w:eastAsia="Times New Roman"/>
                    <w:lang w:eastAsia="ru-RU"/>
                  </w:rPr>
                </w:rPrChange>
              </w:rPr>
              <w:lastRenderedPageBreak/>
              <w:t>лечения может потребоваться корректировка дозы такролимуса и тщательный мониторинг</w:t>
            </w:r>
          </w:p>
        </w:tc>
      </w:tr>
      <w:tr w:rsidR="00FE0F3F" w:rsidRPr="008A0D15" w14:paraId="4E9D289A" w14:textId="77777777" w:rsidTr="00FE0F3F">
        <w:tc>
          <w:tcPr>
            <w:tcW w:w="1818" w:type="pct"/>
            <w:vMerge/>
            <w:vAlign w:val="center"/>
            <w:hideMark/>
          </w:tcPr>
          <w:p w14:paraId="5FECBC56" w14:textId="77777777" w:rsidR="008269BA" w:rsidRPr="008A0D15" w:rsidRDefault="008269BA">
            <w:pPr>
              <w:spacing w:after="0" w:line="240" w:lineRule="auto"/>
              <w:rPr>
                <w:rFonts w:eastAsia="Times New Roman"/>
                <w:sz w:val="22"/>
                <w:szCs w:val="22"/>
                <w:lang w:eastAsia="ru-RU"/>
                <w:rPrChange w:id="6995" w:author="Елена Белолипецкая" w:date="2024-05-25T22:35:00Z">
                  <w:rPr>
                    <w:rFonts w:eastAsia="Times New Roman"/>
                    <w:lang w:eastAsia="ru-RU"/>
                  </w:rPr>
                </w:rPrChange>
              </w:rPr>
              <w:pPrChange w:id="6996" w:author="Елена Белолипецкая" w:date="2024-05-25T22:31:00Z">
                <w:pPr>
                  <w:spacing w:before="75" w:after="75" w:line="240" w:lineRule="auto"/>
                </w:pPr>
              </w:pPrChange>
            </w:pPr>
          </w:p>
        </w:tc>
        <w:tc>
          <w:tcPr>
            <w:tcW w:w="682" w:type="pct"/>
            <w:tcMar>
              <w:top w:w="45" w:type="dxa"/>
              <w:left w:w="75" w:type="dxa"/>
              <w:bottom w:w="45" w:type="dxa"/>
              <w:right w:w="75" w:type="dxa"/>
            </w:tcMar>
            <w:vAlign w:val="center"/>
            <w:hideMark/>
          </w:tcPr>
          <w:p w14:paraId="180220FC" w14:textId="77777777" w:rsidR="008269BA" w:rsidRPr="008A0D15" w:rsidRDefault="008269BA">
            <w:pPr>
              <w:spacing w:after="0" w:line="240" w:lineRule="auto"/>
              <w:rPr>
                <w:rFonts w:eastAsia="Times New Roman"/>
                <w:sz w:val="22"/>
                <w:szCs w:val="22"/>
                <w:lang w:eastAsia="ru-RU"/>
                <w:rPrChange w:id="6997" w:author="Елена Белолипецкая" w:date="2024-05-25T22:35:00Z">
                  <w:rPr>
                    <w:rFonts w:eastAsia="Times New Roman"/>
                    <w:lang w:eastAsia="ru-RU"/>
                  </w:rPr>
                </w:rPrChange>
              </w:rPr>
              <w:pPrChange w:id="6998" w:author="Елена Белолипецкая" w:date="2024-05-25T22:31:00Z">
                <w:pPr>
                  <w:spacing w:before="75" w:after="75" w:line="240" w:lineRule="auto"/>
                </w:pPr>
              </w:pPrChange>
            </w:pPr>
            <w:r w:rsidRPr="008A0D15">
              <w:rPr>
                <w:rFonts w:eastAsia="Times New Roman"/>
                <w:sz w:val="22"/>
                <w:szCs w:val="22"/>
                <w:lang w:eastAsia="ru-RU"/>
                <w:rPrChange w:id="6999" w:author="Елена Белолипецкая" w:date="2024-05-25T22:35:00Z">
                  <w:rPr>
                    <w:rFonts w:eastAsia="Times New Roman"/>
                    <w:lang w:eastAsia="ru-RU"/>
                  </w:rPr>
                </w:rPrChange>
              </w:rPr>
              <w:t>Софосбувир</w:t>
            </w:r>
          </w:p>
        </w:tc>
        <w:tc>
          <w:tcPr>
            <w:tcW w:w="303" w:type="pct"/>
            <w:tcMar>
              <w:top w:w="45" w:type="dxa"/>
              <w:left w:w="75" w:type="dxa"/>
              <w:bottom w:w="45" w:type="dxa"/>
              <w:right w:w="75" w:type="dxa"/>
            </w:tcMar>
            <w:vAlign w:val="center"/>
            <w:hideMark/>
          </w:tcPr>
          <w:p w14:paraId="24B8330C" w14:textId="31C4D0D3" w:rsidR="008269BA" w:rsidRPr="008A0D15" w:rsidRDefault="008269BA">
            <w:pPr>
              <w:spacing w:after="0" w:line="240" w:lineRule="auto"/>
              <w:rPr>
                <w:rFonts w:eastAsia="Times New Roman"/>
                <w:sz w:val="22"/>
                <w:szCs w:val="22"/>
                <w:lang w:eastAsia="ru-RU"/>
                <w:rPrChange w:id="7000" w:author="Елена Белолипецкая" w:date="2024-05-25T22:35:00Z">
                  <w:rPr>
                    <w:rFonts w:eastAsia="Times New Roman"/>
                    <w:lang w:eastAsia="ru-RU"/>
                  </w:rPr>
                </w:rPrChange>
              </w:rPr>
              <w:pPrChange w:id="7001" w:author="Елена Белолипецкая" w:date="2024-05-25T22:35:00Z">
                <w:pPr>
                  <w:spacing w:before="75" w:after="75" w:line="240" w:lineRule="auto"/>
                </w:pPr>
              </w:pPrChange>
            </w:pPr>
            <w:r w:rsidRPr="008A0D15">
              <w:rPr>
                <w:rFonts w:eastAsia="Times New Roman"/>
                <w:sz w:val="22"/>
                <w:szCs w:val="22"/>
                <w:lang w:eastAsia="ru-RU"/>
                <w:rPrChange w:id="7002" w:author="Елена Белолипецкая" w:date="2024-05-25T22:35:00Z">
                  <w:rPr>
                    <w:rFonts w:eastAsia="Times New Roman"/>
                    <w:lang w:eastAsia="ru-RU"/>
                  </w:rPr>
                </w:rPrChange>
              </w:rPr>
              <w:t>↓</w:t>
            </w:r>
            <w:r w:rsidRPr="008A0D15">
              <w:rPr>
                <w:rFonts w:eastAsia="Times New Roman"/>
                <w:sz w:val="22"/>
                <w:szCs w:val="22"/>
                <w:lang w:eastAsia="ru-RU"/>
                <w:rPrChange w:id="7003" w:author="Елена Белолипецкая" w:date="2024-05-25T22:35:00Z">
                  <w:rPr>
                    <w:rFonts w:eastAsia="Times New Roman"/>
                    <w:lang w:eastAsia="ru-RU"/>
                  </w:rPr>
                </w:rPrChange>
              </w:rPr>
              <w:br/>
              <w:t>0</w:t>
            </w:r>
            <w:del w:id="7004" w:author="Елена Белолипецкая" w:date="2024-05-25T22:29:00Z">
              <w:r w:rsidRPr="008A0D15" w:rsidDel="00FE0F3F">
                <w:rPr>
                  <w:rFonts w:eastAsia="Times New Roman"/>
                  <w:sz w:val="22"/>
                  <w:szCs w:val="22"/>
                  <w:lang w:eastAsia="ru-RU"/>
                  <w:rPrChange w:id="7005" w:author="Елена Белолипецкая" w:date="2024-05-25T22:35:00Z">
                    <w:rPr>
                      <w:rFonts w:eastAsia="Times New Roman"/>
                      <w:lang w:eastAsia="ru-RU"/>
                    </w:rPr>
                  </w:rPrChange>
                </w:rPr>
                <w:delText>.</w:delText>
              </w:r>
            </w:del>
            <w:ins w:id="7006" w:author="Елена Белолипецкая" w:date="2024-05-25T22:29:00Z">
              <w:r w:rsidR="00FE0F3F" w:rsidRPr="008A0D15">
                <w:rPr>
                  <w:rFonts w:eastAsia="Times New Roman"/>
                  <w:sz w:val="22"/>
                  <w:szCs w:val="22"/>
                  <w:lang w:eastAsia="ru-RU"/>
                  <w:rPrChange w:id="7007" w:author="Елена Белолипецкая" w:date="2024-05-25T22:35:00Z">
                    <w:rPr>
                      <w:rFonts w:eastAsia="Times New Roman"/>
                      <w:lang w:eastAsia="ru-RU"/>
                    </w:rPr>
                  </w:rPrChange>
                </w:rPr>
                <w:t>,</w:t>
              </w:r>
            </w:ins>
            <w:r w:rsidRPr="008A0D15">
              <w:rPr>
                <w:rFonts w:eastAsia="Times New Roman"/>
                <w:sz w:val="22"/>
                <w:szCs w:val="22"/>
                <w:lang w:eastAsia="ru-RU"/>
                <w:rPrChange w:id="7008" w:author="Елена Белолипецкая" w:date="2024-05-25T22:35:00Z">
                  <w:rPr>
                    <w:rFonts w:eastAsia="Times New Roman"/>
                    <w:lang w:eastAsia="ru-RU"/>
                  </w:rPr>
                </w:rPrChange>
              </w:rPr>
              <w:t>97 (0</w:t>
            </w:r>
            <w:del w:id="7009" w:author="Елена Белолипецкая" w:date="2024-05-25T22:29:00Z">
              <w:r w:rsidRPr="008A0D15" w:rsidDel="00FE0F3F">
                <w:rPr>
                  <w:rFonts w:eastAsia="Times New Roman"/>
                  <w:sz w:val="22"/>
                  <w:szCs w:val="22"/>
                  <w:lang w:eastAsia="ru-RU"/>
                  <w:rPrChange w:id="7010" w:author="Елена Белолипецкая" w:date="2024-05-25T22:35:00Z">
                    <w:rPr>
                      <w:rFonts w:eastAsia="Times New Roman"/>
                      <w:lang w:eastAsia="ru-RU"/>
                    </w:rPr>
                  </w:rPrChange>
                </w:rPr>
                <w:delText>.</w:delText>
              </w:r>
            </w:del>
            <w:ins w:id="7011" w:author="Елена Белолипецкая" w:date="2024-05-25T22:29:00Z">
              <w:r w:rsidR="00FE0F3F" w:rsidRPr="008A0D15">
                <w:rPr>
                  <w:rFonts w:eastAsia="Times New Roman"/>
                  <w:sz w:val="22"/>
                  <w:szCs w:val="22"/>
                  <w:lang w:eastAsia="ru-RU"/>
                  <w:rPrChange w:id="7012" w:author="Елена Белолипецкая" w:date="2024-05-25T22:35:00Z">
                    <w:rPr>
                      <w:rFonts w:eastAsia="Times New Roman"/>
                      <w:lang w:eastAsia="ru-RU"/>
                    </w:rPr>
                  </w:rPrChange>
                </w:rPr>
                <w:t>,</w:t>
              </w:r>
            </w:ins>
            <w:r w:rsidRPr="008A0D15">
              <w:rPr>
                <w:rFonts w:eastAsia="Times New Roman"/>
                <w:sz w:val="22"/>
                <w:szCs w:val="22"/>
                <w:lang w:eastAsia="ru-RU"/>
                <w:rPrChange w:id="7013" w:author="Елена Белолипецкая" w:date="2024-05-25T22:35:00Z">
                  <w:rPr>
                    <w:rFonts w:eastAsia="Times New Roman"/>
                    <w:lang w:eastAsia="ru-RU"/>
                  </w:rPr>
                </w:rPrChange>
              </w:rPr>
              <w:t>65</w:t>
            </w:r>
            <w:del w:id="7014" w:author="Елена Белолипецкая" w:date="2024-05-25T22:35:00Z">
              <w:r w:rsidRPr="008A0D15" w:rsidDel="008A0D15">
                <w:rPr>
                  <w:rFonts w:eastAsia="Times New Roman"/>
                  <w:sz w:val="22"/>
                  <w:szCs w:val="22"/>
                  <w:lang w:eastAsia="ru-RU"/>
                  <w:rPrChange w:id="7015" w:author="Елена Белолипецкая" w:date="2024-05-25T22:35:00Z">
                    <w:rPr>
                      <w:rFonts w:eastAsia="Times New Roman"/>
                      <w:lang w:eastAsia="ru-RU"/>
                    </w:rPr>
                  </w:rPrChange>
                </w:rPr>
                <w:delText xml:space="preserve">, </w:delText>
              </w:r>
            </w:del>
            <w:ins w:id="7016" w:author="Елена Белолипецкая" w:date="2024-05-25T22:35:00Z">
              <w:r w:rsidR="008A0D15" w:rsidRPr="008A0D15">
                <w:rPr>
                  <w:rFonts w:eastAsia="Times New Roman"/>
                  <w:sz w:val="22"/>
                  <w:szCs w:val="22"/>
                  <w:lang w:val="en-US" w:eastAsia="ru-RU"/>
                  <w:rPrChange w:id="7017"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7018"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7019" w:author="Елена Белолипецкая" w:date="2024-05-25T22:35:00Z">
                  <w:rPr>
                    <w:rFonts w:eastAsia="Times New Roman"/>
                    <w:lang w:eastAsia="ru-RU"/>
                  </w:rPr>
                </w:rPrChange>
              </w:rPr>
              <w:t>1</w:t>
            </w:r>
            <w:del w:id="7020" w:author="Елена Белолипецкая" w:date="2024-05-25T22:29:00Z">
              <w:r w:rsidRPr="008A0D15" w:rsidDel="00FE0F3F">
                <w:rPr>
                  <w:rFonts w:eastAsia="Times New Roman"/>
                  <w:sz w:val="22"/>
                  <w:szCs w:val="22"/>
                  <w:lang w:eastAsia="ru-RU"/>
                  <w:rPrChange w:id="7021" w:author="Елена Белолипецкая" w:date="2024-05-25T22:35:00Z">
                    <w:rPr>
                      <w:rFonts w:eastAsia="Times New Roman"/>
                      <w:lang w:eastAsia="ru-RU"/>
                    </w:rPr>
                  </w:rPrChange>
                </w:rPr>
                <w:delText>.</w:delText>
              </w:r>
            </w:del>
            <w:ins w:id="7022" w:author="Елена Белолипецкая" w:date="2024-05-25T22:29:00Z">
              <w:r w:rsidR="00FE0F3F" w:rsidRPr="008A0D15">
                <w:rPr>
                  <w:rFonts w:eastAsia="Times New Roman"/>
                  <w:sz w:val="22"/>
                  <w:szCs w:val="22"/>
                  <w:lang w:eastAsia="ru-RU"/>
                  <w:rPrChange w:id="7023" w:author="Елена Белолипецкая" w:date="2024-05-25T22:35:00Z">
                    <w:rPr>
                      <w:rFonts w:eastAsia="Times New Roman"/>
                      <w:lang w:eastAsia="ru-RU"/>
                    </w:rPr>
                  </w:rPrChange>
                </w:rPr>
                <w:t>,</w:t>
              </w:r>
            </w:ins>
            <w:r w:rsidRPr="008A0D15">
              <w:rPr>
                <w:rFonts w:eastAsia="Times New Roman"/>
                <w:sz w:val="22"/>
                <w:szCs w:val="22"/>
                <w:lang w:eastAsia="ru-RU"/>
                <w:rPrChange w:id="7024" w:author="Елена Белолипецкая" w:date="2024-05-25T22:35:00Z">
                  <w:rPr>
                    <w:rFonts w:eastAsia="Times New Roman"/>
                    <w:lang w:eastAsia="ru-RU"/>
                  </w:rPr>
                </w:rPrChange>
              </w:rPr>
              <w:t>4)</w:t>
            </w:r>
          </w:p>
        </w:tc>
        <w:tc>
          <w:tcPr>
            <w:tcW w:w="379" w:type="pct"/>
            <w:tcMar>
              <w:top w:w="45" w:type="dxa"/>
              <w:left w:w="75" w:type="dxa"/>
              <w:bottom w:w="45" w:type="dxa"/>
              <w:right w:w="75" w:type="dxa"/>
            </w:tcMar>
            <w:vAlign w:val="center"/>
            <w:hideMark/>
          </w:tcPr>
          <w:p w14:paraId="498B227C" w14:textId="29D4A575" w:rsidR="008269BA" w:rsidRPr="008A0D15" w:rsidRDefault="008269BA">
            <w:pPr>
              <w:spacing w:after="0" w:line="240" w:lineRule="auto"/>
              <w:rPr>
                <w:rFonts w:eastAsia="Times New Roman"/>
                <w:sz w:val="22"/>
                <w:szCs w:val="22"/>
                <w:lang w:eastAsia="ru-RU"/>
                <w:rPrChange w:id="7025" w:author="Елена Белолипецкая" w:date="2024-05-25T22:35:00Z">
                  <w:rPr>
                    <w:rFonts w:eastAsia="Times New Roman"/>
                    <w:lang w:eastAsia="ru-RU"/>
                  </w:rPr>
                </w:rPrChange>
              </w:rPr>
              <w:pPrChange w:id="7026" w:author="Елена Белолипецкая" w:date="2024-05-25T22:35:00Z">
                <w:pPr>
                  <w:spacing w:before="75" w:after="75" w:line="240" w:lineRule="auto"/>
                </w:pPr>
              </w:pPrChange>
            </w:pPr>
            <w:r w:rsidRPr="008A0D15">
              <w:rPr>
                <w:rFonts w:eastAsia="Times New Roman"/>
                <w:sz w:val="22"/>
                <w:szCs w:val="22"/>
                <w:lang w:eastAsia="ru-RU"/>
                <w:rPrChange w:id="7027" w:author="Елена Белолипецкая" w:date="2024-05-25T22:35:00Z">
                  <w:rPr>
                    <w:rFonts w:eastAsia="Times New Roman"/>
                    <w:lang w:eastAsia="ru-RU"/>
                  </w:rPr>
                </w:rPrChange>
              </w:rPr>
              <w:t>↑</w:t>
            </w:r>
            <w:r w:rsidRPr="008A0D15">
              <w:rPr>
                <w:rFonts w:eastAsia="Times New Roman"/>
                <w:sz w:val="22"/>
                <w:szCs w:val="22"/>
                <w:lang w:eastAsia="ru-RU"/>
                <w:rPrChange w:id="7028" w:author="Елена Белолипецкая" w:date="2024-05-25T22:35:00Z">
                  <w:rPr>
                    <w:rFonts w:eastAsia="Times New Roman"/>
                    <w:lang w:eastAsia="ru-RU"/>
                  </w:rPr>
                </w:rPrChange>
              </w:rPr>
              <w:br/>
              <w:t>1</w:t>
            </w:r>
            <w:del w:id="7029" w:author="Елена Белолипецкая" w:date="2024-05-25T22:29:00Z">
              <w:r w:rsidRPr="008A0D15" w:rsidDel="00FE0F3F">
                <w:rPr>
                  <w:rFonts w:eastAsia="Times New Roman"/>
                  <w:sz w:val="22"/>
                  <w:szCs w:val="22"/>
                  <w:lang w:eastAsia="ru-RU"/>
                  <w:rPrChange w:id="7030" w:author="Елена Белолипецкая" w:date="2024-05-25T22:35:00Z">
                    <w:rPr>
                      <w:rFonts w:eastAsia="Times New Roman"/>
                      <w:lang w:eastAsia="ru-RU"/>
                    </w:rPr>
                  </w:rPrChange>
                </w:rPr>
                <w:delText>.</w:delText>
              </w:r>
            </w:del>
            <w:ins w:id="7031" w:author="Елена Белолипецкая" w:date="2024-05-25T22:29:00Z">
              <w:r w:rsidR="00FE0F3F" w:rsidRPr="008A0D15">
                <w:rPr>
                  <w:rFonts w:eastAsia="Times New Roman"/>
                  <w:sz w:val="22"/>
                  <w:szCs w:val="22"/>
                  <w:lang w:eastAsia="ru-RU"/>
                  <w:rPrChange w:id="7032" w:author="Елена Белолипецкая" w:date="2024-05-25T22:35:00Z">
                    <w:rPr>
                      <w:rFonts w:eastAsia="Times New Roman"/>
                      <w:lang w:eastAsia="ru-RU"/>
                    </w:rPr>
                  </w:rPrChange>
                </w:rPr>
                <w:t>,</w:t>
              </w:r>
            </w:ins>
            <w:r w:rsidRPr="008A0D15">
              <w:rPr>
                <w:rFonts w:eastAsia="Times New Roman"/>
                <w:sz w:val="22"/>
                <w:szCs w:val="22"/>
                <w:lang w:eastAsia="ru-RU"/>
                <w:rPrChange w:id="7033" w:author="Елена Белолипецкая" w:date="2024-05-25T22:35:00Z">
                  <w:rPr>
                    <w:rFonts w:eastAsia="Times New Roman"/>
                    <w:lang w:eastAsia="ru-RU"/>
                  </w:rPr>
                </w:rPrChange>
              </w:rPr>
              <w:t>1 (0</w:t>
            </w:r>
            <w:del w:id="7034" w:author="Елена Белолипецкая" w:date="2024-05-25T22:29:00Z">
              <w:r w:rsidRPr="008A0D15" w:rsidDel="00FE0F3F">
                <w:rPr>
                  <w:rFonts w:eastAsia="Times New Roman"/>
                  <w:sz w:val="22"/>
                  <w:szCs w:val="22"/>
                  <w:lang w:eastAsia="ru-RU"/>
                  <w:rPrChange w:id="7035" w:author="Елена Белолипецкая" w:date="2024-05-25T22:35:00Z">
                    <w:rPr>
                      <w:rFonts w:eastAsia="Times New Roman"/>
                      <w:lang w:eastAsia="ru-RU"/>
                    </w:rPr>
                  </w:rPrChange>
                </w:rPr>
                <w:delText>.</w:delText>
              </w:r>
            </w:del>
            <w:ins w:id="7036" w:author="Елена Белолипецкая" w:date="2024-05-25T22:29:00Z">
              <w:r w:rsidR="00FE0F3F" w:rsidRPr="008A0D15">
                <w:rPr>
                  <w:rFonts w:eastAsia="Times New Roman"/>
                  <w:sz w:val="22"/>
                  <w:szCs w:val="22"/>
                  <w:lang w:eastAsia="ru-RU"/>
                  <w:rPrChange w:id="7037" w:author="Елена Белолипецкая" w:date="2024-05-25T22:35:00Z">
                    <w:rPr>
                      <w:rFonts w:eastAsia="Times New Roman"/>
                      <w:lang w:eastAsia="ru-RU"/>
                    </w:rPr>
                  </w:rPrChange>
                </w:rPr>
                <w:t>,</w:t>
              </w:r>
            </w:ins>
            <w:r w:rsidRPr="008A0D15">
              <w:rPr>
                <w:rFonts w:eastAsia="Times New Roman"/>
                <w:sz w:val="22"/>
                <w:szCs w:val="22"/>
                <w:lang w:eastAsia="ru-RU"/>
                <w:rPrChange w:id="7038" w:author="Елена Белолипецкая" w:date="2024-05-25T22:35:00Z">
                  <w:rPr>
                    <w:rFonts w:eastAsia="Times New Roman"/>
                    <w:lang w:eastAsia="ru-RU"/>
                  </w:rPr>
                </w:rPrChange>
              </w:rPr>
              <w:t>81</w:t>
            </w:r>
            <w:del w:id="7039" w:author="Елена Белолипецкая" w:date="2024-05-25T22:35:00Z">
              <w:r w:rsidRPr="008A0D15" w:rsidDel="008A0D15">
                <w:rPr>
                  <w:rFonts w:eastAsia="Times New Roman"/>
                  <w:sz w:val="22"/>
                  <w:szCs w:val="22"/>
                  <w:lang w:eastAsia="ru-RU"/>
                  <w:rPrChange w:id="7040" w:author="Елена Белолипецкая" w:date="2024-05-25T22:35:00Z">
                    <w:rPr>
                      <w:rFonts w:eastAsia="Times New Roman"/>
                      <w:lang w:eastAsia="ru-RU"/>
                    </w:rPr>
                  </w:rPrChange>
                </w:rPr>
                <w:delText xml:space="preserve">, </w:delText>
              </w:r>
            </w:del>
            <w:ins w:id="7041" w:author="Елена Белолипецкая" w:date="2024-05-25T22:35:00Z">
              <w:r w:rsidR="008A0D15" w:rsidRPr="008A0D15">
                <w:rPr>
                  <w:rFonts w:eastAsia="Times New Roman"/>
                  <w:sz w:val="22"/>
                  <w:szCs w:val="22"/>
                  <w:lang w:val="en-US" w:eastAsia="ru-RU"/>
                  <w:rPrChange w:id="7042"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7043"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7044" w:author="Елена Белолипецкая" w:date="2024-05-25T22:35:00Z">
                  <w:rPr>
                    <w:rFonts w:eastAsia="Times New Roman"/>
                    <w:lang w:eastAsia="ru-RU"/>
                  </w:rPr>
                </w:rPrChange>
              </w:rPr>
              <w:t>1</w:t>
            </w:r>
            <w:del w:id="7045" w:author="Елена Белолипецкая" w:date="2024-05-25T22:29:00Z">
              <w:r w:rsidRPr="008A0D15" w:rsidDel="00FE0F3F">
                <w:rPr>
                  <w:rFonts w:eastAsia="Times New Roman"/>
                  <w:sz w:val="22"/>
                  <w:szCs w:val="22"/>
                  <w:lang w:eastAsia="ru-RU"/>
                  <w:rPrChange w:id="7046" w:author="Елена Белолипецкая" w:date="2024-05-25T22:35:00Z">
                    <w:rPr>
                      <w:rFonts w:eastAsia="Times New Roman"/>
                      <w:lang w:eastAsia="ru-RU"/>
                    </w:rPr>
                  </w:rPrChange>
                </w:rPr>
                <w:delText>.</w:delText>
              </w:r>
            </w:del>
            <w:ins w:id="7047" w:author="Елена Белолипецкая" w:date="2024-05-25T22:29:00Z">
              <w:r w:rsidR="00FE0F3F" w:rsidRPr="008A0D15">
                <w:rPr>
                  <w:rFonts w:eastAsia="Times New Roman"/>
                  <w:sz w:val="22"/>
                  <w:szCs w:val="22"/>
                  <w:lang w:eastAsia="ru-RU"/>
                  <w:rPrChange w:id="7048" w:author="Елена Белолипецкая" w:date="2024-05-25T22:35:00Z">
                    <w:rPr>
                      <w:rFonts w:eastAsia="Times New Roman"/>
                      <w:lang w:eastAsia="ru-RU"/>
                    </w:rPr>
                  </w:rPrChange>
                </w:rPr>
                <w:t>,</w:t>
              </w:r>
            </w:ins>
            <w:r w:rsidRPr="008A0D15">
              <w:rPr>
                <w:rFonts w:eastAsia="Times New Roman"/>
                <w:sz w:val="22"/>
                <w:szCs w:val="22"/>
                <w:lang w:eastAsia="ru-RU"/>
                <w:rPrChange w:id="7049" w:author="Елена Белолипецкая" w:date="2024-05-25T22:35:00Z">
                  <w:rPr>
                    <w:rFonts w:eastAsia="Times New Roman"/>
                    <w:lang w:eastAsia="ru-RU"/>
                  </w:rPr>
                </w:rPrChange>
              </w:rPr>
              <w:t>6)</w:t>
            </w:r>
          </w:p>
        </w:tc>
        <w:tc>
          <w:tcPr>
            <w:tcW w:w="309" w:type="pct"/>
            <w:tcMar>
              <w:top w:w="45" w:type="dxa"/>
              <w:left w:w="75" w:type="dxa"/>
              <w:bottom w:w="45" w:type="dxa"/>
              <w:right w:w="75" w:type="dxa"/>
            </w:tcMar>
            <w:vAlign w:val="center"/>
            <w:hideMark/>
          </w:tcPr>
          <w:p w14:paraId="79B6C1B1" w14:textId="77777777" w:rsidR="008269BA" w:rsidRPr="008A0D15" w:rsidRDefault="008269BA">
            <w:pPr>
              <w:spacing w:after="0" w:line="240" w:lineRule="auto"/>
              <w:rPr>
                <w:rFonts w:eastAsia="Times New Roman"/>
                <w:sz w:val="22"/>
                <w:szCs w:val="22"/>
                <w:lang w:eastAsia="ru-RU"/>
                <w:rPrChange w:id="7050" w:author="Елена Белолипецкая" w:date="2024-05-25T22:35:00Z">
                  <w:rPr>
                    <w:rFonts w:eastAsia="Times New Roman"/>
                    <w:lang w:eastAsia="ru-RU"/>
                  </w:rPr>
                </w:rPrChange>
              </w:rPr>
              <w:pPrChange w:id="7051" w:author="Елена Белолипецкая" w:date="2024-05-25T22:31:00Z">
                <w:pPr>
                  <w:spacing w:before="75" w:after="75" w:line="240" w:lineRule="auto"/>
                </w:pPr>
              </w:pPrChange>
            </w:pPr>
          </w:p>
        </w:tc>
        <w:tc>
          <w:tcPr>
            <w:tcW w:w="1508" w:type="pct"/>
            <w:vMerge/>
            <w:vAlign w:val="center"/>
            <w:hideMark/>
          </w:tcPr>
          <w:p w14:paraId="73318A8D" w14:textId="77777777" w:rsidR="008269BA" w:rsidRPr="008A0D15" w:rsidRDefault="008269BA">
            <w:pPr>
              <w:spacing w:after="0" w:line="240" w:lineRule="auto"/>
              <w:rPr>
                <w:rFonts w:eastAsia="Times New Roman"/>
                <w:sz w:val="22"/>
                <w:szCs w:val="22"/>
                <w:lang w:eastAsia="ru-RU"/>
                <w:rPrChange w:id="7052" w:author="Елена Белолипецкая" w:date="2024-05-25T22:35:00Z">
                  <w:rPr>
                    <w:rFonts w:eastAsia="Times New Roman"/>
                    <w:lang w:eastAsia="ru-RU"/>
                  </w:rPr>
                </w:rPrChange>
              </w:rPr>
              <w:pPrChange w:id="7053" w:author="Елена Белолипецкая" w:date="2024-05-25T22:31:00Z">
                <w:pPr>
                  <w:spacing w:before="75" w:after="75" w:line="240" w:lineRule="auto"/>
                </w:pPr>
              </w:pPrChange>
            </w:pPr>
          </w:p>
        </w:tc>
      </w:tr>
      <w:tr w:rsidR="008269BA" w:rsidRPr="008A0D15" w14:paraId="2F5857CA" w14:textId="77777777" w:rsidTr="00FE0F3F">
        <w:tc>
          <w:tcPr>
            <w:tcW w:w="1818" w:type="pct"/>
            <w:tcMar>
              <w:top w:w="45" w:type="dxa"/>
              <w:left w:w="75" w:type="dxa"/>
              <w:bottom w:w="45" w:type="dxa"/>
              <w:right w:w="75" w:type="dxa"/>
            </w:tcMar>
            <w:vAlign w:val="center"/>
            <w:hideMark/>
            <w:tcPrChange w:id="7054" w:author="Елена Белолипецкая" w:date="2024-05-25T22:26:00Z">
              <w:tcPr>
                <w:tcW w:w="1967" w:type="pct"/>
                <w:gridSpan w:val="2"/>
                <w:tcMar>
                  <w:top w:w="45" w:type="dxa"/>
                  <w:left w:w="75" w:type="dxa"/>
                  <w:bottom w:w="45" w:type="dxa"/>
                  <w:right w:w="75" w:type="dxa"/>
                </w:tcMar>
                <w:vAlign w:val="center"/>
                <w:hideMark/>
              </w:tcPr>
            </w:tcPrChange>
          </w:tcPr>
          <w:p w14:paraId="7E2B6CA4" w14:textId="77777777" w:rsidR="008269BA" w:rsidRPr="008A0D15" w:rsidRDefault="008269BA">
            <w:pPr>
              <w:spacing w:after="0" w:line="240" w:lineRule="auto"/>
              <w:rPr>
                <w:rFonts w:eastAsia="Times New Roman"/>
                <w:sz w:val="22"/>
                <w:szCs w:val="22"/>
                <w:lang w:eastAsia="ru-RU"/>
                <w:rPrChange w:id="7055" w:author="Елена Белолипецкая" w:date="2024-05-25T22:35:00Z">
                  <w:rPr>
                    <w:rFonts w:eastAsia="Times New Roman"/>
                    <w:lang w:eastAsia="ru-RU"/>
                  </w:rPr>
                </w:rPrChange>
              </w:rPr>
              <w:pPrChange w:id="7056" w:author="Елена Белолипецкая" w:date="2024-05-25T22:31:00Z">
                <w:pPr>
                  <w:spacing w:before="75" w:after="75" w:line="240" w:lineRule="auto"/>
                </w:pPr>
              </w:pPrChange>
            </w:pPr>
            <w:r w:rsidRPr="008A0D15">
              <w:rPr>
                <w:rFonts w:eastAsia="Times New Roman"/>
                <w:sz w:val="22"/>
                <w:szCs w:val="22"/>
                <w:lang w:eastAsia="ru-RU"/>
                <w:rPrChange w:id="7057" w:author="Елена Белолипецкая" w:date="2024-05-25T22:35:00Z">
                  <w:rPr>
                    <w:rFonts w:eastAsia="Times New Roman"/>
                    <w:lang w:eastAsia="ru-RU"/>
                  </w:rPr>
                </w:rPrChange>
              </w:rPr>
              <w:t>Такролимус</w:t>
            </w:r>
          </w:p>
        </w:tc>
        <w:tc>
          <w:tcPr>
            <w:tcW w:w="1674" w:type="pct"/>
            <w:gridSpan w:val="4"/>
            <w:tcMar>
              <w:top w:w="45" w:type="dxa"/>
              <w:left w:w="75" w:type="dxa"/>
              <w:bottom w:w="45" w:type="dxa"/>
              <w:right w:w="75" w:type="dxa"/>
            </w:tcMar>
            <w:vAlign w:val="center"/>
            <w:hideMark/>
            <w:tcPrChange w:id="7058" w:author="Елена Белолипецкая" w:date="2024-05-25T22:26:00Z">
              <w:tcPr>
                <w:tcW w:w="1526" w:type="pct"/>
                <w:gridSpan w:val="7"/>
                <w:tcMar>
                  <w:top w:w="45" w:type="dxa"/>
                  <w:left w:w="75" w:type="dxa"/>
                  <w:bottom w:w="45" w:type="dxa"/>
                  <w:right w:w="75" w:type="dxa"/>
                </w:tcMar>
                <w:vAlign w:val="center"/>
                <w:hideMark/>
              </w:tcPr>
            </w:tcPrChange>
          </w:tcPr>
          <w:p w14:paraId="62F3C178" w14:textId="77777777" w:rsidR="008269BA" w:rsidRPr="008A0D15" w:rsidRDefault="008269BA">
            <w:pPr>
              <w:spacing w:after="0" w:line="240" w:lineRule="auto"/>
              <w:rPr>
                <w:rFonts w:eastAsia="Times New Roman"/>
                <w:sz w:val="22"/>
                <w:szCs w:val="22"/>
                <w:lang w:eastAsia="ru-RU"/>
                <w:rPrChange w:id="7059" w:author="Елена Белолипецкая" w:date="2024-05-25T22:35:00Z">
                  <w:rPr>
                    <w:rFonts w:eastAsia="Times New Roman"/>
                    <w:lang w:eastAsia="ru-RU"/>
                  </w:rPr>
                </w:rPrChange>
              </w:rPr>
              <w:pPrChange w:id="7060" w:author="Елена Белолипецкая" w:date="2024-05-25T22:31:00Z">
                <w:pPr>
                  <w:spacing w:before="75" w:after="75" w:line="240" w:lineRule="auto"/>
                </w:pPr>
              </w:pPrChange>
            </w:pPr>
            <w:r w:rsidRPr="008A0D15">
              <w:rPr>
                <w:rFonts w:eastAsia="Times New Roman"/>
                <w:sz w:val="22"/>
                <w:szCs w:val="22"/>
                <w:lang w:eastAsia="ru-RU"/>
                <w:rPrChange w:id="7061" w:author="Елена Белолипецкая" w:date="2024-05-25T22:35:00Z">
                  <w:rPr>
                    <w:rFonts w:eastAsia="Times New Roman"/>
                    <w:lang w:eastAsia="ru-RU"/>
                  </w:rPr>
                </w:rPrChange>
              </w:rPr>
              <w:t>Эффект, оказываемый на воздействие велпатасвира, не изучался.</w:t>
            </w:r>
            <w:r w:rsidRPr="008A0D15">
              <w:rPr>
                <w:rFonts w:eastAsia="Times New Roman"/>
                <w:sz w:val="22"/>
                <w:szCs w:val="22"/>
                <w:lang w:eastAsia="ru-RU"/>
                <w:rPrChange w:id="7062" w:author="Елена Белолипецкая" w:date="2024-05-25T22:35:00Z">
                  <w:rPr>
                    <w:rFonts w:eastAsia="Times New Roman"/>
                    <w:lang w:eastAsia="ru-RU"/>
                  </w:rPr>
                </w:rPrChange>
              </w:rPr>
              <w:br/>
            </w:r>
            <w:r w:rsidRPr="008A0D15">
              <w:rPr>
                <w:rFonts w:eastAsia="Times New Roman"/>
                <w:i/>
                <w:iCs/>
                <w:sz w:val="22"/>
                <w:szCs w:val="22"/>
                <w:lang w:eastAsia="ru-RU"/>
                <w:rPrChange w:id="7063" w:author="Елена Белолипецкая" w:date="2024-05-25T22:35:00Z">
                  <w:rPr>
                    <w:rFonts w:eastAsia="Times New Roman"/>
                    <w:i/>
                    <w:iCs/>
                    <w:lang w:eastAsia="ru-RU"/>
                  </w:rPr>
                </w:rPrChange>
              </w:rPr>
              <w:t>Ожидается:</w:t>
            </w:r>
            <w:r w:rsidRPr="008A0D15">
              <w:rPr>
                <w:rFonts w:eastAsia="Times New Roman"/>
                <w:sz w:val="22"/>
                <w:szCs w:val="22"/>
                <w:lang w:eastAsia="ru-RU"/>
                <w:rPrChange w:id="7064" w:author="Елена Белолипецкая" w:date="2024-05-25T22:35:00Z">
                  <w:rPr>
                    <w:rFonts w:eastAsia="Times New Roman"/>
                    <w:lang w:eastAsia="ru-RU"/>
                  </w:rPr>
                </w:rPrChange>
              </w:rPr>
              <w:br/>
              <w:t>↔ Велпатасвир</w:t>
            </w:r>
          </w:p>
        </w:tc>
        <w:tc>
          <w:tcPr>
            <w:tcW w:w="1508" w:type="pct"/>
            <w:vMerge/>
            <w:vAlign w:val="center"/>
            <w:hideMark/>
            <w:tcPrChange w:id="7065" w:author="Елена Белолипецкая" w:date="2024-05-25T22:26:00Z">
              <w:tcPr>
                <w:tcW w:w="1508" w:type="pct"/>
                <w:vMerge/>
                <w:vAlign w:val="center"/>
                <w:hideMark/>
              </w:tcPr>
            </w:tcPrChange>
          </w:tcPr>
          <w:p w14:paraId="3C51F608" w14:textId="77777777" w:rsidR="008269BA" w:rsidRPr="008A0D15" w:rsidRDefault="008269BA">
            <w:pPr>
              <w:spacing w:after="0" w:line="240" w:lineRule="auto"/>
              <w:rPr>
                <w:rFonts w:eastAsia="Times New Roman"/>
                <w:sz w:val="22"/>
                <w:szCs w:val="22"/>
                <w:lang w:eastAsia="ru-RU"/>
                <w:rPrChange w:id="7066" w:author="Елена Белолипецкая" w:date="2024-05-25T22:35:00Z">
                  <w:rPr>
                    <w:rFonts w:eastAsia="Times New Roman"/>
                    <w:lang w:eastAsia="ru-RU"/>
                  </w:rPr>
                </w:rPrChange>
              </w:rPr>
              <w:pPrChange w:id="7067" w:author="Елена Белолипецкая" w:date="2024-05-25T22:31:00Z">
                <w:pPr>
                  <w:spacing w:before="75" w:after="75" w:line="240" w:lineRule="auto"/>
                </w:pPr>
              </w:pPrChange>
            </w:pPr>
          </w:p>
        </w:tc>
      </w:tr>
      <w:tr w:rsidR="008269BA" w:rsidRPr="008A0D15" w14:paraId="2CF9B981" w14:textId="77777777" w:rsidTr="00FE0F3F">
        <w:tc>
          <w:tcPr>
            <w:tcW w:w="5000" w:type="pct"/>
            <w:gridSpan w:val="6"/>
            <w:tcMar>
              <w:top w:w="45" w:type="dxa"/>
              <w:left w:w="75" w:type="dxa"/>
              <w:bottom w:w="45" w:type="dxa"/>
              <w:right w:w="75" w:type="dxa"/>
            </w:tcMar>
            <w:vAlign w:val="center"/>
            <w:hideMark/>
            <w:tcPrChange w:id="7068" w:author="Елена Белолипецкая" w:date="2024-05-25T22:26:00Z">
              <w:tcPr>
                <w:tcW w:w="5000" w:type="pct"/>
                <w:gridSpan w:val="10"/>
                <w:tcMar>
                  <w:top w:w="45" w:type="dxa"/>
                  <w:left w:w="75" w:type="dxa"/>
                  <w:bottom w:w="45" w:type="dxa"/>
                  <w:right w:w="75" w:type="dxa"/>
                </w:tcMar>
                <w:vAlign w:val="center"/>
                <w:hideMark/>
              </w:tcPr>
            </w:tcPrChange>
          </w:tcPr>
          <w:p w14:paraId="6B2CB3C7" w14:textId="77777777" w:rsidR="008269BA" w:rsidRPr="008A0D15" w:rsidRDefault="008269BA">
            <w:pPr>
              <w:spacing w:after="0" w:line="240" w:lineRule="auto"/>
              <w:rPr>
                <w:rFonts w:eastAsia="Times New Roman"/>
                <w:sz w:val="22"/>
                <w:szCs w:val="22"/>
                <w:lang w:eastAsia="ru-RU"/>
                <w:rPrChange w:id="7069" w:author="Елена Белолипецкая" w:date="2024-05-25T22:35:00Z">
                  <w:rPr>
                    <w:rFonts w:eastAsia="Times New Roman"/>
                    <w:lang w:eastAsia="ru-RU"/>
                  </w:rPr>
                </w:rPrChange>
              </w:rPr>
              <w:pPrChange w:id="7070" w:author="Елена Белолипецкая" w:date="2024-05-25T22:31:00Z">
                <w:pPr>
                  <w:spacing w:before="75" w:after="75" w:line="240" w:lineRule="auto"/>
                </w:pPr>
              </w:pPrChange>
            </w:pPr>
            <w:r w:rsidRPr="008A0D15">
              <w:rPr>
                <w:rFonts w:eastAsia="Times New Roman"/>
                <w:b/>
                <w:bCs/>
                <w:i/>
                <w:iCs/>
                <w:sz w:val="22"/>
                <w:szCs w:val="22"/>
                <w:lang w:eastAsia="ru-RU"/>
                <w:rPrChange w:id="7071" w:author="Елена Белолипецкая" w:date="2024-05-25T22:35:00Z">
                  <w:rPr>
                    <w:rFonts w:eastAsia="Times New Roman"/>
                    <w:b/>
                    <w:bCs/>
                    <w:i/>
                    <w:iCs/>
                    <w:lang w:eastAsia="ru-RU"/>
                  </w:rPr>
                </w:rPrChange>
              </w:rPr>
              <w:t>Пероральные контрацептивы</w:t>
            </w:r>
          </w:p>
        </w:tc>
      </w:tr>
      <w:tr w:rsidR="00FE0F3F" w:rsidRPr="008A0D15" w14:paraId="7C6BF5E8" w14:textId="77777777" w:rsidTr="00FE0F3F">
        <w:tc>
          <w:tcPr>
            <w:tcW w:w="1818" w:type="pct"/>
            <w:vMerge w:val="restart"/>
            <w:tcMar>
              <w:top w:w="45" w:type="dxa"/>
              <w:left w:w="75" w:type="dxa"/>
              <w:bottom w:w="45" w:type="dxa"/>
              <w:right w:w="75" w:type="dxa"/>
            </w:tcMar>
            <w:vAlign w:val="center"/>
            <w:hideMark/>
          </w:tcPr>
          <w:p w14:paraId="034E4609" w14:textId="41D6269E" w:rsidR="008269BA" w:rsidRPr="008A0D15" w:rsidRDefault="008269BA">
            <w:pPr>
              <w:spacing w:after="0" w:line="240" w:lineRule="auto"/>
              <w:rPr>
                <w:rFonts w:eastAsia="Times New Roman"/>
                <w:sz w:val="22"/>
                <w:szCs w:val="22"/>
                <w:lang w:eastAsia="ru-RU"/>
                <w:rPrChange w:id="7072" w:author="Елена Белолипецкая" w:date="2024-05-25T22:35:00Z">
                  <w:rPr>
                    <w:rFonts w:eastAsia="Times New Roman"/>
                    <w:lang w:eastAsia="ru-RU"/>
                  </w:rPr>
                </w:rPrChange>
              </w:rPr>
              <w:pPrChange w:id="7073" w:author="Елена Белолипецкая" w:date="2024-05-25T22:31:00Z">
                <w:pPr>
                  <w:spacing w:before="75" w:after="75" w:line="240" w:lineRule="auto"/>
                </w:pPr>
              </w:pPrChange>
            </w:pPr>
            <w:r w:rsidRPr="008A0D15">
              <w:rPr>
                <w:rFonts w:eastAsia="Times New Roman"/>
                <w:sz w:val="22"/>
                <w:szCs w:val="22"/>
                <w:lang w:eastAsia="ru-RU"/>
                <w:rPrChange w:id="7074" w:author="Елена Белолипецкая" w:date="2024-05-25T22:35:00Z">
                  <w:rPr>
                    <w:rFonts w:eastAsia="Times New Roman"/>
                    <w:lang w:eastAsia="ru-RU"/>
                  </w:rPr>
                </w:rPrChange>
              </w:rPr>
              <w:t>Норгестимат/этинилэстрадиол</w:t>
            </w:r>
            <w:r w:rsidRPr="008A0D15">
              <w:rPr>
                <w:rFonts w:eastAsia="Times New Roman"/>
                <w:sz w:val="22"/>
                <w:szCs w:val="22"/>
                <w:lang w:eastAsia="ru-RU"/>
                <w:rPrChange w:id="7075" w:author="Елена Белолипецкая" w:date="2024-05-25T22:35:00Z">
                  <w:rPr>
                    <w:rFonts w:eastAsia="Times New Roman"/>
                    <w:lang w:eastAsia="ru-RU"/>
                  </w:rPr>
                </w:rPrChange>
              </w:rPr>
              <w:br/>
              <w:t>(норгестимат 0</w:t>
            </w:r>
            <w:del w:id="7076" w:author="Елена Белолипецкая" w:date="2024-05-25T22:30:00Z">
              <w:r w:rsidRPr="008A0D15" w:rsidDel="008A0D15">
                <w:rPr>
                  <w:rFonts w:eastAsia="Times New Roman"/>
                  <w:sz w:val="22"/>
                  <w:szCs w:val="22"/>
                  <w:lang w:eastAsia="ru-RU"/>
                  <w:rPrChange w:id="7077" w:author="Елена Белолипецкая" w:date="2024-05-25T22:35:00Z">
                    <w:rPr>
                      <w:rFonts w:eastAsia="Times New Roman"/>
                      <w:lang w:eastAsia="ru-RU"/>
                    </w:rPr>
                  </w:rPrChange>
                </w:rPr>
                <w:delText>.</w:delText>
              </w:r>
            </w:del>
            <w:ins w:id="7078" w:author="Елена Белолипецкая" w:date="2024-05-25T22:30:00Z">
              <w:r w:rsidR="008A0D15" w:rsidRPr="008A0D15">
                <w:rPr>
                  <w:rFonts w:eastAsia="Times New Roman"/>
                  <w:sz w:val="22"/>
                  <w:szCs w:val="22"/>
                  <w:lang w:eastAsia="ru-RU"/>
                  <w:rPrChange w:id="7079" w:author="Елена Белолипецкая" w:date="2024-05-25T22:35:00Z">
                    <w:rPr>
                      <w:rFonts w:eastAsia="Times New Roman"/>
                      <w:lang w:eastAsia="ru-RU"/>
                    </w:rPr>
                  </w:rPrChange>
                </w:rPr>
                <w:t>,</w:t>
              </w:r>
            </w:ins>
            <w:r w:rsidRPr="008A0D15">
              <w:rPr>
                <w:rFonts w:eastAsia="Times New Roman"/>
                <w:sz w:val="22"/>
                <w:szCs w:val="22"/>
                <w:lang w:eastAsia="ru-RU"/>
                <w:rPrChange w:id="7080" w:author="Елена Белолипецкая" w:date="2024-05-25T22:35:00Z">
                  <w:rPr>
                    <w:rFonts w:eastAsia="Times New Roman"/>
                    <w:lang w:eastAsia="ru-RU"/>
                  </w:rPr>
                </w:rPrChange>
              </w:rPr>
              <w:t>180 мг/0</w:t>
            </w:r>
            <w:del w:id="7081" w:author="Елена Белолипецкая" w:date="2024-05-25T22:30:00Z">
              <w:r w:rsidRPr="008A0D15" w:rsidDel="008A0D15">
                <w:rPr>
                  <w:rFonts w:eastAsia="Times New Roman"/>
                  <w:sz w:val="22"/>
                  <w:szCs w:val="22"/>
                  <w:lang w:eastAsia="ru-RU"/>
                  <w:rPrChange w:id="7082" w:author="Елена Белолипецкая" w:date="2024-05-25T22:35:00Z">
                    <w:rPr>
                      <w:rFonts w:eastAsia="Times New Roman"/>
                      <w:lang w:eastAsia="ru-RU"/>
                    </w:rPr>
                  </w:rPrChange>
                </w:rPr>
                <w:delText>.</w:delText>
              </w:r>
            </w:del>
            <w:ins w:id="7083" w:author="Елена Белолипецкая" w:date="2024-05-25T22:30:00Z">
              <w:r w:rsidR="008A0D15" w:rsidRPr="008A0D15">
                <w:rPr>
                  <w:rFonts w:eastAsia="Times New Roman"/>
                  <w:sz w:val="22"/>
                  <w:szCs w:val="22"/>
                  <w:lang w:eastAsia="ru-RU"/>
                  <w:rPrChange w:id="7084" w:author="Елена Белолипецкая" w:date="2024-05-25T22:35:00Z">
                    <w:rPr>
                      <w:rFonts w:eastAsia="Times New Roman"/>
                      <w:lang w:eastAsia="ru-RU"/>
                    </w:rPr>
                  </w:rPrChange>
                </w:rPr>
                <w:t>,</w:t>
              </w:r>
            </w:ins>
            <w:r w:rsidRPr="008A0D15">
              <w:rPr>
                <w:rFonts w:eastAsia="Times New Roman"/>
                <w:sz w:val="22"/>
                <w:szCs w:val="22"/>
                <w:lang w:eastAsia="ru-RU"/>
                <w:rPrChange w:id="7085" w:author="Елена Белолипецкая" w:date="2024-05-25T22:35:00Z">
                  <w:rPr>
                    <w:rFonts w:eastAsia="Times New Roman"/>
                    <w:lang w:eastAsia="ru-RU"/>
                  </w:rPr>
                </w:rPrChange>
              </w:rPr>
              <w:t>215 мг/0</w:t>
            </w:r>
            <w:del w:id="7086" w:author="Елена Белолипецкая" w:date="2024-05-25T22:30:00Z">
              <w:r w:rsidRPr="008A0D15" w:rsidDel="008A0D15">
                <w:rPr>
                  <w:rFonts w:eastAsia="Times New Roman"/>
                  <w:sz w:val="22"/>
                  <w:szCs w:val="22"/>
                  <w:lang w:eastAsia="ru-RU"/>
                  <w:rPrChange w:id="7087" w:author="Елена Белолипецкая" w:date="2024-05-25T22:35:00Z">
                    <w:rPr>
                      <w:rFonts w:eastAsia="Times New Roman"/>
                      <w:lang w:eastAsia="ru-RU"/>
                    </w:rPr>
                  </w:rPrChange>
                </w:rPr>
                <w:delText>.</w:delText>
              </w:r>
            </w:del>
            <w:ins w:id="7088" w:author="Елена Белолипецкая" w:date="2024-05-25T22:30:00Z">
              <w:r w:rsidR="008A0D15" w:rsidRPr="008A0D15">
                <w:rPr>
                  <w:rFonts w:eastAsia="Times New Roman"/>
                  <w:sz w:val="22"/>
                  <w:szCs w:val="22"/>
                  <w:lang w:eastAsia="ru-RU"/>
                  <w:rPrChange w:id="7089" w:author="Елена Белолипецкая" w:date="2024-05-25T22:35:00Z">
                    <w:rPr>
                      <w:rFonts w:eastAsia="Times New Roman"/>
                      <w:lang w:eastAsia="ru-RU"/>
                    </w:rPr>
                  </w:rPrChange>
                </w:rPr>
                <w:t>,</w:t>
              </w:r>
            </w:ins>
            <w:r w:rsidRPr="008A0D15">
              <w:rPr>
                <w:rFonts w:eastAsia="Times New Roman"/>
                <w:sz w:val="22"/>
                <w:szCs w:val="22"/>
                <w:lang w:eastAsia="ru-RU"/>
                <w:rPrChange w:id="7090" w:author="Елена Белолипецкая" w:date="2024-05-25T22:35:00Z">
                  <w:rPr>
                    <w:rFonts w:eastAsia="Times New Roman"/>
                    <w:lang w:eastAsia="ru-RU"/>
                  </w:rPr>
                </w:rPrChange>
              </w:rPr>
              <w:t>25 мг/этинилэстрадиол 0</w:t>
            </w:r>
            <w:del w:id="7091" w:author="Елена Белолипецкая" w:date="2024-05-25T22:30:00Z">
              <w:r w:rsidRPr="008A0D15" w:rsidDel="008A0D15">
                <w:rPr>
                  <w:rFonts w:eastAsia="Times New Roman"/>
                  <w:sz w:val="22"/>
                  <w:szCs w:val="22"/>
                  <w:lang w:eastAsia="ru-RU"/>
                  <w:rPrChange w:id="7092" w:author="Елена Белолипецкая" w:date="2024-05-25T22:35:00Z">
                    <w:rPr>
                      <w:rFonts w:eastAsia="Times New Roman"/>
                      <w:lang w:eastAsia="ru-RU"/>
                    </w:rPr>
                  </w:rPrChange>
                </w:rPr>
                <w:delText>.</w:delText>
              </w:r>
            </w:del>
            <w:ins w:id="7093" w:author="Елена Белолипецкая" w:date="2024-05-25T22:30:00Z">
              <w:r w:rsidR="008A0D15" w:rsidRPr="008A0D15">
                <w:rPr>
                  <w:rFonts w:eastAsia="Times New Roman"/>
                  <w:sz w:val="22"/>
                  <w:szCs w:val="22"/>
                  <w:lang w:eastAsia="ru-RU"/>
                  <w:rPrChange w:id="7094" w:author="Елена Белолипецкая" w:date="2024-05-25T22:35:00Z">
                    <w:rPr>
                      <w:rFonts w:eastAsia="Times New Roman"/>
                      <w:lang w:eastAsia="ru-RU"/>
                    </w:rPr>
                  </w:rPrChange>
                </w:rPr>
                <w:t>,</w:t>
              </w:r>
            </w:ins>
            <w:r w:rsidRPr="008A0D15">
              <w:rPr>
                <w:rFonts w:eastAsia="Times New Roman"/>
                <w:sz w:val="22"/>
                <w:szCs w:val="22"/>
                <w:lang w:eastAsia="ru-RU"/>
                <w:rPrChange w:id="7095" w:author="Елена Белолипецкая" w:date="2024-05-25T22:35:00Z">
                  <w:rPr>
                    <w:rFonts w:eastAsia="Times New Roman"/>
                    <w:lang w:eastAsia="ru-RU"/>
                  </w:rPr>
                </w:rPrChange>
              </w:rPr>
              <w:t>025 мг) /</w:t>
            </w:r>
            <w:r w:rsidRPr="008A0D15">
              <w:rPr>
                <w:rFonts w:eastAsia="Times New Roman"/>
                <w:sz w:val="22"/>
                <w:szCs w:val="22"/>
                <w:lang w:eastAsia="ru-RU"/>
                <w:rPrChange w:id="7096" w:author="Елена Белолипецкая" w:date="2024-05-25T22:35:00Z">
                  <w:rPr>
                    <w:rFonts w:eastAsia="Times New Roman"/>
                    <w:lang w:eastAsia="ru-RU"/>
                  </w:rPr>
                </w:rPrChange>
              </w:rPr>
              <w:br/>
              <w:t>Софосбувир (400 мг 1 раз/сут)</w:t>
            </w:r>
            <w:r w:rsidRPr="008A0D15">
              <w:rPr>
                <w:rFonts w:eastAsia="Times New Roman"/>
                <w:sz w:val="22"/>
                <w:szCs w:val="22"/>
                <w:vertAlign w:val="superscript"/>
                <w:lang w:eastAsia="ru-RU"/>
                <w:rPrChange w:id="7097" w:author="Елена Белолипецкая" w:date="2024-05-25T22:35:00Z">
                  <w:rPr>
                    <w:rFonts w:eastAsia="Times New Roman"/>
                    <w:vertAlign w:val="superscript"/>
                    <w:lang w:eastAsia="ru-RU"/>
                  </w:rPr>
                </w:rPrChange>
              </w:rPr>
              <w:t>d</w:t>
            </w:r>
          </w:p>
        </w:tc>
        <w:tc>
          <w:tcPr>
            <w:tcW w:w="682" w:type="pct"/>
            <w:tcMar>
              <w:top w:w="45" w:type="dxa"/>
              <w:left w:w="75" w:type="dxa"/>
              <w:bottom w:w="45" w:type="dxa"/>
              <w:right w:w="75" w:type="dxa"/>
            </w:tcMar>
            <w:vAlign w:val="center"/>
            <w:hideMark/>
          </w:tcPr>
          <w:p w14:paraId="6CE17546" w14:textId="77777777" w:rsidR="008269BA" w:rsidRPr="008A0D15" w:rsidRDefault="008269BA">
            <w:pPr>
              <w:spacing w:after="0" w:line="240" w:lineRule="auto"/>
              <w:rPr>
                <w:rFonts w:eastAsia="Times New Roman"/>
                <w:sz w:val="22"/>
                <w:szCs w:val="22"/>
                <w:lang w:eastAsia="ru-RU"/>
                <w:rPrChange w:id="7098" w:author="Елена Белолипецкая" w:date="2024-05-25T22:35:00Z">
                  <w:rPr>
                    <w:rFonts w:eastAsia="Times New Roman"/>
                    <w:lang w:eastAsia="ru-RU"/>
                  </w:rPr>
                </w:rPrChange>
              </w:rPr>
              <w:pPrChange w:id="7099" w:author="Елена Белолипецкая" w:date="2024-05-25T22:31:00Z">
                <w:pPr>
                  <w:spacing w:before="75" w:after="75" w:line="240" w:lineRule="auto"/>
                </w:pPr>
              </w:pPrChange>
            </w:pPr>
            <w:r w:rsidRPr="008A0D15">
              <w:rPr>
                <w:rFonts w:eastAsia="Times New Roman"/>
                <w:sz w:val="22"/>
                <w:szCs w:val="22"/>
                <w:lang w:eastAsia="ru-RU"/>
                <w:rPrChange w:id="7100" w:author="Елена Белолипецкая" w:date="2024-05-25T22:35:00Z">
                  <w:rPr>
                    <w:rFonts w:eastAsia="Times New Roman"/>
                    <w:lang w:eastAsia="ru-RU"/>
                  </w:rPr>
                </w:rPrChange>
              </w:rPr>
              <w:t>Норэлгестромин</w:t>
            </w:r>
          </w:p>
        </w:tc>
        <w:tc>
          <w:tcPr>
            <w:tcW w:w="303" w:type="pct"/>
            <w:tcMar>
              <w:top w:w="45" w:type="dxa"/>
              <w:left w:w="75" w:type="dxa"/>
              <w:bottom w:w="45" w:type="dxa"/>
              <w:right w:w="75" w:type="dxa"/>
            </w:tcMar>
            <w:vAlign w:val="center"/>
            <w:hideMark/>
          </w:tcPr>
          <w:p w14:paraId="205CEC81" w14:textId="77777777" w:rsidR="008269BA" w:rsidRPr="008A0D15" w:rsidRDefault="008269BA">
            <w:pPr>
              <w:spacing w:after="0" w:line="240" w:lineRule="auto"/>
              <w:rPr>
                <w:rFonts w:eastAsia="Times New Roman"/>
                <w:sz w:val="22"/>
                <w:szCs w:val="22"/>
                <w:lang w:eastAsia="ru-RU"/>
                <w:rPrChange w:id="7101" w:author="Елена Белолипецкая" w:date="2024-05-25T22:35:00Z">
                  <w:rPr>
                    <w:rFonts w:eastAsia="Times New Roman"/>
                    <w:lang w:eastAsia="ru-RU"/>
                  </w:rPr>
                </w:rPrChange>
              </w:rPr>
              <w:pPrChange w:id="7102" w:author="Елена Белолипецкая" w:date="2024-05-25T22:31:00Z">
                <w:pPr>
                  <w:spacing w:before="75" w:after="75" w:line="240" w:lineRule="auto"/>
                </w:pPr>
              </w:pPrChange>
            </w:pPr>
            <w:r w:rsidRPr="008A0D15">
              <w:rPr>
                <w:rFonts w:eastAsia="Times New Roman"/>
                <w:sz w:val="22"/>
                <w:szCs w:val="22"/>
                <w:lang w:eastAsia="ru-RU"/>
                <w:rPrChange w:id="7103" w:author="Елена Белолипецкая" w:date="2024-05-25T22:35:00Z">
                  <w:rPr>
                    <w:rFonts w:eastAsia="Times New Roman"/>
                    <w:lang w:eastAsia="ru-RU"/>
                  </w:rPr>
                </w:rPrChange>
              </w:rPr>
              <w:t>↔</w:t>
            </w:r>
          </w:p>
        </w:tc>
        <w:tc>
          <w:tcPr>
            <w:tcW w:w="379" w:type="pct"/>
            <w:tcMar>
              <w:top w:w="45" w:type="dxa"/>
              <w:left w:w="75" w:type="dxa"/>
              <w:bottom w:w="45" w:type="dxa"/>
              <w:right w:w="75" w:type="dxa"/>
            </w:tcMar>
            <w:vAlign w:val="center"/>
            <w:hideMark/>
          </w:tcPr>
          <w:p w14:paraId="27E9D4D3" w14:textId="77777777" w:rsidR="008269BA" w:rsidRPr="008A0D15" w:rsidRDefault="008269BA">
            <w:pPr>
              <w:spacing w:after="0" w:line="240" w:lineRule="auto"/>
              <w:rPr>
                <w:rFonts w:eastAsia="Times New Roman"/>
                <w:sz w:val="22"/>
                <w:szCs w:val="22"/>
                <w:lang w:eastAsia="ru-RU"/>
                <w:rPrChange w:id="7104" w:author="Елена Белолипецкая" w:date="2024-05-25T22:35:00Z">
                  <w:rPr>
                    <w:rFonts w:eastAsia="Times New Roman"/>
                    <w:lang w:eastAsia="ru-RU"/>
                  </w:rPr>
                </w:rPrChange>
              </w:rPr>
              <w:pPrChange w:id="7105" w:author="Елена Белолипецкая" w:date="2024-05-25T22:31:00Z">
                <w:pPr>
                  <w:spacing w:before="75" w:after="75" w:line="240" w:lineRule="auto"/>
                </w:pPr>
              </w:pPrChange>
            </w:pPr>
            <w:r w:rsidRPr="008A0D15">
              <w:rPr>
                <w:rFonts w:eastAsia="Times New Roman"/>
                <w:sz w:val="22"/>
                <w:szCs w:val="22"/>
                <w:lang w:eastAsia="ru-RU"/>
                <w:rPrChange w:id="7106" w:author="Елена Белолипецкая" w:date="2024-05-25T22:35:00Z">
                  <w:rPr>
                    <w:rFonts w:eastAsia="Times New Roman"/>
                    <w:lang w:eastAsia="ru-RU"/>
                  </w:rPr>
                </w:rPrChange>
              </w:rPr>
              <w:t>↔</w:t>
            </w:r>
          </w:p>
        </w:tc>
        <w:tc>
          <w:tcPr>
            <w:tcW w:w="309" w:type="pct"/>
            <w:tcMar>
              <w:top w:w="45" w:type="dxa"/>
              <w:left w:w="75" w:type="dxa"/>
              <w:bottom w:w="45" w:type="dxa"/>
              <w:right w:w="75" w:type="dxa"/>
            </w:tcMar>
            <w:vAlign w:val="center"/>
            <w:hideMark/>
          </w:tcPr>
          <w:p w14:paraId="509672D3" w14:textId="77777777" w:rsidR="008269BA" w:rsidRPr="008A0D15" w:rsidRDefault="008269BA">
            <w:pPr>
              <w:spacing w:after="0" w:line="240" w:lineRule="auto"/>
              <w:rPr>
                <w:rFonts w:eastAsia="Times New Roman"/>
                <w:sz w:val="22"/>
                <w:szCs w:val="22"/>
                <w:lang w:eastAsia="ru-RU"/>
                <w:rPrChange w:id="7107" w:author="Елена Белолипецкая" w:date="2024-05-25T22:35:00Z">
                  <w:rPr>
                    <w:rFonts w:eastAsia="Times New Roman"/>
                    <w:lang w:eastAsia="ru-RU"/>
                  </w:rPr>
                </w:rPrChange>
              </w:rPr>
              <w:pPrChange w:id="7108" w:author="Елена Белолипецкая" w:date="2024-05-25T22:31:00Z">
                <w:pPr>
                  <w:spacing w:before="75" w:after="75" w:line="240" w:lineRule="auto"/>
                </w:pPr>
              </w:pPrChange>
            </w:pPr>
            <w:r w:rsidRPr="008A0D15">
              <w:rPr>
                <w:rFonts w:eastAsia="Times New Roman"/>
                <w:sz w:val="22"/>
                <w:szCs w:val="22"/>
                <w:lang w:eastAsia="ru-RU"/>
                <w:rPrChange w:id="7109" w:author="Елена Белолипецкая" w:date="2024-05-25T22:35:00Z">
                  <w:rPr>
                    <w:rFonts w:eastAsia="Times New Roman"/>
                    <w:lang w:eastAsia="ru-RU"/>
                  </w:rPr>
                </w:rPrChange>
              </w:rPr>
              <w:t>↔</w:t>
            </w:r>
          </w:p>
        </w:tc>
        <w:tc>
          <w:tcPr>
            <w:tcW w:w="1508" w:type="pct"/>
            <w:vMerge w:val="restart"/>
            <w:tcMar>
              <w:top w:w="45" w:type="dxa"/>
              <w:left w:w="75" w:type="dxa"/>
              <w:bottom w:w="45" w:type="dxa"/>
              <w:right w:w="75" w:type="dxa"/>
            </w:tcMar>
            <w:vAlign w:val="center"/>
            <w:hideMark/>
          </w:tcPr>
          <w:p w14:paraId="36BFF021" w14:textId="352E05E1" w:rsidR="008269BA" w:rsidRPr="008A0D15" w:rsidRDefault="008269BA">
            <w:pPr>
              <w:spacing w:after="0" w:line="240" w:lineRule="auto"/>
              <w:rPr>
                <w:rFonts w:eastAsia="Times New Roman"/>
                <w:sz w:val="22"/>
                <w:szCs w:val="22"/>
                <w:lang w:eastAsia="ru-RU"/>
                <w:rPrChange w:id="7110" w:author="Елена Белолипецкая" w:date="2024-05-25T22:35:00Z">
                  <w:rPr>
                    <w:rFonts w:eastAsia="Times New Roman"/>
                    <w:lang w:eastAsia="ru-RU"/>
                  </w:rPr>
                </w:rPrChange>
              </w:rPr>
              <w:pPrChange w:id="7111" w:author="Елена Белолипецкая" w:date="2024-05-25T22:31:00Z">
                <w:pPr>
                  <w:spacing w:before="75" w:after="75" w:line="240" w:lineRule="auto"/>
                </w:pPr>
              </w:pPrChange>
            </w:pPr>
            <w:r w:rsidRPr="008A0D15">
              <w:rPr>
                <w:rFonts w:eastAsia="Times New Roman"/>
                <w:sz w:val="22"/>
                <w:szCs w:val="22"/>
                <w:lang w:eastAsia="ru-RU"/>
                <w:rPrChange w:id="7112" w:author="Елена Белолипецкая" w:date="2024-05-25T22:35:00Z">
                  <w:rPr>
                    <w:rFonts w:eastAsia="Times New Roman"/>
                    <w:lang w:eastAsia="ru-RU"/>
                  </w:rPr>
                </w:rPrChange>
              </w:rPr>
              <w:t>Корректировка дозы не требуется.</w:t>
            </w:r>
          </w:p>
        </w:tc>
      </w:tr>
      <w:tr w:rsidR="00FE0F3F" w:rsidRPr="008A0D15" w14:paraId="5E1227C7" w14:textId="77777777" w:rsidTr="00FE0F3F">
        <w:tc>
          <w:tcPr>
            <w:tcW w:w="1818" w:type="pct"/>
            <w:vMerge/>
            <w:vAlign w:val="center"/>
            <w:hideMark/>
          </w:tcPr>
          <w:p w14:paraId="54C5AFE7" w14:textId="77777777" w:rsidR="008269BA" w:rsidRPr="008A0D15" w:rsidRDefault="008269BA">
            <w:pPr>
              <w:spacing w:after="0" w:line="240" w:lineRule="auto"/>
              <w:rPr>
                <w:rFonts w:eastAsia="Times New Roman"/>
                <w:sz w:val="22"/>
                <w:szCs w:val="22"/>
                <w:lang w:eastAsia="ru-RU"/>
                <w:rPrChange w:id="7113" w:author="Елена Белолипецкая" w:date="2024-05-25T22:35:00Z">
                  <w:rPr>
                    <w:rFonts w:eastAsia="Times New Roman"/>
                    <w:lang w:eastAsia="ru-RU"/>
                  </w:rPr>
                </w:rPrChange>
              </w:rPr>
              <w:pPrChange w:id="7114" w:author="Елена Белолипецкая" w:date="2024-05-25T22:31:00Z">
                <w:pPr>
                  <w:spacing w:before="75" w:after="75" w:line="240" w:lineRule="auto"/>
                </w:pPr>
              </w:pPrChange>
            </w:pPr>
          </w:p>
        </w:tc>
        <w:tc>
          <w:tcPr>
            <w:tcW w:w="682" w:type="pct"/>
            <w:tcMar>
              <w:top w:w="45" w:type="dxa"/>
              <w:left w:w="75" w:type="dxa"/>
              <w:bottom w:w="45" w:type="dxa"/>
              <w:right w:w="75" w:type="dxa"/>
            </w:tcMar>
            <w:vAlign w:val="center"/>
            <w:hideMark/>
          </w:tcPr>
          <w:p w14:paraId="3EFA1D0A" w14:textId="77777777" w:rsidR="008269BA" w:rsidRPr="008A0D15" w:rsidRDefault="008269BA">
            <w:pPr>
              <w:spacing w:after="0" w:line="240" w:lineRule="auto"/>
              <w:rPr>
                <w:rFonts w:eastAsia="Times New Roman"/>
                <w:sz w:val="22"/>
                <w:szCs w:val="22"/>
                <w:lang w:eastAsia="ru-RU"/>
                <w:rPrChange w:id="7115" w:author="Елена Белолипецкая" w:date="2024-05-25T22:35:00Z">
                  <w:rPr>
                    <w:rFonts w:eastAsia="Times New Roman"/>
                    <w:lang w:eastAsia="ru-RU"/>
                  </w:rPr>
                </w:rPrChange>
              </w:rPr>
              <w:pPrChange w:id="7116" w:author="Елена Белолипецкая" w:date="2024-05-25T22:31:00Z">
                <w:pPr>
                  <w:spacing w:before="75" w:after="75" w:line="240" w:lineRule="auto"/>
                </w:pPr>
              </w:pPrChange>
            </w:pPr>
            <w:r w:rsidRPr="008A0D15">
              <w:rPr>
                <w:rFonts w:eastAsia="Times New Roman"/>
                <w:sz w:val="22"/>
                <w:szCs w:val="22"/>
                <w:lang w:eastAsia="ru-RU"/>
                <w:rPrChange w:id="7117" w:author="Елена Белолипецкая" w:date="2024-05-25T22:35:00Z">
                  <w:rPr>
                    <w:rFonts w:eastAsia="Times New Roman"/>
                    <w:lang w:eastAsia="ru-RU"/>
                  </w:rPr>
                </w:rPrChange>
              </w:rPr>
              <w:t>Норгестрел</w:t>
            </w:r>
          </w:p>
        </w:tc>
        <w:tc>
          <w:tcPr>
            <w:tcW w:w="303" w:type="pct"/>
            <w:tcMar>
              <w:top w:w="45" w:type="dxa"/>
              <w:left w:w="75" w:type="dxa"/>
              <w:bottom w:w="45" w:type="dxa"/>
              <w:right w:w="75" w:type="dxa"/>
            </w:tcMar>
            <w:vAlign w:val="center"/>
            <w:hideMark/>
          </w:tcPr>
          <w:p w14:paraId="1C38E698" w14:textId="77777777" w:rsidR="008269BA" w:rsidRPr="008A0D15" w:rsidRDefault="008269BA">
            <w:pPr>
              <w:spacing w:after="0" w:line="240" w:lineRule="auto"/>
              <w:rPr>
                <w:rFonts w:eastAsia="Times New Roman"/>
                <w:sz w:val="22"/>
                <w:szCs w:val="22"/>
                <w:lang w:eastAsia="ru-RU"/>
                <w:rPrChange w:id="7118" w:author="Елена Белолипецкая" w:date="2024-05-25T22:35:00Z">
                  <w:rPr>
                    <w:rFonts w:eastAsia="Times New Roman"/>
                    <w:lang w:eastAsia="ru-RU"/>
                  </w:rPr>
                </w:rPrChange>
              </w:rPr>
              <w:pPrChange w:id="7119" w:author="Елена Белолипецкая" w:date="2024-05-25T22:31:00Z">
                <w:pPr>
                  <w:spacing w:before="75" w:after="75" w:line="240" w:lineRule="auto"/>
                </w:pPr>
              </w:pPrChange>
            </w:pPr>
            <w:r w:rsidRPr="008A0D15">
              <w:rPr>
                <w:rFonts w:eastAsia="Times New Roman"/>
                <w:sz w:val="22"/>
                <w:szCs w:val="22"/>
                <w:lang w:eastAsia="ru-RU"/>
                <w:rPrChange w:id="7120" w:author="Елена Белолипецкая" w:date="2024-05-25T22:35:00Z">
                  <w:rPr>
                    <w:rFonts w:eastAsia="Times New Roman"/>
                    <w:lang w:eastAsia="ru-RU"/>
                  </w:rPr>
                </w:rPrChange>
              </w:rPr>
              <w:t>↔</w:t>
            </w:r>
          </w:p>
        </w:tc>
        <w:tc>
          <w:tcPr>
            <w:tcW w:w="379" w:type="pct"/>
            <w:tcMar>
              <w:top w:w="45" w:type="dxa"/>
              <w:left w:w="75" w:type="dxa"/>
              <w:bottom w:w="45" w:type="dxa"/>
              <w:right w:w="75" w:type="dxa"/>
            </w:tcMar>
            <w:vAlign w:val="center"/>
            <w:hideMark/>
          </w:tcPr>
          <w:p w14:paraId="4DF32684" w14:textId="544A2AEE" w:rsidR="008269BA" w:rsidRPr="008A0D15" w:rsidRDefault="008269BA">
            <w:pPr>
              <w:spacing w:after="0" w:line="240" w:lineRule="auto"/>
              <w:rPr>
                <w:rFonts w:eastAsia="Times New Roman"/>
                <w:sz w:val="22"/>
                <w:szCs w:val="22"/>
                <w:lang w:eastAsia="ru-RU"/>
                <w:rPrChange w:id="7121" w:author="Елена Белолипецкая" w:date="2024-05-25T22:35:00Z">
                  <w:rPr>
                    <w:rFonts w:eastAsia="Times New Roman"/>
                    <w:lang w:eastAsia="ru-RU"/>
                  </w:rPr>
                </w:rPrChange>
              </w:rPr>
              <w:pPrChange w:id="7122" w:author="Елена Белолипецкая" w:date="2024-05-25T22:35:00Z">
                <w:pPr>
                  <w:spacing w:before="75" w:after="75" w:line="240" w:lineRule="auto"/>
                </w:pPr>
              </w:pPrChange>
            </w:pPr>
            <w:r w:rsidRPr="008A0D15">
              <w:rPr>
                <w:rFonts w:eastAsia="Times New Roman"/>
                <w:sz w:val="22"/>
                <w:szCs w:val="22"/>
                <w:lang w:eastAsia="ru-RU"/>
                <w:rPrChange w:id="7123" w:author="Елена Белолипецкая" w:date="2024-05-25T22:35:00Z">
                  <w:rPr>
                    <w:rFonts w:eastAsia="Times New Roman"/>
                    <w:lang w:eastAsia="ru-RU"/>
                  </w:rPr>
                </w:rPrChange>
              </w:rPr>
              <w:t>↑</w:t>
            </w:r>
            <w:r w:rsidRPr="008A0D15">
              <w:rPr>
                <w:rFonts w:eastAsia="Times New Roman"/>
                <w:sz w:val="22"/>
                <w:szCs w:val="22"/>
                <w:lang w:eastAsia="ru-RU"/>
                <w:rPrChange w:id="7124" w:author="Елена Белолипецкая" w:date="2024-05-25T22:35:00Z">
                  <w:rPr>
                    <w:rFonts w:eastAsia="Times New Roman"/>
                    <w:lang w:eastAsia="ru-RU"/>
                  </w:rPr>
                </w:rPrChange>
              </w:rPr>
              <w:br/>
              <w:t>1</w:t>
            </w:r>
            <w:del w:id="7125" w:author="Елена Белолипецкая" w:date="2024-05-25T22:30:00Z">
              <w:r w:rsidRPr="008A0D15" w:rsidDel="00FE0F3F">
                <w:rPr>
                  <w:rFonts w:eastAsia="Times New Roman"/>
                  <w:sz w:val="22"/>
                  <w:szCs w:val="22"/>
                  <w:lang w:eastAsia="ru-RU"/>
                  <w:rPrChange w:id="7126" w:author="Елена Белолипецкая" w:date="2024-05-25T22:35:00Z">
                    <w:rPr>
                      <w:rFonts w:eastAsia="Times New Roman"/>
                      <w:lang w:eastAsia="ru-RU"/>
                    </w:rPr>
                  </w:rPrChange>
                </w:rPr>
                <w:delText>.</w:delText>
              </w:r>
            </w:del>
            <w:ins w:id="7127" w:author="Елена Белолипецкая" w:date="2024-05-25T22:30:00Z">
              <w:r w:rsidR="00FE0F3F" w:rsidRPr="008A0D15">
                <w:rPr>
                  <w:rFonts w:eastAsia="Times New Roman"/>
                  <w:sz w:val="22"/>
                  <w:szCs w:val="22"/>
                  <w:lang w:eastAsia="ru-RU"/>
                  <w:rPrChange w:id="7128" w:author="Елена Белолипецкая" w:date="2024-05-25T22:35:00Z">
                    <w:rPr>
                      <w:rFonts w:eastAsia="Times New Roman"/>
                      <w:lang w:eastAsia="ru-RU"/>
                    </w:rPr>
                  </w:rPrChange>
                </w:rPr>
                <w:t>,</w:t>
              </w:r>
            </w:ins>
            <w:r w:rsidRPr="008A0D15">
              <w:rPr>
                <w:rFonts w:eastAsia="Times New Roman"/>
                <w:sz w:val="22"/>
                <w:szCs w:val="22"/>
                <w:lang w:eastAsia="ru-RU"/>
                <w:rPrChange w:id="7129" w:author="Елена Белолипецкая" w:date="2024-05-25T22:35:00Z">
                  <w:rPr>
                    <w:rFonts w:eastAsia="Times New Roman"/>
                    <w:lang w:eastAsia="ru-RU"/>
                  </w:rPr>
                </w:rPrChange>
              </w:rPr>
              <w:t>2 (0</w:t>
            </w:r>
            <w:del w:id="7130" w:author="Елена Белолипецкая" w:date="2024-05-25T22:30:00Z">
              <w:r w:rsidRPr="008A0D15" w:rsidDel="00FE0F3F">
                <w:rPr>
                  <w:rFonts w:eastAsia="Times New Roman"/>
                  <w:sz w:val="22"/>
                  <w:szCs w:val="22"/>
                  <w:lang w:eastAsia="ru-RU"/>
                  <w:rPrChange w:id="7131" w:author="Елена Белолипецкая" w:date="2024-05-25T22:35:00Z">
                    <w:rPr>
                      <w:rFonts w:eastAsia="Times New Roman"/>
                      <w:lang w:eastAsia="ru-RU"/>
                    </w:rPr>
                  </w:rPrChange>
                </w:rPr>
                <w:delText>.</w:delText>
              </w:r>
            </w:del>
            <w:ins w:id="7132" w:author="Елена Белолипецкая" w:date="2024-05-25T22:30:00Z">
              <w:r w:rsidR="00FE0F3F" w:rsidRPr="008A0D15">
                <w:rPr>
                  <w:rFonts w:eastAsia="Times New Roman"/>
                  <w:sz w:val="22"/>
                  <w:szCs w:val="22"/>
                  <w:lang w:eastAsia="ru-RU"/>
                  <w:rPrChange w:id="7133" w:author="Елена Белолипецкая" w:date="2024-05-25T22:35:00Z">
                    <w:rPr>
                      <w:rFonts w:eastAsia="Times New Roman"/>
                      <w:lang w:eastAsia="ru-RU"/>
                    </w:rPr>
                  </w:rPrChange>
                </w:rPr>
                <w:t>,</w:t>
              </w:r>
            </w:ins>
            <w:r w:rsidRPr="008A0D15">
              <w:rPr>
                <w:rFonts w:eastAsia="Times New Roman"/>
                <w:sz w:val="22"/>
                <w:szCs w:val="22"/>
                <w:lang w:eastAsia="ru-RU"/>
                <w:rPrChange w:id="7134" w:author="Елена Белолипецкая" w:date="2024-05-25T22:35:00Z">
                  <w:rPr>
                    <w:rFonts w:eastAsia="Times New Roman"/>
                    <w:lang w:eastAsia="ru-RU"/>
                  </w:rPr>
                </w:rPrChange>
              </w:rPr>
              <w:t>98</w:t>
            </w:r>
            <w:del w:id="7135" w:author="Елена Белолипецкая" w:date="2024-05-25T22:35:00Z">
              <w:r w:rsidRPr="008A0D15" w:rsidDel="008A0D15">
                <w:rPr>
                  <w:rFonts w:eastAsia="Times New Roman"/>
                  <w:sz w:val="22"/>
                  <w:szCs w:val="22"/>
                  <w:lang w:eastAsia="ru-RU"/>
                  <w:rPrChange w:id="7136" w:author="Елена Белолипецкая" w:date="2024-05-25T22:35:00Z">
                    <w:rPr>
                      <w:rFonts w:eastAsia="Times New Roman"/>
                      <w:lang w:eastAsia="ru-RU"/>
                    </w:rPr>
                  </w:rPrChange>
                </w:rPr>
                <w:delText xml:space="preserve">, </w:delText>
              </w:r>
            </w:del>
            <w:ins w:id="7137" w:author="Елена Белолипецкая" w:date="2024-05-25T22:35:00Z">
              <w:r w:rsidR="008A0D15" w:rsidRPr="008A0D15">
                <w:rPr>
                  <w:rFonts w:eastAsia="Times New Roman"/>
                  <w:sz w:val="22"/>
                  <w:szCs w:val="22"/>
                  <w:lang w:val="en-US" w:eastAsia="ru-RU"/>
                  <w:rPrChange w:id="7138"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7139"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7140" w:author="Елена Белолипецкая" w:date="2024-05-25T22:35:00Z">
                  <w:rPr>
                    <w:rFonts w:eastAsia="Times New Roman"/>
                    <w:lang w:eastAsia="ru-RU"/>
                  </w:rPr>
                </w:rPrChange>
              </w:rPr>
              <w:t>1</w:t>
            </w:r>
            <w:del w:id="7141" w:author="Елена Белолипецкая" w:date="2024-05-25T22:30:00Z">
              <w:r w:rsidRPr="008A0D15" w:rsidDel="00FE0F3F">
                <w:rPr>
                  <w:rFonts w:eastAsia="Times New Roman"/>
                  <w:sz w:val="22"/>
                  <w:szCs w:val="22"/>
                  <w:lang w:eastAsia="ru-RU"/>
                  <w:rPrChange w:id="7142" w:author="Елена Белолипецкая" w:date="2024-05-25T22:35:00Z">
                    <w:rPr>
                      <w:rFonts w:eastAsia="Times New Roman"/>
                      <w:lang w:eastAsia="ru-RU"/>
                    </w:rPr>
                  </w:rPrChange>
                </w:rPr>
                <w:delText>.</w:delText>
              </w:r>
            </w:del>
            <w:ins w:id="7143" w:author="Елена Белолипецкая" w:date="2024-05-25T22:30:00Z">
              <w:r w:rsidR="00FE0F3F" w:rsidRPr="008A0D15">
                <w:rPr>
                  <w:rFonts w:eastAsia="Times New Roman"/>
                  <w:sz w:val="22"/>
                  <w:szCs w:val="22"/>
                  <w:lang w:eastAsia="ru-RU"/>
                  <w:rPrChange w:id="7144" w:author="Елена Белолипецкая" w:date="2024-05-25T22:35:00Z">
                    <w:rPr>
                      <w:rFonts w:eastAsia="Times New Roman"/>
                      <w:lang w:eastAsia="ru-RU"/>
                    </w:rPr>
                  </w:rPrChange>
                </w:rPr>
                <w:t>,</w:t>
              </w:r>
            </w:ins>
            <w:r w:rsidRPr="008A0D15">
              <w:rPr>
                <w:rFonts w:eastAsia="Times New Roman"/>
                <w:sz w:val="22"/>
                <w:szCs w:val="22"/>
                <w:lang w:eastAsia="ru-RU"/>
                <w:rPrChange w:id="7145" w:author="Елена Белолипецкая" w:date="2024-05-25T22:35:00Z">
                  <w:rPr>
                    <w:rFonts w:eastAsia="Times New Roman"/>
                    <w:lang w:eastAsia="ru-RU"/>
                  </w:rPr>
                </w:rPrChange>
              </w:rPr>
              <w:t>5)</w:t>
            </w:r>
          </w:p>
        </w:tc>
        <w:tc>
          <w:tcPr>
            <w:tcW w:w="309" w:type="pct"/>
            <w:tcMar>
              <w:top w:w="45" w:type="dxa"/>
              <w:left w:w="75" w:type="dxa"/>
              <w:bottom w:w="45" w:type="dxa"/>
              <w:right w:w="75" w:type="dxa"/>
            </w:tcMar>
            <w:vAlign w:val="center"/>
            <w:hideMark/>
          </w:tcPr>
          <w:p w14:paraId="041972DE" w14:textId="3833BD14" w:rsidR="008269BA" w:rsidRPr="008A0D15" w:rsidRDefault="008269BA">
            <w:pPr>
              <w:spacing w:after="0" w:line="240" w:lineRule="auto"/>
              <w:rPr>
                <w:rFonts w:eastAsia="Times New Roman"/>
                <w:sz w:val="22"/>
                <w:szCs w:val="22"/>
                <w:lang w:eastAsia="ru-RU"/>
                <w:rPrChange w:id="7146" w:author="Елена Белолипецкая" w:date="2024-05-25T22:35:00Z">
                  <w:rPr>
                    <w:rFonts w:eastAsia="Times New Roman"/>
                    <w:lang w:eastAsia="ru-RU"/>
                  </w:rPr>
                </w:rPrChange>
              </w:rPr>
              <w:pPrChange w:id="7147" w:author="Елена Белолипецкая" w:date="2024-05-25T22:35:00Z">
                <w:pPr>
                  <w:spacing w:before="75" w:after="75" w:line="240" w:lineRule="auto"/>
                </w:pPr>
              </w:pPrChange>
            </w:pPr>
            <w:r w:rsidRPr="008A0D15">
              <w:rPr>
                <w:rFonts w:eastAsia="Times New Roman"/>
                <w:sz w:val="22"/>
                <w:szCs w:val="22"/>
                <w:lang w:eastAsia="ru-RU"/>
                <w:rPrChange w:id="7148" w:author="Елена Белолипецкая" w:date="2024-05-25T22:35:00Z">
                  <w:rPr>
                    <w:rFonts w:eastAsia="Times New Roman"/>
                    <w:lang w:eastAsia="ru-RU"/>
                  </w:rPr>
                </w:rPrChange>
              </w:rPr>
              <w:t>↑</w:t>
            </w:r>
            <w:r w:rsidRPr="008A0D15">
              <w:rPr>
                <w:rFonts w:eastAsia="Times New Roman"/>
                <w:sz w:val="22"/>
                <w:szCs w:val="22"/>
                <w:lang w:eastAsia="ru-RU"/>
                <w:rPrChange w:id="7149" w:author="Елена Белолипецкая" w:date="2024-05-25T22:35:00Z">
                  <w:rPr>
                    <w:rFonts w:eastAsia="Times New Roman"/>
                    <w:lang w:eastAsia="ru-RU"/>
                  </w:rPr>
                </w:rPrChange>
              </w:rPr>
              <w:br/>
              <w:t>1</w:t>
            </w:r>
            <w:del w:id="7150" w:author="Елена Белолипецкая" w:date="2024-05-25T22:30:00Z">
              <w:r w:rsidRPr="008A0D15" w:rsidDel="00FE0F3F">
                <w:rPr>
                  <w:rFonts w:eastAsia="Times New Roman"/>
                  <w:sz w:val="22"/>
                  <w:szCs w:val="22"/>
                  <w:lang w:eastAsia="ru-RU"/>
                  <w:rPrChange w:id="7151" w:author="Елена Белолипецкая" w:date="2024-05-25T22:35:00Z">
                    <w:rPr>
                      <w:rFonts w:eastAsia="Times New Roman"/>
                      <w:lang w:eastAsia="ru-RU"/>
                    </w:rPr>
                  </w:rPrChange>
                </w:rPr>
                <w:delText>.</w:delText>
              </w:r>
            </w:del>
            <w:ins w:id="7152" w:author="Елена Белолипецкая" w:date="2024-05-25T22:30:00Z">
              <w:r w:rsidR="00FE0F3F" w:rsidRPr="008A0D15">
                <w:rPr>
                  <w:rFonts w:eastAsia="Times New Roman"/>
                  <w:sz w:val="22"/>
                  <w:szCs w:val="22"/>
                  <w:lang w:eastAsia="ru-RU"/>
                  <w:rPrChange w:id="7153" w:author="Елена Белолипецкая" w:date="2024-05-25T22:35:00Z">
                    <w:rPr>
                      <w:rFonts w:eastAsia="Times New Roman"/>
                      <w:lang w:eastAsia="ru-RU"/>
                    </w:rPr>
                  </w:rPrChange>
                </w:rPr>
                <w:t>,</w:t>
              </w:r>
            </w:ins>
            <w:r w:rsidRPr="008A0D15">
              <w:rPr>
                <w:rFonts w:eastAsia="Times New Roman"/>
                <w:sz w:val="22"/>
                <w:szCs w:val="22"/>
                <w:lang w:eastAsia="ru-RU"/>
                <w:rPrChange w:id="7154" w:author="Елена Белолипецкая" w:date="2024-05-25T22:35:00Z">
                  <w:rPr>
                    <w:rFonts w:eastAsia="Times New Roman"/>
                    <w:lang w:eastAsia="ru-RU"/>
                  </w:rPr>
                </w:rPrChange>
              </w:rPr>
              <w:t>2 (1</w:t>
            </w:r>
            <w:del w:id="7155" w:author="Елена Белолипецкая" w:date="2024-05-25T22:30:00Z">
              <w:r w:rsidRPr="008A0D15" w:rsidDel="00FE0F3F">
                <w:rPr>
                  <w:rFonts w:eastAsia="Times New Roman"/>
                  <w:sz w:val="22"/>
                  <w:szCs w:val="22"/>
                  <w:lang w:eastAsia="ru-RU"/>
                  <w:rPrChange w:id="7156" w:author="Елена Белолипецкая" w:date="2024-05-25T22:35:00Z">
                    <w:rPr>
                      <w:rFonts w:eastAsia="Times New Roman"/>
                      <w:lang w:eastAsia="ru-RU"/>
                    </w:rPr>
                  </w:rPrChange>
                </w:rPr>
                <w:delText>.</w:delText>
              </w:r>
            </w:del>
            <w:ins w:id="7157" w:author="Елена Белолипецкая" w:date="2024-05-25T22:30:00Z">
              <w:r w:rsidR="00FE0F3F" w:rsidRPr="008A0D15">
                <w:rPr>
                  <w:rFonts w:eastAsia="Times New Roman"/>
                  <w:sz w:val="22"/>
                  <w:szCs w:val="22"/>
                  <w:lang w:eastAsia="ru-RU"/>
                  <w:rPrChange w:id="7158" w:author="Елена Белолипецкая" w:date="2024-05-25T22:35:00Z">
                    <w:rPr>
                      <w:rFonts w:eastAsia="Times New Roman"/>
                      <w:lang w:eastAsia="ru-RU"/>
                    </w:rPr>
                  </w:rPrChange>
                </w:rPr>
                <w:t>,</w:t>
              </w:r>
            </w:ins>
            <w:r w:rsidRPr="008A0D15">
              <w:rPr>
                <w:rFonts w:eastAsia="Times New Roman"/>
                <w:sz w:val="22"/>
                <w:szCs w:val="22"/>
                <w:lang w:eastAsia="ru-RU"/>
                <w:rPrChange w:id="7159" w:author="Елена Белолипецкая" w:date="2024-05-25T22:35:00Z">
                  <w:rPr>
                    <w:rFonts w:eastAsia="Times New Roman"/>
                    <w:lang w:eastAsia="ru-RU"/>
                  </w:rPr>
                </w:rPrChange>
              </w:rPr>
              <w:t>0</w:t>
            </w:r>
            <w:del w:id="7160" w:author="Елена Белолипецкая" w:date="2024-05-25T22:35:00Z">
              <w:r w:rsidRPr="008A0D15" w:rsidDel="008A0D15">
                <w:rPr>
                  <w:rFonts w:eastAsia="Times New Roman"/>
                  <w:sz w:val="22"/>
                  <w:szCs w:val="22"/>
                  <w:lang w:eastAsia="ru-RU"/>
                  <w:rPrChange w:id="7161" w:author="Елена Белолипецкая" w:date="2024-05-25T22:35:00Z">
                    <w:rPr>
                      <w:rFonts w:eastAsia="Times New Roman"/>
                      <w:lang w:eastAsia="ru-RU"/>
                    </w:rPr>
                  </w:rPrChange>
                </w:rPr>
                <w:delText xml:space="preserve">, </w:delText>
              </w:r>
            </w:del>
            <w:ins w:id="7162" w:author="Елена Белолипецкая" w:date="2024-05-25T22:35:00Z">
              <w:r w:rsidR="008A0D15" w:rsidRPr="008A0D15">
                <w:rPr>
                  <w:rFonts w:eastAsia="Times New Roman"/>
                  <w:sz w:val="22"/>
                  <w:szCs w:val="22"/>
                  <w:lang w:val="en-US" w:eastAsia="ru-RU"/>
                  <w:rPrChange w:id="7163"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7164"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7165" w:author="Елена Белолипецкая" w:date="2024-05-25T22:35:00Z">
                  <w:rPr>
                    <w:rFonts w:eastAsia="Times New Roman"/>
                    <w:lang w:eastAsia="ru-RU"/>
                  </w:rPr>
                </w:rPrChange>
              </w:rPr>
              <w:t>1</w:t>
            </w:r>
            <w:del w:id="7166" w:author="Елена Белолипецкая" w:date="2024-05-25T22:30:00Z">
              <w:r w:rsidRPr="008A0D15" w:rsidDel="00FE0F3F">
                <w:rPr>
                  <w:rFonts w:eastAsia="Times New Roman"/>
                  <w:sz w:val="22"/>
                  <w:szCs w:val="22"/>
                  <w:lang w:eastAsia="ru-RU"/>
                  <w:rPrChange w:id="7167" w:author="Елена Белолипецкая" w:date="2024-05-25T22:35:00Z">
                    <w:rPr>
                      <w:rFonts w:eastAsia="Times New Roman"/>
                      <w:lang w:eastAsia="ru-RU"/>
                    </w:rPr>
                  </w:rPrChange>
                </w:rPr>
                <w:delText>.</w:delText>
              </w:r>
            </w:del>
            <w:ins w:id="7168" w:author="Елена Белолипецкая" w:date="2024-05-25T22:30:00Z">
              <w:r w:rsidR="00FE0F3F" w:rsidRPr="008A0D15">
                <w:rPr>
                  <w:rFonts w:eastAsia="Times New Roman"/>
                  <w:sz w:val="22"/>
                  <w:szCs w:val="22"/>
                  <w:lang w:eastAsia="ru-RU"/>
                  <w:rPrChange w:id="7169" w:author="Елена Белолипецкая" w:date="2024-05-25T22:35:00Z">
                    <w:rPr>
                      <w:rFonts w:eastAsia="Times New Roman"/>
                      <w:lang w:eastAsia="ru-RU"/>
                    </w:rPr>
                  </w:rPrChange>
                </w:rPr>
                <w:t>,</w:t>
              </w:r>
            </w:ins>
            <w:r w:rsidRPr="008A0D15">
              <w:rPr>
                <w:rFonts w:eastAsia="Times New Roman"/>
                <w:sz w:val="22"/>
                <w:szCs w:val="22"/>
                <w:lang w:eastAsia="ru-RU"/>
                <w:rPrChange w:id="7170" w:author="Елена Белолипецкая" w:date="2024-05-25T22:35:00Z">
                  <w:rPr>
                    <w:rFonts w:eastAsia="Times New Roman"/>
                    <w:lang w:eastAsia="ru-RU"/>
                  </w:rPr>
                </w:rPrChange>
              </w:rPr>
              <w:t>5)</w:t>
            </w:r>
          </w:p>
        </w:tc>
        <w:tc>
          <w:tcPr>
            <w:tcW w:w="1508" w:type="pct"/>
            <w:vMerge/>
            <w:vAlign w:val="center"/>
            <w:hideMark/>
          </w:tcPr>
          <w:p w14:paraId="5F586B1D" w14:textId="77777777" w:rsidR="008269BA" w:rsidRPr="008A0D15" w:rsidRDefault="008269BA">
            <w:pPr>
              <w:spacing w:after="0" w:line="240" w:lineRule="auto"/>
              <w:rPr>
                <w:rFonts w:eastAsia="Times New Roman"/>
                <w:sz w:val="22"/>
                <w:szCs w:val="22"/>
                <w:lang w:eastAsia="ru-RU"/>
                <w:rPrChange w:id="7171" w:author="Елена Белолипецкая" w:date="2024-05-25T22:35:00Z">
                  <w:rPr>
                    <w:rFonts w:eastAsia="Times New Roman"/>
                    <w:lang w:eastAsia="ru-RU"/>
                  </w:rPr>
                </w:rPrChange>
              </w:rPr>
              <w:pPrChange w:id="7172" w:author="Елена Белолипецкая" w:date="2024-05-25T22:31:00Z">
                <w:pPr>
                  <w:spacing w:before="75" w:after="75" w:line="240" w:lineRule="auto"/>
                </w:pPr>
              </w:pPrChange>
            </w:pPr>
          </w:p>
        </w:tc>
      </w:tr>
      <w:tr w:rsidR="00FE0F3F" w:rsidRPr="008A0D15" w14:paraId="60173249" w14:textId="77777777" w:rsidTr="00FE0F3F">
        <w:tc>
          <w:tcPr>
            <w:tcW w:w="1818" w:type="pct"/>
            <w:vMerge/>
            <w:vAlign w:val="center"/>
            <w:hideMark/>
          </w:tcPr>
          <w:p w14:paraId="798CDAE0" w14:textId="77777777" w:rsidR="008269BA" w:rsidRPr="008A0D15" w:rsidRDefault="008269BA">
            <w:pPr>
              <w:spacing w:after="0" w:line="240" w:lineRule="auto"/>
              <w:rPr>
                <w:rFonts w:eastAsia="Times New Roman"/>
                <w:sz w:val="22"/>
                <w:szCs w:val="22"/>
                <w:lang w:eastAsia="ru-RU"/>
                <w:rPrChange w:id="7173" w:author="Елена Белолипецкая" w:date="2024-05-25T22:35:00Z">
                  <w:rPr>
                    <w:rFonts w:eastAsia="Times New Roman"/>
                    <w:lang w:eastAsia="ru-RU"/>
                  </w:rPr>
                </w:rPrChange>
              </w:rPr>
              <w:pPrChange w:id="7174" w:author="Елена Белолипецкая" w:date="2024-05-25T22:31:00Z">
                <w:pPr>
                  <w:spacing w:before="75" w:after="75" w:line="240" w:lineRule="auto"/>
                </w:pPr>
              </w:pPrChange>
            </w:pPr>
          </w:p>
        </w:tc>
        <w:tc>
          <w:tcPr>
            <w:tcW w:w="682" w:type="pct"/>
            <w:tcMar>
              <w:top w:w="45" w:type="dxa"/>
              <w:left w:w="75" w:type="dxa"/>
              <w:bottom w:w="45" w:type="dxa"/>
              <w:right w:w="75" w:type="dxa"/>
            </w:tcMar>
            <w:vAlign w:val="center"/>
            <w:hideMark/>
          </w:tcPr>
          <w:p w14:paraId="2BB5BE8F" w14:textId="77777777" w:rsidR="008269BA" w:rsidRPr="008A0D15" w:rsidRDefault="008269BA">
            <w:pPr>
              <w:spacing w:after="0" w:line="240" w:lineRule="auto"/>
              <w:rPr>
                <w:rFonts w:eastAsia="Times New Roman"/>
                <w:sz w:val="22"/>
                <w:szCs w:val="22"/>
                <w:lang w:eastAsia="ru-RU"/>
                <w:rPrChange w:id="7175" w:author="Елена Белолипецкая" w:date="2024-05-25T22:35:00Z">
                  <w:rPr>
                    <w:rFonts w:eastAsia="Times New Roman"/>
                    <w:lang w:eastAsia="ru-RU"/>
                  </w:rPr>
                </w:rPrChange>
              </w:rPr>
              <w:pPrChange w:id="7176" w:author="Елена Белолипецкая" w:date="2024-05-25T22:31:00Z">
                <w:pPr>
                  <w:spacing w:before="75" w:after="75" w:line="240" w:lineRule="auto"/>
                </w:pPr>
              </w:pPrChange>
            </w:pPr>
            <w:r w:rsidRPr="008A0D15">
              <w:rPr>
                <w:rFonts w:eastAsia="Times New Roman"/>
                <w:sz w:val="22"/>
                <w:szCs w:val="22"/>
                <w:lang w:eastAsia="ru-RU"/>
                <w:rPrChange w:id="7177" w:author="Елена Белолипецкая" w:date="2024-05-25T22:35:00Z">
                  <w:rPr>
                    <w:rFonts w:eastAsia="Times New Roman"/>
                    <w:lang w:eastAsia="ru-RU"/>
                  </w:rPr>
                </w:rPrChange>
              </w:rPr>
              <w:t>Этинилэстрадиол</w:t>
            </w:r>
          </w:p>
        </w:tc>
        <w:tc>
          <w:tcPr>
            <w:tcW w:w="303" w:type="pct"/>
            <w:tcMar>
              <w:top w:w="45" w:type="dxa"/>
              <w:left w:w="75" w:type="dxa"/>
              <w:bottom w:w="45" w:type="dxa"/>
              <w:right w:w="75" w:type="dxa"/>
            </w:tcMar>
            <w:vAlign w:val="center"/>
            <w:hideMark/>
          </w:tcPr>
          <w:p w14:paraId="765C3F19" w14:textId="77777777" w:rsidR="008269BA" w:rsidRPr="008A0D15" w:rsidRDefault="008269BA">
            <w:pPr>
              <w:spacing w:after="0" w:line="240" w:lineRule="auto"/>
              <w:rPr>
                <w:rFonts w:eastAsia="Times New Roman"/>
                <w:sz w:val="22"/>
                <w:szCs w:val="22"/>
                <w:lang w:eastAsia="ru-RU"/>
                <w:rPrChange w:id="7178" w:author="Елена Белолипецкая" w:date="2024-05-25T22:35:00Z">
                  <w:rPr>
                    <w:rFonts w:eastAsia="Times New Roman"/>
                    <w:lang w:eastAsia="ru-RU"/>
                  </w:rPr>
                </w:rPrChange>
              </w:rPr>
              <w:pPrChange w:id="7179" w:author="Елена Белолипецкая" w:date="2024-05-25T22:31:00Z">
                <w:pPr>
                  <w:spacing w:before="75" w:after="75" w:line="240" w:lineRule="auto"/>
                </w:pPr>
              </w:pPrChange>
            </w:pPr>
            <w:r w:rsidRPr="008A0D15">
              <w:rPr>
                <w:rFonts w:eastAsia="Times New Roman"/>
                <w:sz w:val="22"/>
                <w:szCs w:val="22"/>
                <w:lang w:eastAsia="ru-RU"/>
                <w:rPrChange w:id="7180" w:author="Елена Белолипецкая" w:date="2024-05-25T22:35:00Z">
                  <w:rPr>
                    <w:rFonts w:eastAsia="Times New Roman"/>
                    <w:lang w:eastAsia="ru-RU"/>
                  </w:rPr>
                </w:rPrChange>
              </w:rPr>
              <w:t>↔</w:t>
            </w:r>
          </w:p>
        </w:tc>
        <w:tc>
          <w:tcPr>
            <w:tcW w:w="379" w:type="pct"/>
            <w:tcMar>
              <w:top w:w="45" w:type="dxa"/>
              <w:left w:w="75" w:type="dxa"/>
              <w:bottom w:w="45" w:type="dxa"/>
              <w:right w:w="75" w:type="dxa"/>
            </w:tcMar>
            <w:vAlign w:val="center"/>
            <w:hideMark/>
          </w:tcPr>
          <w:p w14:paraId="4BEDA967" w14:textId="77777777" w:rsidR="008269BA" w:rsidRPr="008A0D15" w:rsidRDefault="008269BA">
            <w:pPr>
              <w:spacing w:after="0" w:line="240" w:lineRule="auto"/>
              <w:rPr>
                <w:rFonts w:eastAsia="Times New Roman"/>
                <w:sz w:val="22"/>
                <w:szCs w:val="22"/>
                <w:lang w:eastAsia="ru-RU"/>
                <w:rPrChange w:id="7181" w:author="Елена Белолипецкая" w:date="2024-05-25T22:35:00Z">
                  <w:rPr>
                    <w:rFonts w:eastAsia="Times New Roman"/>
                    <w:lang w:eastAsia="ru-RU"/>
                  </w:rPr>
                </w:rPrChange>
              </w:rPr>
              <w:pPrChange w:id="7182" w:author="Елена Белолипецкая" w:date="2024-05-25T22:31:00Z">
                <w:pPr>
                  <w:spacing w:before="75" w:after="75" w:line="240" w:lineRule="auto"/>
                </w:pPr>
              </w:pPrChange>
            </w:pPr>
            <w:r w:rsidRPr="008A0D15">
              <w:rPr>
                <w:rFonts w:eastAsia="Times New Roman"/>
                <w:sz w:val="22"/>
                <w:szCs w:val="22"/>
                <w:lang w:eastAsia="ru-RU"/>
                <w:rPrChange w:id="7183" w:author="Елена Белолипецкая" w:date="2024-05-25T22:35:00Z">
                  <w:rPr>
                    <w:rFonts w:eastAsia="Times New Roman"/>
                    <w:lang w:eastAsia="ru-RU"/>
                  </w:rPr>
                </w:rPrChange>
              </w:rPr>
              <w:t>↔</w:t>
            </w:r>
          </w:p>
        </w:tc>
        <w:tc>
          <w:tcPr>
            <w:tcW w:w="309" w:type="pct"/>
            <w:tcMar>
              <w:top w:w="45" w:type="dxa"/>
              <w:left w:w="75" w:type="dxa"/>
              <w:bottom w:w="45" w:type="dxa"/>
              <w:right w:w="75" w:type="dxa"/>
            </w:tcMar>
            <w:vAlign w:val="center"/>
            <w:hideMark/>
          </w:tcPr>
          <w:p w14:paraId="7788AFE7" w14:textId="77777777" w:rsidR="008269BA" w:rsidRPr="008A0D15" w:rsidRDefault="008269BA">
            <w:pPr>
              <w:spacing w:after="0" w:line="240" w:lineRule="auto"/>
              <w:rPr>
                <w:rFonts w:eastAsia="Times New Roman"/>
                <w:sz w:val="22"/>
                <w:szCs w:val="22"/>
                <w:lang w:eastAsia="ru-RU"/>
                <w:rPrChange w:id="7184" w:author="Елена Белолипецкая" w:date="2024-05-25T22:35:00Z">
                  <w:rPr>
                    <w:rFonts w:eastAsia="Times New Roman"/>
                    <w:lang w:eastAsia="ru-RU"/>
                  </w:rPr>
                </w:rPrChange>
              </w:rPr>
              <w:pPrChange w:id="7185" w:author="Елена Белолипецкая" w:date="2024-05-25T22:31:00Z">
                <w:pPr>
                  <w:spacing w:before="75" w:after="75" w:line="240" w:lineRule="auto"/>
                </w:pPr>
              </w:pPrChange>
            </w:pPr>
            <w:r w:rsidRPr="008A0D15">
              <w:rPr>
                <w:rFonts w:eastAsia="Times New Roman"/>
                <w:sz w:val="22"/>
                <w:szCs w:val="22"/>
                <w:lang w:eastAsia="ru-RU"/>
                <w:rPrChange w:id="7186" w:author="Елена Белолипецкая" w:date="2024-05-25T22:35:00Z">
                  <w:rPr>
                    <w:rFonts w:eastAsia="Times New Roman"/>
                    <w:lang w:eastAsia="ru-RU"/>
                  </w:rPr>
                </w:rPrChange>
              </w:rPr>
              <w:t>↔</w:t>
            </w:r>
          </w:p>
        </w:tc>
        <w:tc>
          <w:tcPr>
            <w:tcW w:w="1508" w:type="pct"/>
            <w:vMerge/>
            <w:vAlign w:val="center"/>
            <w:hideMark/>
          </w:tcPr>
          <w:p w14:paraId="51D128CD" w14:textId="77777777" w:rsidR="008269BA" w:rsidRPr="008A0D15" w:rsidRDefault="008269BA">
            <w:pPr>
              <w:spacing w:after="0" w:line="240" w:lineRule="auto"/>
              <w:rPr>
                <w:rFonts w:eastAsia="Times New Roman"/>
                <w:sz w:val="22"/>
                <w:szCs w:val="22"/>
                <w:lang w:eastAsia="ru-RU"/>
                <w:rPrChange w:id="7187" w:author="Елена Белолипецкая" w:date="2024-05-25T22:35:00Z">
                  <w:rPr>
                    <w:rFonts w:eastAsia="Times New Roman"/>
                    <w:lang w:eastAsia="ru-RU"/>
                  </w:rPr>
                </w:rPrChange>
              </w:rPr>
              <w:pPrChange w:id="7188" w:author="Елена Белолипецкая" w:date="2024-05-25T22:31:00Z">
                <w:pPr>
                  <w:spacing w:before="75" w:after="75" w:line="240" w:lineRule="auto"/>
                </w:pPr>
              </w:pPrChange>
            </w:pPr>
          </w:p>
        </w:tc>
      </w:tr>
      <w:tr w:rsidR="00FE0F3F" w:rsidRPr="008A0D15" w14:paraId="2F2D04BB" w14:textId="77777777" w:rsidTr="00FE0F3F">
        <w:tc>
          <w:tcPr>
            <w:tcW w:w="1818" w:type="pct"/>
            <w:vMerge w:val="restart"/>
            <w:tcMar>
              <w:top w:w="45" w:type="dxa"/>
              <w:left w:w="75" w:type="dxa"/>
              <w:bottom w:w="45" w:type="dxa"/>
              <w:right w:w="75" w:type="dxa"/>
            </w:tcMar>
            <w:vAlign w:val="center"/>
            <w:hideMark/>
          </w:tcPr>
          <w:p w14:paraId="74F11759" w14:textId="7E7F4813" w:rsidR="008269BA" w:rsidRPr="008A0D15" w:rsidRDefault="008269BA">
            <w:pPr>
              <w:spacing w:after="0" w:line="240" w:lineRule="auto"/>
              <w:rPr>
                <w:rFonts w:eastAsia="Times New Roman"/>
                <w:sz w:val="22"/>
                <w:szCs w:val="22"/>
                <w:lang w:eastAsia="ru-RU"/>
                <w:rPrChange w:id="7189" w:author="Елена Белолипецкая" w:date="2024-05-25T22:35:00Z">
                  <w:rPr>
                    <w:rFonts w:eastAsia="Times New Roman"/>
                    <w:lang w:eastAsia="ru-RU"/>
                  </w:rPr>
                </w:rPrChange>
              </w:rPr>
              <w:pPrChange w:id="7190" w:author="Елена Белолипецкая" w:date="2024-05-25T22:31:00Z">
                <w:pPr>
                  <w:spacing w:before="75" w:after="75" w:line="240" w:lineRule="auto"/>
                </w:pPr>
              </w:pPrChange>
            </w:pPr>
            <w:r w:rsidRPr="008A0D15">
              <w:rPr>
                <w:rFonts w:eastAsia="Times New Roman"/>
                <w:sz w:val="22"/>
                <w:szCs w:val="22"/>
                <w:lang w:eastAsia="ru-RU"/>
                <w:rPrChange w:id="7191" w:author="Елена Белолипецкая" w:date="2024-05-25T22:35:00Z">
                  <w:rPr>
                    <w:rFonts w:eastAsia="Times New Roman"/>
                    <w:lang w:eastAsia="ru-RU"/>
                  </w:rPr>
                </w:rPrChange>
              </w:rPr>
              <w:t>Норгестимат/этинилэстрадиол</w:t>
            </w:r>
            <w:r w:rsidRPr="008A0D15">
              <w:rPr>
                <w:rFonts w:eastAsia="Times New Roman"/>
                <w:sz w:val="22"/>
                <w:szCs w:val="22"/>
                <w:lang w:eastAsia="ru-RU"/>
                <w:rPrChange w:id="7192" w:author="Елена Белолипецкая" w:date="2024-05-25T22:35:00Z">
                  <w:rPr>
                    <w:rFonts w:eastAsia="Times New Roman"/>
                    <w:lang w:eastAsia="ru-RU"/>
                  </w:rPr>
                </w:rPrChange>
              </w:rPr>
              <w:br/>
              <w:t>(норгестимат 0</w:t>
            </w:r>
            <w:del w:id="7193" w:author="Елена Белолипецкая" w:date="2024-05-25T22:30:00Z">
              <w:r w:rsidRPr="008A0D15" w:rsidDel="008A0D15">
                <w:rPr>
                  <w:rFonts w:eastAsia="Times New Roman"/>
                  <w:sz w:val="22"/>
                  <w:szCs w:val="22"/>
                  <w:lang w:eastAsia="ru-RU"/>
                  <w:rPrChange w:id="7194" w:author="Елена Белолипецкая" w:date="2024-05-25T22:35:00Z">
                    <w:rPr>
                      <w:rFonts w:eastAsia="Times New Roman"/>
                      <w:lang w:eastAsia="ru-RU"/>
                    </w:rPr>
                  </w:rPrChange>
                </w:rPr>
                <w:delText>.</w:delText>
              </w:r>
            </w:del>
            <w:ins w:id="7195" w:author="Елена Белолипецкая" w:date="2024-05-25T22:30:00Z">
              <w:r w:rsidR="008A0D15" w:rsidRPr="008A0D15">
                <w:rPr>
                  <w:rFonts w:eastAsia="Times New Roman"/>
                  <w:sz w:val="22"/>
                  <w:szCs w:val="22"/>
                  <w:lang w:eastAsia="ru-RU"/>
                  <w:rPrChange w:id="7196" w:author="Елена Белолипецкая" w:date="2024-05-25T22:35:00Z">
                    <w:rPr>
                      <w:rFonts w:eastAsia="Times New Roman"/>
                      <w:lang w:eastAsia="ru-RU"/>
                    </w:rPr>
                  </w:rPrChange>
                </w:rPr>
                <w:t>,</w:t>
              </w:r>
            </w:ins>
            <w:r w:rsidRPr="008A0D15">
              <w:rPr>
                <w:rFonts w:eastAsia="Times New Roman"/>
                <w:sz w:val="22"/>
                <w:szCs w:val="22"/>
                <w:lang w:eastAsia="ru-RU"/>
                <w:rPrChange w:id="7197" w:author="Елена Белолипецкая" w:date="2024-05-25T22:35:00Z">
                  <w:rPr>
                    <w:rFonts w:eastAsia="Times New Roman"/>
                    <w:lang w:eastAsia="ru-RU"/>
                  </w:rPr>
                </w:rPrChange>
              </w:rPr>
              <w:t>180 мг/0</w:t>
            </w:r>
            <w:del w:id="7198" w:author="Елена Белолипецкая" w:date="2024-05-25T22:30:00Z">
              <w:r w:rsidRPr="008A0D15" w:rsidDel="008A0D15">
                <w:rPr>
                  <w:rFonts w:eastAsia="Times New Roman"/>
                  <w:sz w:val="22"/>
                  <w:szCs w:val="22"/>
                  <w:lang w:eastAsia="ru-RU"/>
                  <w:rPrChange w:id="7199" w:author="Елена Белолипецкая" w:date="2024-05-25T22:35:00Z">
                    <w:rPr>
                      <w:rFonts w:eastAsia="Times New Roman"/>
                      <w:lang w:eastAsia="ru-RU"/>
                    </w:rPr>
                  </w:rPrChange>
                </w:rPr>
                <w:delText>.</w:delText>
              </w:r>
            </w:del>
            <w:ins w:id="7200" w:author="Елена Белолипецкая" w:date="2024-05-25T22:30:00Z">
              <w:r w:rsidR="008A0D15" w:rsidRPr="008A0D15">
                <w:rPr>
                  <w:rFonts w:eastAsia="Times New Roman"/>
                  <w:sz w:val="22"/>
                  <w:szCs w:val="22"/>
                  <w:lang w:eastAsia="ru-RU"/>
                  <w:rPrChange w:id="7201" w:author="Елена Белолипецкая" w:date="2024-05-25T22:35:00Z">
                    <w:rPr>
                      <w:rFonts w:eastAsia="Times New Roman"/>
                      <w:lang w:eastAsia="ru-RU"/>
                    </w:rPr>
                  </w:rPrChange>
                </w:rPr>
                <w:t>,</w:t>
              </w:r>
            </w:ins>
            <w:r w:rsidRPr="008A0D15">
              <w:rPr>
                <w:rFonts w:eastAsia="Times New Roman"/>
                <w:sz w:val="22"/>
                <w:szCs w:val="22"/>
                <w:lang w:eastAsia="ru-RU"/>
                <w:rPrChange w:id="7202" w:author="Елена Белолипецкая" w:date="2024-05-25T22:35:00Z">
                  <w:rPr>
                    <w:rFonts w:eastAsia="Times New Roman"/>
                    <w:lang w:eastAsia="ru-RU"/>
                  </w:rPr>
                </w:rPrChange>
              </w:rPr>
              <w:t>215 мг/0</w:t>
            </w:r>
            <w:del w:id="7203" w:author="Елена Белолипецкая" w:date="2024-05-25T22:30:00Z">
              <w:r w:rsidRPr="008A0D15" w:rsidDel="008A0D15">
                <w:rPr>
                  <w:rFonts w:eastAsia="Times New Roman"/>
                  <w:sz w:val="22"/>
                  <w:szCs w:val="22"/>
                  <w:lang w:eastAsia="ru-RU"/>
                  <w:rPrChange w:id="7204" w:author="Елена Белолипецкая" w:date="2024-05-25T22:35:00Z">
                    <w:rPr>
                      <w:rFonts w:eastAsia="Times New Roman"/>
                      <w:lang w:eastAsia="ru-RU"/>
                    </w:rPr>
                  </w:rPrChange>
                </w:rPr>
                <w:delText>.</w:delText>
              </w:r>
            </w:del>
            <w:ins w:id="7205" w:author="Елена Белолипецкая" w:date="2024-05-25T22:30:00Z">
              <w:r w:rsidR="008A0D15" w:rsidRPr="008A0D15">
                <w:rPr>
                  <w:rFonts w:eastAsia="Times New Roman"/>
                  <w:sz w:val="22"/>
                  <w:szCs w:val="22"/>
                  <w:lang w:eastAsia="ru-RU"/>
                  <w:rPrChange w:id="7206" w:author="Елена Белолипецкая" w:date="2024-05-25T22:35:00Z">
                    <w:rPr>
                      <w:rFonts w:eastAsia="Times New Roman"/>
                      <w:lang w:eastAsia="ru-RU"/>
                    </w:rPr>
                  </w:rPrChange>
                </w:rPr>
                <w:t>,</w:t>
              </w:r>
            </w:ins>
            <w:r w:rsidRPr="008A0D15">
              <w:rPr>
                <w:rFonts w:eastAsia="Times New Roman"/>
                <w:sz w:val="22"/>
                <w:szCs w:val="22"/>
                <w:lang w:eastAsia="ru-RU"/>
                <w:rPrChange w:id="7207" w:author="Елена Белолипецкая" w:date="2024-05-25T22:35:00Z">
                  <w:rPr>
                    <w:rFonts w:eastAsia="Times New Roman"/>
                    <w:lang w:eastAsia="ru-RU"/>
                  </w:rPr>
                </w:rPrChange>
              </w:rPr>
              <w:t>25 мг/этинилэстрадиол 0</w:t>
            </w:r>
            <w:del w:id="7208" w:author="Елена Белолипецкая" w:date="2024-05-25T22:30:00Z">
              <w:r w:rsidRPr="008A0D15" w:rsidDel="008A0D15">
                <w:rPr>
                  <w:rFonts w:eastAsia="Times New Roman"/>
                  <w:sz w:val="22"/>
                  <w:szCs w:val="22"/>
                  <w:lang w:eastAsia="ru-RU"/>
                  <w:rPrChange w:id="7209" w:author="Елена Белолипецкая" w:date="2024-05-25T22:35:00Z">
                    <w:rPr>
                      <w:rFonts w:eastAsia="Times New Roman"/>
                      <w:lang w:eastAsia="ru-RU"/>
                    </w:rPr>
                  </w:rPrChange>
                </w:rPr>
                <w:delText>.</w:delText>
              </w:r>
            </w:del>
            <w:ins w:id="7210" w:author="Елена Белолипецкая" w:date="2024-05-25T22:30:00Z">
              <w:r w:rsidR="008A0D15" w:rsidRPr="008A0D15">
                <w:rPr>
                  <w:rFonts w:eastAsia="Times New Roman"/>
                  <w:sz w:val="22"/>
                  <w:szCs w:val="22"/>
                  <w:lang w:eastAsia="ru-RU"/>
                  <w:rPrChange w:id="7211" w:author="Елена Белолипецкая" w:date="2024-05-25T22:35:00Z">
                    <w:rPr>
                      <w:rFonts w:eastAsia="Times New Roman"/>
                      <w:lang w:eastAsia="ru-RU"/>
                    </w:rPr>
                  </w:rPrChange>
                </w:rPr>
                <w:t>,</w:t>
              </w:r>
            </w:ins>
            <w:r w:rsidRPr="008A0D15">
              <w:rPr>
                <w:rFonts w:eastAsia="Times New Roman"/>
                <w:sz w:val="22"/>
                <w:szCs w:val="22"/>
                <w:lang w:eastAsia="ru-RU"/>
                <w:rPrChange w:id="7212" w:author="Елена Белолипецкая" w:date="2024-05-25T22:35:00Z">
                  <w:rPr>
                    <w:rFonts w:eastAsia="Times New Roman"/>
                    <w:lang w:eastAsia="ru-RU"/>
                  </w:rPr>
                </w:rPrChange>
              </w:rPr>
              <w:t>025 мг) /</w:t>
            </w:r>
            <w:r w:rsidRPr="008A0D15">
              <w:rPr>
                <w:rFonts w:eastAsia="Times New Roman"/>
                <w:sz w:val="22"/>
                <w:szCs w:val="22"/>
                <w:lang w:eastAsia="ru-RU"/>
                <w:rPrChange w:id="7213" w:author="Елена Белолипецкая" w:date="2024-05-25T22:35:00Z">
                  <w:rPr>
                    <w:rFonts w:eastAsia="Times New Roman"/>
                    <w:lang w:eastAsia="ru-RU"/>
                  </w:rPr>
                </w:rPrChange>
              </w:rPr>
              <w:br/>
              <w:t>Велпатасвир (100 мг 1 раз/сут)</w:t>
            </w:r>
            <w:r w:rsidRPr="008A0D15">
              <w:rPr>
                <w:rFonts w:eastAsia="Times New Roman"/>
                <w:sz w:val="22"/>
                <w:szCs w:val="22"/>
                <w:vertAlign w:val="superscript"/>
                <w:lang w:eastAsia="ru-RU"/>
                <w:rPrChange w:id="7214" w:author="Елена Белолипецкая" w:date="2024-05-25T22:35:00Z">
                  <w:rPr>
                    <w:rFonts w:eastAsia="Times New Roman"/>
                    <w:vertAlign w:val="superscript"/>
                    <w:lang w:eastAsia="ru-RU"/>
                  </w:rPr>
                </w:rPrChange>
              </w:rPr>
              <w:t>d</w:t>
            </w:r>
          </w:p>
        </w:tc>
        <w:tc>
          <w:tcPr>
            <w:tcW w:w="682" w:type="pct"/>
            <w:tcMar>
              <w:top w:w="45" w:type="dxa"/>
              <w:left w:w="75" w:type="dxa"/>
              <w:bottom w:w="45" w:type="dxa"/>
              <w:right w:w="75" w:type="dxa"/>
            </w:tcMar>
            <w:vAlign w:val="center"/>
            <w:hideMark/>
          </w:tcPr>
          <w:p w14:paraId="6019A2B2" w14:textId="77777777" w:rsidR="008269BA" w:rsidRPr="008A0D15" w:rsidRDefault="008269BA">
            <w:pPr>
              <w:spacing w:after="0" w:line="240" w:lineRule="auto"/>
              <w:rPr>
                <w:rFonts w:eastAsia="Times New Roman"/>
                <w:sz w:val="22"/>
                <w:szCs w:val="22"/>
                <w:lang w:eastAsia="ru-RU"/>
                <w:rPrChange w:id="7215" w:author="Елена Белолипецкая" w:date="2024-05-25T22:35:00Z">
                  <w:rPr>
                    <w:rFonts w:eastAsia="Times New Roman"/>
                    <w:lang w:eastAsia="ru-RU"/>
                  </w:rPr>
                </w:rPrChange>
              </w:rPr>
              <w:pPrChange w:id="7216" w:author="Елена Белолипецкая" w:date="2024-05-25T22:31:00Z">
                <w:pPr>
                  <w:spacing w:before="75" w:after="75" w:line="240" w:lineRule="auto"/>
                </w:pPr>
              </w:pPrChange>
            </w:pPr>
            <w:r w:rsidRPr="008A0D15">
              <w:rPr>
                <w:rFonts w:eastAsia="Times New Roman"/>
                <w:sz w:val="22"/>
                <w:szCs w:val="22"/>
                <w:lang w:eastAsia="ru-RU"/>
                <w:rPrChange w:id="7217" w:author="Елена Белолипецкая" w:date="2024-05-25T22:35:00Z">
                  <w:rPr>
                    <w:rFonts w:eastAsia="Times New Roman"/>
                    <w:lang w:eastAsia="ru-RU"/>
                  </w:rPr>
                </w:rPrChange>
              </w:rPr>
              <w:t>Норэлгестромин</w:t>
            </w:r>
          </w:p>
        </w:tc>
        <w:tc>
          <w:tcPr>
            <w:tcW w:w="303" w:type="pct"/>
            <w:tcMar>
              <w:top w:w="45" w:type="dxa"/>
              <w:left w:w="75" w:type="dxa"/>
              <w:bottom w:w="45" w:type="dxa"/>
              <w:right w:w="75" w:type="dxa"/>
            </w:tcMar>
            <w:vAlign w:val="center"/>
            <w:hideMark/>
          </w:tcPr>
          <w:p w14:paraId="5283801F" w14:textId="77777777" w:rsidR="008269BA" w:rsidRPr="008A0D15" w:rsidRDefault="008269BA">
            <w:pPr>
              <w:spacing w:after="0" w:line="240" w:lineRule="auto"/>
              <w:rPr>
                <w:rFonts w:eastAsia="Times New Roman"/>
                <w:sz w:val="22"/>
                <w:szCs w:val="22"/>
                <w:lang w:eastAsia="ru-RU"/>
                <w:rPrChange w:id="7218" w:author="Елена Белолипецкая" w:date="2024-05-25T22:35:00Z">
                  <w:rPr>
                    <w:rFonts w:eastAsia="Times New Roman"/>
                    <w:lang w:eastAsia="ru-RU"/>
                  </w:rPr>
                </w:rPrChange>
              </w:rPr>
              <w:pPrChange w:id="7219" w:author="Елена Белолипецкая" w:date="2024-05-25T22:31:00Z">
                <w:pPr>
                  <w:spacing w:before="75" w:after="75" w:line="240" w:lineRule="auto"/>
                </w:pPr>
              </w:pPrChange>
            </w:pPr>
            <w:r w:rsidRPr="008A0D15">
              <w:rPr>
                <w:rFonts w:eastAsia="Times New Roman"/>
                <w:sz w:val="22"/>
                <w:szCs w:val="22"/>
                <w:lang w:eastAsia="ru-RU"/>
                <w:rPrChange w:id="7220" w:author="Елена Белолипецкая" w:date="2024-05-25T22:35:00Z">
                  <w:rPr>
                    <w:rFonts w:eastAsia="Times New Roman"/>
                    <w:lang w:eastAsia="ru-RU"/>
                  </w:rPr>
                </w:rPrChange>
              </w:rPr>
              <w:t>↔</w:t>
            </w:r>
          </w:p>
        </w:tc>
        <w:tc>
          <w:tcPr>
            <w:tcW w:w="379" w:type="pct"/>
            <w:tcMar>
              <w:top w:w="45" w:type="dxa"/>
              <w:left w:w="75" w:type="dxa"/>
              <w:bottom w:w="45" w:type="dxa"/>
              <w:right w:w="75" w:type="dxa"/>
            </w:tcMar>
            <w:vAlign w:val="center"/>
            <w:hideMark/>
          </w:tcPr>
          <w:p w14:paraId="19D70FF6" w14:textId="77777777" w:rsidR="008269BA" w:rsidRPr="008A0D15" w:rsidRDefault="008269BA">
            <w:pPr>
              <w:spacing w:after="0" w:line="240" w:lineRule="auto"/>
              <w:rPr>
                <w:rFonts w:eastAsia="Times New Roman"/>
                <w:sz w:val="22"/>
                <w:szCs w:val="22"/>
                <w:lang w:eastAsia="ru-RU"/>
                <w:rPrChange w:id="7221" w:author="Елена Белолипецкая" w:date="2024-05-25T22:35:00Z">
                  <w:rPr>
                    <w:rFonts w:eastAsia="Times New Roman"/>
                    <w:lang w:eastAsia="ru-RU"/>
                  </w:rPr>
                </w:rPrChange>
              </w:rPr>
              <w:pPrChange w:id="7222" w:author="Елена Белолипецкая" w:date="2024-05-25T22:31:00Z">
                <w:pPr>
                  <w:spacing w:before="75" w:after="75" w:line="240" w:lineRule="auto"/>
                </w:pPr>
              </w:pPrChange>
            </w:pPr>
            <w:r w:rsidRPr="008A0D15">
              <w:rPr>
                <w:rFonts w:eastAsia="Times New Roman"/>
                <w:sz w:val="22"/>
                <w:szCs w:val="22"/>
                <w:lang w:eastAsia="ru-RU"/>
                <w:rPrChange w:id="7223" w:author="Елена Белолипецкая" w:date="2024-05-25T22:35:00Z">
                  <w:rPr>
                    <w:rFonts w:eastAsia="Times New Roman"/>
                    <w:lang w:eastAsia="ru-RU"/>
                  </w:rPr>
                </w:rPrChange>
              </w:rPr>
              <w:t>↔</w:t>
            </w:r>
          </w:p>
        </w:tc>
        <w:tc>
          <w:tcPr>
            <w:tcW w:w="309" w:type="pct"/>
            <w:tcMar>
              <w:top w:w="45" w:type="dxa"/>
              <w:left w:w="75" w:type="dxa"/>
              <w:bottom w:w="45" w:type="dxa"/>
              <w:right w:w="75" w:type="dxa"/>
            </w:tcMar>
            <w:vAlign w:val="center"/>
            <w:hideMark/>
          </w:tcPr>
          <w:p w14:paraId="6A8C1D04" w14:textId="77777777" w:rsidR="008269BA" w:rsidRPr="008A0D15" w:rsidRDefault="008269BA">
            <w:pPr>
              <w:spacing w:after="0" w:line="240" w:lineRule="auto"/>
              <w:rPr>
                <w:rFonts w:eastAsia="Times New Roman"/>
                <w:sz w:val="22"/>
                <w:szCs w:val="22"/>
                <w:lang w:eastAsia="ru-RU"/>
                <w:rPrChange w:id="7224" w:author="Елена Белолипецкая" w:date="2024-05-25T22:35:00Z">
                  <w:rPr>
                    <w:rFonts w:eastAsia="Times New Roman"/>
                    <w:lang w:eastAsia="ru-RU"/>
                  </w:rPr>
                </w:rPrChange>
              </w:rPr>
              <w:pPrChange w:id="7225" w:author="Елена Белолипецкая" w:date="2024-05-25T22:31:00Z">
                <w:pPr>
                  <w:spacing w:before="75" w:after="75" w:line="240" w:lineRule="auto"/>
                </w:pPr>
              </w:pPrChange>
            </w:pPr>
            <w:r w:rsidRPr="008A0D15">
              <w:rPr>
                <w:rFonts w:eastAsia="Times New Roman"/>
                <w:sz w:val="22"/>
                <w:szCs w:val="22"/>
                <w:lang w:eastAsia="ru-RU"/>
                <w:rPrChange w:id="7226" w:author="Елена Белолипецкая" w:date="2024-05-25T22:35:00Z">
                  <w:rPr>
                    <w:rFonts w:eastAsia="Times New Roman"/>
                    <w:lang w:eastAsia="ru-RU"/>
                  </w:rPr>
                </w:rPrChange>
              </w:rPr>
              <w:t>↔</w:t>
            </w:r>
          </w:p>
        </w:tc>
        <w:tc>
          <w:tcPr>
            <w:tcW w:w="1508" w:type="pct"/>
            <w:vMerge/>
            <w:vAlign w:val="center"/>
            <w:hideMark/>
          </w:tcPr>
          <w:p w14:paraId="1C421BB1" w14:textId="77777777" w:rsidR="008269BA" w:rsidRPr="008A0D15" w:rsidRDefault="008269BA">
            <w:pPr>
              <w:spacing w:after="0" w:line="240" w:lineRule="auto"/>
              <w:rPr>
                <w:rFonts w:eastAsia="Times New Roman"/>
                <w:sz w:val="22"/>
                <w:szCs w:val="22"/>
                <w:lang w:eastAsia="ru-RU"/>
                <w:rPrChange w:id="7227" w:author="Елена Белолипецкая" w:date="2024-05-25T22:35:00Z">
                  <w:rPr>
                    <w:rFonts w:eastAsia="Times New Roman"/>
                    <w:lang w:eastAsia="ru-RU"/>
                  </w:rPr>
                </w:rPrChange>
              </w:rPr>
              <w:pPrChange w:id="7228" w:author="Елена Белолипецкая" w:date="2024-05-25T22:31:00Z">
                <w:pPr>
                  <w:spacing w:before="75" w:after="75" w:line="240" w:lineRule="auto"/>
                </w:pPr>
              </w:pPrChange>
            </w:pPr>
          </w:p>
        </w:tc>
      </w:tr>
      <w:tr w:rsidR="00FE0F3F" w:rsidRPr="008A0D15" w14:paraId="1229B7B8" w14:textId="77777777" w:rsidTr="00FE0F3F">
        <w:tc>
          <w:tcPr>
            <w:tcW w:w="1818" w:type="pct"/>
            <w:vMerge/>
            <w:vAlign w:val="center"/>
            <w:hideMark/>
          </w:tcPr>
          <w:p w14:paraId="6D1B52F2" w14:textId="77777777" w:rsidR="008269BA" w:rsidRPr="008A0D15" w:rsidRDefault="008269BA">
            <w:pPr>
              <w:spacing w:after="0" w:line="240" w:lineRule="auto"/>
              <w:rPr>
                <w:rFonts w:eastAsia="Times New Roman"/>
                <w:sz w:val="22"/>
                <w:szCs w:val="22"/>
                <w:lang w:eastAsia="ru-RU"/>
                <w:rPrChange w:id="7229" w:author="Елена Белолипецкая" w:date="2024-05-25T22:35:00Z">
                  <w:rPr>
                    <w:rFonts w:eastAsia="Times New Roman"/>
                    <w:lang w:eastAsia="ru-RU"/>
                  </w:rPr>
                </w:rPrChange>
              </w:rPr>
              <w:pPrChange w:id="7230" w:author="Елена Белолипецкая" w:date="2024-05-25T22:31:00Z">
                <w:pPr>
                  <w:spacing w:before="75" w:after="75" w:line="240" w:lineRule="auto"/>
                </w:pPr>
              </w:pPrChange>
            </w:pPr>
          </w:p>
        </w:tc>
        <w:tc>
          <w:tcPr>
            <w:tcW w:w="682" w:type="pct"/>
            <w:tcMar>
              <w:top w:w="45" w:type="dxa"/>
              <w:left w:w="75" w:type="dxa"/>
              <w:bottom w:w="45" w:type="dxa"/>
              <w:right w:w="75" w:type="dxa"/>
            </w:tcMar>
            <w:vAlign w:val="center"/>
            <w:hideMark/>
          </w:tcPr>
          <w:p w14:paraId="4C4A0606" w14:textId="77777777" w:rsidR="008269BA" w:rsidRPr="008A0D15" w:rsidRDefault="008269BA">
            <w:pPr>
              <w:spacing w:after="0" w:line="240" w:lineRule="auto"/>
              <w:rPr>
                <w:rFonts w:eastAsia="Times New Roman"/>
                <w:sz w:val="22"/>
                <w:szCs w:val="22"/>
                <w:lang w:eastAsia="ru-RU"/>
                <w:rPrChange w:id="7231" w:author="Елена Белолипецкая" w:date="2024-05-25T22:35:00Z">
                  <w:rPr>
                    <w:rFonts w:eastAsia="Times New Roman"/>
                    <w:lang w:eastAsia="ru-RU"/>
                  </w:rPr>
                </w:rPrChange>
              </w:rPr>
              <w:pPrChange w:id="7232" w:author="Елена Белолипецкая" w:date="2024-05-25T22:31:00Z">
                <w:pPr>
                  <w:spacing w:before="75" w:after="75" w:line="240" w:lineRule="auto"/>
                </w:pPr>
              </w:pPrChange>
            </w:pPr>
            <w:r w:rsidRPr="008A0D15">
              <w:rPr>
                <w:rFonts w:eastAsia="Times New Roman"/>
                <w:sz w:val="22"/>
                <w:szCs w:val="22"/>
                <w:lang w:eastAsia="ru-RU"/>
                <w:rPrChange w:id="7233" w:author="Елена Белолипецкая" w:date="2024-05-25T22:35:00Z">
                  <w:rPr>
                    <w:rFonts w:eastAsia="Times New Roman"/>
                    <w:lang w:eastAsia="ru-RU"/>
                  </w:rPr>
                </w:rPrChange>
              </w:rPr>
              <w:t>Норгестрел</w:t>
            </w:r>
          </w:p>
        </w:tc>
        <w:tc>
          <w:tcPr>
            <w:tcW w:w="303" w:type="pct"/>
            <w:tcMar>
              <w:top w:w="45" w:type="dxa"/>
              <w:left w:w="75" w:type="dxa"/>
              <w:bottom w:w="45" w:type="dxa"/>
              <w:right w:w="75" w:type="dxa"/>
            </w:tcMar>
            <w:vAlign w:val="center"/>
            <w:hideMark/>
          </w:tcPr>
          <w:p w14:paraId="4ED5F49D" w14:textId="77777777" w:rsidR="008269BA" w:rsidRPr="008A0D15" w:rsidRDefault="008269BA">
            <w:pPr>
              <w:spacing w:after="0" w:line="240" w:lineRule="auto"/>
              <w:rPr>
                <w:rFonts w:eastAsia="Times New Roman"/>
                <w:sz w:val="22"/>
                <w:szCs w:val="22"/>
                <w:lang w:eastAsia="ru-RU"/>
                <w:rPrChange w:id="7234" w:author="Елена Белолипецкая" w:date="2024-05-25T22:35:00Z">
                  <w:rPr>
                    <w:rFonts w:eastAsia="Times New Roman"/>
                    <w:lang w:eastAsia="ru-RU"/>
                  </w:rPr>
                </w:rPrChange>
              </w:rPr>
              <w:pPrChange w:id="7235" w:author="Елена Белолипецкая" w:date="2024-05-25T22:31:00Z">
                <w:pPr>
                  <w:spacing w:before="75" w:after="75" w:line="240" w:lineRule="auto"/>
                </w:pPr>
              </w:pPrChange>
            </w:pPr>
            <w:r w:rsidRPr="008A0D15">
              <w:rPr>
                <w:rFonts w:eastAsia="Times New Roman"/>
                <w:sz w:val="22"/>
                <w:szCs w:val="22"/>
                <w:lang w:eastAsia="ru-RU"/>
                <w:rPrChange w:id="7236" w:author="Елена Белолипецкая" w:date="2024-05-25T22:35:00Z">
                  <w:rPr>
                    <w:rFonts w:eastAsia="Times New Roman"/>
                    <w:lang w:eastAsia="ru-RU"/>
                  </w:rPr>
                </w:rPrChange>
              </w:rPr>
              <w:t>↔</w:t>
            </w:r>
          </w:p>
        </w:tc>
        <w:tc>
          <w:tcPr>
            <w:tcW w:w="379" w:type="pct"/>
            <w:tcMar>
              <w:top w:w="45" w:type="dxa"/>
              <w:left w:w="75" w:type="dxa"/>
              <w:bottom w:w="45" w:type="dxa"/>
              <w:right w:w="75" w:type="dxa"/>
            </w:tcMar>
            <w:vAlign w:val="center"/>
            <w:hideMark/>
          </w:tcPr>
          <w:p w14:paraId="0115FC1D" w14:textId="77777777" w:rsidR="008269BA" w:rsidRPr="008A0D15" w:rsidRDefault="008269BA">
            <w:pPr>
              <w:spacing w:after="0" w:line="240" w:lineRule="auto"/>
              <w:rPr>
                <w:rFonts w:eastAsia="Times New Roman"/>
                <w:sz w:val="22"/>
                <w:szCs w:val="22"/>
                <w:lang w:eastAsia="ru-RU"/>
                <w:rPrChange w:id="7237" w:author="Елена Белолипецкая" w:date="2024-05-25T22:35:00Z">
                  <w:rPr>
                    <w:rFonts w:eastAsia="Times New Roman"/>
                    <w:lang w:eastAsia="ru-RU"/>
                  </w:rPr>
                </w:rPrChange>
              </w:rPr>
              <w:pPrChange w:id="7238" w:author="Елена Белолипецкая" w:date="2024-05-25T22:31:00Z">
                <w:pPr>
                  <w:spacing w:before="75" w:after="75" w:line="240" w:lineRule="auto"/>
                </w:pPr>
              </w:pPrChange>
            </w:pPr>
            <w:r w:rsidRPr="008A0D15">
              <w:rPr>
                <w:rFonts w:eastAsia="Times New Roman"/>
                <w:sz w:val="22"/>
                <w:szCs w:val="22"/>
                <w:lang w:eastAsia="ru-RU"/>
                <w:rPrChange w:id="7239" w:author="Елена Белолипецкая" w:date="2024-05-25T22:35:00Z">
                  <w:rPr>
                    <w:rFonts w:eastAsia="Times New Roman"/>
                    <w:lang w:eastAsia="ru-RU"/>
                  </w:rPr>
                </w:rPrChange>
              </w:rPr>
              <w:t>↔</w:t>
            </w:r>
          </w:p>
        </w:tc>
        <w:tc>
          <w:tcPr>
            <w:tcW w:w="309" w:type="pct"/>
            <w:tcMar>
              <w:top w:w="45" w:type="dxa"/>
              <w:left w:w="75" w:type="dxa"/>
              <w:bottom w:w="45" w:type="dxa"/>
              <w:right w:w="75" w:type="dxa"/>
            </w:tcMar>
            <w:vAlign w:val="center"/>
            <w:hideMark/>
          </w:tcPr>
          <w:p w14:paraId="4375862E" w14:textId="77777777" w:rsidR="008269BA" w:rsidRPr="008A0D15" w:rsidRDefault="008269BA">
            <w:pPr>
              <w:spacing w:after="0" w:line="240" w:lineRule="auto"/>
              <w:rPr>
                <w:rFonts w:eastAsia="Times New Roman"/>
                <w:sz w:val="22"/>
                <w:szCs w:val="22"/>
                <w:lang w:eastAsia="ru-RU"/>
                <w:rPrChange w:id="7240" w:author="Елена Белолипецкая" w:date="2024-05-25T22:35:00Z">
                  <w:rPr>
                    <w:rFonts w:eastAsia="Times New Roman"/>
                    <w:lang w:eastAsia="ru-RU"/>
                  </w:rPr>
                </w:rPrChange>
              </w:rPr>
              <w:pPrChange w:id="7241" w:author="Елена Белолипецкая" w:date="2024-05-25T22:31:00Z">
                <w:pPr>
                  <w:spacing w:before="75" w:after="75" w:line="240" w:lineRule="auto"/>
                </w:pPr>
              </w:pPrChange>
            </w:pPr>
            <w:r w:rsidRPr="008A0D15">
              <w:rPr>
                <w:rFonts w:eastAsia="Times New Roman"/>
                <w:sz w:val="22"/>
                <w:szCs w:val="22"/>
                <w:lang w:eastAsia="ru-RU"/>
                <w:rPrChange w:id="7242" w:author="Елена Белолипецкая" w:date="2024-05-25T22:35:00Z">
                  <w:rPr>
                    <w:rFonts w:eastAsia="Times New Roman"/>
                    <w:lang w:eastAsia="ru-RU"/>
                  </w:rPr>
                </w:rPrChange>
              </w:rPr>
              <w:t>↔</w:t>
            </w:r>
          </w:p>
        </w:tc>
        <w:tc>
          <w:tcPr>
            <w:tcW w:w="1508" w:type="pct"/>
            <w:vMerge/>
            <w:vAlign w:val="center"/>
            <w:hideMark/>
          </w:tcPr>
          <w:p w14:paraId="0EA95B8C" w14:textId="77777777" w:rsidR="008269BA" w:rsidRPr="008A0D15" w:rsidRDefault="008269BA">
            <w:pPr>
              <w:spacing w:after="0" w:line="240" w:lineRule="auto"/>
              <w:rPr>
                <w:rFonts w:eastAsia="Times New Roman"/>
                <w:sz w:val="22"/>
                <w:szCs w:val="22"/>
                <w:lang w:eastAsia="ru-RU"/>
                <w:rPrChange w:id="7243" w:author="Елена Белолипецкая" w:date="2024-05-25T22:35:00Z">
                  <w:rPr>
                    <w:rFonts w:eastAsia="Times New Roman"/>
                    <w:lang w:eastAsia="ru-RU"/>
                  </w:rPr>
                </w:rPrChange>
              </w:rPr>
              <w:pPrChange w:id="7244" w:author="Елена Белолипецкая" w:date="2024-05-25T22:31:00Z">
                <w:pPr>
                  <w:spacing w:before="75" w:after="75" w:line="240" w:lineRule="auto"/>
                </w:pPr>
              </w:pPrChange>
            </w:pPr>
          </w:p>
        </w:tc>
      </w:tr>
      <w:tr w:rsidR="00FE0F3F" w:rsidRPr="008A0D15" w14:paraId="2C32963B" w14:textId="77777777" w:rsidTr="00FE0F3F">
        <w:tc>
          <w:tcPr>
            <w:tcW w:w="1818" w:type="pct"/>
            <w:vMerge/>
            <w:vAlign w:val="center"/>
            <w:hideMark/>
          </w:tcPr>
          <w:p w14:paraId="6579C79D" w14:textId="77777777" w:rsidR="008269BA" w:rsidRPr="008A0D15" w:rsidRDefault="008269BA">
            <w:pPr>
              <w:spacing w:after="0" w:line="240" w:lineRule="auto"/>
              <w:rPr>
                <w:rFonts w:eastAsia="Times New Roman"/>
                <w:sz w:val="22"/>
                <w:szCs w:val="22"/>
                <w:lang w:eastAsia="ru-RU"/>
                <w:rPrChange w:id="7245" w:author="Елена Белолипецкая" w:date="2024-05-25T22:35:00Z">
                  <w:rPr>
                    <w:rFonts w:eastAsia="Times New Roman"/>
                    <w:lang w:eastAsia="ru-RU"/>
                  </w:rPr>
                </w:rPrChange>
              </w:rPr>
              <w:pPrChange w:id="7246" w:author="Елена Белолипецкая" w:date="2024-05-25T22:31:00Z">
                <w:pPr>
                  <w:spacing w:before="75" w:after="75" w:line="240" w:lineRule="auto"/>
                </w:pPr>
              </w:pPrChange>
            </w:pPr>
          </w:p>
        </w:tc>
        <w:tc>
          <w:tcPr>
            <w:tcW w:w="682" w:type="pct"/>
            <w:tcMar>
              <w:top w:w="45" w:type="dxa"/>
              <w:left w:w="75" w:type="dxa"/>
              <w:bottom w:w="45" w:type="dxa"/>
              <w:right w:w="75" w:type="dxa"/>
            </w:tcMar>
            <w:vAlign w:val="center"/>
            <w:hideMark/>
          </w:tcPr>
          <w:p w14:paraId="0BEBAD9A" w14:textId="77777777" w:rsidR="008269BA" w:rsidRPr="008A0D15" w:rsidRDefault="008269BA">
            <w:pPr>
              <w:spacing w:after="0" w:line="240" w:lineRule="auto"/>
              <w:rPr>
                <w:rFonts w:eastAsia="Times New Roman"/>
                <w:sz w:val="22"/>
                <w:szCs w:val="22"/>
                <w:lang w:eastAsia="ru-RU"/>
                <w:rPrChange w:id="7247" w:author="Елена Белолипецкая" w:date="2024-05-25T22:35:00Z">
                  <w:rPr>
                    <w:rFonts w:eastAsia="Times New Roman"/>
                    <w:lang w:eastAsia="ru-RU"/>
                  </w:rPr>
                </w:rPrChange>
              </w:rPr>
              <w:pPrChange w:id="7248" w:author="Елена Белолипецкая" w:date="2024-05-25T22:31:00Z">
                <w:pPr>
                  <w:spacing w:before="75" w:after="75" w:line="240" w:lineRule="auto"/>
                </w:pPr>
              </w:pPrChange>
            </w:pPr>
            <w:r w:rsidRPr="008A0D15">
              <w:rPr>
                <w:rFonts w:eastAsia="Times New Roman"/>
                <w:sz w:val="22"/>
                <w:szCs w:val="22"/>
                <w:lang w:eastAsia="ru-RU"/>
                <w:rPrChange w:id="7249" w:author="Елена Белолипецкая" w:date="2024-05-25T22:35:00Z">
                  <w:rPr>
                    <w:rFonts w:eastAsia="Times New Roman"/>
                    <w:lang w:eastAsia="ru-RU"/>
                  </w:rPr>
                </w:rPrChange>
              </w:rPr>
              <w:t>Этинилэстрадиол</w:t>
            </w:r>
          </w:p>
        </w:tc>
        <w:tc>
          <w:tcPr>
            <w:tcW w:w="303" w:type="pct"/>
            <w:tcMar>
              <w:top w:w="45" w:type="dxa"/>
              <w:left w:w="75" w:type="dxa"/>
              <w:bottom w:w="45" w:type="dxa"/>
              <w:right w:w="75" w:type="dxa"/>
            </w:tcMar>
            <w:vAlign w:val="center"/>
            <w:hideMark/>
          </w:tcPr>
          <w:p w14:paraId="6B6F9F12" w14:textId="03E32D55" w:rsidR="008269BA" w:rsidRPr="008A0D15" w:rsidRDefault="008269BA">
            <w:pPr>
              <w:spacing w:after="0" w:line="240" w:lineRule="auto"/>
              <w:rPr>
                <w:rFonts w:eastAsia="Times New Roman"/>
                <w:sz w:val="22"/>
                <w:szCs w:val="22"/>
                <w:lang w:eastAsia="ru-RU"/>
                <w:rPrChange w:id="7250" w:author="Елена Белолипецкая" w:date="2024-05-25T22:35:00Z">
                  <w:rPr>
                    <w:rFonts w:eastAsia="Times New Roman"/>
                    <w:lang w:eastAsia="ru-RU"/>
                  </w:rPr>
                </w:rPrChange>
              </w:rPr>
              <w:pPrChange w:id="7251" w:author="Елена Белолипецкая" w:date="2024-05-25T22:35:00Z">
                <w:pPr>
                  <w:spacing w:before="75" w:after="75" w:line="240" w:lineRule="auto"/>
                </w:pPr>
              </w:pPrChange>
            </w:pPr>
            <w:r w:rsidRPr="008A0D15">
              <w:rPr>
                <w:rFonts w:eastAsia="Times New Roman"/>
                <w:sz w:val="22"/>
                <w:szCs w:val="22"/>
                <w:lang w:eastAsia="ru-RU"/>
                <w:rPrChange w:id="7252" w:author="Елена Белолипецкая" w:date="2024-05-25T22:35:00Z">
                  <w:rPr>
                    <w:rFonts w:eastAsia="Times New Roman"/>
                    <w:lang w:eastAsia="ru-RU"/>
                  </w:rPr>
                </w:rPrChange>
              </w:rPr>
              <w:t>↑</w:t>
            </w:r>
            <w:r w:rsidRPr="008A0D15">
              <w:rPr>
                <w:rFonts w:eastAsia="Times New Roman"/>
                <w:sz w:val="22"/>
                <w:szCs w:val="22"/>
                <w:lang w:eastAsia="ru-RU"/>
                <w:rPrChange w:id="7253" w:author="Елена Белолипецкая" w:date="2024-05-25T22:35:00Z">
                  <w:rPr>
                    <w:rFonts w:eastAsia="Times New Roman"/>
                    <w:lang w:eastAsia="ru-RU"/>
                  </w:rPr>
                </w:rPrChange>
              </w:rPr>
              <w:br/>
              <w:t>1</w:t>
            </w:r>
            <w:del w:id="7254" w:author="Елена Белолипецкая" w:date="2024-05-25T22:30:00Z">
              <w:r w:rsidRPr="008A0D15" w:rsidDel="00FE0F3F">
                <w:rPr>
                  <w:rFonts w:eastAsia="Times New Roman"/>
                  <w:sz w:val="22"/>
                  <w:szCs w:val="22"/>
                  <w:lang w:eastAsia="ru-RU"/>
                  <w:rPrChange w:id="7255" w:author="Елена Белолипецкая" w:date="2024-05-25T22:35:00Z">
                    <w:rPr>
                      <w:rFonts w:eastAsia="Times New Roman"/>
                      <w:lang w:eastAsia="ru-RU"/>
                    </w:rPr>
                  </w:rPrChange>
                </w:rPr>
                <w:delText>.</w:delText>
              </w:r>
            </w:del>
            <w:ins w:id="7256" w:author="Елена Белолипецкая" w:date="2024-05-25T22:30:00Z">
              <w:r w:rsidR="00FE0F3F" w:rsidRPr="008A0D15">
                <w:rPr>
                  <w:rFonts w:eastAsia="Times New Roman"/>
                  <w:sz w:val="22"/>
                  <w:szCs w:val="22"/>
                  <w:lang w:eastAsia="ru-RU"/>
                  <w:rPrChange w:id="7257" w:author="Елена Белолипецкая" w:date="2024-05-25T22:35:00Z">
                    <w:rPr>
                      <w:rFonts w:eastAsia="Times New Roman"/>
                      <w:lang w:eastAsia="ru-RU"/>
                    </w:rPr>
                  </w:rPrChange>
                </w:rPr>
                <w:t>,</w:t>
              </w:r>
            </w:ins>
            <w:r w:rsidRPr="008A0D15">
              <w:rPr>
                <w:rFonts w:eastAsia="Times New Roman"/>
                <w:sz w:val="22"/>
                <w:szCs w:val="22"/>
                <w:lang w:eastAsia="ru-RU"/>
                <w:rPrChange w:id="7258" w:author="Елена Белолипецкая" w:date="2024-05-25T22:35:00Z">
                  <w:rPr>
                    <w:rFonts w:eastAsia="Times New Roman"/>
                    <w:lang w:eastAsia="ru-RU"/>
                  </w:rPr>
                </w:rPrChange>
              </w:rPr>
              <w:t>4 (1</w:t>
            </w:r>
            <w:del w:id="7259" w:author="Елена Белолипецкая" w:date="2024-05-25T22:30:00Z">
              <w:r w:rsidRPr="008A0D15" w:rsidDel="00FE0F3F">
                <w:rPr>
                  <w:rFonts w:eastAsia="Times New Roman"/>
                  <w:sz w:val="22"/>
                  <w:szCs w:val="22"/>
                  <w:lang w:eastAsia="ru-RU"/>
                  <w:rPrChange w:id="7260" w:author="Елена Белолипецкая" w:date="2024-05-25T22:35:00Z">
                    <w:rPr>
                      <w:rFonts w:eastAsia="Times New Roman"/>
                      <w:lang w:eastAsia="ru-RU"/>
                    </w:rPr>
                  </w:rPrChange>
                </w:rPr>
                <w:delText>.</w:delText>
              </w:r>
            </w:del>
            <w:ins w:id="7261" w:author="Елена Белолипецкая" w:date="2024-05-25T22:30:00Z">
              <w:r w:rsidR="00FE0F3F" w:rsidRPr="008A0D15">
                <w:rPr>
                  <w:rFonts w:eastAsia="Times New Roman"/>
                  <w:sz w:val="22"/>
                  <w:szCs w:val="22"/>
                  <w:lang w:eastAsia="ru-RU"/>
                  <w:rPrChange w:id="7262" w:author="Елена Белолипецкая" w:date="2024-05-25T22:35:00Z">
                    <w:rPr>
                      <w:rFonts w:eastAsia="Times New Roman"/>
                      <w:lang w:eastAsia="ru-RU"/>
                    </w:rPr>
                  </w:rPrChange>
                </w:rPr>
                <w:t>,</w:t>
              </w:r>
            </w:ins>
            <w:r w:rsidRPr="008A0D15">
              <w:rPr>
                <w:rFonts w:eastAsia="Times New Roman"/>
                <w:sz w:val="22"/>
                <w:szCs w:val="22"/>
                <w:lang w:eastAsia="ru-RU"/>
                <w:rPrChange w:id="7263" w:author="Елена Белолипецкая" w:date="2024-05-25T22:35:00Z">
                  <w:rPr>
                    <w:rFonts w:eastAsia="Times New Roman"/>
                    <w:lang w:eastAsia="ru-RU"/>
                  </w:rPr>
                </w:rPrChange>
              </w:rPr>
              <w:t>2</w:t>
            </w:r>
            <w:del w:id="7264" w:author="Елена Белолипецкая" w:date="2024-05-25T22:35:00Z">
              <w:r w:rsidRPr="008A0D15" w:rsidDel="008A0D15">
                <w:rPr>
                  <w:rFonts w:eastAsia="Times New Roman"/>
                  <w:sz w:val="22"/>
                  <w:szCs w:val="22"/>
                  <w:lang w:eastAsia="ru-RU"/>
                  <w:rPrChange w:id="7265" w:author="Елена Белолипецкая" w:date="2024-05-25T22:35:00Z">
                    <w:rPr>
                      <w:rFonts w:eastAsia="Times New Roman"/>
                      <w:lang w:eastAsia="ru-RU"/>
                    </w:rPr>
                  </w:rPrChange>
                </w:rPr>
                <w:delText xml:space="preserve">, </w:delText>
              </w:r>
            </w:del>
            <w:ins w:id="7266" w:author="Елена Белолипецкая" w:date="2024-05-25T22:35:00Z">
              <w:r w:rsidR="008A0D15" w:rsidRPr="008A0D15">
                <w:rPr>
                  <w:rFonts w:eastAsia="Times New Roman"/>
                  <w:sz w:val="22"/>
                  <w:szCs w:val="22"/>
                  <w:lang w:val="en-US" w:eastAsia="ru-RU"/>
                  <w:rPrChange w:id="7267"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7268"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7269" w:author="Елена Белолипецкая" w:date="2024-05-25T22:35:00Z">
                  <w:rPr>
                    <w:rFonts w:eastAsia="Times New Roman"/>
                    <w:lang w:eastAsia="ru-RU"/>
                  </w:rPr>
                </w:rPrChange>
              </w:rPr>
              <w:t>1</w:t>
            </w:r>
            <w:del w:id="7270" w:author="Елена Белолипецкая" w:date="2024-05-25T22:30:00Z">
              <w:r w:rsidRPr="008A0D15" w:rsidDel="00FE0F3F">
                <w:rPr>
                  <w:rFonts w:eastAsia="Times New Roman"/>
                  <w:sz w:val="22"/>
                  <w:szCs w:val="22"/>
                  <w:lang w:eastAsia="ru-RU"/>
                  <w:rPrChange w:id="7271" w:author="Елена Белолипецкая" w:date="2024-05-25T22:35:00Z">
                    <w:rPr>
                      <w:rFonts w:eastAsia="Times New Roman"/>
                      <w:lang w:eastAsia="ru-RU"/>
                    </w:rPr>
                  </w:rPrChange>
                </w:rPr>
                <w:delText>.</w:delText>
              </w:r>
            </w:del>
            <w:ins w:id="7272" w:author="Елена Белолипецкая" w:date="2024-05-25T22:30:00Z">
              <w:r w:rsidR="00FE0F3F" w:rsidRPr="008A0D15">
                <w:rPr>
                  <w:rFonts w:eastAsia="Times New Roman"/>
                  <w:sz w:val="22"/>
                  <w:szCs w:val="22"/>
                  <w:lang w:eastAsia="ru-RU"/>
                  <w:rPrChange w:id="7273" w:author="Елена Белолипецкая" w:date="2024-05-25T22:35:00Z">
                    <w:rPr>
                      <w:rFonts w:eastAsia="Times New Roman"/>
                      <w:lang w:eastAsia="ru-RU"/>
                    </w:rPr>
                  </w:rPrChange>
                </w:rPr>
                <w:t>,</w:t>
              </w:r>
            </w:ins>
            <w:r w:rsidRPr="008A0D15">
              <w:rPr>
                <w:rFonts w:eastAsia="Times New Roman"/>
                <w:sz w:val="22"/>
                <w:szCs w:val="22"/>
                <w:lang w:eastAsia="ru-RU"/>
                <w:rPrChange w:id="7274" w:author="Елена Белолипецкая" w:date="2024-05-25T22:35:00Z">
                  <w:rPr>
                    <w:rFonts w:eastAsia="Times New Roman"/>
                    <w:lang w:eastAsia="ru-RU"/>
                  </w:rPr>
                </w:rPrChange>
              </w:rPr>
              <w:t>7)</w:t>
            </w:r>
          </w:p>
        </w:tc>
        <w:tc>
          <w:tcPr>
            <w:tcW w:w="379" w:type="pct"/>
            <w:tcMar>
              <w:top w:w="45" w:type="dxa"/>
              <w:left w:w="75" w:type="dxa"/>
              <w:bottom w:w="45" w:type="dxa"/>
              <w:right w:w="75" w:type="dxa"/>
            </w:tcMar>
            <w:vAlign w:val="center"/>
            <w:hideMark/>
          </w:tcPr>
          <w:p w14:paraId="3436633C" w14:textId="77777777" w:rsidR="008269BA" w:rsidRPr="008A0D15" w:rsidRDefault="008269BA">
            <w:pPr>
              <w:spacing w:after="0" w:line="240" w:lineRule="auto"/>
              <w:rPr>
                <w:rFonts w:eastAsia="Times New Roman"/>
                <w:sz w:val="22"/>
                <w:szCs w:val="22"/>
                <w:lang w:eastAsia="ru-RU"/>
                <w:rPrChange w:id="7275" w:author="Елена Белолипецкая" w:date="2024-05-25T22:35:00Z">
                  <w:rPr>
                    <w:rFonts w:eastAsia="Times New Roman"/>
                    <w:lang w:eastAsia="ru-RU"/>
                  </w:rPr>
                </w:rPrChange>
              </w:rPr>
              <w:pPrChange w:id="7276" w:author="Елена Белолипецкая" w:date="2024-05-25T22:31:00Z">
                <w:pPr>
                  <w:spacing w:before="75" w:after="75" w:line="240" w:lineRule="auto"/>
                </w:pPr>
              </w:pPrChange>
            </w:pPr>
            <w:r w:rsidRPr="008A0D15">
              <w:rPr>
                <w:rFonts w:eastAsia="Times New Roman"/>
                <w:sz w:val="22"/>
                <w:szCs w:val="22"/>
                <w:lang w:eastAsia="ru-RU"/>
                <w:rPrChange w:id="7277" w:author="Елена Белолипецкая" w:date="2024-05-25T22:35:00Z">
                  <w:rPr>
                    <w:rFonts w:eastAsia="Times New Roman"/>
                    <w:lang w:eastAsia="ru-RU"/>
                  </w:rPr>
                </w:rPrChange>
              </w:rPr>
              <w:t>↔</w:t>
            </w:r>
          </w:p>
        </w:tc>
        <w:tc>
          <w:tcPr>
            <w:tcW w:w="309" w:type="pct"/>
            <w:tcMar>
              <w:top w:w="45" w:type="dxa"/>
              <w:left w:w="75" w:type="dxa"/>
              <w:bottom w:w="45" w:type="dxa"/>
              <w:right w:w="75" w:type="dxa"/>
            </w:tcMar>
            <w:vAlign w:val="center"/>
            <w:hideMark/>
          </w:tcPr>
          <w:p w14:paraId="2589CBA4" w14:textId="64026DEB" w:rsidR="008269BA" w:rsidRPr="008A0D15" w:rsidRDefault="008269BA">
            <w:pPr>
              <w:spacing w:after="0" w:line="240" w:lineRule="auto"/>
              <w:rPr>
                <w:rFonts w:eastAsia="Times New Roman"/>
                <w:sz w:val="22"/>
                <w:szCs w:val="22"/>
                <w:lang w:eastAsia="ru-RU"/>
                <w:rPrChange w:id="7278" w:author="Елена Белолипецкая" w:date="2024-05-25T22:35:00Z">
                  <w:rPr>
                    <w:rFonts w:eastAsia="Times New Roman"/>
                    <w:lang w:eastAsia="ru-RU"/>
                  </w:rPr>
                </w:rPrChange>
              </w:rPr>
              <w:pPrChange w:id="7279" w:author="Елена Белолипецкая" w:date="2024-05-25T22:35:00Z">
                <w:pPr>
                  <w:spacing w:before="75" w:after="75" w:line="240" w:lineRule="auto"/>
                </w:pPr>
              </w:pPrChange>
            </w:pPr>
            <w:r w:rsidRPr="008A0D15">
              <w:rPr>
                <w:rFonts w:eastAsia="Times New Roman"/>
                <w:sz w:val="22"/>
                <w:szCs w:val="22"/>
                <w:lang w:eastAsia="ru-RU"/>
                <w:rPrChange w:id="7280" w:author="Елена Белолипецкая" w:date="2024-05-25T22:35:00Z">
                  <w:rPr>
                    <w:rFonts w:eastAsia="Times New Roman"/>
                    <w:lang w:eastAsia="ru-RU"/>
                  </w:rPr>
                </w:rPrChange>
              </w:rPr>
              <w:t>↓</w:t>
            </w:r>
            <w:r w:rsidRPr="008A0D15">
              <w:rPr>
                <w:rFonts w:eastAsia="Times New Roman"/>
                <w:sz w:val="22"/>
                <w:szCs w:val="22"/>
                <w:lang w:eastAsia="ru-RU"/>
                <w:rPrChange w:id="7281" w:author="Елена Белолипецкая" w:date="2024-05-25T22:35:00Z">
                  <w:rPr>
                    <w:rFonts w:eastAsia="Times New Roman"/>
                    <w:lang w:eastAsia="ru-RU"/>
                  </w:rPr>
                </w:rPrChange>
              </w:rPr>
              <w:br/>
              <w:t>0</w:t>
            </w:r>
            <w:del w:id="7282" w:author="Елена Белолипецкая" w:date="2024-05-25T22:30:00Z">
              <w:r w:rsidRPr="008A0D15" w:rsidDel="00FE0F3F">
                <w:rPr>
                  <w:rFonts w:eastAsia="Times New Roman"/>
                  <w:sz w:val="22"/>
                  <w:szCs w:val="22"/>
                  <w:lang w:eastAsia="ru-RU"/>
                  <w:rPrChange w:id="7283" w:author="Елена Белолипецкая" w:date="2024-05-25T22:35:00Z">
                    <w:rPr>
                      <w:rFonts w:eastAsia="Times New Roman"/>
                      <w:lang w:eastAsia="ru-RU"/>
                    </w:rPr>
                  </w:rPrChange>
                </w:rPr>
                <w:delText>.</w:delText>
              </w:r>
            </w:del>
            <w:ins w:id="7284" w:author="Елена Белолипецкая" w:date="2024-05-25T22:30:00Z">
              <w:r w:rsidR="00FE0F3F" w:rsidRPr="008A0D15">
                <w:rPr>
                  <w:rFonts w:eastAsia="Times New Roman"/>
                  <w:sz w:val="22"/>
                  <w:szCs w:val="22"/>
                  <w:lang w:eastAsia="ru-RU"/>
                  <w:rPrChange w:id="7285" w:author="Елена Белолипецкая" w:date="2024-05-25T22:35:00Z">
                    <w:rPr>
                      <w:rFonts w:eastAsia="Times New Roman"/>
                      <w:lang w:eastAsia="ru-RU"/>
                    </w:rPr>
                  </w:rPrChange>
                </w:rPr>
                <w:t>,</w:t>
              </w:r>
            </w:ins>
            <w:r w:rsidRPr="008A0D15">
              <w:rPr>
                <w:rFonts w:eastAsia="Times New Roman"/>
                <w:sz w:val="22"/>
                <w:szCs w:val="22"/>
                <w:lang w:eastAsia="ru-RU"/>
                <w:rPrChange w:id="7286" w:author="Елена Белолипецкая" w:date="2024-05-25T22:35:00Z">
                  <w:rPr>
                    <w:rFonts w:eastAsia="Times New Roman"/>
                    <w:lang w:eastAsia="ru-RU"/>
                  </w:rPr>
                </w:rPrChange>
              </w:rPr>
              <w:t>83 (0</w:t>
            </w:r>
            <w:del w:id="7287" w:author="Елена Белолипецкая" w:date="2024-05-25T22:30:00Z">
              <w:r w:rsidRPr="008A0D15" w:rsidDel="00FE0F3F">
                <w:rPr>
                  <w:rFonts w:eastAsia="Times New Roman"/>
                  <w:sz w:val="22"/>
                  <w:szCs w:val="22"/>
                  <w:lang w:eastAsia="ru-RU"/>
                  <w:rPrChange w:id="7288" w:author="Елена Белолипецкая" w:date="2024-05-25T22:35:00Z">
                    <w:rPr>
                      <w:rFonts w:eastAsia="Times New Roman"/>
                      <w:lang w:eastAsia="ru-RU"/>
                    </w:rPr>
                  </w:rPrChange>
                </w:rPr>
                <w:delText>.</w:delText>
              </w:r>
            </w:del>
            <w:ins w:id="7289" w:author="Елена Белолипецкая" w:date="2024-05-25T22:30:00Z">
              <w:r w:rsidR="00FE0F3F" w:rsidRPr="008A0D15">
                <w:rPr>
                  <w:rFonts w:eastAsia="Times New Roman"/>
                  <w:sz w:val="22"/>
                  <w:szCs w:val="22"/>
                  <w:lang w:eastAsia="ru-RU"/>
                  <w:rPrChange w:id="7290" w:author="Елена Белолипецкая" w:date="2024-05-25T22:35:00Z">
                    <w:rPr>
                      <w:rFonts w:eastAsia="Times New Roman"/>
                      <w:lang w:eastAsia="ru-RU"/>
                    </w:rPr>
                  </w:rPrChange>
                </w:rPr>
                <w:t>,</w:t>
              </w:r>
            </w:ins>
            <w:r w:rsidRPr="008A0D15">
              <w:rPr>
                <w:rFonts w:eastAsia="Times New Roman"/>
                <w:sz w:val="22"/>
                <w:szCs w:val="22"/>
                <w:lang w:eastAsia="ru-RU"/>
                <w:rPrChange w:id="7291" w:author="Елена Белолипецкая" w:date="2024-05-25T22:35:00Z">
                  <w:rPr>
                    <w:rFonts w:eastAsia="Times New Roman"/>
                    <w:lang w:eastAsia="ru-RU"/>
                  </w:rPr>
                </w:rPrChange>
              </w:rPr>
              <w:t>65</w:t>
            </w:r>
            <w:del w:id="7292" w:author="Елена Белолипецкая" w:date="2024-05-25T22:35:00Z">
              <w:r w:rsidRPr="008A0D15" w:rsidDel="008A0D15">
                <w:rPr>
                  <w:rFonts w:eastAsia="Times New Roman"/>
                  <w:sz w:val="22"/>
                  <w:szCs w:val="22"/>
                  <w:lang w:eastAsia="ru-RU"/>
                  <w:rPrChange w:id="7293" w:author="Елена Белолипецкая" w:date="2024-05-25T22:35:00Z">
                    <w:rPr>
                      <w:rFonts w:eastAsia="Times New Roman"/>
                      <w:lang w:eastAsia="ru-RU"/>
                    </w:rPr>
                  </w:rPrChange>
                </w:rPr>
                <w:delText xml:space="preserve">, </w:delText>
              </w:r>
            </w:del>
            <w:ins w:id="7294" w:author="Елена Белолипецкая" w:date="2024-05-25T22:35:00Z">
              <w:r w:rsidR="008A0D15" w:rsidRPr="008A0D15">
                <w:rPr>
                  <w:rFonts w:eastAsia="Times New Roman"/>
                  <w:sz w:val="22"/>
                  <w:szCs w:val="22"/>
                  <w:lang w:val="en-US" w:eastAsia="ru-RU"/>
                  <w:rPrChange w:id="7295" w:author="Елена Белолипецкая" w:date="2024-05-25T22:35:00Z">
                    <w:rPr>
                      <w:rFonts w:eastAsia="Times New Roman"/>
                      <w:lang w:val="en-US" w:eastAsia="ru-RU"/>
                    </w:rPr>
                  </w:rPrChange>
                </w:rPr>
                <w:t>;</w:t>
              </w:r>
              <w:r w:rsidR="008A0D15" w:rsidRPr="008A0D15">
                <w:rPr>
                  <w:rFonts w:eastAsia="Times New Roman"/>
                  <w:sz w:val="22"/>
                  <w:szCs w:val="22"/>
                  <w:lang w:eastAsia="ru-RU"/>
                  <w:rPrChange w:id="7296" w:author="Елена Белолипецкая" w:date="2024-05-25T22:35:00Z">
                    <w:rPr>
                      <w:rFonts w:eastAsia="Times New Roman"/>
                      <w:lang w:eastAsia="ru-RU"/>
                    </w:rPr>
                  </w:rPrChange>
                </w:rPr>
                <w:t xml:space="preserve"> </w:t>
              </w:r>
            </w:ins>
            <w:r w:rsidRPr="008A0D15">
              <w:rPr>
                <w:rFonts w:eastAsia="Times New Roman"/>
                <w:sz w:val="22"/>
                <w:szCs w:val="22"/>
                <w:lang w:eastAsia="ru-RU"/>
                <w:rPrChange w:id="7297" w:author="Елена Белолипецкая" w:date="2024-05-25T22:35:00Z">
                  <w:rPr>
                    <w:rFonts w:eastAsia="Times New Roman"/>
                    <w:lang w:eastAsia="ru-RU"/>
                  </w:rPr>
                </w:rPrChange>
              </w:rPr>
              <w:t>1</w:t>
            </w:r>
            <w:del w:id="7298" w:author="Елена Белолипецкая" w:date="2024-05-25T22:30:00Z">
              <w:r w:rsidRPr="008A0D15" w:rsidDel="00FE0F3F">
                <w:rPr>
                  <w:rFonts w:eastAsia="Times New Roman"/>
                  <w:sz w:val="22"/>
                  <w:szCs w:val="22"/>
                  <w:lang w:eastAsia="ru-RU"/>
                  <w:rPrChange w:id="7299" w:author="Елена Белолипецкая" w:date="2024-05-25T22:35:00Z">
                    <w:rPr>
                      <w:rFonts w:eastAsia="Times New Roman"/>
                      <w:lang w:eastAsia="ru-RU"/>
                    </w:rPr>
                  </w:rPrChange>
                </w:rPr>
                <w:delText>.</w:delText>
              </w:r>
            </w:del>
            <w:ins w:id="7300" w:author="Елена Белолипецкая" w:date="2024-05-25T22:30:00Z">
              <w:r w:rsidR="00FE0F3F" w:rsidRPr="008A0D15">
                <w:rPr>
                  <w:rFonts w:eastAsia="Times New Roman"/>
                  <w:sz w:val="22"/>
                  <w:szCs w:val="22"/>
                  <w:lang w:eastAsia="ru-RU"/>
                  <w:rPrChange w:id="7301" w:author="Елена Белолипецкая" w:date="2024-05-25T22:35:00Z">
                    <w:rPr>
                      <w:rFonts w:eastAsia="Times New Roman"/>
                      <w:lang w:eastAsia="ru-RU"/>
                    </w:rPr>
                  </w:rPrChange>
                </w:rPr>
                <w:t>,</w:t>
              </w:r>
            </w:ins>
            <w:r w:rsidRPr="008A0D15">
              <w:rPr>
                <w:rFonts w:eastAsia="Times New Roman"/>
                <w:sz w:val="22"/>
                <w:szCs w:val="22"/>
                <w:lang w:eastAsia="ru-RU"/>
                <w:rPrChange w:id="7302" w:author="Елена Белолипецкая" w:date="2024-05-25T22:35:00Z">
                  <w:rPr>
                    <w:rFonts w:eastAsia="Times New Roman"/>
                    <w:lang w:eastAsia="ru-RU"/>
                  </w:rPr>
                </w:rPrChange>
              </w:rPr>
              <w:t>1)</w:t>
            </w:r>
          </w:p>
        </w:tc>
        <w:tc>
          <w:tcPr>
            <w:tcW w:w="1508" w:type="pct"/>
            <w:vMerge/>
            <w:vAlign w:val="center"/>
            <w:hideMark/>
          </w:tcPr>
          <w:p w14:paraId="32561A10" w14:textId="77777777" w:rsidR="008269BA" w:rsidRPr="008A0D15" w:rsidRDefault="008269BA">
            <w:pPr>
              <w:spacing w:after="0" w:line="240" w:lineRule="auto"/>
              <w:rPr>
                <w:rFonts w:eastAsia="Times New Roman"/>
                <w:sz w:val="22"/>
                <w:szCs w:val="22"/>
                <w:lang w:eastAsia="ru-RU"/>
                <w:rPrChange w:id="7303" w:author="Елена Белолипецкая" w:date="2024-05-25T22:35:00Z">
                  <w:rPr>
                    <w:rFonts w:eastAsia="Times New Roman"/>
                    <w:lang w:eastAsia="ru-RU"/>
                  </w:rPr>
                </w:rPrChange>
              </w:rPr>
              <w:pPrChange w:id="7304" w:author="Елена Белолипецкая" w:date="2024-05-25T22:31:00Z">
                <w:pPr>
                  <w:spacing w:before="75" w:after="75" w:line="240" w:lineRule="auto"/>
                </w:pPr>
              </w:pPrChange>
            </w:pPr>
          </w:p>
        </w:tc>
      </w:tr>
      <w:tr w:rsidR="008269BA" w:rsidRPr="008A0D15" w14:paraId="1CB7F004" w14:textId="77777777" w:rsidTr="00FE0F3F">
        <w:trPr>
          <w:trHeight w:val="1234"/>
          <w:trPrChange w:id="7305" w:author="Елена Белолипецкая" w:date="2024-05-25T22:26:00Z">
            <w:trPr>
              <w:trHeight w:val="1234"/>
            </w:trPr>
          </w:trPrChange>
        </w:trPr>
        <w:tc>
          <w:tcPr>
            <w:tcW w:w="5000" w:type="pct"/>
            <w:gridSpan w:val="6"/>
            <w:vAlign w:val="center"/>
            <w:tcPrChange w:id="7306" w:author="Елена Белолипецкая" w:date="2024-05-25T22:26:00Z">
              <w:tcPr>
                <w:tcW w:w="5000" w:type="pct"/>
                <w:gridSpan w:val="10"/>
                <w:vAlign w:val="center"/>
              </w:tcPr>
            </w:tcPrChange>
          </w:tcPr>
          <w:p w14:paraId="64BEAE1A" w14:textId="5ABA4655" w:rsidR="00511EF5" w:rsidRPr="008A0D15" w:rsidRDefault="00511EF5">
            <w:pPr>
              <w:pStyle w:val="f7"/>
              <w:spacing w:before="0" w:beforeAutospacing="0" w:after="0" w:afterAutospacing="0"/>
              <w:rPr>
                <w:b/>
                <w:bCs/>
                <w:color w:val="333333"/>
                <w:sz w:val="22"/>
                <w:szCs w:val="22"/>
                <w:rPrChange w:id="7307" w:author="Елена Белолипецкая" w:date="2024-05-25T22:35:00Z">
                  <w:rPr>
                    <w:b/>
                    <w:bCs/>
                    <w:color w:val="333333"/>
                    <w:sz w:val="20"/>
                    <w:szCs w:val="20"/>
                  </w:rPr>
                </w:rPrChange>
              </w:rPr>
            </w:pPr>
            <w:r w:rsidRPr="008A0D15">
              <w:rPr>
                <w:b/>
                <w:bCs/>
                <w:color w:val="333333"/>
                <w:sz w:val="22"/>
                <w:szCs w:val="22"/>
                <w:rPrChange w:id="7308" w:author="Елена Белолипецкая" w:date="2024-05-25T22:35:00Z">
                  <w:rPr>
                    <w:b/>
                    <w:bCs/>
                    <w:color w:val="333333"/>
                    <w:sz w:val="20"/>
                    <w:szCs w:val="20"/>
                  </w:rPr>
                </w:rPrChange>
              </w:rPr>
              <w:t>Примечания:</w:t>
            </w:r>
          </w:p>
          <w:p w14:paraId="611C3A17" w14:textId="4223714F" w:rsidR="00006B65" w:rsidRPr="008A0D15" w:rsidRDefault="00006B65">
            <w:pPr>
              <w:pStyle w:val="f7"/>
              <w:spacing w:before="0" w:beforeAutospacing="0" w:after="0" w:afterAutospacing="0"/>
              <w:rPr>
                <w:color w:val="333333"/>
                <w:sz w:val="22"/>
                <w:szCs w:val="22"/>
                <w:rPrChange w:id="7309" w:author="Елена Белолипецкая" w:date="2024-05-25T22:35:00Z">
                  <w:rPr>
                    <w:color w:val="333333"/>
                    <w:sz w:val="20"/>
                    <w:szCs w:val="20"/>
                  </w:rPr>
                </w:rPrChange>
              </w:rPr>
            </w:pPr>
            <w:r w:rsidRPr="008A0D15">
              <w:rPr>
                <w:color w:val="333333"/>
                <w:sz w:val="22"/>
                <w:szCs w:val="22"/>
                <w:vertAlign w:val="superscript"/>
                <w:rPrChange w:id="7310" w:author="Елена Белолипецкая" w:date="2024-05-25T22:35:00Z">
                  <w:rPr>
                    <w:color w:val="333333"/>
                    <w:sz w:val="20"/>
                    <w:szCs w:val="20"/>
                    <w:vertAlign w:val="superscript"/>
                  </w:rPr>
                </w:rPrChange>
              </w:rPr>
              <w:t>a</w:t>
            </w:r>
            <w:r w:rsidRPr="008A0D15">
              <w:rPr>
                <w:color w:val="333333"/>
                <w:sz w:val="22"/>
                <w:szCs w:val="22"/>
                <w:rPrChange w:id="7311" w:author="Елена Белолипецкая" w:date="2024-05-25T22:35:00Z">
                  <w:rPr>
                    <w:color w:val="333333"/>
                    <w:sz w:val="20"/>
                    <w:szCs w:val="20"/>
                  </w:rPr>
                </w:rPrChange>
              </w:rPr>
              <w:t> Среднее соотношение (90% ДИ) фармакокинетики совместно вводимого препарата с исследуемым лекарственным препаратом в отдельности или в комбинации. Отсутствие эффекта = 1.00.</w:t>
            </w:r>
          </w:p>
          <w:p w14:paraId="12ED5CB3" w14:textId="77777777" w:rsidR="00006B65" w:rsidRPr="008A0D15" w:rsidRDefault="00006B65">
            <w:pPr>
              <w:pStyle w:val="f7"/>
              <w:spacing w:before="0" w:beforeAutospacing="0" w:after="0" w:afterAutospacing="0"/>
              <w:rPr>
                <w:color w:val="333333"/>
                <w:sz w:val="22"/>
                <w:szCs w:val="22"/>
                <w:rPrChange w:id="7312" w:author="Елена Белолипецкая" w:date="2024-05-25T22:35:00Z">
                  <w:rPr>
                    <w:color w:val="333333"/>
                    <w:sz w:val="20"/>
                    <w:szCs w:val="20"/>
                  </w:rPr>
                </w:rPrChange>
              </w:rPr>
            </w:pPr>
            <w:r w:rsidRPr="008A0D15">
              <w:rPr>
                <w:color w:val="333333"/>
                <w:sz w:val="22"/>
                <w:szCs w:val="22"/>
                <w:vertAlign w:val="superscript"/>
                <w:rPrChange w:id="7313" w:author="Елена Белолипецкая" w:date="2024-05-25T22:35:00Z">
                  <w:rPr>
                    <w:color w:val="333333"/>
                    <w:sz w:val="20"/>
                    <w:szCs w:val="20"/>
                    <w:vertAlign w:val="superscript"/>
                  </w:rPr>
                </w:rPrChange>
              </w:rPr>
              <w:t>b</w:t>
            </w:r>
            <w:r w:rsidRPr="008A0D15">
              <w:rPr>
                <w:color w:val="333333"/>
                <w:sz w:val="22"/>
                <w:szCs w:val="22"/>
                <w:rPrChange w:id="7314" w:author="Елена Белолипецкая" w:date="2024-05-25T22:35:00Z">
                  <w:rPr>
                    <w:color w:val="333333"/>
                    <w:sz w:val="20"/>
                    <w:szCs w:val="20"/>
                  </w:rPr>
                </w:rPrChange>
              </w:rPr>
              <w:t> Все исследования межлекарственного взаимодействия проводились с участием здоровых добровольцев.</w:t>
            </w:r>
          </w:p>
          <w:p w14:paraId="3709F86C" w14:textId="77777777" w:rsidR="00006B65" w:rsidRPr="008A0D15" w:rsidRDefault="00006B65">
            <w:pPr>
              <w:pStyle w:val="f7"/>
              <w:spacing w:before="0" w:beforeAutospacing="0" w:after="0" w:afterAutospacing="0"/>
              <w:rPr>
                <w:color w:val="333333"/>
                <w:sz w:val="22"/>
                <w:szCs w:val="22"/>
                <w:rPrChange w:id="7315" w:author="Елена Белолипецкая" w:date="2024-05-25T22:35:00Z">
                  <w:rPr>
                    <w:color w:val="333333"/>
                    <w:sz w:val="20"/>
                    <w:szCs w:val="20"/>
                  </w:rPr>
                </w:rPrChange>
              </w:rPr>
            </w:pPr>
            <w:r w:rsidRPr="008A0D15">
              <w:rPr>
                <w:color w:val="333333"/>
                <w:sz w:val="22"/>
                <w:szCs w:val="22"/>
                <w:vertAlign w:val="superscript"/>
                <w:rPrChange w:id="7316" w:author="Елена Белолипецкая" w:date="2024-05-25T22:35:00Z">
                  <w:rPr>
                    <w:color w:val="333333"/>
                    <w:sz w:val="20"/>
                    <w:szCs w:val="20"/>
                    <w:vertAlign w:val="superscript"/>
                  </w:rPr>
                </w:rPrChange>
              </w:rPr>
              <w:t>c</w:t>
            </w:r>
            <w:r w:rsidRPr="008A0D15">
              <w:rPr>
                <w:color w:val="333333"/>
                <w:sz w:val="22"/>
                <w:szCs w:val="22"/>
                <w:rPrChange w:id="7317" w:author="Елена Белолипецкая" w:date="2024-05-25T22:35:00Z">
                  <w:rPr>
                    <w:color w:val="333333"/>
                    <w:sz w:val="20"/>
                    <w:szCs w:val="20"/>
                  </w:rPr>
                </w:rPrChange>
              </w:rPr>
              <w:t> Принимаемый в составе препарата Эпклюза</w:t>
            </w:r>
            <w:r w:rsidRPr="008A0D15">
              <w:rPr>
                <w:color w:val="333333"/>
                <w:sz w:val="22"/>
                <w:szCs w:val="22"/>
                <w:vertAlign w:val="superscript"/>
                <w:rPrChange w:id="7318" w:author="Елена Белолипецкая" w:date="2024-05-25T22:35:00Z">
                  <w:rPr>
                    <w:color w:val="333333"/>
                    <w:sz w:val="20"/>
                    <w:szCs w:val="20"/>
                    <w:vertAlign w:val="superscript"/>
                  </w:rPr>
                </w:rPrChange>
              </w:rPr>
              <w:t>®</w:t>
            </w:r>
            <w:r w:rsidRPr="008A0D15">
              <w:rPr>
                <w:color w:val="333333"/>
                <w:sz w:val="22"/>
                <w:szCs w:val="22"/>
                <w:rPrChange w:id="7319" w:author="Елена Белолипецкая" w:date="2024-05-25T22:35:00Z">
                  <w:rPr>
                    <w:color w:val="333333"/>
                    <w:sz w:val="20"/>
                    <w:szCs w:val="20"/>
                  </w:rPr>
                </w:rPrChange>
              </w:rPr>
              <w:t>.</w:t>
            </w:r>
          </w:p>
          <w:p w14:paraId="148C2652" w14:textId="77777777" w:rsidR="00006B65" w:rsidRPr="008A0D15" w:rsidRDefault="00006B65">
            <w:pPr>
              <w:pStyle w:val="f7"/>
              <w:spacing w:before="0" w:beforeAutospacing="0" w:after="0" w:afterAutospacing="0"/>
              <w:rPr>
                <w:color w:val="333333"/>
                <w:sz w:val="22"/>
                <w:szCs w:val="22"/>
                <w:rPrChange w:id="7320" w:author="Елена Белолипецкая" w:date="2024-05-25T22:35:00Z">
                  <w:rPr>
                    <w:color w:val="333333"/>
                    <w:sz w:val="20"/>
                    <w:szCs w:val="20"/>
                  </w:rPr>
                </w:rPrChange>
              </w:rPr>
            </w:pPr>
            <w:r w:rsidRPr="008A0D15">
              <w:rPr>
                <w:color w:val="333333"/>
                <w:sz w:val="22"/>
                <w:szCs w:val="22"/>
                <w:vertAlign w:val="superscript"/>
                <w:rPrChange w:id="7321" w:author="Елена Белолипецкая" w:date="2024-05-25T22:35:00Z">
                  <w:rPr>
                    <w:color w:val="333333"/>
                    <w:sz w:val="20"/>
                    <w:szCs w:val="20"/>
                    <w:vertAlign w:val="superscript"/>
                  </w:rPr>
                </w:rPrChange>
              </w:rPr>
              <w:t>d</w:t>
            </w:r>
            <w:r w:rsidRPr="008A0D15">
              <w:rPr>
                <w:color w:val="333333"/>
                <w:sz w:val="22"/>
                <w:szCs w:val="22"/>
                <w:rPrChange w:id="7322" w:author="Елена Белолипецкая" w:date="2024-05-25T22:35:00Z">
                  <w:rPr>
                    <w:color w:val="333333"/>
                    <w:sz w:val="20"/>
                    <w:szCs w:val="20"/>
                  </w:rPr>
                </w:rPrChange>
              </w:rPr>
              <w:t> Отсутствие ограничений фармакокинетического взаимодействия составляет 70-143%.</w:t>
            </w:r>
          </w:p>
          <w:p w14:paraId="5FA6DE85" w14:textId="77777777" w:rsidR="00006B65" w:rsidRPr="008A0D15" w:rsidRDefault="00006B65">
            <w:pPr>
              <w:pStyle w:val="f7"/>
              <w:spacing w:before="0" w:beforeAutospacing="0" w:after="0" w:afterAutospacing="0"/>
              <w:rPr>
                <w:color w:val="333333"/>
                <w:sz w:val="22"/>
                <w:szCs w:val="22"/>
                <w:rPrChange w:id="7323" w:author="Елена Белолипецкая" w:date="2024-05-25T22:35:00Z">
                  <w:rPr>
                    <w:color w:val="333333"/>
                    <w:sz w:val="20"/>
                    <w:szCs w:val="20"/>
                  </w:rPr>
                </w:rPrChange>
              </w:rPr>
            </w:pPr>
            <w:r w:rsidRPr="008A0D15">
              <w:rPr>
                <w:color w:val="333333"/>
                <w:sz w:val="22"/>
                <w:szCs w:val="22"/>
                <w:vertAlign w:val="superscript"/>
                <w:rPrChange w:id="7324" w:author="Елена Белолипецкая" w:date="2024-05-25T22:35:00Z">
                  <w:rPr>
                    <w:color w:val="333333"/>
                    <w:sz w:val="20"/>
                    <w:szCs w:val="20"/>
                    <w:vertAlign w:val="superscript"/>
                  </w:rPr>
                </w:rPrChange>
              </w:rPr>
              <w:t>e</w:t>
            </w:r>
            <w:r w:rsidRPr="008A0D15">
              <w:rPr>
                <w:color w:val="333333"/>
                <w:sz w:val="22"/>
                <w:szCs w:val="22"/>
                <w:rPrChange w:id="7325" w:author="Елена Белолипецкая" w:date="2024-05-25T22:35:00Z">
                  <w:rPr>
                    <w:color w:val="333333"/>
                    <w:sz w:val="20"/>
                    <w:szCs w:val="20"/>
                  </w:rPr>
                </w:rPrChange>
              </w:rPr>
              <w:t> Эти препараты относятся к классу, в котором представляется возможным предвидеть подобные случаи взаимодействия.</w:t>
            </w:r>
          </w:p>
          <w:p w14:paraId="1FB38024" w14:textId="77777777" w:rsidR="00006B65" w:rsidRPr="008A0D15" w:rsidRDefault="00006B65">
            <w:pPr>
              <w:pStyle w:val="f7"/>
              <w:spacing w:before="0" w:beforeAutospacing="0" w:after="0" w:afterAutospacing="0"/>
              <w:rPr>
                <w:color w:val="333333"/>
                <w:sz w:val="22"/>
                <w:szCs w:val="22"/>
                <w:rPrChange w:id="7326" w:author="Елена Белолипецкая" w:date="2024-05-25T22:35:00Z">
                  <w:rPr>
                    <w:color w:val="333333"/>
                    <w:sz w:val="20"/>
                    <w:szCs w:val="20"/>
                  </w:rPr>
                </w:rPrChange>
              </w:rPr>
            </w:pPr>
            <w:r w:rsidRPr="008A0D15">
              <w:rPr>
                <w:color w:val="333333"/>
                <w:sz w:val="22"/>
                <w:szCs w:val="22"/>
                <w:vertAlign w:val="superscript"/>
                <w:rPrChange w:id="7327" w:author="Елена Белолипецкая" w:date="2024-05-25T22:35:00Z">
                  <w:rPr>
                    <w:color w:val="333333"/>
                    <w:sz w:val="20"/>
                    <w:szCs w:val="20"/>
                    <w:vertAlign w:val="superscript"/>
                  </w:rPr>
                </w:rPrChange>
              </w:rPr>
              <w:lastRenderedPageBreak/>
              <w:t>f</w:t>
            </w:r>
            <w:r w:rsidRPr="008A0D15">
              <w:rPr>
                <w:color w:val="333333"/>
                <w:sz w:val="22"/>
                <w:szCs w:val="22"/>
                <w:rPrChange w:id="7328" w:author="Елена Белолипецкая" w:date="2024-05-25T22:35:00Z">
                  <w:rPr>
                    <w:color w:val="333333"/>
                    <w:sz w:val="20"/>
                    <w:szCs w:val="20"/>
                  </w:rPr>
                </w:rPrChange>
              </w:rPr>
              <w:t> Пределы биоэквивалентности/эквивалентности составляют 80-125%.</w:t>
            </w:r>
          </w:p>
          <w:p w14:paraId="2BBA14AD" w14:textId="55377A51" w:rsidR="008269BA" w:rsidRPr="008A0D15" w:rsidRDefault="00006B65">
            <w:pPr>
              <w:pStyle w:val="f7"/>
              <w:spacing w:before="0" w:beforeAutospacing="0" w:after="0" w:afterAutospacing="0"/>
              <w:rPr>
                <w:color w:val="333333"/>
                <w:sz w:val="22"/>
                <w:szCs w:val="22"/>
                <w:rPrChange w:id="7329" w:author="Елена Белолипецкая" w:date="2024-05-25T22:35:00Z">
                  <w:rPr>
                    <w:color w:val="333333"/>
                    <w:sz w:val="20"/>
                    <w:szCs w:val="20"/>
                  </w:rPr>
                </w:rPrChange>
              </w:rPr>
            </w:pPr>
            <w:r w:rsidRPr="008A0D15">
              <w:rPr>
                <w:color w:val="333333"/>
                <w:sz w:val="22"/>
                <w:szCs w:val="22"/>
                <w:vertAlign w:val="superscript"/>
                <w:rPrChange w:id="7330" w:author="Елена Белолипецкая" w:date="2024-05-25T22:35:00Z">
                  <w:rPr>
                    <w:color w:val="333333"/>
                    <w:sz w:val="20"/>
                    <w:szCs w:val="20"/>
                    <w:vertAlign w:val="superscript"/>
                  </w:rPr>
                </w:rPrChange>
              </w:rPr>
              <w:t>g</w:t>
            </w:r>
            <w:r w:rsidRPr="008A0D15">
              <w:rPr>
                <w:color w:val="333333"/>
                <w:sz w:val="22"/>
                <w:szCs w:val="22"/>
                <w:rPrChange w:id="7331" w:author="Елена Белолипецкая" w:date="2024-05-25T22:35:00Z">
                  <w:rPr>
                    <w:color w:val="333333"/>
                    <w:sz w:val="20"/>
                    <w:szCs w:val="20"/>
                  </w:rPr>
                </w:rPrChange>
              </w:rPr>
              <w:t> Отсутствие ограничений фармакокинетического взаимодействия составляет 50-200%</w:t>
            </w:r>
          </w:p>
        </w:tc>
      </w:tr>
      <w:bookmarkEnd w:id="4083"/>
    </w:tbl>
    <w:p w14:paraId="4638E88B" w14:textId="77777777" w:rsidR="00217633" w:rsidDel="00FB50A0" w:rsidRDefault="00217633" w:rsidP="009D6C75">
      <w:pPr>
        <w:spacing w:after="0" w:line="240" w:lineRule="auto"/>
        <w:rPr>
          <w:del w:id="7332" w:author="Абрамова Анна Андреевна" w:date="2024-05-15T01:07:00Z"/>
          <w:lang w:eastAsia="ru-RU" w:bidi="ru-RU"/>
        </w:rPr>
      </w:pPr>
    </w:p>
    <w:p w14:paraId="133752C6" w14:textId="77777777" w:rsidR="008269BA" w:rsidRPr="009D6C75" w:rsidRDefault="008269BA" w:rsidP="009D6C75">
      <w:pPr>
        <w:spacing w:after="0" w:line="240" w:lineRule="auto"/>
        <w:rPr>
          <w:lang w:eastAsia="ru-RU" w:bidi="ru-RU"/>
        </w:rPr>
      </w:pPr>
    </w:p>
    <w:p w14:paraId="63798927" w14:textId="57A2A65F" w:rsidR="004B38EC" w:rsidRPr="00B10C83" w:rsidRDefault="00B10C83" w:rsidP="00D53E19">
      <w:pPr>
        <w:pStyle w:val="Heading3"/>
        <w:tabs>
          <w:tab w:val="left" w:pos="8647"/>
        </w:tabs>
        <w:spacing w:before="0" w:after="240" w:line="240" w:lineRule="auto"/>
        <w:rPr>
          <w:rFonts w:ascii="Times New Roman" w:hAnsi="Times New Roman"/>
          <w:color w:val="000000" w:themeColor="text1"/>
        </w:rPr>
      </w:pPr>
      <w:bookmarkStart w:id="7333" w:name="_Toc117179253"/>
      <w:bookmarkStart w:id="7334" w:name="_Toc164610000"/>
      <w:bookmarkEnd w:id="3609"/>
      <w:r w:rsidRPr="005E6358">
        <w:rPr>
          <w:rFonts w:ascii="Times New Roman" w:hAnsi="Times New Roman"/>
          <w:color w:val="000000" w:themeColor="text1"/>
        </w:rPr>
        <w:t>5.3.</w:t>
      </w:r>
      <w:r>
        <w:rPr>
          <w:rFonts w:ascii="Times New Roman" w:hAnsi="Times New Roman"/>
          <w:color w:val="000000" w:themeColor="text1"/>
        </w:rPr>
        <w:t>8</w:t>
      </w:r>
      <w:r w:rsidRPr="005E6358">
        <w:rPr>
          <w:rFonts w:ascii="Times New Roman" w:hAnsi="Times New Roman"/>
          <w:color w:val="000000" w:themeColor="text1"/>
        </w:rPr>
        <w:t xml:space="preserve">. </w:t>
      </w:r>
      <w:r>
        <w:rPr>
          <w:rFonts w:ascii="Times New Roman" w:eastAsia="Courier New" w:hAnsi="Times New Roman"/>
          <w:szCs w:val="24"/>
          <w:lang w:eastAsia="ru-RU" w:bidi="ru-RU"/>
        </w:rPr>
        <w:t>Особые указания</w:t>
      </w:r>
      <w:bookmarkEnd w:id="7333"/>
      <w:bookmarkEnd w:id="7334"/>
    </w:p>
    <w:p w14:paraId="19C607E6" w14:textId="74C48B44" w:rsidR="00267A05" w:rsidRPr="00267A05" w:rsidRDefault="00267A05">
      <w:pPr>
        <w:spacing w:after="0" w:line="240" w:lineRule="auto"/>
        <w:ind w:firstLine="708"/>
        <w:contextualSpacing/>
        <w:rPr>
          <w:bCs/>
          <w:szCs w:val="22"/>
          <w:shd w:val="clear" w:color="auto" w:fill="FFFFFF"/>
        </w:rPr>
        <w:pPrChange w:id="7335" w:author="Абрамова Анна Андреевна" w:date="2024-05-15T08:13:00Z">
          <w:pPr>
            <w:tabs>
              <w:tab w:val="left" w:pos="8647"/>
            </w:tabs>
            <w:spacing w:after="0" w:line="240" w:lineRule="auto"/>
            <w:contextualSpacing/>
          </w:pPr>
        </w:pPrChange>
      </w:pPr>
      <w:bookmarkStart w:id="7336" w:name="_Toc81410160"/>
      <w:r w:rsidRPr="00267A05">
        <w:rPr>
          <w:bCs/>
          <w:szCs w:val="22"/>
          <w:shd w:val="clear" w:color="auto" w:fill="FFFFFF"/>
        </w:rPr>
        <w:t xml:space="preserve">Препарат </w:t>
      </w:r>
      <w:r>
        <w:rPr>
          <w:bCs/>
          <w:szCs w:val="22"/>
          <w:shd w:val="clear" w:color="auto" w:fill="FFFFFF"/>
        </w:rPr>
        <w:t>софосбувир+велтапасвир</w:t>
      </w:r>
      <w:r w:rsidRPr="00267A05">
        <w:rPr>
          <w:bCs/>
          <w:szCs w:val="22"/>
          <w:shd w:val="clear" w:color="auto" w:fill="FFFFFF"/>
        </w:rPr>
        <w:t xml:space="preserve"> не следует одновременно применять с другими лекарственными препаратами, содержащими софосбувир.</w:t>
      </w:r>
    </w:p>
    <w:p w14:paraId="5D29C6AA" w14:textId="77777777" w:rsidR="00267A05" w:rsidRPr="00267A05" w:rsidRDefault="00267A05" w:rsidP="00267A05">
      <w:pPr>
        <w:tabs>
          <w:tab w:val="left" w:pos="8647"/>
        </w:tabs>
        <w:spacing w:after="0" w:line="240" w:lineRule="auto"/>
        <w:contextualSpacing/>
        <w:rPr>
          <w:bCs/>
          <w:szCs w:val="22"/>
          <w:shd w:val="clear" w:color="auto" w:fill="FFFFFF"/>
        </w:rPr>
      </w:pPr>
    </w:p>
    <w:p w14:paraId="26B745DF" w14:textId="77777777" w:rsidR="00267A05" w:rsidRPr="00267A05" w:rsidRDefault="00267A05" w:rsidP="00267A05">
      <w:pPr>
        <w:tabs>
          <w:tab w:val="left" w:pos="8647"/>
        </w:tabs>
        <w:spacing w:after="0" w:line="240" w:lineRule="auto"/>
        <w:contextualSpacing/>
        <w:rPr>
          <w:b/>
          <w:szCs w:val="22"/>
          <w:shd w:val="clear" w:color="auto" w:fill="FFFFFF"/>
        </w:rPr>
      </w:pPr>
      <w:r w:rsidRPr="00267A05">
        <w:rPr>
          <w:b/>
          <w:szCs w:val="22"/>
          <w:shd w:val="clear" w:color="auto" w:fill="FFFFFF"/>
        </w:rPr>
        <w:t>Тяжелая брадикардия и блокада сердца (в частности, AV-блокада или синоатриальная блокада)</w:t>
      </w:r>
    </w:p>
    <w:p w14:paraId="600034E1" w14:textId="77777777" w:rsidR="00267A05" w:rsidRPr="00267A05" w:rsidRDefault="00267A05" w:rsidP="00267A05">
      <w:pPr>
        <w:tabs>
          <w:tab w:val="left" w:pos="8647"/>
        </w:tabs>
        <w:spacing w:after="0" w:line="240" w:lineRule="auto"/>
        <w:contextualSpacing/>
        <w:rPr>
          <w:bCs/>
          <w:szCs w:val="22"/>
          <w:shd w:val="clear" w:color="auto" w:fill="FFFFFF"/>
        </w:rPr>
      </w:pPr>
    </w:p>
    <w:p w14:paraId="48C55FA5" w14:textId="10931E61" w:rsidR="00267A05" w:rsidRPr="00267A05" w:rsidRDefault="005C5E4E">
      <w:pPr>
        <w:spacing w:after="0" w:line="240" w:lineRule="auto"/>
        <w:contextualSpacing/>
        <w:rPr>
          <w:bCs/>
          <w:szCs w:val="22"/>
          <w:shd w:val="clear" w:color="auto" w:fill="FFFFFF"/>
        </w:rPr>
        <w:pPrChange w:id="7337" w:author="Абрамова Анна Андреевна" w:date="2024-05-15T08:13:00Z">
          <w:pPr>
            <w:tabs>
              <w:tab w:val="left" w:pos="8647"/>
            </w:tabs>
            <w:spacing w:after="0" w:line="240" w:lineRule="auto"/>
            <w:contextualSpacing/>
          </w:pPr>
        </w:pPrChange>
      </w:pPr>
      <w:ins w:id="7338" w:author="Абрамова Анна Андреевна" w:date="2024-05-15T08:13:00Z">
        <w:r>
          <w:rPr>
            <w:bCs/>
            <w:szCs w:val="22"/>
            <w:shd w:val="clear" w:color="auto" w:fill="FFFFFF"/>
          </w:rPr>
          <w:tab/>
        </w:r>
      </w:ins>
      <w:r w:rsidR="00267A05" w:rsidRPr="00267A05">
        <w:rPr>
          <w:bCs/>
          <w:szCs w:val="22"/>
          <w:shd w:val="clear" w:color="auto" w:fill="FFFFFF"/>
        </w:rPr>
        <w:t>Наблюдались случаи жизнеугрожающей тяжелой брадикардии и блокады сердца (в частности, AV-блокада или синоатриальная блокада) при применении софосбувир-содержащих режимов в сочетании с амиодароном.</w:t>
      </w:r>
      <w:r w:rsidR="00267A05">
        <w:rPr>
          <w:bCs/>
          <w:szCs w:val="22"/>
          <w:shd w:val="clear" w:color="auto" w:fill="FFFFFF"/>
        </w:rPr>
        <w:t xml:space="preserve"> </w:t>
      </w:r>
      <w:r w:rsidR="00267A05" w:rsidRPr="00267A05">
        <w:rPr>
          <w:bCs/>
          <w:szCs w:val="22"/>
          <w:shd w:val="clear" w:color="auto" w:fill="FFFFFF"/>
        </w:rPr>
        <w:t>Брадикардия, как правило, возникала в течение нескольких часов или дней, но наблюдались также случаи с более длительным временем ее развития, в основном, до двух недель после начала лечения ВГС-инфекции.</w:t>
      </w:r>
    </w:p>
    <w:p w14:paraId="551765A7" w14:textId="0E5B3EAD" w:rsidR="00267A05" w:rsidRPr="00267A05" w:rsidRDefault="005C5E4E">
      <w:pPr>
        <w:spacing w:after="0" w:line="240" w:lineRule="auto"/>
        <w:contextualSpacing/>
        <w:rPr>
          <w:bCs/>
          <w:szCs w:val="22"/>
          <w:shd w:val="clear" w:color="auto" w:fill="FFFFFF"/>
        </w:rPr>
        <w:pPrChange w:id="7339" w:author="Абрамова Анна Андреевна" w:date="2024-05-15T08:14:00Z">
          <w:pPr>
            <w:tabs>
              <w:tab w:val="left" w:pos="8647"/>
            </w:tabs>
            <w:spacing w:after="0" w:line="240" w:lineRule="auto"/>
            <w:contextualSpacing/>
          </w:pPr>
        </w:pPrChange>
      </w:pPr>
      <w:ins w:id="7340" w:author="Абрамова Анна Андреевна" w:date="2024-05-15T08:14:00Z">
        <w:r>
          <w:rPr>
            <w:bCs/>
            <w:szCs w:val="22"/>
            <w:shd w:val="clear" w:color="auto" w:fill="FFFFFF"/>
          </w:rPr>
          <w:tab/>
        </w:r>
      </w:ins>
      <w:r w:rsidR="00267A05" w:rsidRPr="00267A05">
        <w:rPr>
          <w:bCs/>
          <w:szCs w:val="22"/>
          <w:shd w:val="clear" w:color="auto" w:fill="FFFFFF"/>
        </w:rPr>
        <w:t xml:space="preserve">Амиодарон должен применяться у пациентов, которые принимают препарат </w:t>
      </w:r>
      <w:r w:rsidR="00267A05">
        <w:rPr>
          <w:bCs/>
          <w:szCs w:val="22"/>
          <w:shd w:val="clear" w:color="auto" w:fill="FFFFFF"/>
        </w:rPr>
        <w:t>софосбувир+велтапасвир</w:t>
      </w:r>
      <w:r w:rsidR="00267A05" w:rsidRPr="00267A05">
        <w:rPr>
          <w:bCs/>
          <w:szCs w:val="22"/>
          <w:shd w:val="clear" w:color="auto" w:fill="FFFFFF"/>
        </w:rPr>
        <w:t>, только в случае, если другие альтернативные антиаритмические виды лечения не переносятся или противопоказаны.</w:t>
      </w:r>
      <w:r w:rsidR="00267A05">
        <w:rPr>
          <w:bCs/>
          <w:szCs w:val="22"/>
          <w:shd w:val="clear" w:color="auto" w:fill="FFFFFF"/>
        </w:rPr>
        <w:t xml:space="preserve"> </w:t>
      </w:r>
      <w:r w:rsidR="00267A05" w:rsidRPr="00267A05">
        <w:rPr>
          <w:bCs/>
          <w:szCs w:val="22"/>
          <w:shd w:val="clear" w:color="auto" w:fill="FFFFFF"/>
        </w:rPr>
        <w:t>В случае если сопутствующий прием амиодарона считается необходимым, рекомендуется проводить тщательный мониторинг сердечных показателей пациентов в условиях стационара в течение первых 48 ч после начала совместного применения препаратов. После этого сердечный ритм следует контролировать в амбулаторных условиях или самостоятельно пациентом на ежедневной основе в течение не менее двух недель лечения.</w:t>
      </w:r>
      <w:r w:rsidR="00267A05">
        <w:rPr>
          <w:bCs/>
          <w:szCs w:val="22"/>
          <w:shd w:val="clear" w:color="auto" w:fill="FFFFFF"/>
        </w:rPr>
        <w:t xml:space="preserve"> </w:t>
      </w:r>
      <w:r w:rsidR="00267A05" w:rsidRPr="00267A05">
        <w:rPr>
          <w:bCs/>
          <w:szCs w:val="22"/>
          <w:shd w:val="clear" w:color="auto" w:fill="FFFFFF"/>
        </w:rPr>
        <w:t xml:space="preserve">Ввиду продолжительного Т1/2 амиодарона, мониторинг сердечных показателей также должен осуществляться у пациентов, которые прекратили прием амиодарона в течение последних нескольких месяцев и должны начать прием препарата </w:t>
      </w:r>
      <w:r w:rsidR="00267A05">
        <w:rPr>
          <w:bCs/>
          <w:szCs w:val="22"/>
          <w:shd w:val="clear" w:color="auto" w:fill="FFFFFF"/>
        </w:rPr>
        <w:t>софосбувир+велтапасвир</w:t>
      </w:r>
      <w:r w:rsidR="00267A05" w:rsidRPr="00267A05">
        <w:rPr>
          <w:bCs/>
          <w:szCs w:val="22"/>
          <w:shd w:val="clear" w:color="auto" w:fill="FFFFFF"/>
        </w:rPr>
        <w:t>.</w:t>
      </w:r>
      <w:r w:rsidR="00267A05">
        <w:rPr>
          <w:bCs/>
          <w:szCs w:val="22"/>
          <w:shd w:val="clear" w:color="auto" w:fill="FFFFFF"/>
        </w:rPr>
        <w:t xml:space="preserve"> </w:t>
      </w:r>
      <w:r w:rsidR="00267A05" w:rsidRPr="00267A05">
        <w:rPr>
          <w:bCs/>
          <w:szCs w:val="22"/>
          <w:shd w:val="clear" w:color="auto" w:fill="FFFFFF"/>
        </w:rPr>
        <w:t>Всех пациентов, принимающих или недавно принимавших амиодарон, следует предупредить о симптомах брадикардии и блокады сердца (в частности, AV-блокады или синоатриальной блокады) и порекомендовать незамедлительно обращаться за медицинской помощью в случае их возникновения.</w:t>
      </w:r>
    </w:p>
    <w:p w14:paraId="7DA39939" w14:textId="77777777" w:rsidR="00267A05" w:rsidRPr="00267A05" w:rsidRDefault="00267A05" w:rsidP="00267A05">
      <w:pPr>
        <w:tabs>
          <w:tab w:val="left" w:pos="8647"/>
        </w:tabs>
        <w:spacing w:after="0" w:line="240" w:lineRule="auto"/>
        <w:contextualSpacing/>
        <w:rPr>
          <w:bCs/>
          <w:szCs w:val="22"/>
          <w:shd w:val="clear" w:color="auto" w:fill="FFFFFF"/>
        </w:rPr>
      </w:pPr>
    </w:p>
    <w:p w14:paraId="083A0C95" w14:textId="77777777" w:rsidR="00267A05" w:rsidRPr="00267A05" w:rsidRDefault="00267A05" w:rsidP="00267A05">
      <w:pPr>
        <w:tabs>
          <w:tab w:val="left" w:pos="8647"/>
        </w:tabs>
        <w:spacing w:after="0" w:line="240" w:lineRule="auto"/>
        <w:contextualSpacing/>
        <w:rPr>
          <w:b/>
          <w:szCs w:val="22"/>
          <w:shd w:val="clear" w:color="auto" w:fill="FFFFFF"/>
        </w:rPr>
      </w:pPr>
      <w:r w:rsidRPr="00267A05">
        <w:rPr>
          <w:b/>
          <w:szCs w:val="22"/>
          <w:shd w:val="clear" w:color="auto" w:fill="FFFFFF"/>
        </w:rPr>
        <w:t>Ко-инфекция ВГС/ВГВ (вирус гепатита В)</w:t>
      </w:r>
    </w:p>
    <w:p w14:paraId="360160C2" w14:textId="77777777" w:rsidR="00267A05" w:rsidRPr="00267A05" w:rsidRDefault="00267A05" w:rsidP="00267A05">
      <w:pPr>
        <w:tabs>
          <w:tab w:val="left" w:pos="8647"/>
        </w:tabs>
        <w:spacing w:after="0" w:line="240" w:lineRule="auto"/>
        <w:contextualSpacing/>
        <w:rPr>
          <w:bCs/>
          <w:szCs w:val="22"/>
          <w:shd w:val="clear" w:color="auto" w:fill="FFFFFF"/>
        </w:rPr>
      </w:pPr>
    </w:p>
    <w:p w14:paraId="6DE9C7E4" w14:textId="2AC48782" w:rsidR="00267A05" w:rsidRPr="00267A05" w:rsidRDefault="00E05485">
      <w:pPr>
        <w:spacing w:after="0" w:line="240" w:lineRule="auto"/>
        <w:contextualSpacing/>
        <w:rPr>
          <w:bCs/>
          <w:szCs w:val="22"/>
          <w:shd w:val="clear" w:color="auto" w:fill="FFFFFF"/>
        </w:rPr>
        <w:pPrChange w:id="7341" w:author="Абрамова Анна Андреевна" w:date="2024-05-15T17:34:00Z">
          <w:pPr>
            <w:tabs>
              <w:tab w:val="left" w:pos="8647"/>
            </w:tabs>
            <w:spacing w:after="0" w:line="240" w:lineRule="auto"/>
            <w:contextualSpacing/>
          </w:pPr>
        </w:pPrChange>
      </w:pPr>
      <w:ins w:id="7342" w:author="Абрамова Анна Андреевна" w:date="2024-05-15T17:34:00Z">
        <w:r>
          <w:rPr>
            <w:bCs/>
            <w:szCs w:val="22"/>
            <w:shd w:val="clear" w:color="auto" w:fill="FFFFFF"/>
          </w:rPr>
          <w:tab/>
        </w:r>
      </w:ins>
      <w:r w:rsidR="00267A05" w:rsidRPr="00267A05">
        <w:rPr>
          <w:bCs/>
          <w:szCs w:val="22"/>
          <w:shd w:val="clear" w:color="auto" w:fill="FFFFFF"/>
        </w:rPr>
        <w:t xml:space="preserve">Во время или после приема противовирусных препаратов прямого действия сообщалось о случаях повторной активации вируса гепатита В (ВГВ), некоторые из которых привели к фатальным исходам. Скрининг на выявление ВГВ должен проводиться для всех пациентов перед началом лечения. Пациенты, имеющие сопутствующие ко-инфекции ВГС/ВГВ, имеют риск повторной активации ВГВ, поэтому их состояние следует </w:t>
      </w:r>
      <w:r w:rsidR="00267A05" w:rsidRPr="00267A05">
        <w:rPr>
          <w:bCs/>
          <w:szCs w:val="22"/>
          <w:shd w:val="clear" w:color="auto" w:fill="FFFFFF"/>
        </w:rPr>
        <w:lastRenderedPageBreak/>
        <w:t>отслеживать и контролировать в соответствии с действующими клиническими руководствами.</w:t>
      </w:r>
    </w:p>
    <w:p w14:paraId="3CA678BA" w14:textId="77777777" w:rsidR="00267A05" w:rsidRPr="00267A05" w:rsidRDefault="00267A05" w:rsidP="00267A05">
      <w:pPr>
        <w:tabs>
          <w:tab w:val="left" w:pos="8647"/>
        </w:tabs>
        <w:spacing w:after="0" w:line="240" w:lineRule="auto"/>
        <w:contextualSpacing/>
        <w:rPr>
          <w:bCs/>
          <w:szCs w:val="22"/>
          <w:shd w:val="clear" w:color="auto" w:fill="FFFFFF"/>
        </w:rPr>
      </w:pPr>
    </w:p>
    <w:p w14:paraId="59725DFF" w14:textId="77777777" w:rsidR="00267A05" w:rsidRPr="00267A05" w:rsidRDefault="00267A05" w:rsidP="00267A05">
      <w:pPr>
        <w:tabs>
          <w:tab w:val="left" w:pos="8647"/>
        </w:tabs>
        <w:spacing w:after="0" w:line="240" w:lineRule="auto"/>
        <w:contextualSpacing/>
        <w:rPr>
          <w:b/>
          <w:szCs w:val="22"/>
          <w:shd w:val="clear" w:color="auto" w:fill="FFFFFF"/>
        </w:rPr>
      </w:pPr>
      <w:r w:rsidRPr="00267A05">
        <w:rPr>
          <w:b/>
          <w:szCs w:val="22"/>
          <w:shd w:val="clear" w:color="auto" w:fill="FFFFFF"/>
        </w:rPr>
        <w:t>Пациенты с неудачей лечения терапией по схеме, включающей NS5A</w:t>
      </w:r>
    </w:p>
    <w:p w14:paraId="138CE518" w14:textId="77777777" w:rsidR="00267A05" w:rsidRPr="00267A05" w:rsidRDefault="00267A05" w:rsidP="00267A05">
      <w:pPr>
        <w:tabs>
          <w:tab w:val="left" w:pos="8647"/>
        </w:tabs>
        <w:spacing w:after="0" w:line="240" w:lineRule="auto"/>
        <w:contextualSpacing/>
        <w:rPr>
          <w:bCs/>
          <w:szCs w:val="22"/>
          <w:shd w:val="clear" w:color="auto" w:fill="FFFFFF"/>
        </w:rPr>
      </w:pPr>
    </w:p>
    <w:p w14:paraId="1F3D7AF3" w14:textId="5A51402D" w:rsidR="00267A05" w:rsidRPr="00267A05" w:rsidRDefault="00E05485">
      <w:pPr>
        <w:spacing w:after="0" w:line="240" w:lineRule="auto"/>
        <w:contextualSpacing/>
        <w:rPr>
          <w:bCs/>
          <w:szCs w:val="22"/>
          <w:shd w:val="clear" w:color="auto" w:fill="FFFFFF"/>
        </w:rPr>
        <w:pPrChange w:id="7343" w:author="Абрамова Анна Андреевна" w:date="2024-05-15T17:35:00Z">
          <w:pPr>
            <w:tabs>
              <w:tab w:val="left" w:pos="8647"/>
            </w:tabs>
            <w:spacing w:after="0" w:line="240" w:lineRule="auto"/>
            <w:contextualSpacing/>
          </w:pPr>
        </w:pPrChange>
      </w:pPr>
      <w:ins w:id="7344" w:author="Абрамова Анна Андреевна" w:date="2024-05-15T17:34:00Z">
        <w:r>
          <w:rPr>
            <w:bCs/>
            <w:szCs w:val="22"/>
            <w:shd w:val="clear" w:color="auto" w:fill="FFFFFF"/>
          </w:rPr>
          <w:tab/>
        </w:r>
      </w:ins>
      <w:r w:rsidR="00267A05" w:rsidRPr="00267A05">
        <w:rPr>
          <w:bCs/>
          <w:szCs w:val="22"/>
          <w:shd w:val="clear" w:color="auto" w:fill="FFFFFF"/>
        </w:rPr>
        <w:t xml:space="preserve">Клинические данные, подтверждающие эффективность софосбувира/велпатасвира для лечения пациентов, продемонстрировавших отсутствие результатов предыдущего лечения режимом, включающим другой ингибитор NS5A, отсутствуют. Тем не менее, на основании вариантов, связанных с резистентностью к NS5A, обычно наблюдавшихся у пациентов с неэффективностью предыдущего лечения, включающего другой ингибитор NS5A, фармакологии велпатасвира in vitro, а также результатов лечения в исследованиях Фазы 3 с применением софосбувира/велпатасвира у пациентов, ранее не получавших лечение с применением NS5A, и исходно имевших варианты, связанные с резистентностью к NS5A, лечение с применением препарата </w:t>
      </w:r>
      <w:r w:rsidR="00267A05">
        <w:rPr>
          <w:bCs/>
          <w:szCs w:val="22"/>
          <w:shd w:val="clear" w:color="auto" w:fill="FFFFFF"/>
        </w:rPr>
        <w:t>софосбувир+велтапасвир</w:t>
      </w:r>
      <w:r w:rsidR="00267A05" w:rsidRPr="00267A05">
        <w:rPr>
          <w:bCs/>
          <w:szCs w:val="22"/>
          <w:shd w:val="clear" w:color="auto" w:fill="FFFFFF"/>
        </w:rPr>
        <w:t xml:space="preserve"> + </w:t>
      </w:r>
      <w:r w:rsidR="00267A05">
        <w:rPr>
          <w:bCs/>
          <w:szCs w:val="22"/>
          <w:shd w:val="clear" w:color="auto" w:fill="FFFFFF"/>
        </w:rPr>
        <w:t>рибавирин</w:t>
      </w:r>
      <w:r w:rsidR="00267A05" w:rsidRPr="00267A05">
        <w:rPr>
          <w:bCs/>
          <w:szCs w:val="22"/>
          <w:shd w:val="clear" w:color="auto" w:fill="FFFFFF"/>
        </w:rPr>
        <w:t xml:space="preserve"> в течение 24 недель может быть рассмотрено для пациентов с неудачей предыдущего лечения, включающего NS5A, и с высоким риском прогрессирования клинического заболевания при отсутствии альтернативных вариантов лечения.</w:t>
      </w:r>
    </w:p>
    <w:p w14:paraId="14A27CB8" w14:textId="77777777" w:rsidR="00267A05" w:rsidRPr="00267A05" w:rsidRDefault="00267A05" w:rsidP="00267A05">
      <w:pPr>
        <w:tabs>
          <w:tab w:val="left" w:pos="8647"/>
        </w:tabs>
        <w:spacing w:after="0" w:line="240" w:lineRule="auto"/>
        <w:contextualSpacing/>
        <w:rPr>
          <w:bCs/>
          <w:szCs w:val="22"/>
          <w:shd w:val="clear" w:color="auto" w:fill="FFFFFF"/>
        </w:rPr>
      </w:pPr>
    </w:p>
    <w:p w14:paraId="38975A6A" w14:textId="77777777" w:rsidR="00267A05" w:rsidRPr="00267A05" w:rsidRDefault="00267A05" w:rsidP="00267A05">
      <w:pPr>
        <w:tabs>
          <w:tab w:val="left" w:pos="8647"/>
        </w:tabs>
        <w:spacing w:after="0" w:line="240" w:lineRule="auto"/>
        <w:contextualSpacing/>
        <w:rPr>
          <w:b/>
          <w:szCs w:val="22"/>
          <w:shd w:val="clear" w:color="auto" w:fill="FFFFFF"/>
        </w:rPr>
      </w:pPr>
      <w:r w:rsidRPr="00267A05">
        <w:rPr>
          <w:b/>
          <w:szCs w:val="22"/>
          <w:shd w:val="clear" w:color="auto" w:fill="FFFFFF"/>
        </w:rPr>
        <w:t>Почечная недостаточность</w:t>
      </w:r>
    </w:p>
    <w:p w14:paraId="2174577F" w14:textId="77777777" w:rsidR="00267A05" w:rsidRPr="00267A05" w:rsidRDefault="00267A05" w:rsidP="00267A05">
      <w:pPr>
        <w:tabs>
          <w:tab w:val="left" w:pos="8647"/>
        </w:tabs>
        <w:spacing w:after="0" w:line="240" w:lineRule="auto"/>
        <w:contextualSpacing/>
        <w:rPr>
          <w:bCs/>
          <w:szCs w:val="22"/>
          <w:shd w:val="clear" w:color="auto" w:fill="FFFFFF"/>
        </w:rPr>
      </w:pPr>
    </w:p>
    <w:p w14:paraId="4CD37CA4" w14:textId="6611ACA5" w:rsidR="00267A05" w:rsidRDefault="00E05485">
      <w:pPr>
        <w:spacing w:after="0" w:line="240" w:lineRule="auto"/>
        <w:contextualSpacing/>
        <w:rPr>
          <w:bCs/>
          <w:szCs w:val="22"/>
          <w:shd w:val="clear" w:color="auto" w:fill="FFFFFF"/>
        </w:rPr>
        <w:pPrChange w:id="7345" w:author="Абрамова Анна Андреевна" w:date="2024-05-15T17:35:00Z">
          <w:pPr>
            <w:tabs>
              <w:tab w:val="left" w:pos="8647"/>
            </w:tabs>
            <w:spacing w:after="0" w:line="240" w:lineRule="auto"/>
            <w:contextualSpacing/>
          </w:pPr>
        </w:pPrChange>
      </w:pPr>
      <w:ins w:id="7346" w:author="Абрамова Анна Андреевна" w:date="2024-05-15T17:35:00Z">
        <w:r>
          <w:rPr>
            <w:bCs/>
            <w:szCs w:val="22"/>
            <w:shd w:val="clear" w:color="auto" w:fill="FFFFFF"/>
          </w:rPr>
          <w:tab/>
        </w:r>
      </w:ins>
      <w:r w:rsidR="00267A05" w:rsidRPr="00267A05">
        <w:rPr>
          <w:bCs/>
          <w:szCs w:val="22"/>
          <w:shd w:val="clear" w:color="auto" w:fill="FFFFFF"/>
        </w:rPr>
        <w:t xml:space="preserve">Данные по безопасности применения препарата у пациентов с нарушением функции почек тяжелой степени (рСКФ &lt;30 мл/мин/1.73 м2) и с терминальной стадией почечной недостаточности, когда необходимо проведение гемодиализа, ограничены. Препарат </w:t>
      </w:r>
      <w:r w:rsidR="00267A05">
        <w:rPr>
          <w:bCs/>
          <w:szCs w:val="22"/>
          <w:shd w:val="clear" w:color="auto" w:fill="FFFFFF"/>
        </w:rPr>
        <w:t>софосбувир+велтапасвир</w:t>
      </w:r>
      <w:r w:rsidR="00267A05" w:rsidRPr="00267A05">
        <w:rPr>
          <w:bCs/>
          <w:szCs w:val="22"/>
          <w:shd w:val="clear" w:color="auto" w:fill="FFFFFF"/>
        </w:rPr>
        <w:t xml:space="preserve"> можно назначать данным группам пациентов (коррекция дозы при этом не требуется) в тех случаях, когда другие возможные варианты терапии не доступны</w:t>
      </w:r>
      <w:r w:rsidR="00267A05">
        <w:rPr>
          <w:bCs/>
          <w:szCs w:val="22"/>
          <w:shd w:val="clear" w:color="auto" w:fill="FFFFFF"/>
        </w:rPr>
        <w:t xml:space="preserve">. </w:t>
      </w:r>
      <w:r w:rsidR="00267A05" w:rsidRPr="00267A05">
        <w:rPr>
          <w:bCs/>
          <w:szCs w:val="22"/>
          <w:shd w:val="clear" w:color="auto" w:fill="FFFFFF"/>
        </w:rPr>
        <w:t xml:space="preserve">При использовании препарата </w:t>
      </w:r>
      <w:r w:rsidR="00267A05">
        <w:rPr>
          <w:bCs/>
          <w:szCs w:val="22"/>
          <w:shd w:val="clear" w:color="auto" w:fill="FFFFFF"/>
        </w:rPr>
        <w:t>софосбувир+велтапасвир</w:t>
      </w:r>
      <w:r w:rsidR="00267A05" w:rsidRPr="00267A05">
        <w:rPr>
          <w:bCs/>
          <w:szCs w:val="22"/>
          <w:shd w:val="clear" w:color="auto" w:fill="FFFFFF"/>
        </w:rPr>
        <w:t xml:space="preserve"> в комбинации с рибавирином у пациентов с КК &lt;50 мл/мин необходимо также ознакомиться с инструкцией по медицинскому применению </w:t>
      </w:r>
      <w:r w:rsidR="00267A05">
        <w:rPr>
          <w:bCs/>
          <w:szCs w:val="22"/>
          <w:shd w:val="clear" w:color="auto" w:fill="FFFFFF"/>
        </w:rPr>
        <w:t xml:space="preserve">рибавирина. </w:t>
      </w:r>
    </w:p>
    <w:p w14:paraId="01F40796" w14:textId="77777777" w:rsidR="00267A05" w:rsidRDefault="00267A05" w:rsidP="00267A05">
      <w:pPr>
        <w:tabs>
          <w:tab w:val="left" w:pos="8647"/>
        </w:tabs>
        <w:spacing w:after="0" w:line="240" w:lineRule="auto"/>
        <w:contextualSpacing/>
        <w:rPr>
          <w:bCs/>
          <w:szCs w:val="22"/>
          <w:shd w:val="clear" w:color="auto" w:fill="FFFFFF"/>
        </w:rPr>
      </w:pPr>
    </w:p>
    <w:p w14:paraId="25185D7F" w14:textId="68619091" w:rsidR="00267A05" w:rsidRPr="00267A05" w:rsidRDefault="00267A05" w:rsidP="00267A05">
      <w:pPr>
        <w:tabs>
          <w:tab w:val="left" w:pos="8647"/>
        </w:tabs>
        <w:spacing w:after="0" w:line="240" w:lineRule="auto"/>
        <w:contextualSpacing/>
        <w:rPr>
          <w:b/>
          <w:szCs w:val="22"/>
          <w:shd w:val="clear" w:color="auto" w:fill="FFFFFF"/>
        </w:rPr>
      </w:pPr>
      <w:r w:rsidRPr="00267A05">
        <w:rPr>
          <w:b/>
          <w:szCs w:val="22"/>
          <w:shd w:val="clear" w:color="auto" w:fill="FFFFFF"/>
        </w:rPr>
        <w:t>Применение совместно с умеренными индукторами P-гликопротеина или умеренными индукторами изоферментов цитохрома Р450</w:t>
      </w:r>
    </w:p>
    <w:p w14:paraId="32C79CD1" w14:textId="77777777" w:rsidR="00267A05" w:rsidRPr="00267A05" w:rsidRDefault="00267A05" w:rsidP="00267A05">
      <w:pPr>
        <w:tabs>
          <w:tab w:val="left" w:pos="8647"/>
        </w:tabs>
        <w:spacing w:after="0" w:line="240" w:lineRule="auto"/>
        <w:contextualSpacing/>
        <w:rPr>
          <w:bCs/>
          <w:szCs w:val="22"/>
          <w:shd w:val="clear" w:color="auto" w:fill="FFFFFF"/>
        </w:rPr>
      </w:pPr>
    </w:p>
    <w:p w14:paraId="2ED7C2F0" w14:textId="3AA854EA" w:rsidR="00267A05" w:rsidRPr="00267A05" w:rsidRDefault="00E05485">
      <w:pPr>
        <w:spacing w:after="0" w:line="240" w:lineRule="auto"/>
        <w:contextualSpacing/>
        <w:rPr>
          <w:bCs/>
          <w:szCs w:val="22"/>
          <w:shd w:val="clear" w:color="auto" w:fill="FFFFFF"/>
        </w:rPr>
        <w:pPrChange w:id="7347" w:author="Абрамова Анна Андреевна" w:date="2024-05-15T17:35:00Z">
          <w:pPr>
            <w:tabs>
              <w:tab w:val="left" w:pos="8647"/>
            </w:tabs>
            <w:spacing w:after="0" w:line="240" w:lineRule="auto"/>
            <w:contextualSpacing/>
          </w:pPr>
        </w:pPrChange>
      </w:pPr>
      <w:ins w:id="7348" w:author="Абрамова Анна Андреевна" w:date="2024-05-15T17:35:00Z">
        <w:r>
          <w:rPr>
            <w:bCs/>
            <w:szCs w:val="22"/>
            <w:shd w:val="clear" w:color="auto" w:fill="FFFFFF"/>
          </w:rPr>
          <w:tab/>
        </w:r>
      </w:ins>
      <w:r w:rsidR="00267A05" w:rsidRPr="00267A05">
        <w:rPr>
          <w:bCs/>
          <w:szCs w:val="22"/>
          <w:shd w:val="clear" w:color="auto" w:fill="FFFFFF"/>
        </w:rPr>
        <w:t xml:space="preserve">Лекарственные препараты, которые являются умеренными индукторами P-гликопротеина и/или умеренными индукторами изоферментов цитохрома P450 (например, эфавиренз, модафинил, окскарбазепин или рифапентин), могут вызывать снижение концентрации софосбувира или велпатасвира в плазме крови, что может привести к ослаблению терапевтического действия препарата </w:t>
      </w:r>
      <w:r w:rsidR="00267A05">
        <w:rPr>
          <w:bCs/>
          <w:szCs w:val="22"/>
          <w:shd w:val="clear" w:color="auto" w:fill="FFFFFF"/>
        </w:rPr>
        <w:t>софосбувир+велтапасвир</w:t>
      </w:r>
      <w:r w:rsidR="00267A05" w:rsidRPr="00267A05">
        <w:rPr>
          <w:bCs/>
          <w:szCs w:val="22"/>
          <w:shd w:val="clear" w:color="auto" w:fill="FFFFFF"/>
        </w:rPr>
        <w:t xml:space="preserve">. Совместное применение препарата </w:t>
      </w:r>
      <w:r w:rsidR="00267A05">
        <w:rPr>
          <w:bCs/>
          <w:szCs w:val="22"/>
          <w:shd w:val="clear" w:color="auto" w:fill="FFFFFF"/>
        </w:rPr>
        <w:t>софосбувир+велтапасвир</w:t>
      </w:r>
      <w:r w:rsidR="00267A05" w:rsidRPr="00267A05">
        <w:rPr>
          <w:bCs/>
          <w:szCs w:val="22"/>
          <w:shd w:val="clear" w:color="auto" w:fill="FFFFFF"/>
        </w:rPr>
        <w:t xml:space="preserve"> с такими препаратами не рекомендуется</w:t>
      </w:r>
      <w:r w:rsidR="00267A05">
        <w:rPr>
          <w:bCs/>
          <w:szCs w:val="22"/>
          <w:shd w:val="clear" w:color="auto" w:fill="FFFFFF"/>
        </w:rPr>
        <w:t>.</w:t>
      </w:r>
    </w:p>
    <w:p w14:paraId="265E2FD4" w14:textId="77777777" w:rsidR="00267A05" w:rsidRPr="00267A05" w:rsidDel="00971371" w:rsidRDefault="00267A05" w:rsidP="00267A05">
      <w:pPr>
        <w:tabs>
          <w:tab w:val="left" w:pos="8647"/>
        </w:tabs>
        <w:spacing w:after="0" w:line="240" w:lineRule="auto"/>
        <w:contextualSpacing/>
        <w:rPr>
          <w:del w:id="7349" w:author="Абрамова Анна Андреевна" w:date="2024-05-16T00:42:00Z"/>
          <w:b/>
          <w:szCs w:val="22"/>
          <w:shd w:val="clear" w:color="auto" w:fill="FFFFFF"/>
        </w:rPr>
      </w:pPr>
    </w:p>
    <w:p w14:paraId="065DAC2A" w14:textId="77777777" w:rsidR="00267A05" w:rsidRPr="00267A05" w:rsidRDefault="00267A05" w:rsidP="00267A05">
      <w:pPr>
        <w:tabs>
          <w:tab w:val="left" w:pos="8647"/>
        </w:tabs>
        <w:spacing w:after="0" w:line="240" w:lineRule="auto"/>
        <w:contextualSpacing/>
        <w:rPr>
          <w:b/>
          <w:szCs w:val="22"/>
          <w:shd w:val="clear" w:color="auto" w:fill="FFFFFF"/>
        </w:rPr>
      </w:pPr>
      <w:r w:rsidRPr="00267A05">
        <w:rPr>
          <w:b/>
          <w:szCs w:val="22"/>
          <w:shd w:val="clear" w:color="auto" w:fill="FFFFFF"/>
        </w:rPr>
        <w:t>Применение совместно с некоторыми схемами антиретровирусной терапии ВИЧ-инфекции</w:t>
      </w:r>
    </w:p>
    <w:p w14:paraId="52A27A0F" w14:textId="77777777" w:rsidR="00267A05" w:rsidRPr="00267A05" w:rsidRDefault="00267A05" w:rsidP="00267A05">
      <w:pPr>
        <w:tabs>
          <w:tab w:val="left" w:pos="8647"/>
        </w:tabs>
        <w:spacing w:after="0" w:line="240" w:lineRule="auto"/>
        <w:contextualSpacing/>
        <w:rPr>
          <w:bCs/>
          <w:szCs w:val="22"/>
          <w:shd w:val="clear" w:color="auto" w:fill="FFFFFF"/>
        </w:rPr>
      </w:pPr>
    </w:p>
    <w:p w14:paraId="3E317122" w14:textId="505EAE3C" w:rsidR="00267A05" w:rsidRPr="00267A05" w:rsidRDefault="00E05485">
      <w:pPr>
        <w:spacing w:after="0" w:line="240" w:lineRule="auto"/>
        <w:contextualSpacing/>
        <w:rPr>
          <w:bCs/>
          <w:szCs w:val="22"/>
          <w:shd w:val="clear" w:color="auto" w:fill="FFFFFF"/>
        </w:rPr>
        <w:pPrChange w:id="7350" w:author="Абрамова Анна Андреевна" w:date="2024-05-15T17:35:00Z">
          <w:pPr>
            <w:tabs>
              <w:tab w:val="left" w:pos="8647"/>
            </w:tabs>
            <w:spacing w:after="0" w:line="240" w:lineRule="auto"/>
            <w:contextualSpacing/>
          </w:pPr>
        </w:pPrChange>
      </w:pPr>
      <w:ins w:id="7351" w:author="Абрамова Анна Андреевна" w:date="2024-05-15T17:35:00Z">
        <w:r>
          <w:rPr>
            <w:bCs/>
            <w:szCs w:val="22"/>
            <w:shd w:val="clear" w:color="auto" w:fill="FFFFFF"/>
          </w:rPr>
          <w:tab/>
        </w:r>
      </w:ins>
      <w:r w:rsidR="00267A05" w:rsidRPr="00267A05">
        <w:rPr>
          <w:bCs/>
          <w:szCs w:val="22"/>
          <w:shd w:val="clear" w:color="auto" w:fill="FFFFFF"/>
        </w:rPr>
        <w:t xml:space="preserve">Препарат </w:t>
      </w:r>
      <w:r w:rsidR="00267A05">
        <w:rPr>
          <w:bCs/>
          <w:szCs w:val="22"/>
          <w:shd w:val="clear" w:color="auto" w:fill="FFFFFF"/>
        </w:rPr>
        <w:t>софосбувир+велтапасвир</w:t>
      </w:r>
      <w:r w:rsidR="00267A05" w:rsidRPr="00267A05">
        <w:rPr>
          <w:bCs/>
          <w:szCs w:val="22"/>
          <w:shd w:val="clear" w:color="auto" w:fill="FFFFFF"/>
        </w:rPr>
        <w:t xml:space="preserve"> увеличивает экспозицию тенофовира, особенно при совместном применении со схемой лечения ВИЧ, содержащей тенофовира дизопроксила фумарат и фармакокинетические усилитель (ритонавир или кобицистат). Безопасность тенофовира дизопроксила фумарата на фоне применения препарата </w:t>
      </w:r>
      <w:r w:rsidR="00267A05">
        <w:rPr>
          <w:bCs/>
          <w:szCs w:val="22"/>
          <w:shd w:val="clear" w:color="auto" w:fill="FFFFFF"/>
        </w:rPr>
        <w:t>софосбувир+велтапасвир</w:t>
      </w:r>
      <w:r w:rsidR="00267A05" w:rsidRPr="00267A05">
        <w:rPr>
          <w:bCs/>
          <w:szCs w:val="22"/>
          <w:shd w:val="clear" w:color="auto" w:fill="FFFFFF"/>
        </w:rPr>
        <w:t xml:space="preserve"> и фармакокинетического усилителя не установлена. Потенциальные риски и польза, связанные с одновременным приемом препарата </w:t>
      </w:r>
      <w:r w:rsidR="00267A05">
        <w:rPr>
          <w:bCs/>
          <w:szCs w:val="22"/>
          <w:shd w:val="clear" w:color="auto" w:fill="FFFFFF"/>
        </w:rPr>
        <w:t>софосбувир+велтапасвир</w:t>
      </w:r>
      <w:r w:rsidR="00267A05" w:rsidRPr="00267A05">
        <w:rPr>
          <w:bCs/>
          <w:szCs w:val="22"/>
          <w:shd w:val="clear" w:color="auto" w:fill="FFFFFF"/>
        </w:rPr>
        <w:t xml:space="preserve"> и комбинированного препарата с фиксированными дозами, </w:t>
      </w:r>
      <w:r w:rsidR="00267A05" w:rsidRPr="00267A05">
        <w:rPr>
          <w:bCs/>
          <w:szCs w:val="22"/>
          <w:shd w:val="clear" w:color="auto" w:fill="FFFFFF"/>
        </w:rPr>
        <w:lastRenderedPageBreak/>
        <w:t xml:space="preserve">содержащего элвитегравир/кобицистат/эмтрицитабин/тенофовира дизопроксила фумарат или с приемом тенофовира дизопроксила фумарата, который назначается совместно с усиленным ингибитором протеазы ВИЧ (например, атазанавиром или дарунавиром), должны рассматриваться, особенно у пациентов с повышенным риском почечной дисфункции. Пациенты, принимающие препарат </w:t>
      </w:r>
      <w:r w:rsidR="00267A05">
        <w:rPr>
          <w:bCs/>
          <w:szCs w:val="22"/>
          <w:shd w:val="clear" w:color="auto" w:fill="FFFFFF"/>
        </w:rPr>
        <w:t>софосбувир+велтапасвир</w:t>
      </w:r>
      <w:r w:rsidR="00267A05" w:rsidRPr="00267A05">
        <w:rPr>
          <w:bCs/>
          <w:szCs w:val="22"/>
          <w:shd w:val="clear" w:color="auto" w:fill="FFFFFF"/>
        </w:rPr>
        <w:t xml:space="preserve"> совместно с такими препаратами, как элвитегравир/кобицистат/эмтрицитабин/тенофовира дизопроксила фумарат или тенофовира дизопроксила фумарат и усиленный ингибитор протеазы ВИЧ, должны наблюдаться на предмет возникновения нежелательных реакций, связанных с тенофовиром. Для ознакомления с рекомендациями по контролю функции почек необходимо обратиться к инструкции по применению препаратов, в состав которых входят тенофовира дизопроксила фумарат, эмтрицитабин/тенофовира дизопроксила фумарат или элвитегравир/кобицистат/эмтрицитабин/тенофовира дизопроксила фумарат.</w:t>
      </w:r>
    </w:p>
    <w:p w14:paraId="09CDFD79" w14:textId="77777777" w:rsidR="00267A05" w:rsidRPr="00267A05" w:rsidRDefault="00267A05" w:rsidP="00267A05">
      <w:pPr>
        <w:tabs>
          <w:tab w:val="left" w:pos="8647"/>
        </w:tabs>
        <w:spacing w:after="0" w:line="240" w:lineRule="auto"/>
        <w:contextualSpacing/>
        <w:rPr>
          <w:bCs/>
          <w:szCs w:val="22"/>
          <w:shd w:val="clear" w:color="auto" w:fill="FFFFFF"/>
        </w:rPr>
      </w:pPr>
    </w:p>
    <w:p w14:paraId="3E81AF73" w14:textId="77777777" w:rsidR="00267A05" w:rsidRPr="00267A05" w:rsidRDefault="00267A05" w:rsidP="00267A05">
      <w:pPr>
        <w:tabs>
          <w:tab w:val="left" w:pos="8647"/>
        </w:tabs>
        <w:spacing w:after="0" w:line="240" w:lineRule="auto"/>
        <w:contextualSpacing/>
        <w:rPr>
          <w:b/>
          <w:szCs w:val="22"/>
          <w:shd w:val="clear" w:color="auto" w:fill="FFFFFF"/>
        </w:rPr>
      </w:pPr>
      <w:r w:rsidRPr="00267A05">
        <w:rPr>
          <w:b/>
          <w:szCs w:val="22"/>
          <w:shd w:val="clear" w:color="auto" w:fill="FFFFFF"/>
        </w:rPr>
        <w:t>Применение у пациентов с сахарным диабетом</w:t>
      </w:r>
    </w:p>
    <w:p w14:paraId="103493DD" w14:textId="77777777" w:rsidR="00267A05" w:rsidRPr="00267A05" w:rsidRDefault="00267A05" w:rsidP="00267A05">
      <w:pPr>
        <w:tabs>
          <w:tab w:val="left" w:pos="8647"/>
        </w:tabs>
        <w:spacing w:after="0" w:line="240" w:lineRule="auto"/>
        <w:contextualSpacing/>
        <w:rPr>
          <w:bCs/>
          <w:szCs w:val="22"/>
          <w:shd w:val="clear" w:color="auto" w:fill="FFFFFF"/>
        </w:rPr>
      </w:pPr>
    </w:p>
    <w:p w14:paraId="4C194AE5" w14:textId="56CF5FD9" w:rsidR="00267A05" w:rsidRPr="00267A05" w:rsidRDefault="00E05485">
      <w:pPr>
        <w:spacing w:after="0" w:line="240" w:lineRule="auto"/>
        <w:contextualSpacing/>
        <w:rPr>
          <w:bCs/>
          <w:szCs w:val="22"/>
          <w:shd w:val="clear" w:color="auto" w:fill="FFFFFF"/>
        </w:rPr>
        <w:pPrChange w:id="7352" w:author="Абрамова Анна Андреевна" w:date="2024-05-15T17:35:00Z">
          <w:pPr>
            <w:tabs>
              <w:tab w:val="left" w:pos="8647"/>
            </w:tabs>
            <w:spacing w:after="0" w:line="240" w:lineRule="auto"/>
            <w:contextualSpacing/>
          </w:pPr>
        </w:pPrChange>
      </w:pPr>
      <w:ins w:id="7353" w:author="Абрамова Анна Андреевна" w:date="2024-05-15T17:35:00Z">
        <w:r>
          <w:rPr>
            <w:bCs/>
            <w:szCs w:val="22"/>
            <w:shd w:val="clear" w:color="auto" w:fill="FFFFFF"/>
          </w:rPr>
          <w:tab/>
        </w:r>
      </w:ins>
      <w:r w:rsidR="00267A05" w:rsidRPr="00267A05">
        <w:rPr>
          <w:bCs/>
          <w:szCs w:val="22"/>
          <w:shd w:val="clear" w:color="auto" w:fill="FFFFFF"/>
        </w:rPr>
        <w:t>У пациентов с сахарным диабетом может отмечаться улучшение контроля глюкозы, что может приводить к симптоматической гипогликемии после начала лечения препаратами прямого противовирусного действия для лечения гепатита C. Следует тщательно контролировать уровень глюкозы у пациентов с сахарным диабетом, начинающих лечение препаратами прямого противовирусного действия, особенно в течение первых 3 месяцев, и при необходимости менять лекарственную терапию сахарного диабета. Врач, отвечающий за лечение пациента с сахарным диабетом, должен быть проинформирован о начале противовирусной терапии гепатита С препаратами прямого противовирусного действия.</w:t>
      </w:r>
    </w:p>
    <w:p w14:paraId="015B0338" w14:textId="77777777" w:rsidR="00267A05" w:rsidRPr="00267A05" w:rsidRDefault="00267A05" w:rsidP="00267A05">
      <w:pPr>
        <w:tabs>
          <w:tab w:val="left" w:pos="8647"/>
        </w:tabs>
        <w:spacing w:after="0" w:line="240" w:lineRule="auto"/>
        <w:contextualSpacing/>
        <w:rPr>
          <w:bCs/>
          <w:szCs w:val="22"/>
          <w:shd w:val="clear" w:color="auto" w:fill="FFFFFF"/>
        </w:rPr>
      </w:pPr>
    </w:p>
    <w:p w14:paraId="1B972E86" w14:textId="77777777" w:rsidR="00267A05" w:rsidRPr="00267A05" w:rsidRDefault="00267A05" w:rsidP="00267A05">
      <w:pPr>
        <w:tabs>
          <w:tab w:val="left" w:pos="8647"/>
        </w:tabs>
        <w:spacing w:after="0" w:line="240" w:lineRule="auto"/>
        <w:contextualSpacing/>
        <w:rPr>
          <w:b/>
          <w:szCs w:val="22"/>
          <w:shd w:val="clear" w:color="auto" w:fill="FFFFFF"/>
        </w:rPr>
      </w:pPr>
      <w:r w:rsidRPr="00267A05">
        <w:rPr>
          <w:b/>
          <w:szCs w:val="22"/>
          <w:shd w:val="clear" w:color="auto" w:fill="FFFFFF"/>
        </w:rPr>
        <w:t>Цирроз класса С по классификации Чайлд-Пью-Туркотт</w:t>
      </w:r>
    </w:p>
    <w:p w14:paraId="11E0807C" w14:textId="77777777" w:rsidR="00267A05" w:rsidRPr="00267A05" w:rsidRDefault="00267A05" w:rsidP="00267A05">
      <w:pPr>
        <w:tabs>
          <w:tab w:val="left" w:pos="8647"/>
        </w:tabs>
        <w:spacing w:after="0" w:line="240" w:lineRule="auto"/>
        <w:contextualSpacing/>
        <w:rPr>
          <w:bCs/>
          <w:szCs w:val="22"/>
          <w:shd w:val="clear" w:color="auto" w:fill="FFFFFF"/>
        </w:rPr>
      </w:pPr>
    </w:p>
    <w:p w14:paraId="6CADBDB1" w14:textId="64468AE8" w:rsidR="00267A05" w:rsidRPr="00267A05" w:rsidRDefault="00E05485">
      <w:pPr>
        <w:spacing w:after="0" w:line="240" w:lineRule="auto"/>
        <w:contextualSpacing/>
        <w:rPr>
          <w:bCs/>
          <w:szCs w:val="22"/>
          <w:shd w:val="clear" w:color="auto" w:fill="FFFFFF"/>
        </w:rPr>
        <w:pPrChange w:id="7354" w:author="Абрамова Анна Андреевна" w:date="2024-05-15T17:35:00Z">
          <w:pPr>
            <w:tabs>
              <w:tab w:val="left" w:pos="8647"/>
            </w:tabs>
            <w:spacing w:after="0" w:line="240" w:lineRule="auto"/>
            <w:contextualSpacing/>
          </w:pPr>
        </w:pPrChange>
      </w:pPr>
      <w:ins w:id="7355" w:author="Абрамова Анна Андреевна" w:date="2024-05-15T17:35:00Z">
        <w:r>
          <w:rPr>
            <w:bCs/>
            <w:szCs w:val="22"/>
            <w:shd w:val="clear" w:color="auto" w:fill="FFFFFF"/>
          </w:rPr>
          <w:tab/>
        </w:r>
      </w:ins>
      <w:r w:rsidR="00267A05" w:rsidRPr="00267A05">
        <w:rPr>
          <w:bCs/>
          <w:szCs w:val="22"/>
          <w:shd w:val="clear" w:color="auto" w:fill="FFFFFF"/>
        </w:rPr>
        <w:t xml:space="preserve">Безопасность и эффективность препарата </w:t>
      </w:r>
      <w:r w:rsidR="00267A05">
        <w:rPr>
          <w:bCs/>
          <w:szCs w:val="22"/>
          <w:shd w:val="clear" w:color="auto" w:fill="FFFFFF"/>
        </w:rPr>
        <w:t>софосбувир+велтапасвир</w:t>
      </w:r>
      <w:r w:rsidR="00267A05" w:rsidRPr="00267A05">
        <w:rPr>
          <w:bCs/>
          <w:szCs w:val="22"/>
          <w:shd w:val="clear" w:color="auto" w:fill="FFFFFF"/>
        </w:rPr>
        <w:t xml:space="preserve"> не оценивалась у пациентов с циррозом класса С по классификации Чайлд-Пью-Туркотт</w:t>
      </w:r>
      <w:r w:rsidR="00267A05">
        <w:rPr>
          <w:bCs/>
          <w:szCs w:val="22"/>
          <w:shd w:val="clear" w:color="auto" w:fill="FFFFFF"/>
        </w:rPr>
        <w:t>.</w:t>
      </w:r>
    </w:p>
    <w:p w14:paraId="6053310A" w14:textId="77777777" w:rsidR="00267A05" w:rsidRPr="00267A05" w:rsidRDefault="00267A05" w:rsidP="00267A05">
      <w:pPr>
        <w:tabs>
          <w:tab w:val="left" w:pos="8647"/>
        </w:tabs>
        <w:spacing w:after="0" w:line="240" w:lineRule="auto"/>
        <w:contextualSpacing/>
        <w:rPr>
          <w:bCs/>
          <w:szCs w:val="22"/>
          <w:shd w:val="clear" w:color="auto" w:fill="FFFFFF"/>
        </w:rPr>
      </w:pPr>
    </w:p>
    <w:p w14:paraId="728D26EB" w14:textId="77777777" w:rsidR="00267A05" w:rsidRPr="00267A05" w:rsidRDefault="00267A05" w:rsidP="00267A05">
      <w:pPr>
        <w:tabs>
          <w:tab w:val="left" w:pos="8647"/>
        </w:tabs>
        <w:spacing w:after="0" w:line="240" w:lineRule="auto"/>
        <w:contextualSpacing/>
        <w:rPr>
          <w:b/>
          <w:szCs w:val="22"/>
          <w:shd w:val="clear" w:color="auto" w:fill="FFFFFF"/>
        </w:rPr>
      </w:pPr>
      <w:r w:rsidRPr="00267A05">
        <w:rPr>
          <w:b/>
          <w:szCs w:val="22"/>
          <w:shd w:val="clear" w:color="auto" w:fill="FFFFFF"/>
        </w:rPr>
        <w:t>Пациенты, перенесшие трансплантацию печени</w:t>
      </w:r>
    </w:p>
    <w:p w14:paraId="2C1B00DB" w14:textId="77777777" w:rsidR="00267A05" w:rsidRPr="00267A05" w:rsidRDefault="00267A05" w:rsidP="00267A05">
      <w:pPr>
        <w:tabs>
          <w:tab w:val="left" w:pos="8647"/>
        </w:tabs>
        <w:spacing w:after="0" w:line="240" w:lineRule="auto"/>
        <w:contextualSpacing/>
        <w:rPr>
          <w:bCs/>
          <w:szCs w:val="22"/>
          <w:shd w:val="clear" w:color="auto" w:fill="FFFFFF"/>
        </w:rPr>
      </w:pPr>
    </w:p>
    <w:p w14:paraId="04B7555A" w14:textId="3FC94100" w:rsidR="00267A05" w:rsidRPr="00267A05" w:rsidRDefault="00E05485">
      <w:pPr>
        <w:spacing w:after="0" w:line="240" w:lineRule="auto"/>
        <w:contextualSpacing/>
        <w:rPr>
          <w:bCs/>
          <w:szCs w:val="22"/>
          <w:shd w:val="clear" w:color="auto" w:fill="FFFFFF"/>
        </w:rPr>
        <w:pPrChange w:id="7356" w:author="Абрамова Анна Андреевна" w:date="2024-05-15T17:35:00Z">
          <w:pPr>
            <w:tabs>
              <w:tab w:val="left" w:pos="8647"/>
            </w:tabs>
            <w:spacing w:after="0" w:line="240" w:lineRule="auto"/>
            <w:contextualSpacing/>
          </w:pPr>
        </w:pPrChange>
      </w:pPr>
      <w:ins w:id="7357" w:author="Абрамова Анна Андреевна" w:date="2024-05-15T17:35:00Z">
        <w:r>
          <w:rPr>
            <w:bCs/>
            <w:szCs w:val="22"/>
            <w:shd w:val="clear" w:color="auto" w:fill="FFFFFF"/>
          </w:rPr>
          <w:tab/>
        </w:r>
      </w:ins>
      <w:r w:rsidR="00267A05" w:rsidRPr="00267A05">
        <w:rPr>
          <w:bCs/>
          <w:szCs w:val="22"/>
          <w:shd w:val="clear" w:color="auto" w:fill="FFFFFF"/>
        </w:rPr>
        <w:t xml:space="preserve">Безопасность и эффективность препарата </w:t>
      </w:r>
      <w:r w:rsidR="00267A05">
        <w:rPr>
          <w:bCs/>
          <w:szCs w:val="22"/>
          <w:shd w:val="clear" w:color="auto" w:fill="FFFFFF"/>
        </w:rPr>
        <w:t>софосбувир+велтапасвир</w:t>
      </w:r>
      <w:r w:rsidR="00267A05" w:rsidRPr="00267A05">
        <w:rPr>
          <w:bCs/>
          <w:szCs w:val="22"/>
          <w:shd w:val="clear" w:color="auto" w:fill="FFFFFF"/>
        </w:rPr>
        <w:t xml:space="preserve"> у пациентов, инфицированных ВГС, перенесших трансплантацию печени, не оценивалась. При принятии решения относительно лечения с применением препарата </w:t>
      </w:r>
      <w:r w:rsidR="00267A05">
        <w:rPr>
          <w:bCs/>
          <w:szCs w:val="22"/>
          <w:shd w:val="clear" w:color="auto" w:fill="FFFFFF"/>
        </w:rPr>
        <w:t>софосбувир+велтапасвир</w:t>
      </w:r>
      <w:r w:rsidR="00267A05" w:rsidRPr="00267A05">
        <w:rPr>
          <w:bCs/>
          <w:szCs w:val="22"/>
          <w:shd w:val="clear" w:color="auto" w:fill="FFFFFF"/>
        </w:rPr>
        <w:t xml:space="preserve"> согласно рекомендуемому дозированию</w:t>
      </w:r>
      <w:r w:rsidR="00267A05">
        <w:rPr>
          <w:bCs/>
          <w:szCs w:val="22"/>
          <w:shd w:val="clear" w:color="auto" w:fill="FFFFFF"/>
        </w:rPr>
        <w:t xml:space="preserve">, </w:t>
      </w:r>
      <w:r w:rsidR="00267A05" w:rsidRPr="00267A05">
        <w:rPr>
          <w:bCs/>
          <w:szCs w:val="22"/>
          <w:shd w:val="clear" w:color="auto" w:fill="FFFFFF"/>
        </w:rPr>
        <w:t>следует руководствоваться оценкой потенциальных рисков и пользы для каждого пациента.</w:t>
      </w:r>
    </w:p>
    <w:p w14:paraId="50F924AE" w14:textId="77777777" w:rsidR="00267A05" w:rsidRPr="00B10C83" w:rsidRDefault="00267A05" w:rsidP="00240D59">
      <w:pPr>
        <w:tabs>
          <w:tab w:val="left" w:pos="8647"/>
        </w:tabs>
        <w:spacing w:after="0" w:line="240" w:lineRule="auto"/>
        <w:ind w:firstLine="709"/>
        <w:contextualSpacing/>
        <w:rPr>
          <w:b/>
          <w:szCs w:val="22"/>
          <w:shd w:val="clear" w:color="auto" w:fill="FFFFFF"/>
        </w:rPr>
      </w:pPr>
    </w:p>
    <w:p w14:paraId="6A9D8C2A" w14:textId="116CD0DE" w:rsidR="0025168A" w:rsidRPr="0092765E" w:rsidRDefault="007E5987" w:rsidP="00240D59">
      <w:pPr>
        <w:pStyle w:val="Heading3"/>
        <w:spacing w:before="0" w:after="0" w:line="240" w:lineRule="auto"/>
        <w:contextualSpacing/>
        <w:rPr>
          <w:rFonts w:ascii="Times New Roman" w:hAnsi="Times New Roman"/>
        </w:rPr>
      </w:pPr>
      <w:bookmarkStart w:id="7358" w:name="_Toc164610001"/>
      <w:r>
        <w:rPr>
          <w:rFonts w:ascii="Times New Roman" w:hAnsi="Times New Roman"/>
        </w:rPr>
        <w:t>5.3.9</w:t>
      </w:r>
      <w:r w:rsidR="004B5CC9" w:rsidRPr="0092765E">
        <w:rPr>
          <w:rFonts w:ascii="Times New Roman" w:hAnsi="Times New Roman"/>
        </w:rPr>
        <w:t>.</w:t>
      </w:r>
      <w:r w:rsidR="0025168A" w:rsidRPr="0092765E">
        <w:rPr>
          <w:rFonts w:ascii="Times New Roman" w:hAnsi="Times New Roman"/>
        </w:rPr>
        <w:t xml:space="preserve"> Влияние на способность управлять транспортными средствами и механизмами</w:t>
      </w:r>
      <w:bookmarkEnd w:id="7336"/>
      <w:bookmarkEnd w:id="7358"/>
    </w:p>
    <w:p w14:paraId="523D807B" w14:textId="77777777" w:rsidR="00240D59" w:rsidRDefault="00240D59" w:rsidP="00240D59">
      <w:pPr>
        <w:pStyle w:val="NormalWeb"/>
        <w:spacing w:before="0" w:beforeAutospacing="0" w:after="0" w:afterAutospacing="0"/>
        <w:ind w:firstLine="708"/>
        <w:jc w:val="both"/>
      </w:pPr>
    </w:p>
    <w:p w14:paraId="2D62798D" w14:textId="59B67446" w:rsidR="00267A05" w:rsidRDefault="00E05485">
      <w:pPr>
        <w:spacing w:after="0" w:line="240" w:lineRule="auto"/>
        <w:contextualSpacing/>
        <w:rPr>
          <w:b/>
          <w:szCs w:val="22"/>
          <w:shd w:val="clear" w:color="auto" w:fill="FFFFFF"/>
        </w:rPr>
        <w:pPrChange w:id="7359" w:author="Абрамова Анна Андреевна" w:date="2024-05-15T17:35:00Z">
          <w:pPr>
            <w:tabs>
              <w:tab w:val="left" w:pos="8647"/>
            </w:tabs>
            <w:spacing w:after="0" w:line="240" w:lineRule="auto"/>
            <w:contextualSpacing/>
          </w:pPr>
        </w:pPrChange>
      </w:pPr>
      <w:ins w:id="7360" w:author="Абрамова Анна Андреевна" w:date="2024-05-15T17:35:00Z">
        <w:r>
          <w:rPr>
            <w:bCs/>
            <w:szCs w:val="22"/>
            <w:shd w:val="clear" w:color="auto" w:fill="FFFFFF"/>
          </w:rPr>
          <w:tab/>
        </w:r>
      </w:ins>
      <w:r w:rsidR="00267A05" w:rsidRPr="00267A05">
        <w:rPr>
          <w:bCs/>
          <w:szCs w:val="22"/>
          <w:shd w:val="clear" w:color="auto" w:fill="FFFFFF"/>
        </w:rPr>
        <w:t xml:space="preserve">Препарат </w:t>
      </w:r>
      <w:r w:rsidR="00267A05">
        <w:rPr>
          <w:bCs/>
          <w:szCs w:val="22"/>
          <w:shd w:val="clear" w:color="auto" w:fill="FFFFFF"/>
        </w:rPr>
        <w:t>софосбувир+велпатасвир</w:t>
      </w:r>
      <w:r w:rsidR="00267A05" w:rsidRPr="00267A05">
        <w:rPr>
          <w:bCs/>
          <w:szCs w:val="22"/>
          <w:shd w:val="clear" w:color="auto" w:fill="FFFFFF"/>
        </w:rPr>
        <w:t xml:space="preserve"> не оказывает или оказывает умеренное влияние на способность управлять транспортными средствами и механизмами.</w:t>
      </w:r>
    </w:p>
    <w:p w14:paraId="3A23AB23" w14:textId="78821A07" w:rsidR="00511EF5" w:rsidRPr="00C67B25" w:rsidDel="00FB50A0" w:rsidRDefault="00511EF5" w:rsidP="00511EF5">
      <w:pPr>
        <w:rPr>
          <w:ins w:id="7361" w:author="Belolipetskaya, Elena" w:date="2024-05-06T19:41:00Z"/>
          <w:del w:id="7362" w:author="Абрамова Анна Андреевна" w:date="2024-05-15T01:08:00Z"/>
          <w:highlight w:val="yellow"/>
        </w:rPr>
      </w:pPr>
    </w:p>
    <w:p w14:paraId="322D680B" w14:textId="77777777" w:rsidR="009570B7" w:rsidRPr="00511EF5" w:rsidRDefault="009570B7" w:rsidP="00511EF5">
      <w:pPr>
        <w:rPr>
          <w:highlight w:val="yellow"/>
        </w:rPr>
        <w:sectPr w:rsidR="009570B7" w:rsidRPr="00511EF5" w:rsidSect="001A202B">
          <w:footnotePr>
            <w:pos w:val="beneathText"/>
          </w:footnotePr>
          <w:type w:val="continuous"/>
          <w:pgSz w:w="11906" w:h="16838"/>
          <w:pgMar w:top="1134" w:right="851" w:bottom="1134" w:left="1701" w:header="709" w:footer="709" w:gutter="0"/>
          <w:cols w:space="708"/>
          <w:docGrid w:linePitch="360"/>
        </w:sectPr>
      </w:pPr>
    </w:p>
    <w:p w14:paraId="3C9C425A" w14:textId="40A5F7E4" w:rsidR="008B7FBF" w:rsidRPr="00D82EE5" w:rsidRDefault="008B7FBF">
      <w:pPr>
        <w:pStyle w:val="Heading1"/>
        <w:spacing w:line="240" w:lineRule="auto"/>
        <w:contextualSpacing/>
        <w:rPr>
          <w:rStyle w:val="src"/>
          <w:rFonts w:cs="Times New Roman"/>
          <w:color w:val="000000" w:themeColor="text1"/>
          <w:szCs w:val="24"/>
        </w:rPr>
      </w:pPr>
      <w:bookmarkStart w:id="7363" w:name="_Toc164610002"/>
      <w:r w:rsidRPr="00D82EE5">
        <w:rPr>
          <w:rStyle w:val="src"/>
          <w:rFonts w:cs="Times New Roman"/>
          <w:color w:val="000000" w:themeColor="text1"/>
          <w:szCs w:val="24"/>
        </w:rPr>
        <w:t>6. ЗАКЛЮЧЕНИЕ</w:t>
      </w:r>
      <w:bookmarkEnd w:id="7363"/>
    </w:p>
    <w:p w14:paraId="5E362E8B" w14:textId="3213DB33" w:rsidR="002B0F17" w:rsidRDefault="002B0F17" w:rsidP="00240D59">
      <w:pPr>
        <w:spacing w:after="0" w:line="240" w:lineRule="auto"/>
        <w:ind w:firstLine="709"/>
        <w:contextualSpacing/>
        <w:rPr>
          <w:rFonts w:eastAsia="Times New Roman"/>
          <w:color w:val="FF0000"/>
          <w:szCs w:val="28"/>
          <w:lang w:eastAsia="ar-SA"/>
        </w:rPr>
      </w:pPr>
      <w:r>
        <w:rPr>
          <w:rStyle w:val="rynqvb"/>
        </w:rPr>
        <w:t xml:space="preserve">Безинтерфероновые схемы сочетают в себе различные противовирусные препараты прямого действия (ПППД), которые нацелены на основные вирусные белки, участвующие </w:t>
      </w:r>
      <w:r>
        <w:rPr>
          <w:rStyle w:val="rynqvb"/>
        </w:rPr>
        <w:lastRenderedPageBreak/>
        <w:t>в цикле р</w:t>
      </w:r>
      <w:r w:rsidR="004F7983">
        <w:rPr>
          <w:rStyle w:val="rynqvb"/>
        </w:rPr>
        <w:t>епликации вируса гепатита С (</w:t>
      </w:r>
      <w:r>
        <w:rPr>
          <w:rStyle w:val="rynqvb"/>
        </w:rPr>
        <w:t>ингибиторы протеазы NS3/4A (</w:t>
      </w:r>
      <w:r w:rsidR="004F7983">
        <w:rPr>
          <w:rStyle w:val="rynqvb"/>
        </w:rPr>
        <w:t>гразопревир,</w:t>
      </w:r>
      <w:r w:rsidR="00D70E8E">
        <w:rPr>
          <w:rStyle w:val="rynqvb"/>
        </w:rPr>
        <w:t xml:space="preserve"> </w:t>
      </w:r>
      <w:r>
        <w:rPr>
          <w:rStyle w:val="rynqvb"/>
        </w:rPr>
        <w:t>симепревир или паритапревир, усиленный ритонавиром), нуклеоз(т)идные (софосбувир) и ненуклеоз(т)идные (дасабувир) ингибиторы полимеразы NS5B, ингибиторы комплекса репликации NS5A (даклатасвир, ледипасвир, элбасвир, велпатасвир).</w:t>
      </w:r>
      <w:r>
        <w:rPr>
          <w:rStyle w:val="hwtze"/>
        </w:rPr>
        <w:t xml:space="preserve"> </w:t>
      </w:r>
      <w:r>
        <w:rPr>
          <w:rStyle w:val="rynqvb"/>
        </w:rPr>
        <w:t>Комбинации двух или трех ПППД, назначаемые в течение 8–24 недель, достигают показателей устойчивого вирусологического ответа (УВО) более 90% при хорошей переносимости.</w:t>
      </w:r>
      <w:r>
        <w:rPr>
          <w:rStyle w:val="hwtze"/>
        </w:rPr>
        <w:t xml:space="preserve"> </w:t>
      </w:r>
    </w:p>
    <w:p w14:paraId="3DE16CA5" w14:textId="796C7C3A" w:rsidR="006E0EB9" w:rsidRPr="00D67D25" w:rsidRDefault="006E0EB9" w:rsidP="00240D59">
      <w:pPr>
        <w:spacing w:after="0" w:line="240" w:lineRule="auto"/>
        <w:ind w:firstLine="709"/>
        <w:rPr>
          <w:bCs/>
          <w:szCs w:val="28"/>
        </w:rPr>
      </w:pPr>
      <w:r w:rsidRPr="00255B94">
        <w:rPr>
          <w:rStyle w:val="FontStyle52"/>
          <w:sz w:val="24"/>
          <w:szCs w:val="28"/>
        </w:rPr>
        <w:t xml:space="preserve">Проведенные исследования на животных продемонстрировали высокую безопасность действующего вещества. </w:t>
      </w:r>
      <w:r w:rsidR="005928B9" w:rsidRPr="00681261">
        <w:rPr>
          <w:color w:val="000000"/>
        </w:rPr>
        <w:t>Официальных исследований токсичности при однократном применении</w:t>
      </w:r>
      <w:r w:rsidR="005928B9" w:rsidRPr="00CF323B">
        <w:rPr>
          <w:color w:val="000000"/>
        </w:rPr>
        <w:t xml:space="preserve"> </w:t>
      </w:r>
      <w:r w:rsidR="00A30F5C">
        <w:rPr>
          <w:color w:val="000000"/>
        </w:rPr>
        <w:t>софосбувира</w:t>
      </w:r>
      <w:r w:rsidR="005928B9">
        <w:rPr>
          <w:color w:val="000000"/>
        </w:rPr>
        <w:t xml:space="preserve"> и </w:t>
      </w:r>
      <w:r w:rsidR="00A30F5C">
        <w:rPr>
          <w:color w:val="000000"/>
        </w:rPr>
        <w:t>велпатасвира</w:t>
      </w:r>
      <w:r w:rsidR="005928B9" w:rsidRPr="00681261">
        <w:rPr>
          <w:color w:val="000000"/>
        </w:rPr>
        <w:t xml:space="preserve"> не проводилось</w:t>
      </w:r>
      <w:r w:rsidRPr="0055466C">
        <w:rPr>
          <w:color w:val="FF0000"/>
          <w:szCs w:val="28"/>
          <w:lang w:eastAsia="ru-RU"/>
        </w:rPr>
        <w:t xml:space="preserve"> </w:t>
      </w:r>
      <w:r w:rsidRPr="00511EF5">
        <w:rPr>
          <w:szCs w:val="28"/>
        </w:rPr>
        <w:t xml:space="preserve">При изучении хронической токсичности </w:t>
      </w:r>
      <w:r w:rsidRPr="00511EF5">
        <w:rPr>
          <w:szCs w:val="28"/>
          <w:lang w:eastAsia="ru-RU" w:bidi="ru-RU"/>
        </w:rPr>
        <w:t>основные проявления токсичности включали</w:t>
      </w:r>
      <w:r w:rsidR="00A222B3" w:rsidRPr="00511EF5">
        <w:rPr>
          <w:szCs w:val="28"/>
          <w:lang w:eastAsia="ru-RU" w:bidi="ru-RU"/>
        </w:rPr>
        <w:t xml:space="preserve"> </w:t>
      </w:r>
      <w:r w:rsidR="00A222B3" w:rsidRPr="00511EF5">
        <w:rPr>
          <w:color w:val="000000"/>
        </w:rPr>
        <w:t>снижение м</w:t>
      </w:r>
      <w:r w:rsidR="00B90052" w:rsidRPr="00511EF5">
        <w:rPr>
          <w:color w:val="000000"/>
        </w:rPr>
        <w:t>ассы тела у животных</w:t>
      </w:r>
      <w:r w:rsidR="00A222B3" w:rsidRPr="00511EF5">
        <w:rPr>
          <w:color w:val="000000"/>
        </w:rPr>
        <w:t>, повышение уровня билирубина</w:t>
      </w:r>
      <w:r w:rsidR="006B2165" w:rsidRPr="00511EF5">
        <w:rPr>
          <w:color w:val="000000"/>
        </w:rPr>
        <w:t xml:space="preserve">, </w:t>
      </w:r>
      <w:r w:rsidR="00511EF5" w:rsidRPr="00511EF5">
        <w:rPr>
          <w:color w:val="000000"/>
        </w:rPr>
        <w:t>диарею, изменение лабораторных показателей (повышение уровня альбмина, повышение холестерина, глюкозы</w:t>
      </w:r>
      <w:r w:rsidR="00511EF5" w:rsidRPr="00511EF5">
        <w:rPr>
          <w:szCs w:val="28"/>
          <w:lang w:eastAsia="ru-RU" w:bidi="ru-RU"/>
        </w:rPr>
        <w:t>), раздражение ЖКТ, нарушение со стороны крови,</w:t>
      </w:r>
      <w:r w:rsidRPr="00511EF5">
        <w:rPr>
          <w:szCs w:val="28"/>
          <w:lang w:eastAsia="ru-RU" w:bidi="ru-RU"/>
        </w:rPr>
        <w:t xml:space="preserve"> развивавшиеся только у отдельных видов животных или на фоне достаточно высоких значений экспозиции, не имевших клинической значимости в случае</w:t>
      </w:r>
      <w:r w:rsidRPr="00D67D25">
        <w:rPr>
          <w:szCs w:val="28"/>
          <w:lang w:eastAsia="ru-RU" w:bidi="ru-RU"/>
        </w:rPr>
        <w:t xml:space="preserve"> </w:t>
      </w:r>
    </w:p>
    <w:p w14:paraId="0C11D52E" w14:textId="77777777" w:rsidR="006E0EB9" w:rsidRPr="006C6198" w:rsidRDefault="006E0EB9" w:rsidP="00240D59">
      <w:pPr>
        <w:spacing w:after="0" w:line="240" w:lineRule="auto"/>
        <w:ind w:firstLine="709"/>
        <w:rPr>
          <w:szCs w:val="28"/>
        </w:rPr>
      </w:pPr>
      <w:r w:rsidRPr="00D67D25">
        <w:rPr>
          <w:szCs w:val="28"/>
        </w:rPr>
        <w:t>Вспомогательные вещества, входящие в состав исслед</w:t>
      </w:r>
      <w:r w:rsidRPr="006C6198">
        <w:rPr>
          <w:szCs w:val="28"/>
        </w:rPr>
        <w:t>уемого препарата, безопасны и хорошо изучены.</w:t>
      </w:r>
    </w:p>
    <w:p w14:paraId="683D2108" w14:textId="22E04D64" w:rsidR="006E0EB9" w:rsidRPr="00950F88" w:rsidRDefault="00A30F5C">
      <w:pPr>
        <w:spacing w:after="0" w:line="240" w:lineRule="auto"/>
        <w:ind w:firstLine="709"/>
        <w:rPr>
          <w:color w:val="000000" w:themeColor="text1"/>
          <w:szCs w:val="28"/>
        </w:rPr>
      </w:pPr>
      <w:r>
        <w:rPr>
          <w:szCs w:val="28"/>
        </w:rPr>
        <w:t>Софосбувир</w:t>
      </w:r>
      <w:r w:rsidR="00533A19" w:rsidRPr="00533A19">
        <w:rPr>
          <w:szCs w:val="28"/>
        </w:rPr>
        <w:t>+</w:t>
      </w:r>
      <w:r>
        <w:rPr>
          <w:szCs w:val="28"/>
        </w:rPr>
        <w:t>велпатасвир</w:t>
      </w:r>
      <w:r w:rsidR="00533A19" w:rsidRPr="00533A19">
        <w:rPr>
          <w:szCs w:val="28"/>
        </w:rPr>
        <w:t xml:space="preserve"> был одобрен в США с 2016</w:t>
      </w:r>
      <w:r w:rsidR="006E0EB9" w:rsidRPr="00533A19">
        <w:rPr>
          <w:szCs w:val="28"/>
        </w:rPr>
        <w:t xml:space="preserve"> года</w:t>
      </w:r>
      <w:r w:rsidR="00E879E4" w:rsidRPr="00E879E4">
        <w:rPr>
          <w:szCs w:val="28"/>
        </w:rPr>
        <w:t xml:space="preserve"> </w:t>
      </w:r>
      <w:r w:rsidR="00E879E4">
        <w:t>и применяется для лечения вирусного гепатита С</w:t>
      </w:r>
      <w:r w:rsidRPr="00A30F5C">
        <w:rPr>
          <w:color w:val="000000" w:themeColor="text1"/>
          <w:szCs w:val="28"/>
        </w:rPr>
        <w:t>.</w:t>
      </w:r>
      <w:r w:rsidR="006E0EB9" w:rsidRPr="0055466C">
        <w:rPr>
          <w:color w:val="FF0000"/>
          <w:szCs w:val="28"/>
        </w:rPr>
        <w:t xml:space="preserve"> </w:t>
      </w:r>
      <w:r w:rsidR="00950F88" w:rsidRPr="002A1CBE">
        <w:rPr>
          <w:color w:val="000000" w:themeColor="text1"/>
          <w:szCs w:val="28"/>
        </w:rPr>
        <w:t>Долгоср</w:t>
      </w:r>
      <w:r w:rsidR="00950F88">
        <w:rPr>
          <w:color w:val="000000" w:themeColor="text1"/>
          <w:szCs w:val="28"/>
        </w:rPr>
        <w:t xml:space="preserve">очные исследования </w:t>
      </w:r>
      <w:r>
        <w:rPr>
          <w:color w:val="000000" w:themeColor="text1"/>
          <w:szCs w:val="28"/>
        </w:rPr>
        <w:t>софосбувира</w:t>
      </w:r>
      <w:r w:rsidR="00950F88">
        <w:rPr>
          <w:color w:val="000000" w:themeColor="text1"/>
          <w:szCs w:val="28"/>
        </w:rPr>
        <w:t>+</w:t>
      </w:r>
      <w:r>
        <w:rPr>
          <w:color w:val="000000" w:themeColor="text1"/>
          <w:szCs w:val="28"/>
        </w:rPr>
        <w:t xml:space="preserve">велпатасвира </w:t>
      </w:r>
      <w:r w:rsidR="00950F88" w:rsidRPr="002A1CBE">
        <w:rPr>
          <w:color w:val="000000" w:themeColor="text1"/>
          <w:szCs w:val="28"/>
        </w:rPr>
        <w:t>не выявили важных сигналов по безопасности или непредвиденных рисков, связанных с дл</w:t>
      </w:r>
      <w:r w:rsidR="00950F88">
        <w:rPr>
          <w:color w:val="000000" w:themeColor="text1"/>
          <w:szCs w:val="28"/>
        </w:rPr>
        <w:t>ительным применением препарата.</w:t>
      </w:r>
    </w:p>
    <w:p w14:paraId="0C29191C" w14:textId="1ABCBDA0" w:rsidR="006E0EB9" w:rsidRPr="00721161" w:rsidRDefault="006E0EB9" w:rsidP="00D53E19">
      <w:pPr>
        <w:spacing w:after="0" w:line="240" w:lineRule="auto"/>
        <w:ind w:firstLine="708"/>
        <w:rPr>
          <w:sz w:val="48"/>
          <w:szCs w:val="48"/>
          <w:lang w:eastAsia="ru-RU"/>
        </w:rPr>
      </w:pPr>
      <w:r w:rsidRPr="0055466C">
        <w:t>Препарат, в целом, отл</w:t>
      </w:r>
      <w:r w:rsidR="00721161">
        <w:t>ичается хорошей переносимостью</w:t>
      </w:r>
      <w:r w:rsidR="00A30F5C" w:rsidRPr="00A30F5C">
        <w:t xml:space="preserve"> </w:t>
      </w:r>
      <w:r w:rsidR="00A30F5C">
        <w:t>по результатам ряда исследований Фазы 3 A</w:t>
      </w:r>
      <w:r w:rsidR="00A30F5C">
        <w:rPr>
          <w:lang w:val="en-US"/>
        </w:rPr>
        <w:t>STRAL</w:t>
      </w:r>
      <w:r w:rsidR="00A30F5C">
        <w:t xml:space="preserve">, </w:t>
      </w:r>
      <w:r w:rsidR="00A30F5C" w:rsidRPr="00A30F5C">
        <w:t>исследований</w:t>
      </w:r>
      <w:r w:rsidR="00A30F5C">
        <w:t xml:space="preserve"> отдельного препарата софосбувира (18 </w:t>
      </w:r>
      <w:r w:rsidR="00A30F5C" w:rsidRPr="00D3445C">
        <w:rPr>
          <w:color w:val="000000"/>
        </w:rPr>
        <w:t>клинико-фармакологических исследований</w:t>
      </w:r>
      <w:r w:rsidR="00A30F5C">
        <w:rPr>
          <w:color w:val="000000"/>
        </w:rPr>
        <w:t xml:space="preserve"> </w:t>
      </w:r>
      <w:r w:rsidR="00A30F5C" w:rsidRPr="00D3445C">
        <w:rPr>
          <w:color w:val="000000"/>
        </w:rPr>
        <w:t xml:space="preserve">в качестве монотерапии или в комбинации с пэг-ИФН и/или </w:t>
      </w:r>
      <w:r w:rsidR="00A30F5C">
        <w:rPr>
          <w:color w:val="000000"/>
        </w:rPr>
        <w:t xml:space="preserve">рибавирином), исследований отдельного препарата велпатасвира (9 </w:t>
      </w:r>
      <w:r w:rsidR="00A30F5C" w:rsidRPr="00D3445C">
        <w:rPr>
          <w:color w:val="000000"/>
        </w:rPr>
        <w:t>клинико-фармакологических исследований</w:t>
      </w:r>
      <w:r w:rsidR="00A30F5C">
        <w:rPr>
          <w:color w:val="000000"/>
        </w:rPr>
        <w:t>).</w:t>
      </w:r>
      <w:r w:rsidR="00721161">
        <w:t xml:space="preserve"> </w:t>
      </w:r>
    </w:p>
    <w:p w14:paraId="3CD9B356" w14:textId="62785E3C" w:rsidR="00390C40" w:rsidRPr="00390C40" w:rsidRDefault="00390C40">
      <w:pPr>
        <w:spacing w:after="0" w:line="240" w:lineRule="auto"/>
        <w:ind w:firstLine="709"/>
        <w:rPr>
          <w:color w:val="000000" w:themeColor="text1"/>
        </w:rPr>
      </w:pPr>
      <w:r w:rsidRPr="00284823">
        <w:rPr>
          <w:color w:val="000000" w:themeColor="text1"/>
        </w:rPr>
        <w:t xml:space="preserve">Имеющаяся информация свидетельствует, о том, что </w:t>
      </w:r>
      <w:r>
        <w:rPr>
          <w:color w:val="000000" w:themeColor="text1"/>
        </w:rPr>
        <w:t xml:space="preserve">оригинальный препарат </w:t>
      </w:r>
      <w:r w:rsidR="00A30F5C">
        <w:rPr>
          <w:color w:val="000000" w:themeColor="text1"/>
        </w:rPr>
        <w:t>софосбувира+велпатасвира</w:t>
      </w:r>
      <w:r w:rsidRPr="00284823">
        <w:rPr>
          <w:color w:val="000000" w:themeColor="text1"/>
        </w:rPr>
        <w:t xml:space="preserve"> (препарат </w:t>
      </w:r>
      <w:r w:rsidR="00A30F5C" w:rsidRPr="00A30F5C">
        <w:rPr>
          <w:color w:val="000000" w:themeColor="text1"/>
        </w:rPr>
        <w:t>Эпклюза</w:t>
      </w:r>
      <w:r w:rsidRPr="00284823">
        <w:rPr>
          <w:color w:val="000000" w:themeColor="text1"/>
          <w:vertAlign w:val="superscript"/>
        </w:rPr>
        <w:t>®</w:t>
      </w:r>
      <w:r w:rsidRPr="00284823">
        <w:rPr>
          <w:color w:val="000000" w:themeColor="text1"/>
        </w:rPr>
        <w:t>) имеет изученный профиль токсичности и успешно применяется на территории Российской Федерации в соответствии с показаниями, описанными в инструкции по применению лекарственного препарата для медицинского применения.</w:t>
      </w:r>
    </w:p>
    <w:p w14:paraId="638F8437" w14:textId="353F4149" w:rsidR="00BC7E97" w:rsidRDefault="00A30F5C" w:rsidP="00240D59">
      <w:pPr>
        <w:spacing w:after="0" w:line="240" w:lineRule="auto"/>
        <w:ind w:firstLine="709"/>
        <w:rPr>
          <w:color w:val="000000" w:themeColor="text1"/>
        </w:rPr>
      </w:pPr>
      <w:r w:rsidRPr="00A30F5C">
        <w:rPr>
          <w:lang w:val="en-US" w:eastAsia="ru-RU"/>
        </w:rPr>
        <w:t>PT</w:t>
      </w:r>
      <w:r w:rsidRPr="00A30F5C">
        <w:rPr>
          <w:lang w:eastAsia="ru-RU"/>
        </w:rPr>
        <w:t>-</w:t>
      </w:r>
      <w:r w:rsidRPr="00A30F5C">
        <w:rPr>
          <w:lang w:val="en-US" w:eastAsia="ru-RU"/>
        </w:rPr>
        <w:t>SOVE</w:t>
      </w:r>
      <w:r w:rsidR="00BC7E97" w:rsidRPr="00D53E19">
        <w:rPr>
          <w:color w:val="000000" w:themeColor="text1"/>
        </w:rPr>
        <w:t xml:space="preserve">, </w:t>
      </w:r>
      <w:r w:rsidR="00BC7E97" w:rsidRPr="00D53E19">
        <w:t>таблетки,</w:t>
      </w:r>
      <w:r w:rsidR="00BC1BFC" w:rsidRPr="00D53E19">
        <w:t xml:space="preserve"> покрытые пленочной оболочкой</w:t>
      </w:r>
      <w:r w:rsidR="004D5326" w:rsidRPr="00D53E19">
        <w:t>,</w:t>
      </w:r>
      <w:r w:rsidR="00BC7E97" w:rsidRPr="00D53E19">
        <w:t xml:space="preserve"> </w:t>
      </w:r>
      <w:r>
        <w:t>4</w:t>
      </w:r>
      <w:r w:rsidR="00533A19" w:rsidRPr="00D53E19">
        <w:t>00</w:t>
      </w:r>
      <w:r w:rsidR="00240D59" w:rsidRPr="00D53E19">
        <w:t xml:space="preserve"> </w:t>
      </w:r>
      <w:r w:rsidR="00533A19" w:rsidRPr="00D53E19">
        <w:t>+</w:t>
      </w:r>
      <w:r w:rsidR="00240D59" w:rsidRPr="00D53E19">
        <w:t xml:space="preserve"> </w:t>
      </w:r>
      <w:r>
        <w:t>10</w:t>
      </w:r>
      <w:r w:rsidR="00BC7E97" w:rsidRPr="00D53E19">
        <w:t>0 мг</w:t>
      </w:r>
      <w:r w:rsidR="00BC7E97" w:rsidRPr="00D53E19">
        <w:rPr>
          <w:color w:val="000000" w:themeColor="text1"/>
        </w:rPr>
        <w:t xml:space="preserve"> (</w:t>
      </w:r>
      <w:r w:rsidR="00BC7E97" w:rsidRPr="00D53E19">
        <w:rPr>
          <w:lang w:eastAsia="ru-RU"/>
        </w:rPr>
        <w:t>АО «Р-Фарм», Россия</w:t>
      </w:r>
      <w:r w:rsidR="00BC7E97" w:rsidRPr="00D53E19">
        <w:rPr>
          <w:color w:val="000000" w:themeColor="text1"/>
        </w:rPr>
        <w:t>) представляет собой воспроизведенный препарат по отно</w:t>
      </w:r>
      <w:r w:rsidR="00734395" w:rsidRPr="00D53E19">
        <w:rPr>
          <w:color w:val="000000" w:themeColor="text1"/>
        </w:rPr>
        <w:t xml:space="preserve">шению к референтному препарату </w:t>
      </w:r>
      <w:r>
        <w:rPr>
          <w:color w:val="000000" w:themeColor="text1"/>
        </w:rPr>
        <w:t>софосбувира+велпатасвира</w:t>
      </w:r>
      <w:r w:rsidRPr="00284823">
        <w:rPr>
          <w:color w:val="000000" w:themeColor="text1"/>
        </w:rPr>
        <w:t xml:space="preserve"> </w:t>
      </w:r>
      <w:r w:rsidR="00BC7E97" w:rsidRPr="00D53E19">
        <w:rPr>
          <w:color w:val="000000" w:themeColor="text1"/>
        </w:rPr>
        <w:t xml:space="preserve">- </w:t>
      </w:r>
      <w:r w:rsidRPr="00A30F5C">
        <w:rPr>
          <w:color w:val="000000" w:themeColor="text1"/>
        </w:rPr>
        <w:t>Эпклюза</w:t>
      </w:r>
      <w:r w:rsidR="00FD58A7" w:rsidRPr="00D53E19">
        <w:rPr>
          <w:vertAlign w:val="superscript"/>
        </w:rPr>
        <w:t>®</w:t>
      </w:r>
      <w:r w:rsidR="00734395" w:rsidRPr="00D53E19">
        <w:t xml:space="preserve">, </w:t>
      </w:r>
      <w:r w:rsidR="004D5326" w:rsidRPr="00D53E19">
        <w:t xml:space="preserve">покрытые пленочной оболочкой, </w:t>
      </w:r>
      <w:r>
        <w:t>4</w:t>
      </w:r>
      <w:r w:rsidR="004D5326" w:rsidRPr="00D53E19">
        <w:t>00</w:t>
      </w:r>
      <w:r w:rsidR="00BD5573" w:rsidRPr="00D53E19">
        <w:t xml:space="preserve"> мг</w:t>
      </w:r>
      <w:r w:rsidR="00240D59" w:rsidRPr="00D53E19">
        <w:t xml:space="preserve"> </w:t>
      </w:r>
      <w:r w:rsidR="004D5326" w:rsidRPr="00D53E19">
        <w:t>+</w:t>
      </w:r>
      <w:r w:rsidR="00240D59" w:rsidRPr="00D53E19">
        <w:t xml:space="preserve"> </w:t>
      </w:r>
      <w:r>
        <w:t>10</w:t>
      </w:r>
      <w:r w:rsidR="004D5326" w:rsidRPr="00D53E19">
        <w:t>0 мг</w:t>
      </w:r>
      <w:r w:rsidR="00734395" w:rsidRPr="00D53E19">
        <w:t xml:space="preserve"> (</w:t>
      </w:r>
      <w:r w:rsidRPr="00A30F5C">
        <w:rPr>
          <w:lang w:eastAsia="ru-RU"/>
        </w:rPr>
        <w:t>Гилеад Сайенсиз Интернешнл Лтд., Великобритания</w:t>
      </w:r>
      <w:r w:rsidR="00734395" w:rsidRPr="00D53E19">
        <w:t>)</w:t>
      </w:r>
      <w:r w:rsidR="00BC7E97" w:rsidRPr="00D53E19">
        <w:rPr>
          <w:color w:val="000000" w:themeColor="text1"/>
        </w:rPr>
        <w:t xml:space="preserve">. </w:t>
      </w:r>
      <w:r w:rsidR="00BC7E97" w:rsidRPr="00A30F5C">
        <w:rPr>
          <w:color w:val="000000" w:themeColor="text1"/>
          <w:highlight w:val="yellow"/>
        </w:rPr>
        <w:t>Он полностью соответствует по качественному и количественному составу действующего и вспомогательных веществ, дозировке и форме выпуска</w:t>
      </w:r>
      <w:r w:rsidR="00BC7E97" w:rsidRPr="00D53E19">
        <w:rPr>
          <w:color w:val="000000" w:themeColor="text1"/>
        </w:rPr>
        <w:t xml:space="preserve"> препарату </w:t>
      </w:r>
      <w:r w:rsidRPr="00A30F5C">
        <w:rPr>
          <w:color w:val="000000" w:themeColor="text1"/>
        </w:rPr>
        <w:t>Эпклюза</w:t>
      </w:r>
      <w:r w:rsidR="00FD58A7" w:rsidRPr="00D53E19">
        <w:rPr>
          <w:vertAlign w:val="superscript"/>
        </w:rPr>
        <w:t>®</w:t>
      </w:r>
      <w:r w:rsidR="00BC7E97" w:rsidRPr="00D53E19">
        <w:rPr>
          <w:color w:val="000000" w:themeColor="text1"/>
        </w:rPr>
        <w:t xml:space="preserve">, </w:t>
      </w:r>
      <w:r w:rsidR="00A1451F" w:rsidRPr="00D53E19">
        <w:rPr>
          <w:color w:val="000000" w:themeColor="text1"/>
        </w:rPr>
        <w:t xml:space="preserve">имея </w:t>
      </w:r>
      <w:r w:rsidR="00A1451F" w:rsidRPr="00A30F5C">
        <w:rPr>
          <w:color w:val="000000" w:themeColor="text1"/>
          <w:highlight w:val="yellow"/>
        </w:rPr>
        <w:t>незначительные отличия в составе пленочной оболочки,</w:t>
      </w:r>
      <w:r w:rsidR="00A1451F" w:rsidRPr="00D53E19">
        <w:rPr>
          <w:color w:val="000000" w:themeColor="text1"/>
        </w:rPr>
        <w:t xml:space="preserve"> </w:t>
      </w:r>
      <w:r w:rsidR="00BC7E97" w:rsidRPr="00D53E19">
        <w:rPr>
          <w:color w:val="000000" w:themeColor="text1"/>
        </w:rPr>
        <w:t>а, следовательно, может быть рекомендован для проведения клинического исследования биоэквивалентности у добровольцев, с целью осуществления его последующей государственной регистрации.</w:t>
      </w:r>
    </w:p>
    <w:p w14:paraId="33303EA3" w14:textId="42DFC389" w:rsidR="0068169F" w:rsidRPr="00DA75AA" w:rsidRDefault="0068169F" w:rsidP="00240D59">
      <w:pPr>
        <w:spacing w:after="0" w:line="240" w:lineRule="auto"/>
        <w:ind w:firstLine="709"/>
        <w:rPr>
          <w:color w:val="000000"/>
        </w:rPr>
      </w:pPr>
      <w:r w:rsidRPr="00BA0F9F">
        <w:rPr>
          <w:bCs/>
          <w:lang w:eastAsia="ru-RU"/>
        </w:rPr>
        <w:t xml:space="preserve">Внедрение в клиническую практику нового воспроизведенного препарата </w:t>
      </w:r>
      <w:r w:rsidR="00A30F5C">
        <w:rPr>
          <w:color w:val="000000" w:themeColor="text1"/>
        </w:rPr>
        <w:t xml:space="preserve">софосбувира+велпатасвира </w:t>
      </w:r>
      <w:r w:rsidRPr="00BA0F9F">
        <w:rPr>
          <w:bCs/>
          <w:lang w:eastAsia="ru-RU"/>
        </w:rPr>
        <w:t>позволит снизить цену современной терапии</w:t>
      </w:r>
      <w:r>
        <w:rPr>
          <w:bCs/>
          <w:lang w:eastAsia="ru-RU"/>
        </w:rPr>
        <w:t xml:space="preserve"> вирусного гепатита С </w:t>
      </w:r>
      <w:r w:rsidRPr="00BA0F9F">
        <w:rPr>
          <w:bCs/>
          <w:lang w:eastAsia="ru-RU"/>
        </w:rPr>
        <w:t>и повысить её доступность.</w:t>
      </w:r>
    </w:p>
    <w:p w14:paraId="4BA0A99F" w14:textId="77777777" w:rsidR="00A457FB" w:rsidRPr="00284823" w:rsidRDefault="00A457FB" w:rsidP="00CD455C">
      <w:pPr>
        <w:pStyle w:val="Heading1"/>
      </w:pPr>
      <w:bookmarkStart w:id="7364" w:name="_Toc112015005"/>
      <w:bookmarkStart w:id="7365" w:name="_Toc115217996"/>
      <w:bookmarkStart w:id="7366" w:name="_Toc164610003"/>
      <w:r w:rsidRPr="00284823">
        <w:t>ПРИЛОЖЕНИЯ</w:t>
      </w:r>
      <w:bookmarkEnd w:id="7364"/>
      <w:bookmarkEnd w:id="7365"/>
      <w:bookmarkEnd w:id="7366"/>
      <w:r w:rsidRPr="00284823">
        <w:t xml:space="preserve"> </w:t>
      </w:r>
    </w:p>
    <w:p w14:paraId="6D98106D" w14:textId="77777777" w:rsidR="00A457FB" w:rsidRPr="00284823" w:rsidRDefault="00A457FB">
      <w:pPr>
        <w:keepNext/>
        <w:spacing w:after="0" w:line="240" w:lineRule="auto"/>
        <w:ind w:firstLine="709"/>
        <w:rPr>
          <w:color w:val="000000" w:themeColor="text1"/>
        </w:rPr>
      </w:pPr>
      <w:r w:rsidRPr="00284823">
        <w:rPr>
          <w:bCs/>
          <w:color w:val="000000" w:themeColor="text1"/>
          <w:kern w:val="32"/>
        </w:rPr>
        <w:t>Не применимо.</w:t>
      </w:r>
    </w:p>
    <w:p w14:paraId="0BA20E9F" w14:textId="77777777" w:rsidR="00BC7E97" w:rsidRPr="00E05485" w:rsidRDefault="00BC7E97">
      <w:pPr>
        <w:spacing w:after="0" w:line="240" w:lineRule="auto"/>
        <w:ind w:firstLine="708"/>
        <w:rPr>
          <w:color w:val="000000"/>
        </w:rPr>
      </w:pPr>
    </w:p>
    <w:sectPr w:rsidR="00BC7E97" w:rsidRPr="00E05485" w:rsidSect="001A202B">
      <w:type w:val="continuous"/>
      <w:pgSz w:w="11906" w:h="16838"/>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8" w:author="Belolipetskaya, Elena" w:date="2024-05-06T17:17:00Z" w:initials="BE">
    <w:p w14:paraId="6B29C7D9" w14:textId="442483DC" w:rsidR="00FE0F3F" w:rsidRDefault="00FE0F3F">
      <w:pPr>
        <w:pStyle w:val="CommentText"/>
      </w:pPr>
      <w:r>
        <w:rPr>
          <w:rStyle w:val="CommentReference"/>
        </w:rPr>
        <w:annotationRef/>
      </w:r>
      <w:r>
        <w:t>Введение без таблиц и рисунков</w:t>
      </w:r>
    </w:p>
  </w:comment>
  <w:comment w:id="233" w:author="Belolipetskaya, Elena" w:date="2024-05-06T17:37:00Z" w:initials="BE">
    <w:p w14:paraId="136AF5A2" w14:textId="13A6C4BD" w:rsidR="00FE0F3F" w:rsidRPr="00A91BD2" w:rsidRDefault="00FE0F3F">
      <w:pPr>
        <w:pStyle w:val="CommentText"/>
      </w:pPr>
      <w:r>
        <w:rPr>
          <w:rStyle w:val="CommentReference"/>
        </w:rPr>
        <w:annotationRef/>
      </w:r>
      <w:r>
        <w:t>Нужно расшифровать</w:t>
      </w:r>
    </w:p>
  </w:comment>
  <w:comment w:id="234" w:author="Абрамова Анна Андреевна" w:date="2024-05-14T22:42:00Z" w:initials="АА">
    <w:p w14:paraId="007DF17F" w14:textId="77777777" w:rsidR="00FE0F3F" w:rsidRDefault="00FE0F3F" w:rsidP="00FE0F3F">
      <w:pPr>
        <w:jc w:val="left"/>
      </w:pPr>
      <w:r>
        <w:rPr>
          <w:rStyle w:val="CommentReference"/>
        </w:rPr>
        <w:annotationRef/>
      </w:r>
      <w:r>
        <w:rPr>
          <w:color w:val="000000"/>
          <w:sz w:val="20"/>
          <w:szCs w:val="20"/>
        </w:rPr>
        <w:t>Готово</w:t>
      </w:r>
    </w:p>
  </w:comment>
  <w:comment w:id="258" w:author="Абрамова Анна Андреевна" w:date="2024-04-14T15:11:00Z" w:initials="АА">
    <w:p w14:paraId="0412829A" w14:textId="4A0480BD" w:rsidR="00FE0F3F" w:rsidRDefault="00FE0F3F" w:rsidP="000B382D">
      <w:pPr>
        <w:jc w:val="left"/>
      </w:pPr>
      <w:r>
        <w:rPr>
          <w:rStyle w:val="CommentReference"/>
        </w:rPr>
        <w:annotationRef/>
      </w:r>
      <w:r>
        <w:rPr>
          <w:sz w:val="20"/>
          <w:szCs w:val="20"/>
        </w:rPr>
        <w:t>Не нашла in vivo в отчетах EMA</w:t>
      </w:r>
    </w:p>
  </w:comment>
  <w:comment w:id="259" w:author="Belolipetskaya, Elena" w:date="2024-05-06T17:18:00Z" w:initials="BE">
    <w:p w14:paraId="79588346" w14:textId="3A35E038" w:rsidR="00FE0F3F" w:rsidRDefault="00FE0F3F">
      <w:pPr>
        <w:pStyle w:val="CommentText"/>
      </w:pPr>
      <w:r>
        <w:rPr>
          <w:rStyle w:val="CommentReference"/>
        </w:rPr>
        <w:annotationRef/>
      </w:r>
      <w:r>
        <w:t>Если нет этих данных, то они не представляются</w:t>
      </w:r>
    </w:p>
  </w:comment>
  <w:comment w:id="341" w:author="Belolipetskaya, Elena" w:date="2024-05-06T17:22:00Z" w:initials="BE">
    <w:p w14:paraId="72B730B6" w14:textId="04E28795" w:rsidR="00FE0F3F" w:rsidRDefault="00FE0F3F">
      <w:pPr>
        <w:pStyle w:val="CommentText"/>
      </w:pPr>
      <w:r>
        <w:rPr>
          <w:rStyle w:val="CommentReference"/>
        </w:rPr>
        <w:annotationRef/>
      </w:r>
      <w:r>
        <w:t>Тут и далее нужно поправить форматирование названий таблиц. Не должно быть пустых строк между таблицей и ееназванием, межстрочные интервалы должны быть одинарные</w:t>
      </w:r>
    </w:p>
  </w:comment>
  <w:comment w:id="342" w:author="Абрамова Анна Андреевна" w:date="2024-05-14T22:54:00Z" w:initials="АА">
    <w:p w14:paraId="0132FE3E" w14:textId="77777777" w:rsidR="00FE0F3F" w:rsidRDefault="00FE0F3F" w:rsidP="00FE0F3F">
      <w:pPr>
        <w:jc w:val="left"/>
      </w:pPr>
      <w:r>
        <w:rPr>
          <w:rStyle w:val="CommentReference"/>
        </w:rPr>
        <w:annotationRef/>
      </w:r>
      <w:r>
        <w:rPr>
          <w:color w:val="000000"/>
          <w:sz w:val="20"/>
          <w:szCs w:val="20"/>
        </w:rPr>
        <w:t>Готово</w:t>
      </w:r>
    </w:p>
  </w:comment>
  <w:comment w:id="354" w:author="Belolipetskaya, Elena" w:date="2024-05-06T18:17:00Z" w:initials="BE">
    <w:p w14:paraId="07A2C21B" w14:textId="468CFEFE" w:rsidR="00FE0F3F" w:rsidRDefault="00FE0F3F">
      <w:pPr>
        <w:pStyle w:val="CommentText"/>
      </w:pPr>
      <w:r>
        <w:rPr>
          <w:rStyle w:val="CommentReference"/>
        </w:rPr>
        <w:annotationRef/>
      </w:r>
      <w:r>
        <w:t>После заголовка жирным шрифтом следующий уровень – жирный курсивом</w:t>
      </w:r>
    </w:p>
  </w:comment>
  <w:comment w:id="397" w:author="Belolipetskaya, Elena" w:date="2024-05-06T17:26:00Z" w:initials="BE">
    <w:p w14:paraId="005CF0A9" w14:textId="7323F1B4" w:rsidR="00FE0F3F" w:rsidRDefault="00FE0F3F">
      <w:pPr>
        <w:pStyle w:val="CommentText"/>
      </w:pPr>
      <w:r>
        <w:rPr>
          <w:rStyle w:val="CommentReference"/>
        </w:rPr>
        <w:annotationRef/>
      </w:r>
      <w:r>
        <w:t>Шпка таблицы должна повторяться на новой странице</w:t>
      </w:r>
    </w:p>
  </w:comment>
  <w:comment w:id="487" w:author="Belolipetskaya, Elena" w:date="2024-05-06T18:19:00Z" w:initials="BE">
    <w:p w14:paraId="7E653800" w14:textId="39817D00" w:rsidR="00FE0F3F" w:rsidRDefault="00FE0F3F">
      <w:pPr>
        <w:pStyle w:val="CommentText"/>
      </w:pPr>
      <w:r>
        <w:rPr>
          <w:rStyle w:val="CommentReference"/>
        </w:rPr>
        <w:annotationRef/>
      </w:r>
      <w:r>
        <w:t>Просьба дальше поправить формат заголовков в соответствии с их уровнем</w:t>
      </w:r>
    </w:p>
  </w:comment>
  <w:comment w:id="496" w:author="Belolipetskaya, Elena" w:date="2024-05-06T17:27:00Z" w:initials="BE">
    <w:p w14:paraId="17D759FD" w14:textId="15AC44F0" w:rsidR="00FE0F3F" w:rsidRDefault="00FE0F3F">
      <w:pPr>
        <w:pStyle w:val="CommentText"/>
      </w:pPr>
      <w:r>
        <w:rPr>
          <w:rStyle w:val="CommentReference"/>
        </w:rPr>
        <w:annotationRef/>
      </w:r>
      <w:r>
        <w:t>Название таблицы не должно оставаться на предыдущей странице, если ни одна строка таблицы на ней не помещается</w:t>
      </w:r>
    </w:p>
  </w:comment>
  <w:comment w:id="497" w:author="Абрамова Анна Андреевна" w:date="2024-05-14T23:06:00Z" w:initials="АА">
    <w:p w14:paraId="5FAEAD70" w14:textId="77777777" w:rsidR="00FE0F3F" w:rsidRDefault="00FE0F3F" w:rsidP="00FE0F3F">
      <w:pPr>
        <w:jc w:val="left"/>
      </w:pPr>
      <w:r>
        <w:rPr>
          <w:rStyle w:val="CommentReference"/>
        </w:rPr>
        <w:annotationRef/>
      </w:r>
      <w:r>
        <w:rPr>
          <w:color w:val="000000"/>
          <w:sz w:val="20"/>
          <w:szCs w:val="20"/>
        </w:rPr>
        <w:t>Готово</w:t>
      </w:r>
    </w:p>
  </w:comment>
  <w:comment w:id="532" w:author="Belolipetskaya, Elena" w:date="2024-05-06T17:35:00Z" w:initials="BE">
    <w:p w14:paraId="3D299894" w14:textId="4221D181" w:rsidR="00FE0F3F" w:rsidRDefault="00FE0F3F">
      <w:pPr>
        <w:pStyle w:val="CommentText"/>
      </w:pPr>
      <w:r>
        <w:rPr>
          <w:rStyle w:val="CommentReference"/>
        </w:rPr>
        <w:annotationRef/>
      </w:r>
      <w:r>
        <w:t>В примечании нужно дать расшифровку</w:t>
      </w:r>
    </w:p>
  </w:comment>
  <w:comment w:id="533" w:author="Абрамова Анна Андреевна" w:date="2024-05-14T23:16:00Z" w:initials="АА">
    <w:p w14:paraId="5154E501" w14:textId="77777777" w:rsidR="00FE0F3F" w:rsidRDefault="00FE0F3F" w:rsidP="00FE0F3F">
      <w:pPr>
        <w:jc w:val="left"/>
      </w:pPr>
      <w:r>
        <w:rPr>
          <w:rStyle w:val="CommentReference"/>
        </w:rPr>
        <w:annotationRef/>
      </w:r>
      <w:r>
        <w:rPr>
          <w:color w:val="000000"/>
          <w:sz w:val="20"/>
          <w:szCs w:val="20"/>
        </w:rPr>
        <w:t>Готово</w:t>
      </w:r>
    </w:p>
  </w:comment>
  <w:comment w:id="826" w:author="Belolipetskaya, Elena" w:date="2024-05-06T17:31:00Z" w:initials="BE">
    <w:p w14:paraId="17729760" w14:textId="2970BD06" w:rsidR="00FE0F3F" w:rsidRDefault="00FE0F3F">
      <w:pPr>
        <w:pStyle w:val="CommentText"/>
      </w:pPr>
      <w:r>
        <w:rPr>
          <w:rStyle w:val="CommentReference"/>
        </w:rPr>
        <w:annotationRef/>
      </w:r>
      <w:r>
        <w:t>Аналогично, название не должно отрываться от рисунка. В конце названия рисунков и таблиц должна быть точка</w:t>
      </w:r>
    </w:p>
  </w:comment>
  <w:comment w:id="827" w:author="Абрамова Анна Андреевна" w:date="2024-05-14T23:38:00Z" w:initials="АА">
    <w:p w14:paraId="060C75EB" w14:textId="77777777" w:rsidR="00FE0F3F" w:rsidRDefault="00FE0F3F" w:rsidP="00FE0F3F">
      <w:pPr>
        <w:jc w:val="left"/>
      </w:pPr>
      <w:r>
        <w:rPr>
          <w:rStyle w:val="CommentReference"/>
        </w:rPr>
        <w:annotationRef/>
      </w:r>
      <w:r>
        <w:rPr>
          <w:color w:val="000000"/>
          <w:sz w:val="20"/>
          <w:szCs w:val="20"/>
        </w:rPr>
        <w:t>Готово</w:t>
      </w:r>
    </w:p>
  </w:comment>
  <w:comment w:id="850" w:author="Belolipetskaya, Elena" w:date="2024-05-06T17:31:00Z" w:initials="BE">
    <w:p w14:paraId="7E40E354" w14:textId="38188BC4" w:rsidR="00FE0F3F" w:rsidRDefault="00FE0F3F">
      <w:pPr>
        <w:pStyle w:val="CommentText"/>
      </w:pPr>
      <w:r>
        <w:rPr>
          <w:rStyle w:val="CommentReference"/>
        </w:rPr>
        <w:annotationRef/>
      </w:r>
      <w:r>
        <w:t>Новый абзац должен начинаться с отступа</w:t>
      </w:r>
    </w:p>
  </w:comment>
  <w:comment w:id="851" w:author="Абрамова Анна Андреевна" w:date="2024-05-14T23:39:00Z" w:initials="АА">
    <w:p w14:paraId="4F6530FD" w14:textId="77777777" w:rsidR="00FE0F3F" w:rsidRDefault="00FE0F3F" w:rsidP="00FE0F3F">
      <w:pPr>
        <w:jc w:val="left"/>
      </w:pPr>
      <w:r>
        <w:rPr>
          <w:rStyle w:val="CommentReference"/>
        </w:rPr>
        <w:annotationRef/>
      </w:r>
      <w:r>
        <w:rPr>
          <w:color w:val="000000"/>
          <w:sz w:val="20"/>
          <w:szCs w:val="20"/>
        </w:rPr>
        <w:t>Готово</w:t>
      </w:r>
    </w:p>
  </w:comment>
  <w:comment w:id="939" w:author="Belolipetskaya, Elena" w:date="2024-05-06T17:32:00Z" w:initials="BE">
    <w:p w14:paraId="45D3D326" w14:textId="05E40EDE" w:rsidR="00FE0F3F" w:rsidRDefault="00FE0F3F">
      <w:pPr>
        <w:pStyle w:val="CommentText"/>
      </w:pPr>
      <w:r>
        <w:rPr>
          <w:rStyle w:val="CommentReference"/>
        </w:rPr>
        <w:annotationRef/>
      </w:r>
      <w:r>
        <w:t>Здемсь и по тексту БИ нужно убрать полуторные межстрочные интервалы и добавить одну пустую строку вместо них</w:t>
      </w:r>
    </w:p>
  </w:comment>
  <w:comment w:id="940" w:author="Абрамова Анна Андреевна" w:date="2024-05-14T23:45:00Z" w:initials="АА">
    <w:p w14:paraId="53F880B1" w14:textId="77777777" w:rsidR="00FE0F3F" w:rsidRDefault="00FE0F3F" w:rsidP="00FE0F3F">
      <w:pPr>
        <w:jc w:val="left"/>
      </w:pPr>
      <w:r>
        <w:rPr>
          <w:rStyle w:val="CommentReference"/>
        </w:rPr>
        <w:annotationRef/>
      </w:r>
      <w:r>
        <w:rPr>
          <w:color w:val="000000"/>
          <w:sz w:val="20"/>
          <w:szCs w:val="20"/>
        </w:rPr>
        <w:t>Готово</w:t>
      </w:r>
    </w:p>
  </w:comment>
  <w:comment w:id="1047" w:author="Belolipetskaya, Elena" w:date="2024-05-06T17:37:00Z" w:initials="BE">
    <w:p w14:paraId="72520E92" w14:textId="474F7F6D" w:rsidR="00FE0F3F" w:rsidRDefault="00FE0F3F">
      <w:pPr>
        <w:pStyle w:val="CommentText"/>
      </w:pPr>
      <w:r>
        <w:rPr>
          <w:rStyle w:val="CommentReference"/>
        </w:rPr>
        <w:annotationRef/>
      </w:r>
      <w:r>
        <w:t xml:space="preserve">При первом упоминании сокращения оно дается с расшифровкой </w:t>
      </w:r>
    </w:p>
  </w:comment>
  <w:comment w:id="1142" w:author="Belolipetskaya, Elena" w:date="2024-05-06T17:40:00Z" w:initials="BE">
    <w:p w14:paraId="78F05216" w14:textId="5AEC2E85" w:rsidR="00FE0F3F" w:rsidRDefault="00FE0F3F">
      <w:pPr>
        <w:pStyle w:val="CommentText"/>
      </w:pPr>
      <w:r>
        <w:rPr>
          <w:rStyle w:val="CommentReference"/>
        </w:rPr>
        <w:annotationRef/>
      </w:r>
      <w:r>
        <w:t>Слово «примечание» должно быть жирным</w:t>
      </w:r>
    </w:p>
  </w:comment>
  <w:comment w:id="1143" w:author="Абрамова Анна Андреевна" w:date="2024-05-15T00:18:00Z" w:initials="АА">
    <w:p w14:paraId="68EA1667" w14:textId="77777777" w:rsidR="00FE0F3F" w:rsidRDefault="00FE0F3F" w:rsidP="00FE0F3F">
      <w:pPr>
        <w:jc w:val="left"/>
      </w:pPr>
      <w:r>
        <w:rPr>
          <w:rStyle w:val="CommentReference"/>
        </w:rPr>
        <w:annotationRef/>
      </w:r>
      <w:r>
        <w:rPr>
          <w:color w:val="000000"/>
          <w:sz w:val="20"/>
          <w:szCs w:val="20"/>
        </w:rPr>
        <w:t>Готово</w:t>
      </w:r>
    </w:p>
  </w:comment>
  <w:comment w:id="1329" w:author="Belolipetskaya, Elena" w:date="2024-05-06T18:23:00Z" w:initials="BE">
    <w:p w14:paraId="5548B3FB" w14:textId="61F1E1FC" w:rsidR="00FE0F3F" w:rsidRDefault="00FE0F3F">
      <w:pPr>
        <w:pStyle w:val="CommentText"/>
      </w:pPr>
      <w:r>
        <w:rPr>
          <w:rStyle w:val="CommentReference"/>
        </w:rPr>
        <w:annotationRef/>
      </w:r>
      <w:r>
        <w:t>Нужно расшифровать сокращения в примечании</w:t>
      </w:r>
    </w:p>
  </w:comment>
  <w:comment w:id="1326" w:author="Абрамова Анна Андреевна" w:date="2024-05-15T00:31:00Z" w:initials="АА">
    <w:p w14:paraId="27ED4C74" w14:textId="77777777" w:rsidR="00FE0F3F" w:rsidRDefault="00FE0F3F" w:rsidP="00FE0F3F">
      <w:pPr>
        <w:jc w:val="left"/>
      </w:pPr>
      <w:r>
        <w:rPr>
          <w:rStyle w:val="CommentReference"/>
        </w:rPr>
        <w:annotationRef/>
      </w:r>
      <w:r>
        <w:rPr>
          <w:color w:val="000000"/>
          <w:sz w:val="20"/>
          <w:szCs w:val="20"/>
        </w:rPr>
        <w:t>Готово</w:t>
      </w:r>
    </w:p>
  </w:comment>
  <w:comment w:id="1549" w:author="Belolipetskaya, Elena" w:date="2024-05-06T18:38:00Z" w:initials="BE">
    <w:p w14:paraId="43BF97D3" w14:textId="670ED404" w:rsidR="00FE0F3F" w:rsidRPr="00B449C6" w:rsidRDefault="00FE0F3F">
      <w:pPr>
        <w:pStyle w:val="CommentText"/>
      </w:pPr>
      <w:r>
        <w:rPr>
          <w:rStyle w:val="CommentReference"/>
        </w:rPr>
        <w:annotationRef/>
      </w:r>
      <w:r>
        <w:t xml:space="preserve">Перенесите пожалуйста сюда раздел по резистентности в КИ, чтобы было соответствие со структурой </w:t>
      </w:r>
      <w:r>
        <w:rPr>
          <w:lang w:val="en-US"/>
        </w:rPr>
        <w:t>smpc</w:t>
      </w:r>
    </w:p>
    <w:p w14:paraId="1269D866" w14:textId="6D578A41" w:rsidR="00FE0F3F" w:rsidRPr="00DE567E" w:rsidRDefault="00FE0F3F">
      <w:pPr>
        <w:pStyle w:val="CommentText"/>
      </w:pPr>
      <w:r>
        <w:t xml:space="preserve">Также добавьте пожалуйста раздел из </w:t>
      </w:r>
      <w:r>
        <w:rPr>
          <w:lang w:val="en-US"/>
        </w:rPr>
        <w:t>smpc</w:t>
      </w:r>
      <w:r w:rsidRPr="00DE567E">
        <w:t xml:space="preserve"> </w:t>
      </w:r>
      <w:r>
        <w:t>«Влияние исходныхвариантов, ассоциированных с резистентностью ВГС, на исход лечения, раздел «дети» и «перекрестная резистентность»</w:t>
      </w:r>
    </w:p>
  </w:comment>
  <w:comment w:id="1550" w:author="Абрамова Анна Андреевна" w:date="2024-05-17T01:00:00Z" w:initials="ААА">
    <w:p w14:paraId="61A0462B" w14:textId="77777777" w:rsidR="00FE0F3F" w:rsidRDefault="00FE0F3F" w:rsidP="00FE0F3F">
      <w:pPr>
        <w:jc w:val="left"/>
      </w:pPr>
      <w:r>
        <w:rPr>
          <w:rStyle w:val="CommentReference"/>
        </w:rPr>
        <w:annotationRef/>
      </w:r>
      <w:r>
        <w:rPr>
          <w:color w:val="000000"/>
          <w:sz w:val="20"/>
          <w:szCs w:val="20"/>
        </w:rPr>
        <w:t>Готово</w:t>
      </w:r>
    </w:p>
  </w:comment>
  <w:comment w:id="1564" w:author="Абрамова Анна Андреевна" w:date="2024-05-16T23:17:00Z" w:initials="ААА">
    <w:p w14:paraId="6DFA481D" w14:textId="242DD73A" w:rsidR="00FE0F3F" w:rsidRDefault="00FE0F3F" w:rsidP="00FE0F3F">
      <w:pPr>
        <w:jc w:val="left"/>
      </w:pPr>
      <w:r>
        <w:rPr>
          <w:rStyle w:val="CommentReference"/>
        </w:rPr>
        <w:annotationRef/>
      </w:r>
      <w:r>
        <w:rPr>
          <w:color w:val="000000"/>
          <w:sz w:val="20"/>
          <w:szCs w:val="20"/>
        </w:rPr>
        <w:t>Следующий уровень заголовка после жирного курсивом курсив без жирного?</w:t>
      </w:r>
    </w:p>
  </w:comment>
  <w:comment w:id="2528" w:author="Belolipetskaya, Elena" w:date="2024-05-06T19:15:00Z" w:initials="BE">
    <w:p w14:paraId="0416C2F1" w14:textId="7DB93008" w:rsidR="00FE0F3F" w:rsidRPr="00DE567E" w:rsidRDefault="00FE0F3F">
      <w:pPr>
        <w:pStyle w:val="CommentText"/>
      </w:pPr>
      <w:r>
        <w:rPr>
          <w:rStyle w:val="CommentReference"/>
        </w:rPr>
        <w:annotationRef/>
      </w:r>
      <w:r>
        <w:rPr>
          <w:lang w:val="en-US"/>
        </w:rPr>
        <w:t>Lj</w:t>
      </w:r>
      <w:r w:rsidRPr="00DE567E">
        <w:t>,</w:t>
      </w:r>
      <w:r>
        <w:rPr>
          <w:lang w:val="en-US"/>
        </w:rPr>
        <w:t>fdmnt</w:t>
      </w:r>
      <w:r w:rsidRPr="00DE567E">
        <w:t xml:space="preserve"> </w:t>
      </w:r>
      <w:r>
        <w:rPr>
          <w:lang w:val="en-US"/>
        </w:rPr>
        <w:t>nf</w:t>
      </w:r>
      <w:r w:rsidRPr="00DE567E">
        <w:t>,</w:t>
      </w:r>
      <w:r>
        <w:rPr>
          <w:lang w:val="en-US"/>
        </w:rPr>
        <w:t>kbwe</w:t>
      </w:r>
      <w:r w:rsidRPr="00DE567E">
        <w:t xml:space="preserve"> 18 </w:t>
      </w:r>
      <w:r>
        <w:t xml:space="preserve">из </w:t>
      </w:r>
      <w:r>
        <w:rPr>
          <w:lang w:val="en-US"/>
        </w:rPr>
        <w:t>smpc</w:t>
      </w:r>
    </w:p>
  </w:comment>
  <w:comment w:id="2529" w:author="Абрамова Анна Андреевна" w:date="2024-05-17T00:13:00Z" w:initials="ААА">
    <w:p w14:paraId="3482828C" w14:textId="77777777" w:rsidR="00FE0F3F" w:rsidRDefault="00FE0F3F" w:rsidP="00FE0F3F">
      <w:pPr>
        <w:jc w:val="left"/>
      </w:pPr>
      <w:r>
        <w:rPr>
          <w:rStyle w:val="CommentReference"/>
        </w:rPr>
        <w:annotationRef/>
      </w:r>
      <w:r>
        <w:rPr>
          <w:color w:val="000000"/>
          <w:sz w:val="20"/>
          <w:szCs w:val="20"/>
        </w:rPr>
        <w:t>Готово</w:t>
      </w:r>
    </w:p>
  </w:comment>
  <w:comment w:id="3349" w:author="Belolipetskaya, Elena" w:date="2024-05-06T19:22:00Z" w:initials="BE">
    <w:p w14:paraId="256D1E54" w14:textId="70DCBBD6" w:rsidR="00FE0F3F" w:rsidRDefault="00FE0F3F">
      <w:pPr>
        <w:pStyle w:val="CommentText"/>
      </w:pPr>
      <w:r>
        <w:rPr>
          <w:rStyle w:val="CommentReference"/>
        </w:rPr>
        <w:annotationRef/>
      </w:r>
      <w:r>
        <w:t xml:space="preserve">Должно быть точно как в ИМП на сайте грлс </w:t>
      </w:r>
      <w:r w:rsidRPr="00AC3D85">
        <w:t>https://grls.rosminzdrav.ru/Grls_View_v2.aspx?routingGuid=e6c5424a-af96-4097-8450-db0d7d6a3f9f</w:t>
      </w:r>
    </w:p>
  </w:comment>
  <w:comment w:id="3370" w:author="Belolipetskaya, Elena" w:date="2024-05-06T19:28:00Z" w:initials="BE">
    <w:p w14:paraId="387A4AB4" w14:textId="5ED00C3B" w:rsidR="00FE0F3F" w:rsidRDefault="00FE0F3F">
      <w:pPr>
        <w:pStyle w:val="CommentText"/>
      </w:pPr>
      <w:r>
        <w:rPr>
          <w:rStyle w:val="CommentReference"/>
        </w:rPr>
        <w:annotationRef/>
      </w:r>
      <w:r>
        <w:t xml:space="preserve">Нужно переписать в полном соответствии с ИМП </w:t>
      </w:r>
      <w:r w:rsidRPr="00AC3D85">
        <w:t>https://grls.rosminzdrav.ru/Grls_View_v2.aspx?routingGuid=e6c5424a-af96-4097-8450-db0d7d6a3f9f</w:t>
      </w:r>
    </w:p>
  </w:comment>
  <w:comment w:id="3371" w:author="Абрамова Анна Андреевна" w:date="2024-05-15T22:56:00Z" w:initials="ААА">
    <w:p w14:paraId="3C18B8CC" w14:textId="77777777" w:rsidR="00FE0F3F" w:rsidRDefault="00FE0F3F" w:rsidP="00FE0F3F">
      <w:pPr>
        <w:jc w:val="left"/>
      </w:pPr>
      <w:r>
        <w:rPr>
          <w:rStyle w:val="CommentReference"/>
        </w:rPr>
        <w:annotationRef/>
      </w:r>
      <w:r>
        <w:rPr>
          <w:color w:val="000000"/>
          <w:sz w:val="20"/>
          <w:szCs w:val="20"/>
        </w:rPr>
        <w:t>Готово</w:t>
      </w:r>
    </w:p>
  </w:comment>
  <w:comment w:id="3607" w:author="Belolipetskaya, Elena" w:date="2024-05-06T19:29:00Z" w:initials="BE">
    <w:p w14:paraId="235E90CD" w14:textId="3179FA0C" w:rsidR="00FE0F3F" w:rsidRDefault="00FE0F3F">
      <w:pPr>
        <w:pStyle w:val="CommentText"/>
      </w:pPr>
      <w:r>
        <w:rPr>
          <w:rStyle w:val="CommentReference"/>
        </w:rPr>
        <w:annotationRef/>
      </w:r>
      <w:r>
        <w:t xml:space="preserve">Нужно переписать в полном соответствии с ИМП </w:t>
      </w:r>
      <w:r w:rsidRPr="00AC3D85">
        <w:t>https://grls.rosminzdrav.ru/Grls_View_v2.aspx?routingGuid=e6c5424a-af96-4097-8450-db0d7d6a3f9f</w:t>
      </w:r>
    </w:p>
  </w:comment>
  <w:comment w:id="3608" w:author="Абрамова Анна Андреевна" w:date="2024-05-15T23:10:00Z" w:initials="ААА">
    <w:p w14:paraId="4B9ECF44" w14:textId="77777777" w:rsidR="00FE0F3F" w:rsidRDefault="00FE0F3F" w:rsidP="00FE0F3F">
      <w:pPr>
        <w:jc w:val="left"/>
      </w:pPr>
      <w:r>
        <w:rPr>
          <w:rStyle w:val="CommentReference"/>
        </w:rPr>
        <w:annotationRef/>
      </w:r>
      <w:r>
        <w:rPr>
          <w:color w:val="000000"/>
          <w:sz w:val="20"/>
          <w:szCs w:val="20"/>
        </w:rPr>
        <w:t>Готово</w:t>
      </w:r>
    </w:p>
  </w:comment>
  <w:comment w:id="3775" w:author="Belolipetskaya, Elena" w:date="2024-05-06T19:38:00Z" w:initials="BE">
    <w:p w14:paraId="0794942F" w14:textId="3359964E" w:rsidR="00FE0F3F" w:rsidRDefault="00FE0F3F">
      <w:pPr>
        <w:pStyle w:val="CommentText"/>
      </w:pPr>
      <w:r>
        <w:rPr>
          <w:rStyle w:val="CommentReference"/>
        </w:rPr>
        <w:annotationRef/>
      </w:r>
      <w:r>
        <w:t>Аналогично нужно привести в полное соответствие с ИМП на сайте грлс</w:t>
      </w:r>
    </w:p>
  </w:comment>
  <w:comment w:id="3776" w:author="Абрамова Анна Андреевна" w:date="2024-05-15T23:27:00Z" w:initials="ААА">
    <w:p w14:paraId="0E3922EA" w14:textId="77777777" w:rsidR="00FE0F3F" w:rsidRDefault="00FE0F3F" w:rsidP="00FE0F3F">
      <w:pPr>
        <w:jc w:val="left"/>
      </w:pPr>
      <w:r>
        <w:rPr>
          <w:rStyle w:val="CommentReference"/>
        </w:rPr>
        <w:annotationRef/>
      </w:r>
      <w:r>
        <w:rPr>
          <w:color w:val="000000"/>
          <w:sz w:val="20"/>
          <w:szCs w:val="20"/>
        </w:rPr>
        <w:t>Готово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29C7D9" w15:done="0"/>
  <w15:commentEx w15:paraId="136AF5A2" w15:done="0"/>
  <w15:commentEx w15:paraId="007DF17F" w15:paraIdParent="136AF5A2" w15:done="0"/>
  <w15:commentEx w15:paraId="0412829A" w15:done="0"/>
  <w15:commentEx w15:paraId="79588346" w15:paraIdParent="0412829A" w15:done="0"/>
  <w15:commentEx w15:paraId="72B730B6" w15:done="0"/>
  <w15:commentEx w15:paraId="0132FE3E" w15:paraIdParent="72B730B6" w15:done="0"/>
  <w15:commentEx w15:paraId="07A2C21B" w15:done="0"/>
  <w15:commentEx w15:paraId="005CF0A9" w15:done="0"/>
  <w15:commentEx w15:paraId="7E653800" w15:done="0"/>
  <w15:commentEx w15:paraId="17D759FD" w15:done="0"/>
  <w15:commentEx w15:paraId="5FAEAD70" w15:paraIdParent="17D759FD" w15:done="0"/>
  <w15:commentEx w15:paraId="3D299894" w15:done="0"/>
  <w15:commentEx w15:paraId="5154E501" w15:paraIdParent="3D299894" w15:done="0"/>
  <w15:commentEx w15:paraId="17729760" w15:done="0"/>
  <w15:commentEx w15:paraId="060C75EB" w15:paraIdParent="17729760" w15:done="0"/>
  <w15:commentEx w15:paraId="7E40E354" w15:done="0"/>
  <w15:commentEx w15:paraId="4F6530FD" w15:paraIdParent="7E40E354" w15:done="0"/>
  <w15:commentEx w15:paraId="45D3D326" w15:done="0"/>
  <w15:commentEx w15:paraId="53F880B1" w15:paraIdParent="45D3D326" w15:done="0"/>
  <w15:commentEx w15:paraId="72520E92" w15:done="0"/>
  <w15:commentEx w15:paraId="78F05216" w15:done="0"/>
  <w15:commentEx w15:paraId="68EA1667" w15:paraIdParent="78F05216" w15:done="0"/>
  <w15:commentEx w15:paraId="5548B3FB" w15:done="0"/>
  <w15:commentEx w15:paraId="27ED4C74" w15:paraIdParent="5548B3FB" w15:done="0"/>
  <w15:commentEx w15:paraId="1269D866" w15:done="0"/>
  <w15:commentEx w15:paraId="61A0462B" w15:paraIdParent="1269D866" w15:done="0"/>
  <w15:commentEx w15:paraId="6DFA481D" w15:done="0"/>
  <w15:commentEx w15:paraId="0416C2F1" w15:done="0"/>
  <w15:commentEx w15:paraId="3482828C" w15:paraIdParent="0416C2F1" w15:done="0"/>
  <w15:commentEx w15:paraId="256D1E54" w15:done="0"/>
  <w15:commentEx w15:paraId="387A4AB4" w15:done="0"/>
  <w15:commentEx w15:paraId="3C18B8CC" w15:paraIdParent="387A4AB4" w15:done="0"/>
  <w15:commentEx w15:paraId="235E90CD" w15:done="0"/>
  <w15:commentEx w15:paraId="4B9ECF44" w15:paraIdParent="235E90CD" w15:done="0"/>
  <w15:commentEx w15:paraId="0794942F" w15:done="0"/>
  <w15:commentEx w15:paraId="0E3922EA" w15:paraIdParent="0794942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A738377" w16cex:dateUtc="2024-05-14T19:42:00Z"/>
  <w16cex:commentExtensible w16cex:durableId="648AFA18" w16cex:dateUtc="2024-04-14T12:11:00Z"/>
  <w16cex:commentExtensible w16cex:durableId="43158F56" w16cex:dateUtc="2024-05-14T19:54:00Z"/>
  <w16cex:commentExtensible w16cex:durableId="787CF4D9" w16cex:dateUtc="2024-05-14T20:06:00Z"/>
  <w16cex:commentExtensible w16cex:durableId="3056DF31" w16cex:dateUtc="2024-05-14T20:16:00Z"/>
  <w16cex:commentExtensible w16cex:durableId="377C4C7D" w16cex:dateUtc="2024-05-14T20:38:00Z"/>
  <w16cex:commentExtensible w16cex:durableId="387E7B62" w16cex:dateUtc="2024-05-14T20:39:00Z"/>
  <w16cex:commentExtensible w16cex:durableId="19A7023D" w16cex:dateUtc="2024-05-14T20:45:00Z"/>
  <w16cex:commentExtensible w16cex:durableId="4B906802" w16cex:dateUtc="2024-05-14T21:18:00Z"/>
  <w16cex:commentExtensible w16cex:durableId="77D02D94" w16cex:dateUtc="2024-05-14T21:31:00Z"/>
  <w16cex:commentExtensible w16cex:durableId="0E161528" w16cex:dateUtc="2024-05-16T22:00:00Z"/>
  <w16cex:commentExtensible w16cex:durableId="24FE8239" w16cex:dateUtc="2024-05-16T20:17:00Z"/>
  <w16cex:commentExtensible w16cex:durableId="2C84F0D1" w16cex:dateUtc="2024-05-16T21:13:00Z"/>
  <w16cex:commentExtensible w16cex:durableId="72DFC02D" w16cex:dateUtc="2024-05-15T19:56:00Z"/>
  <w16cex:commentExtensible w16cex:durableId="05F135F1" w16cex:dateUtc="2024-05-15T20:10:00Z"/>
  <w16cex:commentExtensible w16cex:durableId="469A133B" w16cex:dateUtc="2024-05-15T20: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29C7D9" w16cid:durableId="698E6E3F"/>
  <w16cid:commentId w16cid:paraId="136AF5A2" w16cid:durableId="3716763C"/>
  <w16cid:commentId w16cid:paraId="007DF17F" w16cid:durableId="4A738377"/>
  <w16cid:commentId w16cid:paraId="0412829A" w16cid:durableId="648AFA18"/>
  <w16cid:commentId w16cid:paraId="79588346" w16cid:durableId="4DF79024"/>
  <w16cid:commentId w16cid:paraId="72B730B6" w16cid:durableId="226343A0"/>
  <w16cid:commentId w16cid:paraId="0132FE3E" w16cid:durableId="43158F56"/>
  <w16cid:commentId w16cid:paraId="07A2C21B" w16cid:durableId="468DA8FF"/>
  <w16cid:commentId w16cid:paraId="005CF0A9" w16cid:durableId="3754AEDC"/>
  <w16cid:commentId w16cid:paraId="7E653800" w16cid:durableId="7EFC1344"/>
  <w16cid:commentId w16cid:paraId="17D759FD" w16cid:durableId="07E3E048"/>
  <w16cid:commentId w16cid:paraId="5FAEAD70" w16cid:durableId="787CF4D9"/>
  <w16cid:commentId w16cid:paraId="3D299894" w16cid:durableId="157D982F"/>
  <w16cid:commentId w16cid:paraId="5154E501" w16cid:durableId="3056DF31"/>
  <w16cid:commentId w16cid:paraId="17729760" w16cid:durableId="0CFE561A"/>
  <w16cid:commentId w16cid:paraId="060C75EB" w16cid:durableId="377C4C7D"/>
  <w16cid:commentId w16cid:paraId="7E40E354" w16cid:durableId="42E2B276"/>
  <w16cid:commentId w16cid:paraId="4F6530FD" w16cid:durableId="387E7B62"/>
  <w16cid:commentId w16cid:paraId="45D3D326" w16cid:durableId="3E440883"/>
  <w16cid:commentId w16cid:paraId="53F880B1" w16cid:durableId="19A7023D"/>
  <w16cid:commentId w16cid:paraId="72520E92" w16cid:durableId="4690EEBD"/>
  <w16cid:commentId w16cid:paraId="78F05216" w16cid:durableId="668E8378"/>
  <w16cid:commentId w16cid:paraId="68EA1667" w16cid:durableId="4B906802"/>
  <w16cid:commentId w16cid:paraId="5548B3FB" w16cid:durableId="20AF18ED"/>
  <w16cid:commentId w16cid:paraId="27ED4C74" w16cid:durableId="77D02D94"/>
  <w16cid:commentId w16cid:paraId="1269D866" w16cid:durableId="5FE204A3"/>
  <w16cid:commentId w16cid:paraId="61A0462B" w16cid:durableId="0E161528"/>
  <w16cid:commentId w16cid:paraId="6DFA481D" w16cid:durableId="24FE8239"/>
  <w16cid:commentId w16cid:paraId="0416C2F1" w16cid:durableId="4C6A24E9"/>
  <w16cid:commentId w16cid:paraId="3482828C" w16cid:durableId="2C84F0D1"/>
  <w16cid:commentId w16cid:paraId="256D1E54" w16cid:durableId="78B033B9"/>
  <w16cid:commentId w16cid:paraId="387A4AB4" w16cid:durableId="1AC2BBA4"/>
  <w16cid:commentId w16cid:paraId="3C18B8CC" w16cid:durableId="72DFC02D"/>
  <w16cid:commentId w16cid:paraId="235E90CD" w16cid:durableId="310E8ABB"/>
  <w16cid:commentId w16cid:paraId="4B9ECF44" w16cid:durableId="05F135F1"/>
  <w16cid:commentId w16cid:paraId="0794942F" w16cid:durableId="0B15CC05"/>
  <w16cid:commentId w16cid:paraId="0E3922EA" w16cid:durableId="469A13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D9DFA" w14:textId="77777777" w:rsidR="00843857" w:rsidRDefault="00843857" w:rsidP="00E30437">
      <w:pPr>
        <w:spacing w:line="240" w:lineRule="auto"/>
      </w:pPr>
      <w:r>
        <w:separator/>
      </w:r>
    </w:p>
  </w:endnote>
  <w:endnote w:type="continuationSeparator" w:id="0">
    <w:p w14:paraId="461637ED" w14:textId="77777777" w:rsidR="00843857" w:rsidRDefault="00843857" w:rsidP="00E304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00000287" w:usb1="08070000" w:usb2="00000010"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TimesNewRomanPS">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auto"/>
    <w:pitch w:val="variable"/>
    <w:sig w:usb0="E00002FF" w:usb1="5000785B" w:usb2="00000000" w:usb3="00000000" w:csb0="0000019F" w:csb1="00000000"/>
  </w:font>
  <w:font w:name="MS Reference Sans Serif">
    <w:panose1 w:val="020B0604030504040204"/>
    <w:charset w:val="00"/>
    <w:family w:val="swiss"/>
    <w:pitch w:val="variable"/>
    <w:sig w:usb0="20000287" w:usb1="00000000" w:usb2="00000000" w:usb3="00000000" w:csb0="0000019F" w:csb1="00000000"/>
  </w:font>
  <w:font w:name="Candara">
    <w:panose1 w:val="020E0502030303020204"/>
    <w:charset w:val="00"/>
    <w:family w:val="swiss"/>
    <w:pitch w:val="variable"/>
    <w:sig w:usb0="A00002EF" w:usb1="4000A44B" w:usb2="00000000" w:usb3="00000000" w:csb0="0000019F" w:csb1="00000000"/>
  </w:font>
  <w:font w:name="TimesNewRomanPSMT">
    <w:altName w:val="MS Gothic"/>
    <w:charset w:val="00"/>
    <w:family w:val="auto"/>
    <w:pitch w:val="variable"/>
    <w:sig w:usb0="00000000" w:usb1="C0007841" w:usb2="00000009" w:usb3="00000000" w:csb0="000001FF" w:csb1="00000000"/>
  </w:font>
  <w:font w:name="TimesNewRomanPS-Bold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sig w:usb0="00000003" w:usb1="00000000" w:usb2="00000000" w:usb3="00000000" w:csb0="00000001" w:csb1="00000000"/>
  </w:font>
  <w:font w:name="SymbolMT">
    <w:altName w:val="Yu Gothic UI"/>
    <w:panose1 w:val="00000000000000000000"/>
    <w:charset w:val="88"/>
    <w:family w:val="auto"/>
    <w:notTrueType/>
    <w:pitch w:val="default"/>
    <w:sig w:usb0="00000001" w:usb1="08080000" w:usb2="00000010" w:usb3="00000000" w:csb0="00100000" w:csb1="00000000"/>
  </w:font>
  <w:font w:name="Corbel">
    <w:panose1 w:val="020B0503020204020204"/>
    <w:charset w:val="00"/>
    <w:family w:val="swiss"/>
    <w:pitch w:val="variable"/>
    <w:sig w:usb0="A00002EF" w:usb1="4000A44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LAQOME+TimesNewRoman">
    <w:altName w:val="Times New Roman"/>
    <w:panose1 w:val="00000000000000000000"/>
    <w:charset w:val="00"/>
    <w:family w:val="roman"/>
    <w:notTrueType/>
    <w:pitch w:val="default"/>
    <w:sig w:usb0="00000003" w:usb1="00000000" w:usb2="00000000" w:usb3="00000000" w:csb0="00000001" w:csb1="00000000"/>
  </w:font>
  <w:font w:name="Times New Roman CYR">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Helvetica Neue">
    <w:altName w:val="Malgun Gothic"/>
    <w:charset w:val="00"/>
    <w:family w:val="auto"/>
    <w:pitch w:val="variable"/>
    <w:sig w:usb0="00000003" w:usb1="500079DB" w:usb2="00000010" w:usb3="00000000" w:csb0="00000001" w:csb1="00000000"/>
  </w:font>
  <w:font w:name="Source Sans Pro">
    <w:charset w:val="00"/>
    <w:family w:val="swiss"/>
    <w:pitch w:val="variable"/>
    <w:sig w:usb0="00000003" w:usb1="02000001" w:usb2="00000000" w:usb3="00000000" w:csb0="0000019F" w:csb1="00000000"/>
  </w:font>
  <w:font w:name="TimesNewRoman">
    <w:altName w:val="Times New Roman"/>
    <w:panose1 w:val="00000000000000000000"/>
    <w:charset w:val="80"/>
    <w:family w:val="auto"/>
    <w:notTrueType/>
    <w:pitch w:val="default"/>
    <w:sig w:usb0="00000001" w:usb1="08070000" w:usb2="00000010" w:usb3="00000000" w:csb0="00020000" w:csb1="00000000"/>
  </w:font>
  <w:font w:name="ArialUnicodeMS">
    <w:altName w:val="Yu Gothic"/>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4EF16" w14:textId="77777777" w:rsidR="00FE0F3F" w:rsidRPr="00AB01E2" w:rsidRDefault="00FE0F3F" w:rsidP="00BF01A9">
    <w:pPr>
      <w:spacing w:after="0"/>
      <w:rPr>
        <w:sz w:val="20"/>
      </w:rPr>
    </w:pPr>
  </w:p>
  <w:tbl>
    <w:tblPr>
      <w:tblW w:w="9498" w:type="dxa"/>
      <w:tblInd w:w="-142" w:type="dxa"/>
      <w:tblLook w:val="04A0" w:firstRow="1" w:lastRow="0" w:firstColumn="1" w:lastColumn="0" w:noHBand="0" w:noVBand="1"/>
    </w:tblPr>
    <w:tblGrid>
      <w:gridCol w:w="3261"/>
      <w:gridCol w:w="3544"/>
      <w:gridCol w:w="2693"/>
    </w:tblGrid>
    <w:tr w:rsidR="00FE0F3F" w:rsidRPr="00A624A0" w14:paraId="48E32660" w14:textId="77777777" w:rsidTr="006A403D">
      <w:tc>
        <w:tcPr>
          <w:tcW w:w="3261" w:type="dxa"/>
          <w:hideMark/>
        </w:tcPr>
        <w:p w14:paraId="6463542A" w14:textId="77777777" w:rsidR="00FE0F3F" w:rsidRPr="006A403D" w:rsidRDefault="00FE0F3F" w:rsidP="006A403D">
          <w:pPr>
            <w:tabs>
              <w:tab w:val="center" w:pos="4395"/>
              <w:tab w:val="right" w:pos="9355"/>
            </w:tabs>
            <w:spacing w:after="0" w:line="240" w:lineRule="auto"/>
            <w:jc w:val="left"/>
            <w:rPr>
              <w:rFonts w:eastAsia="Times New Roman"/>
              <w:szCs w:val="22"/>
              <w:lang w:eastAsia="en-US"/>
            </w:rPr>
          </w:pPr>
          <w:r w:rsidRPr="00E34EAC">
            <w:rPr>
              <w:rFonts w:eastAsia="Times New Roman"/>
              <w:szCs w:val="22"/>
              <w:lang w:eastAsia="en-US"/>
            </w:rPr>
            <w:t>КОНФИДЕНЦИАЛЬНО</w:t>
          </w:r>
        </w:p>
      </w:tc>
      <w:tc>
        <w:tcPr>
          <w:tcW w:w="3544" w:type="dxa"/>
          <w:hideMark/>
        </w:tcPr>
        <w:p w14:paraId="51A0CE56" w14:textId="5BA9E7A3" w:rsidR="00FE0F3F" w:rsidRPr="00E34EAC" w:rsidRDefault="00FE0F3F">
          <w:pPr>
            <w:tabs>
              <w:tab w:val="center" w:pos="4395"/>
              <w:tab w:val="right" w:pos="9355"/>
            </w:tabs>
            <w:spacing w:after="0" w:line="240" w:lineRule="auto"/>
            <w:ind w:left="34"/>
            <w:jc w:val="center"/>
            <w:rPr>
              <w:rFonts w:eastAsia="Times New Roman"/>
              <w:lang w:eastAsia="en-US"/>
            </w:rPr>
          </w:pPr>
          <w:r>
            <w:rPr>
              <w:rFonts w:eastAsia="Times New Roman"/>
              <w:lang w:eastAsia="en-US"/>
            </w:rPr>
            <w:t xml:space="preserve">Версия 1.0 от </w:t>
          </w:r>
          <w:r w:rsidRPr="008012EB">
            <w:rPr>
              <w:rFonts w:eastAsia="Times New Roman"/>
              <w:highlight w:val="yellow"/>
              <w:lang w:eastAsia="en-US"/>
            </w:rPr>
            <w:t>03-окт-2023 г.</w:t>
          </w:r>
        </w:p>
      </w:tc>
      <w:tc>
        <w:tcPr>
          <w:tcW w:w="2693" w:type="dxa"/>
          <w:hideMark/>
        </w:tcPr>
        <w:p w14:paraId="2118A0F2" w14:textId="18C8E78A" w:rsidR="00FE0F3F" w:rsidRPr="00A624A0" w:rsidRDefault="00FE0F3F" w:rsidP="006A403D">
          <w:pPr>
            <w:tabs>
              <w:tab w:val="center" w:pos="4395"/>
              <w:tab w:val="right" w:pos="9355"/>
            </w:tabs>
            <w:spacing w:after="0" w:line="240" w:lineRule="auto"/>
            <w:ind w:left="129" w:right="-108"/>
            <w:jc w:val="right"/>
            <w:rPr>
              <w:rFonts w:eastAsia="Times New Roman"/>
              <w:lang w:eastAsia="en-US"/>
            </w:rPr>
          </w:pPr>
          <w:r w:rsidRPr="00A624A0">
            <w:rPr>
              <w:rFonts w:eastAsia="Times New Roman"/>
              <w:lang w:eastAsia="en-US"/>
            </w:rPr>
            <w:t xml:space="preserve">Страница </w:t>
          </w:r>
          <w:r w:rsidRPr="00A624A0">
            <w:rPr>
              <w:rFonts w:eastAsia="Times New Roman"/>
              <w:lang w:eastAsia="en-US"/>
            </w:rPr>
            <w:fldChar w:fldCharType="begin"/>
          </w:r>
          <w:r w:rsidRPr="00A624A0">
            <w:rPr>
              <w:rFonts w:eastAsia="Times New Roman"/>
              <w:lang w:eastAsia="en-US"/>
            </w:rPr>
            <w:instrText>PAGE  \* Arabic  \* MERGEFORMAT</w:instrText>
          </w:r>
          <w:r w:rsidRPr="00A624A0">
            <w:rPr>
              <w:rFonts w:eastAsia="Times New Roman"/>
              <w:lang w:eastAsia="en-US"/>
            </w:rPr>
            <w:fldChar w:fldCharType="separate"/>
          </w:r>
          <w:r w:rsidR="008A0D15">
            <w:rPr>
              <w:rFonts w:eastAsia="Times New Roman"/>
              <w:noProof/>
              <w:lang w:eastAsia="en-US"/>
            </w:rPr>
            <w:t>130</w:t>
          </w:r>
          <w:r w:rsidRPr="00A624A0">
            <w:rPr>
              <w:rFonts w:eastAsia="Times New Roman"/>
              <w:lang w:eastAsia="en-US"/>
            </w:rPr>
            <w:fldChar w:fldCharType="end"/>
          </w:r>
          <w:r w:rsidRPr="00A624A0">
            <w:rPr>
              <w:rFonts w:eastAsia="Times New Roman"/>
              <w:lang w:eastAsia="en-US"/>
            </w:rPr>
            <w:t xml:space="preserve"> из </w:t>
          </w:r>
          <w:r>
            <w:rPr>
              <w:rFonts w:eastAsia="Times New Roman"/>
              <w:lang w:eastAsia="en-US"/>
            </w:rPr>
            <w:fldChar w:fldCharType="begin"/>
          </w:r>
          <w:r w:rsidRPr="006A403D">
            <w:rPr>
              <w:rFonts w:eastAsia="Times New Roman"/>
              <w:lang w:eastAsia="en-US"/>
            </w:rPr>
            <w:instrText>NUMPAGES  \* Arabic  \* MERGEFORMAT</w:instrText>
          </w:r>
          <w:r>
            <w:rPr>
              <w:rFonts w:eastAsia="Times New Roman"/>
              <w:lang w:eastAsia="en-US"/>
            </w:rPr>
            <w:fldChar w:fldCharType="separate"/>
          </w:r>
          <w:r w:rsidR="008A0D15">
            <w:rPr>
              <w:rFonts w:eastAsia="Times New Roman"/>
              <w:noProof/>
              <w:lang w:eastAsia="en-US"/>
            </w:rPr>
            <w:t>131</w:t>
          </w:r>
          <w:r>
            <w:rPr>
              <w:rFonts w:eastAsia="Times New Roman"/>
              <w:lang w:eastAsia="en-US"/>
            </w:rPr>
            <w:fldChar w:fldCharType="end"/>
          </w:r>
        </w:p>
      </w:tc>
    </w:tr>
  </w:tbl>
  <w:p w14:paraId="09E6F73C" w14:textId="77777777" w:rsidR="00FE0F3F" w:rsidRPr="00233075" w:rsidRDefault="00FE0F3F" w:rsidP="00AB01E2">
    <w:pPr>
      <w:pStyle w:val="Footer"/>
      <w:tabs>
        <w:tab w:val="left" w:pos="2268"/>
      </w:tabs>
      <w:spacing w:after="0" w:line="240" w:lineRule="auto"/>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3805F" w14:textId="77777777" w:rsidR="00FE0F3F" w:rsidRDefault="00FE0F3F">
    <w:pPr>
      <w:spacing w:line="1" w:lineRule="exact"/>
    </w:pPr>
    <w:r>
      <w:rPr>
        <w:noProof/>
        <w:lang w:eastAsia="ru-RU"/>
      </w:rPr>
      <mc:AlternateContent>
        <mc:Choice Requires="wps">
          <w:drawing>
            <wp:anchor distT="0" distB="0" distL="0" distR="0" simplePos="0" relativeHeight="251662336" behindDoc="1" locked="0" layoutInCell="1" allowOverlap="1" wp14:anchorId="0E58D5D2" wp14:editId="010FA100">
              <wp:simplePos x="0" y="0"/>
              <wp:positionH relativeFrom="page">
                <wp:posOffset>3999865</wp:posOffset>
              </wp:positionH>
              <wp:positionV relativeFrom="page">
                <wp:posOffset>9968230</wp:posOffset>
              </wp:positionV>
              <wp:extent cx="128270" cy="100330"/>
              <wp:effectExtent l="0" t="0" r="0" b="0"/>
              <wp:wrapNone/>
              <wp:docPr id="79" name="Shape 79"/>
              <wp:cNvGraphicFramePr/>
              <a:graphic xmlns:a="http://schemas.openxmlformats.org/drawingml/2006/main">
                <a:graphicData uri="http://schemas.microsoft.com/office/word/2010/wordprocessingShape">
                  <wps:wsp>
                    <wps:cNvSpPr txBox="1"/>
                    <wps:spPr>
                      <a:xfrm>
                        <a:off x="0" y="0"/>
                        <a:ext cx="128270" cy="100330"/>
                      </a:xfrm>
                      <a:prstGeom prst="rect">
                        <a:avLst/>
                      </a:prstGeom>
                      <a:noFill/>
                    </wps:spPr>
                    <wps:txbx>
                      <w:txbxContent>
                        <w:p w14:paraId="460D2616" w14:textId="77777777" w:rsidR="00FE0F3F" w:rsidRDefault="00FE0F3F">
                          <w:pPr>
                            <w:pStyle w:val="26"/>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color w:val="000000"/>
                              <w:sz w:val="24"/>
                              <w:szCs w:val="24"/>
                            </w:rPr>
                            <w:t>#</w:t>
                          </w:r>
                          <w:r>
                            <w:rPr>
                              <w:sz w:val="24"/>
                              <w:szCs w:val="24"/>
                            </w:rPr>
                            <w:fldChar w:fldCharType="end"/>
                          </w:r>
                        </w:p>
                      </w:txbxContent>
                    </wps:txbx>
                    <wps:bodyPr wrap="none" lIns="0" tIns="0" rIns="0" bIns="0">
                      <a:spAutoFit/>
                    </wps:bodyPr>
                  </wps:wsp>
                </a:graphicData>
              </a:graphic>
            </wp:anchor>
          </w:drawing>
        </mc:Choice>
        <mc:Fallback>
          <w:pict>
            <v:shapetype w14:anchorId="0E58D5D2" id="_x0000_t202" coordsize="21600,21600" o:spt="202" path="m,l,21600r21600,l21600,xe">
              <v:stroke joinstyle="miter"/>
              <v:path gradientshapeok="t" o:connecttype="rect"/>
            </v:shapetype>
            <v:shape id="Shape 79" o:spid="_x0000_s1026" type="#_x0000_t202" style="position:absolute;left:0;text-align:left;margin-left:314.95pt;margin-top:784.9pt;width:10.1pt;height:7.9pt;z-index:-25165414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" filled="f" stroked="f">
              <v:textbox style="mso-fit-shape-to-text:t" inset="0,0,0,0">
                <w:txbxContent>
                  <w:p w14:paraId="460D2616" w14:textId="77777777" w:rsidR="00FE0F3F" w:rsidRDefault="00FE0F3F">
                    <w:pPr>
                      <w:pStyle w:val="2e"/>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color w:val="000000"/>
                        <w:sz w:val="24"/>
                        <w:szCs w:val="24"/>
                      </w:rPr>
                      <w:t>#</w:t>
                    </w:r>
                    <w:r>
                      <w:rPr>
                        <w:sz w:val="24"/>
                        <w:szCs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B325F6" w14:textId="77777777" w:rsidR="00843857" w:rsidRDefault="00843857" w:rsidP="00E30437">
      <w:pPr>
        <w:spacing w:line="240" w:lineRule="auto"/>
      </w:pPr>
      <w:r>
        <w:separator/>
      </w:r>
    </w:p>
  </w:footnote>
  <w:footnote w:type="continuationSeparator" w:id="0">
    <w:p w14:paraId="3CCF12E3" w14:textId="77777777" w:rsidR="00843857" w:rsidRDefault="00843857" w:rsidP="00E30437">
      <w:pPr>
        <w:spacing w:line="240" w:lineRule="auto"/>
      </w:pPr>
      <w:r>
        <w:continuationSeparator/>
      </w:r>
    </w:p>
  </w:footnote>
  <w:footnote w:id="1">
    <w:p w14:paraId="4900DEE6" w14:textId="01018977" w:rsidR="00FE0F3F" w:rsidRPr="00650D8C" w:rsidRDefault="00FE0F3F" w:rsidP="00BE3C9F">
      <w:pPr>
        <w:pStyle w:val="FootnoteText"/>
        <w:jc w:val="both"/>
        <w:rPr>
          <w:lang w:val="en-US"/>
        </w:rPr>
      </w:pPr>
      <w:r>
        <w:rPr>
          <w:rStyle w:val="FootnoteReference"/>
        </w:rPr>
        <w:footnoteRef/>
      </w:r>
      <w:r>
        <w:rPr>
          <w:lang w:val="en-US"/>
        </w:rPr>
        <w:t xml:space="preserve">EMA. Summary of Product Characteristics </w:t>
      </w:r>
      <w:r w:rsidRPr="00D82CBB">
        <w:rPr>
          <w:lang w:val="en-US"/>
        </w:rPr>
        <w:t>Epclusa</w:t>
      </w:r>
      <w:r w:rsidRPr="00265734">
        <w:rPr>
          <w:lang w:val="en-US"/>
        </w:rPr>
        <w:t xml:space="preserve"> (</w:t>
      </w:r>
      <w:r>
        <w:rPr>
          <w:lang w:val="en-US"/>
        </w:rPr>
        <w:t>Sofosbuvir/velpatasvir</w:t>
      </w:r>
      <w:r w:rsidRPr="00265734">
        <w:rPr>
          <w:lang w:val="en-US"/>
        </w:rPr>
        <w:t xml:space="preserve">). </w:t>
      </w:r>
      <w:r w:rsidRPr="00D82CBB">
        <w:rPr>
          <w:lang w:val="en-US"/>
        </w:rPr>
        <w:t>https://www.ema.europa.eu/en/documents/product-information/epclusa-epar-product-information_en.pdf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519" w:type="dxa"/>
      <w:tblLook w:val="04A0" w:firstRow="1" w:lastRow="0" w:firstColumn="1" w:lastColumn="0" w:noHBand="0" w:noVBand="1"/>
    </w:tblPr>
    <w:tblGrid>
      <w:gridCol w:w="4507"/>
      <w:gridCol w:w="5012"/>
    </w:tblGrid>
    <w:tr w:rsidR="00FE0F3F" w:rsidRPr="008C1807" w14:paraId="2042EAC4" w14:textId="77777777" w:rsidTr="005E1A9C">
      <w:trPr>
        <w:trHeight w:val="927"/>
      </w:trPr>
      <w:tc>
        <w:tcPr>
          <w:tcW w:w="4507" w:type="dxa"/>
          <w:hideMark/>
        </w:tcPr>
        <w:p w14:paraId="2C841E81" w14:textId="77777777" w:rsidR="00FE0F3F" w:rsidRPr="00233075" w:rsidRDefault="00FE0F3F" w:rsidP="00E2589F">
          <w:pPr>
            <w:tabs>
              <w:tab w:val="center" w:pos="4677"/>
              <w:tab w:val="right" w:pos="9355"/>
            </w:tabs>
            <w:spacing w:after="0" w:line="240" w:lineRule="auto"/>
            <w:ind w:left="-75"/>
            <w:jc w:val="left"/>
            <w:rPr>
              <w:rFonts w:eastAsia="Times New Roman"/>
              <w:sz w:val="20"/>
              <w:szCs w:val="20"/>
              <w:lang w:eastAsia="en-US"/>
            </w:rPr>
          </w:pPr>
        </w:p>
        <w:p w14:paraId="7C3DA670" w14:textId="77777777" w:rsidR="00FE0F3F" w:rsidRPr="008C1807" w:rsidRDefault="00FE0F3F" w:rsidP="000B382D">
          <w:pPr>
            <w:tabs>
              <w:tab w:val="center" w:pos="4677"/>
              <w:tab w:val="right" w:pos="9355"/>
            </w:tabs>
            <w:spacing w:after="0" w:line="240" w:lineRule="auto"/>
            <w:ind w:left="-105"/>
            <w:rPr>
              <w:rFonts w:eastAsia="Times New Roman"/>
              <w:lang w:eastAsia="en-US"/>
            </w:rPr>
          </w:pPr>
          <w:r w:rsidRPr="008C1807">
            <w:rPr>
              <w:rFonts w:eastAsia="Times New Roman"/>
              <w:szCs w:val="22"/>
              <w:lang w:eastAsia="en-US"/>
            </w:rPr>
            <w:t>Брошюра исследователя</w:t>
          </w:r>
        </w:p>
        <w:p w14:paraId="45362A50" w14:textId="519F0155" w:rsidR="00FE0F3F" w:rsidRDefault="00FE0F3F" w:rsidP="000B382D">
          <w:pPr>
            <w:tabs>
              <w:tab w:val="center" w:pos="4677"/>
              <w:tab w:val="right" w:pos="9355"/>
            </w:tabs>
            <w:spacing w:after="0" w:line="240" w:lineRule="auto"/>
            <w:ind w:left="-105"/>
          </w:pPr>
          <w:r w:rsidRPr="00E93B98">
            <w:rPr>
              <w:rFonts w:eastAsia="Times New Roman"/>
              <w:lang w:eastAsia="en-US"/>
            </w:rPr>
            <w:t>Номер протокола</w:t>
          </w:r>
          <w:r w:rsidRPr="008C1807">
            <w:rPr>
              <w:rFonts w:eastAsia="Times New Roman"/>
              <w:lang w:eastAsia="en-US"/>
            </w:rPr>
            <w:t xml:space="preserve">: </w:t>
          </w:r>
          <w:r w:rsidRPr="009D44B4">
            <w:rPr>
              <w:rFonts w:eastAsia="Calibri"/>
              <w:lang w:eastAsia="ru-RU"/>
            </w:rPr>
            <w:t xml:space="preserve">№ </w:t>
          </w:r>
          <w:r>
            <w:t>CJ051151253</w:t>
          </w:r>
        </w:p>
        <w:p w14:paraId="1A5208CD" w14:textId="0B06E11F" w:rsidR="00FE0F3F" w:rsidRPr="000B382D" w:rsidRDefault="00FE0F3F" w:rsidP="000B382D">
          <w:pPr>
            <w:tabs>
              <w:tab w:val="center" w:pos="4677"/>
              <w:tab w:val="right" w:pos="9355"/>
            </w:tabs>
            <w:spacing w:after="0" w:line="240" w:lineRule="auto"/>
            <w:ind w:left="-105"/>
            <w:rPr>
              <w:rFonts w:eastAsia="Times New Roman"/>
              <w:lang w:eastAsia="en-US"/>
            </w:rPr>
          </w:pPr>
          <w:r>
            <w:t>Спонсор: АО «Р-Фарм», Россия</w:t>
          </w:r>
        </w:p>
      </w:tc>
      <w:tc>
        <w:tcPr>
          <w:tcW w:w="5012" w:type="dxa"/>
          <w:hideMark/>
        </w:tcPr>
        <w:p w14:paraId="582861F5" w14:textId="77777777" w:rsidR="00FE0F3F" w:rsidRPr="008C1807" w:rsidRDefault="00FE0F3F" w:rsidP="000108BC">
          <w:pPr>
            <w:tabs>
              <w:tab w:val="center" w:pos="4677"/>
              <w:tab w:val="right" w:pos="9355"/>
            </w:tabs>
            <w:spacing w:after="0" w:line="240" w:lineRule="auto"/>
            <w:jc w:val="right"/>
            <w:rPr>
              <w:rFonts w:eastAsia="Times New Roman"/>
              <w:lang w:eastAsia="en-US"/>
            </w:rPr>
          </w:pPr>
          <w:r w:rsidRPr="00EC20DD">
            <w:rPr>
              <w:noProof/>
              <w:lang w:eastAsia="ru-RU"/>
            </w:rPr>
            <w:drawing>
              <wp:inline distT="0" distB="0" distL="0" distR="0" wp14:anchorId="62C95007" wp14:editId="601006DD">
                <wp:extent cx="683260" cy="683260"/>
                <wp:effectExtent l="0" t="0" r="2540" b="2540"/>
                <wp:docPr id="919063823" name="Picture 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rcRect/>
                        <a:stretch/>
                      </pic:blipFill>
                      <pic:spPr>
                        <a:xfrm>
                          <a:off x="0" y="0"/>
                          <a:ext cx="683260" cy="683260"/>
                        </a:xfrm>
                        <a:prstGeom prst="rect">
                          <a:avLst/>
                        </a:prstGeom>
                      </pic:spPr>
                    </pic:pic>
                  </a:graphicData>
                </a:graphic>
              </wp:inline>
            </w:drawing>
          </w:r>
        </w:p>
      </w:tc>
    </w:tr>
  </w:tbl>
  <w:p w14:paraId="42353739" w14:textId="77777777" w:rsidR="00FE0F3F" w:rsidRPr="00AB01E2" w:rsidRDefault="00FE0F3F" w:rsidP="00A26EEC">
    <w:pPr>
      <w:tabs>
        <w:tab w:val="center" w:pos="4677"/>
        <w:tab w:val="right" w:pos="9355"/>
      </w:tabs>
      <w:spacing w:after="0" w:line="240"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9F4CD" w14:textId="77777777" w:rsidR="00FE0F3F" w:rsidRDefault="00FE0F3F" w:rsidP="008A1A8F">
    <w:pPr>
      <w:pStyle w:val="Header"/>
      <w:jc w:val="left"/>
    </w:pPr>
    <w:r>
      <w:rPr>
        <w:noProof/>
        <w:lang w:eastAsia="ru-RU"/>
      </w:rPr>
      <w:drawing>
        <wp:anchor distT="0" distB="0" distL="114300" distR="114300" simplePos="0" relativeHeight="251660288" behindDoc="0" locked="0" layoutInCell="1" allowOverlap="1" wp14:anchorId="61E442D2" wp14:editId="0CE459C5">
          <wp:simplePos x="0" y="0"/>
          <wp:positionH relativeFrom="column">
            <wp:posOffset>4406265</wp:posOffset>
          </wp:positionH>
          <wp:positionV relativeFrom="paragraph">
            <wp:posOffset>-163830</wp:posOffset>
          </wp:positionV>
          <wp:extent cx="1552575" cy="504825"/>
          <wp:effectExtent l="0" t="0" r="9525" b="9525"/>
          <wp:wrapNone/>
          <wp:docPr id="2110219415" name="Рисунок 2110219415" descr="Описание: Description: F:\Lida\biocad\Gmail\for_guidline_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Description: F:\Lida\biocad\Gmail\for_guidline_1-1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504825"/>
                  </a:xfrm>
                  <a:prstGeom prst="rect">
                    <a:avLst/>
                  </a:prstGeom>
                  <a:noFill/>
                </pic:spPr>
              </pic:pic>
            </a:graphicData>
          </a:graphic>
        </wp:anchor>
      </w:drawing>
    </w:r>
    <w:r>
      <w:t xml:space="preserve">Брошюра </w:t>
    </w:r>
    <w:r>
      <w:t>исследователя</w:t>
    </w:r>
  </w:p>
  <w:p w14:paraId="27D1381D" w14:textId="77777777" w:rsidR="00FE0F3F" w:rsidRDefault="00FE0F3F">
    <w:pPr>
      <w:pStyle w:val="Header"/>
    </w:pPr>
    <w:r>
      <w:t>BCD-033-2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D7EAA9F4"/>
    <w:lvl w:ilvl="0">
      <w:numFmt w:val="bullet"/>
      <w:lvlText w:val="*"/>
      <w:lvlJc w:val="left"/>
    </w:lvl>
  </w:abstractNum>
  <w:abstractNum w:abstractNumId="1" w15:restartNumberingAfterBreak="0">
    <w:nsid w:val="045C7FD7"/>
    <w:multiLevelType w:val="hybridMultilevel"/>
    <w:tmpl w:val="7F9CFA7A"/>
    <w:lvl w:ilvl="0" w:tplc="130AB69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31428E"/>
    <w:multiLevelType w:val="hybridMultilevel"/>
    <w:tmpl w:val="148228F2"/>
    <w:lvl w:ilvl="0" w:tplc="43E62072">
      <w:start w:val="1"/>
      <w:numFmt w:val="bullet"/>
      <w:lvlText w:val="o"/>
      <w:lvlJc w:val="left"/>
      <w:pPr>
        <w:ind w:left="720" w:hanging="360"/>
      </w:pPr>
      <w:rPr>
        <w:rFonts w:ascii="Courier New" w:hAnsi="Courier New" w:cs="Courier New" w:hint="default"/>
      </w:rPr>
    </w:lvl>
    <w:lvl w:ilvl="1" w:tplc="0A6048A8" w:tentative="1">
      <w:start w:val="1"/>
      <w:numFmt w:val="bullet"/>
      <w:lvlText w:val="o"/>
      <w:lvlJc w:val="left"/>
      <w:pPr>
        <w:ind w:left="1440" w:hanging="360"/>
      </w:pPr>
      <w:rPr>
        <w:rFonts w:ascii="Courier New" w:hAnsi="Courier New" w:cs="Courier New" w:hint="default"/>
      </w:rPr>
    </w:lvl>
    <w:lvl w:ilvl="2" w:tplc="A7CA7CD0" w:tentative="1">
      <w:start w:val="1"/>
      <w:numFmt w:val="bullet"/>
      <w:lvlText w:val=""/>
      <w:lvlJc w:val="left"/>
      <w:pPr>
        <w:ind w:left="2160" w:hanging="360"/>
      </w:pPr>
      <w:rPr>
        <w:rFonts w:ascii="Wingdings" w:hAnsi="Wingdings" w:hint="default"/>
      </w:rPr>
    </w:lvl>
    <w:lvl w:ilvl="3" w:tplc="CB40F68A" w:tentative="1">
      <w:start w:val="1"/>
      <w:numFmt w:val="bullet"/>
      <w:lvlText w:val=""/>
      <w:lvlJc w:val="left"/>
      <w:pPr>
        <w:ind w:left="2880" w:hanging="360"/>
      </w:pPr>
      <w:rPr>
        <w:rFonts w:ascii="Symbol" w:hAnsi="Symbol" w:hint="default"/>
      </w:rPr>
    </w:lvl>
    <w:lvl w:ilvl="4" w:tplc="CA7CAF22" w:tentative="1">
      <w:start w:val="1"/>
      <w:numFmt w:val="bullet"/>
      <w:lvlText w:val="o"/>
      <w:lvlJc w:val="left"/>
      <w:pPr>
        <w:ind w:left="3600" w:hanging="360"/>
      </w:pPr>
      <w:rPr>
        <w:rFonts w:ascii="Courier New" w:hAnsi="Courier New" w:cs="Courier New" w:hint="default"/>
      </w:rPr>
    </w:lvl>
    <w:lvl w:ilvl="5" w:tplc="478AE56A" w:tentative="1">
      <w:start w:val="1"/>
      <w:numFmt w:val="bullet"/>
      <w:lvlText w:val=""/>
      <w:lvlJc w:val="left"/>
      <w:pPr>
        <w:ind w:left="4320" w:hanging="360"/>
      </w:pPr>
      <w:rPr>
        <w:rFonts w:ascii="Wingdings" w:hAnsi="Wingdings" w:hint="default"/>
      </w:rPr>
    </w:lvl>
    <w:lvl w:ilvl="6" w:tplc="9194815A" w:tentative="1">
      <w:start w:val="1"/>
      <w:numFmt w:val="bullet"/>
      <w:lvlText w:val=""/>
      <w:lvlJc w:val="left"/>
      <w:pPr>
        <w:ind w:left="5040" w:hanging="360"/>
      </w:pPr>
      <w:rPr>
        <w:rFonts w:ascii="Symbol" w:hAnsi="Symbol" w:hint="default"/>
      </w:rPr>
    </w:lvl>
    <w:lvl w:ilvl="7" w:tplc="E34C9EEC" w:tentative="1">
      <w:start w:val="1"/>
      <w:numFmt w:val="bullet"/>
      <w:lvlText w:val="o"/>
      <w:lvlJc w:val="left"/>
      <w:pPr>
        <w:ind w:left="5760" w:hanging="360"/>
      </w:pPr>
      <w:rPr>
        <w:rFonts w:ascii="Courier New" w:hAnsi="Courier New" w:cs="Courier New" w:hint="default"/>
      </w:rPr>
    </w:lvl>
    <w:lvl w:ilvl="8" w:tplc="74A2054C" w:tentative="1">
      <w:start w:val="1"/>
      <w:numFmt w:val="bullet"/>
      <w:lvlText w:val=""/>
      <w:lvlJc w:val="left"/>
      <w:pPr>
        <w:ind w:left="6480" w:hanging="360"/>
      </w:pPr>
      <w:rPr>
        <w:rFonts w:ascii="Wingdings" w:hAnsi="Wingdings" w:hint="default"/>
      </w:rPr>
    </w:lvl>
  </w:abstractNum>
  <w:abstractNum w:abstractNumId="3" w15:restartNumberingAfterBreak="0">
    <w:nsid w:val="0671605D"/>
    <w:multiLevelType w:val="multilevel"/>
    <w:tmpl w:val="3D2A0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FD1767"/>
    <w:multiLevelType w:val="multilevel"/>
    <w:tmpl w:val="03B47B6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vertAlign w:val="superscrip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A0466E2"/>
    <w:multiLevelType w:val="hybridMultilevel"/>
    <w:tmpl w:val="6AC438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D12185E"/>
    <w:multiLevelType w:val="hybridMultilevel"/>
    <w:tmpl w:val="C408E05A"/>
    <w:lvl w:ilvl="0" w:tplc="60760ADE">
      <w:start w:val="1"/>
      <w:numFmt w:val="decimal"/>
      <w:lvlText w:val="%1."/>
      <w:lvlJc w:val="left"/>
      <w:pPr>
        <w:ind w:left="720" w:hanging="360"/>
      </w:pPr>
      <w:rPr>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671248E"/>
    <w:multiLevelType w:val="hybridMultilevel"/>
    <w:tmpl w:val="AC32A076"/>
    <w:lvl w:ilvl="0" w:tplc="3BE4086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6B855BD"/>
    <w:multiLevelType w:val="hybridMultilevel"/>
    <w:tmpl w:val="ED601EB4"/>
    <w:lvl w:ilvl="0" w:tplc="3BE4086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873242C"/>
    <w:multiLevelType w:val="multilevel"/>
    <w:tmpl w:val="0E2CF8CA"/>
    <w:lvl w:ilvl="0">
      <w:start w:val="1"/>
      <w:numFmt w:val="decimal"/>
      <w:lvlText w:val="%1."/>
      <w:lvlJc w:val="left"/>
      <w:pPr>
        <w:ind w:left="720" w:hanging="360"/>
      </w:pPr>
      <w:rPr>
        <w:rFonts w:hint="default"/>
      </w:rPr>
    </w:lvl>
    <w:lvl w:ilvl="1">
      <w:start w:val="7"/>
      <w:numFmt w:val="decimal"/>
      <w:isLgl/>
      <w:lvlText w:val="%1.%2."/>
      <w:lvlJc w:val="left"/>
      <w:pPr>
        <w:ind w:left="5382"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ABA1A1C"/>
    <w:multiLevelType w:val="multilevel"/>
    <w:tmpl w:val="0A12D88A"/>
    <w:lvl w:ilvl="0">
      <w:start w:val="1"/>
      <w:numFmt w:val="bullet"/>
      <w:lvlText w:val=""/>
      <w:lvlJc w:val="left"/>
      <w:pPr>
        <w:ind w:left="720" w:hanging="360"/>
      </w:pPr>
      <w:rPr>
        <w:rFonts w:ascii="Symbol" w:hAnsi="Symbol" w:hint="default"/>
      </w:rPr>
    </w:lvl>
    <w:lvl w:ilvl="1">
      <w:start w:val="8"/>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C540176"/>
    <w:multiLevelType w:val="multilevel"/>
    <w:tmpl w:val="A38CD618"/>
    <w:lvl w:ilvl="0">
      <w:start w:val="1"/>
      <w:numFmt w:val="decimal"/>
      <w:lvlText w:val="%1."/>
      <w:lvlJc w:val="left"/>
      <w:pPr>
        <w:ind w:left="720" w:hanging="360"/>
      </w:pPr>
      <w:rPr>
        <w:rFonts w:hint="default"/>
      </w:rPr>
    </w:lvl>
    <w:lvl w:ilvl="1">
      <w:start w:val="8"/>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1FB5BD3"/>
    <w:multiLevelType w:val="hybridMultilevel"/>
    <w:tmpl w:val="8320F4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3A82B4E"/>
    <w:multiLevelType w:val="hybridMultilevel"/>
    <w:tmpl w:val="E432F780"/>
    <w:lvl w:ilvl="0" w:tplc="CDBE9DF0">
      <w:numFmt w:val="bullet"/>
      <w:lvlText w:val=""/>
      <w:lvlJc w:val="left"/>
      <w:pPr>
        <w:ind w:left="720" w:hanging="360"/>
      </w:pPr>
      <w:rPr>
        <w:rFonts w:ascii="Symbol" w:eastAsiaTheme="minorEastAsia" w:hAnsi="Symbol" w:cs="Times New Roman" w:hint="default"/>
        <w:color w:val="000000"/>
      </w:rPr>
    </w:lvl>
    <w:lvl w:ilvl="1" w:tplc="A7AC1EB6" w:tentative="1">
      <w:start w:val="1"/>
      <w:numFmt w:val="bullet"/>
      <w:lvlText w:val="o"/>
      <w:lvlJc w:val="left"/>
      <w:pPr>
        <w:ind w:left="1440" w:hanging="360"/>
      </w:pPr>
      <w:rPr>
        <w:rFonts w:ascii="Courier New" w:hAnsi="Courier New" w:cs="Courier New" w:hint="default"/>
      </w:rPr>
    </w:lvl>
    <w:lvl w:ilvl="2" w:tplc="970046B8" w:tentative="1">
      <w:start w:val="1"/>
      <w:numFmt w:val="bullet"/>
      <w:lvlText w:val=""/>
      <w:lvlJc w:val="left"/>
      <w:pPr>
        <w:ind w:left="2160" w:hanging="360"/>
      </w:pPr>
      <w:rPr>
        <w:rFonts w:ascii="Wingdings" w:hAnsi="Wingdings" w:hint="default"/>
      </w:rPr>
    </w:lvl>
    <w:lvl w:ilvl="3" w:tplc="5A063362" w:tentative="1">
      <w:start w:val="1"/>
      <w:numFmt w:val="bullet"/>
      <w:lvlText w:val=""/>
      <w:lvlJc w:val="left"/>
      <w:pPr>
        <w:ind w:left="2880" w:hanging="360"/>
      </w:pPr>
      <w:rPr>
        <w:rFonts w:ascii="Symbol" w:hAnsi="Symbol" w:hint="default"/>
      </w:rPr>
    </w:lvl>
    <w:lvl w:ilvl="4" w:tplc="7F764810" w:tentative="1">
      <w:start w:val="1"/>
      <w:numFmt w:val="bullet"/>
      <w:lvlText w:val="o"/>
      <w:lvlJc w:val="left"/>
      <w:pPr>
        <w:ind w:left="3600" w:hanging="360"/>
      </w:pPr>
      <w:rPr>
        <w:rFonts w:ascii="Courier New" w:hAnsi="Courier New" w:cs="Courier New" w:hint="default"/>
      </w:rPr>
    </w:lvl>
    <w:lvl w:ilvl="5" w:tplc="E4FE7E58" w:tentative="1">
      <w:start w:val="1"/>
      <w:numFmt w:val="bullet"/>
      <w:lvlText w:val=""/>
      <w:lvlJc w:val="left"/>
      <w:pPr>
        <w:ind w:left="4320" w:hanging="360"/>
      </w:pPr>
      <w:rPr>
        <w:rFonts w:ascii="Wingdings" w:hAnsi="Wingdings" w:hint="default"/>
      </w:rPr>
    </w:lvl>
    <w:lvl w:ilvl="6" w:tplc="5C00EAE2" w:tentative="1">
      <w:start w:val="1"/>
      <w:numFmt w:val="bullet"/>
      <w:lvlText w:val=""/>
      <w:lvlJc w:val="left"/>
      <w:pPr>
        <w:ind w:left="5040" w:hanging="360"/>
      </w:pPr>
      <w:rPr>
        <w:rFonts w:ascii="Symbol" w:hAnsi="Symbol" w:hint="default"/>
      </w:rPr>
    </w:lvl>
    <w:lvl w:ilvl="7" w:tplc="9C02A9FC" w:tentative="1">
      <w:start w:val="1"/>
      <w:numFmt w:val="bullet"/>
      <w:lvlText w:val="o"/>
      <w:lvlJc w:val="left"/>
      <w:pPr>
        <w:ind w:left="5760" w:hanging="360"/>
      </w:pPr>
      <w:rPr>
        <w:rFonts w:ascii="Courier New" w:hAnsi="Courier New" w:cs="Courier New" w:hint="default"/>
      </w:rPr>
    </w:lvl>
    <w:lvl w:ilvl="8" w:tplc="BC4E78B0" w:tentative="1">
      <w:start w:val="1"/>
      <w:numFmt w:val="bullet"/>
      <w:lvlText w:val=""/>
      <w:lvlJc w:val="left"/>
      <w:pPr>
        <w:ind w:left="6480" w:hanging="360"/>
      </w:pPr>
      <w:rPr>
        <w:rFonts w:ascii="Wingdings" w:hAnsi="Wingdings" w:hint="default"/>
      </w:rPr>
    </w:lvl>
  </w:abstractNum>
  <w:abstractNum w:abstractNumId="14" w15:restartNumberingAfterBreak="0">
    <w:nsid w:val="24601FF4"/>
    <w:multiLevelType w:val="hybridMultilevel"/>
    <w:tmpl w:val="C408E05A"/>
    <w:lvl w:ilvl="0" w:tplc="60760ADE">
      <w:start w:val="1"/>
      <w:numFmt w:val="decimal"/>
      <w:lvlText w:val="%1."/>
      <w:lvlJc w:val="left"/>
      <w:pPr>
        <w:ind w:left="720" w:hanging="360"/>
      </w:pPr>
      <w:rPr>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4D06787"/>
    <w:multiLevelType w:val="hybridMultilevel"/>
    <w:tmpl w:val="062E95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7AA53DC"/>
    <w:multiLevelType w:val="hybridMultilevel"/>
    <w:tmpl w:val="0A4072DC"/>
    <w:lvl w:ilvl="0" w:tplc="394C90F8">
      <w:start w:val="98"/>
      <w:numFmt w:val="bullet"/>
      <w:lvlText w:val=""/>
      <w:lvlJc w:val="left"/>
      <w:pPr>
        <w:ind w:left="720" w:hanging="360"/>
      </w:pPr>
      <w:rPr>
        <w:rFonts w:ascii="Symbol" w:eastAsia="MS Mincho"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81F579A"/>
    <w:multiLevelType w:val="hybridMultilevel"/>
    <w:tmpl w:val="54804B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91963D3"/>
    <w:multiLevelType w:val="multilevel"/>
    <w:tmpl w:val="DE841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A8245A"/>
    <w:multiLevelType w:val="hybridMultilevel"/>
    <w:tmpl w:val="21DC687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2B0E6D25"/>
    <w:multiLevelType w:val="hybridMultilevel"/>
    <w:tmpl w:val="EA4E705A"/>
    <w:lvl w:ilvl="0" w:tplc="3BE4086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180431C"/>
    <w:multiLevelType w:val="hybridMultilevel"/>
    <w:tmpl w:val="F78686E0"/>
    <w:lvl w:ilvl="0" w:tplc="B2F62788">
      <w:start w:val="3"/>
      <w:numFmt w:val="bullet"/>
      <w:lvlText w:val=""/>
      <w:lvlJc w:val="left"/>
      <w:pPr>
        <w:ind w:left="720" w:hanging="360"/>
      </w:pPr>
      <w:rPr>
        <w:rFonts w:ascii="Symbol" w:eastAsia="MS Mincho"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83E6A3B"/>
    <w:multiLevelType w:val="hybridMultilevel"/>
    <w:tmpl w:val="5C7C7C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96C2760"/>
    <w:multiLevelType w:val="multilevel"/>
    <w:tmpl w:val="9880E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F767C0"/>
    <w:multiLevelType w:val="hybridMultilevel"/>
    <w:tmpl w:val="F5B26D1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5" w15:restartNumberingAfterBreak="0">
    <w:nsid w:val="3B557E38"/>
    <w:multiLevelType w:val="hybridMultilevel"/>
    <w:tmpl w:val="EDF4677A"/>
    <w:lvl w:ilvl="0" w:tplc="3BE4086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F1A05BF"/>
    <w:multiLevelType w:val="hybridMultilevel"/>
    <w:tmpl w:val="26B2FB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2905DF5"/>
    <w:multiLevelType w:val="hybridMultilevel"/>
    <w:tmpl w:val="35F8EC58"/>
    <w:lvl w:ilvl="0" w:tplc="0419000F">
      <w:start w:val="1"/>
      <w:numFmt w:val="decimal"/>
      <w:lvlText w:val="%1."/>
      <w:lvlJc w:val="left"/>
      <w:pPr>
        <w:ind w:left="720" w:hanging="360"/>
      </w:pPr>
      <w:rPr>
        <w:rFonts w:hint="default"/>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3AE231B"/>
    <w:multiLevelType w:val="multilevel"/>
    <w:tmpl w:val="18BC2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86626B"/>
    <w:multiLevelType w:val="hybridMultilevel"/>
    <w:tmpl w:val="9AC8638E"/>
    <w:lvl w:ilvl="0" w:tplc="3BE4086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73B78AF"/>
    <w:multiLevelType w:val="hybridMultilevel"/>
    <w:tmpl w:val="2196F2C0"/>
    <w:lvl w:ilvl="0" w:tplc="05A25C1E">
      <w:start w:val="1"/>
      <w:numFmt w:val="decimal"/>
      <w:pStyle w:val="1"/>
      <w:lvlText w:val="%1."/>
      <w:lvlJc w:val="left"/>
      <w:pPr>
        <w:tabs>
          <w:tab w:val="num" w:pos="1503"/>
        </w:tabs>
        <w:ind w:left="1560" w:hanging="284"/>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31" w15:restartNumberingAfterBreak="0">
    <w:nsid w:val="4A26591D"/>
    <w:multiLevelType w:val="hybridMultilevel"/>
    <w:tmpl w:val="35F8EC58"/>
    <w:lvl w:ilvl="0" w:tplc="FFFFFFFF">
      <w:start w:val="1"/>
      <w:numFmt w:val="decimal"/>
      <w:lvlText w:val="%1."/>
      <w:lvlJc w:val="left"/>
      <w:pPr>
        <w:ind w:left="720" w:hanging="360"/>
      </w:pPr>
      <w:rPr>
        <w:rFonts w:hint="default"/>
        <w:sz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BA67676"/>
    <w:multiLevelType w:val="hybridMultilevel"/>
    <w:tmpl w:val="39EC9F9E"/>
    <w:lvl w:ilvl="0" w:tplc="0A386F46">
      <w:start w:val="98"/>
      <w:numFmt w:val="bullet"/>
      <w:lvlText w:val=""/>
      <w:lvlJc w:val="left"/>
      <w:pPr>
        <w:ind w:left="720" w:hanging="360"/>
      </w:pPr>
      <w:rPr>
        <w:rFonts w:ascii="Symbol" w:eastAsia="MS Mincho"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4D40DE2"/>
    <w:multiLevelType w:val="hybridMultilevel"/>
    <w:tmpl w:val="5C7C7C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9D91611"/>
    <w:multiLevelType w:val="hybridMultilevel"/>
    <w:tmpl w:val="9E9661C4"/>
    <w:lvl w:ilvl="0" w:tplc="F326B302">
      <w:numFmt w:val="bullet"/>
      <w:lvlText w:val="•"/>
      <w:lvlJc w:val="left"/>
      <w:pPr>
        <w:ind w:left="818" w:hanging="358"/>
      </w:pPr>
      <w:rPr>
        <w:rFonts w:ascii="Times New Roman" w:eastAsia="Times New Roman" w:hAnsi="Times New Roman" w:cs="Times New Roman" w:hint="default"/>
        <w:b w:val="0"/>
        <w:bCs w:val="0"/>
        <w:i w:val="0"/>
        <w:iCs w:val="0"/>
        <w:color w:val="2A2A28"/>
        <w:w w:val="105"/>
        <w:sz w:val="22"/>
        <w:szCs w:val="22"/>
        <w:lang w:val="ru-RU" w:eastAsia="en-US" w:bidi="ar-SA"/>
      </w:rPr>
    </w:lvl>
    <w:lvl w:ilvl="1" w:tplc="DAE630F6">
      <w:numFmt w:val="bullet"/>
      <w:lvlText w:val="•"/>
      <w:lvlJc w:val="left"/>
      <w:pPr>
        <w:ind w:left="1706" w:hanging="358"/>
      </w:pPr>
      <w:rPr>
        <w:rFonts w:hint="default"/>
        <w:lang w:val="ru-RU" w:eastAsia="en-US" w:bidi="ar-SA"/>
      </w:rPr>
    </w:lvl>
    <w:lvl w:ilvl="2" w:tplc="DA30DB14">
      <w:numFmt w:val="bullet"/>
      <w:lvlText w:val="•"/>
      <w:lvlJc w:val="left"/>
      <w:pPr>
        <w:ind w:left="2592" w:hanging="358"/>
      </w:pPr>
      <w:rPr>
        <w:rFonts w:hint="default"/>
        <w:lang w:val="ru-RU" w:eastAsia="en-US" w:bidi="ar-SA"/>
      </w:rPr>
    </w:lvl>
    <w:lvl w:ilvl="3" w:tplc="1806F93C">
      <w:numFmt w:val="bullet"/>
      <w:lvlText w:val="•"/>
      <w:lvlJc w:val="left"/>
      <w:pPr>
        <w:ind w:left="3478" w:hanging="358"/>
      </w:pPr>
      <w:rPr>
        <w:rFonts w:hint="default"/>
        <w:lang w:val="ru-RU" w:eastAsia="en-US" w:bidi="ar-SA"/>
      </w:rPr>
    </w:lvl>
    <w:lvl w:ilvl="4" w:tplc="34D2DFAA">
      <w:numFmt w:val="bullet"/>
      <w:lvlText w:val="•"/>
      <w:lvlJc w:val="left"/>
      <w:pPr>
        <w:ind w:left="4364" w:hanging="358"/>
      </w:pPr>
      <w:rPr>
        <w:rFonts w:hint="default"/>
        <w:lang w:val="ru-RU" w:eastAsia="en-US" w:bidi="ar-SA"/>
      </w:rPr>
    </w:lvl>
    <w:lvl w:ilvl="5" w:tplc="201AD54C">
      <w:numFmt w:val="bullet"/>
      <w:lvlText w:val="•"/>
      <w:lvlJc w:val="left"/>
      <w:pPr>
        <w:ind w:left="5250" w:hanging="358"/>
      </w:pPr>
      <w:rPr>
        <w:rFonts w:hint="default"/>
        <w:lang w:val="ru-RU" w:eastAsia="en-US" w:bidi="ar-SA"/>
      </w:rPr>
    </w:lvl>
    <w:lvl w:ilvl="6" w:tplc="4C8A9E44">
      <w:numFmt w:val="bullet"/>
      <w:lvlText w:val="•"/>
      <w:lvlJc w:val="left"/>
      <w:pPr>
        <w:ind w:left="6136" w:hanging="358"/>
      </w:pPr>
      <w:rPr>
        <w:rFonts w:hint="default"/>
        <w:lang w:val="ru-RU" w:eastAsia="en-US" w:bidi="ar-SA"/>
      </w:rPr>
    </w:lvl>
    <w:lvl w:ilvl="7" w:tplc="188C0A2E">
      <w:numFmt w:val="bullet"/>
      <w:lvlText w:val="•"/>
      <w:lvlJc w:val="left"/>
      <w:pPr>
        <w:ind w:left="7022" w:hanging="358"/>
      </w:pPr>
      <w:rPr>
        <w:rFonts w:hint="default"/>
        <w:lang w:val="ru-RU" w:eastAsia="en-US" w:bidi="ar-SA"/>
      </w:rPr>
    </w:lvl>
    <w:lvl w:ilvl="8" w:tplc="CD607654">
      <w:numFmt w:val="bullet"/>
      <w:lvlText w:val="•"/>
      <w:lvlJc w:val="left"/>
      <w:pPr>
        <w:ind w:left="7908" w:hanging="358"/>
      </w:pPr>
      <w:rPr>
        <w:rFonts w:hint="default"/>
        <w:lang w:val="ru-RU" w:eastAsia="en-US" w:bidi="ar-SA"/>
      </w:rPr>
    </w:lvl>
  </w:abstractNum>
  <w:abstractNum w:abstractNumId="35" w15:restartNumberingAfterBreak="0">
    <w:nsid w:val="5A9257F6"/>
    <w:multiLevelType w:val="multilevel"/>
    <w:tmpl w:val="54EEC968"/>
    <w:lvl w:ilvl="0">
      <w:start w:val="1"/>
      <w:numFmt w:val="decimal"/>
      <w:pStyle w:val="Subtitle"/>
      <w:lvlText w:val="%1."/>
      <w:lvlJc w:val="left"/>
      <w:pPr>
        <w:ind w:left="502" w:hanging="360"/>
      </w:pPr>
      <w:rPr>
        <w:rFonts w:ascii="Times New Roman" w:hAnsi="Times New Roman" w:cs="Times New Roman"/>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1">
      <w:start w:val="1"/>
      <w:numFmt w:val="decimal"/>
      <w:isLgl/>
      <w:lvlText w:val="%1.%2."/>
      <w:lvlJc w:val="left"/>
      <w:pPr>
        <w:ind w:left="502" w:hanging="360"/>
      </w:pPr>
      <w:rPr>
        <w:b/>
        <w:lang w:val="ru-RU"/>
      </w:rPr>
    </w:lvl>
    <w:lvl w:ilvl="2">
      <w:start w:val="1"/>
      <w:numFmt w:val="decimal"/>
      <w:isLgl/>
      <w:lvlText w:val="%1.%2.%3."/>
      <w:lvlJc w:val="left"/>
      <w:pPr>
        <w:ind w:left="862" w:hanging="720"/>
      </w:pPr>
    </w:lvl>
    <w:lvl w:ilvl="3">
      <w:start w:val="1"/>
      <w:numFmt w:val="decimal"/>
      <w:isLgl/>
      <w:lvlText w:val="%1.%2.%3.%4."/>
      <w:lvlJc w:val="left"/>
      <w:pPr>
        <w:ind w:left="862" w:hanging="720"/>
      </w:pPr>
    </w:lvl>
    <w:lvl w:ilvl="4">
      <w:start w:val="1"/>
      <w:numFmt w:val="decimal"/>
      <w:isLgl/>
      <w:lvlText w:val="%1.%2.%3.%4.%5."/>
      <w:lvlJc w:val="left"/>
      <w:pPr>
        <w:ind w:left="1222" w:hanging="1080"/>
      </w:pPr>
    </w:lvl>
    <w:lvl w:ilvl="5">
      <w:start w:val="1"/>
      <w:numFmt w:val="decimal"/>
      <w:isLgl/>
      <w:lvlText w:val="%1.%2.%3.%4.%5.%6."/>
      <w:lvlJc w:val="left"/>
      <w:pPr>
        <w:ind w:left="1222" w:hanging="1080"/>
      </w:pPr>
    </w:lvl>
    <w:lvl w:ilvl="6">
      <w:start w:val="1"/>
      <w:numFmt w:val="decimal"/>
      <w:isLgl/>
      <w:lvlText w:val="%1.%2.%3.%4.%5.%6.%7."/>
      <w:lvlJc w:val="left"/>
      <w:pPr>
        <w:ind w:left="1582" w:hanging="1440"/>
      </w:pPr>
    </w:lvl>
    <w:lvl w:ilvl="7">
      <w:start w:val="1"/>
      <w:numFmt w:val="decimal"/>
      <w:isLgl/>
      <w:lvlText w:val="%1.%2.%3.%4.%5.%6.%7.%8."/>
      <w:lvlJc w:val="left"/>
      <w:pPr>
        <w:ind w:left="1582" w:hanging="1440"/>
      </w:pPr>
    </w:lvl>
    <w:lvl w:ilvl="8">
      <w:start w:val="1"/>
      <w:numFmt w:val="decimal"/>
      <w:isLgl/>
      <w:lvlText w:val="%1.%2.%3.%4.%5.%6.%7.%8.%9."/>
      <w:lvlJc w:val="left"/>
      <w:pPr>
        <w:ind w:left="1942" w:hanging="1800"/>
      </w:pPr>
    </w:lvl>
  </w:abstractNum>
  <w:abstractNum w:abstractNumId="36" w15:restartNumberingAfterBreak="0">
    <w:nsid w:val="5B8A7546"/>
    <w:multiLevelType w:val="hybridMultilevel"/>
    <w:tmpl w:val="DE3434B6"/>
    <w:lvl w:ilvl="0" w:tplc="83E68098">
      <w:start w:val="5"/>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DED145A"/>
    <w:multiLevelType w:val="hybridMultilevel"/>
    <w:tmpl w:val="F202D134"/>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8" w15:restartNumberingAfterBreak="0">
    <w:nsid w:val="5DF4179E"/>
    <w:multiLevelType w:val="multilevel"/>
    <w:tmpl w:val="6EB0AFF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621F7B7F"/>
    <w:multiLevelType w:val="multilevel"/>
    <w:tmpl w:val="F710EA6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62A52138"/>
    <w:multiLevelType w:val="multilevel"/>
    <w:tmpl w:val="3C74B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726374"/>
    <w:multiLevelType w:val="hybridMultilevel"/>
    <w:tmpl w:val="7652B310"/>
    <w:lvl w:ilvl="0" w:tplc="5F14F152">
      <w:start w:val="42"/>
      <w:numFmt w:val="bullet"/>
      <w:lvlText w:val=""/>
      <w:lvlJc w:val="left"/>
      <w:pPr>
        <w:ind w:left="720" w:hanging="360"/>
      </w:pPr>
      <w:rPr>
        <w:rFonts w:ascii="Symbol" w:eastAsia="MS Mincho" w:hAnsi="Symbol" w:cs="Times New Roman" w:hint="default"/>
        <w:sz w:val="2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68F55898"/>
    <w:multiLevelType w:val="hybridMultilevel"/>
    <w:tmpl w:val="0854B7E8"/>
    <w:lvl w:ilvl="0" w:tplc="AAFE494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6684F47"/>
    <w:multiLevelType w:val="multilevel"/>
    <w:tmpl w:val="F118CD42"/>
    <w:lvl w:ilvl="0">
      <w:start w:val="1"/>
      <w:numFmt w:val="decimal"/>
      <w:pStyle w:val="10"/>
      <w:lvlText w:val="%1."/>
      <w:lvlJc w:val="left"/>
      <w:pPr>
        <w:ind w:left="1778" w:hanging="360"/>
      </w:pPr>
    </w:lvl>
    <w:lvl w:ilvl="1">
      <w:start w:val="1"/>
      <w:numFmt w:val="decimal"/>
      <w:pStyle w:val="11"/>
      <w:lvlText w:val="%1.%2."/>
      <w:lvlJc w:val="left"/>
      <w:pPr>
        <w:ind w:left="432" w:hanging="432"/>
      </w:pPr>
    </w:lvl>
    <w:lvl w:ilvl="2">
      <w:start w:val="1"/>
      <w:numFmt w:val="decimal"/>
      <w:pStyle w:val="111"/>
      <w:lvlText w:val="%1.%2.%3."/>
      <w:lvlJc w:val="left"/>
      <w:pPr>
        <w:ind w:left="504" w:hanging="504"/>
      </w:pPr>
    </w:lvl>
    <w:lvl w:ilvl="3">
      <w:start w:val="1"/>
      <w:numFmt w:val="decimal"/>
      <w:pStyle w:val="1111"/>
      <w:lvlText w:val="%1.%2.%3.%4."/>
      <w:lvlJc w:val="left"/>
      <w:pPr>
        <w:ind w:left="1728" w:hanging="648"/>
      </w:pPr>
    </w:lvl>
    <w:lvl w:ilvl="4">
      <w:start w:val="1"/>
      <w:numFmt w:val="decimal"/>
      <w:pStyle w:val="11111"/>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95F0CAB"/>
    <w:multiLevelType w:val="hybridMultilevel"/>
    <w:tmpl w:val="88AEEA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DED3800"/>
    <w:multiLevelType w:val="hybridMultilevel"/>
    <w:tmpl w:val="2CD8D0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19"/>
  </w:num>
  <w:num w:numId="7">
    <w:abstractNumId w:val="45"/>
  </w:num>
  <w:num w:numId="8">
    <w:abstractNumId w:val="17"/>
  </w:num>
  <w:num w:numId="9">
    <w:abstractNumId w:val="37"/>
  </w:num>
  <w:num w:numId="10">
    <w:abstractNumId w:val="5"/>
  </w:num>
  <w:num w:numId="11">
    <w:abstractNumId w:val="24"/>
  </w:num>
  <w:num w:numId="12">
    <w:abstractNumId w:val="26"/>
  </w:num>
  <w:num w:numId="13">
    <w:abstractNumId w:val="1"/>
  </w:num>
  <w:num w:numId="14">
    <w:abstractNumId w:val="38"/>
  </w:num>
  <w:num w:numId="15">
    <w:abstractNumId w:val="4"/>
  </w:num>
  <w:num w:numId="16">
    <w:abstractNumId w:val="6"/>
  </w:num>
  <w:num w:numId="17">
    <w:abstractNumId w:val="34"/>
  </w:num>
  <w:num w:numId="18">
    <w:abstractNumId w:val="39"/>
  </w:num>
  <w:num w:numId="19">
    <w:abstractNumId w:val="10"/>
  </w:num>
  <w:num w:numId="20">
    <w:abstractNumId w:val="15"/>
  </w:num>
  <w:num w:numId="21">
    <w:abstractNumId w:val="18"/>
  </w:num>
  <w:num w:numId="22">
    <w:abstractNumId w:val="23"/>
  </w:num>
  <w:num w:numId="23">
    <w:abstractNumId w:val="28"/>
  </w:num>
  <w:num w:numId="24">
    <w:abstractNumId w:val="3"/>
  </w:num>
  <w:num w:numId="25">
    <w:abstractNumId w:val="0"/>
    <w:lvlOverride w:ilvl="0">
      <w:lvl w:ilvl="0">
        <w:numFmt w:val="bullet"/>
        <w:lvlText w:val="•"/>
        <w:lvlJc w:val="left"/>
        <w:pPr>
          <w:tabs>
            <w:tab w:val="num" w:pos="643"/>
          </w:tabs>
        </w:pPr>
        <w:rPr>
          <w:rFonts w:ascii="Arial" w:hAnsi="Arial" w:cs="Arial" w:hint="default"/>
        </w:rPr>
      </w:lvl>
    </w:lvlOverride>
  </w:num>
  <w:num w:numId="26">
    <w:abstractNumId w:val="2"/>
  </w:num>
  <w:num w:numId="27">
    <w:abstractNumId w:val="13"/>
  </w:num>
  <w:num w:numId="28">
    <w:abstractNumId w:val="40"/>
  </w:num>
  <w:num w:numId="29">
    <w:abstractNumId w:val="14"/>
  </w:num>
  <w:num w:numId="30">
    <w:abstractNumId w:val="42"/>
  </w:num>
  <w:num w:numId="31">
    <w:abstractNumId w:val="12"/>
  </w:num>
  <w:num w:numId="32">
    <w:abstractNumId w:val="44"/>
  </w:num>
  <w:num w:numId="33">
    <w:abstractNumId w:val="27"/>
  </w:num>
  <w:num w:numId="34">
    <w:abstractNumId w:val="31"/>
  </w:num>
  <w:num w:numId="35">
    <w:abstractNumId w:val="8"/>
  </w:num>
  <w:num w:numId="36">
    <w:abstractNumId w:val="33"/>
  </w:num>
  <w:num w:numId="37">
    <w:abstractNumId w:val="22"/>
  </w:num>
  <w:num w:numId="38">
    <w:abstractNumId w:val="25"/>
  </w:num>
  <w:num w:numId="39">
    <w:abstractNumId w:val="20"/>
  </w:num>
  <w:num w:numId="40">
    <w:abstractNumId w:val="29"/>
  </w:num>
  <w:num w:numId="41">
    <w:abstractNumId w:val="7"/>
  </w:num>
  <w:num w:numId="42">
    <w:abstractNumId w:val="36"/>
  </w:num>
  <w:num w:numId="43">
    <w:abstractNumId w:val="21"/>
  </w:num>
  <w:num w:numId="44">
    <w:abstractNumId w:val="41"/>
  </w:num>
  <w:num w:numId="45">
    <w:abstractNumId w:val="32"/>
  </w:num>
  <w:num w:numId="46">
    <w:abstractNumId w:val="16"/>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lgorukova A">
    <w15:presenceInfo w15:providerId="None" w15:userId="Dolgorukova A"/>
  </w15:person>
  <w15:person w15:author="Абрамова Анна Андреевна">
    <w15:presenceInfo w15:providerId="AD" w15:userId="S::1032172704@pfur.ru::73637477-911d-4c77-b233-4fea75611ddb"/>
  </w15:person>
  <w15:person w15:author="Belolipetskaya, Elena">
    <w15:presenceInfo w15:providerId="None" w15:userId="Belolipetskaya, Elena"/>
  </w15:person>
  <w15:person w15:author="Елена Белолипецкая">
    <w15:presenceInfo w15:providerId="None" w15:userId="Елена Белолипецкая"/>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ru-RU" w:vendorID="64" w:dllVersion="6" w:nlCheck="1" w:checkStyle="0"/>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activeWritingStyle w:appName="MSWord" w:lang="ja-JP" w:vendorID="64" w:dllVersion="0" w:nlCheck="1" w:checkStyle="1"/>
  <w:proofState w:spelling="clean" w:grammar="clean"/>
  <w:trackRevisions/>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964"/>
    <w:rsid w:val="00000011"/>
    <w:rsid w:val="00000430"/>
    <w:rsid w:val="00000A42"/>
    <w:rsid w:val="00000ED9"/>
    <w:rsid w:val="0000100A"/>
    <w:rsid w:val="00001212"/>
    <w:rsid w:val="00001690"/>
    <w:rsid w:val="00001B0B"/>
    <w:rsid w:val="00001B95"/>
    <w:rsid w:val="00001BDB"/>
    <w:rsid w:val="00001C4E"/>
    <w:rsid w:val="00002443"/>
    <w:rsid w:val="000027F0"/>
    <w:rsid w:val="00002B8B"/>
    <w:rsid w:val="000033BF"/>
    <w:rsid w:val="000046E9"/>
    <w:rsid w:val="0000471C"/>
    <w:rsid w:val="00004729"/>
    <w:rsid w:val="00004847"/>
    <w:rsid w:val="000054E2"/>
    <w:rsid w:val="00005644"/>
    <w:rsid w:val="00005878"/>
    <w:rsid w:val="00005E88"/>
    <w:rsid w:val="00006B65"/>
    <w:rsid w:val="00006DD4"/>
    <w:rsid w:val="000108BC"/>
    <w:rsid w:val="00011A4A"/>
    <w:rsid w:val="000124AA"/>
    <w:rsid w:val="000125BA"/>
    <w:rsid w:val="000126E7"/>
    <w:rsid w:val="0001273E"/>
    <w:rsid w:val="000127A6"/>
    <w:rsid w:val="00012EEB"/>
    <w:rsid w:val="00013787"/>
    <w:rsid w:val="00014854"/>
    <w:rsid w:val="00014CAE"/>
    <w:rsid w:val="00014DB5"/>
    <w:rsid w:val="00015441"/>
    <w:rsid w:val="00015711"/>
    <w:rsid w:val="0001594F"/>
    <w:rsid w:val="00015B6F"/>
    <w:rsid w:val="00015DE8"/>
    <w:rsid w:val="00016423"/>
    <w:rsid w:val="0001684E"/>
    <w:rsid w:val="00017CEB"/>
    <w:rsid w:val="00017D16"/>
    <w:rsid w:val="0002045C"/>
    <w:rsid w:val="000204DF"/>
    <w:rsid w:val="00021717"/>
    <w:rsid w:val="0002206D"/>
    <w:rsid w:val="000222E6"/>
    <w:rsid w:val="000227AA"/>
    <w:rsid w:val="0002347F"/>
    <w:rsid w:val="00023835"/>
    <w:rsid w:val="00023B50"/>
    <w:rsid w:val="00023E73"/>
    <w:rsid w:val="00024505"/>
    <w:rsid w:val="00024D27"/>
    <w:rsid w:val="000253CF"/>
    <w:rsid w:val="0002540B"/>
    <w:rsid w:val="0002546E"/>
    <w:rsid w:val="00025EF1"/>
    <w:rsid w:val="00026389"/>
    <w:rsid w:val="00026755"/>
    <w:rsid w:val="00026CE6"/>
    <w:rsid w:val="000279A1"/>
    <w:rsid w:val="00030355"/>
    <w:rsid w:val="00030651"/>
    <w:rsid w:val="00032826"/>
    <w:rsid w:val="00032ED1"/>
    <w:rsid w:val="000335ED"/>
    <w:rsid w:val="00034136"/>
    <w:rsid w:val="00034298"/>
    <w:rsid w:val="000344B3"/>
    <w:rsid w:val="0003494B"/>
    <w:rsid w:val="0003513C"/>
    <w:rsid w:val="00035320"/>
    <w:rsid w:val="0003556A"/>
    <w:rsid w:val="000356E4"/>
    <w:rsid w:val="00035FD8"/>
    <w:rsid w:val="0003611D"/>
    <w:rsid w:val="000363AB"/>
    <w:rsid w:val="00036506"/>
    <w:rsid w:val="000371C1"/>
    <w:rsid w:val="00037364"/>
    <w:rsid w:val="000379C5"/>
    <w:rsid w:val="00040076"/>
    <w:rsid w:val="00040287"/>
    <w:rsid w:val="00040485"/>
    <w:rsid w:val="00040674"/>
    <w:rsid w:val="000407C8"/>
    <w:rsid w:val="0004095C"/>
    <w:rsid w:val="00040AD6"/>
    <w:rsid w:val="00040BAF"/>
    <w:rsid w:val="00040BFF"/>
    <w:rsid w:val="00040D0D"/>
    <w:rsid w:val="00040F40"/>
    <w:rsid w:val="000413D6"/>
    <w:rsid w:val="000418CA"/>
    <w:rsid w:val="00041FBD"/>
    <w:rsid w:val="0004213E"/>
    <w:rsid w:val="0004220D"/>
    <w:rsid w:val="00042226"/>
    <w:rsid w:val="0004273B"/>
    <w:rsid w:val="00042947"/>
    <w:rsid w:val="00042B37"/>
    <w:rsid w:val="00042C49"/>
    <w:rsid w:val="00042DC0"/>
    <w:rsid w:val="00042E1D"/>
    <w:rsid w:val="0004312F"/>
    <w:rsid w:val="00043651"/>
    <w:rsid w:val="00043785"/>
    <w:rsid w:val="0004378C"/>
    <w:rsid w:val="00043D31"/>
    <w:rsid w:val="00044CC0"/>
    <w:rsid w:val="00044D6C"/>
    <w:rsid w:val="00045CA8"/>
    <w:rsid w:val="00046160"/>
    <w:rsid w:val="00046717"/>
    <w:rsid w:val="00046FB8"/>
    <w:rsid w:val="00047F39"/>
    <w:rsid w:val="00047FE3"/>
    <w:rsid w:val="00050403"/>
    <w:rsid w:val="00050A32"/>
    <w:rsid w:val="0005124B"/>
    <w:rsid w:val="0005138C"/>
    <w:rsid w:val="00051D7B"/>
    <w:rsid w:val="000520A2"/>
    <w:rsid w:val="000522F1"/>
    <w:rsid w:val="00052E18"/>
    <w:rsid w:val="00052E9A"/>
    <w:rsid w:val="00053099"/>
    <w:rsid w:val="000530A0"/>
    <w:rsid w:val="00053469"/>
    <w:rsid w:val="00054ACA"/>
    <w:rsid w:val="00054E11"/>
    <w:rsid w:val="000551AC"/>
    <w:rsid w:val="00055713"/>
    <w:rsid w:val="00056F8E"/>
    <w:rsid w:val="00057388"/>
    <w:rsid w:val="00057B37"/>
    <w:rsid w:val="00057F1B"/>
    <w:rsid w:val="00057F2B"/>
    <w:rsid w:val="00060CC3"/>
    <w:rsid w:val="00061042"/>
    <w:rsid w:val="00062101"/>
    <w:rsid w:val="0006251A"/>
    <w:rsid w:val="00062C0D"/>
    <w:rsid w:val="000635FB"/>
    <w:rsid w:val="00063E7F"/>
    <w:rsid w:val="00064ED0"/>
    <w:rsid w:val="00065265"/>
    <w:rsid w:val="000654BA"/>
    <w:rsid w:val="00065ED1"/>
    <w:rsid w:val="00066301"/>
    <w:rsid w:val="00066904"/>
    <w:rsid w:val="00066B07"/>
    <w:rsid w:val="0006721D"/>
    <w:rsid w:val="00067FE5"/>
    <w:rsid w:val="00070940"/>
    <w:rsid w:val="000712C9"/>
    <w:rsid w:val="00071397"/>
    <w:rsid w:val="000714B7"/>
    <w:rsid w:val="000719BC"/>
    <w:rsid w:val="00071DC9"/>
    <w:rsid w:val="00071E74"/>
    <w:rsid w:val="0007201B"/>
    <w:rsid w:val="00072496"/>
    <w:rsid w:val="00072F4D"/>
    <w:rsid w:val="00074723"/>
    <w:rsid w:val="00074AA5"/>
    <w:rsid w:val="000750AC"/>
    <w:rsid w:val="000754F3"/>
    <w:rsid w:val="00075B3D"/>
    <w:rsid w:val="00075C1F"/>
    <w:rsid w:val="00075CB4"/>
    <w:rsid w:val="00077393"/>
    <w:rsid w:val="00077C26"/>
    <w:rsid w:val="00077E57"/>
    <w:rsid w:val="00080229"/>
    <w:rsid w:val="000804A1"/>
    <w:rsid w:val="000814C6"/>
    <w:rsid w:val="000819C4"/>
    <w:rsid w:val="00081D65"/>
    <w:rsid w:val="000829CB"/>
    <w:rsid w:val="00082D3F"/>
    <w:rsid w:val="00082DE6"/>
    <w:rsid w:val="0008318B"/>
    <w:rsid w:val="00083368"/>
    <w:rsid w:val="00083C45"/>
    <w:rsid w:val="0008437E"/>
    <w:rsid w:val="00085301"/>
    <w:rsid w:val="0008537D"/>
    <w:rsid w:val="00086155"/>
    <w:rsid w:val="00086A62"/>
    <w:rsid w:val="00087425"/>
    <w:rsid w:val="000875C9"/>
    <w:rsid w:val="00087856"/>
    <w:rsid w:val="00087ADC"/>
    <w:rsid w:val="00087AE6"/>
    <w:rsid w:val="00087BE3"/>
    <w:rsid w:val="00087DC1"/>
    <w:rsid w:val="00087E16"/>
    <w:rsid w:val="000901F1"/>
    <w:rsid w:val="00092835"/>
    <w:rsid w:val="0009294A"/>
    <w:rsid w:val="00093197"/>
    <w:rsid w:val="00093976"/>
    <w:rsid w:val="00094468"/>
    <w:rsid w:val="00094508"/>
    <w:rsid w:val="0009455B"/>
    <w:rsid w:val="00094BA7"/>
    <w:rsid w:val="00094CBF"/>
    <w:rsid w:val="0009534E"/>
    <w:rsid w:val="0009565A"/>
    <w:rsid w:val="000958E0"/>
    <w:rsid w:val="000958ED"/>
    <w:rsid w:val="00095D49"/>
    <w:rsid w:val="000963B3"/>
    <w:rsid w:val="0009648F"/>
    <w:rsid w:val="00096CCC"/>
    <w:rsid w:val="00097400"/>
    <w:rsid w:val="00097512"/>
    <w:rsid w:val="000977B3"/>
    <w:rsid w:val="00097A53"/>
    <w:rsid w:val="00097F8A"/>
    <w:rsid w:val="00097F8F"/>
    <w:rsid w:val="000A08DF"/>
    <w:rsid w:val="000A0C74"/>
    <w:rsid w:val="000A2222"/>
    <w:rsid w:val="000A39A4"/>
    <w:rsid w:val="000A4403"/>
    <w:rsid w:val="000A442B"/>
    <w:rsid w:val="000A50E2"/>
    <w:rsid w:val="000A51A1"/>
    <w:rsid w:val="000A52C5"/>
    <w:rsid w:val="000A57C9"/>
    <w:rsid w:val="000A5B97"/>
    <w:rsid w:val="000A5C9A"/>
    <w:rsid w:val="000A6133"/>
    <w:rsid w:val="000A6B84"/>
    <w:rsid w:val="000A6BF5"/>
    <w:rsid w:val="000A71FC"/>
    <w:rsid w:val="000A7340"/>
    <w:rsid w:val="000A74C0"/>
    <w:rsid w:val="000B065F"/>
    <w:rsid w:val="000B07A7"/>
    <w:rsid w:val="000B1110"/>
    <w:rsid w:val="000B23D7"/>
    <w:rsid w:val="000B2916"/>
    <w:rsid w:val="000B3228"/>
    <w:rsid w:val="000B382D"/>
    <w:rsid w:val="000B39E1"/>
    <w:rsid w:val="000B3DE8"/>
    <w:rsid w:val="000B3E67"/>
    <w:rsid w:val="000B43F9"/>
    <w:rsid w:val="000B4C37"/>
    <w:rsid w:val="000B51C7"/>
    <w:rsid w:val="000B565E"/>
    <w:rsid w:val="000B57A3"/>
    <w:rsid w:val="000B60DF"/>
    <w:rsid w:val="000B67D2"/>
    <w:rsid w:val="000B6B06"/>
    <w:rsid w:val="000B6BB7"/>
    <w:rsid w:val="000B7681"/>
    <w:rsid w:val="000B7983"/>
    <w:rsid w:val="000B79E2"/>
    <w:rsid w:val="000C0760"/>
    <w:rsid w:val="000C12C8"/>
    <w:rsid w:val="000C20C9"/>
    <w:rsid w:val="000C2C4B"/>
    <w:rsid w:val="000C2C6B"/>
    <w:rsid w:val="000C32E0"/>
    <w:rsid w:val="000C32E5"/>
    <w:rsid w:val="000C35EA"/>
    <w:rsid w:val="000C3608"/>
    <w:rsid w:val="000C37CF"/>
    <w:rsid w:val="000C43B5"/>
    <w:rsid w:val="000C4709"/>
    <w:rsid w:val="000C4D7F"/>
    <w:rsid w:val="000C506D"/>
    <w:rsid w:val="000C52BF"/>
    <w:rsid w:val="000C576B"/>
    <w:rsid w:val="000C6594"/>
    <w:rsid w:val="000C68EA"/>
    <w:rsid w:val="000C6E1B"/>
    <w:rsid w:val="000C71CB"/>
    <w:rsid w:val="000C732A"/>
    <w:rsid w:val="000C797D"/>
    <w:rsid w:val="000D022D"/>
    <w:rsid w:val="000D0844"/>
    <w:rsid w:val="000D0ABE"/>
    <w:rsid w:val="000D0F05"/>
    <w:rsid w:val="000D2353"/>
    <w:rsid w:val="000D2ACF"/>
    <w:rsid w:val="000D30DC"/>
    <w:rsid w:val="000D359A"/>
    <w:rsid w:val="000D3866"/>
    <w:rsid w:val="000D3AB8"/>
    <w:rsid w:val="000D493D"/>
    <w:rsid w:val="000D521D"/>
    <w:rsid w:val="000D537E"/>
    <w:rsid w:val="000D54F4"/>
    <w:rsid w:val="000D5549"/>
    <w:rsid w:val="000D5EC2"/>
    <w:rsid w:val="000D665B"/>
    <w:rsid w:val="000D721D"/>
    <w:rsid w:val="000D72AF"/>
    <w:rsid w:val="000D7746"/>
    <w:rsid w:val="000D7A2E"/>
    <w:rsid w:val="000D7DDB"/>
    <w:rsid w:val="000D7DEA"/>
    <w:rsid w:val="000E07C1"/>
    <w:rsid w:val="000E2159"/>
    <w:rsid w:val="000E26AA"/>
    <w:rsid w:val="000E284F"/>
    <w:rsid w:val="000E2C49"/>
    <w:rsid w:val="000E30EF"/>
    <w:rsid w:val="000E3911"/>
    <w:rsid w:val="000E4051"/>
    <w:rsid w:val="000E44D0"/>
    <w:rsid w:val="000E467C"/>
    <w:rsid w:val="000E4D8E"/>
    <w:rsid w:val="000E4F46"/>
    <w:rsid w:val="000E5281"/>
    <w:rsid w:val="000E53F8"/>
    <w:rsid w:val="000E5C4F"/>
    <w:rsid w:val="000E60F3"/>
    <w:rsid w:val="000E656E"/>
    <w:rsid w:val="000E65D2"/>
    <w:rsid w:val="000E66E5"/>
    <w:rsid w:val="000E68DC"/>
    <w:rsid w:val="000E691D"/>
    <w:rsid w:val="000E6B9C"/>
    <w:rsid w:val="000E72E5"/>
    <w:rsid w:val="000F033D"/>
    <w:rsid w:val="000F0D35"/>
    <w:rsid w:val="000F19CE"/>
    <w:rsid w:val="000F1E23"/>
    <w:rsid w:val="000F1E98"/>
    <w:rsid w:val="000F29E4"/>
    <w:rsid w:val="000F3071"/>
    <w:rsid w:val="000F4334"/>
    <w:rsid w:val="000F4561"/>
    <w:rsid w:val="000F475E"/>
    <w:rsid w:val="000F4F7A"/>
    <w:rsid w:val="000F4FE4"/>
    <w:rsid w:val="000F5541"/>
    <w:rsid w:val="000F5D3C"/>
    <w:rsid w:val="000F6B1E"/>
    <w:rsid w:val="000F6F6E"/>
    <w:rsid w:val="000F702C"/>
    <w:rsid w:val="000F77B4"/>
    <w:rsid w:val="000F77B8"/>
    <w:rsid w:val="000F7877"/>
    <w:rsid w:val="000F7990"/>
    <w:rsid w:val="000F79C3"/>
    <w:rsid w:val="001006A5"/>
    <w:rsid w:val="0010074E"/>
    <w:rsid w:val="00101165"/>
    <w:rsid w:val="00101414"/>
    <w:rsid w:val="0010366C"/>
    <w:rsid w:val="00103805"/>
    <w:rsid w:val="001047B1"/>
    <w:rsid w:val="001049DF"/>
    <w:rsid w:val="001054EA"/>
    <w:rsid w:val="0010578D"/>
    <w:rsid w:val="001064AC"/>
    <w:rsid w:val="0010671C"/>
    <w:rsid w:val="00106D33"/>
    <w:rsid w:val="00110209"/>
    <w:rsid w:val="001103D6"/>
    <w:rsid w:val="00110422"/>
    <w:rsid w:val="00110662"/>
    <w:rsid w:val="00110B52"/>
    <w:rsid w:val="00110C51"/>
    <w:rsid w:val="001114E0"/>
    <w:rsid w:val="0011156F"/>
    <w:rsid w:val="001117FB"/>
    <w:rsid w:val="001119E5"/>
    <w:rsid w:val="00111A77"/>
    <w:rsid w:val="0011291F"/>
    <w:rsid w:val="00112AC1"/>
    <w:rsid w:val="00112BAF"/>
    <w:rsid w:val="00112FA0"/>
    <w:rsid w:val="00113100"/>
    <w:rsid w:val="00113B7E"/>
    <w:rsid w:val="00113CE7"/>
    <w:rsid w:val="00113CFD"/>
    <w:rsid w:val="0011422A"/>
    <w:rsid w:val="0011487D"/>
    <w:rsid w:val="00114F2D"/>
    <w:rsid w:val="001158CB"/>
    <w:rsid w:val="001162DD"/>
    <w:rsid w:val="0011678E"/>
    <w:rsid w:val="00116DE4"/>
    <w:rsid w:val="00116E77"/>
    <w:rsid w:val="0011707E"/>
    <w:rsid w:val="0011713C"/>
    <w:rsid w:val="0011725B"/>
    <w:rsid w:val="0011759B"/>
    <w:rsid w:val="00117CD5"/>
    <w:rsid w:val="00117E8F"/>
    <w:rsid w:val="001201E3"/>
    <w:rsid w:val="001207DC"/>
    <w:rsid w:val="00120C1C"/>
    <w:rsid w:val="0012125D"/>
    <w:rsid w:val="0012136A"/>
    <w:rsid w:val="001217CC"/>
    <w:rsid w:val="00121B76"/>
    <w:rsid w:val="0012234E"/>
    <w:rsid w:val="00122B43"/>
    <w:rsid w:val="0012394E"/>
    <w:rsid w:val="0012396D"/>
    <w:rsid w:val="00123BF7"/>
    <w:rsid w:val="00124255"/>
    <w:rsid w:val="001247AB"/>
    <w:rsid w:val="00125DA9"/>
    <w:rsid w:val="00126037"/>
    <w:rsid w:val="00126547"/>
    <w:rsid w:val="00126605"/>
    <w:rsid w:val="001269DF"/>
    <w:rsid w:val="00126AC7"/>
    <w:rsid w:val="00126C54"/>
    <w:rsid w:val="001272F9"/>
    <w:rsid w:val="00127420"/>
    <w:rsid w:val="00127B9C"/>
    <w:rsid w:val="00130274"/>
    <w:rsid w:val="0013031E"/>
    <w:rsid w:val="00130DF6"/>
    <w:rsid w:val="00130E59"/>
    <w:rsid w:val="00131704"/>
    <w:rsid w:val="00131D56"/>
    <w:rsid w:val="00131FB7"/>
    <w:rsid w:val="00132BFD"/>
    <w:rsid w:val="001334CA"/>
    <w:rsid w:val="0013413F"/>
    <w:rsid w:val="00134469"/>
    <w:rsid w:val="0013465C"/>
    <w:rsid w:val="00135163"/>
    <w:rsid w:val="001353FC"/>
    <w:rsid w:val="00135736"/>
    <w:rsid w:val="00135770"/>
    <w:rsid w:val="001357FF"/>
    <w:rsid w:val="00135B64"/>
    <w:rsid w:val="00135B70"/>
    <w:rsid w:val="001360E5"/>
    <w:rsid w:val="00136B23"/>
    <w:rsid w:val="00136DA7"/>
    <w:rsid w:val="001370A4"/>
    <w:rsid w:val="0013770E"/>
    <w:rsid w:val="0013791D"/>
    <w:rsid w:val="00137BBA"/>
    <w:rsid w:val="00140FF0"/>
    <w:rsid w:val="00141358"/>
    <w:rsid w:val="00141548"/>
    <w:rsid w:val="00141F58"/>
    <w:rsid w:val="00142421"/>
    <w:rsid w:val="001425A8"/>
    <w:rsid w:val="00142DDD"/>
    <w:rsid w:val="001435F9"/>
    <w:rsid w:val="00143E65"/>
    <w:rsid w:val="00144080"/>
    <w:rsid w:val="0014458D"/>
    <w:rsid w:val="00144D33"/>
    <w:rsid w:val="00144DB0"/>
    <w:rsid w:val="00145026"/>
    <w:rsid w:val="0014520C"/>
    <w:rsid w:val="001466F0"/>
    <w:rsid w:val="00150014"/>
    <w:rsid w:val="00150890"/>
    <w:rsid w:val="00150DF0"/>
    <w:rsid w:val="001514E9"/>
    <w:rsid w:val="00151744"/>
    <w:rsid w:val="00152EA4"/>
    <w:rsid w:val="00153177"/>
    <w:rsid w:val="001531CB"/>
    <w:rsid w:val="00153C05"/>
    <w:rsid w:val="00154240"/>
    <w:rsid w:val="0015437F"/>
    <w:rsid w:val="001546CC"/>
    <w:rsid w:val="001547B1"/>
    <w:rsid w:val="00154DA3"/>
    <w:rsid w:val="00155681"/>
    <w:rsid w:val="00155B1A"/>
    <w:rsid w:val="00156169"/>
    <w:rsid w:val="00156465"/>
    <w:rsid w:val="001564A1"/>
    <w:rsid w:val="0015687F"/>
    <w:rsid w:val="001569DB"/>
    <w:rsid w:val="00156B85"/>
    <w:rsid w:val="00156F68"/>
    <w:rsid w:val="001579FF"/>
    <w:rsid w:val="00157A17"/>
    <w:rsid w:val="00157B2D"/>
    <w:rsid w:val="00160CAC"/>
    <w:rsid w:val="0016127D"/>
    <w:rsid w:val="00161BA3"/>
    <w:rsid w:val="00161F13"/>
    <w:rsid w:val="0016232D"/>
    <w:rsid w:val="00162702"/>
    <w:rsid w:val="00162B68"/>
    <w:rsid w:val="0016322C"/>
    <w:rsid w:val="00163389"/>
    <w:rsid w:val="00163464"/>
    <w:rsid w:val="001645A2"/>
    <w:rsid w:val="00164BEE"/>
    <w:rsid w:val="0016560A"/>
    <w:rsid w:val="00165908"/>
    <w:rsid w:val="001663F9"/>
    <w:rsid w:val="001664FC"/>
    <w:rsid w:val="00166B20"/>
    <w:rsid w:val="0016723E"/>
    <w:rsid w:val="0016790E"/>
    <w:rsid w:val="00167CD8"/>
    <w:rsid w:val="001700A1"/>
    <w:rsid w:val="00170901"/>
    <w:rsid w:val="00171052"/>
    <w:rsid w:val="0017123D"/>
    <w:rsid w:val="001715A0"/>
    <w:rsid w:val="00171708"/>
    <w:rsid w:val="001718F0"/>
    <w:rsid w:val="00171F50"/>
    <w:rsid w:val="00172286"/>
    <w:rsid w:val="0017244F"/>
    <w:rsid w:val="00173A2A"/>
    <w:rsid w:val="00173B16"/>
    <w:rsid w:val="0017550C"/>
    <w:rsid w:val="00175830"/>
    <w:rsid w:val="0017583B"/>
    <w:rsid w:val="001767AC"/>
    <w:rsid w:val="00176F8A"/>
    <w:rsid w:val="0017715E"/>
    <w:rsid w:val="00177BF0"/>
    <w:rsid w:val="00177C73"/>
    <w:rsid w:val="00177FA2"/>
    <w:rsid w:val="001809F2"/>
    <w:rsid w:val="00181305"/>
    <w:rsid w:val="001818A3"/>
    <w:rsid w:val="00181B48"/>
    <w:rsid w:val="00181B72"/>
    <w:rsid w:val="0018352B"/>
    <w:rsid w:val="00183634"/>
    <w:rsid w:val="00183C16"/>
    <w:rsid w:val="00184102"/>
    <w:rsid w:val="00184815"/>
    <w:rsid w:val="00184A7E"/>
    <w:rsid w:val="00184AA4"/>
    <w:rsid w:val="00184AE7"/>
    <w:rsid w:val="00184D29"/>
    <w:rsid w:val="00185F10"/>
    <w:rsid w:val="00185F94"/>
    <w:rsid w:val="00186D08"/>
    <w:rsid w:val="001874D4"/>
    <w:rsid w:val="00190745"/>
    <w:rsid w:val="00190C78"/>
    <w:rsid w:val="001913E6"/>
    <w:rsid w:val="00191654"/>
    <w:rsid w:val="001927FB"/>
    <w:rsid w:val="00192E19"/>
    <w:rsid w:val="0019362C"/>
    <w:rsid w:val="00193A32"/>
    <w:rsid w:val="00194E97"/>
    <w:rsid w:val="00195552"/>
    <w:rsid w:val="00195568"/>
    <w:rsid w:val="00195B2F"/>
    <w:rsid w:val="00195D1F"/>
    <w:rsid w:val="00195DD1"/>
    <w:rsid w:val="00196420"/>
    <w:rsid w:val="001A0CC2"/>
    <w:rsid w:val="001A1116"/>
    <w:rsid w:val="001A133E"/>
    <w:rsid w:val="001A17B2"/>
    <w:rsid w:val="001A1B3F"/>
    <w:rsid w:val="001A202B"/>
    <w:rsid w:val="001A254C"/>
    <w:rsid w:val="001A255F"/>
    <w:rsid w:val="001A2CB8"/>
    <w:rsid w:val="001A36D7"/>
    <w:rsid w:val="001A39B5"/>
    <w:rsid w:val="001A3FB8"/>
    <w:rsid w:val="001A41BD"/>
    <w:rsid w:val="001A4420"/>
    <w:rsid w:val="001A4539"/>
    <w:rsid w:val="001A48B1"/>
    <w:rsid w:val="001A4CF3"/>
    <w:rsid w:val="001A4DB7"/>
    <w:rsid w:val="001A4E91"/>
    <w:rsid w:val="001A5136"/>
    <w:rsid w:val="001A563C"/>
    <w:rsid w:val="001A5F7F"/>
    <w:rsid w:val="001A5F92"/>
    <w:rsid w:val="001A63E9"/>
    <w:rsid w:val="001A694A"/>
    <w:rsid w:val="001A6C47"/>
    <w:rsid w:val="001A6DCA"/>
    <w:rsid w:val="001A7035"/>
    <w:rsid w:val="001A70D0"/>
    <w:rsid w:val="001A73B6"/>
    <w:rsid w:val="001A74B9"/>
    <w:rsid w:val="001A7516"/>
    <w:rsid w:val="001A7A1A"/>
    <w:rsid w:val="001B04BE"/>
    <w:rsid w:val="001B05F8"/>
    <w:rsid w:val="001B069B"/>
    <w:rsid w:val="001B087B"/>
    <w:rsid w:val="001B0C1F"/>
    <w:rsid w:val="001B0EDF"/>
    <w:rsid w:val="001B13AE"/>
    <w:rsid w:val="001B15D9"/>
    <w:rsid w:val="001B1959"/>
    <w:rsid w:val="001B1AB7"/>
    <w:rsid w:val="001B1D49"/>
    <w:rsid w:val="001B2117"/>
    <w:rsid w:val="001B22E8"/>
    <w:rsid w:val="001B2733"/>
    <w:rsid w:val="001B316B"/>
    <w:rsid w:val="001B3989"/>
    <w:rsid w:val="001B3EFA"/>
    <w:rsid w:val="001B4661"/>
    <w:rsid w:val="001B4EAC"/>
    <w:rsid w:val="001B50B2"/>
    <w:rsid w:val="001B5BB6"/>
    <w:rsid w:val="001B5BFC"/>
    <w:rsid w:val="001B5D4C"/>
    <w:rsid w:val="001B5F59"/>
    <w:rsid w:val="001B6133"/>
    <w:rsid w:val="001B747B"/>
    <w:rsid w:val="001B798B"/>
    <w:rsid w:val="001B7A03"/>
    <w:rsid w:val="001C1092"/>
    <w:rsid w:val="001C1333"/>
    <w:rsid w:val="001C2147"/>
    <w:rsid w:val="001C2804"/>
    <w:rsid w:val="001C2C22"/>
    <w:rsid w:val="001C303E"/>
    <w:rsid w:val="001C3CB5"/>
    <w:rsid w:val="001C3F73"/>
    <w:rsid w:val="001C3F8C"/>
    <w:rsid w:val="001C414F"/>
    <w:rsid w:val="001C6008"/>
    <w:rsid w:val="001C6633"/>
    <w:rsid w:val="001C6A4E"/>
    <w:rsid w:val="001C6FA3"/>
    <w:rsid w:val="001C749C"/>
    <w:rsid w:val="001C749E"/>
    <w:rsid w:val="001C7B58"/>
    <w:rsid w:val="001C7C81"/>
    <w:rsid w:val="001D01DC"/>
    <w:rsid w:val="001D07D6"/>
    <w:rsid w:val="001D0852"/>
    <w:rsid w:val="001D0E8D"/>
    <w:rsid w:val="001D180F"/>
    <w:rsid w:val="001D1A0F"/>
    <w:rsid w:val="001D1B28"/>
    <w:rsid w:val="001D2DA4"/>
    <w:rsid w:val="001D32A0"/>
    <w:rsid w:val="001D4281"/>
    <w:rsid w:val="001D44AD"/>
    <w:rsid w:val="001D44BB"/>
    <w:rsid w:val="001D508E"/>
    <w:rsid w:val="001D5730"/>
    <w:rsid w:val="001D680F"/>
    <w:rsid w:val="001D6A8F"/>
    <w:rsid w:val="001D77AD"/>
    <w:rsid w:val="001E1B3A"/>
    <w:rsid w:val="001E238B"/>
    <w:rsid w:val="001E24BF"/>
    <w:rsid w:val="001E2F01"/>
    <w:rsid w:val="001E3712"/>
    <w:rsid w:val="001E37D0"/>
    <w:rsid w:val="001E3876"/>
    <w:rsid w:val="001E3E70"/>
    <w:rsid w:val="001E48B1"/>
    <w:rsid w:val="001E48CB"/>
    <w:rsid w:val="001E4DDA"/>
    <w:rsid w:val="001E4DF4"/>
    <w:rsid w:val="001E4F6E"/>
    <w:rsid w:val="001E5C10"/>
    <w:rsid w:val="001E5C52"/>
    <w:rsid w:val="001E5F60"/>
    <w:rsid w:val="001E6119"/>
    <w:rsid w:val="001E6191"/>
    <w:rsid w:val="001E6883"/>
    <w:rsid w:val="001E7928"/>
    <w:rsid w:val="001E7B10"/>
    <w:rsid w:val="001E7C1A"/>
    <w:rsid w:val="001E7E00"/>
    <w:rsid w:val="001F00C7"/>
    <w:rsid w:val="001F11A9"/>
    <w:rsid w:val="001F12C9"/>
    <w:rsid w:val="001F2019"/>
    <w:rsid w:val="001F226C"/>
    <w:rsid w:val="001F2C91"/>
    <w:rsid w:val="001F320E"/>
    <w:rsid w:val="001F36E9"/>
    <w:rsid w:val="001F3AAE"/>
    <w:rsid w:val="001F3BB3"/>
    <w:rsid w:val="001F49BE"/>
    <w:rsid w:val="001F5135"/>
    <w:rsid w:val="001F5E8B"/>
    <w:rsid w:val="001F6744"/>
    <w:rsid w:val="001F69C6"/>
    <w:rsid w:val="001F6E09"/>
    <w:rsid w:val="001F6E8F"/>
    <w:rsid w:val="001F7441"/>
    <w:rsid w:val="001F74FE"/>
    <w:rsid w:val="001F7723"/>
    <w:rsid w:val="001F7A3C"/>
    <w:rsid w:val="001F7DEC"/>
    <w:rsid w:val="002002E8"/>
    <w:rsid w:val="00200B96"/>
    <w:rsid w:val="00200DD6"/>
    <w:rsid w:val="0020117A"/>
    <w:rsid w:val="00201DAC"/>
    <w:rsid w:val="002023C0"/>
    <w:rsid w:val="002023EE"/>
    <w:rsid w:val="002029C0"/>
    <w:rsid w:val="00202EF1"/>
    <w:rsid w:val="0020316C"/>
    <w:rsid w:val="002033C5"/>
    <w:rsid w:val="002033D4"/>
    <w:rsid w:val="002036F0"/>
    <w:rsid w:val="00203FF9"/>
    <w:rsid w:val="0020411B"/>
    <w:rsid w:val="0020456D"/>
    <w:rsid w:val="00204892"/>
    <w:rsid w:val="00204926"/>
    <w:rsid w:val="00205515"/>
    <w:rsid w:val="00205E76"/>
    <w:rsid w:val="00206B41"/>
    <w:rsid w:val="00206E8C"/>
    <w:rsid w:val="00207789"/>
    <w:rsid w:val="00207E65"/>
    <w:rsid w:val="00207EC1"/>
    <w:rsid w:val="0021028E"/>
    <w:rsid w:val="00210AC6"/>
    <w:rsid w:val="00210C88"/>
    <w:rsid w:val="00210FD1"/>
    <w:rsid w:val="00211456"/>
    <w:rsid w:val="002116C0"/>
    <w:rsid w:val="00212094"/>
    <w:rsid w:val="00212842"/>
    <w:rsid w:val="00213618"/>
    <w:rsid w:val="00213C2F"/>
    <w:rsid w:val="00214324"/>
    <w:rsid w:val="00214C68"/>
    <w:rsid w:val="00214DBF"/>
    <w:rsid w:val="0021533A"/>
    <w:rsid w:val="00216079"/>
    <w:rsid w:val="0021658D"/>
    <w:rsid w:val="002165DD"/>
    <w:rsid w:val="002165ED"/>
    <w:rsid w:val="00217282"/>
    <w:rsid w:val="0021733B"/>
    <w:rsid w:val="00217633"/>
    <w:rsid w:val="00217643"/>
    <w:rsid w:val="00217FBC"/>
    <w:rsid w:val="002204CF"/>
    <w:rsid w:val="00220511"/>
    <w:rsid w:val="002206B4"/>
    <w:rsid w:val="002209B1"/>
    <w:rsid w:val="002211BA"/>
    <w:rsid w:val="0022170A"/>
    <w:rsid w:val="00221A06"/>
    <w:rsid w:val="00221E23"/>
    <w:rsid w:val="0022207E"/>
    <w:rsid w:val="002225F5"/>
    <w:rsid w:val="00222849"/>
    <w:rsid w:val="00222A71"/>
    <w:rsid w:val="00222E79"/>
    <w:rsid w:val="00222F1F"/>
    <w:rsid w:val="0022398E"/>
    <w:rsid w:val="002239A7"/>
    <w:rsid w:val="00223D14"/>
    <w:rsid w:val="0022428A"/>
    <w:rsid w:val="002245B6"/>
    <w:rsid w:val="00224A62"/>
    <w:rsid w:val="00224CB9"/>
    <w:rsid w:val="002251E0"/>
    <w:rsid w:val="00225497"/>
    <w:rsid w:val="00225ABA"/>
    <w:rsid w:val="002262A1"/>
    <w:rsid w:val="00226AD8"/>
    <w:rsid w:val="00230027"/>
    <w:rsid w:val="0023010D"/>
    <w:rsid w:val="0023183E"/>
    <w:rsid w:val="00231BD4"/>
    <w:rsid w:val="00231F5C"/>
    <w:rsid w:val="00232045"/>
    <w:rsid w:val="0023206D"/>
    <w:rsid w:val="0023236A"/>
    <w:rsid w:val="0023247A"/>
    <w:rsid w:val="0023298E"/>
    <w:rsid w:val="002329A5"/>
    <w:rsid w:val="00232DCB"/>
    <w:rsid w:val="00233075"/>
    <w:rsid w:val="0023309F"/>
    <w:rsid w:val="0023338A"/>
    <w:rsid w:val="002338B8"/>
    <w:rsid w:val="00233C70"/>
    <w:rsid w:val="00233DD4"/>
    <w:rsid w:val="00233EAA"/>
    <w:rsid w:val="0023403B"/>
    <w:rsid w:val="00234D97"/>
    <w:rsid w:val="00235776"/>
    <w:rsid w:val="002358CB"/>
    <w:rsid w:val="00235A12"/>
    <w:rsid w:val="00235E44"/>
    <w:rsid w:val="00236167"/>
    <w:rsid w:val="0023701B"/>
    <w:rsid w:val="00237868"/>
    <w:rsid w:val="00237B7C"/>
    <w:rsid w:val="00237D1D"/>
    <w:rsid w:val="0024021E"/>
    <w:rsid w:val="0024057B"/>
    <w:rsid w:val="00240D59"/>
    <w:rsid w:val="00240DA6"/>
    <w:rsid w:val="00241230"/>
    <w:rsid w:val="00241247"/>
    <w:rsid w:val="00241C63"/>
    <w:rsid w:val="00242206"/>
    <w:rsid w:val="002424DB"/>
    <w:rsid w:val="00243129"/>
    <w:rsid w:val="00243623"/>
    <w:rsid w:val="00243655"/>
    <w:rsid w:val="00244427"/>
    <w:rsid w:val="00244713"/>
    <w:rsid w:val="00244EE7"/>
    <w:rsid w:val="002456C9"/>
    <w:rsid w:val="002459CC"/>
    <w:rsid w:val="00245E29"/>
    <w:rsid w:val="00246571"/>
    <w:rsid w:val="002466F9"/>
    <w:rsid w:val="00246AA3"/>
    <w:rsid w:val="002473ED"/>
    <w:rsid w:val="00247B35"/>
    <w:rsid w:val="00247CD1"/>
    <w:rsid w:val="00247DBF"/>
    <w:rsid w:val="00250418"/>
    <w:rsid w:val="002514F2"/>
    <w:rsid w:val="00251504"/>
    <w:rsid w:val="0025168A"/>
    <w:rsid w:val="00251B82"/>
    <w:rsid w:val="00251BD4"/>
    <w:rsid w:val="002544AA"/>
    <w:rsid w:val="00254F56"/>
    <w:rsid w:val="002550E3"/>
    <w:rsid w:val="002550FC"/>
    <w:rsid w:val="00255AC7"/>
    <w:rsid w:val="00255B94"/>
    <w:rsid w:val="00255C3D"/>
    <w:rsid w:val="00255EE8"/>
    <w:rsid w:val="002562A3"/>
    <w:rsid w:val="002568C3"/>
    <w:rsid w:val="002570EC"/>
    <w:rsid w:val="002575D2"/>
    <w:rsid w:val="00257761"/>
    <w:rsid w:val="00257E9D"/>
    <w:rsid w:val="002605B2"/>
    <w:rsid w:val="00260773"/>
    <w:rsid w:val="0026084C"/>
    <w:rsid w:val="002609F2"/>
    <w:rsid w:val="00261CC1"/>
    <w:rsid w:val="00261D62"/>
    <w:rsid w:val="00261E62"/>
    <w:rsid w:val="002621AB"/>
    <w:rsid w:val="00262292"/>
    <w:rsid w:val="00262592"/>
    <w:rsid w:val="002645AA"/>
    <w:rsid w:val="002659E2"/>
    <w:rsid w:val="00265D41"/>
    <w:rsid w:val="002661C6"/>
    <w:rsid w:val="0026666F"/>
    <w:rsid w:val="00266931"/>
    <w:rsid w:val="00267914"/>
    <w:rsid w:val="00267A05"/>
    <w:rsid w:val="00271581"/>
    <w:rsid w:val="00271FF1"/>
    <w:rsid w:val="002720AE"/>
    <w:rsid w:val="002721D4"/>
    <w:rsid w:val="00272958"/>
    <w:rsid w:val="00272972"/>
    <w:rsid w:val="002731E8"/>
    <w:rsid w:val="00273F38"/>
    <w:rsid w:val="002745F6"/>
    <w:rsid w:val="00275519"/>
    <w:rsid w:val="00275956"/>
    <w:rsid w:val="0027616C"/>
    <w:rsid w:val="002761A3"/>
    <w:rsid w:val="00277934"/>
    <w:rsid w:val="00280788"/>
    <w:rsid w:val="00280B37"/>
    <w:rsid w:val="0028148E"/>
    <w:rsid w:val="00281D6A"/>
    <w:rsid w:val="00281DBF"/>
    <w:rsid w:val="002824E2"/>
    <w:rsid w:val="00282BBC"/>
    <w:rsid w:val="00283233"/>
    <w:rsid w:val="002836E7"/>
    <w:rsid w:val="002842C1"/>
    <w:rsid w:val="00284466"/>
    <w:rsid w:val="00284592"/>
    <w:rsid w:val="002847AC"/>
    <w:rsid w:val="00284823"/>
    <w:rsid w:val="00284B58"/>
    <w:rsid w:val="00284BA8"/>
    <w:rsid w:val="00284BE1"/>
    <w:rsid w:val="00285A41"/>
    <w:rsid w:val="002860FE"/>
    <w:rsid w:val="00286BE7"/>
    <w:rsid w:val="00287549"/>
    <w:rsid w:val="00287596"/>
    <w:rsid w:val="0028773E"/>
    <w:rsid w:val="00290261"/>
    <w:rsid w:val="00290340"/>
    <w:rsid w:val="00290BA1"/>
    <w:rsid w:val="00290D63"/>
    <w:rsid w:val="00290DB5"/>
    <w:rsid w:val="0029180E"/>
    <w:rsid w:val="00291A15"/>
    <w:rsid w:val="00292B75"/>
    <w:rsid w:val="00292C2F"/>
    <w:rsid w:val="002932B6"/>
    <w:rsid w:val="002936CB"/>
    <w:rsid w:val="00293F3F"/>
    <w:rsid w:val="00294003"/>
    <w:rsid w:val="00294554"/>
    <w:rsid w:val="002947DD"/>
    <w:rsid w:val="0029480E"/>
    <w:rsid w:val="00294D8B"/>
    <w:rsid w:val="00294F5B"/>
    <w:rsid w:val="0029516E"/>
    <w:rsid w:val="00295419"/>
    <w:rsid w:val="002954DF"/>
    <w:rsid w:val="002957E0"/>
    <w:rsid w:val="00295B15"/>
    <w:rsid w:val="00295DDC"/>
    <w:rsid w:val="0029697E"/>
    <w:rsid w:val="00296E16"/>
    <w:rsid w:val="00296F7A"/>
    <w:rsid w:val="00297983"/>
    <w:rsid w:val="00297C67"/>
    <w:rsid w:val="002A04AC"/>
    <w:rsid w:val="002A0A29"/>
    <w:rsid w:val="002A0B3D"/>
    <w:rsid w:val="002A0C42"/>
    <w:rsid w:val="002A0C6A"/>
    <w:rsid w:val="002A15FE"/>
    <w:rsid w:val="002A1826"/>
    <w:rsid w:val="002A1915"/>
    <w:rsid w:val="002A1AAB"/>
    <w:rsid w:val="002A1BE1"/>
    <w:rsid w:val="002A1D72"/>
    <w:rsid w:val="002A29F7"/>
    <w:rsid w:val="002A2DAD"/>
    <w:rsid w:val="002A3972"/>
    <w:rsid w:val="002A3B84"/>
    <w:rsid w:val="002A43A3"/>
    <w:rsid w:val="002A4C4D"/>
    <w:rsid w:val="002A50E5"/>
    <w:rsid w:val="002A50EB"/>
    <w:rsid w:val="002A6263"/>
    <w:rsid w:val="002A6456"/>
    <w:rsid w:val="002A6483"/>
    <w:rsid w:val="002A67C5"/>
    <w:rsid w:val="002A6D00"/>
    <w:rsid w:val="002A760F"/>
    <w:rsid w:val="002A7722"/>
    <w:rsid w:val="002A7741"/>
    <w:rsid w:val="002A797F"/>
    <w:rsid w:val="002A7B4A"/>
    <w:rsid w:val="002B0109"/>
    <w:rsid w:val="002B049C"/>
    <w:rsid w:val="002B0F17"/>
    <w:rsid w:val="002B1106"/>
    <w:rsid w:val="002B166F"/>
    <w:rsid w:val="002B1A87"/>
    <w:rsid w:val="002B1CBF"/>
    <w:rsid w:val="002B20CA"/>
    <w:rsid w:val="002B216E"/>
    <w:rsid w:val="002B21C1"/>
    <w:rsid w:val="002B29D4"/>
    <w:rsid w:val="002B336C"/>
    <w:rsid w:val="002B3EF3"/>
    <w:rsid w:val="002B3FBA"/>
    <w:rsid w:val="002B411D"/>
    <w:rsid w:val="002B4201"/>
    <w:rsid w:val="002B4480"/>
    <w:rsid w:val="002B453E"/>
    <w:rsid w:val="002B47A2"/>
    <w:rsid w:val="002B51C6"/>
    <w:rsid w:val="002B5657"/>
    <w:rsid w:val="002B59AD"/>
    <w:rsid w:val="002B5BC3"/>
    <w:rsid w:val="002B67F0"/>
    <w:rsid w:val="002B7081"/>
    <w:rsid w:val="002B73D3"/>
    <w:rsid w:val="002B7BF8"/>
    <w:rsid w:val="002B7E2C"/>
    <w:rsid w:val="002C0C2C"/>
    <w:rsid w:val="002C1289"/>
    <w:rsid w:val="002C15ED"/>
    <w:rsid w:val="002C1C48"/>
    <w:rsid w:val="002C2154"/>
    <w:rsid w:val="002C2939"/>
    <w:rsid w:val="002C366F"/>
    <w:rsid w:val="002C5028"/>
    <w:rsid w:val="002C5F97"/>
    <w:rsid w:val="002C7170"/>
    <w:rsid w:val="002C7460"/>
    <w:rsid w:val="002C74D1"/>
    <w:rsid w:val="002C7595"/>
    <w:rsid w:val="002D0419"/>
    <w:rsid w:val="002D06D7"/>
    <w:rsid w:val="002D0E64"/>
    <w:rsid w:val="002D0E6D"/>
    <w:rsid w:val="002D124C"/>
    <w:rsid w:val="002D12DC"/>
    <w:rsid w:val="002D186E"/>
    <w:rsid w:val="002D1DC9"/>
    <w:rsid w:val="002D1F04"/>
    <w:rsid w:val="002D2787"/>
    <w:rsid w:val="002D3BD1"/>
    <w:rsid w:val="002D4087"/>
    <w:rsid w:val="002D488B"/>
    <w:rsid w:val="002D5047"/>
    <w:rsid w:val="002D54CE"/>
    <w:rsid w:val="002D55BC"/>
    <w:rsid w:val="002D5C70"/>
    <w:rsid w:val="002D6490"/>
    <w:rsid w:val="002D74F1"/>
    <w:rsid w:val="002E0885"/>
    <w:rsid w:val="002E0F91"/>
    <w:rsid w:val="002E1004"/>
    <w:rsid w:val="002E23E0"/>
    <w:rsid w:val="002E24BD"/>
    <w:rsid w:val="002E25C3"/>
    <w:rsid w:val="002E27D3"/>
    <w:rsid w:val="002E2FA7"/>
    <w:rsid w:val="002E30B9"/>
    <w:rsid w:val="002E32AF"/>
    <w:rsid w:val="002E3569"/>
    <w:rsid w:val="002E35D0"/>
    <w:rsid w:val="002E38F3"/>
    <w:rsid w:val="002E392D"/>
    <w:rsid w:val="002E3D7A"/>
    <w:rsid w:val="002E3E2F"/>
    <w:rsid w:val="002E4265"/>
    <w:rsid w:val="002E4EB8"/>
    <w:rsid w:val="002E4EC2"/>
    <w:rsid w:val="002E4F02"/>
    <w:rsid w:val="002E52FB"/>
    <w:rsid w:val="002E5361"/>
    <w:rsid w:val="002E56EC"/>
    <w:rsid w:val="002E6476"/>
    <w:rsid w:val="002E67C3"/>
    <w:rsid w:val="002E6C14"/>
    <w:rsid w:val="002E6D71"/>
    <w:rsid w:val="002E7015"/>
    <w:rsid w:val="002E7351"/>
    <w:rsid w:val="002E73F8"/>
    <w:rsid w:val="002E7A13"/>
    <w:rsid w:val="002E7B18"/>
    <w:rsid w:val="002F0EB0"/>
    <w:rsid w:val="002F0EC7"/>
    <w:rsid w:val="002F152D"/>
    <w:rsid w:val="002F1700"/>
    <w:rsid w:val="002F18CF"/>
    <w:rsid w:val="002F194B"/>
    <w:rsid w:val="002F1CC4"/>
    <w:rsid w:val="002F1D05"/>
    <w:rsid w:val="002F21D3"/>
    <w:rsid w:val="002F25DA"/>
    <w:rsid w:val="002F271C"/>
    <w:rsid w:val="002F2A7F"/>
    <w:rsid w:val="002F2C48"/>
    <w:rsid w:val="002F31F0"/>
    <w:rsid w:val="002F38F1"/>
    <w:rsid w:val="002F46BE"/>
    <w:rsid w:val="002F4A02"/>
    <w:rsid w:val="002F4B0B"/>
    <w:rsid w:val="002F5256"/>
    <w:rsid w:val="002F5E7C"/>
    <w:rsid w:val="002F5F33"/>
    <w:rsid w:val="002F60BB"/>
    <w:rsid w:val="002F6505"/>
    <w:rsid w:val="002F65D5"/>
    <w:rsid w:val="002F6F17"/>
    <w:rsid w:val="002F6F27"/>
    <w:rsid w:val="002F71D2"/>
    <w:rsid w:val="002F71EE"/>
    <w:rsid w:val="00300297"/>
    <w:rsid w:val="0030057D"/>
    <w:rsid w:val="00300928"/>
    <w:rsid w:val="00300D4E"/>
    <w:rsid w:val="00301017"/>
    <w:rsid w:val="0030118B"/>
    <w:rsid w:val="0030147D"/>
    <w:rsid w:val="00301880"/>
    <w:rsid w:val="00301E3F"/>
    <w:rsid w:val="003020BB"/>
    <w:rsid w:val="00302A80"/>
    <w:rsid w:val="0030301C"/>
    <w:rsid w:val="003031D3"/>
    <w:rsid w:val="00303247"/>
    <w:rsid w:val="00303670"/>
    <w:rsid w:val="003037FD"/>
    <w:rsid w:val="00304221"/>
    <w:rsid w:val="003045EE"/>
    <w:rsid w:val="00304C78"/>
    <w:rsid w:val="003052C9"/>
    <w:rsid w:val="0030583F"/>
    <w:rsid w:val="00305B0B"/>
    <w:rsid w:val="003066B2"/>
    <w:rsid w:val="0030688C"/>
    <w:rsid w:val="00306A17"/>
    <w:rsid w:val="00306A51"/>
    <w:rsid w:val="00306F4C"/>
    <w:rsid w:val="00307408"/>
    <w:rsid w:val="003079EC"/>
    <w:rsid w:val="00307ADB"/>
    <w:rsid w:val="00307B41"/>
    <w:rsid w:val="00307EF7"/>
    <w:rsid w:val="0031013E"/>
    <w:rsid w:val="00310ACA"/>
    <w:rsid w:val="00310F23"/>
    <w:rsid w:val="0031139D"/>
    <w:rsid w:val="003120A3"/>
    <w:rsid w:val="0031224B"/>
    <w:rsid w:val="003129DB"/>
    <w:rsid w:val="00314630"/>
    <w:rsid w:val="00314A91"/>
    <w:rsid w:val="00316D9B"/>
    <w:rsid w:val="00317130"/>
    <w:rsid w:val="003173F7"/>
    <w:rsid w:val="00317538"/>
    <w:rsid w:val="00317AD3"/>
    <w:rsid w:val="00317F0B"/>
    <w:rsid w:val="0032024D"/>
    <w:rsid w:val="00320F46"/>
    <w:rsid w:val="00321C7B"/>
    <w:rsid w:val="00322245"/>
    <w:rsid w:val="0032251E"/>
    <w:rsid w:val="00322B00"/>
    <w:rsid w:val="003231AD"/>
    <w:rsid w:val="00323394"/>
    <w:rsid w:val="0032371C"/>
    <w:rsid w:val="00323C4A"/>
    <w:rsid w:val="003241A3"/>
    <w:rsid w:val="0032423C"/>
    <w:rsid w:val="00324492"/>
    <w:rsid w:val="003244C1"/>
    <w:rsid w:val="003247F9"/>
    <w:rsid w:val="003251CF"/>
    <w:rsid w:val="003253CB"/>
    <w:rsid w:val="003256B2"/>
    <w:rsid w:val="0032617F"/>
    <w:rsid w:val="00326A2B"/>
    <w:rsid w:val="00326DD8"/>
    <w:rsid w:val="00327205"/>
    <w:rsid w:val="003273B1"/>
    <w:rsid w:val="00327603"/>
    <w:rsid w:val="00330DDB"/>
    <w:rsid w:val="00330EFE"/>
    <w:rsid w:val="003314AC"/>
    <w:rsid w:val="003317B3"/>
    <w:rsid w:val="00331A02"/>
    <w:rsid w:val="00331ACC"/>
    <w:rsid w:val="00331D76"/>
    <w:rsid w:val="00332DCB"/>
    <w:rsid w:val="00333B26"/>
    <w:rsid w:val="003346BB"/>
    <w:rsid w:val="003349FA"/>
    <w:rsid w:val="00334DBC"/>
    <w:rsid w:val="00335632"/>
    <w:rsid w:val="00335767"/>
    <w:rsid w:val="0033576A"/>
    <w:rsid w:val="00335A1E"/>
    <w:rsid w:val="00335D5B"/>
    <w:rsid w:val="00336187"/>
    <w:rsid w:val="0033628C"/>
    <w:rsid w:val="003368D5"/>
    <w:rsid w:val="00336ACE"/>
    <w:rsid w:val="003373DB"/>
    <w:rsid w:val="0033742B"/>
    <w:rsid w:val="00337987"/>
    <w:rsid w:val="00337B35"/>
    <w:rsid w:val="00337DF5"/>
    <w:rsid w:val="00337F19"/>
    <w:rsid w:val="00340AC5"/>
    <w:rsid w:val="00340D18"/>
    <w:rsid w:val="0034187B"/>
    <w:rsid w:val="00341B3E"/>
    <w:rsid w:val="003426D8"/>
    <w:rsid w:val="00343850"/>
    <w:rsid w:val="00343D9A"/>
    <w:rsid w:val="003441D3"/>
    <w:rsid w:val="00344E1A"/>
    <w:rsid w:val="00344F7D"/>
    <w:rsid w:val="00344F87"/>
    <w:rsid w:val="0034584C"/>
    <w:rsid w:val="003462CE"/>
    <w:rsid w:val="00346359"/>
    <w:rsid w:val="00346858"/>
    <w:rsid w:val="00346B04"/>
    <w:rsid w:val="00346ED4"/>
    <w:rsid w:val="00347019"/>
    <w:rsid w:val="00347521"/>
    <w:rsid w:val="00347676"/>
    <w:rsid w:val="00347E0B"/>
    <w:rsid w:val="00350853"/>
    <w:rsid w:val="00350984"/>
    <w:rsid w:val="00350D57"/>
    <w:rsid w:val="00350EF3"/>
    <w:rsid w:val="00350F8A"/>
    <w:rsid w:val="00351D7E"/>
    <w:rsid w:val="0035201A"/>
    <w:rsid w:val="003527AF"/>
    <w:rsid w:val="00353A5C"/>
    <w:rsid w:val="00354B9B"/>
    <w:rsid w:val="00355601"/>
    <w:rsid w:val="003557E4"/>
    <w:rsid w:val="00355833"/>
    <w:rsid w:val="00355A93"/>
    <w:rsid w:val="0035623B"/>
    <w:rsid w:val="0035749D"/>
    <w:rsid w:val="00357820"/>
    <w:rsid w:val="0035785B"/>
    <w:rsid w:val="00357885"/>
    <w:rsid w:val="003579E0"/>
    <w:rsid w:val="0036085D"/>
    <w:rsid w:val="0036131E"/>
    <w:rsid w:val="0036133B"/>
    <w:rsid w:val="00361B55"/>
    <w:rsid w:val="003620AE"/>
    <w:rsid w:val="00362664"/>
    <w:rsid w:val="00362D5E"/>
    <w:rsid w:val="00363A85"/>
    <w:rsid w:val="00363AB8"/>
    <w:rsid w:val="00363B12"/>
    <w:rsid w:val="00363DBC"/>
    <w:rsid w:val="00363F83"/>
    <w:rsid w:val="00364319"/>
    <w:rsid w:val="00364A37"/>
    <w:rsid w:val="00364F60"/>
    <w:rsid w:val="0036618F"/>
    <w:rsid w:val="003663BD"/>
    <w:rsid w:val="00366553"/>
    <w:rsid w:val="00366595"/>
    <w:rsid w:val="00366EED"/>
    <w:rsid w:val="003670E9"/>
    <w:rsid w:val="00367DE5"/>
    <w:rsid w:val="00367E90"/>
    <w:rsid w:val="003704E3"/>
    <w:rsid w:val="0037189E"/>
    <w:rsid w:val="00372853"/>
    <w:rsid w:val="00372AC1"/>
    <w:rsid w:val="00372B61"/>
    <w:rsid w:val="00372FFC"/>
    <w:rsid w:val="00373564"/>
    <w:rsid w:val="00373A54"/>
    <w:rsid w:val="00374019"/>
    <w:rsid w:val="003742AB"/>
    <w:rsid w:val="00374B05"/>
    <w:rsid w:val="00374C34"/>
    <w:rsid w:val="00374F32"/>
    <w:rsid w:val="003751DD"/>
    <w:rsid w:val="00375ABD"/>
    <w:rsid w:val="00376CC6"/>
    <w:rsid w:val="00376E87"/>
    <w:rsid w:val="00377F41"/>
    <w:rsid w:val="003807CD"/>
    <w:rsid w:val="00380824"/>
    <w:rsid w:val="00380EFF"/>
    <w:rsid w:val="003813AF"/>
    <w:rsid w:val="003818A9"/>
    <w:rsid w:val="003822AB"/>
    <w:rsid w:val="00382401"/>
    <w:rsid w:val="00382773"/>
    <w:rsid w:val="00382841"/>
    <w:rsid w:val="003828CB"/>
    <w:rsid w:val="003836A7"/>
    <w:rsid w:val="00383B2F"/>
    <w:rsid w:val="00383F50"/>
    <w:rsid w:val="0038468D"/>
    <w:rsid w:val="00384777"/>
    <w:rsid w:val="0038491F"/>
    <w:rsid w:val="003853CB"/>
    <w:rsid w:val="0038588A"/>
    <w:rsid w:val="00386316"/>
    <w:rsid w:val="00386872"/>
    <w:rsid w:val="00387ED9"/>
    <w:rsid w:val="00387FC8"/>
    <w:rsid w:val="00390353"/>
    <w:rsid w:val="003904D6"/>
    <w:rsid w:val="00390613"/>
    <w:rsid w:val="003909A2"/>
    <w:rsid w:val="00390A1F"/>
    <w:rsid w:val="00390A8B"/>
    <w:rsid w:val="00390C40"/>
    <w:rsid w:val="00390F4B"/>
    <w:rsid w:val="00391738"/>
    <w:rsid w:val="0039330B"/>
    <w:rsid w:val="00393335"/>
    <w:rsid w:val="00393349"/>
    <w:rsid w:val="003945E3"/>
    <w:rsid w:val="00394A85"/>
    <w:rsid w:val="00394EEC"/>
    <w:rsid w:val="00395C9D"/>
    <w:rsid w:val="00395F73"/>
    <w:rsid w:val="0039688F"/>
    <w:rsid w:val="00396C9E"/>
    <w:rsid w:val="00396F89"/>
    <w:rsid w:val="0039724C"/>
    <w:rsid w:val="00397955"/>
    <w:rsid w:val="00397DDB"/>
    <w:rsid w:val="003A06BE"/>
    <w:rsid w:val="003A0C4A"/>
    <w:rsid w:val="003A1166"/>
    <w:rsid w:val="003A1696"/>
    <w:rsid w:val="003A1781"/>
    <w:rsid w:val="003A1981"/>
    <w:rsid w:val="003A1BA3"/>
    <w:rsid w:val="003A2326"/>
    <w:rsid w:val="003A2424"/>
    <w:rsid w:val="003A244C"/>
    <w:rsid w:val="003A2DB8"/>
    <w:rsid w:val="003A37D2"/>
    <w:rsid w:val="003A389F"/>
    <w:rsid w:val="003A3A27"/>
    <w:rsid w:val="003A41D1"/>
    <w:rsid w:val="003A42F8"/>
    <w:rsid w:val="003A532E"/>
    <w:rsid w:val="003A5967"/>
    <w:rsid w:val="003A5CCE"/>
    <w:rsid w:val="003A6916"/>
    <w:rsid w:val="003A6CE7"/>
    <w:rsid w:val="003A6F4B"/>
    <w:rsid w:val="003A70C4"/>
    <w:rsid w:val="003A72A3"/>
    <w:rsid w:val="003B058F"/>
    <w:rsid w:val="003B05A3"/>
    <w:rsid w:val="003B0A33"/>
    <w:rsid w:val="003B10B9"/>
    <w:rsid w:val="003B12C2"/>
    <w:rsid w:val="003B15F3"/>
    <w:rsid w:val="003B1C02"/>
    <w:rsid w:val="003B1F86"/>
    <w:rsid w:val="003B2549"/>
    <w:rsid w:val="003B2908"/>
    <w:rsid w:val="003B2941"/>
    <w:rsid w:val="003B3841"/>
    <w:rsid w:val="003B42A6"/>
    <w:rsid w:val="003B4E96"/>
    <w:rsid w:val="003B525E"/>
    <w:rsid w:val="003B54FA"/>
    <w:rsid w:val="003B59FF"/>
    <w:rsid w:val="003B60E0"/>
    <w:rsid w:val="003B6194"/>
    <w:rsid w:val="003B6930"/>
    <w:rsid w:val="003B6B38"/>
    <w:rsid w:val="003B70CA"/>
    <w:rsid w:val="003B75AC"/>
    <w:rsid w:val="003B79A7"/>
    <w:rsid w:val="003C02BD"/>
    <w:rsid w:val="003C040C"/>
    <w:rsid w:val="003C09CD"/>
    <w:rsid w:val="003C170E"/>
    <w:rsid w:val="003C1ECE"/>
    <w:rsid w:val="003C2034"/>
    <w:rsid w:val="003C273A"/>
    <w:rsid w:val="003C2A26"/>
    <w:rsid w:val="003C2C65"/>
    <w:rsid w:val="003C3091"/>
    <w:rsid w:val="003C44A6"/>
    <w:rsid w:val="003C45BA"/>
    <w:rsid w:val="003C4BC8"/>
    <w:rsid w:val="003C5154"/>
    <w:rsid w:val="003C5864"/>
    <w:rsid w:val="003C5CA4"/>
    <w:rsid w:val="003C6251"/>
    <w:rsid w:val="003C6264"/>
    <w:rsid w:val="003C63A1"/>
    <w:rsid w:val="003C7690"/>
    <w:rsid w:val="003C77CF"/>
    <w:rsid w:val="003C7B04"/>
    <w:rsid w:val="003D0C91"/>
    <w:rsid w:val="003D0E6E"/>
    <w:rsid w:val="003D1358"/>
    <w:rsid w:val="003D1632"/>
    <w:rsid w:val="003D1AFD"/>
    <w:rsid w:val="003D1DC6"/>
    <w:rsid w:val="003D258B"/>
    <w:rsid w:val="003D259F"/>
    <w:rsid w:val="003D28E4"/>
    <w:rsid w:val="003D2965"/>
    <w:rsid w:val="003D2A24"/>
    <w:rsid w:val="003D2BAB"/>
    <w:rsid w:val="003D2D21"/>
    <w:rsid w:val="003D2F77"/>
    <w:rsid w:val="003D3434"/>
    <w:rsid w:val="003D34C5"/>
    <w:rsid w:val="003D3B73"/>
    <w:rsid w:val="003D3CEA"/>
    <w:rsid w:val="003D4269"/>
    <w:rsid w:val="003D4813"/>
    <w:rsid w:val="003D492A"/>
    <w:rsid w:val="003D5FAF"/>
    <w:rsid w:val="003D5FC1"/>
    <w:rsid w:val="003D65CA"/>
    <w:rsid w:val="003D6809"/>
    <w:rsid w:val="003D7168"/>
    <w:rsid w:val="003D771E"/>
    <w:rsid w:val="003E020B"/>
    <w:rsid w:val="003E049D"/>
    <w:rsid w:val="003E0B1C"/>
    <w:rsid w:val="003E1A0F"/>
    <w:rsid w:val="003E1B22"/>
    <w:rsid w:val="003E1E7E"/>
    <w:rsid w:val="003E206B"/>
    <w:rsid w:val="003E302B"/>
    <w:rsid w:val="003E341D"/>
    <w:rsid w:val="003E3427"/>
    <w:rsid w:val="003E3484"/>
    <w:rsid w:val="003E35A0"/>
    <w:rsid w:val="003E369C"/>
    <w:rsid w:val="003E3739"/>
    <w:rsid w:val="003E3743"/>
    <w:rsid w:val="003E45A9"/>
    <w:rsid w:val="003E528B"/>
    <w:rsid w:val="003E5830"/>
    <w:rsid w:val="003E58F0"/>
    <w:rsid w:val="003E5B41"/>
    <w:rsid w:val="003E5B74"/>
    <w:rsid w:val="003E5E3C"/>
    <w:rsid w:val="003E6794"/>
    <w:rsid w:val="003E67E1"/>
    <w:rsid w:val="003E7134"/>
    <w:rsid w:val="003E774F"/>
    <w:rsid w:val="003E7D20"/>
    <w:rsid w:val="003F00D3"/>
    <w:rsid w:val="003F1060"/>
    <w:rsid w:val="003F1480"/>
    <w:rsid w:val="003F1CA1"/>
    <w:rsid w:val="003F20E0"/>
    <w:rsid w:val="003F28EB"/>
    <w:rsid w:val="003F2C1E"/>
    <w:rsid w:val="003F39AE"/>
    <w:rsid w:val="003F4CF8"/>
    <w:rsid w:val="003F4D56"/>
    <w:rsid w:val="003F4FD2"/>
    <w:rsid w:val="003F50EE"/>
    <w:rsid w:val="003F56BE"/>
    <w:rsid w:val="003F5887"/>
    <w:rsid w:val="003F7488"/>
    <w:rsid w:val="003F7A4D"/>
    <w:rsid w:val="003F7BC9"/>
    <w:rsid w:val="004000F3"/>
    <w:rsid w:val="004008D1"/>
    <w:rsid w:val="00400F74"/>
    <w:rsid w:val="0040106B"/>
    <w:rsid w:val="004017DE"/>
    <w:rsid w:val="00401F0A"/>
    <w:rsid w:val="00402EF6"/>
    <w:rsid w:val="0040308A"/>
    <w:rsid w:val="00403D2A"/>
    <w:rsid w:val="004046BC"/>
    <w:rsid w:val="00404D1A"/>
    <w:rsid w:val="00405170"/>
    <w:rsid w:val="00405414"/>
    <w:rsid w:val="00406AA6"/>
    <w:rsid w:val="00406B2B"/>
    <w:rsid w:val="00406EA9"/>
    <w:rsid w:val="00407A74"/>
    <w:rsid w:val="00407AF0"/>
    <w:rsid w:val="00407B05"/>
    <w:rsid w:val="00410F69"/>
    <w:rsid w:val="0041117E"/>
    <w:rsid w:val="00411DA6"/>
    <w:rsid w:val="004124F0"/>
    <w:rsid w:val="00413391"/>
    <w:rsid w:val="004135EB"/>
    <w:rsid w:val="00413656"/>
    <w:rsid w:val="00413A15"/>
    <w:rsid w:val="004142CB"/>
    <w:rsid w:val="004143E3"/>
    <w:rsid w:val="004152C8"/>
    <w:rsid w:val="00415E5A"/>
    <w:rsid w:val="00416533"/>
    <w:rsid w:val="00416A44"/>
    <w:rsid w:val="00417394"/>
    <w:rsid w:val="00417F69"/>
    <w:rsid w:val="00420427"/>
    <w:rsid w:val="00421212"/>
    <w:rsid w:val="00421514"/>
    <w:rsid w:val="00421AF0"/>
    <w:rsid w:val="004224E9"/>
    <w:rsid w:val="004226CA"/>
    <w:rsid w:val="0042290C"/>
    <w:rsid w:val="00422C80"/>
    <w:rsid w:val="00422EB4"/>
    <w:rsid w:val="0042322F"/>
    <w:rsid w:val="00423231"/>
    <w:rsid w:val="00423838"/>
    <w:rsid w:val="00423E9E"/>
    <w:rsid w:val="00424F6E"/>
    <w:rsid w:val="0042557E"/>
    <w:rsid w:val="00425626"/>
    <w:rsid w:val="00425726"/>
    <w:rsid w:val="0042579C"/>
    <w:rsid w:val="004257EC"/>
    <w:rsid w:val="00425C04"/>
    <w:rsid w:val="0042656B"/>
    <w:rsid w:val="00426744"/>
    <w:rsid w:val="004268F9"/>
    <w:rsid w:val="004272B5"/>
    <w:rsid w:val="004277BF"/>
    <w:rsid w:val="00427EC7"/>
    <w:rsid w:val="00430098"/>
    <w:rsid w:val="00430812"/>
    <w:rsid w:val="004309C1"/>
    <w:rsid w:val="00430E34"/>
    <w:rsid w:val="0043134C"/>
    <w:rsid w:val="00431451"/>
    <w:rsid w:val="00431A97"/>
    <w:rsid w:val="00431D4D"/>
    <w:rsid w:val="00432160"/>
    <w:rsid w:val="0043256E"/>
    <w:rsid w:val="00432582"/>
    <w:rsid w:val="00433124"/>
    <w:rsid w:val="00433395"/>
    <w:rsid w:val="00433983"/>
    <w:rsid w:val="00433DA2"/>
    <w:rsid w:val="00434B3A"/>
    <w:rsid w:val="00434BEB"/>
    <w:rsid w:val="004353DB"/>
    <w:rsid w:val="00435C81"/>
    <w:rsid w:val="00435D7E"/>
    <w:rsid w:val="00436132"/>
    <w:rsid w:val="00436742"/>
    <w:rsid w:val="00436781"/>
    <w:rsid w:val="004367A5"/>
    <w:rsid w:val="00436B9B"/>
    <w:rsid w:val="00436D81"/>
    <w:rsid w:val="0043700A"/>
    <w:rsid w:val="004373F2"/>
    <w:rsid w:val="004376C2"/>
    <w:rsid w:val="00437F1D"/>
    <w:rsid w:val="004400FE"/>
    <w:rsid w:val="00440389"/>
    <w:rsid w:val="004406EE"/>
    <w:rsid w:val="00440795"/>
    <w:rsid w:val="0044102E"/>
    <w:rsid w:val="0044120A"/>
    <w:rsid w:val="004416B6"/>
    <w:rsid w:val="00442901"/>
    <w:rsid w:val="00442F7F"/>
    <w:rsid w:val="004432C3"/>
    <w:rsid w:val="00443D4D"/>
    <w:rsid w:val="004440D2"/>
    <w:rsid w:val="00444238"/>
    <w:rsid w:val="00444327"/>
    <w:rsid w:val="004443B4"/>
    <w:rsid w:val="00444517"/>
    <w:rsid w:val="0044453A"/>
    <w:rsid w:val="00444761"/>
    <w:rsid w:val="0044587D"/>
    <w:rsid w:val="004458A4"/>
    <w:rsid w:val="00445F5A"/>
    <w:rsid w:val="00445FC3"/>
    <w:rsid w:val="004461D3"/>
    <w:rsid w:val="004463F9"/>
    <w:rsid w:val="00447149"/>
    <w:rsid w:val="004471C9"/>
    <w:rsid w:val="004475E1"/>
    <w:rsid w:val="00447B3C"/>
    <w:rsid w:val="00447B4C"/>
    <w:rsid w:val="00447EA3"/>
    <w:rsid w:val="00447F84"/>
    <w:rsid w:val="0045072F"/>
    <w:rsid w:val="00450815"/>
    <w:rsid w:val="004509CB"/>
    <w:rsid w:val="00450B21"/>
    <w:rsid w:val="004514A7"/>
    <w:rsid w:val="004517E4"/>
    <w:rsid w:val="00451B3F"/>
    <w:rsid w:val="00451C6D"/>
    <w:rsid w:val="00452862"/>
    <w:rsid w:val="004528AE"/>
    <w:rsid w:val="0045290D"/>
    <w:rsid w:val="00453479"/>
    <w:rsid w:val="004541CE"/>
    <w:rsid w:val="0045466C"/>
    <w:rsid w:val="00454697"/>
    <w:rsid w:val="004548F9"/>
    <w:rsid w:val="00454BF9"/>
    <w:rsid w:val="00454E44"/>
    <w:rsid w:val="00455096"/>
    <w:rsid w:val="00455FD1"/>
    <w:rsid w:val="00456A58"/>
    <w:rsid w:val="00456B58"/>
    <w:rsid w:val="0045707F"/>
    <w:rsid w:val="004579E5"/>
    <w:rsid w:val="004579EB"/>
    <w:rsid w:val="00457EED"/>
    <w:rsid w:val="00457F12"/>
    <w:rsid w:val="0046005C"/>
    <w:rsid w:val="00460387"/>
    <w:rsid w:val="00461A01"/>
    <w:rsid w:val="0046233F"/>
    <w:rsid w:val="00462526"/>
    <w:rsid w:val="00462710"/>
    <w:rsid w:val="004627FF"/>
    <w:rsid w:val="00462A0D"/>
    <w:rsid w:val="00463151"/>
    <w:rsid w:val="004634EA"/>
    <w:rsid w:val="00463565"/>
    <w:rsid w:val="004636A1"/>
    <w:rsid w:val="0046394E"/>
    <w:rsid w:val="004658A7"/>
    <w:rsid w:val="00465B00"/>
    <w:rsid w:val="00466B14"/>
    <w:rsid w:val="00466ED0"/>
    <w:rsid w:val="004671B6"/>
    <w:rsid w:val="004671C8"/>
    <w:rsid w:val="0046729F"/>
    <w:rsid w:val="0046753D"/>
    <w:rsid w:val="00467DA2"/>
    <w:rsid w:val="00467DDA"/>
    <w:rsid w:val="004708C5"/>
    <w:rsid w:val="004708F5"/>
    <w:rsid w:val="0047172D"/>
    <w:rsid w:val="0047185A"/>
    <w:rsid w:val="0047208C"/>
    <w:rsid w:val="00472519"/>
    <w:rsid w:val="004727A0"/>
    <w:rsid w:val="00473258"/>
    <w:rsid w:val="00474F0F"/>
    <w:rsid w:val="00475246"/>
    <w:rsid w:val="00475562"/>
    <w:rsid w:val="00475F2C"/>
    <w:rsid w:val="00476881"/>
    <w:rsid w:val="004768C8"/>
    <w:rsid w:val="00476A48"/>
    <w:rsid w:val="00476A65"/>
    <w:rsid w:val="00476CB9"/>
    <w:rsid w:val="004775A5"/>
    <w:rsid w:val="00477C57"/>
    <w:rsid w:val="00477D7F"/>
    <w:rsid w:val="0048004F"/>
    <w:rsid w:val="00480434"/>
    <w:rsid w:val="0048066B"/>
    <w:rsid w:val="00480FF8"/>
    <w:rsid w:val="00481C1C"/>
    <w:rsid w:val="00481CAB"/>
    <w:rsid w:val="004821AD"/>
    <w:rsid w:val="0048403A"/>
    <w:rsid w:val="00484259"/>
    <w:rsid w:val="00484630"/>
    <w:rsid w:val="00484714"/>
    <w:rsid w:val="0048481C"/>
    <w:rsid w:val="00484CB7"/>
    <w:rsid w:val="00485190"/>
    <w:rsid w:val="0048520D"/>
    <w:rsid w:val="0048522E"/>
    <w:rsid w:val="00485457"/>
    <w:rsid w:val="00485960"/>
    <w:rsid w:val="00485BEB"/>
    <w:rsid w:val="00485F52"/>
    <w:rsid w:val="00486525"/>
    <w:rsid w:val="0048724B"/>
    <w:rsid w:val="004874BB"/>
    <w:rsid w:val="00487B76"/>
    <w:rsid w:val="004903D2"/>
    <w:rsid w:val="004904AA"/>
    <w:rsid w:val="0049092B"/>
    <w:rsid w:val="00490A89"/>
    <w:rsid w:val="00490C8F"/>
    <w:rsid w:val="00491096"/>
    <w:rsid w:val="00491384"/>
    <w:rsid w:val="00491837"/>
    <w:rsid w:val="00491C60"/>
    <w:rsid w:val="00491CBF"/>
    <w:rsid w:val="00491E17"/>
    <w:rsid w:val="004920DD"/>
    <w:rsid w:val="004927FF"/>
    <w:rsid w:val="00492FB0"/>
    <w:rsid w:val="00492FFE"/>
    <w:rsid w:val="004932FA"/>
    <w:rsid w:val="004944FB"/>
    <w:rsid w:val="004949F1"/>
    <w:rsid w:val="00495A6E"/>
    <w:rsid w:val="00495B93"/>
    <w:rsid w:val="00495DC8"/>
    <w:rsid w:val="0049648B"/>
    <w:rsid w:val="00496985"/>
    <w:rsid w:val="004969EA"/>
    <w:rsid w:val="00497781"/>
    <w:rsid w:val="00497E50"/>
    <w:rsid w:val="004A04C6"/>
    <w:rsid w:val="004A053D"/>
    <w:rsid w:val="004A064E"/>
    <w:rsid w:val="004A0D4F"/>
    <w:rsid w:val="004A1227"/>
    <w:rsid w:val="004A1E90"/>
    <w:rsid w:val="004A1EEB"/>
    <w:rsid w:val="004A2007"/>
    <w:rsid w:val="004A20AF"/>
    <w:rsid w:val="004A257B"/>
    <w:rsid w:val="004A294B"/>
    <w:rsid w:val="004A2E64"/>
    <w:rsid w:val="004A342F"/>
    <w:rsid w:val="004A3DE9"/>
    <w:rsid w:val="004A4493"/>
    <w:rsid w:val="004A4930"/>
    <w:rsid w:val="004A4A75"/>
    <w:rsid w:val="004A5641"/>
    <w:rsid w:val="004A5A69"/>
    <w:rsid w:val="004A64F5"/>
    <w:rsid w:val="004A6EAE"/>
    <w:rsid w:val="004A6F3F"/>
    <w:rsid w:val="004A76D5"/>
    <w:rsid w:val="004B00E2"/>
    <w:rsid w:val="004B056E"/>
    <w:rsid w:val="004B0607"/>
    <w:rsid w:val="004B06F2"/>
    <w:rsid w:val="004B0D5C"/>
    <w:rsid w:val="004B11BF"/>
    <w:rsid w:val="004B14CA"/>
    <w:rsid w:val="004B1EEC"/>
    <w:rsid w:val="004B1F9F"/>
    <w:rsid w:val="004B20E5"/>
    <w:rsid w:val="004B38EC"/>
    <w:rsid w:val="004B42EB"/>
    <w:rsid w:val="004B4890"/>
    <w:rsid w:val="004B48BD"/>
    <w:rsid w:val="004B509D"/>
    <w:rsid w:val="004B5173"/>
    <w:rsid w:val="004B542B"/>
    <w:rsid w:val="004B5CC9"/>
    <w:rsid w:val="004B69DC"/>
    <w:rsid w:val="004B6AAA"/>
    <w:rsid w:val="004B78A1"/>
    <w:rsid w:val="004B7903"/>
    <w:rsid w:val="004B7D18"/>
    <w:rsid w:val="004C0B23"/>
    <w:rsid w:val="004C12DD"/>
    <w:rsid w:val="004C18E9"/>
    <w:rsid w:val="004C29BD"/>
    <w:rsid w:val="004C2B15"/>
    <w:rsid w:val="004C3440"/>
    <w:rsid w:val="004C4120"/>
    <w:rsid w:val="004C4313"/>
    <w:rsid w:val="004C489F"/>
    <w:rsid w:val="004C4CAD"/>
    <w:rsid w:val="004C4CCF"/>
    <w:rsid w:val="004C505D"/>
    <w:rsid w:val="004C52D6"/>
    <w:rsid w:val="004C5682"/>
    <w:rsid w:val="004C5942"/>
    <w:rsid w:val="004C5A6A"/>
    <w:rsid w:val="004C5FED"/>
    <w:rsid w:val="004C6243"/>
    <w:rsid w:val="004C79BB"/>
    <w:rsid w:val="004C7AC9"/>
    <w:rsid w:val="004D0209"/>
    <w:rsid w:val="004D05C1"/>
    <w:rsid w:val="004D0952"/>
    <w:rsid w:val="004D1235"/>
    <w:rsid w:val="004D1236"/>
    <w:rsid w:val="004D1426"/>
    <w:rsid w:val="004D193D"/>
    <w:rsid w:val="004D1E43"/>
    <w:rsid w:val="004D200D"/>
    <w:rsid w:val="004D22F4"/>
    <w:rsid w:val="004D2775"/>
    <w:rsid w:val="004D2ADE"/>
    <w:rsid w:val="004D2CEC"/>
    <w:rsid w:val="004D3030"/>
    <w:rsid w:val="004D30AE"/>
    <w:rsid w:val="004D31A3"/>
    <w:rsid w:val="004D348F"/>
    <w:rsid w:val="004D3821"/>
    <w:rsid w:val="004D39AB"/>
    <w:rsid w:val="004D3AC5"/>
    <w:rsid w:val="004D3FA4"/>
    <w:rsid w:val="004D4837"/>
    <w:rsid w:val="004D4A96"/>
    <w:rsid w:val="004D4CEB"/>
    <w:rsid w:val="004D51C9"/>
    <w:rsid w:val="004D52F2"/>
    <w:rsid w:val="004D5326"/>
    <w:rsid w:val="004D540F"/>
    <w:rsid w:val="004D585E"/>
    <w:rsid w:val="004D59E4"/>
    <w:rsid w:val="004D742C"/>
    <w:rsid w:val="004E01B4"/>
    <w:rsid w:val="004E01CC"/>
    <w:rsid w:val="004E06BD"/>
    <w:rsid w:val="004E184B"/>
    <w:rsid w:val="004E1FCC"/>
    <w:rsid w:val="004E29AC"/>
    <w:rsid w:val="004E29AE"/>
    <w:rsid w:val="004E355C"/>
    <w:rsid w:val="004E46B6"/>
    <w:rsid w:val="004E47F7"/>
    <w:rsid w:val="004E4D7B"/>
    <w:rsid w:val="004E4DA1"/>
    <w:rsid w:val="004E4E99"/>
    <w:rsid w:val="004E5169"/>
    <w:rsid w:val="004E5822"/>
    <w:rsid w:val="004E59F8"/>
    <w:rsid w:val="004E5A3A"/>
    <w:rsid w:val="004E5BC0"/>
    <w:rsid w:val="004E64BA"/>
    <w:rsid w:val="004E6A83"/>
    <w:rsid w:val="004E6D99"/>
    <w:rsid w:val="004E7200"/>
    <w:rsid w:val="004E78AE"/>
    <w:rsid w:val="004F0DE7"/>
    <w:rsid w:val="004F1045"/>
    <w:rsid w:val="004F2104"/>
    <w:rsid w:val="004F21B4"/>
    <w:rsid w:val="004F328C"/>
    <w:rsid w:val="004F33B3"/>
    <w:rsid w:val="004F39E1"/>
    <w:rsid w:val="004F3CA7"/>
    <w:rsid w:val="004F3DE9"/>
    <w:rsid w:val="004F4616"/>
    <w:rsid w:val="004F4BA7"/>
    <w:rsid w:val="004F63B5"/>
    <w:rsid w:val="004F6401"/>
    <w:rsid w:val="004F6DA0"/>
    <w:rsid w:val="004F7850"/>
    <w:rsid w:val="004F7983"/>
    <w:rsid w:val="0050002C"/>
    <w:rsid w:val="005004A2"/>
    <w:rsid w:val="005005D5"/>
    <w:rsid w:val="00500617"/>
    <w:rsid w:val="00500BBE"/>
    <w:rsid w:val="00501826"/>
    <w:rsid w:val="00502A3B"/>
    <w:rsid w:val="0050307F"/>
    <w:rsid w:val="00504244"/>
    <w:rsid w:val="005042F2"/>
    <w:rsid w:val="00504419"/>
    <w:rsid w:val="005047E7"/>
    <w:rsid w:val="00504CC6"/>
    <w:rsid w:val="0050623D"/>
    <w:rsid w:val="00506B72"/>
    <w:rsid w:val="005070BD"/>
    <w:rsid w:val="005100ED"/>
    <w:rsid w:val="00511EF5"/>
    <w:rsid w:val="00512E56"/>
    <w:rsid w:val="00512FE1"/>
    <w:rsid w:val="005134FA"/>
    <w:rsid w:val="00513950"/>
    <w:rsid w:val="005144D6"/>
    <w:rsid w:val="00515594"/>
    <w:rsid w:val="00515CE9"/>
    <w:rsid w:val="00516063"/>
    <w:rsid w:val="00516F40"/>
    <w:rsid w:val="00516F5F"/>
    <w:rsid w:val="00520493"/>
    <w:rsid w:val="00520C09"/>
    <w:rsid w:val="00520E23"/>
    <w:rsid w:val="0052103F"/>
    <w:rsid w:val="00521618"/>
    <w:rsid w:val="00521C21"/>
    <w:rsid w:val="00521CBF"/>
    <w:rsid w:val="0052291B"/>
    <w:rsid w:val="00522A10"/>
    <w:rsid w:val="00522F17"/>
    <w:rsid w:val="00523074"/>
    <w:rsid w:val="005237CB"/>
    <w:rsid w:val="00523B3B"/>
    <w:rsid w:val="005242C0"/>
    <w:rsid w:val="005249A1"/>
    <w:rsid w:val="00524D90"/>
    <w:rsid w:val="005258E9"/>
    <w:rsid w:val="00525C8C"/>
    <w:rsid w:val="00526104"/>
    <w:rsid w:val="00526405"/>
    <w:rsid w:val="00526810"/>
    <w:rsid w:val="00526C80"/>
    <w:rsid w:val="00530044"/>
    <w:rsid w:val="005307EF"/>
    <w:rsid w:val="00530DFC"/>
    <w:rsid w:val="005312BB"/>
    <w:rsid w:val="0053191A"/>
    <w:rsid w:val="00531FD4"/>
    <w:rsid w:val="00532220"/>
    <w:rsid w:val="00532AA2"/>
    <w:rsid w:val="00532DF4"/>
    <w:rsid w:val="0053358B"/>
    <w:rsid w:val="0053397B"/>
    <w:rsid w:val="00533A19"/>
    <w:rsid w:val="00534994"/>
    <w:rsid w:val="0053515C"/>
    <w:rsid w:val="00535487"/>
    <w:rsid w:val="005356E5"/>
    <w:rsid w:val="00535CAB"/>
    <w:rsid w:val="005365CB"/>
    <w:rsid w:val="005369E8"/>
    <w:rsid w:val="00536B42"/>
    <w:rsid w:val="00536CF6"/>
    <w:rsid w:val="00536EB6"/>
    <w:rsid w:val="005370D7"/>
    <w:rsid w:val="005375BA"/>
    <w:rsid w:val="00537E88"/>
    <w:rsid w:val="00541E48"/>
    <w:rsid w:val="00542ABB"/>
    <w:rsid w:val="00542E5D"/>
    <w:rsid w:val="00543258"/>
    <w:rsid w:val="005436BA"/>
    <w:rsid w:val="00543794"/>
    <w:rsid w:val="00543F09"/>
    <w:rsid w:val="00544CC6"/>
    <w:rsid w:val="005456D4"/>
    <w:rsid w:val="0054571B"/>
    <w:rsid w:val="005459C8"/>
    <w:rsid w:val="00545B05"/>
    <w:rsid w:val="00546983"/>
    <w:rsid w:val="00546BAE"/>
    <w:rsid w:val="00547284"/>
    <w:rsid w:val="005474EA"/>
    <w:rsid w:val="005477D0"/>
    <w:rsid w:val="0055031F"/>
    <w:rsid w:val="005504C5"/>
    <w:rsid w:val="00550895"/>
    <w:rsid w:val="00551205"/>
    <w:rsid w:val="005512A9"/>
    <w:rsid w:val="00551FE9"/>
    <w:rsid w:val="005525A3"/>
    <w:rsid w:val="00552632"/>
    <w:rsid w:val="00552641"/>
    <w:rsid w:val="00552A9D"/>
    <w:rsid w:val="00553821"/>
    <w:rsid w:val="00553B2A"/>
    <w:rsid w:val="00553BB9"/>
    <w:rsid w:val="0055466C"/>
    <w:rsid w:val="00555007"/>
    <w:rsid w:val="005554B8"/>
    <w:rsid w:val="00555CDE"/>
    <w:rsid w:val="005561BC"/>
    <w:rsid w:val="00556E28"/>
    <w:rsid w:val="00556EC3"/>
    <w:rsid w:val="00556EE7"/>
    <w:rsid w:val="00557093"/>
    <w:rsid w:val="00557435"/>
    <w:rsid w:val="00557864"/>
    <w:rsid w:val="00557E34"/>
    <w:rsid w:val="00557F15"/>
    <w:rsid w:val="0056031A"/>
    <w:rsid w:val="00560339"/>
    <w:rsid w:val="005606FB"/>
    <w:rsid w:val="00560946"/>
    <w:rsid w:val="00560A52"/>
    <w:rsid w:val="005616B3"/>
    <w:rsid w:val="00561824"/>
    <w:rsid w:val="00561EC3"/>
    <w:rsid w:val="00561FF9"/>
    <w:rsid w:val="00562401"/>
    <w:rsid w:val="005629D0"/>
    <w:rsid w:val="005640F8"/>
    <w:rsid w:val="005645AC"/>
    <w:rsid w:val="005647BC"/>
    <w:rsid w:val="00564C26"/>
    <w:rsid w:val="0056524D"/>
    <w:rsid w:val="005656E8"/>
    <w:rsid w:val="00565B09"/>
    <w:rsid w:val="00565CB1"/>
    <w:rsid w:val="0056670B"/>
    <w:rsid w:val="00566832"/>
    <w:rsid w:val="005671A3"/>
    <w:rsid w:val="00567406"/>
    <w:rsid w:val="00567F30"/>
    <w:rsid w:val="00570153"/>
    <w:rsid w:val="00570DC9"/>
    <w:rsid w:val="00570EA3"/>
    <w:rsid w:val="0057148A"/>
    <w:rsid w:val="00571C0C"/>
    <w:rsid w:val="005724DF"/>
    <w:rsid w:val="00572DC4"/>
    <w:rsid w:val="00572FBA"/>
    <w:rsid w:val="005731FC"/>
    <w:rsid w:val="005733DD"/>
    <w:rsid w:val="00573820"/>
    <w:rsid w:val="00573AA4"/>
    <w:rsid w:val="00574170"/>
    <w:rsid w:val="00574324"/>
    <w:rsid w:val="005746DE"/>
    <w:rsid w:val="0057488E"/>
    <w:rsid w:val="0057499E"/>
    <w:rsid w:val="0057556B"/>
    <w:rsid w:val="0057627A"/>
    <w:rsid w:val="00576C5E"/>
    <w:rsid w:val="00576FA9"/>
    <w:rsid w:val="00577643"/>
    <w:rsid w:val="00577C2F"/>
    <w:rsid w:val="005803A2"/>
    <w:rsid w:val="005810D3"/>
    <w:rsid w:val="0058170A"/>
    <w:rsid w:val="005817B8"/>
    <w:rsid w:val="005818AD"/>
    <w:rsid w:val="00581D1D"/>
    <w:rsid w:val="00581D5E"/>
    <w:rsid w:val="00581E38"/>
    <w:rsid w:val="0058201D"/>
    <w:rsid w:val="00582578"/>
    <w:rsid w:val="00582B75"/>
    <w:rsid w:val="00583110"/>
    <w:rsid w:val="0058329E"/>
    <w:rsid w:val="00583AA0"/>
    <w:rsid w:val="00583AC2"/>
    <w:rsid w:val="00583D9C"/>
    <w:rsid w:val="00584C90"/>
    <w:rsid w:val="00584D9A"/>
    <w:rsid w:val="005851BB"/>
    <w:rsid w:val="005854FF"/>
    <w:rsid w:val="0058556C"/>
    <w:rsid w:val="005858CA"/>
    <w:rsid w:val="00585D63"/>
    <w:rsid w:val="00586422"/>
    <w:rsid w:val="00586710"/>
    <w:rsid w:val="00587D21"/>
    <w:rsid w:val="00590B20"/>
    <w:rsid w:val="00590BA4"/>
    <w:rsid w:val="00591060"/>
    <w:rsid w:val="005913FF"/>
    <w:rsid w:val="00592551"/>
    <w:rsid w:val="00592564"/>
    <w:rsid w:val="005927D2"/>
    <w:rsid w:val="00592812"/>
    <w:rsid w:val="00592895"/>
    <w:rsid w:val="005928B9"/>
    <w:rsid w:val="00592A29"/>
    <w:rsid w:val="0059378C"/>
    <w:rsid w:val="00593C3C"/>
    <w:rsid w:val="00594030"/>
    <w:rsid w:val="00594219"/>
    <w:rsid w:val="00594A9F"/>
    <w:rsid w:val="00595887"/>
    <w:rsid w:val="00595C87"/>
    <w:rsid w:val="00595CA7"/>
    <w:rsid w:val="00595D69"/>
    <w:rsid w:val="00596C21"/>
    <w:rsid w:val="00597294"/>
    <w:rsid w:val="00597632"/>
    <w:rsid w:val="0059785C"/>
    <w:rsid w:val="005A0455"/>
    <w:rsid w:val="005A078D"/>
    <w:rsid w:val="005A11F4"/>
    <w:rsid w:val="005A1C03"/>
    <w:rsid w:val="005A1C51"/>
    <w:rsid w:val="005A252E"/>
    <w:rsid w:val="005A25D8"/>
    <w:rsid w:val="005A3386"/>
    <w:rsid w:val="005A33C6"/>
    <w:rsid w:val="005A346B"/>
    <w:rsid w:val="005A361E"/>
    <w:rsid w:val="005A49C3"/>
    <w:rsid w:val="005A4A7E"/>
    <w:rsid w:val="005A4D39"/>
    <w:rsid w:val="005A4F6F"/>
    <w:rsid w:val="005A5020"/>
    <w:rsid w:val="005A50D5"/>
    <w:rsid w:val="005A52D8"/>
    <w:rsid w:val="005A55AE"/>
    <w:rsid w:val="005A5981"/>
    <w:rsid w:val="005A65BF"/>
    <w:rsid w:val="005A6649"/>
    <w:rsid w:val="005A6763"/>
    <w:rsid w:val="005A6C7C"/>
    <w:rsid w:val="005A6CCE"/>
    <w:rsid w:val="005A6CE2"/>
    <w:rsid w:val="005A6F54"/>
    <w:rsid w:val="005A74C2"/>
    <w:rsid w:val="005A7A9E"/>
    <w:rsid w:val="005B1025"/>
    <w:rsid w:val="005B10DF"/>
    <w:rsid w:val="005B2243"/>
    <w:rsid w:val="005B2735"/>
    <w:rsid w:val="005B2DED"/>
    <w:rsid w:val="005B30D7"/>
    <w:rsid w:val="005B31E4"/>
    <w:rsid w:val="005B44EB"/>
    <w:rsid w:val="005B474E"/>
    <w:rsid w:val="005B4E49"/>
    <w:rsid w:val="005B4F00"/>
    <w:rsid w:val="005B4F19"/>
    <w:rsid w:val="005B5D51"/>
    <w:rsid w:val="005B62D1"/>
    <w:rsid w:val="005B679E"/>
    <w:rsid w:val="005B6C6B"/>
    <w:rsid w:val="005C07CB"/>
    <w:rsid w:val="005C0FA0"/>
    <w:rsid w:val="005C11EC"/>
    <w:rsid w:val="005C16C4"/>
    <w:rsid w:val="005C1B8A"/>
    <w:rsid w:val="005C2037"/>
    <w:rsid w:val="005C3132"/>
    <w:rsid w:val="005C3263"/>
    <w:rsid w:val="005C33EE"/>
    <w:rsid w:val="005C3712"/>
    <w:rsid w:val="005C3AB7"/>
    <w:rsid w:val="005C3B17"/>
    <w:rsid w:val="005C3F89"/>
    <w:rsid w:val="005C478B"/>
    <w:rsid w:val="005C4E12"/>
    <w:rsid w:val="005C512D"/>
    <w:rsid w:val="005C51C2"/>
    <w:rsid w:val="005C5936"/>
    <w:rsid w:val="005C5E4E"/>
    <w:rsid w:val="005C5E71"/>
    <w:rsid w:val="005C605E"/>
    <w:rsid w:val="005C60A2"/>
    <w:rsid w:val="005C64E2"/>
    <w:rsid w:val="005C6676"/>
    <w:rsid w:val="005C678A"/>
    <w:rsid w:val="005C72AC"/>
    <w:rsid w:val="005C7B44"/>
    <w:rsid w:val="005D02FB"/>
    <w:rsid w:val="005D0373"/>
    <w:rsid w:val="005D087B"/>
    <w:rsid w:val="005D0903"/>
    <w:rsid w:val="005D0A8D"/>
    <w:rsid w:val="005D0C87"/>
    <w:rsid w:val="005D0F1C"/>
    <w:rsid w:val="005D0FAC"/>
    <w:rsid w:val="005D11AF"/>
    <w:rsid w:val="005D206E"/>
    <w:rsid w:val="005D2B94"/>
    <w:rsid w:val="005D2E5B"/>
    <w:rsid w:val="005D3583"/>
    <w:rsid w:val="005D386C"/>
    <w:rsid w:val="005D38A6"/>
    <w:rsid w:val="005D3ACE"/>
    <w:rsid w:val="005D4AC9"/>
    <w:rsid w:val="005D5381"/>
    <w:rsid w:val="005D5B6E"/>
    <w:rsid w:val="005D6130"/>
    <w:rsid w:val="005D6292"/>
    <w:rsid w:val="005D6AAF"/>
    <w:rsid w:val="005D6D53"/>
    <w:rsid w:val="005D6E8A"/>
    <w:rsid w:val="005D7C09"/>
    <w:rsid w:val="005E0438"/>
    <w:rsid w:val="005E0914"/>
    <w:rsid w:val="005E1A9C"/>
    <w:rsid w:val="005E1B68"/>
    <w:rsid w:val="005E22C1"/>
    <w:rsid w:val="005E24BB"/>
    <w:rsid w:val="005E2C67"/>
    <w:rsid w:val="005E320E"/>
    <w:rsid w:val="005E37EB"/>
    <w:rsid w:val="005E3C0B"/>
    <w:rsid w:val="005E3D03"/>
    <w:rsid w:val="005E437C"/>
    <w:rsid w:val="005E44BE"/>
    <w:rsid w:val="005E454B"/>
    <w:rsid w:val="005E48B7"/>
    <w:rsid w:val="005E5090"/>
    <w:rsid w:val="005E5356"/>
    <w:rsid w:val="005E56D8"/>
    <w:rsid w:val="005E58A7"/>
    <w:rsid w:val="005E5C45"/>
    <w:rsid w:val="005E5D58"/>
    <w:rsid w:val="005E6358"/>
    <w:rsid w:val="005E63C4"/>
    <w:rsid w:val="005E6409"/>
    <w:rsid w:val="005E64A2"/>
    <w:rsid w:val="005E69A0"/>
    <w:rsid w:val="005E739A"/>
    <w:rsid w:val="005E7410"/>
    <w:rsid w:val="005E7843"/>
    <w:rsid w:val="005E795A"/>
    <w:rsid w:val="005E7D42"/>
    <w:rsid w:val="005F0115"/>
    <w:rsid w:val="005F0CF9"/>
    <w:rsid w:val="005F12D2"/>
    <w:rsid w:val="005F1839"/>
    <w:rsid w:val="005F2208"/>
    <w:rsid w:val="005F297D"/>
    <w:rsid w:val="005F29F7"/>
    <w:rsid w:val="005F3223"/>
    <w:rsid w:val="005F38EF"/>
    <w:rsid w:val="005F3A6D"/>
    <w:rsid w:val="005F4584"/>
    <w:rsid w:val="005F6618"/>
    <w:rsid w:val="005F731C"/>
    <w:rsid w:val="005F778E"/>
    <w:rsid w:val="005F7831"/>
    <w:rsid w:val="005F79F1"/>
    <w:rsid w:val="006007D4"/>
    <w:rsid w:val="006015B0"/>
    <w:rsid w:val="00601696"/>
    <w:rsid w:val="00601A3D"/>
    <w:rsid w:val="00601A8C"/>
    <w:rsid w:val="00602318"/>
    <w:rsid w:val="006024AF"/>
    <w:rsid w:val="00602C90"/>
    <w:rsid w:val="00602EF0"/>
    <w:rsid w:val="00604BA7"/>
    <w:rsid w:val="00604D7D"/>
    <w:rsid w:val="00605427"/>
    <w:rsid w:val="006056EF"/>
    <w:rsid w:val="00605738"/>
    <w:rsid w:val="00605E1D"/>
    <w:rsid w:val="00606548"/>
    <w:rsid w:val="006065EA"/>
    <w:rsid w:val="00606765"/>
    <w:rsid w:val="0060678D"/>
    <w:rsid w:val="00607148"/>
    <w:rsid w:val="0060723A"/>
    <w:rsid w:val="00607C2D"/>
    <w:rsid w:val="00610A2C"/>
    <w:rsid w:val="00610A5C"/>
    <w:rsid w:val="00610DAD"/>
    <w:rsid w:val="00610E65"/>
    <w:rsid w:val="0061177F"/>
    <w:rsid w:val="00611BC3"/>
    <w:rsid w:val="006125D2"/>
    <w:rsid w:val="00612816"/>
    <w:rsid w:val="00612C05"/>
    <w:rsid w:val="00612FCC"/>
    <w:rsid w:val="00613DA1"/>
    <w:rsid w:val="006147DA"/>
    <w:rsid w:val="006148AF"/>
    <w:rsid w:val="00614C8D"/>
    <w:rsid w:val="00614E04"/>
    <w:rsid w:val="006153B0"/>
    <w:rsid w:val="00615B3C"/>
    <w:rsid w:val="00615BB3"/>
    <w:rsid w:val="00615DAD"/>
    <w:rsid w:val="00615E1A"/>
    <w:rsid w:val="006161F9"/>
    <w:rsid w:val="006163DD"/>
    <w:rsid w:val="0061642E"/>
    <w:rsid w:val="00616A00"/>
    <w:rsid w:val="00616B13"/>
    <w:rsid w:val="00617172"/>
    <w:rsid w:val="006173FD"/>
    <w:rsid w:val="00617CC0"/>
    <w:rsid w:val="00617EBA"/>
    <w:rsid w:val="00617F6B"/>
    <w:rsid w:val="006205C6"/>
    <w:rsid w:val="00620A2F"/>
    <w:rsid w:val="00620BAA"/>
    <w:rsid w:val="006226A1"/>
    <w:rsid w:val="00624024"/>
    <w:rsid w:val="00624279"/>
    <w:rsid w:val="006244A5"/>
    <w:rsid w:val="0062457C"/>
    <w:rsid w:val="00624885"/>
    <w:rsid w:val="00624A46"/>
    <w:rsid w:val="00624BF1"/>
    <w:rsid w:val="00624CE2"/>
    <w:rsid w:val="0062572B"/>
    <w:rsid w:val="00625CB0"/>
    <w:rsid w:val="00625D27"/>
    <w:rsid w:val="0062617E"/>
    <w:rsid w:val="00626E0B"/>
    <w:rsid w:val="006311B1"/>
    <w:rsid w:val="00631226"/>
    <w:rsid w:val="006313B3"/>
    <w:rsid w:val="00631764"/>
    <w:rsid w:val="0063226D"/>
    <w:rsid w:val="006326B5"/>
    <w:rsid w:val="0063296B"/>
    <w:rsid w:val="00632E2F"/>
    <w:rsid w:val="00632EDB"/>
    <w:rsid w:val="00632F39"/>
    <w:rsid w:val="006346C7"/>
    <w:rsid w:val="00634D43"/>
    <w:rsid w:val="006359CF"/>
    <w:rsid w:val="00636158"/>
    <w:rsid w:val="006362EA"/>
    <w:rsid w:val="0063645A"/>
    <w:rsid w:val="006365A3"/>
    <w:rsid w:val="006366BA"/>
    <w:rsid w:val="00636B91"/>
    <w:rsid w:val="00636B9A"/>
    <w:rsid w:val="00636F03"/>
    <w:rsid w:val="00637370"/>
    <w:rsid w:val="006374D0"/>
    <w:rsid w:val="00640167"/>
    <w:rsid w:val="006403AD"/>
    <w:rsid w:val="0064063C"/>
    <w:rsid w:val="00640A9F"/>
    <w:rsid w:val="00641398"/>
    <w:rsid w:val="00641454"/>
    <w:rsid w:val="006414A5"/>
    <w:rsid w:val="00641765"/>
    <w:rsid w:val="006417E3"/>
    <w:rsid w:val="006418D8"/>
    <w:rsid w:val="00641BC4"/>
    <w:rsid w:val="00641D13"/>
    <w:rsid w:val="00641D97"/>
    <w:rsid w:val="006424E5"/>
    <w:rsid w:val="006425E2"/>
    <w:rsid w:val="00643239"/>
    <w:rsid w:val="00643327"/>
    <w:rsid w:val="006437EF"/>
    <w:rsid w:val="00643887"/>
    <w:rsid w:val="00643C33"/>
    <w:rsid w:val="00643CB7"/>
    <w:rsid w:val="00644707"/>
    <w:rsid w:val="00644839"/>
    <w:rsid w:val="00644904"/>
    <w:rsid w:val="00644A3F"/>
    <w:rsid w:val="00644BAE"/>
    <w:rsid w:val="00644F4B"/>
    <w:rsid w:val="006451B0"/>
    <w:rsid w:val="006452E8"/>
    <w:rsid w:val="00645442"/>
    <w:rsid w:val="0064570B"/>
    <w:rsid w:val="00645BD6"/>
    <w:rsid w:val="006462C8"/>
    <w:rsid w:val="00646862"/>
    <w:rsid w:val="006476A8"/>
    <w:rsid w:val="006477AE"/>
    <w:rsid w:val="006477C1"/>
    <w:rsid w:val="006478F6"/>
    <w:rsid w:val="00647B91"/>
    <w:rsid w:val="00650255"/>
    <w:rsid w:val="00650459"/>
    <w:rsid w:val="006505DE"/>
    <w:rsid w:val="00651235"/>
    <w:rsid w:val="0065140E"/>
    <w:rsid w:val="00651440"/>
    <w:rsid w:val="00651666"/>
    <w:rsid w:val="0065231D"/>
    <w:rsid w:val="00652395"/>
    <w:rsid w:val="0065248C"/>
    <w:rsid w:val="006525B2"/>
    <w:rsid w:val="00652702"/>
    <w:rsid w:val="0065272C"/>
    <w:rsid w:val="006527AF"/>
    <w:rsid w:val="00653721"/>
    <w:rsid w:val="006547B4"/>
    <w:rsid w:val="0065499D"/>
    <w:rsid w:val="0065548C"/>
    <w:rsid w:val="0065598D"/>
    <w:rsid w:val="00655B9E"/>
    <w:rsid w:val="00655F26"/>
    <w:rsid w:val="0065607E"/>
    <w:rsid w:val="0065630A"/>
    <w:rsid w:val="0065673F"/>
    <w:rsid w:val="006567AB"/>
    <w:rsid w:val="006571FD"/>
    <w:rsid w:val="0065735A"/>
    <w:rsid w:val="006574B7"/>
    <w:rsid w:val="00657AB1"/>
    <w:rsid w:val="006608D5"/>
    <w:rsid w:val="00660A8F"/>
    <w:rsid w:val="00660F86"/>
    <w:rsid w:val="0066145D"/>
    <w:rsid w:val="00661BE8"/>
    <w:rsid w:val="00661CB7"/>
    <w:rsid w:val="0066217A"/>
    <w:rsid w:val="006625D8"/>
    <w:rsid w:val="00662D2E"/>
    <w:rsid w:val="006633F5"/>
    <w:rsid w:val="00663E7F"/>
    <w:rsid w:val="006647BB"/>
    <w:rsid w:val="0066562E"/>
    <w:rsid w:val="00665925"/>
    <w:rsid w:val="00666F7A"/>
    <w:rsid w:val="006672AB"/>
    <w:rsid w:val="006672D5"/>
    <w:rsid w:val="006679BD"/>
    <w:rsid w:val="00667B27"/>
    <w:rsid w:val="00667D19"/>
    <w:rsid w:val="00670B02"/>
    <w:rsid w:val="00670F65"/>
    <w:rsid w:val="006710FD"/>
    <w:rsid w:val="006715EE"/>
    <w:rsid w:val="00671691"/>
    <w:rsid w:val="00671FB4"/>
    <w:rsid w:val="0067293B"/>
    <w:rsid w:val="00672C8A"/>
    <w:rsid w:val="0067300F"/>
    <w:rsid w:val="00673219"/>
    <w:rsid w:val="006743F8"/>
    <w:rsid w:val="0067533F"/>
    <w:rsid w:val="00675583"/>
    <w:rsid w:val="00675693"/>
    <w:rsid w:val="00676029"/>
    <w:rsid w:val="0067623B"/>
    <w:rsid w:val="006764EC"/>
    <w:rsid w:val="00676705"/>
    <w:rsid w:val="00677D7B"/>
    <w:rsid w:val="00677E19"/>
    <w:rsid w:val="00680B41"/>
    <w:rsid w:val="00680EA8"/>
    <w:rsid w:val="00681224"/>
    <w:rsid w:val="0068169F"/>
    <w:rsid w:val="006819A5"/>
    <w:rsid w:val="006819FD"/>
    <w:rsid w:val="00681AC1"/>
    <w:rsid w:val="006820EE"/>
    <w:rsid w:val="006824F7"/>
    <w:rsid w:val="006826A6"/>
    <w:rsid w:val="006828CB"/>
    <w:rsid w:val="0068301B"/>
    <w:rsid w:val="00683253"/>
    <w:rsid w:val="0068393C"/>
    <w:rsid w:val="00683A25"/>
    <w:rsid w:val="00683ED7"/>
    <w:rsid w:val="00684DE5"/>
    <w:rsid w:val="006856BF"/>
    <w:rsid w:val="00685811"/>
    <w:rsid w:val="00686914"/>
    <w:rsid w:val="00686B31"/>
    <w:rsid w:val="00686C6D"/>
    <w:rsid w:val="00690BDC"/>
    <w:rsid w:val="00691212"/>
    <w:rsid w:val="00691450"/>
    <w:rsid w:val="006916ED"/>
    <w:rsid w:val="00691900"/>
    <w:rsid w:val="00691918"/>
    <w:rsid w:val="00691B55"/>
    <w:rsid w:val="00691F22"/>
    <w:rsid w:val="0069279B"/>
    <w:rsid w:val="00692985"/>
    <w:rsid w:val="00692BB8"/>
    <w:rsid w:val="00692EE0"/>
    <w:rsid w:val="00693023"/>
    <w:rsid w:val="00693517"/>
    <w:rsid w:val="00693B5E"/>
    <w:rsid w:val="006950E8"/>
    <w:rsid w:val="00695F0D"/>
    <w:rsid w:val="00696205"/>
    <w:rsid w:val="006967C7"/>
    <w:rsid w:val="00697158"/>
    <w:rsid w:val="006A0C0D"/>
    <w:rsid w:val="006A1397"/>
    <w:rsid w:val="006A1A39"/>
    <w:rsid w:val="006A1C00"/>
    <w:rsid w:val="006A1D51"/>
    <w:rsid w:val="006A21BF"/>
    <w:rsid w:val="006A2224"/>
    <w:rsid w:val="006A2678"/>
    <w:rsid w:val="006A2EBE"/>
    <w:rsid w:val="006A3032"/>
    <w:rsid w:val="006A3734"/>
    <w:rsid w:val="006A37A7"/>
    <w:rsid w:val="006A3992"/>
    <w:rsid w:val="006A3AAE"/>
    <w:rsid w:val="006A3F1A"/>
    <w:rsid w:val="006A403D"/>
    <w:rsid w:val="006A4411"/>
    <w:rsid w:val="006A480F"/>
    <w:rsid w:val="006A54A9"/>
    <w:rsid w:val="006A5656"/>
    <w:rsid w:val="006A6241"/>
    <w:rsid w:val="006A62D3"/>
    <w:rsid w:val="006A6C4C"/>
    <w:rsid w:val="006A7C56"/>
    <w:rsid w:val="006A7FF9"/>
    <w:rsid w:val="006B01CB"/>
    <w:rsid w:val="006B0460"/>
    <w:rsid w:val="006B0657"/>
    <w:rsid w:val="006B0E62"/>
    <w:rsid w:val="006B16E3"/>
    <w:rsid w:val="006B1DC9"/>
    <w:rsid w:val="006B2165"/>
    <w:rsid w:val="006B300B"/>
    <w:rsid w:val="006B362A"/>
    <w:rsid w:val="006B37AB"/>
    <w:rsid w:val="006B3E49"/>
    <w:rsid w:val="006B415D"/>
    <w:rsid w:val="006B41FA"/>
    <w:rsid w:val="006B5969"/>
    <w:rsid w:val="006B5C58"/>
    <w:rsid w:val="006B6023"/>
    <w:rsid w:val="006B6159"/>
    <w:rsid w:val="006B6517"/>
    <w:rsid w:val="006B68D7"/>
    <w:rsid w:val="006B69DD"/>
    <w:rsid w:val="006B6A0F"/>
    <w:rsid w:val="006B708E"/>
    <w:rsid w:val="006B70D1"/>
    <w:rsid w:val="006C06E5"/>
    <w:rsid w:val="006C0DA7"/>
    <w:rsid w:val="006C1121"/>
    <w:rsid w:val="006C1A23"/>
    <w:rsid w:val="006C1D21"/>
    <w:rsid w:val="006C20D3"/>
    <w:rsid w:val="006C3544"/>
    <w:rsid w:val="006C3A12"/>
    <w:rsid w:val="006C3B04"/>
    <w:rsid w:val="006C3B84"/>
    <w:rsid w:val="006C3D03"/>
    <w:rsid w:val="006C452C"/>
    <w:rsid w:val="006C4CBF"/>
    <w:rsid w:val="006C507E"/>
    <w:rsid w:val="006C53DA"/>
    <w:rsid w:val="006C6198"/>
    <w:rsid w:val="006C66CF"/>
    <w:rsid w:val="006C777B"/>
    <w:rsid w:val="006C78E5"/>
    <w:rsid w:val="006C7A44"/>
    <w:rsid w:val="006C7B84"/>
    <w:rsid w:val="006C7BAF"/>
    <w:rsid w:val="006C7E6A"/>
    <w:rsid w:val="006C7EEC"/>
    <w:rsid w:val="006D024B"/>
    <w:rsid w:val="006D142C"/>
    <w:rsid w:val="006D1668"/>
    <w:rsid w:val="006D2414"/>
    <w:rsid w:val="006D2782"/>
    <w:rsid w:val="006D2ABF"/>
    <w:rsid w:val="006D2D86"/>
    <w:rsid w:val="006D308A"/>
    <w:rsid w:val="006D3570"/>
    <w:rsid w:val="006D35DB"/>
    <w:rsid w:val="006D360F"/>
    <w:rsid w:val="006D382A"/>
    <w:rsid w:val="006D3CAE"/>
    <w:rsid w:val="006D3F81"/>
    <w:rsid w:val="006D576B"/>
    <w:rsid w:val="006D608F"/>
    <w:rsid w:val="006D618A"/>
    <w:rsid w:val="006D6500"/>
    <w:rsid w:val="006D7040"/>
    <w:rsid w:val="006D763A"/>
    <w:rsid w:val="006D7779"/>
    <w:rsid w:val="006D7B08"/>
    <w:rsid w:val="006D7D8C"/>
    <w:rsid w:val="006E0B41"/>
    <w:rsid w:val="006E0CB0"/>
    <w:rsid w:val="006E0EB9"/>
    <w:rsid w:val="006E19FE"/>
    <w:rsid w:val="006E1F31"/>
    <w:rsid w:val="006E26A2"/>
    <w:rsid w:val="006E4602"/>
    <w:rsid w:val="006E4946"/>
    <w:rsid w:val="006E4F40"/>
    <w:rsid w:val="006E5315"/>
    <w:rsid w:val="006E5605"/>
    <w:rsid w:val="006E5BFC"/>
    <w:rsid w:val="006E62C3"/>
    <w:rsid w:val="006E6385"/>
    <w:rsid w:val="006E63EA"/>
    <w:rsid w:val="006E6FFB"/>
    <w:rsid w:val="006E766D"/>
    <w:rsid w:val="006E7872"/>
    <w:rsid w:val="006E7C61"/>
    <w:rsid w:val="006F04E2"/>
    <w:rsid w:val="006F0CFC"/>
    <w:rsid w:val="006F1047"/>
    <w:rsid w:val="006F12E9"/>
    <w:rsid w:val="006F1507"/>
    <w:rsid w:val="006F1840"/>
    <w:rsid w:val="006F19CA"/>
    <w:rsid w:val="006F1B09"/>
    <w:rsid w:val="006F1BAE"/>
    <w:rsid w:val="006F21C5"/>
    <w:rsid w:val="006F2779"/>
    <w:rsid w:val="006F34DF"/>
    <w:rsid w:val="006F3D4D"/>
    <w:rsid w:val="006F42A8"/>
    <w:rsid w:val="006F42FA"/>
    <w:rsid w:val="006F4612"/>
    <w:rsid w:val="006F4BB5"/>
    <w:rsid w:val="006F52DC"/>
    <w:rsid w:val="006F5583"/>
    <w:rsid w:val="006F613B"/>
    <w:rsid w:val="006F6CD2"/>
    <w:rsid w:val="006F6E54"/>
    <w:rsid w:val="006F7B90"/>
    <w:rsid w:val="006F7DD7"/>
    <w:rsid w:val="006F7ED3"/>
    <w:rsid w:val="006F7F52"/>
    <w:rsid w:val="006F7F91"/>
    <w:rsid w:val="007002D3"/>
    <w:rsid w:val="00700446"/>
    <w:rsid w:val="00700CCF"/>
    <w:rsid w:val="00700FC5"/>
    <w:rsid w:val="0070125A"/>
    <w:rsid w:val="00701CBA"/>
    <w:rsid w:val="0070209B"/>
    <w:rsid w:val="00702112"/>
    <w:rsid w:val="00702491"/>
    <w:rsid w:val="007033D0"/>
    <w:rsid w:val="0070362E"/>
    <w:rsid w:val="00703CB8"/>
    <w:rsid w:val="00704AF6"/>
    <w:rsid w:val="00704E67"/>
    <w:rsid w:val="00705026"/>
    <w:rsid w:val="00705119"/>
    <w:rsid w:val="0070539C"/>
    <w:rsid w:val="00705C2F"/>
    <w:rsid w:val="007070A2"/>
    <w:rsid w:val="00707512"/>
    <w:rsid w:val="007075DF"/>
    <w:rsid w:val="007076EB"/>
    <w:rsid w:val="00707745"/>
    <w:rsid w:val="00707857"/>
    <w:rsid w:val="00707900"/>
    <w:rsid w:val="00710790"/>
    <w:rsid w:val="007107D4"/>
    <w:rsid w:val="007108BB"/>
    <w:rsid w:val="0071140D"/>
    <w:rsid w:val="00711612"/>
    <w:rsid w:val="00711A4E"/>
    <w:rsid w:val="007121F2"/>
    <w:rsid w:val="00712998"/>
    <w:rsid w:val="00712E63"/>
    <w:rsid w:val="00713994"/>
    <w:rsid w:val="00713C42"/>
    <w:rsid w:val="007142D7"/>
    <w:rsid w:val="00714493"/>
    <w:rsid w:val="00714A3D"/>
    <w:rsid w:val="00714DDD"/>
    <w:rsid w:val="00714FCC"/>
    <w:rsid w:val="00715996"/>
    <w:rsid w:val="007160F5"/>
    <w:rsid w:val="0071614B"/>
    <w:rsid w:val="00716945"/>
    <w:rsid w:val="00716CDC"/>
    <w:rsid w:val="0071721E"/>
    <w:rsid w:val="0071728E"/>
    <w:rsid w:val="00717FA5"/>
    <w:rsid w:val="00720DF5"/>
    <w:rsid w:val="00720F9D"/>
    <w:rsid w:val="00721161"/>
    <w:rsid w:val="0072149F"/>
    <w:rsid w:val="00721F64"/>
    <w:rsid w:val="0072218B"/>
    <w:rsid w:val="007223E7"/>
    <w:rsid w:val="00722AF0"/>
    <w:rsid w:val="0072301E"/>
    <w:rsid w:val="00723379"/>
    <w:rsid w:val="0072339E"/>
    <w:rsid w:val="007236D5"/>
    <w:rsid w:val="00723A3E"/>
    <w:rsid w:val="00724344"/>
    <w:rsid w:val="00724639"/>
    <w:rsid w:val="00724663"/>
    <w:rsid w:val="007247D7"/>
    <w:rsid w:val="00724C3E"/>
    <w:rsid w:val="00725740"/>
    <w:rsid w:val="0072582C"/>
    <w:rsid w:val="00725936"/>
    <w:rsid w:val="00725D1D"/>
    <w:rsid w:val="00726299"/>
    <w:rsid w:val="0072741F"/>
    <w:rsid w:val="00727599"/>
    <w:rsid w:val="00727BCA"/>
    <w:rsid w:val="00727F41"/>
    <w:rsid w:val="0073028B"/>
    <w:rsid w:val="007304D0"/>
    <w:rsid w:val="00730C57"/>
    <w:rsid w:val="00730D3F"/>
    <w:rsid w:val="00730FFD"/>
    <w:rsid w:val="00731096"/>
    <w:rsid w:val="00731A6A"/>
    <w:rsid w:val="00731FEF"/>
    <w:rsid w:val="00732404"/>
    <w:rsid w:val="0073267F"/>
    <w:rsid w:val="0073284D"/>
    <w:rsid w:val="0073310D"/>
    <w:rsid w:val="00733160"/>
    <w:rsid w:val="007331A8"/>
    <w:rsid w:val="0073366F"/>
    <w:rsid w:val="00733D8E"/>
    <w:rsid w:val="007342DD"/>
    <w:rsid w:val="00734395"/>
    <w:rsid w:val="0073472A"/>
    <w:rsid w:val="0073473E"/>
    <w:rsid w:val="007354AE"/>
    <w:rsid w:val="00735585"/>
    <w:rsid w:val="007359C9"/>
    <w:rsid w:val="00735BA6"/>
    <w:rsid w:val="007367D8"/>
    <w:rsid w:val="0073728F"/>
    <w:rsid w:val="00737481"/>
    <w:rsid w:val="0073787F"/>
    <w:rsid w:val="00737A56"/>
    <w:rsid w:val="00737AA0"/>
    <w:rsid w:val="00737B42"/>
    <w:rsid w:val="00737B46"/>
    <w:rsid w:val="00737D05"/>
    <w:rsid w:val="00737D0A"/>
    <w:rsid w:val="00740289"/>
    <w:rsid w:val="007408A4"/>
    <w:rsid w:val="007409B7"/>
    <w:rsid w:val="00740EE9"/>
    <w:rsid w:val="00740F58"/>
    <w:rsid w:val="007417D3"/>
    <w:rsid w:val="00742058"/>
    <w:rsid w:val="00742661"/>
    <w:rsid w:val="0074280D"/>
    <w:rsid w:val="0074302C"/>
    <w:rsid w:val="0074337F"/>
    <w:rsid w:val="007436D4"/>
    <w:rsid w:val="0074421F"/>
    <w:rsid w:val="00745063"/>
    <w:rsid w:val="007453FE"/>
    <w:rsid w:val="00745600"/>
    <w:rsid w:val="007456F5"/>
    <w:rsid w:val="007458F5"/>
    <w:rsid w:val="00745F19"/>
    <w:rsid w:val="007465FB"/>
    <w:rsid w:val="00746ADE"/>
    <w:rsid w:val="00746E6A"/>
    <w:rsid w:val="007477FE"/>
    <w:rsid w:val="007479B3"/>
    <w:rsid w:val="00747F03"/>
    <w:rsid w:val="007500F9"/>
    <w:rsid w:val="007502CA"/>
    <w:rsid w:val="00750328"/>
    <w:rsid w:val="00751156"/>
    <w:rsid w:val="00751B5A"/>
    <w:rsid w:val="0075337C"/>
    <w:rsid w:val="0075344B"/>
    <w:rsid w:val="007537FD"/>
    <w:rsid w:val="00753B92"/>
    <w:rsid w:val="00753C55"/>
    <w:rsid w:val="007541A7"/>
    <w:rsid w:val="00754591"/>
    <w:rsid w:val="00754732"/>
    <w:rsid w:val="00755022"/>
    <w:rsid w:val="00755224"/>
    <w:rsid w:val="007552E8"/>
    <w:rsid w:val="00755532"/>
    <w:rsid w:val="00755B29"/>
    <w:rsid w:val="007562E3"/>
    <w:rsid w:val="007566D6"/>
    <w:rsid w:val="007569EC"/>
    <w:rsid w:val="00756BC6"/>
    <w:rsid w:val="00756DBB"/>
    <w:rsid w:val="007571F7"/>
    <w:rsid w:val="007573F4"/>
    <w:rsid w:val="00757BF2"/>
    <w:rsid w:val="00757CE0"/>
    <w:rsid w:val="00760981"/>
    <w:rsid w:val="00760ADA"/>
    <w:rsid w:val="00761113"/>
    <w:rsid w:val="0076166D"/>
    <w:rsid w:val="007616E1"/>
    <w:rsid w:val="00761966"/>
    <w:rsid w:val="00762766"/>
    <w:rsid w:val="00763A80"/>
    <w:rsid w:val="007642FE"/>
    <w:rsid w:val="00765298"/>
    <w:rsid w:val="00765DD8"/>
    <w:rsid w:val="00765EFB"/>
    <w:rsid w:val="007661C5"/>
    <w:rsid w:val="007674DE"/>
    <w:rsid w:val="0076755C"/>
    <w:rsid w:val="00767862"/>
    <w:rsid w:val="00767A82"/>
    <w:rsid w:val="00767D45"/>
    <w:rsid w:val="00767F4A"/>
    <w:rsid w:val="007708FA"/>
    <w:rsid w:val="00770B85"/>
    <w:rsid w:val="00770FA0"/>
    <w:rsid w:val="00771BCC"/>
    <w:rsid w:val="0077214B"/>
    <w:rsid w:val="00772165"/>
    <w:rsid w:val="00772651"/>
    <w:rsid w:val="00772781"/>
    <w:rsid w:val="00772CFD"/>
    <w:rsid w:val="00772FA3"/>
    <w:rsid w:val="007731E7"/>
    <w:rsid w:val="007731FD"/>
    <w:rsid w:val="007736B0"/>
    <w:rsid w:val="00773E8D"/>
    <w:rsid w:val="00774631"/>
    <w:rsid w:val="0077559D"/>
    <w:rsid w:val="0077567F"/>
    <w:rsid w:val="00775AAF"/>
    <w:rsid w:val="00775E98"/>
    <w:rsid w:val="00776C38"/>
    <w:rsid w:val="00776F3F"/>
    <w:rsid w:val="0077777B"/>
    <w:rsid w:val="00777BCF"/>
    <w:rsid w:val="007801BA"/>
    <w:rsid w:val="007809F4"/>
    <w:rsid w:val="00780CDC"/>
    <w:rsid w:val="00780E12"/>
    <w:rsid w:val="00780E5A"/>
    <w:rsid w:val="00781215"/>
    <w:rsid w:val="00781363"/>
    <w:rsid w:val="00781960"/>
    <w:rsid w:val="00781AE0"/>
    <w:rsid w:val="00781B10"/>
    <w:rsid w:val="00781FA9"/>
    <w:rsid w:val="0078213E"/>
    <w:rsid w:val="00782D2B"/>
    <w:rsid w:val="00783C29"/>
    <w:rsid w:val="00784B66"/>
    <w:rsid w:val="00784CF9"/>
    <w:rsid w:val="00784F35"/>
    <w:rsid w:val="0078591A"/>
    <w:rsid w:val="00786EC6"/>
    <w:rsid w:val="0078793B"/>
    <w:rsid w:val="00787A02"/>
    <w:rsid w:val="00787C4B"/>
    <w:rsid w:val="0079018A"/>
    <w:rsid w:val="00791722"/>
    <w:rsid w:val="007919F5"/>
    <w:rsid w:val="00791AF8"/>
    <w:rsid w:val="00791D2B"/>
    <w:rsid w:val="007933C1"/>
    <w:rsid w:val="00793C83"/>
    <w:rsid w:val="0079414A"/>
    <w:rsid w:val="007944E6"/>
    <w:rsid w:val="00794641"/>
    <w:rsid w:val="007947D0"/>
    <w:rsid w:val="0079497E"/>
    <w:rsid w:val="0079526F"/>
    <w:rsid w:val="007957EB"/>
    <w:rsid w:val="0079652F"/>
    <w:rsid w:val="00796623"/>
    <w:rsid w:val="007967EF"/>
    <w:rsid w:val="007974C9"/>
    <w:rsid w:val="00797D34"/>
    <w:rsid w:val="00797DF7"/>
    <w:rsid w:val="007A0029"/>
    <w:rsid w:val="007A01BD"/>
    <w:rsid w:val="007A08A9"/>
    <w:rsid w:val="007A1C98"/>
    <w:rsid w:val="007A1E7C"/>
    <w:rsid w:val="007A2312"/>
    <w:rsid w:val="007A2314"/>
    <w:rsid w:val="007A32BC"/>
    <w:rsid w:val="007A40B9"/>
    <w:rsid w:val="007A4295"/>
    <w:rsid w:val="007A472C"/>
    <w:rsid w:val="007A4797"/>
    <w:rsid w:val="007A55CB"/>
    <w:rsid w:val="007A5A2E"/>
    <w:rsid w:val="007A5D34"/>
    <w:rsid w:val="007A6D04"/>
    <w:rsid w:val="007A7270"/>
    <w:rsid w:val="007B0174"/>
    <w:rsid w:val="007B093B"/>
    <w:rsid w:val="007B0940"/>
    <w:rsid w:val="007B0C35"/>
    <w:rsid w:val="007B209B"/>
    <w:rsid w:val="007B218F"/>
    <w:rsid w:val="007B25ED"/>
    <w:rsid w:val="007B3515"/>
    <w:rsid w:val="007B3F5D"/>
    <w:rsid w:val="007B3F9F"/>
    <w:rsid w:val="007B40CA"/>
    <w:rsid w:val="007B41F6"/>
    <w:rsid w:val="007B4627"/>
    <w:rsid w:val="007B4B61"/>
    <w:rsid w:val="007B4C9B"/>
    <w:rsid w:val="007B4CFF"/>
    <w:rsid w:val="007B558B"/>
    <w:rsid w:val="007B56FD"/>
    <w:rsid w:val="007B5B18"/>
    <w:rsid w:val="007B5BB5"/>
    <w:rsid w:val="007B6492"/>
    <w:rsid w:val="007B6A1D"/>
    <w:rsid w:val="007B6DB6"/>
    <w:rsid w:val="007B7074"/>
    <w:rsid w:val="007B735B"/>
    <w:rsid w:val="007C0CE4"/>
    <w:rsid w:val="007C123E"/>
    <w:rsid w:val="007C148A"/>
    <w:rsid w:val="007C297E"/>
    <w:rsid w:val="007C2A52"/>
    <w:rsid w:val="007C2D80"/>
    <w:rsid w:val="007C3AAB"/>
    <w:rsid w:val="007C3B84"/>
    <w:rsid w:val="007C40DE"/>
    <w:rsid w:val="007C4DE0"/>
    <w:rsid w:val="007C504C"/>
    <w:rsid w:val="007C50C9"/>
    <w:rsid w:val="007C52DA"/>
    <w:rsid w:val="007C5B19"/>
    <w:rsid w:val="007C628D"/>
    <w:rsid w:val="007C6F69"/>
    <w:rsid w:val="007C768E"/>
    <w:rsid w:val="007C7D21"/>
    <w:rsid w:val="007D0077"/>
    <w:rsid w:val="007D07CA"/>
    <w:rsid w:val="007D0873"/>
    <w:rsid w:val="007D16E1"/>
    <w:rsid w:val="007D1D0C"/>
    <w:rsid w:val="007D243C"/>
    <w:rsid w:val="007D2C7E"/>
    <w:rsid w:val="007D3317"/>
    <w:rsid w:val="007D3428"/>
    <w:rsid w:val="007D37E8"/>
    <w:rsid w:val="007D3979"/>
    <w:rsid w:val="007D3ABA"/>
    <w:rsid w:val="007D3F37"/>
    <w:rsid w:val="007D438C"/>
    <w:rsid w:val="007D5006"/>
    <w:rsid w:val="007D5132"/>
    <w:rsid w:val="007D51BA"/>
    <w:rsid w:val="007D5382"/>
    <w:rsid w:val="007D5A7E"/>
    <w:rsid w:val="007D6476"/>
    <w:rsid w:val="007D744C"/>
    <w:rsid w:val="007E00CC"/>
    <w:rsid w:val="007E0401"/>
    <w:rsid w:val="007E09F5"/>
    <w:rsid w:val="007E168C"/>
    <w:rsid w:val="007E1B43"/>
    <w:rsid w:val="007E2742"/>
    <w:rsid w:val="007E29FC"/>
    <w:rsid w:val="007E2FB9"/>
    <w:rsid w:val="007E30E7"/>
    <w:rsid w:val="007E3476"/>
    <w:rsid w:val="007E360C"/>
    <w:rsid w:val="007E39A2"/>
    <w:rsid w:val="007E4440"/>
    <w:rsid w:val="007E47D8"/>
    <w:rsid w:val="007E5482"/>
    <w:rsid w:val="007E5721"/>
    <w:rsid w:val="007E5987"/>
    <w:rsid w:val="007E5A0E"/>
    <w:rsid w:val="007E5C23"/>
    <w:rsid w:val="007E5CF6"/>
    <w:rsid w:val="007E6153"/>
    <w:rsid w:val="007E6158"/>
    <w:rsid w:val="007E6511"/>
    <w:rsid w:val="007E6521"/>
    <w:rsid w:val="007E6720"/>
    <w:rsid w:val="007E6C0E"/>
    <w:rsid w:val="007E72F1"/>
    <w:rsid w:val="007E77E9"/>
    <w:rsid w:val="007E78FF"/>
    <w:rsid w:val="007E7E52"/>
    <w:rsid w:val="007F0446"/>
    <w:rsid w:val="007F0496"/>
    <w:rsid w:val="007F07A9"/>
    <w:rsid w:val="007F1535"/>
    <w:rsid w:val="007F19F8"/>
    <w:rsid w:val="007F2320"/>
    <w:rsid w:val="007F2782"/>
    <w:rsid w:val="007F3252"/>
    <w:rsid w:val="007F3829"/>
    <w:rsid w:val="007F3C46"/>
    <w:rsid w:val="007F4978"/>
    <w:rsid w:val="007F4A52"/>
    <w:rsid w:val="007F4CAE"/>
    <w:rsid w:val="007F50BB"/>
    <w:rsid w:val="007F5597"/>
    <w:rsid w:val="007F6598"/>
    <w:rsid w:val="007F68B9"/>
    <w:rsid w:val="007F6B99"/>
    <w:rsid w:val="007F6BCB"/>
    <w:rsid w:val="007F7191"/>
    <w:rsid w:val="007F7345"/>
    <w:rsid w:val="007F7749"/>
    <w:rsid w:val="007F7790"/>
    <w:rsid w:val="00800040"/>
    <w:rsid w:val="008000F1"/>
    <w:rsid w:val="00800729"/>
    <w:rsid w:val="008008C5"/>
    <w:rsid w:val="00800919"/>
    <w:rsid w:val="008009CD"/>
    <w:rsid w:val="008011D2"/>
    <w:rsid w:val="008011DA"/>
    <w:rsid w:val="008012EB"/>
    <w:rsid w:val="00801D99"/>
    <w:rsid w:val="00802C73"/>
    <w:rsid w:val="00802FFD"/>
    <w:rsid w:val="0080320C"/>
    <w:rsid w:val="00804274"/>
    <w:rsid w:val="008046A7"/>
    <w:rsid w:val="00804778"/>
    <w:rsid w:val="00804BF2"/>
    <w:rsid w:val="0080567D"/>
    <w:rsid w:val="00805DC6"/>
    <w:rsid w:val="0080604B"/>
    <w:rsid w:val="00806ADC"/>
    <w:rsid w:val="00806B76"/>
    <w:rsid w:val="00806BAA"/>
    <w:rsid w:val="00806E7E"/>
    <w:rsid w:val="00806EFC"/>
    <w:rsid w:val="00806F9B"/>
    <w:rsid w:val="008074BE"/>
    <w:rsid w:val="00807A58"/>
    <w:rsid w:val="0081007B"/>
    <w:rsid w:val="008100D3"/>
    <w:rsid w:val="0081041A"/>
    <w:rsid w:val="0081211A"/>
    <w:rsid w:val="00812128"/>
    <w:rsid w:val="0081221B"/>
    <w:rsid w:val="00812417"/>
    <w:rsid w:val="008126D9"/>
    <w:rsid w:val="00813680"/>
    <w:rsid w:val="00813DEC"/>
    <w:rsid w:val="0081412F"/>
    <w:rsid w:val="008141CD"/>
    <w:rsid w:val="00814537"/>
    <w:rsid w:val="00814CBA"/>
    <w:rsid w:val="00814E11"/>
    <w:rsid w:val="0081541C"/>
    <w:rsid w:val="00815794"/>
    <w:rsid w:val="0081670A"/>
    <w:rsid w:val="00816C03"/>
    <w:rsid w:val="00817C86"/>
    <w:rsid w:val="00817D08"/>
    <w:rsid w:val="00817E85"/>
    <w:rsid w:val="00820790"/>
    <w:rsid w:val="00820C1B"/>
    <w:rsid w:val="008216A4"/>
    <w:rsid w:val="008219EB"/>
    <w:rsid w:val="00821A38"/>
    <w:rsid w:val="0082224D"/>
    <w:rsid w:val="00823426"/>
    <w:rsid w:val="00823ABB"/>
    <w:rsid w:val="00825C65"/>
    <w:rsid w:val="00825FBD"/>
    <w:rsid w:val="00826400"/>
    <w:rsid w:val="008269BA"/>
    <w:rsid w:val="00826BCB"/>
    <w:rsid w:val="00826C20"/>
    <w:rsid w:val="00827D07"/>
    <w:rsid w:val="008305EF"/>
    <w:rsid w:val="00830775"/>
    <w:rsid w:val="00830D5D"/>
    <w:rsid w:val="0083143F"/>
    <w:rsid w:val="00831D39"/>
    <w:rsid w:val="008329B5"/>
    <w:rsid w:val="008333AD"/>
    <w:rsid w:val="0083363A"/>
    <w:rsid w:val="00833719"/>
    <w:rsid w:val="008337DF"/>
    <w:rsid w:val="00833C75"/>
    <w:rsid w:val="0083419A"/>
    <w:rsid w:val="008346C7"/>
    <w:rsid w:val="0083478B"/>
    <w:rsid w:val="00835829"/>
    <w:rsid w:val="008366A4"/>
    <w:rsid w:val="008367F0"/>
    <w:rsid w:val="00836FE5"/>
    <w:rsid w:val="008374C9"/>
    <w:rsid w:val="0083760E"/>
    <w:rsid w:val="008378FC"/>
    <w:rsid w:val="00837A56"/>
    <w:rsid w:val="008401FF"/>
    <w:rsid w:val="008407BD"/>
    <w:rsid w:val="008411FE"/>
    <w:rsid w:val="00841EF8"/>
    <w:rsid w:val="00841FCA"/>
    <w:rsid w:val="00842A78"/>
    <w:rsid w:val="00842F8A"/>
    <w:rsid w:val="00843387"/>
    <w:rsid w:val="00843630"/>
    <w:rsid w:val="00843857"/>
    <w:rsid w:val="00843A17"/>
    <w:rsid w:val="00844AB8"/>
    <w:rsid w:val="00845214"/>
    <w:rsid w:val="008458CD"/>
    <w:rsid w:val="00845C4A"/>
    <w:rsid w:val="0084614E"/>
    <w:rsid w:val="008464A2"/>
    <w:rsid w:val="008464E6"/>
    <w:rsid w:val="00846793"/>
    <w:rsid w:val="00847137"/>
    <w:rsid w:val="0084716D"/>
    <w:rsid w:val="00847311"/>
    <w:rsid w:val="008478DC"/>
    <w:rsid w:val="00847978"/>
    <w:rsid w:val="00847D42"/>
    <w:rsid w:val="00847E8D"/>
    <w:rsid w:val="00850053"/>
    <w:rsid w:val="008505A9"/>
    <w:rsid w:val="00850E0E"/>
    <w:rsid w:val="00850FC1"/>
    <w:rsid w:val="00852024"/>
    <w:rsid w:val="0085245F"/>
    <w:rsid w:val="0085288D"/>
    <w:rsid w:val="008536C6"/>
    <w:rsid w:val="00854403"/>
    <w:rsid w:val="00854987"/>
    <w:rsid w:val="00854A13"/>
    <w:rsid w:val="00855165"/>
    <w:rsid w:val="008551F2"/>
    <w:rsid w:val="0085541F"/>
    <w:rsid w:val="008554A9"/>
    <w:rsid w:val="008557FE"/>
    <w:rsid w:val="00855BA0"/>
    <w:rsid w:val="00856172"/>
    <w:rsid w:val="00856CA4"/>
    <w:rsid w:val="00857290"/>
    <w:rsid w:val="008572E1"/>
    <w:rsid w:val="00857C8F"/>
    <w:rsid w:val="0086010D"/>
    <w:rsid w:val="008605B0"/>
    <w:rsid w:val="00860B49"/>
    <w:rsid w:val="0086134D"/>
    <w:rsid w:val="008620F8"/>
    <w:rsid w:val="00862640"/>
    <w:rsid w:val="00862A3D"/>
    <w:rsid w:val="00862A6D"/>
    <w:rsid w:val="00863362"/>
    <w:rsid w:val="00863507"/>
    <w:rsid w:val="008638C7"/>
    <w:rsid w:val="0086510C"/>
    <w:rsid w:val="008653ED"/>
    <w:rsid w:val="00865CCB"/>
    <w:rsid w:val="00865F57"/>
    <w:rsid w:val="008660D6"/>
    <w:rsid w:val="00867177"/>
    <w:rsid w:val="00867876"/>
    <w:rsid w:val="00867AF0"/>
    <w:rsid w:val="00867CB3"/>
    <w:rsid w:val="00867E24"/>
    <w:rsid w:val="00867E51"/>
    <w:rsid w:val="00867F41"/>
    <w:rsid w:val="0087067D"/>
    <w:rsid w:val="00870E6B"/>
    <w:rsid w:val="0087161A"/>
    <w:rsid w:val="0087208F"/>
    <w:rsid w:val="008735C2"/>
    <w:rsid w:val="008735F8"/>
    <w:rsid w:val="00873703"/>
    <w:rsid w:val="00873966"/>
    <w:rsid w:val="00873AF8"/>
    <w:rsid w:val="00873DAA"/>
    <w:rsid w:val="00874190"/>
    <w:rsid w:val="00875113"/>
    <w:rsid w:val="00875187"/>
    <w:rsid w:val="00875403"/>
    <w:rsid w:val="00875520"/>
    <w:rsid w:val="00875C76"/>
    <w:rsid w:val="00876227"/>
    <w:rsid w:val="00876695"/>
    <w:rsid w:val="00876EAD"/>
    <w:rsid w:val="008770C1"/>
    <w:rsid w:val="008778E6"/>
    <w:rsid w:val="00880521"/>
    <w:rsid w:val="00880DE2"/>
    <w:rsid w:val="008812B3"/>
    <w:rsid w:val="00881A0D"/>
    <w:rsid w:val="0088248B"/>
    <w:rsid w:val="008824F2"/>
    <w:rsid w:val="008826BB"/>
    <w:rsid w:val="008828C2"/>
    <w:rsid w:val="00882B26"/>
    <w:rsid w:val="008837C8"/>
    <w:rsid w:val="00883A31"/>
    <w:rsid w:val="00883EBD"/>
    <w:rsid w:val="0088457F"/>
    <w:rsid w:val="00884B05"/>
    <w:rsid w:val="00884B4D"/>
    <w:rsid w:val="00884C56"/>
    <w:rsid w:val="00884D05"/>
    <w:rsid w:val="008852C2"/>
    <w:rsid w:val="00885843"/>
    <w:rsid w:val="00886341"/>
    <w:rsid w:val="008863C9"/>
    <w:rsid w:val="00886D14"/>
    <w:rsid w:val="00887097"/>
    <w:rsid w:val="008871D5"/>
    <w:rsid w:val="008878AB"/>
    <w:rsid w:val="00887B4E"/>
    <w:rsid w:val="00887C05"/>
    <w:rsid w:val="00887D27"/>
    <w:rsid w:val="008903F5"/>
    <w:rsid w:val="008905AD"/>
    <w:rsid w:val="00890AC5"/>
    <w:rsid w:val="008912EE"/>
    <w:rsid w:val="008918BE"/>
    <w:rsid w:val="00891D83"/>
    <w:rsid w:val="00892036"/>
    <w:rsid w:val="00892622"/>
    <w:rsid w:val="00892DDC"/>
    <w:rsid w:val="0089300D"/>
    <w:rsid w:val="008932AA"/>
    <w:rsid w:val="00894627"/>
    <w:rsid w:val="00894928"/>
    <w:rsid w:val="00895541"/>
    <w:rsid w:val="00895AFA"/>
    <w:rsid w:val="00895E20"/>
    <w:rsid w:val="0089656C"/>
    <w:rsid w:val="00896D86"/>
    <w:rsid w:val="00897606"/>
    <w:rsid w:val="00897D29"/>
    <w:rsid w:val="00897F80"/>
    <w:rsid w:val="008A0209"/>
    <w:rsid w:val="008A0322"/>
    <w:rsid w:val="008A0D15"/>
    <w:rsid w:val="008A0F15"/>
    <w:rsid w:val="008A0FB2"/>
    <w:rsid w:val="008A1A42"/>
    <w:rsid w:val="008A1A8F"/>
    <w:rsid w:val="008A2B80"/>
    <w:rsid w:val="008A35FC"/>
    <w:rsid w:val="008A360D"/>
    <w:rsid w:val="008A3B5C"/>
    <w:rsid w:val="008A53D0"/>
    <w:rsid w:val="008A59BC"/>
    <w:rsid w:val="008A6F7E"/>
    <w:rsid w:val="008A78EE"/>
    <w:rsid w:val="008B0C23"/>
    <w:rsid w:val="008B0D58"/>
    <w:rsid w:val="008B17E4"/>
    <w:rsid w:val="008B23EE"/>
    <w:rsid w:val="008B29A7"/>
    <w:rsid w:val="008B3A44"/>
    <w:rsid w:val="008B4433"/>
    <w:rsid w:val="008B44D5"/>
    <w:rsid w:val="008B4AFD"/>
    <w:rsid w:val="008B4C67"/>
    <w:rsid w:val="008B4F00"/>
    <w:rsid w:val="008B5B55"/>
    <w:rsid w:val="008B5C68"/>
    <w:rsid w:val="008B5D58"/>
    <w:rsid w:val="008B5FE0"/>
    <w:rsid w:val="008B61E4"/>
    <w:rsid w:val="008B63C1"/>
    <w:rsid w:val="008B6406"/>
    <w:rsid w:val="008B6F06"/>
    <w:rsid w:val="008B7227"/>
    <w:rsid w:val="008B7237"/>
    <w:rsid w:val="008B7A24"/>
    <w:rsid w:val="008B7EEB"/>
    <w:rsid w:val="008B7EF8"/>
    <w:rsid w:val="008B7F5A"/>
    <w:rsid w:val="008B7FBF"/>
    <w:rsid w:val="008C094F"/>
    <w:rsid w:val="008C1121"/>
    <w:rsid w:val="008C153E"/>
    <w:rsid w:val="008C17D4"/>
    <w:rsid w:val="008C1807"/>
    <w:rsid w:val="008C186A"/>
    <w:rsid w:val="008C22B0"/>
    <w:rsid w:val="008C2E10"/>
    <w:rsid w:val="008C39C9"/>
    <w:rsid w:val="008C39CE"/>
    <w:rsid w:val="008C3A58"/>
    <w:rsid w:val="008C3B53"/>
    <w:rsid w:val="008C3BED"/>
    <w:rsid w:val="008C4014"/>
    <w:rsid w:val="008C5ACD"/>
    <w:rsid w:val="008C5D8E"/>
    <w:rsid w:val="008C6714"/>
    <w:rsid w:val="008C6808"/>
    <w:rsid w:val="008C7A05"/>
    <w:rsid w:val="008D0430"/>
    <w:rsid w:val="008D0592"/>
    <w:rsid w:val="008D05CD"/>
    <w:rsid w:val="008D0BB1"/>
    <w:rsid w:val="008D1495"/>
    <w:rsid w:val="008D16DA"/>
    <w:rsid w:val="008D219E"/>
    <w:rsid w:val="008D2961"/>
    <w:rsid w:val="008D35BC"/>
    <w:rsid w:val="008D3875"/>
    <w:rsid w:val="008D38E0"/>
    <w:rsid w:val="008D40EE"/>
    <w:rsid w:val="008D4EDB"/>
    <w:rsid w:val="008D5D02"/>
    <w:rsid w:val="008D5E1F"/>
    <w:rsid w:val="008D5F5D"/>
    <w:rsid w:val="008D7CA2"/>
    <w:rsid w:val="008E375E"/>
    <w:rsid w:val="008E39B8"/>
    <w:rsid w:val="008E4BAE"/>
    <w:rsid w:val="008E4F82"/>
    <w:rsid w:val="008E5EAF"/>
    <w:rsid w:val="008E6C1C"/>
    <w:rsid w:val="008E6CB9"/>
    <w:rsid w:val="008F0B67"/>
    <w:rsid w:val="008F0CEC"/>
    <w:rsid w:val="008F12BA"/>
    <w:rsid w:val="008F197C"/>
    <w:rsid w:val="008F1DA2"/>
    <w:rsid w:val="008F2D80"/>
    <w:rsid w:val="008F3212"/>
    <w:rsid w:val="008F33E7"/>
    <w:rsid w:val="008F386E"/>
    <w:rsid w:val="008F39CD"/>
    <w:rsid w:val="008F3E9C"/>
    <w:rsid w:val="008F40DB"/>
    <w:rsid w:val="008F42EE"/>
    <w:rsid w:val="008F4DBD"/>
    <w:rsid w:val="008F501F"/>
    <w:rsid w:val="008F50CC"/>
    <w:rsid w:val="008F510F"/>
    <w:rsid w:val="008F59AF"/>
    <w:rsid w:val="008F5D6B"/>
    <w:rsid w:val="008F5EA8"/>
    <w:rsid w:val="008F5F27"/>
    <w:rsid w:val="008F62B6"/>
    <w:rsid w:val="008F674C"/>
    <w:rsid w:val="008F6839"/>
    <w:rsid w:val="008F76DB"/>
    <w:rsid w:val="008F7AF4"/>
    <w:rsid w:val="0090047C"/>
    <w:rsid w:val="0090050C"/>
    <w:rsid w:val="009008B3"/>
    <w:rsid w:val="009009A4"/>
    <w:rsid w:val="00900CBF"/>
    <w:rsid w:val="00900E96"/>
    <w:rsid w:val="00900F1F"/>
    <w:rsid w:val="0090108A"/>
    <w:rsid w:val="009011BC"/>
    <w:rsid w:val="00901289"/>
    <w:rsid w:val="00901458"/>
    <w:rsid w:val="00902434"/>
    <w:rsid w:val="00902755"/>
    <w:rsid w:val="00902770"/>
    <w:rsid w:val="00902CEC"/>
    <w:rsid w:val="00902DE4"/>
    <w:rsid w:val="0090353B"/>
    <w:rsid w:val="00903960"/>
    <w:rsid w:val="00903A71"/>
    <w:rsid w:val="00903E44"/>
    <w:rsid w:val="00904040"/>
    <w:rsid w:val="00904478"/>
    <w:rsid w:val="00904D83"/>
    <w:rsid w:val="00904DC6"/>
    <w:rsid w:val="00905581"/>
    <w:rsid w:val="0090602D"/>
    <w:rsid w:val="00906234"/>
    <w:rsid w:val="00906251"/>
    <w:rsid w:val="00906AF6"/>
    <w:rsid w:val="00906D36"/>
    <w:rsid w:val="00906E5A"/>
    <w:rsid w:val="00906F3B"/>
    <w:rsid w:val="00906FD2"/>
    <w:rsid w:val="00907C42"/>
    <w:rsid w:val="00910271"/>
    <w:rsid w:val="00910353"/>
    <w:rsid w:val="00910AEC"/>
    <w:rsid w:val="00910D14"/>
    <w:rsid w:val="00910F87"/>
    <w:rsid w:val="009118AC"/>
    <w:rsid w:val="00911D3F"/>
    <w:rsid w:val="0091200D"/>
    <w:rsid w:val="0091224F"/>
    <w:rsid w:val="009126C6"/>
    <w:rsid w:val="00912F19"/>
    <w:rsid w:val="009133DC"/>
    <w:rsid w:val="0091347B"/>
    <w:rsid w:val="00913582"/>
    <w:rsid w:val="00913CC8"/>
    <w:rsid w:val="00913FDD"/>
    <w:rsid w:val="00914635"/>
    <w:rsid w:val="009151AD"/>
    <w:rsid w:val="00915556"/>
    <w:rsid w:val="00915C33"/>
    <w:rsid w:val="00915F35"/>
    <w:rsid w:val="009164F0"/>
    <w:rsid w:val="0091664F"/>
    <w:rsid w:val="00916D90"/>
    <w:rsid w:val="0091717A"/>
    <w:rsid w:val="0091787D"/>
    <w:rsid w:val="00920850"/>
    <w:rsid w:val="00920973"/>
    <w:rsid w:val="00920BB0"/>
    <w:rsid w:val="009211A2"/>
    <w:rsid w:val="00921282"/>
    <w:rsid w:val="009215AC"/>
    <w:rsid w:val="00921B04"/>
    <w:rsid w:val="009226A3"/>
    <w:rsid w:val="00922EB7"/>
    <w:rsid w:val="00922F2D"/>
    <w:rsid w:val="00923520"/>
    <w:rsid w:val="00923964"/>
    <w:rsid w:val="00923A73"/>
    <w:rsid w:val="00924275"/>
    <w:rsid w:val="0092472D"/>
    <w:rsid w:val="00924B31"/>
    <w:rsid w:val="00924B4C"/>
    <w:rsid w:val="009251DB"/>
    <w:rsid w:val="0092572B"/>
    <w:rsid w:val="00925880"/>
    <w:rsid w:val="00925DD0"/>
    <w:rsid w:val="00925FFE"/>
    <w:rsid w:val="009262D5"/>
    <w:rsid w:val="00926F96"/>
    <w:rsid w:val="0092765E"/>
    <w:rsid w:val="00927AA4"/>
    <w:rsid w:val="00927CE2"/>
    <w:rsid w:val="00927DAB"/>
    <w:rsid w:val="0093084F"/>
    <w:rsid w:val="00930C25"/>
    <w:rsid w:val="00930C99"/>
    <w:rsid w:val="0093167F"/>
    <w:rsid w:val="00931C17"/>
    <w:rsid w:val="009320E1"/>
    <w:rsid w:val="00932391"/>
    <w:rsid w:val="009323CF"/>
    <w:rsid w:val="00933178"/>
    <w:rsid w:val="009338E2"/>
    <w:rsid w:val="00933AE8"/>
    <w:rsid w:val="00933CF0"/>
    <w:rsid w:val="00934072"/>
    <w:rsid w:val="0093434C"/>
    <w:rsid w:val="0093489B"/>
    <w:rsid w:val="009348A6"/>
    <w:rsid w:val="00934E96"/>
    <w:rsid w:val="009350D0"/>
    <w:rsid w:val="00935389"/>
    <w:rsid w:val="00935A29"/>
    <w:rsid w:val="00935FAA"/>
    <w:rsid w:val="00936090"/>
    <w:rsid w:val="00936229"/>
    <w:rsid w:val="0093635F"/>
    <w:rsid w:val="00936859"/>
    <w:rsid w:val="00937079"/>
    <w:rsid w:val="00937495"/>
    <w:rsid w:val="009378D0"/>
    <w:rsid w:val="00937D35"/>
    <w:rsid w:val="0094023C"/>
    <w:rsid w:val="0094042B"/>
    <w:rsid w:val="009404D1"/>
    <w:rsid w:val="00941770"/>
    <w:rsid w:val="009417CA"/>
    <w:rsid w:val="00941872"/>
    <w:rsid w:val="00941908"/>
    <w:rsid w:val="00941B10"/>
    <w:rsid w:val="00942B53"/>
    <w:rsid w:val="009439BB"/>
    <w:rsid w:val="00943A7C"/>
    <w:rsid w:val="00943B3D"/>
    <w:rsid w:val="009441C2"/>
    <w:rsid w:val="009443EF"/>
    <w:rsid w:val="00944BB9"/>
    <w:rsid w:val="00944DD5"/>
    <w:rsid w:val="00945010"/>
    <w:rsid w:val="00945343"/>
    <w:rsid w:val="0094572F"/>
    <w:rsid w:val="00945DB8"/>
    <w:rsid w:val="009460FE"/>
    <w:rsid w:val="009461E8"/>
    <w:rsid w:val="009464D5"/>
    <w:rsid w:val="0094660A"/>
    <w:rsid w:val="009468C6"/>
    <w:rsid w:val="009468F6"/>
    <w:rsid w:val="00946FF0"/>
    <w:rsid w:val="00947230"/>
    <w:rsid w:val="0094787A"/>
    <w:rsid w:val="009478E9"/>
    <w:rsid w:val="00947A17"/>
    <w:rsid w:val="00947C0D"/>
    <w:rsid w:val="00947C4F"/>
    <w:rsid w:val="00950305"/>
    <w:rsid w:val="009508A6"/>
    <w:rsid w:val="00950E3B"/>
    <w:rsid w:val="00950E98"/>
    <w:rsid w:val="00950F88"/>
    <w:rsid w:val="009510AF"/>
    <w:rsid w:val="00951B12"/>
    <w:rsid w:val="009524ED"/>
    <w:rsid w:val="009531B9"/>
    <w:rsid w:val="00953B42"/>
    <w:rsid w:val="0095410E"/>
    <w:rsid w:val="00954550"/>
    <w:rsid w:val="009547DE"/>
    <w:rsid w:val="00955A79"/>
    <w:rsid w:val="00955AA3"/>
    <w:rsid w:val="00955AAA"/>
    <w:rsid w:val="00956506"/>
    <w:rsid w:val="0095654F"/>
    <w:rsid w:val="009570B7"/>
    <w:rsid w:val="00957222"/>
    <w:rsid w:val="00957C14"/>
    <w:rsid w:val="00960677"/>
    <w:rsid w:val="0096083F"/>
    <w:rsid w:val="00960B93"/>
    <w:rsid w:val="00960CA8"/>
    <w:rsid w:val="00960CEB"/>
    <w:rsid w:val="0096101B"/>
    <w:rsid w:val="009615A8"/>
    <w:rsid w:val="009618DF"/>
    <w:rsid w:val="00961D3B"/>
    <w:rsid w:val="00961F6F"/>
    <w:rsid w:val="00961F93"/>
    <w:rsid w:val="00962BF4"/>
    <w:rsid w:val="00962C68"/>
    <w:rsid w:val="009643DE"/>
    <w:rsid w:val="0096463A"/>
    <w:rsid w:val="00964799"/>
    <w:rsid w:val="009654C1"/>
    <w:rsid w:val="00965653"/>
    <w:rsid w:val="00965F57"/>
    <w:rsid w:val="00966C60"/>
    <w:rsid w:val="00970221"/>
    <w:rsid w:val="00970D98"/>
    <w:rsid w:val="00971371"/>
    <w:rsid w:val="0097158A"/>
    <w:rsid w:val="0097167E"/>
    <w:rsid w:val="009717C3"/>
    <w:rsid w:val="00971D85"/>
    <w:rsid w:val="00971DA3"/>
    <w:rsid w:val="009720A9"/>
    <w:rsid w:val="009728E5"/>
    <w:rsid w:val="00973C41"/>
    <w:rsid w:val="00974143"/>
    <w:rsid w:val="00974212"/>
    <w:rsid w:val="009744E1"/>
    <w:rsid w:val="00974B58"/>
    <w:rsid w:val="00974DB8"/>
    <w:rsid w:val="00975360"/>
    <w:rsid w:val="009753EB"/>
    <w:rsid w:val="0097585C"/>
    <w:rsid w:val="00975CCC"/>
    <w:rsid w:val="00975DEF"/>
    <w:rsid w:val="009761CA"/>
    <w:rsid w:val="00976625"/>
    <w:rsid w:val="0097695F"/>
    <w:rsid w:val="00976965"/>
    <w:rsid w:val="00976A26"/>
    <w:rsid w:val="00976F71"/>
    <w:rsid w:val="009776A8"/>
    <w:rsid w:val="009776D4"/>
    <w:rsid w:val="009777FC"/>
    <w:rsid w:val="00977DD9"/>
    <w:rsid w:val="0098048C"/>
    <w:rsid w:val="00980908"/>
    <w:rsid w:val="0098111C"/>
    <w:rsid w:val="009813F2"/>
    <w:rsid w:val="00982034"/>
    <w:rsid w:val="0098226F"/>
    <w:rsid w:val="0098334C"/>
    <w:rsid w:val="00983B1B"/>
    <w:rsid w:val="00983B94"/>
    <w:rsid w:val="00984A87"/>
    <w:rsid w:val="00984E51"/>
    <w:rsid w:val="00984F6F"/>
    <w:rsid w:val="0098627B"/>
    <w:rsid w:val="0098668F"/>
    <w:rsid w:val="00986AA3"/>
    <w:rsid w:val="00986E6D"/>
    <w:rsid w:val="00987061"/>
    <w:rsid w:val="00987755"/>
    <w:rsid w:val="00987925"/>
    <w:rsid w:val="00987937"/>
    <w:rsid w:val="00987EC4"/>
    <w:rsid w:val="00990372"/>
    <w:rsid w:val="00990566"/>
    <w:rsid w:val="00990A91"/>
    <w:rsid w:val="0099112C"/>
    <w:rsid w:val="00991A3E"/>
    <w:rsid w:val="00991D3A"/>
    <w:rsid w:val="00991D3B"/>
    <w:rsid w:val="00992F0F"/>
    <w:rsid w:val="00993A7A"/>
    <w:rsid w:val="00993AAF"/>
    <w:rsid w:val="00993DC9"/>
    <w:rsid w:val="009952F5"/>
    <w:rsid w:val="00995849"/>
    <w:rsid w:val="009959D9"/>
    <w:rsid w:val="00995CDD"/>
    <w:rsid w:val="0099638F"/>
    <w:rsid w:val="009969DD"/>
    <w:rsid w:val="00996A95"/>
    <w:rsid w:val="00996E00"/>
    <w:rsid w:val="00996F9E"/>
    <w:rsid w:val="00997A0D"/>
    <w:rsid w:val="00997F0E"/>
    <w:rsid w:val="009A06C6"/>
    <w:rsid w:val="009A0C91"/>
    <w:rsid w:val="009A0D9D"/>
    <w:rsid w:val="009A134E"/>
    <w:rsid w:val="009A1819"/>
    <w:rsid w:val="009A19C2"/>
    <w:rsid w:val="009A244D"/>
    <w:rsid w:val="009A2BF9"/>
    <w:rsid w:val="009A33E3"/>
    <w:rsid w:val="009A34D0"/>
    <w:rsid w:val="009A3B98"/>
    <w:rsid w:val="009A3EF6"/>
    <w:rsid w:val="009A45DD"/>
    <w:rsid w:val="009A4CA0"/>
    <w:rsid w:val="009A51FF"/>
    <w:rsid w:val="009A55BF"/>
    <w:rsid w:val="009A5D03"/>
    <w:rsid w:val="009A5E69"/>
    <w:rsid w:val="009A67ED"/>
    <w:rsid w:val="009A74F2"/>
    <w:rsid w:val="009A7BC5"/>
    <w:rsid w:val="009B0091"/>
    <w:rsid w:val="009B012B"/>
    <w:rsid w:val="009B0335"/>
    <w:rsid w:val="009B254C"/>
    <w:rsid w:val="009B344E"/>
    <w:rsid w:val="009B3591"/>
    <w:rsid w:val="009B39C1"/>
    <w:rsid w:val="009B3CE1"/>
    <w:rsid w:val="009B4E44"/>
    <w:rsid w:val="009B4E71"/>
    <w:rsid w:val="009B4EC7"/>
    <w:rsid w:val="009B5A4C"/>
    <w:rsid w:val="009B64EA"/>
    <w:rsid w:val="009B6924"/>
    <w:rsid w:val="009B6949"/>
    <w:rsid w:val="009B6D32"/>
    <w:rsid w:val="009B7482"/>
    <w:rsid w:val="009B7A0F"/>
    <w:rsid w:val="009C0506"/>
    <w:rsid w:val="009C0BC6"/>
    <w:rsid w:val="009C0E40"/>
    <w:rsid w:val="009C1835"/>
    <w:rsid w:val="009C1C15"/>
    <w:rsid w:val="009C2102"/>
    <w:rsid w:val="009C2A5D"/>
    <w:rsid w:val="009C354A"/>
    <w:rsid w:val="009C35F2"/>
    <w:rsid w:val="009C3B1F"/>
    <w:rsid w:val="009C3C3E"/>
    <w:rsid w:val="009C3F3F"/>
    <w:rsid w:val="009C4042"/>
    <w:rsid w:val="009C4174"/>
    <w:rsid w:val="009C50A2"/>
    <w:rsid w:val="009C5187"/>
    <w:rsid w:val="009C5E06"/>
    <w:rsid w:val="009C64BE"/>
    <w:rsid w:val="009C6846"/>
    <w:rsid w:val="009C6C0A"/>
    <w:rsid w:val="009C6C4A"/>
    <w:rsid w:val="009C6EE5"/>
    <w:rsid w:val="009C7F53"/>
    <w:rsid w:val="009D113E"/>
    <w:rsid w:val="009D187A"/>
    <w:rsid w:val="009D1CA1"/>
    <w:rsid w:val="009D2912"/>
    <w:rsid w:val="009D3DC0"/>
    <w:rsid w:val="009D44C6"/>
    <w:rsid w:val="009D4D07"/>
    <w:rsid w:val="009D4D49"/>
    <w:rsid w:val="009D4EFA"/>
    <w:rsid w:val="009D59E3"/>
    <w:rsid w:val="009D5FDA"/>
    <w:rsid w:val="009D61D3"/>
    <w:rsid w:val="009D6320"/>
    <w:rsid w:val="009D64CF"/>
    <w:rsid w:val="009D64EB"/>
    <w:rsid w:val="009D6BB4"/>
    <w:rsid w:val="009D6BFF"/>
    <w:rsid w:val="009D6C75"/>
    <w:rsid w:val="009D7034"/>
    <w:rsid w:val="009D7037"/>
    <w:rsid w:val="009D7071"/>
    <w:rsid w:val="009D7106"/>
    <w:rsid w:val="009D7472"/>
    <w:rsid w:val="009D75D3"/>
    <w:rsid w:val="009D7AB6"/>
    <w:rsid w:val="009D7F42"/>
    <w:rsid w:val="009E07D4"/>
    <w:rsid w:val="009E1483"/>
    <w:rsid w:val="009E1AB8"/>
    <w:rsid w:val="009E1BD0"/>
    <w:rsid w:val="009E20FD"/>
    <w:rsid w:val="009E2288"/>
    <w:rsid w:val="009E2E61"/>
    <w:rsid w:val="009E2FC1"/>
    <w:rsid w:val="009E3651"/>
    <w:rsid w:val="009E4030"/>
    <w:rsid w:val="009E464C"/>
    <w:rsid w:val="009E4727"/>
    <w:rsid w:val="009E49FF"/>
    <w:rsid w:val="009E4DA7"/>
    <w:rsid w:val="009E54F2"/>
    <w:rsid w:val="009E62E0"/>
    <w:rsid w:val="009E64F6"/>
    <w:rsid w:val="009E68EB"/>
    <w:rsid w:val="009E6D84"/>
    <w:rsid w:val="009E700E"/>
    <w:rsid w:val="009E7D0F"/>
    <w:rsid w:val="009F0367"/>
    <w:rsid w:val="009F1F04"/>
    <w:rsid w:val="009F1F0B"/>
    <w:rsid w:val="009F20FD"/>
    <w:rsid w:val="009F2695"/>
    <w:rsid w:val="009F2A4B"/>
    <w:rsid w:val="009F3923"/>
    <w:rsid w:val="009F3B9B"/>
    <w:rsid w:val="009F4B64"/>
    <w:rsid w:val="009F4BFB"/>
    <w:rsid w:val="009F4DF3"/>
    <w:rsid w:val="009F520F"/>
    <w:rsid w:val="009F530D"/>
    <w:rsid w:val="009F57BD"/>
    <w:rsid w:val="009F5A90"/>
    <w:rsid w:val="009F5A9E"/>
    <w:rsid w:val="009F5E25"/>
    <w:rsid w:val="009F602D"/>
    <w:rsid w:val="009F6377"/>
    <w:rsid w:val="009F66BB"/>
    <w:rsid w:val="009F69BA"/>
    <w:rsid w:val="009F6B98"/>
    <w:rsid w:val="009F6C82"/>
    <w:rsid w:val="009F701B"/>
    <w:rsid w:val="009F7255"/>
    <w:rsid w:val="009F7F2C"/>
    <w:rsid w:val="00A002F4"/>
    <w:rsid w:val="00A01528"/>
    <w:rsid w:val="00A019F9"/>
    <w:rsid w:val="00A02286"/>
    <w:rsid w:val="00A02625"/>
    <w:rsid w:val="00A02D7E"/>
    <w:rsid w:val="00A02DAA"/>
    <w:rsid w:val="00A03280"/>
    <w:rsid w:val="00A03655"/>
    <w:rsid w:val="00A03954"/>
    <w:rsid w:val="00A03AC8"/>
    <w:rsid w:val="00A03B83"/>
    <w:rsid w:val="00A03D54"/>
    <w:rsid w:val="00A04022"/>
    <w:rsid w:val="00A0414A"/>
    <w:rsid w:val="00A04ABE"/>
    <w:rsid w:val="00A051D7"/>
    <w:rsid w:val="00A05343"/>
    <w:rsid w:val="00A0574E"/>
    <w:rsid w:val="00A06941"/>
    <w:rsid w:val="00A06BDB"/>
    <w:rsid w:val="00A07853"/>
    <w:rsid w:val="00A07C2D"/>
    <w:rsid w:val="00A10556"/>
    <w:rsid w:val="00A105C7"/>
    <w:rsid w:val="00A1083A"/>
    <w:rsid w:val="00A10D80"/>
    <w:rsid w:val="00A111AA"/>
    <w:rsid w:val="00A112AB"/>
    <w:rsid w:val="00A124BB"/>
    <w:rsid w:val="00A12637"/>
    <w:rsid w:val="00A12C48"/>
    <w:rsid w:val="00A13020"/>
    <w:rsid w:val="00A132E2"/>
    <w:rsid w:val="00A13371"/>
    <w:rsid w:val="00A13694"/>
    <w:rsid w:val="00A13D87"/>
    <w:rsid w:val="00A14237"/>
    <w:rsid w:val="00A1451F"/>
    <w:rsid w:val="00A14800"/>
    <w:rsid w:val="00A14B42"/>
    <w:rsid w:val="00A151B6"/>
    <w:rsid w:val="00A1562F"/>
    <w:rsid w:val="00A15E46"/>
    <w:rsid w:val="00A1699B"/>
    <w:rsid w:val="00A16A9E"/>
    <w:rsid w:val="00A16FFE"/>
    <w:rsid w:val="00A1727B"/>
    <w:rsid w:val="00A1732C"/>
    <w:rsid w:val="00A17362"/>
    <w:rsid w:val="00A17479"/>
    <w:rsid w:val="00A1748C"/>
    <w:rsid w:val="00A17925"/>
    <w:rsid w:val="00A17A28"/>
    <w:rsid w:val="00A2026E"/>
    <w:rsid w:val="00A206F3"/>
    <w:rsid w:val="00A20BC9"/>
    <w:rsid w:val="00A20F82"/>
    <w:rsid w:val="00A210BC"/>
    <w:rsid w:val="00A210C2"/>
    <w:rsid w:val="00A219C5"/>
    <w:rsid w:val="00A21AF3"/>
    <w:rsid w:val="00A220A0"/>
    <w:rsid w:val="00A222B3"/>
    <w:rsid w:val="00A223C3"/>
    <w:rsid w:val="00A2306E"/>
    <w:rsid w:val="00A2369E"/>
    <w:rsid w:val="00A23B59"/>
    <w:rsid w:val="00A23D89"/>
    <w:rsid w:val="00A23FF6"/>
    <w:rsid w:val="00A2405D"/>
    <w:rsid w:val="00A243A0"/>
    <w:rsid w:val="00A24E94"/>
    <w:rsid w:val="00A25383"/>
    <w:rsid w:val="00A259CE"/>
    <w:rsid w:val="00A25FF5"/>
    <w:rsid w:val="00A26EEC"/>
    <w:rsid w:val="00A30C30"/>
    <w:rsid w:val="00A30F5C"/>
    <w:rsid w:val="00A31748"/>
    <w:rsid w:val="00A31A77"/>
    <w:rsid w:val="00A3230F"/>
    <w:rsid w:val="00A32A18"/>
    <w:rsid w:val="00A32CDF"/>
    <w:rsid w:val="00A333AA"/>
    <w:rsid w:val="00A338D5"/>
    <w:rsid w:val="00A34A2E"/>
    <w:rsid w:val="00A34D0D"/>
    <w:rsid w:val="00A35577"/>
    <w:rsid w:val="00A357CC"/>
    <w:rsid w:val="00A35A0F"/>
    <w:rsid w:val="00A35C38"/>
    <w:rsid w:val="00A35E0D"/>
    <w:rsid w:val="00A3693B"/>
    <w:rsid w:val="00A36CFA"/>
    <w:rsid w:val="00A36D56"/>
    <w:rsid w:val="00A36F81"/>
    <w:rsid w:val="00A37342"/>
    <w:rsid w:val="00A40213"/>
    <w:rsid w:val="00A40220"/>
    <w:rsid w:val="00A40902"/>
    <w:rsid w:val="00A40D3E"/>
    <w:rsid w:val="00A41E30"/>
    <w:rsid w:val="00A41EEA"/>
    <w:rsid w:val="00A4252A"/>
    <w:rsid w:val="00A4280C"/>
    <w:rsid w:val="00A42B05"/>
    <w:rsid w:val="00A42DE3"/>
    <w:rsid w:val="00A43E14"/>
    <w:rsid w:val="00A44897"/>
    <w:rsid w:val="00A448AD"/>
    <w:rsid w:val="00A44C94"/>
    <w:rsid w:val="00A44D4D"/>
    <w:rsid w:val="00A44E96"/>
    <w:rsid w:val="00A45253"/>
    <w:rsid w:val="00A45645"/>
    <w:rsid w:val="00A45679"/>
    <w:rsid w:val="00A457FB"/>
    <w:rsid w:val="00A468D9"/>
    <w:rsid w:val="00A47F92"/>
    <w:rsid w:val="00A47FB0"/>
    <w:rsid w:val="00A509AF"/>
    <w:rsid w:val="00A50C40"/>
    <w:rsid w:val="00A50D34"/>
    <w:rsid w:val="00A5124B"/>
    <w:rsid w:val="00A516B8"/>
    <w:rsid w:val="00A52758"/>
    <w:rsid w:val="00A52A58"/>
    <w:rsid w:val="00A52CFD"/>
    <w:rsid w:val="00A532ED"/>
    <w:rsid w:val="00A53959"/>
    <w:rsid w:val="00A53E80"/>
    <w:rsid w:val="00A5444D"/>
    <w:rsid w:val="00A54C14"/>
    <w:rsid w:val="00A54F2A"/>
    <w:rsid w:val="00A55198"/>
    <w:rsid w:val="00A552BE"/>
    <w:rsid w:val="00A556CC"/>
    <w:rsid w:val="00A55E9E"/>
    <w:rsid w:val="00A56167"/>
    <w:rsid w:val="00A56BAA"/>
    <w:rsid w:val="00A56D59"/>
    <w:rsid w:val="00A57A3D"/>
    <w:rsid w:val="00A57D86"/>
    <w:rsid w:val="00A60129"/>
    <w:rsid w:val="00A6013F"/>
    <w:rsid w:val="00A6147D"/>
    <w:rsid w:val="00A61518"/>
    <w:rsid w:val="00A6151D"/>
    <w:rsid w:val="00A616F0"/>
    <w:rsid w:val="00A61AB0"/>
    <w:rsid w:val="00A61B23"/>
    <w:rsid w:val="00A61E38"/>
    <w:rsid w:val="00A61F48"/>
    <w:rsid w:val="00A624A0"/>
    <w:rsid w:val="00A62B86"/>
    <w:rsid w:val="00A62CA5"/>
    <w:rsid w:val="00A63966"/>
    <w:rsid w:val="00A63D8A"/>
    <w:rsid w:val="00A6441D"/>
    <w:rsid w:val="00A644A5"/>
    <w:rsid w:val="00A644F7"/>
    <w:rsid w:val="00A647D7"/>
    <w:rsid w:val="00A6487B"/>
    <w:rsid w:val="00A64A4F"/>
    <w:rsid w:val="00A64E05"/>
    <w:rsid w:val="00A65001"/>
    <w:rsid w:val="00A6529B"/>
    <w:rsid w:val="00A65932"/>
    <w:rsid w:val="00A659BF"/>
    <w:rsid w:val="00A65B71"/>
    <w:rsid w:val="00A66721"/>
    <w:rsid w:val="00A669D1"/>
    <w:rsid w:val="00A66A77"/>
    <w:rsid w:val="00A66A9C"/>
    <w:rsid w:val="00A66E71"/>
    <w:rsid w:val="00A67638"/>
    <w:rsid w:val="00A67700"/>
    <w:rsid w:val="00A678D8"/>
    <w:rsid w:val="00A67A52"/>
    <w:rsid w:val="00A67A9F"/>
    <w:rsid w:val="00A67B1F"/>
    <w:rsid w:val="00A70296"/>
    <w:rsid w:val="00A7098B"/>
    <w:rsid w:val="00A70BC3"/>
    <w:rsid w:val="00A726FF"/>
    <w:rsid w:val="00A72CBF"/>
    <w:rsid w:val="00A73213"/>
    <w:rsid w:val="00A73516"/>
    <w:rsid w:val="00A73AB9"/>
    <w:rsid w:val="00A74146"/>
    <w:rsid w:val="00A74203"/>
    <w:rsid w:val="00A74292"/>
    <w:rsid w:val="00A74456"/>
    <w:rsid w:val="00A74835"/>
    <w:rsid w:val="00A74BF3"/>
    <w:rsid w:val="00A74C42"/>
    <w:rsid w:val="00A74EB3"/>
    <w:rsid w:val="00A75234"/>
    <w:rsid w:val="00A753D4"/>
    <w:rsid w:val="00A755F6"/>
    <w:rsid w:val="00A757FF"/>
    <w:rsid w:val="00A7587E"/>
    <w:rsid w:val="00A75DCA"/>
    <w:rsid w:val="00A7619F"/>
    <w:rsid w:val="00A762D1"/>
    <w:rsid w:val="00A766FF"/>
    <w:rsid w:val="00A76728"/>
    <w:rsid w:val="00A76761"/>
    <w:rsid w:val="00A76987"/>
    <w:rsid w:val="00A76E1D"/>
    <w:rsid w:val="00A76F60"/>
    <w:rsid w:val="00A7712B"/>
    <w:rsid w:val="00A80784"/>
    <w:rsid w:val="00A80862"/>
    <w:rsid w:val="00A80974"/>
    <w:rsid w:val="00A80A39"/>
    <w:rsid w:val="00A81881"/>
    <w:rsid w:val="00A820B6"/>
    <w:rsid w:val="00A820CB"/>
    <w:rsid w:val="00A82795"/>
    <w:rsid w:val="00A82A58"/>
    <w:rsid w:val="00A82ED8"/>
    <w:rsid w:val="00A82F4F"/>
    <w:rsid w:val="00A83172"/>
    <w:rsid w:val="00A83359"/>
    <w:rsid w:val="00A8487D"/>
    <w:rsid w:val="00A84E27"/>
    <w:rsid w:val="00A84FA4"/>
    <w:rsid w:val="00A86101"/>
    <w:rsid w:val="00A863BF"/>
    <w:rsid w:val="00A86F14"/>
    <w:rsid w:val="00A873F3"/>
    <w:rsid w:val="00A87516"/>
    <w:rsid w:val="00A8757F"/>
    <w:rsid w:val="00A877C1"/>
    <w:rsid w:val="00A87FBF"/>
    <w:rsid w:val="00A90377"/>
    <w:rsid w:val="00A903F0"/>
    <w:rsid w:val="00A9063F"/>
    <w:rsid w:val="00A907DB"/>
    <w:rsid w:val="00A908F2"/>
    <w:rsid w:val="00A91117"/>
    <w:rsid w:val="00A9131A"/>
    <w:rsid w:val="00A91591"/>
    <w:rsid w:val="00A91613"/>
    <w:rsid w:val="00A9176B"/>
    <w:rsid w:val="00A91BD2"/>
    <w:rsid w:val="00A91C38"/>
    <w:rsid w:val="00A9259A"/>
    <w:rsid w:val="00A9260A"/>
    <w:rsid w:val="00A93C60"/>
    <w:rsid w:val="00A948F5"/>
    <w:rsid w:val="00A94D9A"/>
    <w:rsid w:val="00A950A4"/>
    <w:rsid w:val="00A958DC"/>
    <w:rsid w:val="00A9590C"/>
    <w:rsid w:val="00A964F7"/>
    <w:rsid w:val="00A96578"/>
    <w:rsid w:val="00A96900"/>
    <w:rsid w:val="00A96B38"/>
    <w:rsid w:val="00A96CF9"/>
    <w:rsid w:val="00A9714F"/>
    <w:rsid w:val="00A97397"/>
    <w:rsid w:val="00A979C8"/>
    <w:rsid w:val="00A97CA8"/>
    <w:rsid w:val="00AA0E3F"/>
    <w:rsid w:val="00AA1207"/>
    <w:rsid w:val="00AA1784"/>
    <w:rsid w:val="00AA2187"/>
    <w:rsid w:val="00AA22BB"/>
    <w:rsid w:val="00AA2477"/>
    <w:rsid w:val="00AA2582"/>
    <w:rsid w:val="00AA2B86"/>
    <w:rsid w:val="00AA322F"/>
    <w:rsid w:val="00AA3FB2"/>
    <w:rsid w:val="00AA42CB"/>
    <w:rsid w:val="00AA5450"/>
    <w:rsid w:val="00AA5927"/>
    <w:rsid w:val="00AA6CC3"/>
    <w:rsid w:val="00AA6F20"/>
    <w:rsid w:val="00AA710E"/>
    <w:rsid w:val="00AA72DF"/>
    <w:rsid w:val="00AA7419"/>
    <w:rsid w:val="00AB01E2"/>
    <w:rsid w:val="00AB20DF"/>
    <w:rsid w:val="00AB21F4"/>
    <w:rsid w:val="00AB23F2"/>
    <w:rsid w:val="00AB2A33"/>
    <w:rsid w:val="00AB2FFC"/>
    <w:rsid w:val="00AB35C0"/>
    <w:rsid w:val="00AB3963"/>
    <w:rsid w:val="00AB3EDB"/>
    <w:rsid w:val="00AB47D8"/>
    <w:rsid w:val="00AB4C17"/>
    <w:rsid w:val="00AB4C3C"/>
    <w:rsid w:val="00AB57A2"/>
    <w:rsid w:val="00AB58D7"/>
    <w:rsid w:val="00AB753D"/>
    <w:rsid w:val="00AB75BD"/>
    <w:rsid w:val="00AB7A4E"/>
    <w:rsid w:val="00AB7EC0"/>
    <w:rsid w:val="00AC027F"/>
    <w:rsid w:val="00AC0309"/>
    <w:rsid w:val="00AC15B7"/>
    <w:rsid w:val="00AC1669"/>
    <w:rsid w:val="00AC16E0"/>
    <w:rsid w:val="00AC1AF9"/>
    <w:rsid w:val="00AC1EE8"/>
    <w:rsid w:val="00AC23B8"/>
    <w:rsid w:val="00AC261A"/>
    <w:rsid w:val="00AC275C"/>
    <w:rsid w:val="00AC28A2"/>
    <w:rsid w:val="00AC2F55"/>
    <w:rsid w:val="00AC3D85"/>
    <w:rsid w:val="00AC42D4"/>
    <w:rsid w:val="00AC4485"/>
    <w:rsid w:val="00AC47A1"/>
    <w:rsid w:val="00AC4E48"/>
    <w:rsid w:val="00AC4FE7"/>
    <w:rsid w:val="00AC533D"/>
    <w:rsid w:val="00AC609D"/>
    <w:rsid w:val="00AC60DE"/>
    <w:rsid w:val="00AC6993"/>
    <w:rsid w:val="00AC6D16"/>
    <w:rsid w:val="00AC724C"/>
    <w:rsid w:val="00AC7537"/>
    <w:rsid w:val="00AC756B"/>
    <w:rsid w:val="00AC7A9F"/>
    <w:rsid w:val="00AC7EDB"/>
    <w:rsid w:val="00AD058D"/>
    <w:rsid w:val="00AD07CF"/>
    <w:rsid w:val="00AD0E57"/>
    <w:rsid w:val="00AD0ED8"/>
    <w:rsid w:val="00AD109E"/>
    <w:rsid w:val="00AD23DC"/>
    <w:rsid w:val="00AD2D4E"/>
    <w:rsid w:val="00AD2DC3"/>
    <w:rsid w:val="00AD301D"/>
    <w:rsid w:val="00AD411F"/>
    <w:rsid w:val="00AD5BFA"/>
    <w:rsid w:val="00AD5D5B"/>
    <w:rsid w:val="00AD5E34"/>
    <w:rsid w:val="00AD6294"/>
    <w:rsid w:val="00AD62F6"/>
    <w:rsid w:val="00AD64DD"/>
    <w:rsid w:val="00AD66D1"/>
    <w:rsid w:val="00AD6BBA"/>
    <w:rsid w:val="00AD708A"/>
    <w:rsid w:val="00AD7554"/>
    <w:rsid w:val="00AD7936"/>
    <w:rsid w:val="00AD7C97"/>
    <w:rsid w:val="00AE08A8"/>
    <w:rsid w:val="00AE19FB"/>
    <w:rsid w:val="00AE1F95"/>
    <w:rsid w:val="00AE2015"/>
    <w:rsid w:val="00AE214C"/>
    <w:rsid w:val="00AE223A"/>
    <w:rsid w:val="00AE234E"/>
    <w:rsid w:val="00AE272F"/>
    <w:rsid w:val="00AE2FF4"/>
    <w:rsid w:val="00AE3660"/>
    <w:rsid w:val="00AE396A"/>
    <w:rsid w:val="00AE3C4F"/>
    <w:rsid w:val="00AE42C4"/>
    <w:rsid w:val="00AE4621"/>
    <w:rsid w:val="00AE4EC3"/>
    <w:rsid w:val="00AE6488"/>
    <w:rsid w:val="00AE6917"/>
    <w:rsid w:val="00AE6ED4"/>
    <w:rsid w:val="00AE6FE4"/>
    <w:rsid w:val="00AE7DD1"/>
    <w:rsid w:val="00AE7E1A"/>
    <w:rsid w:val="00AE7F8B"/>
    <w:rsid w:val="00AF00F1"/>
    <w:rsid w:val="00AF077F"/>
    <w:rsid w:val="00AF0961"/>
    <w:rsid w:val="00AF1568"/>
    <w:rsid w:val="00AF1F6B"/>
    <w:rsid w:val="00AF2F4F"/>
    <w:rsid w:val="00AF347E"/>
    <w:rsid w:val="00AF3CF3"/>
    <w:rsid w:val="00AF443C"/>
    <w:rsid w:val="00AF4630"/>
    <w:rsid w:val="00AF549E"/>
    <w:rsid w:val="00AF551E"/>
    <w:rsid w:val="00AF5822"/>
    <w:rsid w:val="00AF582F"/>
    <w:rsid w:val="00AF602C"/>
    <w:rsid w:val="00AF66C9"/>
    <w:rsid w:val="00AF71E1"/>
    <w:rsid w:val="00AF71EE"/>
    <w:rsid w:val="00B005A4"/>
    <w:rsid w:val="00B00674"/>
    <w:rsid w:val="00B00690"/>
    <w:rsid w:val="00B00902"/>
    <w:rsid w:val="00B00EC8"/>
    <w:rsid w:val="00B00F7C"/>
    <w:rsid w:val="00B011FB"/>
    <w:rsid w:val="00B02672"/>
    <w:rsid w:val="00B026EE"/>
    <w:rsid w:val="00B02E9B"/>
    <w:rsid w:val="00B03524"/>
    <w:rsid w:val="00B042F3"/>
    <w:rsid w:val="00B04F05"/>
    <w:rsid w:val="00B05514"/>
    <w:rsid w:val="00B05767"/>
    <w:rsid w:val="00B067C6"/>
    <w:rsid w:val="00B07303"/>
    <w:rsid w:val="00B07411"/>
    <w:rsid w:val="00B07826"/>
    <w:rsid w:val="00B078BB"/>
    <w:rsid w:val="00B07A60"/>
    <w:rsid w:val="00B07BB4"/>
    <w:rsid w:val="00B10C83"/>
    <w:rsid w:val="00B10E43"/>
    <w:rsid w:val="00B1110B"/>
    <w:rsid w:val="00B112EB"/>
    <w:rsid w:val="00B11666"/>
    <w:rsid w:val="00B11D9B"/>
    <w:rsid w:val="00B12301"/>
    <w:rsid w:val="00B126F8"/>
    <w:rsid w:val="00B12932"/>
    <w:rsid w:val="00B13949"/>
    <w:rsid w:val="00B13EDE"/>
    <w:rsid w:val="00B14048"/>
    <w:rsid w:val="00B14743"/>
    <w:rsid w:val="00B14EC2"/>
    <w:rsid w:val="00B150EA"/>
    <w:rsid w:val="00B15747"/>
    <w:rsid w:val="00B157FA"/>
    <w:rsid w:val="00B157FD"/>
    <w:rsid w:val="00B15C28"/>
    <w:rsid w:val="00B162BE"/>
    <w:rsid w:val="00B1699C"/>
    <w:rsid w:val="00B16CC6"/>
    <w:rsid w:val="00B16F11"/>
    <w:rsid w:val="00B17FBC"/>
    <w:rsid w:val="00B20993"/>
    <w:rsid w:val="00B20A81"/>
    <w:rsid w:val="00B2107C"/>
    <w:rsid w:val="00B212B6"/>
    <w:rsid w:val="00B21BE5"/>
    <w:rsid w:val="00B22DC9"/>
    <w:rsid w:val="00B232F3"/>
    <w:rsid w:val="00B23B07"/>
    <w:rsid w:val="00B23B4F"/>
    <w:rsid w:val="00B23E00"/>
    <w:rsid w:val="00B246C5"/>
    <w:rsid w:val="00B2482A"/>
    <w:rsid w:val="00B24913"/>
    <w:rsid w:val="00B24A17"/>
    <w:rsid w:val="00B24B81"/>
    <w:rsid w:val="00B24DAA"/>
    <w:rsid w:val="00B25142"/>
    <w:rsid w:val="00B25CE2"/>
    <w:rsid w:val="00B25F19"/>
    <w:rsid w:val="00B26691"/>
    <w:rsid w:val="00B26765"/>
    <w:rsid w:val="00B26BF4"/>
    <w:rsid w:val="00B27484"/>
    <w:rsid w:val="00B274B2"/>
    <w:rsid w:val="00B27E3F"/>
    <w:rsid w:val="00B305E4"/>
    <w:rsid w:val="00B30997"/>
    <w:rsid w:val="00B30D48"/>
    <w:rsid w:val="00B30EBA"/>
    <w:rsid w:val="00B30F15"/>
    <w:rsid w:val="00B312AE"/>
    <w:rsid w:val="00B322E8"/>
    <w:rsid w:val="00B324EA"/>
    <w:rsid w:val="00B32654"/>
    <w:rsid w:val="00B32A42"/>
    <w:rsid w:val="00B336AB"/>
    <w:rsid w:val="00B33F5A"/>
    <w:rsid w:val="00B342AB"/>
    <w:rsid w:val="00B34419"/>
    <w:rsid w:val="00B34904"/>
    <w:rsid w:val="00B34A1C"/>
    <w:rsid w:val="00B34AE4"/>
    <w:rsid w:val="00B34F5A"/>
    <w:rsid w:val="00B3542E"/>
    <w:rsid w:val="00B356A6"/>
    <w:rsid w:val="00B35869"/>
    <w:rsid w:val="00B35C34"/>
    <w:rsid w:val="00B35E86"/>
    <w:rsid w:val="00B35EB5"/>
    <w:rsid w:val="00B3600E"/>
    <w:rsid w:val="00B360C1"/>
    <w:rsid w:val="00B361FB"/>
    <w:rsid w:val="00B362B3"/>
    <w:rsid w:val="00B3676F"/>
    <w:rsid w:val="00B37213"/>
    <w:rsid w:val="00B372A3"/>
    <w:rsid w:val="00B3737B"/>
    <w:rsid w:val="00B37535"/>
    <w:rsid w:val="00B377AC"/>
    <w:rsid w:val="00B37D07"/>
    <w:rsid w:val="00B37ED7"/>
    <w:rsid w:val="00B40010"/>
    <w:rsid w:val="00B40174"/>
    <w:rsid w:val="00B401D5"/>
    <w:rsid w:val="00B409B7"/>
    <w:rsid w:val="00B40CA6"/>
    <w:rsid w:val="00B41365"/>
    <w:rsid w:val="00B41367"/>
    <w:rsid w:val="00B41767"/>
    <w:rsid w:val="00B41933"/>
    <w:rsid w:val="00B41ABE"/>
    <w:rsid w:val="00B41C86"/>
    <w:rsid w:val="00B42A51"/>
    <w:rsid w:val="00B431F4"/>
    <w:rsid w:val="00B433E7"/>
    <w:rsid w:val="00B4342D"/>
    <w:rsid w:val="00B4388E"/>
    <w:rsid w:val="00B43952"/>
    <w:rsid w:val="00B4420B"/>
    <w:rsid w:val="00B444A1"/>
    <w:rsid w:val="00B4472D"/>
    <w:rsid w:val="00B448FD"/>
    <w:rsid w:val="00B4492F"/>
    <w:rsid w:val="00B449C6"/>
    <w:rsid w:val="00B454D2"/>
    <w:rsid w:val="00B46007"/>
    <w:rsid w:val="00B4701A"/>
    <w:rsid w:val="00B47726"/>
    <w:rsid w:val="00B47781"/>
    <w:rsid w:val="00B479A2"/>
    <w:rsid w:val="00B511AC"/>
    <w:rsid w:val="00B51340"/>
    <w:rsid w:val="00B51F40"/>
    <w:rsid w:val="00B52D1C"/>
    <w:rsid w:val="00B52F73"/>
    <w:rsid w:val="00B530E2"/>
    <w:rsid w:val="00B53569"/>
    <w:rsid w:val="00B5358F"/>
    <w:rsid w:val="00B536B2"/>
    <w:rsid w:val="00B54118"/>
    <w:rsid w:val="00B555B8"/>
    <w:rsid w:val="00B56DD2"/>
    <w:rsid w:val="00B574B5"/>
    <w:rsid w:val="00B57D5F"/>
    <w:rsid w:val="00B57E29"/>
    <w:rsid w:val="00B60205"/>
    <w:rsid w:val="00B602CF"/>
    <w:rsid w:val="00B6103A"/>
    <w:rsid w:val="00B610DD"/>
    <w:rsid w:val="00B615EA"/>
    <w:rsid w:val="00B6163B"/>
    <w:rsid w:val="00B617E7"/>
    <w:rsid w:val="00B61840"/>
    <w:rsid w:val="00B61C9A"/>
    <w:rsid w:val="00B621E5"/>
    <w:rsid w:val="00B62B39"/>
    <w:rsid w:val="00B63440"/>
    <w:rsid w:val="00B634CF"/>
    <w:rsid w:val="00B63794"/>
    <w:rsid w:val="00B63FDD"/>
    <w:rsid w:val="00B64380"/>
    <w:rsid w:val="00B647D2"/>
    <w:rsid w:val="00B64936"/>
    <w:rsid w:val="00B64EA3"/>
    <w:rsid w:val="00B64F2B"/>
    <w:rsid w:val="00B653E4"/>
    <w:rsid w:val="00B655F2"/>
    <w:rsid w:val="00B65DF5"/>
    <w:rsid w:val="00B66C76"/>
    <w:rsid w:val="00B67003"/>
    <w:rsid w:val="00B6769A"/>
    <w:rsid w:val="00B678C1"/>
    <w:rsid w:val="00B67962"/>
    <w:rsid w:val="00B7092C"/>
    <w:rsid w:val="00B70CDC"/>
    <w:rsid w:val="00B70DA3"/>
    <w:rsid w:val="00B7118B"/>
    <w:rsid w:val="00B71378"/>
    <w:rsid w:val="00B72233"/>
    <w:rsid w:val="00B72D93"/>
    <w:rsid w:val="00B72DAB"/>
    <w:rsid w:val="00B7395B"/>
    <w:rsid w:val="00B73D26"/>
    <w:rsid w:val="00B73D86"/>
    <w:rsid w:val="00B744B0"/>
    <w:rsid w:val="00B747C3"/>
    <w:rsid w:val="00B748A0"/>
    <w:rsid w:val="00B74E4B"/>
    <w:rsid w:val="00B753DA"/>
    <w:rsid w:val="00B75645"/>
    <w:rsid w:val="00B759C8"/>
    <w:rsid w:val="00B75F4E"/>
    <w:rsid w:val="00B7656C"/>
    <w:rsid w:val="00B76B17"/>
    <w:rsid w:val="00B76CBA"/>
    <w:rsid w:val="00B76F77"/>
    <w:rsid w:val="00B76FAC"/>
    <w:rsid w:val="00B77AFE"/>
    <w:rsid w:val="00B77B96"/>
    <w:rsid w:val="00B802E7"/>
    <w:rsid w:val="00B8044D"/>
    <w:rsid w:val="00B804A9"/>
    <w:rsid w:val="00B80894"/>
    <w:rsid w:val="00B80C7F"/>
    <w:rsid w:val="00B81019"/>
    <w:rsid w:val="00B810D2"/>
    <w:rsid w:val="00B82750"/>
    <w:rsid w:val="00B83642"/>
    <w:rsid w:val="00B83720"/>
    <w:rsid w:val="00B8484E"/>
    <w:rsid w:val="00B85084"/>
    <w:rsid w:val="00B85C2E"/>
    <w:rsid w:val="00B86B6E"/>
    <w:rsid w:val="00B87E8F"/>
    <w:rsid w:val="00B90052"/>
    <w:rsid w:val="00B90307"/>
    <w:rsid w:val="00B9080F"/>
    <w:rsid w:val="00B9099C"/>
    <w:rsid w:val="00B90A62"/>
    <w:rsid w:val="00B90E58"/>
    <w:rsid w:val="00B91072"/>
    <w:rsid w:val="00B92032"/>
    <w:rsid w:val="00B9254A"/>
    <w:rsid w:val="00B92C15"/>
    <w:rsid w:val="00B936E6"/>
    <w:rsid w:val="00B93A8D"/>
    <w:rsid w:val="00B93BE6"/>
    <w:rsid w:val="00B94388"/>
    <w:rsid w:val="00B94DD0"/>
    <w:rsid w:val="00B95870"/>
    <w:rsid w:val="00B96012"/>
    <w:rsid w:val="00B96067"/>
    <w:rsid w:val="00B960FE"/>
    <w:rsid w:val="00BA0418"/>
    <w:rsid w:val="00BA07B2"/>
    <w:rsid w:val="00BA13CC"/>
    <w:rsid w:val="00BA1E06"/>
    <w:rsid w:val="00BA1F0E"/>
    <w:rsid w:val="00BA2057"/>
    <w:rsid w:val="00BA2330"/>
    <w:rsid w:val="00BA292E"/>
    <w:rsid w:val="00BA2D96"/>
    <w:rsid w:val="00BA396C"/>
    <w:rsid w:val="00BA3DE1"/>
    <w:rsid w:val="00BA44CE"/>
    <w:rsid w:val="00BA4563"/>
    <w:rsid w:val="00BA4793"/>
    <w:rsid w:val="00BA483F"/>
    <w:rsid w:val="00BA4C1A"/>
    <w:rsid w:val="00BA542F"/>
    <w:rsid w:val="00BA54DE"/>
    <w:rsid w:val="00BA5D70"/>
    <w:rsid w:val="00BA6243"/>
    <w:rsid w:val="00BA6317"/>
    <w:rsid w:val="00BA657B"/>
    <w:rsid w:val="00BA6CA6"/>
    <w:rsid w:val="00BA6F50"/>
    <w:rsid w:val="00BA7296"/>
    <w:rsid w:val="00BA7325"/>
    <w:rsid w:val="00BA765A"/>
    <w:rsid w:val="00BA76C2"/>
    <w:rsid w:val="00BA7B38"/>
    <w:rsid w:val="00BA7E93"/>
    <w:rsid w:val="00BA7F98"/>
    <w:rsid w:val="00BB0662"/>
    <w:rsid w:val="00BB0D52"/>
    <w:rsid w:val="00BB0F90"/>
    <w:rsid w:val="00BB27C1"/>
    <w:rsid w:val="00BB2EB9"/>
    <w:rsid w:val="00BB36A8"/>
    <w:rsid w:val="00BB3A14"/>
    <w:rsid w:val="00BB3B2A"/>
    <w:rsid w:val="00BB3DCA"/>
    <w:rsid w:val="00BB40CA"/>
    <w:rsid w:val="00BB4754"/>
    <w:rsid w:val="00BB5104"/>
    <w:rsid w:val="00BB600D"/>
    <w:rsid w:val="00BB7194"/>
    <w:rsid w:val="00BB7858"/>
    <w:rsid w:val="00BB7EFD"/>
    <w:rsid w:val="00BB7F72"/>
    <w:rsid w:val="00BC0151"/>
    <w:rsid w:val="00BC026E"/>
    <w:rsid w:val="00BC07B0"/>
    <w:rsid w:val="00BC09BB"/>
    <w:rsid w:val="00BC1305"/>
    <w:rsid w:val="00BC1647"/>
    <w:rsid w:val="00BC1BFC"/>
    <w:rsid w:val="00BC1C9B"/>
    <w:rsid w:val="00BC3642"/>
    <w:rsid w:val="00BC373B"/>
    <w:rsid w:val="00BC39DD"/>
    <w:rsid w:val="00BC3D2F"/>
    <w:rsid w:val="00BC3F62"/>
    <w:rsid w:val="00BC3FF3"/>
    <w:rsid w:val="00BC4480"/>
    <w:rsid w:val="00BC4AE9"/>
    <w:rsid w:val="00BC5314"/>
    <w:rsid w:val="00BC589C"/>
    <w:rsid w:val="00BC59D1"/>
    <w:rsid w:val="00BC6448"/>
    <w:rsid w:val="00BC6E7F"/>
    <w:rsid w:val="00BC7110"/>
    <w:rsid w:val="00BC725C"/>
    <w:rsid w:val="00BC792B"/>
    <w:rsid w:val="00BC7E97"/>
    <w:rsid w:val="00BD0DB1"/>
    <w:rsid w:val="00BD21B7"/>
    <w:rsid w:val="00BD2D32"/>
    <w:rsid w:val="00BD2E3F"/>
    <w:rsid w:val="00BD2ECE"/>
    <w:rsid w:val="00BD2F09"/>
    <w:rsid w:val="00BD2FD9"/>
    <w:rsid w:val="00BD32E4"/>
    <w:rsid w:val="00BD3A95"/>
    <w:rsid w:val="00BD3DBA"/>
    <w:rsid w:val="00BD4222"/>
    <w:rsid w:val="00BD4279"/>
    <w:rsid w:val="00BD493B"/>
    <w:rsid w:val="00BD4C8F"/>
    <w:rsid w:val="00BD4D2B"/>
    <w:rsid w:val="00BD5573"/>
    <w:rsid w:val="00BD5A49"/>
    <w:rsid w:val="00BD64BE"/>
    <w:rsid w:val="00BD64DE"/>
    <w:rsid w:val="00BD719A"/>
    <w:rsid w:val="00BD733F"/>
    <w:rsid w:val="00BD7388"/>
    <w:rsid w:val="00BE07A4"/>
    <w:rsid w:val="00BE0C72"/>
    <w:rsid w:val="00BE0D80"/>
    <w:rsid w:val="00BE0E26"/>
    <w:rsid w:val="00BE0F06"/>
    <w:rsid w:val="00BE27CF"/>
    <w:rsid w:val="00BE2CB8"/>
    <w:rsid w:val="00BE3C48"/>
    <w:rsid w:val="00BE3C9F"/>
    <w:rsid w:val="00BE4B5D"/>
    <w:rsid w:val="00BE4F25"/>
    <w:rsid w:val="00BE4F31"/>
    <w:rsid w:val="00BE51A6"/>
    <w:rsid w:val="00BE5794"/>
    <w:rsid w:val="00BE58F2"/>
    <w:rsid w:val="00BE5905"/>
    <w:rsid w:val="00BE5E78"/>
    <w:rsid w:val="00BE6FFD"/>
    <w:rsid w:val="00BE71FE"/>
    <w:rsid w:val="00BE764A"/>
    <w:rsid w:val="00BE7DE1"/>
    <w:rsid w:val="00BE7EFB"/>
    <w:rsid w:val="00BF01A9"/>
    <w:rsid w:val="00BF0A09"/>
    <w:rsid w:val="00BF1649"/>
    <w:rsid w:val="00BF1DB7"/>
    <w:rsid w:val="00BF1F67"/>
    <w:rsid w:val="00BF2565"/>
    <w:rsid w:val="00BF26A5"/>
    <w:rsid w:val="00BF29B1"/>
    <w:rsid w:val="00BF3450"/>
    <w:rsid w:val="00BF3C95"/>
    <w:rsid w:val="00BF3D25"/>
    <w:rsid w:val="00BF407C"/>
    <w:rsid w:val="00BF4381"/>
    <w:rsid w:val="00BF46C7"/>
    <w:rsid w:val="00BF493E"/>
    <w:rsid w:val="00BF4B76"/>
    <w:rsid w:val="00BF5982"/>
    <w:rsid w:val="00BF61D8"/>
    <w:rsid w:val="00BF66FB"/>
    <w:rsid w:val="00BF6814"/>
    <w:rsid w:val="00BF6A49"/>
    <w:rsid w:val="00BF6B42"/>
    <w:rsid w:val="00BF71A1"/>
    <w:rsid w:val="00BF7E7E"/>
    <w:rsid w:val="00BF7F4A"/>
    <w:rsid w:val="00C008F6"/>
    <w:rsid w:val="00C00E9D"/>
    <w:rsid w:val="00C01A2B"/>
    <w:rsid w:val="00C01DEE"/>
    <w:rsid w:val="00C024ED"/>
    <w:rsid w:val="00C026DA"/>
    <w:rsid w:val="00C0298C"/>
    <w:rsid w:val="00C02AFB"/>
    <w:rsid w:val="00C02BB9"/>
    <w:rsid w:val="00C02C67"/>
    <w:rsid w:val="00C02D41"/>
    <w:rsid w:val="00C02F93"/>
    <w:rsid w:val="00C03407"/>
    <w:rsid w:val="00C035A9"/>
    <w:rsid w:val="00C0440F"/>
    <w:rsid w:val="00C046BE"/>
    <w:rsid w:val="00C04C9A"/>
    <w:rsid w:val="00C04F58"/>
    <w:rsid w:val="00C0510B"/>
    <w:rsid w:val="00C055E4"/>
    <w:rsid w:val="00C0584F"/>
    <w:rsid w:val="00C05FB9"/>
    <w:rsid w:val="00C06500"/>
    <w:rsid w:val="00C0653A"/>
    <w:rsid w:val="00C06847"/>
    <w:rsid w:val="00C0687D"/>
    <w:rsid w:val="00C0737B"/>
    <w:rsid w:val="00C0798B"/>
    <w:rsid w:val="00C07B18"/>
    <w:rsid w:val="00C10006"/>
    <w:rsid w:val="00C101FC"/>
    <w:rsid w:val="00C10388"/>
    <w:rsid w:val="00C10641"/>
    <w:rsid w:val="00C10DD0"/>
    <w:rsid w:val="00C10E04"/>
    <w:rsid w:val="00C11A74"/>
    <w:rsid w:val="00C121A7"/>
    <w:rsid w:val="00C121D3"/>
    <w:rsid w:val="00C122B1"/>
    <w:rsid w:val="00C12DE5"/>
    <w:rsid w:val="00C139C9"/>
    <w:rsid w:val="00C14011"/>
    <w:rsid w:val="00C14C46"/>
    <w:rsid w:val="00C1503A"/>
    <w:rsid w:val="00C16549"/>
    <w:rsid w:val="00C16708"/>
    <w:rsid w:val="00C16B7A"/>
    <w:rsid w:val="00C16F21"/>
    <w:rsid w:val="00C1719A"/>
    <w:rsid w:val="00C17C41"/>
    <w:rsid w:val="00C20790"/>
    <w:rsid w:val="00C20AE6"/>
    <w:rsid w:val="00C20C9A"/>
    <w:rsid w:val="00C2158C"/>
    <w:rsid w:val="00C21919"/>
    <w:rsid w:val="00C225D1"/>
    <w:rsid w:val="00C22627"/>
    <w:rsid w:val="00C22C85"/>
    <w:rsid w:val="00C22C8B"/>
    <w:rsid w:val="00C22F88"/>
    <w:rsid w:val="00C23386"/>
    <w:rsid w:val="00C23B01"/>
    <w:rsid w:val="00C24817"/>
    <w:rsid w:val="00C25004"/>
    <w:rsid w:val="00C25B04"/>
    <w:rsid w:val="00C25BA6"/>
    <w:rsid w:val="00C25ECB"/>
    <w:rsid w:val="00C265E6"/>
    <w:rsid w:val="00C26801"/>
    <w:rsid w:val="00C26D66"/>
    <w:rsid w:val="00C27664"/>
    <w:rsid w:val="00C27A43"/>
    <w:rsid w:val="00C27B4F"/>
    <w:rsid w:val="00C305C0"/>
    <w:rsid w:val="00C30766"/>
    <w:rsid w:val="00C309D1"/>
    <w:rsid w:val="00C310D6"/>
    <w:rsid w:val="00C31947"/>
    <w:rsid w:val="00C328A8"/>
    <w:rsid w:val="00C3296B"/>
    <w:rsid w:val="00C3303D"/>
    <w:rsid w:val="00C335C1"/>
    <w:rsid w:val="00C337D3"/>
    <w:rsid w:val="00C339C1"/>
    <w:rsid w:val="00C33B0A"/>
    <w:rsid w:val="00C33B0F"/>
    <w:rsid w:val="00C33E53"/>
    <w:rsid w:val="00C341CA"/>
    <w:rsid w:val="00C3427D"/>
    <w:rsid w:val="00C343E3"/>
    <w:rsid w:val="00C351F1"/>
    <w:rsid w:val="00C351F6"/>
    <w:rsid w:val="00C35DD8"/>
    <w:rsid w:val="00C367A2"/>
    <w:rsid w:val="00C36B06"/>
    <w:rsid w:val="00C36CCC"/>
    <w:rsid w:val="00C36F21"/>
    <w:rsid w:val="00C3753E"/>
    <w:rsid w:val="00C40040"/>
    <w:rsid w:val="00C401FE"/>
    <w:rsid w:val="00C40F1C"/>
    <w:rsid w:val="00C411E4"/>
    <w:rsid w:val="00C4139E"/>
    <w:rsid w:val="00C4163D"/>
    <w:rsid w:val="00C41655"/>
    <w:rsid w:val="00C41E20"/>
    <w:rsid w:val="00C42547"/>
    <w:rsid w:val="00C432C4"/>
    <w:rsid w:val="00C437E7"/>
    <w:rsid w:val="00C44060"/>
    <w:rsid w:val="00C44690"/>
    <w:rsid w:val="00C44771"/>
    <w:rsid w:val="00C44951"/>
    <w:rsid w:val="00C4512A"/>
    <w:rsid w:val="00C452C9"/>
    <w:rsid w:val="00C45482"/>
    <w:rsid w:val="00C45812"/>
    <w:rsid w:val="00C45CB2"/>
    <w:rsid w:val="00C46345"/>
    <w:rsid w:val="00C4651C"/>
    <w:rsid w:val="00C474EA"/>
    <w:rsid w:val="00C500F3"/>
    <w:rsid w:val="00C512F4"/>
    <w:rsid w:val="00C51717"/>
    <w:rsid w:val="00C51BD8"/>
    <w:rsid w:val="00C51C95"/>
    <w:rsid w:val="00C52754"/>
    <w:rsid w:val="00C5351E"/>
    <w:rsid w:val="00C53856"/>
    <w:rsid w:val="00C53899"/>
    <w:rsid w:val="00C53CAC"/>
    <w:rsid w:val="00C54343"/>
    <w:rsid w:val="00C54428"/>
    <w:rsid w:val="00C54581"/>
    <w:rsid w:val="00C547DD"/>
    <w:rsid w:val="00C54A24"/>
    <w:rsid w:val="00C54FD9"/>
    <w:rsid w:val="00C556CE"/>
    <w:rsid w:val="00C556D6"/>
    <w:rsid w:val="00C561CD"/>
    <w:rsid w:val="00C568E1"/>
    <w:rsid w:val="00C57803"/>
    <w:rsid w:val="00C57890"/>
    <w:rsid w:val="00C6082A"/>
    <w:rsid w:val="00C60F9A"/>
    <w:rsid w:val="00C61148"/>
    <w:rsid w:val="00C612AB"/>
    <w:rsid w:val="00C6142C"/>
    <w:rsid w:val="00C61502"/>
    <w:rsid w:val="00C61515"/>
    <w:rsid w:val="00C618C4"/>
    <w:rsid w:val="00C61B4A"/>
    <w:rsid w:val="00C61ED9"/>
    <w:rsid w:val="00C62A22"/>
    <w:rsid w:val="00C62C2B"/>
    <w:rsid w:val="00C632BA"/>
    <w:rsid w:val="00C634BE"/>
    <w:rsid w:val="00C63767"/>
    <w:rsid w:val="00C637CB"/>
    <w:rsid w:val="00C63CDF"/>
    <w:rsid w:val="00C64019"/>
    <w:rsid w:val="00C641C7"/>
    <w:rsid w:val="00C6443E"/>
    <w:rsid w:val="00C64C8E"/>
    <w:rsid w:val="00C6576B"/>
    <w:rsid w:val="00C65A2B"/>
    <w:rsid w:val="00C65A43"/>
    <w:rsid w:val="00C65DF5"/>
    <w:rsid w:val="00C66052"/>
    <w:rsid w:val="00C66366"/>
    <w:rsid w:val="00C66CB7"/>
    <w:rsid w:val="00C67784"/>
    <w:rsid w:val="00C67A82"/>
    <w:rsid w:val="00C67B25"/>
    <w:rsid w:val="00C706D1"/>
    <w:rsid w:val="00C71FE9"/>
    <w:rsid w:val="00C7219C"/>
    <w:rsid w:val="00C724A5"/>
    <w:rsid w:val="00C724B4"/>
    <w:rsid w:val="00C7266F"/>
    <w:rsid w:val="00C72CB7"/>
    <w:rsid w:val="00C73489"/>
    <w:rsid w:val="00C73E06"/>
    <w:rsid w:val="00C74009"/>
    <w:rsid w:val="00C7506B"/>
    <w:rsid w:val="00C751F3"/>
    <w:rsid w:val="00C75355"/>
    <w:rsid w:val="00C75889"/>
    <w:rsid w:val="00C75951"/>
    <w:rsid w:val="00C75B60"/>
    <w:rsid w:val="00C75F4E"/>
    <w:rsid w:val="00C75F91"/>
    <w:rsid w:val="00C7642C"/>
    <w:rsid w:val="00C76AE5"/>
    <w:rsid w:val="00C76CE1"/>
    <w:rsid w:val="00C77055"/>
    <w:rsid w:val="00C7783A"/>
    <w:rsid w:val="00C7795F"/>
    <w:rsid w:val="00C77A0F"/>
    <w:rsid w:val="00C80047"/>
    <w:rsid w:val="00C80240"/>
    <w:rsid w:val="00C80505"/>
    <w:rsid w:val="00C81047"/>
    <w:rsid w:val="00C814A3"/>
    <w:rsid w:val="00C81AA5"/>
    <w:rsid w:val="00C81D97"/>
    <w:rsid w:val="00C821E0"/>
    <w:rsid w:val="00C82860"/>
    <w:rsid w:val="00C83565"/>
    <w:rsid w:val="00C83BEB"/>
    <w:rsid w:val="00C842FC"/>
    <w:rsid w:val="00C8536A"/>
    <w:rsid w:val="00C8586A"/>
    <w:rsid w:val="00C866EB"/>
    <w:rsid w:val="00C86830"/>
    <w:rsid w:val="00C86F0C"/>
    <w:rsid w:val="00C87344"/>
    <w:rsid w:val="00C8786A"/>
    <w:rsid w:val="00C87A01"/>
    <w:rsid w:val="00C87E18"/>
    <w:rsid w:val="00C9058A"/>
    <w:rsid w:val="00C90AD7"/>
    <w:rsid w:val="00C9130C"/>
    <w:rsid w:val="00C913D9"/>
    <w:rsid w:val="00C914D0"/>
    <w:rsid w:val="00C917C2"/>
    <w:rsid w:val="00C91A3C"/>
    <w:rsid w:val="00C91D55"/>
    <w:rsid w:val="00C93705"/>
    <w:rsid w:val="00C93721"/>
    <w:rsid w:val="00C946FE"/>
    <w:rsid w:val="00C95081"/>
    <w:rsid w:val="00C95450"/>
    <w:rsid w:val="00C95B6C"/>
    <w:rsid w:val="00C96D04"/>
    <w:rsid w:val="00C96E71"/>
    <w:rsid w:val="00C97348"/>
    <w:rsid w:val="00C9749C"/>
    <w:rsid w:val="00C977F9"/>
    <w:rsid w:val="00C97BD3"/>
    <w:rsid w:val="00C97CB0"/>
    <w:rsid w:val="00CA0ACA"/>
    <w:rsid w:val="00CA1011"/>
    <w:rsid w:val="00CA10C9"/>
    <w:rsid w:val="00CA1CB7"/>
    <w:rsid w:val="00CA2776"/>
    <w:rsid w:val="00CA36B9"/>
    <w:rsid w:val="00CA54F4"/>
    <w:rsid w:val="00CA59FF"/>
    <w:rsid w:val="00CA64F5"/>
    <w:rsid w:val="00CA6941"/>
    <w:rsid w:val="00CA6C9B"/>
    <w:rsid w:val="00CA7404"/>
    <w:rsid w:val="00CA7E84"/>
    <w:rsid w:val="00CB03C5"/>
    <w:rsid w:val="00CB0616"/>
    <w:rsid w:val="00CB0B7B"/>
    <w:rsid w:val="00CB0C2D"/>
    <w:rsid w:val="00CB1951"/>
    <w:rsid w:val="00CB19A5"/>
    <w:rsid w:val="00CB20D2"/>
    <w:rsid w:val="00CB29F7"/>
    <w:rsid w:val="00CB2E11"/>
    <w:rsid w:val="00CB3534"/>
    <w:rsid w:val="00CB380A"/>
    <w:rsid w:val="00CB3850"/>
    <w:rsid w:val="00CB4CC1"/>
    <w:rsid w:val="00CB5279"/>
    <w:rsid w:val="00CB6360"/>
    <w:rsid w:val="00CB6404"/>
    <w:rsid w:val="00CB6543"/>
    <w:rsid w:val="00CB7109"/>
    <w:rsid w:val="00CB743A"/>
    <w:rsid w:val="00CB7458"/>
    <w:rsid w:val="00CB77F1"/>
    <w:rsid w:val="00CB7F26"/>
    <w:rsid w:val="00CC03AB"/>
    <w:rsid w:val="00CC0401"/>
    <w:rsid w:val="00CC0599"/>
    <w:rsid w:val="00CC13E7"/>
    <w:rsid w:val="00CC1751"/>
    <w:rsid w:val="00CC17E8"/>
    <w:rsid w:val="00CC1922"/>
    <w:rsid w:val="00CC1940"/>
    <w:rsid w:val="00CC1C03"/>
    <w:rsid w:val="00CC29A8"/>
    <w:rsid w:val="00CC2B30"/>
    <w:rsid w:val="00CC2BE2"/>
    <w:rsid w:val="00CC2D09"/>
    <w:rsid w:val="00CC2E5D"/>
    <w:rsid w:val="00CC3746"/>
    <w:rsid w:val="00CC39B2"/>
    <w:rsid w:val="00CC3B27"/>
    <w:rsid w:val="00CC3B4F"/>
    <w:rsid w:val="00CC3C6C"/>
    <w:rsid w:val="00CC405E"/>
    <w:rsid w:val="00CC560C"/>
    <w:rsid w:val="00CC5898"/>
    <w:rsid w:val="00CC5E1F"/>
    <w:rsid w:val="00CC651B"/>
    <w:rsid w:val="00CC6570"/>
    <w:rsid w:val="00CC65F7"/>
    <w:rsid w:val="00CC6671"/>
    <w:rsid w:val="00CD03E3"/>
    <w:rsid w:val="00CD060E"/>
    <w:rsid w:val="00CD10DA"/>
    <w:rsid w:val="00CD1316"/>
    <w:rsid w:val="00CD1730"/>
    <w:rsid w:val="00CD19CA"/>
    <w:rsid w:val="00CD2319"/>
    <w:rsid w:val="00CD284A"/>
    <w:rsid w:val="00CD28CF"/>
    <w:rsid w:val="00CD351F"/>
    <w:rsid w:val="00CD3CD7"/>
    <w:rsid w:val="00CD4045"/>
    <w:rsid w:val="00CD442D"/>
    <w:rsid w:val="00CD455C"/>
    <w:rsid w:val="00CD490C"/>
    <w:rsid w:val="00CD5109"/>
    <w:rsid w:val="00CD583A"/>
    <w:rsid w:val="00CD68B4"/>
    <w:rsid w:val="00CD6DF5"/>
    <w:rsid w:val="00CE0D86"/>
    <w:rsid w:val="00CE23FA"/>
    <w:rsid w:val="00CE2E6B"/>
    <w:rsid w:val="00CE2F72"/>
    <w:rsid w:val="00CE2FCC"/>
    <w:rsid w:val="00CE30BC"/>
    <w:rsid w:val="00CE31F4"/>
    <w:rsid w:val="00CE39AF"/>
    <w:rsid w:val="00CE423E"/>
    <w:rsid w:val="00CE446F"/>
    <w:rsid w:val="00CE5747"/>
    <w:rsid w:val="00CE57A3"/>
    <w:rsid w:val="00CE5E8A"/>
    <w:rsid w:val="00CE6626"/>
    <w:rsid w:val="00CE7006"/>
    <w:rsid w:val="00CE71B6"/>
    <w:rsid w:val="00CE73AA"/>
    <w:rsid w:val="00CE78C3"/>
    <w:rsid w:val="00CE7BD8"/>
    <w:rsid w:val="00CF182D"/>
    <w:rsid w:val="00CF1DDF"/>
    <w:rsid w:val="00CF2256"/>
    <w:rsid w:val="00CF323B"/>
    <w:rsid w:val="00CF3B58"/>
    <w:rsid w:val="00CF4ACA"/>
    <w:rsid w:val="00CF4FDA"/>
    <w:rsid w:val="00CF53DD"/>
    <w:rsid w:val="00CF67FE"/>
    <w:rsid w:val="00CF6A7F"/>
    <w:rsid w:val="00CF6C4F"/>
    <w:rsid w:val="00CF6EBF"/>
    <w:rsid w:val="00CF712A"/>
    <w:rsid w:val="00CF73F9"/>
    <w:rsid w:val="00CF7476"/>
    <w:rsid w:val="00D00C6E"/>
    <w:rsid w:val="00D011EC"/>
    <w:rsid w:val="00D0120A"/>
    <w:rsid w:val="00D01C77"/>
    <w:rsid w:val="00D02274"/>
    <w:rsid w:val="00D02913"/>
    <w:rsid w:val="00D0349B"/>
    <w:rsid w:val="00D03847"/>
    <w:rsid w:val="00D039D9"/>
    <w:rsid w:val="00D03E43"/>
    <w:rsid w:val="00D03EC3"/>
    <w:rsid w:val="00D0418F"/>
    <w:rsid w:val="00D041D2"/>
    <w:rsid w:val="00D04564"/>
    <w:rsid w:val="00D049AD"/>
    <w:rsid w:val="00D04F71"/>
    <w:rsid w:val="00D051AB"/>
    <w:rsid w:val="00D05917"/>
    <w:rsid w:val="00D0594F"/>
    <w:rsid w:val="00D05C97"/>
    <w:rsid w:val="00D05DE3"/>
    <w:rsid w:val="00D05E27"/>
    <w:rsid w:val="00D06C75"/>
    <w:rsid w:val="00D07073"/>
    <w:rsid w:val="00D077E1"/>
    <w:rsid w:val="00D07A87"/>
    <w:rsid w:val="00D103BD"/>
    <w:rsid w:val="00D104E5"/>
    <w:rsid w:val="00D106CD"/>
    <w:rsid w:val="00D10A30"/>
    <w:rsid w:val="00D10E53"/>
    <w:rsid w:val="00D11952"/>
    <w:rsid w:val="00D11B37"/>
    <w:rsid w:val="00D11E47"/>
    <w:rsid w:val="00D1202C"/>
    <w:rsid w:val="00D12490"/>
    <w:rsid w:val="00D1377B"/>
    <w:rsid w:val="00D13F0D"/>
    <w:rsid w:val="00D14496"/>
    <w:rsid w:val="00D148A1"/>
    <w:rsid w:val="00D14DDE"/>
    <w:rsid w:val="00D15102"/>
    <w:rsid w:val="00D152BC"/>
    <w:rsid w:val="00D1768E"/>
    <w:rsid w:val="00D17F25"/>
    <w:rsid w:val="00D17F92"/>
    <w:rsid w:val="00D2014F"/>
    <w:rsid w:val="00D20744"/>
    <w:rsid w:val="00D20844"/>
    <w:rsid w:val="00D21406"/>
    <w:rsid w:val="00D21477"/>
    <w:rsid w:val="00D21850"/>
    <w:rsid w:val="00D21DDE"/>
    <w:rsid w:val="00D2229F"/>
    <w:rsid w:val="00D22402"/>
    <w:rsid w:val="00D22BE3"/>
    <w:rsid w:val="00D231CF"/>
    <w:rsid w:val="00D241EE"/>
    <w:rsid w:val="00D2472B"/>
    <w:rsid w:val="00D2480E"/>
    <w:rsid w:val="00D248B1"/>
    <w:rsid w:val="00D24C55"/>
    <w:rsid w:val="00D25CA4"/>
    <w:rsid w:val="00D26330"/>
    <w:rsid w:val="00D264A5"/>
    <w:rsid w:val="00D26849"/>
    <w:rsid w:val="00D26FCF"/>
    <w:rsid w:val="00D30341"/>
    <w:rsid w:val="00D308AC"/>
    <w:rsid w:val="00D30934"/>
    <w:rsid w:val="00D30D3F"/>
    <w:rsid w:val="00D30E07"/>
    <w:rsid w:val="00D314BC"/>
    <w:rsid w:val="00D32883"/>
    <w:rsid w:val="00D32FF7"/>
    <w:rsid w:val="00D3338C"/>
    <w:rsid w:val="00D3439D"/>
    <w:rsid w:val="00D34F90"/>
    <w:rsid w:val="00D3588B"/>
    <w:rsid w:val="00D35B00"/>
    <w:rsid w:val="00D35D87"/>
    <w:rsid w:val="00D36F2F"/>
    <w:rsid w:val="00D3768E"/>
    <w:rsid w:val="00D378C7"/>
    <w:rsid w:val="00D37D24"/>
    <w:rsid w:val="00D401A8"/>
    <w:rsid w:val="00D402AD"/>
    <w:rsid w:val="00D40BD9"/>
    <w:rsid w:val="00D41167"/>
    <w:rsid w:val="00D418DC"/>
    <w:rsid w:val="00D41952"/>
    <w:rsid w:val="00D41B8E"/>
    <w:rsid w:val="00D41BC2"/>
    <w:rsid w:val="00D42803"/>
    <w:rsid w:val="00D4286A"/>
    <w:rsid w:val="00D42C94"/>
    <w:rsid w:val="00D43850"/>
    <w:rsid w:val="00D448E9"/>
    <w:rsid w:val="00D44F3C"/>
    <w:rsid w:val="00D45091"/>
    <w:rsid w:val="00D45789"/>
    <w:rsid w:val="00D45868"/>
    <w:rsid w:val="00D45CA4"/>
    <w:rsid w:val="00D45F45"/>
    <w:rsid w:val="00D46414"/>
    <w:rsid w:val="00D46A1A"/>
    <w:rsid w:val="00D46D51"/>
    <w:rsid w:val="00D47402"/>
    <w:rsid w:val="00D4766A"/>
    <w:rsid w:val="00D478E7"/>
    <w:rsid w:val="00D50852"/>
    <w:rsid w:val="00D50938"/>
    <w:rsid w:val="00D50B6D"/>
    <w:rsid w:val="00D512A4"/>
    <w:rsid w:val="00D51364"/>
    <w:rsid w:val="00D516F7"/>
    <w:rsid w:val="00D51953"/>
    <w:rsid w:val="00D519BB"/>
    <w:rsid w:val="00D51A0E"/>
    <w:rsid w:val="00D51F28"/>
    <w:rsid w:val="00D52120"/>
    <w:rsid w:val="00D52E5C"/>
    <w:rsid w:val="00D5301E"/>
    <w:rsid w:val="00D534C7"/>
    <w:rsid w:val="00D53748"/>
    <w:rsid w:val="00D53E19"/>
    <w:rsid w:val="00D545DF"/>
    <w:rsid w:val="00D547D7"/>
    <w:rsid w:val="00D54FAF"/>
    <w:rsid w:val="00D55219"/>
    <w:rsid w:val="00D5545F"/>
    <w:rsid w:val="00D557B0"/>
    <w:rsid w:val="00D559A0"/>
    <w:rsid w:val="00D560EB"/>
    <w:rsid w:val="00D563F7"/>
    <w:rsid w:val="00D5643E"/>
    <w:rsid w:val="00D56C45"/>
    <w:rsid w:val="00D56EDF"/>
    <w:rsid w:val="00D57A08"/>
    <w:rsid w:val="00D57F72"/>
    <w:rsid w:val="00D60096"/>
    <w:rsid w:val="00D60486"/>
    <w:rsid w:val="00D60E03"/>
    <w:rsid w:val="00D61085"/>
    <w:rsid w:val="00D614DA"/>
    <w:rsid w:val="00D61951"/>
    <w:rsid w:val="00D61E72"/>
    <w:rsid w:val="00D62054"/>
    <w:rsid w:val="00D62531"/>
    <w:rsid w:val="00D63294"/>
    <w:rsid w:val="00D63315"/>
    <w:rsid w:val="00D63333"/>
    <w:rsid w:val="00D63341"/>
    <w:rsid w:val="00D63442"/>
    <w:rsid w:val="00D63B78"/>
    <w:rsid w:val="00D63D15"/>
    <w:rsid w:val="00D644A2"/>
    <w:rsid w:val="00D64B26"/>
    <w:rsid w:val="00D64B2E"/>
    <w:rsid w:val="00D665EA"/>
    <w:rsid w:val="00D66732"/>
    <w:rsid w:val="00D66AA7"/>
    <w:rsid w:val="00D66EF1"/>
    <w:rsid w:val="00D67727"/>
    <w:rsid w:val="00D678A0"/>
    <w:rsid w:val="00D67BD2"/>
    <w:rsid w:val="00D67D25"/>
    <w:rsid w:val="00D702E8"/>
    <w:rsid w:val="00D7091E"/>
    <w:rsid w:val="00D70D82"/>
    <w:rsid w:val="00D70E63"/>
    <w:rsid w:val="00D70E8E"/>
    <w:rsid w:val="00D717FA"/>
    <w:rsid w:val="00D722A7"/>
    <w:rsid w:val="00D7248D"/>
    <w:rsid w:val="00D72EED"/>
    <w:rsid w:val="00D731D8"/>
    <w:rsid w:val="00D73D5E"/>
    <w:rsid w:val="00D7409E"/>
    <w:rsid w:val="00D745DD"/>
    <w:rsid w:val="00D745FE"/>
    <w:rsid w:val="00D74F7D"/>
    <w:rsid w:val="00D76932"/>
    <w:rsid w:val="00D776DD"/>
    <w:rsid w:val="00D800C2"/>
    <w:rsid w:val="00D80342"/>
    <w:rsid w:val="00D80F15"/>
    <w:rsid w:val="00D80F77"/>
    <w:rsid w:val="00D81783"/>
    <w:rsid w:val="00D822F9"/>
    <w:rsid w:val="00D82CBB"/>
    <w:rsid w:val="00D82EE5"/>
    <w:rsid w:val="00D82FD6"/>
    <w:rsid w:val="00D83022"/>
    <w:rsid w:val="00D83E46"/>
    <w:rsid w:val="00D83F83"/>
    <w:rsid w:val="00D8457A"/>
    <w:rsid w:val="00D84713"/>
    <w:rsid w:val="00D84D5A"/>
    <w:rsid w:val="00D84DC4"/>
    <w:rsid w:val="00D8576B"/>
    <w:rsid w:val="00D85FD0"/>
    <w:rsid w:val="00D86359"/>
    <w:rsid w:val="00D86573"/>
    <w:rsid w:val="00D86ABB"/>
    <w:rsid w:val="00D86CE7"/>
    <w:rsid w:val="00D87B7C"/>
    <w:rsid w:val="00D90D2C"/>
    <w:rsid w:val="00D90EA6"/>
    <w:rsid w:val="00D91750"/>
    <w:rsid w:val="00D91961"/>
    <w:rsid w:val="00D927FE"/>
    <w:rsid w:val="00D9310A"/>
    <w:rsid w:val="00D93386"/>
    <w:rsid w:val="00D93756"/>
    <w:rsid w:val="00D93A3D"/>
    <w:rsid w:val="00D93BE9"/>
    <w:rsid w:val="00D944C2"/>
    <w:rsid w:val="00D95C53"/>
    <w:rsid w:val="00D95F72"/>
    <w:rsid w:val="00D96A35"/>
    <w:rsid w:val="00D96FF3"/>
    <w:rsid w:val="00DA01B0"/>
    <w:rsid w:val="00DA02AB"/>
    <w:rsid w:val="00DA02D4"/>
    <w:rsid w:val="00DA10CF"/>
    <w:rsid w:val="00DA128A"/>
    <w:rsid w:val="00DA1AFA"/>
    <w:rsid w:val="00DA25C3"/>
    <w:rsid w:val="00DA2947"/>
    <w:rsid w:val="00DA2D76"/>
    <w:rsid w:val="00DA4061"/>
    <w:rsid w:val="00DA452D"/>
    <w:rsid w:val="00DA4C75"/>
    <w:rsid w:val="00DA4E43"/>
    <w:rsid w:val="00DA4E53"/>
    <w:rsid w:val="00DA53CA"/>
    <w:rsid w:val="00DA5660"/>
    <w:rsid w:val="00DA5FF8"/>
    <w:rsid w:val="00DA7540"/>
    <w:rsid w:val="00DA7C43"/>
    <w:rsid w:val="00DB0144"/>
    <w:rsid w:val="00DB0172"/>
    <w:rsid w:val="00DB044B"/>
    <w:rsid w:val="00DB0548"/>
    <w:rsid w:val="00DB25F1"/>
    <w:rsid w:val="00DB2EEE"/>
    <w:rsid w:val="00DB3554"/>
    <w:rsid w:val="00DB3E42"/>
    <w:rsid w:val="00DB3E60"/>
    <w:rsid w:val="00DB436D"/>
    <w:rsid w:val="00DB4906"/>
    <w:rsid w:val="00DB560B"/>
    <w:rsid w:val="00DB5F47"/>
    <w:rsid w:val="00DB6076"/>
    <w:rsid w:val="00DB60CF"/>
    <w:rsid w:val="00DB6EB9"/>
    <w:rsid w:val="00DB74F0"/>
    <w:rsid w:val="00DB7D06"/>
    <w:rsid w:val="00DB7E10"/>
    <w:rsid w:val="00DB7EAB"/>
    <w:rsid w:val="00DC023C"/>
    <w:rsid w:val="00DC05FC"/>
    <w:rsid w:val="00DC0675"/>
    <w:rsid w:val="00DC0894"/>
    <w:rsid w:val="00DC099E"/>
    <w:rsid w:val="00DC0C91"/>
    <w:rsid w:val="00DC1C80"/>
    <w:rsid w:val="00DC267A"/>
    <w:rsid w:val="00DC32E3"/>
    <w:rsid w:val="00DC335D"/>
    <w:rsid w:val="00DC3D08"/>
    <w:rsid w:val="00DC4AFF"/>
    <w:rsid w:val="00DC4BCC"/>
    <w:rsid w:val="00DC57AA"/>
    <w:rsid w:val="00DC5912"/>
    <w:rsid w:val="00DC5C68"/>
    <w:rsid w:val="00DC5E11"/>
    <w:rsid w:val="00DC6B79"/>
    <w:rsid w:val="00DC7492"/>
    <w:rsid w:val="00DC78A3"/>
    <w:rsid w:val="00DD13A2"/>
    <w:rsid w:val="00DD18D0"/>
    <w:rsid w:val="00DD1B4F"/>
    <w:rsid w:val="00DD1EA2"/>
    <w:rsid w:val="00DD1EB7"/>
    <w:rsid w:val="00DD2C61"/>
    <w:rsid w:val="00DD30D9"/>
    <w:rsid w:val="00DD3147"/>
    <w:rsid w:val="00DD32C7"/>
    <w:rsid w:val="00DD3600"/>
    <w:rsid w:val="00DD3E3C"/>
    <w:rsid w:val="00DD444B"/>
    <w:rsid w:val="00DD4A18"/>
    <w:rsid w:val="00DD4D83"/>
    <w:rsid w:val="00DD51A2"/>
    <w:rsid w:val="00DD5349"/>
    <w:rsid w:val="00DD566E"/>
    <w:rsid w:val="00DD5D0B"/>
    <w:rsid w:val="00DD678C"/>
    <w:rsid w:val="00DD6797"/>
    <w:rsid w:val="00DD6E57"/>
    <w:rsid w:val="00DD6F71"/>
    <w:rsid w:val="00DD7260"/>
    <w:rsid w:val="00DD77B0"/>
    <w:rsid w:val="00DD78AF"/>
    <w:rsid w:val="00DD7ACC"/>
    <w:rsid w:val="00DE0133"/>
    <w:rsid w:val="00DE02D7"/>
    <w:rsid w:val="00DE05F6"/>
    <w:rsid w:val="00DE0812"/>
    <w:rsid w:val="00DE087D"/>
    <w:rsid w:val="00DE0CB7"/>
    <w:rsid w:val="00DE0DBC"/>
    <w:rsid w:val="00DE1ED9"/>
    <w:rsid w:val="00DE221E"/>
    <w:rsid w:val="00DE2532"/>
    <w:rsid w:val="00DE2D4E"/>
    <w:rsid w:val="00DE2F00"/>
    <w:rsid w:val="00DE3F99"/>
    <w:rsid w:val="00DE4A12"/>
    <w:rsid w:val="00DE4DE1"/>
    <w:rsid w:val="00DE5067"/>
    <w:rsid w:val="00DE53D8"/>
    <w:rsid w:val="00DE567E"/>
    <w:rsid w:val="00DE5959"/>
    <w:rsid w:val="00DE5A2A"/>
    <w:rsid w:val="00DE6BE8"/>
    <w:rsid w:val="00DE7A4C"/>
    <w:rsid w:val="00DE7ABF"/>
    <w:rsid w:val="00DE7CB6"/>
    <w:rsid w:val="00DF03FD"/>
    <w:rsid w:val="00DF06AA"/>
    <w:rsid w:val="00DF06B4"/>
    <w:rsid w:val="00DF0735"/>
    <w:rsid w:val="00DF0806"/>
    <w:rsid w:val="00DF08DC"/>
    <w:rsid w:val="00DF0A45"/>
    <w:rsid w:val="00DF0D53"/>
    <w:rsid w:val="00DF0D5E"/>
    <w:rsid w:val="00DF0F18"/>
    <w:rsid w:val="00DF10A3"/>
    <w:rsid w:val="00DF185B"/>
    <w:rsid w:val="00DF1D27"/>
    <w:rsid w:val="00DF1DE7"/>
    <w:rsid w:val="00DF269D"/>
    <w:rsid w:val="00DF26B6"/>
    <w:rsid w:val="00DF26D0"/>
    <w:rsid w:val="00DF31A4"/>
    <w:rsid w:val="00DF3CDD"/>
    <w:rsid w:val="00DF4F0A"/>
    <w:rsid w:val="00DF5B23"/>
    <w:rsid w:val="00DF66A8"/>
    <w:rsid w:val="00DF6932"/>
    <w:rsid w:val="00DF6B18"/>
    <w:rsid w:val="00DF6BAF"/>
    <w:rsid w:val="00DF6D1C"/>
    <w:rsid w:val="00DF7192"/>
    <w:rsid w:val="00DF71E6"/>
    <w:rsid w:val="00DF783D"/>
    <w:rsid w:val="00DF7F5E"/>
    <w:rsid w:val="00E00636"/>
    <w:rsid w:val="00E00B80"/>
    <w:rsid w:val="00E00EDC"/>
    <w:rsid w:val="00E011E8"/>
    <w:rsid w:val="00E0160B"/>
    <w:rsid w:val="00E01811"/>
    <w:rsid w:val="00E01C50"/>
    <w:rsid w:val="00E01FA6"/>
    <w:rsid w:val="00E02330"/>
    <w:rsid w:val="00E024AC"/>
    <w:rsid w:val="00E02553"/>
    <w:rsid w:val="00E025D0"/>
    <w:rsid w:val="00E03121"/>
    <w:rsid w:val="00E03130"/>
    <w:rsid w:val="00E0339C"/>
    <w:rsid w:val="00E03C6D"/>
    <w:rsid w:val="00E04742"/>
    <w:rsid w:val="00E04FBA"/>
    <w:rsid w:val="00E0516C"/>
    <w:rsid w:val="00E05485"/>
    <w:rsid w:val="00E05A8B"/>
    <w:rsid w:val="00E06345"/>
    <w:rsid w:val="00E066C5"/>
    <w:rsid w:val="00E06E96"/>
    <w:rsid w:val="00E07616"/>
    <w:rsid w:val="00E078C4"/>
    <w:rsid w:val="00E07999"/>
    <w:rsid w:val="00E1013A"/>
    <w:rsid w:val="00E10AF0"/>
    <w:rsid w:val="00E1183F"/>
    <w:rsid w:val="00E11A66"/>
    <w:rsid w:val="00E11AFE"/>
    <w:rsid w:val="00E12849"/>
    <w:rsid w:val="00E12CB4"/>
    <w:rsid w:val="00E12D25"/>
    <w:rsid w:val="00E13ECB"/>
    <w:rsid w:val="00E1407B"/>
    <w:rsid w:val="00E1515C"/>
    <w:rsid w:val="00E15762"/>
    <w:rsid w:val="00E15855"/>
    <w:rsid w:val="00E16C0D"/>
    <w:rsid w:val="00E176F4"/>
    <w:rsid w:val="00E2007F"/>
    <w:rsid w:val="00E20310"/>
    <w:rsid w:val="00E20388"/>
    <w:rsid w:val="00E2055A"/>
    <w:rsid w:val="00E21057"/>
    <w:rsid w:val="00E2108E"/>
    <w:rsid w:val="00E2199D"/>
    <w:rsid w:val="00E21E9B"/>
    <w:rsid w:val="00E22231"/>
    <w:rsid w:val="00E222C8"/>
    <w:rsid w:val="00E22CFD"/>
    <w:rsid w:val="00E22D84"/>
    <w:rsid w:val="00E22EED"/>
    <w:rsid w:val="00E236A5"/>
    <w:rsid w:val="00E23A4D"/>
    <w:rsid w:val="00E23F78"/>
    <w:rsid w:val="00E244EA"/>
    <w:rsid w:val="00E248CB"/>
    <w:rsid w:val="00E24A1B"/>
    <w:rsid w:val="00E2589F"/>
    <w:rsid w:val="00E25C50"/>
    <w:rsid w:val="00E27591"/>
    <w:rsid w:val="00E275FB"/>
    <w:rsid w:val="00E27DAA"/>
    <w:rsid w:val="00E27F4D"/>
    <w:rsid w:val="00E30437"/>
    <w:rsid w:val="00E30A15"/>
    <w:rsid w:val="00E31659"/>
    <w:rsid w:val="00E3165A"/>
    <w:rsid w:val="00E31BFF"/>
    <w:rsid w:val="00E32507"/>
    <w:rsid w:val="00E3285D"/>
    <w:rsid w:val="00E32B6E"/>
    <w:rsid w:val="00E330A1"/>
    <w:rsid w:val="00E33138"/>
    <w:rsid w:val="00E335CC"/>
    <w:rsid w:val="00E33A1A"/>
    <w:rsid w:val="00E34432"/>
    <w:rsid w:val="00E34A92"/>
    <w:rsid w:val="00E34EAC"/>
    <w:rsid w:val="00E35882"/>
    <w:rsid w:val="00E358BF"/>
    <w:rsid w:val="00E35A8C"/>
    <w:rsid w:val="00E35D53"/>
    <w:rsid w:val="00E36028"/>
    <w:rsid w:val="00E36881"/>
    <w:rsid w:val="00E368D3"/>
    <w:rsid w:val="00E3692B"/>
    <w:rsid w:val="00E40076"/>
    <w:rsid w:val="00E4083E"/>
    <w:rsid w:val="00E40F23"/>
    <w:rsid w:val="00E41097"/>
    <w:rsid w:val="00E4254A"/>
    <w:rsid w:val="00E43008"/>
    <w:rsid w:val="00E43B9B"/>
    <w:rsid w:val="00E440F3"/>
    <w:rsid w:val="00E44445"/>
    <w:rsid w:val="00E4450B"/>
    <w:rsid w:val="00E44764"/>
    <w:rsid w:val="00E4508F"/>
    <w:rsid w:val="00E4538F"/>
    <w:rsid w:val="00E4647C"/>
    <w:rsid w:val="00E47397"/>
    <w:rsid w:val="00E474ED"/>
    <w:rsid w:val="00E47CB9"/>
    <w:rsid w:val="00E50E99"/>
    <w:rsid w:val="00E513F1"/>
    <w:rsid w:val="00E515C2"/>
    <w:rsid w:val="00E5173C"/>
    <w:rsid w:val="00E5271E"/>
    <w:rsid w:val="00E52903"/>
    <w:rsid w:val="00E52B32"/>
    <w:rsid w:val="00E52CDB"/>
    <w:rsid w:val="00E53909"/>
    <w:rsid w:val="00E53A69"/>
    <w:rsid w:val="00E53A73"/>
    <w:rsid w:val="00E53B41"/>
    <w:rsid w:val="00E53F81"/>
    <w:rsid w:val="00E54886"/>
    <w:rsid w:val="00E55C7B"/>
    <w:rsid w:val="00E561D9"/>
    <w:rsid w:val="00E56361"/>
    <w:rsid w:val="00E568D3"/>
    <w:rsid w:val="00E576CB"/>
    <w:rsid w:val="00E579E6"/>
    <w:rsid w:val="00E60D21"/>
    <w:rsid w:val="00E610E9"/>
    <w:rsid w:val="00E611DD"/>
    <w:rsid w:val="00E62C75"/>
    <w:rsid w:val="00E62EB2"/>
    <w:rsid w:val="00E636C1"/>
    <w:rsid w:val="00E63885"/>
    <w:rsid w:val="00E64CE8"/>
    <w:rsid w:val="00E6567C"/>
    <w:rsid w:val="00E65813"/>
    <w:rsid w:val="00E66352"/>
    <w:rsid w:val="00E66370"/>
    <w:rsid w:val="00E6656A"/>
    <w:rsid w:val="00E6661F"/>
    <w:rsid w:val="00E66716"/>
    <w:rsid w:val="00E66B40"/>
    <w:rsid w:val="00E66F41"/>
    <w:rsid w:val="00E670F8"/>
    <w:rsid w:val="00E67C64"/>
    <w:rsid w:val="00E7049F"/>
    <w:rsid w:val="00E70CE5"/>
    <w:rsid w:val="00E71965"/>
    <w:rsid w:val="00E72891"/>
    <w:rsid w:val="00E72CB8"/>
    <w:rsid w:val="00E72D5A"/>
    <w:rsid w:val="00E73443"/>
    <w:rsid w:val="00E73881"/>
    <w:rsid w:val="00E73BEE"/>
    <w:rsid w:val="00E74BD1"/>
    <w:rsid w:val="00E74BDC"/>
    <w:rsid w:val="00E75331"/>
    <w:rsid w:val="00E755E6"/>
    <w:rsid w:val="00E75618"/>
    <w:rsid w:val="00E75C3E"/>
    <w:rsid w:val="00E76364"/>
    <w:rsid w:val="00E7696B"/>
    <w:rsid w:val="00E76FEC"/>
    <w:rsid w:val="00E777BE"/>
    <w:rsid w:val="00E77F48"/>
    <w:rsid w:val="00E80497"/>
    <w:rsid w:val="00E80C51"/>
    <w:rsid w:val="00E80CDF"/>
    <w:rsid w:val="00E810EB"/>
    <w:rsid w:val="00E8162F"/>
    <w:rsid w:val="00E816BA"/>
    <w:rsid w:val="00E81A36"/>
    <w:rsid w:val="00E81C27"/>
    <w:rsid w:val="00E81C6F"/>
    <w:rsid w:val="00E81F11"/>
    <w:rsid w:val="00E81F5F"/>
    <w:rsid w:val="00E81FEC"/>
    <w:rsid w:val="00E8210D"/>
    <w:rsid w:val="00E82F18"/>
    <w:rsid w:val="00E83106"/>
    <w:rsid w:val="00E832A1"/>
    <w:rsid w:val="00E8372C"/>
    <w:rsid w:val="00E83A32"/>
    <w:rsid w:val="00E83AD0"/>
    <w:rsid w:val="00E84234"/>
    <w:rsid w:val="00E848F1"/>
    <w:rsid w:val="00E84C1C"/>
    <w:rsid w:val="00E85287"/>
    <w:rsid w:val="00E855AC"/>
    <w:rsid w:val="00E85C37"/>
    <w:rsid w:val="00E85C54"/>
    <w:rsid w:val="00E862C9"/>
    <w:rsid w:val="00E8689A"/>
    <w:rsid w:val="00E86A5E"/>
    <w:rsid w:val="00E879E4"/>
    <w:rsid w:val="00E87F22"/>
    <w:rsid w:val="00E9031A"/>
    <w:rsid w:val="00E90351"/>
    <w:rsid w:val="00E91385"/>
    <w:rsid w:val="00E91449"/>
    <w:rsid w:val="00E91613"/>
    <w:rsid w:val="00E9194F"/>
    <w:rsid w:val="00E92097"/>
    <w:rsid w:val="00E923C8"/>
    <w:rsid w:val="00E924A9"/>
    <w:rsid w:val="00E92AF5"/>
    <w:rsid w:val="00E92CF6"/>
    <w:rsid w:val="00E93874"/>
    <w:rsid w:val="00E9389F"/>
    <w:rsid w:val="00E93B98"/>
    <w:rsid w:val="00E93D13"/>
    <w:rsid w:val="00E93EA4"/>
    <w:rsid w:val="00E945DE"/>
    <w:rsid w:val="00E95044"/>
    <w:rsid w:val="00E950AD"/>
    <w:rsid w:val="00E95327"/>
    <w:rsid w:val="00E95EC3"/>
    <w:rsid w:val="00E963FF"/>
    <w:rsid w:val="00E97B2C"/>
    <w:rsid w:val="00E97B62"/>
    <w:rsid w:val="00EA0278"/>
    <w:rsid w:val="00EA0341"/>
    <w:rsid w:val="00EA05C5"/>
    <w:rsid w:val="00EA09C5"/>
    <w:rsid w:val="00EA10CD"/>
    <w:rsid w:val="00EA179F"/>
    <w:rsid w:val="00EA1880"/>
    <w:rsid w:val="00EA18F0"/>
    <w:rsid w:val="00EA1F6D"/>
    <w:rsid w:val="00EA20CD"/>
    <w:rsid w:val="00EA22BB"/>
    <w:rsid w:val="00EA285F"/>
    <w:rsid w:val="00EA2CB6"/>
    <w:rsid w:val="00EA32C4"/>
    <w:rsid w:val="00EA3DB3"/>
    <w:rsid w:val="00EA4288"/>
    <w:rsid w:val="00EA491F"/>
    <w:rsid w:val="00EA50D4"/>
    <w:rsid w:val="00EA5197"/>
    <w:rsid w:val="00EA5835"/>
    <w:rsid w:val="00EA5D20"/>
    <w:rsid w:val="00EA6359"/>
    <w:rsid w:val="00EA6391"/>
    <w:rsid w:val="00EA66EB"/>
    <w:rsid w:val="00EA6822"/>
    <w:rsid w:val="00EA7926"/>
    <w:rsid w:val="00EB0167"/>
    <w:rsid w:val="00EB05A0"/>
    <w:rsid w:val="00EB0650"/>
    <w:rsid w:val="00EB0F03"/>
    <w:rsid w:val="00EB0FF5"/>
    <w:rsid w:val="00EB12D3"/>
    <w:rsid w:val="00EB145C"/>
    <w:rsid w:val="00EB1841"/>
    <w:rsid w:val="00EB189A"/>
    <w:rsid w:val="00EB3923"/>
    <w:rsid w:val="00EB399B"/>
    <w:rsid w:val="00EB4060"/>
    <w:rsid w:val="00EB42CF"/>
    <w:rsid w:val="00EB4A96"/>
    <w:rsid w:val="00EB4EFB"/>
    <w:rsid w:val="00EB51D9"/>
    <w:rsid w:val="00EB5415"/>
    <w:rsid w:val="00EB5B3E"/>
    <w:rsid w:val="00EB5EB0"/>
    <w:rsid w:val="00EB640A"/>
    <w:rsid w:val="00EB6B95"/>
    <w:rsid w:val="00EB72B0"/>
    <w:rsid w:val="00EB7312"/>
    <w:rsid w:val="00EB73C7"/>
    <w:rsid w:val="00EB753D"/>
    <w:rsid w:val="00EB7A8C"/>
    <w:rsid w:val="00EC0826"/>
    <w:rsid w:val="00EC0D10"/>
    <w:rsid w:val="00EC0FF9"/>
    <w:rsid w:val="00EC157E"/>
    <w:rsid w:val="00EC20DD"/>
    <w:rsid w:val="00EC2A59"/>
    <w:rsid w:val="00EC2DB0"/>
    <w:rsid w:val="00EC34FD"/>
    <w:rsid w:val="00EC3E22"/>
    <w:rsid w:val="00EC3F1C"/>
    <w:rsid w:val="00EC58C6"/>
    <w:rsid w:val="00EC5982"/>
    <w:rsid w:val="00EC5E03"/>
    <w:rsid w:val="00EC63AF"/>
    <w:rsid w:val="00EC7116"/>
    <w:rsid w:val="00EC7281"/>
    <w:rsid w:val="00EC7CBC"/>
    <w:rsid w:val="00EC7F2A"/>
    <w:rsid w:val="00ED03BB"/>
    <w:rsid w:val="00ED0533"/>
    <w:rsid w:val="00ED0D0D"/>
    <w:rsid w:val="00ED11EE"/>
    <w:rsid w:val="00ED1A8E"/>
    <w:rsid w:val="00ED1F33"/>
    <w:rsid w:val="00ED23C8"/>
    <w:rsid w:val="00ED26F3"/>
    <w:rsid w:val="00ED2F1E"/>
    <w:rsid w:val="00ED31D2"/>
    <w:rsid w:val="00ED3BE9"/>
    <w:rsid w:val="00ED4889"/>
    <w:rsid w:val="00ED4DC4"/>
    <w:rsid w:val="00ED6509"/>
    <w:rsid w:val="00ED6C44"/>
    <w:rsid w:val="00ED6E43"/>
    <w:rsid w:val="00ED7268"/>
    <w:rsid w:val="00ED7882"/>
    <w:rsid w:val="00ED7B50"/>
    <w:rsid w:val="00EE0144"/>
    <w:rsid w:val="00EE0839"/>
    <w:rsid w:val="00EE0AE4"/>
    <w:rsid w:val="00EE1170"/>
    <w:rsid w:val="00EE124A"/>
    <w:rsid w:val="00EE14DE"/>
    <w:rsid w:val="00EE2A52"/>
    <w:rsid w:val="00EE2BFD"/>
    <w:rsid w:val="00EE33D3"/>
    <w:rsid w:val="00EE34D7"/>
    <w:rsid w:val="00EE38AE"/>
    <w:rsid w:val="00EE4A89"/>
    <w:rsid w:val="00EE5932"/>
    <w:rsid w:val="00EE5F05"/>
    <w:rsid w:val="00EE64FC"/>
    <w:rsid w:val="00EE6A6E"/>
    <w:rsid w:val="00EE6BC7"/>
    <w:rsid w:val="00EE753F"/>
    <w:rsid w:val="00EE797C"/>
    <w:rsid w:val="00EF077F"/>
    <w:rsid w:val="00EF12F8"/>
    <w:rsid w:val="00EF151B"/>
    <w:rsid w:val="00EF1D38"/>
    <w:rsid w:val="00EF1D5A"/>
    <w:rsid w:val="00EF2349"/>
    <w:rsid w:val="00EF2A8A"/>
    <w:rsid w:val="00EF3CE5"/>
    <w:rsid w:val="00EF3D1A"/>
    <w:rsid w:val="00EF4063"/>
    <w:rsid w:val="00EF54E8"/>
    <w:rsid w:val="00EF5785"/>
    <w:rsid w:val="00EF5984"/>
    <w:rsid w:val="00EF5BE7"/>
    <w:rsid w:val="00EF6266"/>
    <w:rsid w:val="00EF6F78"/>
    <w:rsid w:val="00EF74B6"/>
    <w:rsid w:val="00EF78FE"/>
    <w:rsid w:val="00EF7950"/>
    <w:rsid w:val="00EF7983"/>
    <w:rsid w:val="00EF7BF1"/>
    <w:rsid w:val="00EF7E7F"/>
    <w:rsid w:val="00F00394"/>
    <w:rsid w:val="00F003D2"/>
    <w:rsid w:val="00F0054B"/>
    <w:rsid w:val="00F00DB2"/>
    <w:rsid w:val="00F01357"/>
    <w:rsid w:val="00F0147A"/>
    <w:rsid w:val="00F01B37"/>
    <w:rsid w:val="00F02646"/>
    <w:rsid w:val="00F02BAB"/>
    <w:rsid w:val="00F02CC4"/>
    <w:rsid w:val="00F02CF8"/>
    <w:rsid w:val="00F02DB6"/>
    <w:rsid w:val="00F02F60"/>
    <w:rsid w:val="00F036F4"/>
    <w:rsid w:val="00F03D33"/>
    <w:rsid w:val="00F04037"/>
    <w:rsid w:val="00F04FF3"/>
    <w:rsid w:val="00F051A1"/>
    <w:rsid w:val="00F0528C"/>
    <w:rsid w:val="00F0558B"/>
    <w:rsid w:val="00F06EE0"/>
    <w:rsid w:val="00F071E4"/>
    <w:rsid w:val="00F07BFB"/>
    <w:rsid w:val="00F10DC1"/>
    <w:rsid w:val="00F11051"/>
    <w:rsid w:val="00F11157"/>
    <w:rsid w:val="00F113C9"/>
    <w:rsid w:val="00F114CE"/>
    <w:rsid w:val="00F11586"/>
    <w:rsid w:val="00F1184E"/>
    <w:rsid w:val="00F11B9D"/>
    <w:rsid w:val="00F139CA"/>
    <w:rsid w:val="00F13C5A"/>
    <w:rsid w:val="00F13D94"/>
    <w:rsid w:val="00F13E13"/>
    <w:rsid w:val="00F13FF4"/>
    <w:rsid w:val="00F142AB"/>
    <w:rsid w:val="00F14536"/>
    <w:rsid w:val="00F147C2"/>
    <w:rsid w:val="00F153EF"/>
    <w:rsid w:val="00F15FBB"/>
    <w:rsid w:val="00F16C5A"/>
    <w:rsid w:val="00F1711C"/>
    <w:rsid w:val="00F1783B"/>
    <w:rsid w:val="00F17A5B"/>
    <w:rsid w:val="00F17D91"/>
    <w:rsid w:val="00F200EB"/>
    <w:rsid w:val="00F20A73"/>
    <w:rsid w:val="00F21978"/>
    <w:rsid w:val="00F21D66"/>
    <w:rsid w:val="00F222D9"/>
    <w:rsid w:val="00F23E58"/>
    <w:rsid w:val="00F24424"/>
    <w:rsid w:val="00F2447F"/>
    <w:rsid w:val="00F246D0"/>
    <w:rsid w:val="00F24765"/>
    <w:rsid w:val="00F2478F"/>
    <w:rsid w:val="00F2483E"/>
    <w:rsid w:val="00F24964"/>
    <w:rsid w:val="00F24D8D"/>
    <w:rsid w:val="00F25593"/>
    <w:rsid w:val="00F25A75"/>
    <w:rsid w:val="00F25BBB"/>
    <w:rsid w:val="00F2628E"/>
    <w:rsid w:val="00F26440"/>
    <w:rsid w:val="00F268CB"/>
    <w:rsid w:val="00F27802"/>
    <w:rsid w:val="00F27CF2"/>
    <w:rsid w:val="00F302A3"/>
    <w:rsid w:val="00F3038E"/>
    <w:rsid w:val="00F3082C"/>
    <w:rsid w:val="00F312A8"/>
    <w:rsid w:val="00F31380"/>
    <w:rsid w:val="00F3138E"/>
    <w:rsid w:val="00F31537"/>
    <w:rsid w:val="00F319BA"/>
    <w:rsid w:val="00F322AB"/>
    <w:rsid w:val="00F323CF"/>
    <w:rsid w:val="00F33033"/>
    <w:rsid w:val="00F33339"/>
    <w:rsid w:val="00F337B3"/>
    <w:rsid w:val="00F33944"/>
    <w:rsid w:val="00F33AA4"/>
    <w:rsid w:val="00F34021"/>
    <w:rsid w:val="00F34265"/>
    <w:rsid w:val="00F3566A"/>
    <w:rsid w:val="00F357E1"/>
    <w:rsid w:val="00F35E64"/>
    <w:rsid w:val="00F362EA"/>
    <w:rsid w:val="00F364AD"/>
    <w:rsid w:val="00F365B5"/>
    <w:rsid w:val="00F3706B"/>
    <w:rsid w:val="00F37556"/>
    <w:rsid w:val="00F37EE0"/>
    <w:rsid w:val="00F401BD"/>
    <w:rsid w:val="00F40EFE"/>
    <w:rsid w:val="00F41238"/>
    <w:rsid w:val="00F41430"/>
    <w:rsid w:val="00F42215"/>
    <w:rsid w:val="00F42278"/>
    <w:rsid w:val="00F42555"/>
    <w:rsid w:val="00F445FE"/>
    <w:rsid w:val="00F446EA"/>
    <w:rsid w:val="00F44728"/>
    <w:rsid w:val="00F44C0D"/>
    <w:rsid w:val="00F450DA"/>
    <w:rsid w:val="00F45102"/>
    <w:rsid w:val="00F45B74"/>
    <w:rsid w:val="00F46AF6"/>
    <w:rsid w:val="00F46C57"/>
    <w:rsid w:val="00F471FA"/>
    <w:rsid w:val="00F47F45"/>
    <w:rsid w:val="00F5033D"/>
    <w:rsid w:val="00F5118A"/>
    <w:rsid w:val="00F51B74"/>
    <w:rsid w:val="00F51DEA"/>
    <w:rsid w:val="00F5214E"/>
    <w:rsid w:val="00F52213"/>
    <w:rsid w:val="00F526E3"/>
    <w:rsid w:val="00F5283A"/>
    <w:rsid w:val="00F52C23"/>
    <w:rsid w:val="00F531CA"/>
    <w:rsid w:val="00F531ED"/>
    <w:rsid w:val="00F538AE"/>
    <w:rsid w:val="00F54B50"/>
    <w:rsid w:val="00F54C09"/>
    <w:rsid w:val="00F54F75"/>
    <w:rsid w:val="00F55444"/>
    <w:rsid w:val="00F55621"/>
    <w:rsid w:val="00F55A67"/>
    <w:rsid w:val="00F56176"/>
    <w:rsid w:val="00F56A6C"/>
    <w:rsid w:val="00F5707A"/>
    <w:rsid w:val="00F57550"/>
    <w:rsid w:val="00F57B6B"/>
    <w:rsid w:val="00F614A9"/>
    <w:rsid w:val="00F615F7"/>
    <w:rsid w:val="00F62D73"/>
    <w:rsid w:val="00F62F03"/>
    <w:rsid w:val="00F633A3"/>
    <w:rsid w:val="00F6406E"/>
    <w:rsid w:val="00F64282"/>
    <w:rsid w:val="00F64999"/>
    <w:rsid w:val="00F651CD"/>
    <w:rsid w:val="00F65200"/>
    <w:rsid w:val="00F65F2D"/>
    <w:rsid w:val="00F6608F"/>
    <w:rsid w:val="00F6639A"/>
    <w:rsid w:val="00F6648B"/>
    <w:rsid w:val="00F66868"/>
    <w:rsid w:val="00F668F6"/>
    <w:rsid w:val="00F708A8"/>
    <w:rsid w:val="00F708EB"/>
    <w:rsid w:val="00F708F8"/>
    <w:rsid w:val="00F71303"/>
    <w:rsid w:val="00F71788"/>
    <w:rsid w:val="00F7184B"/>
    <w:rsid w:val="00F726D3"/>
    <w:rsid w:val="00F72E68"/>
    <w:rsid w:val="00F73A8D"/>
    <w:rsid w:val="00F73F8B"/>
    <w:rsid w:val="00F7419B"/>
    <w:rsid w:val="00F741AD"/>
    <w:rsid w:val="00F74AC7"/>
    <w:rsid w:val="00F74CC5"/>
    <w:rsid w:val="00F74D10"/>
    <w:rsid w:val="00F76C55"/>
    <w:rsid w:val="00F76EAC"/>
    <w:rsid w:val="00F81721"/>
    <w:rsid w:val="00F82781"/>
    <w:rsid w:val="00F827A7"/>
    <w:rsid w:val="00F82AB2"/>
    <w:rsid w:val="00F8386A"/>
    <w:rsid w:val="00F838FE"/>
    <w:rsid w:val="00F83E7F"/>
    <w:rsid w:val="00F84437"/>
    <w:rsid w:val="00F8467F"/>
    <w:rsid w:val="00F84997"/>
    <w:rsid w:val="00F84E18"/>
    <w:rsid w:val="00F8554A"/>
    <w:rsid w:val="00F856B5"/>
    <w:rsid w:val="00F85A72"/>
    <w:rsid w:val="00F85EF2"/>
    <w:rsid w:val="00F861E0"/>
    <w:rsid w:val="00F871AF"/>
    <w:rsid w:val="00F87705"/>
    <w:rsid w:val="00F879DF"/>
    <w:rsid w:val="00F901F2"/>
    <w:rsid w:val="00F90201"/>
    <w:rsid w:val="00F91047"/>
    <w:rsid w:val="00F9177C"/>
    <w:rsid w:val="00F91D06"/>
    <w:rsid w:val="00F92815"/>
    <w:rsid w:val="00F937D2"/>
    <w:rsid w:val="00F9381A"/>
    <w:rsid w:val="00F93D34"/>
    <w:rsid w:val="00F9403B"/>
    <w:rsid w:val="00F9408D"/>
    <w:rsid w:val="00F941B2"/>
    <w:rsid w:val="00F94230"/>
    <w:rsid w:val="00F94344"/>
    <w:rsid w:val="00F94BD2"/>
    <w:rsid w:val="00F95B63"/>
    <w:rsid w:val="00F95F29"/>
    <w:rsid w:val="00F96A0A"/>
    <w:rsid w:val="00F96F44"/>
    <w:rsid w:val="00F971FD"/>
    <w:rsid w:val="00F97531"/>
    <w:rsid w:val="00FA0539"/>
    <w:rsid w:val="00FA066F"/>
    <w:rsid w:val="00FA0F09"/>
    <w:rsid w:val="00FA10B0"/>
    <w:rsid w:val="00FA18FA"/>
    <w:rsid w:val="00FA1912"/>
    <w:rsid w:val="00FA26AE"/>
    <w:rsid w:val="00FA2DBA"/>
    <w:rsid w:val="00FA2E86"/>
    <w:rsid w:val="00FA3699"/>
    <w:rsid w:val="00FA3B31"/>
    <w:rsid w:val="00FA3C08"/>
    <w:rsid w:val="00FA42C7"/>
    <w:rsid w:val="00FA454E"/>
    <w:rsid w:val="00FA496A"/>
    <w:rsid w:val="00FA4AA8"/>
    <w:rsid w:val="00FA4B6E"/>
    <w:rsid w:val="00FA4BC5"/>
    <w:rsid w:val="00FA5608"/>
    <w:rsid w:val="00FA568B"/>
    <w:rsid w:val="00FA5BF8"/>
    <w:rsid w:val="00FA627B"/>
    <w:rsid w:val="00FA6F80"/>
    <w:rsid w:val="00FA7F41"/>
    <w:rsid w:val="00FB04BF"/>
    <w:rsid w:val="00FB1045"/>
    <w:rsid w:val="00FB10EE"/>
    <w:rsid w:val="00FB1211"/>
    <w:rsid w:val="00FB167E"/>
    <w:rsid w:val="00FB1B55"/>
    <w:rsid w:val="00FB1DB6"/>
    <w:rsid w:val="00FB1E2E"/>
    <w:rsid w:val="00FB236B"/>
    <w:rsid w:val="00FB23DC"/>
    <w:rsid w:val="00FB24BB"/>
    <w:rsid w:val="00FB271E"/>
    <w:rsid w:val="00FB2A72"/>
    <w:rsid w:val="00FB2AA0"/>
    <w:rsid w:val="00FB2ABE"/>
    <w:rsid w:val="00FB3043"/>
    <w:rsid w:val="00FB36D5"/>
    <w:rsid w:val="00FB37C4"/>
    <w:rsid w:val="00FB39B8"/>
    <w:rsid w:val="00FB41DA"/>
    <w:rsid w:val="00FB50A0"/>
    <w:rsid w:val="00FB50E9"/>
    <w:rsid w:val="00FB67FF"/>
    <w:rsid w:val="00FB7B26"/>
    <w:rsid w:val="00FB7B33"/>
    <w:rsid w:val="00FC0BA6"/>
    <w:rsid w:val="00FC0EFF"/>
    <w:rsid w:val="00FC0F48"/>
    <w:rsid w:val="00FC1A74"/>
    <w:rsid w:val="00FC212D"/>
    <w:rsid w:val="00FC2E99"/>
    <w:rsid w:val="00FC2FE0"/>
    <w:rsid w:val="00FC3968"/>
    <w:rsid w:val="00FC4071"/>
    <w:rsid w:val="00FC4322"/>
    <w:rsid w:val="00FC4673"/>
    <w:rsid w:val="00FC4E21"/>
    <w:rsid w:val="00FC4FA1"/>
    <w:rsid w:val="00FC5569"/>
    <w:rsid w:val="00FC593E"/>
    <w:rsid w:val="00FC6539"/>
    <w:rsid w:val="00FC67DA"/>
    <w:rsid w:val="00FC6E80"/>
    <w:rsid w:val="00FC737F"/>
    <w:rsid w:val="00FC76D9"/>
    <w:rsid w:val="00FC795B"/>
    <w:rsid w:val="00FC7965"/>
    <w:rsid w:val="00FC7ACE"/>
    <w:rsid w:val="00FC7D02"/>
    <w:rsid w:val="00FC7E5B"/>
    <w:rsid w:val="00FD0052"/>
    <w:rsid w:val="00FD05EF"/>
    <w:rsid w:val="00FD07BF"/>
    <w:rsid w:val="00FD0B41"/>
    <w:rsid w:val="00FD0FCB"/>
    <w:rsid w:val="00FD1007"/>
    <w:rsid w:val="00FD2ADA"/>
    <w:rsid w:val="00FD3EF8"/>
    <w:rsid w:val="00FD494D"/>
    <w:rsid w:val="00FD4CAD"/>
    <w:rsid w:val="00FD4E78"/>
    <w:rsid w:val="00FD58A7"/>
    <w:rsid w:val="00FD5935"/>
    <w:rsid w:val="00FD6904"/>
    <w:rsid w:val="00FD73FF"/>
    <w:rsid w:val="00FD7D36"/>
    <w:rsid w:val="00FD7F27"/>
    <w:rsid w:val="00FD7F42"/>
    <w:rsid w:val="00FE0313"/>
    <w:rsid w:val="00FE097C"/>
    <w:rsid w:val="00FE0F3F"/>
    <w:rsid w:val="00FE28B3"/>
    <w:rsid w:val="00FE3033"/>
    <w:rsid w:val="00FE3A04"/>
    <w:rsid w:val="00FE4007"/>
    <w:rsid w:val="00FE441E"/>
    <w:rsid w:val="00FE49AC"/>
    <w:rsid w:val="00FE4AA3"/>
    <w:rsid w:val="00FE52AD"/>
    <w:rsid w:val="00FE5CFA"/>
    <w:rsid w:val="00FE60D4"/>
    <w:rsid w:val="00FE653B"/>
    <w:rsid w:val="00FE68AA"/>
    <w:rsid w:val="00FE68DE"/>
    <w:rsid w:val="00FE6B0A"/>
    <w:rsid w:val="00FE754D"/>
    <w:rsid w:val="00FE760E"/>
    <w:rsid w:val="00FE7A04"/>
    <w:rsid w:val="00FE7B35"/>
    <w:rsid w:val="00FE7BE3"/>
    <w:rsid w:val="00FF0FF1"/>
    <w:rsid w:val="00FF18B7"/>
    <w:rsid w:val="00FF2210"/>
    <w:rsid w:val="00FF23E2"/>
    <w:rsid w:val="00FF2450"/>
    <w:rsid w:val="00FF2776"/>
    <w:rsid w:val="00FF3563"/>
    <w:rsid w:val="00FF3B67"/>
    <w:rsid w:val="00FF441E"/>
    <w:rsid w:val="00FF491C"/>
    <w:rsid w:val="00FF4FD8"/>
    <w:rsid w:val="00FF54A8"/>
    <w:rsid w:val="00FF585A"/>
    <w:rsid w:val="00FF6006"/>
    <w:rsid w:val="00FF6239"/>
    <w:rsid w:val="00FF6876"/>
    <w:rsid w:val="00FF6BAE"/>
    <w:rsid w:val="00FF6C98"/>
    <w:rsid w:val="00FF76CE"/>
    <w:rsid w:val="00FF7D73"/>
  </w:rsids>
  <m:mathPr>
    <m:mathFont m:val="Cambria Math"/>
    <m:brkBin m:val="before"/>
    <m:brkBinSub m:val="--"/>
    <m:smallFrac/>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C03C88"/>
  <w15:docId w15:val="{7C11C4CC-4F81-4DFE-9C6F-048B1E74E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7CB6"/>
    <w:pPr>
      <w:jc w:val="both"/>
    </w:pPr>
    <w:rPr>
      <w:rFonts w:ascii="Times New Roman" w:hAnsi="Times New Roman" w:cs="Times New Roman"/>
      <w:sz w:val="24"/>
      <w:szCs w:val="24"/>
      <w:lang w:eastAsia="ja-JP"/>
    </w:rPr>
  </w:style>
  <w:style w:type="paragraph" w:styleId="Heading1">
    <w:name w:val="heading 1"/>
    <w:basedOn w:val="Normal"/>
    <w:next w:val="Normal"/>
    <w:link w:val="Heading1Char"/>
    <w:qFormat/>
    <w:rsid w:val="00601696"/>
    <w:pPr>
      <w:keepNext/>
      <w:spacing w:before="240" w:after="240" w:line="360" w:lineRule="auto"/>
      <w:outlineLvl w:val="0"/>
    </w:pPr>
    <w:rPr>
      <w:rFonts w:cs="Arial"/>
      <w:b/>
      <w:bCs/>
      <w:kern w:val="32"/>
      <w:szCs w:val="32"/>
    </w:rPr>
  </w:style>
  <w:style w:type="paragraph" w:styleId="Heading2">
    <w:name w:val="heading 2"/>
    <w:basedOn w:val="Normal"/>
    <w:next w:val="Normal"/>
    <w:link w:val="Heading2Char"/>
    <w:qFormat/>
    <w:rsid w:val="000C37CF"/>
    <w:pPr>
      <w:keepNext/>
      <w:spacing w:before="240" w:after="240" w:line="360" w:lineRule="auto"/>
      <w:outlineLvl w:val="1"/>
    </w:pPr>
    <w:rPr>
      <w:b/>
      <w:bCs/>
      <w:iCs/>
      <w:szCs w:val="28"/>
    </w:rPr>
  </w:style>
  <w:style w:type="paragraph" w:styleId="Heading3">
    <w:name w:val="heading 3"/>
    <w:basedOn w:val="Normal"/>
    <w:next w:val="Normal"/>
    <w:link w:val="Heading3Char"/>
    <w:qFormat/>
    <w:rsid w:val="00E30437"/>
    <w:pPr>
      <w:keepNext/>
      <w:spacing w:before="240" w:after="60"/>
      <w:outlineLvl w:val="2"/>
    </w:pPr>
    <w:rPr>
      <w:rFonts w:ascii="Arial" w:hAnsi="Arial"/>
      <w:b/>
      <w:bCs/>
      <w:szCs w:val="26"/>
    </w:rPr>
  </w:style>
  <w:style w:type="paragraph" w:styleId="Heading4">
    <w:name w:val="heading 4"/>
    <w:basedOn w:val="Normal"/>
    <w:next w:val="Normal"/>
    <w:link w:val="Heading4Char"/>
    <w:unhideWhenUsed/>
    <w:qFormat/>
    <w:rsid w:val="00E30437"/>
    <w:pPr>
      <w:keepNext/>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unhideWhenUsed/>
    <w:qFormat/>
    <w:rsid w:val="00E30437"/>
    <w:p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4927F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E62E0"/>
    <w:pPr>
      <w:keepNext/>
      <w:keepLines/>
      <w:spacing w:before="200" w:after="0" w:line="360" w:lineRule="auto"/>
      <w:ind w:left="1296" w:hanging="1296"/>
      <w:outlineLvl w:val="6"/>
    </w:pPr>
    <w:rPr>
      <w:rFonts w:asciiTheme="majorHAnsi" w:eastAsiaTheme="majorEastAsia" w:hAnsiTheme="majorHAnsi" w:cstheme="majorBidi"/>
      <w:i/>
      <w:iCs/>
      <w:color w:val="404040" w:themeColor="text1" w:themeTint="BF"/>
      <w:lang w:eastAsia="en-US"/>
    </w:rPr>
  </w:style>
  <w:style w:type="paragraph" w:styleId="Heading8">
    <w:name w:val="heading 8"/>
    <w:basedOn w:val="Normal"/>
    <w:next w:val="Normal"/>
    <w:link w:val="Heading8Char"/>
    <w:uiPriority w:val="9"/>
    <w:semiHidden/>
    <w:unhideWhenUsed/>
    <w:qFormat/>
    <w:rsid w:val="009E62E0"/>
    <w:pPr>
      <w:keepNext/>
      <w:keepLines/>
      <w:spacing w:before="200" w:after="0" w:line="360" w:lineRule="auto"/>
      <w:ind w:left="1440" w:hanging="1440"/>
      <w:outlineLvl w:val="7"/>
    </w:pPr>
    <w:rPr>
      <w:rFonts w:asciiTheme="majorHAnsi" w:eastAsiaTheme="majorEastAsia" w:hAnsiTheme="majorHAnsi" w:cstheme="majorBidi"/>
      <w:color w:val="404040" w:themeColor="text1" w:themeTint="BF"/>
      <w:sz w:val="20"/>
      <w:szCs w:val="20"/>
      <w:lang w:eastAsia="en-US"/>
    </w:rPr>
  </w:style>
  <w:style w:type="paragraph" w:styleId="Heading9">
    <w:name w:val="heading 9"/>
    <w:basedOn w:val="Normal"/>
    <w:next w:val="Normal"/>
    <w:link w:val="Heading9Char"/>
    <w:uiPriority w:val="9"/>
    <w:semiHidden/>
    <w:unhideWhenUsed/>
    <w:qFormat/>
    <w:rsid w:val="009E62E0"/>
    <w:pPr>
      <w:keepNext/>
      <w:keepLines/>
      <w:spacing w:before="200" w:after="0" w:line="360" w:lineRule="auto"/>
      <w:ind w:left="1584" w:hanging="1584"/>
      <w:outlineLvl w:val="8"/>
    </w:pPr>
    <w:rPr>
      <w:rFonts w:asciiTheme="majorHAnsi" w:eastAsiaTheme="majorEastAsia" w:hAnsiTheme="majorHAnsi" w:cstheme="majorBidi"/>
      <w:i/>
      <w:iCs/>
      <w:color w:val="404040" w:themeColor="text1" w:themeTint="BF"/>
      <w:sz w:val="2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01696"/>
    <w:rPr>
      <w:rFonts w:ascii="Times New Roman" w:eastAsia="MS Mincho" w:hAnsi="Times New Roman" w:cs="Arial"/>
      <w:b/>
      <w:bCs/>
      <w:kern w:val="32"/>
      <w:sz w:val="24"/>
      <w:szCs w:val="32"/>
      <w:lang w:eastAsia="ja-JP"/>
    </w:rPr>
  </w:style>
  <w:style w:type="character" w:customStyle="1" w:styleId="Heading2Char">
    <w:name w:val="Heading 2 Char"/>
    <w:basedOn w:val="DefaultParagraphFont"/>
    <w:link w:val="Heading2"/>
    <w:rsid w:val="000C37CF"/>
    <w:rPr>
      <w:rFonts w:ascii="Times New Roman" w:eastAsia="MS Mincho" w:hAnsi="Times New Roman" w:cs="Times New Roman"/>
      <w:b/>
      <w:bCs/>
      <w:iCs/>
      <w:sz w:val="24"/>
      <w:szCs w:val="28"/>
      <w:lang w:eastAsia="ja-JP"/>
    </w:rPr>
  </w:style>
  <w:style w:type="character" w:customStyle="1" w:styleId="Heading3Char">
    <w:name w:val="Heading 3 Char"/>
    <w:basedOn w:val="DefaultParagraphFont"/>
    <w:link w:val="Heading3"/>
    <w:rsid w:val="00E30437"/>
    <w:rPr>
      <w:rFonts w:ascii="Arial" w:eastAsia="MS Mincho" w:hAnsi="Arial" w:cs="Times New Roman"/>
      <w:b/>
      <w:bCs/>
      <w:sz w:val="24"/>
      <w:szCs w:val="26"/>
      <w:lang w:eastAsia="ja-JP"/>
    </w:rPr>
  </w:style>
  <w:style w:type="character" w:customStyle="1" w:styleId="Heading4Char">
    <w:name w:val="Heading 4 Char"/>
    <w:basedOn w:val="DefaultParagraphFont"/>
    <w:link w:val="Heading4"/>
    <w:rsid w:val="00E30437"/>
    <w:rPr>
      <w:rFonts w:ascii="Calibri" w:eastAsia="Times New Roman" w:hAnsi="Calibri" w:cs="Times New Roman"/>
      <w:b/>
      <w:bCs/>
      <w:sz w:val="28"/>
      <w:szCs w:val="28"/>
      <w:lang w:eastAsia="ja-JP"/>
    </w:rPr>
  </w:style>
  <w:style w:type="character" w:customStyle="1" w:styleId="Heading5Char">
    <w:name w:val="Heading 5 Char"/>
    <w:basedOn w:val="DefaultParagraphFont"/>
    <w:link w:val="Heading5"/>
    <w:rsid w:val="00E30437"/>
    <w:rPr>
      <w:rFonts w:ascii="Calibri" w:eastAsia="Times New Roman" w:hAnsi="Calibri" w:cs="Times New Roman"/>
      <w:b/>
      <w:bCs/>
      <w:i/>
      <w:iCs/>
      <w:sz w:val="26"/>
      <w:szCs w:val="26"/>
      <w:lang w:eastAsia="ja-JP"/>
    </w:rPr>
  </w:style>
  <w:style w:type="paragraph" w:styleId="Header">
    <w:name w:val="header"/>
    <w:basedOn w:val="Normal"/>
    <w:link w:val="HeaderChar"/>
    <w:uiPriority w:val="99"/>
    <w:rsid w:val="00E30437"/>
    <w:pPr>
      <w:tabs>
        <w:tab w:val="center" w:pos="4677"/>
        <w:tab w:val="right" w:pos="9355"/>
      </w:tabs>
    </w:pPr>
  </w:style>
  <w:style w:type="character" w:customStyle="1" w:styleId="HeaderChar">
    <w:name w:val="Header Char"/>
    <w:basedOn w:val="DefaultParagraphFont"/>
    <w:link w:val="Header"/>
    <w:uiPriority w:val="99"/>
    <w:rsid w:val="00E30437"/>
    <w:rPr>
      <w:rFonts w:ascii="Times New Roman" w:eastAsia="MS Mincho" w:hAnsi="Times New Roman" w:cs="Times New Roman"/>
      <w:sz w:val="24"/>
      <w:szCs w:val="24"/>
      <w:lang w:eastAsia="ja-JP"/>
    </w:rPr>
  </w:style>
  <w:style w:type="paragraph" w:styleId="Footer">
    <w:name w:val="footer"/>
    <w:basedOn w:val="Normal"/>
    <w:link w:val="FooterChar"/>
    <w:uiPriority w:val="99"/>
    <w:rsid w:val="00E30437"/>
    <w:pPr>
      <w:tabs>
        <w:tab w:val="center" w:pos="4677"/>
        <w:tab w:val="right" w:pos="9355"/>
      </w:tabs>
    </w:pPr>
  </w:style>
  <w:style w:type="character" w:customStyle="1" w:styleId="FooterChar">
    <w:name w:val="Footer Char"/>
    <w:basedOn w:val="DefaultParagraphFont"/>
    <w:link w:val="Footer"/>
    <w:uiPriority w:val="99"/>
    <w:rsid w:val="00E30437"/>
    <w:rPr>
      <w:rFonts w:ascii="Times New Roman" w:eastAsia="MS Mincho" w:hAnsi="Times New Roman" w:cs="Times New Roman"/>
      <w:sz w:val="24"/>
      <w:szCs w:val="24"/>
      <w:lang w:eastAsia="ja-JP"/>
    </w:rPr>
  </w:style>
  <w:style w:type="table" w:styleId="TableGrid">
    <w:name w:val="Table Grid"/>
    <w:basedOn w:val="TableNormal"/>
    <w:uiPriority w:val="39"/>
    <w:qFormat/>
    <w:rsid w:val="00E3043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E30437"/>
  </w:style>
  <w:style w:type="paragraph" w:styleId="TOC1">
    <w:name w:val="toc 1"/>
    <w:basedOn w:val="Normal"/>
    <w:next w:val="Normal"/>
    <w:autoRedefine/>
    <w:uiPriority w:val="39"/>
    <w:rsid w:val="001A41BD"/>
    <w:pPr>
      <w:tabs>
        <w:tab w:val="left" w:pos="284"/>
        <w:tab w:val="right" w:leader="dot" w:pos="9356"/>
      </w:tabs>
      <w:spacing w:after="0" w:line="240" w:lineRule="auto"/>
    </w:pPr>
  </w:style>
  <w:style w:type="character" w:styleId="Hyperlink">
    <w:name w:val="Hyperlink"/>
    <w:uiPriority w:val="99"/>
    <w:rsid w:val="00E30437"/>
    <w:rPr>
      <w:color w:val="0000FF"/>
      <w:u w:val="single"/>
    </w:rPr>
  </w:style>
  <w:style w:type="paragraph" w:styleId="TOC2">
    <w:name w:val="toc 2"/>
    <w:basedOn w:val="Normal"/>
    <w:next w:val="Normal"/>
    <w:autoRedefine/>
    <w:uiPriority w:val="39"/>
    <w:rsid w:val="003441D3"/>
    <w:pPr>
      <w:tabs>
        <w:tab w:val="left" w:pos="426"/>
        <w:tab w:val="right" w:leader="dot" w:pos="9345"/>
      </w:tabs>
      <w:spacing w:after="0" w:line="240" w:lineRule="auto"/>
    </w:pPr>
    <w:rPr>
      <w:noProof/>
    </w:rPr>
  </w:style>
  <w:style w:type="paragraph" w:styleId="NormalWeb">
    <w:name w:val="Normal (Web)"/>
    <w:aliases w:val="webb"/>
    <w:basedOn w:val="Normal"/>
    <w:uiPriority w:val="99"/>
    <w:qFormat/>
    <w:rsid w:val="00E30437"/>
    <w:pPr>
      <w:spacing w:before="100" w:beforeAutospacing="1" w:after="100" w:afterAutospacing="1" w:line="240" w:lineRule="auto"/>
      <w:jc w:val="left"/>
    </w:pPr>
    <w:rPr>
      <w:rFonts w:eastAsia="Times New Roman"/>
      <w:lang w:eastAsia="ru-RU"/>
    </w:rPr>
  </w:style>
  <w:style w:type="paragraph" w:styleId="TOC3">
    <w:name w:val="toc 3"/>
    <w:basedOn w:val="Normal"/>
    <w:next w:val="Normal"/>
    <w:autoRedefine/>
    <w:uiPriority w:val="39"/>
    <w:rsid w:val="003441D3"/>
    <w:pPr>
      <w:tabs>
        <w:tab w:val="left" w:pos="993"/>
        <w:tab w:val="right" w:leader="dot" w:pos="9345"/>
      </w:tabs>
      <w:spacing w:after="0" w:line="240" w:lineRule="auto"/>
      <w:ind w:firstLine="284"/>
    </w:pPr>
    <w:rPr>
      <w:noProof/>
    </w:rPr>
  </w:style>
  <w:style w:type="character" w:styleId="Strong">
    <w:name w:val="Strong"/>
    <w:uiPriority w:val="22"/>
    <w:qFormat/>
    <w:rsid w:val="00E30437"/>
    <w:rPr>
      <w:b/>
      <w:bCs/>
    </w:rPr>
  </w:style>
  <w:style w:type="character" w:customStyle="1" w:styleId="subabstractlabel">
    <w:name w:val="sub_abstract_label"/>
    <w:basedOn w:val="DefaultParagraphFont"/>
    <w:rsid w:val="00E30437"/>
  </w:style>
  <w:style w:type="character" w:customStyle="1" w:styleId="element-citation">
    <w:name w:val="element-citation"/>
    <w:basedOn w:val="DefaultParagraphFont"/>
    <w:rsid w:val="00E30437"/>
  </w:style>
  <w:style w:type="character" w:customStyle="1" w:styleId="src">
    <w:name w:val="src"/>
    <w:basedOn w:val="DefaultParagraphFont"/>
    <w:rsid w:val="00E30437"/>
  </w:style>
  <w:style w:type="paragraph" w:styleId="FootnoteText">
    <w:name w:val="footnote text"/>
    <w:basedOn w:val="Normal"/>
    <w:link w:val="FootnoteTextChar"/>
    <w:uiPriority w:val="99"/>
    <w:rsid w:val="00E30437"/>
    <w:pPr>
      <w:spacing w:line="240" w:lineRule="auto"/>
      <w:jc w:val="left"/>
    </w:pPr>
    <w:rPr>
      <w:rFonts w:eastAsia="Times New Roman"/>
      <w:sz w:val="20"/>
      <w:szCs w:val="20"/>
      <w:lang w:eastAsia="ru-RU"/>
    </w:rPr>
  </w:style>
  <w:style w:type="character" w:customStyle="1" w:styleId="FootnoteTextChar">
    <w:name w:val="Footnote Text Char"/>
    <w:basedOn w:val="DefaultParagraphFont"/>
    <w:link w:val="FootnoteText"/>
    <w:uiPriority w:val="99"/>
    <w:rsid w:val="00E30437"/>
    <w:rPr>
      <w:rFonts w:ascii="Times New Roman" w:eastAsia="Times New Roman" w:hAnsi="Times New Roman" w:cs="Times New Roman"/>
      <w:sz w:val="20"/>
      <w:szCs w:val="20"/>
      <w:lang w:eastAsia="ru-RU"/>
    </w:rPr>
  </w:style>
  <w:style w:type="character" w:styleId="FootnoteReference">
    <w:name w:val="footnote reference"/>
    <w:uiPriority w:val="99"/>
    <w:semiHidden/>
    <w:rsid w:val="00E30437"/>
    <w:rPr>
      <w:vertAlign w:val="superscript"/>
    </w:rPr>
  </w:style>
  <w:style w:type="character" w:customStyle="1" w:styleId="ref-journal">
    <w:name w:val="ref-journal"/>
    <w:basedOn w:val="DefaultParagraphFont"/>
    <w:rsid w:val="00E30437"/>
  </w:style>
  <w:style w:type="character" w:customStyle="1" w:styleId="ref-vol">
    <w:name w:val="ref-vol"/>
    <w:basedOn w:val="DefaultParagraphFont"/>
    <w:rsid w:val="00E30437"/>
  </w:style>
  <w:style w:type="character" w:styleId="PlaceholderText">
    <w:name w:val="Placeholder Text"/>
    <w:uiPriority w:val="99"/>
    <w:semiHidden/>
    <w:rsid w:val="00E30437"/>
    <w:rPr>
      <w:color w:val="808080"/>
    </w:rPr>
  </w:style>
  <w:style w:type="paragraph" w:styleId="BalloonText">
    <w:name w:val="Balloon Text"/>
    <w:basedOn w:val="Normal"/>
    <w:link w:val="BalloonTextChar"/>
    <w:uiPriority w:val="99"/>
    <w:rsid w:val="00E30437"/>
    <w:pPr>
      <w:spacing w:line="240" w:lineRule="auto"/>
    </w:pPr>
    <w:rPr>
      <w:rFonts w:ascii="Tahoma" w:hAnsi="Tahoma"/>
      <w:sz w:val="16"/>
      <w:szCs w:val="16"/>
    </w:rPr>
  </w:style>
  <w:style w:type="character" w:customStyle="1" w:styleId="BalloonTextChar">
    <w:name w:val="Balloon Text Char"/>
    <w:basedOn w:val="DefaultParagraphFont"/>
    <w:link w:val="BalloonText"/>
    <w:uiPriority w:val="99"/>
    <w:rsid w:val="00E30437"/>
    <w:rPr>
      <w:rFonts w:ascii="Tahoma" w:eastAsia="MS Mincho" w:hAnsi="Tahoma" w:cs="Times New Roman"/>
      <w:sz w:val="16"/>
      <w:szCs w:val="16"/>
      <w:lang w:eastAsia="ja-JP"/>
    </w:rPr>
  </w:style>
  <w:style w:type="paragraph" w:styleId="ListParagraph">
    <w:name w:val="List Paragraph"/>
    <w:aliases w:val="ТАБЛИЦА1,Список простой нумер,Примечание"/>
    <w:basedOn w:val="Normal"/>
    <w:link w:val="ListParagraphChar"/>
    <w:uiPriority w:val="34"/>
    <w:qFormat/>
    <w:rsid w:val="00E30437"/>
    <w:pPr>
      <w:ind w:left="720"/>
      <w:contextualSpacing/>
    </w:pPr>
  </w:style>
  <w:style w:type="character" w:styleId="CommentReference">
    <w:name w:val="annotation reference"/>
    <w:uiPriority w:val="99"/>
    <w:rsid w:val="00E30437"/>
    <w:rPr>
      <w:sz w:val="16"/>
      <w:szCs w:val="16"/>
    </w:rPr>
  </w:style>
  <w:style w:type="paragraph" w:styleId="CommentText">
    <w:name w:val="annotation text"/>
    <w:basedOn w:val="Normal"/>
    <w:link w:val="CommentTextChar"/>
    <w:uiPriority w:val="99"/>
    <w:rsid w:val="00E30437"/>
    <w:pPr>
      <w:spacing w:line="240" w:lineRule="auto"/>
    </w:pPr>
    <w:rPr>
      <w:sz w:val="20"/>
      <w:szCs w:val="20"/>
    </w:rPr>
  </w:style>
  <w:style w:type="character" w:customStyle="1" w:styleId="CommentTextChar">
    <w:name w:val="Comment Text Char"/>
    <w:basedOn w:val="DefaultParagraphFont"/>
    <w:link w:val="CommentText"/>
    <w:uiPriority w:val="99"/>
    <w:rsid w:val="00E30437"/>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rsid w:val="00E30437"/>
    <w:rPr>
      <w:b/>
      <w:bCs/>
    </w:rPr>
  </w:style>
  <w:style w:type="character" w:customStyle="1" w:styleId="CommentSubjectChar">
    <w:name w:val="Comment Subject Char"/>
    <w:basedOn w:val="CommentTextChar"/>
    <w:link w:val="CommentSubject"/>
    <w:rsid w:val="00E30437"/>
    <w:rPr>
      <w:rFonts w:ascii="Times New Roman" w:eastAsia="MS Mincho" w:hAnsi="Times New Roman" w:cs="Times New Roman"/>
      <w:b/>
      <w:bCs/>
      <w:sz w:val="20"/>
      <w:szCs w:val="20"/>
      <w:lang w:eastAsia="ja-JP"/>
    </w:rPr>
  </w:style>
  <w:style w:type="character" w:customStyle="1" w:styleId="12">
    <w:name w:val="Замещающий текст1"/>
    <w:semiHidden/>
    <w:rsid w:val="00E30437"/>
    <w:rPr>
      <w:rFonts w:ascii="Times New Roman" w:hAnsi="Times New Roman" w:cs="Times New Roman" w:hint="default"/>
      <w:color w:val="808080"/>
    </w:rPr>
  </w:style>
  <w:style w:type="paragraph" w:styleId="Revision">
    <w:name w:val="Revision"/>
    <w:hidden/>
    <w:uiPriority w:val="99"/>
    <w:semiHidden/>
    <w:rsid w:val="00E30437"/>
    <w:pPr>
      <w:spacing w:after="0" w:line="240" w:lineRule="auto"/>
    </w:pPr>
    <w:rPr>
      <w:rFonts w:ascii="Times New Roman" w:hAnsi="Times New Roman" w:cs="Times New Roman"/>
      <w:sz w:val="24"/>
      <w:szCs w:val="24"/>
      <w:lang w:eastAsia="ja-JP"/>
    </w:rPr>
  </w:style>
  <w:style w:type="character" w:customStyle="1" w:styleId="longtext">
    <w:name w:val="long_text"/>
    <w:basedOn w:val="DefaultParagraphFont"/>
    <w:uiPriority w:val="99"/>
    <w:rsid w:val="00E30437"/>
  </w:style>
  <w:style w:type="paragraph" w:styleId="BodyText2">
    <w:name w:val="Body Text 2"/>
    <w:basedOn w:val="Normal"/>
    <w:link w:val="BodyText2Char"/>
    <w:unhideWhenUsed/>
    <w:rsid w:val="00E30437"/>
    <w:pPr>
      <w:spacing w:after="120"/>
      <w:ind w:firstLine="709"/>
    </w:pPr>
    <w:rPr>
      <w:rFonts w:eastAsia="Times New Roman"/>
    </w:rPr>
  </w:style>
  <w:style w:type="character" w:customStyle="1" w:styleId="BodyText2Char">
    <w:name w:val="Body Text 2 Char"/>
    <w:basedOn w:val="DefaultParagraphFont"/>
    <w:link w:val="BodyText2"/>
    <w:rsid w:val="00E30437"/>
    <w:rPr>
      <w:rFonts w:ascii="Times New Roman" w:eastAsia="Times New Roman" w:hAnsi="Times New Roman" w:cs="Times New Roman"/>
      <w:sz w:val="24"/>
      <w:szCs w:val="24"/>
      <w:lang w:eastAsia="ja-JP"/>
    </w:rPr>
  </w:style>
  <w:style w:type="paragraph" w:customStyle="1" w:styleId="a">
    <w:name w:val="Осн. текст"/>
    <w:basedOn w:val="Normal"/>
    <w:uiPriority w:val="99"/>
    <w:rsid w:val="00E30437"/>
    <w:pPr>
      <w:spacing w:before="120" w:line="360" w:lineRule="atLeast"/>
      <w:ind w:firstLine="425"/>
    </w:pPr>
    <w:rPr>
      <w:rFonts w:eastAsia="Times New Roman"/>
      <w:sz w:val="26"/>
      <w:szCs w:val="26"/>
      <w:lang w:eastAsia="ru-RU"/>
    </w:rPr>
  </w:style>
  <w:style w:type="paragraph" w:styleId="BodyTextIndent2">
    <w:name w:val="Body Text Indent 2"/>
    <w:basedOn w:val="Normal"/>
    <w:link w:val="BodyTextIndent2Char"/>
    <w:rsid w:val="00E30437"/>
    <w:pPr>
      <w:spacing w:after="120" w:line="480" w:lineRule="auto"/>
      <w:ind w:left="283"/>
    </w:pPr>
  </w:style>
  <w:style w:type="character" w:customStyle="1" w:styleId="BodyTextIndent2Char">
    <w:name w:val="Body Text Indent 2 Char"/>
    <w:basedOn w:val="DefaultParagraphFont"/>
    <w:link w:val="BodyTextIndent2"/>
    <w:rsid w:val="00E30437"/>
    <w:rPr>
      <w:rFonts w:ascii="Times New Roman" w:eastAsia="MS Mincho" w:hAnsi="Times New Roman" w:cs="Times New Roman"/>
      <w:sz w:val="24"/>
      <w:szCs w:val="24"/>
      <w:lang w:eastAsia="ja-JP"/>
    </w:rPr>
  </w:style>
  <w:style w:type="character" w:styleId="FollowedHyperlink">
    <w:name w:val="FollowedHyperlink"/>
    <w:rsid w:val="00E30437"/>
    <w:rPr>
      <w:color w:val="800080"/>
      <w:u w:val="single"/>
    </w:rPr>
  </w:style>
  <w:style w:type="paragraph" w:styleId="DocumentMap">
    <w:name w:val="Document Map"/>
    <w:basedOn w:val="Normal"/>
    <w:link w:val="DocumentMapChar"/>
    <w:rsid w:val="00E30437"/>
    <w:rPr>
      <w:rFonts w:ascii="Tahoma" w:hAnsi="Tahoma" w:cs="Tahoma"/>
      <w:sz w:val="16"/>
      <w:szCs w:val="16"/>
    </w:rPr>
  </w:style>
  <w:style w:type="character" w:customStyle="1" w:styleId="DocumentMapChar">
    <w:name w:val="Document Map Char"/>
    <w:basedOn w:val="DefaultParagraphFont"/>
    <w:link w:val="DocumentMap"/>
    <w:rsid w:val="00E30437"/>
    <w:rPr>
      <w:rFonts w:ascii="Tahoma" w:eastAsia="MS Mincho" w:hAnsi="Tahoma" w:cs="Tahoma"/>
      <w:sz w:val="16"/>
      <w:szCs w:val="16"/>
      <w:lang w:eastAsia="ja-JP"/>
    </w:rPr>
  </w:style>
  <w:style w:type="paragraph" w:customStyle="1" w:styleId="2">
    <w:name w:val="Îñíîâíîé òåêñò 2"/>
    <w:basedOn w:val="Normal"/>
    <w:rsid w:val="00E30437"/>
    <w:pPr>
      <w:spacing w:line="240" w:lineRule="auto"/>
    </w:pPr>
    <w:rPr>
      <w:rFonts w:eastAsia="Times New Roman" w:cs="Arial Unicode MS"/>
      <w:sz w:val="28"/>
      <w:szCs w:val="28"/>
      <w:lang w:val="en-US" w:eastAsia="ru-RU"/>
    </w:rPr>
  </w:style>
  <w:style w:type="paragraph" w:styleId="TOC4">
    <w:name w:val="toc 4"/>
    <w:basedOn w:val="Normal"/>
    <w:next w:val="Normal"/>
    <w:autoRedefine/>
    <w:uiPriority w:val="39"/>
    <w:rsid w:val="00E30437"/>
    <w:pPr>
      <w:ind w:left="720"/>
    </w:pPr>
  </w:style>
  <w:style w:type="paragraph" w:styleId="TOC5">
    <w:name w:val="toc 5"/>
    <w:basedOn w:val="Normal"/>
    <w:next w:val="Normal"/>
    <w:autoRedefine/>
    <w:uiPriority w:val="39"/>
    <w:rsid w:val="00DD7ACC"/>
    <w:pPr>
      <w:tabs>
        <w:tab w:val="right" w:leader="dot" w:pos="9346"/>
      </w:tabs>
      <w:spacing w:after="0" w:line="240" w:lineRule="auto"/>
      <w:ind w:left="960" w:firstLine="33"/>
    </w:pPr>
  </w:style>
  <w:style w:type="character" w:customStyle="1" w:styleId="st1">
    <w:name w:val="st1"/>
    <w:uiPriority w:val="99"/>
    <w:rsid w:val="00E30437"/>
    <w:rPr>
      <w:rFonts w:ascii="Times New Roman" w:hAnsi="Times New Roman" w:cs="Times New Roman" w:hint="default"/>
    </w:rPr>
  </w:style>
  <w:style w:type="paragraph" w:styleId="TOC6">
    <w:name w:val="toc 6"/>
    <w:basedOn w:val="Normal"/>
    <w:next w:val="Normal"/>
    <w:autoRedefine/>
    <w:uiPriority w:val="39"/>
    <w:unhideWhenUsed/>
    <w:rsid w:val="00E30437"/>
    <w:pPr>
      <w:spacing w:after="100"/>
      <w:ind w:left="1100"/>
      <w:jc w:val="left"/>
    </w:pPr>
    <w:rPr>
      <w:rFonts w:asciiTheme="minorHAnsi" w:eastAsiaTheme="minorEastAsia" w:hAnsiTheme="minorHAnsi" w:cstheme="minorBidi"/>
      <w:sz w:val="22"/>
      <w:szCs w:val="22"/>
      <w:lang w:eastAsia="ru-RU"/>
    </w:rPr>
  </w:style>
  <w:style w:type="paragraph" w:styleId="TOC7">
    <w:name w:val="toc 7"/>
    <w:basedOn w:val="Normal"/>
    <w:next w:val="Normal"/>
    <w:autoRedefine/>
    <w:uiPriority w:val="39"/>
    <w:unhideWhenUsed/>
    <w:rsid w:val="00E30437"/>
    <w:pPr>
      <w:spacing w:after="100"/>
      <w:ind w:left="1320"/>
      <w:jc w:val="left"/>
    </w:pPr>
    <w:rPr>
      <w:rFonts w:asciiTheme="minorHAnsi" w:eastAsiaTheme="minorEastAsia" w:hAnsiTheme="minorHAnsi" w:cstheme="minorBidi"/>
      <w:sz w:val="22"/>
      <w:szCs w:val="22"/>
      <w:lang w:eastAsia="ru-RU"/>
    </w:rPr>
  </w:style>
  <w:style w:type="paragraph" w:styleId="TOC8">
    <w:name w:val="toc 8"/>
    <w:basedOn w:val="Normal"/>
    <w:next w:val="Normal"/>
    <w:autoRedefine/>
    <w:uiPriority w:val="39"/>
    <w:unhideWhenUsed/>
    <w:rsid w:val="00E30437"/>
    <w:pPr>
      <w:spacing w:after="100"/>
      <w:ind w:left="1540"/>
      <w:jc w:val="left"/>
    </w:pPr>
    <w:rPr>
      <w:rFonts w:asciiTheme="minorHAnsi" w:eastAsiaTheme="minorEastAsia" w:hAnsiTheme="minorHAnsi" w:cstheme="minorBidi"/>
      <w:sz w:val="22"/>
      <w:szCs w:val="22"/>
      <w:lang w:eastAsia="ru-RU"/>
    </w:rPr>
  </w:style>
  <w:style w:type="paragraph" w:styleId="TOC9">
    <w:name w:val="toc 9"/>
    <w:basedOn w:val="Normal"/>
    <w:next w:val="Normal"/>
    <w:autoRedefine/>
    <w:uiPriority w:val="39"/>
    <w:unhideWhenUsed/>
    <w:rsid w:val="00E30437"/>
    <w:pPr>
      <w:spacing w:after="100"/>
      <w:ind w:left="1760"/>
      <w:jc w:val="left"/>
    </w:pPr>
    <w:rPr>
      <w:rFonts w:asciiTheme="minorHAnsi" w:eastAsiaTheme="minorEastAsia" w:hAnsiTheme="minorHAnsi" w:cstheme="minorBidi"/>
      <w:sz w:val="22"/>
      <w:szCs w:val="22"/>
      <w:lang w:eastAsia="ru-RU"/>
    </w:rPr>
  </w:style>
  <w:style w:type="paragraph" w:styleId="BodyText">
    <w:name w:val="Body Text"/>
    <w:basedOn w:val="Normal"/>
    <w:link w:val="BodyTextChar"/>
    <w:unhideWhenUsed/>
    <w:rsid w:val="00E30437"/>
    <w:pPr>
      <w:spacing w:after="120"/>
    </w:pPr>
  </w:style>
  <w:style w:type="character" w:customStyle="1" w:styleId="BodyTextChar">
    <w:name w:val="Body Text Char"/>
    <w:basedOn w:val="DefaultParagraphFont"/>
    <w:link w:val="BodyText"/>
    <w:rsid w:val="00E30437"/>
    <w:rPr>
      <w:rFonts w:ascii="Times New Roman" w:eastAsia="MS Mincho" w:hAnsi="Times New Roman" w:cs="Times New Roman"/>
      <w:sz w:val="24"/>
      <w:szCs w:val="24"/>
      <w:lang w:eastAsia="ja-JP"/>
    </w:rPr>
  </w:style>
  <w:style w:type="paragraph" w:styleId="Caption">
    <w:name w:val="caption"/>
    <w:basedOn w:val="Normal"/>
    <w:next w:val="Normal"/>
    <w:link w:val="CaptionChar"/>
    <w:unhideWhenUsed/>
    <w:qFormat/>
    <w:rsid w:val="00E30437"/>
    <w:pPr>
      <w:spacing w:before="120"/>
    </w:pPr>
    <w:rPr>
      <w:rFonts w:eastAsia="Times New Roman"/>
      <w:szCs w:val="20"/>
      <w:lang w:eastAsia="ru-RU"/>
    </w:rPr>
  </w:style>
  <w:style w:type="paragraph" w:customStyle="1" w:styleId="Default">
    <w:name w:val="Default"/>
    <w:link w:val="DefaultChar"/>
    <w:rsid w:val="00E30437"/>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customStyle="1" w:styleId="1">
    <w:name w:val="Стиль Заголовок 1 + полужирный Междустр.интервал:  полуторный"/>
    <w:basedOn w:val="Normal"/>
    <w:uiPriority w:val="99"/>
    <w:rsid w:val="00E30437"/>
    <w:pPr>
      <w:numPr>
        <w:numId w:val="2"/>
      </w:numPr>
    </w:pPr>
    <w:rPr>
      <w:rFonts w:ascii="Calibri" w:hAnsi="Calibri"/>
    </w:rPr>
  </w:style>
  <w:style w:type="character" w:customStyle="1" w:styleId="hps">
    <w:name w:val="hps"/>
    <w:basedOn w:val="DefaultParagraphFont"/>
    <w:rsid w:val="00E30437"/>
    <w:rPr>
      <w:rFonts w:ascii="Times New Roman" w:hAnsi="Times New Roman" w:cs="Times New Roman" w:hint="default"/>
    </w:rPr>
  </w:style>
  <w:style w:type="character" w:customStyle="1" w:styleId="TimesNewRoman">
    <w:name w:val="Стиль Times New Roman"/>
    <w:rsid w:val="00E30437"/>
    <w:rPr>
      <w:rFonts w:ascii="Times New Roman" w:hAnsi="Times New Roman" w:cs="Times New Roman" w:hint="default"/>
      <w:sz w:val="24"/>
    </w:rPr>
  </w:style>
  <w:style w:type="paragraph" w:styleId="BodyTextIndent">
    <w:name w:val="Body Text Indent"/>
    <w:aliases w:val=" Знак3 Знак Знак, Знак3,Знак3 Знак Знак,Знак3"/>
    <w:basedOn w:val="Normal"/>
    <w:link w:val="BodyTextIndentChar"/>
    <w:rsid w:val="00E30437"/>
    <w:pPr>
      <w:spacing w:after="120"/>
      <w:ind w:left="283"/>
    </w:pPr>
  </w:style>
  <w:style w:type="character" w:customStyle="1" w:styleId="BodyTextIndentChar">
    <w:name w:val="Body Text Indent Char"/>
    <w:aliases w:val=" Знак3 Знак Знак Char, Знак3 Char,Знак3 Знак Знак Char,Знак3 Char"/>
    <w:basedOn w:val="DefaultParagraphFont"/>
    <w:link w:val="BodyTextIndent"/>
    <w:rsid w:val="00E30437"/>
    <w:rPr>
      <w:rFonts w:ascii="Times New Roman" w:eastAsia="MS Mincho" w:hAnsi="Times New Roman" w:cs="Times New Roman"/>
      <w:sz w:val="24"/>
      <w:szCs w:val="24"/>
      <w:lang w:eastAsia="ja-JP"/>
    </w:rPr>
  </w:style>
  <w:style w:type="paragraph" w:styleId="BodyText3">
    <w:name w:val="Body Text 3"/>
    <w:basedOn w:val="Normal"/>
    <w:link w:val="BodyText3Char"/>
    <w:rsid w:val="00E30437"/>
    <w:pPr>
      <w:spacing w:after="120"/>
    </w:pPr>
    <w:rPr>
      <w:sz w:val="16"/>
      <w:szCs w:val="16"/>
    </w:rPr>
  </w:style>
  <w:style w:type="character" w:customStyle="1" w:styleId="BodyText3Char">
    <w:name w:val="Body Text 3 Char"/>
    <w:basedOn w:val="DefaultParagraphFont"/>
    <w:link w:val="BodyText3"/>
    <w:rsid w:val="00E30437"/>
    <w:rPr>
      <w:rFonts w:ascii="Times New Roman" w:eastAsia="MS Mincho" w:hAnsi="Times New Roman" w:cs="Times New Roman"/>
      <w:sz w:val="16"/>
      <w:szCs w:val="16"/>
      <w:lang w:eastAsia="ja-JP"/>
    </w:rPr>
  </w:style>
  <w:style w:type="paragraph" w:customStyle="1" w:styleId="Pa16">
    <w:name w:val="Pa16"/>
    <w:basedOn w:val="Default"/>
    <w:next w:val="Default"/>
    <w:uiPriority w:val="99"/>
    <w:rsid w:val="00C16F21"/>
    <w:pPr>
      <w:spacing w:line="201" w:lineRule="atLeast"/>
    </w:pPr>
    <w:rPr>
      <w:rFonts w:ascii="TimesNewRomanPS" w:eastAsiaTheme="minorHAnsi" w:hAnsi="TimesNewRomanPS" w:cstheme="minorBidi"/>
      <w:color w:val="auto"/>
      <w:lang w:eastAsia="en-US"/>
    </w:rPr>
  </w:style>
  <w:style w:type="paragraph" w:styleId="Subtitle">
    <w:name w:val="Subtitle"/>
    <w:basedOn w:val="Heading2"/>
    <w:next w:val="Normal"/>
    <w:link w:val="SubtitleChar"/>
    <w:qFormat/>
    <w:rsid w:val="000027F0"/>
    <w:pPr>
      <w:keepNext w:val="0"/>
      <w:numPr>
        <w:numId w:val="3"/>
      </w:numPr>
      <w:tabs>
        <w:tab w:val="left" w:pos="180"/>
        <w:tab w:val="center" w:pos="709"/>
        <w:tab w:val="center" w:pos="1701"/>
      </w:tabs>
      <w:spacing w:before="100" w:after="100"/>
      <w:ind w:right="-568"/>
    </w:pPr>
    <w:rPr>
      <w:rFonts w:eastAsia="Times New Roman"/>
      <w:i/>
      <w:szCs w:val="24"/>
      <w:lang w:eastAsia="ru-RU"/>
    </w:rPr>
  </w:style>
  <w:style w:type="character" w:customStyle="1" w:styleId="SubtitleChar">
    <w:name w:val="Subtitle Char"/>
    <w:basedOn w:val="DefaultParagraphFont"/>
    <w:link w:val="Subtitle"/>
    <w:rsid w:val="000027F0"/>
    <w:rPr>
      <w:rFonts w:ascii="Times New Roman" w:eastAsia="Times New Roman" w:hAnsi="Times New Roman" w:cs="Times New Roman"/>
      <w:b/>
      <w:bCs/>
      <w:i/>
      <w:iCs/>
      <w:sz w:val="24"/>
      <w:szCs w:val="24"/>
      <w:lang w:eastAsia="ru-RU"/>
    </w:rPr>
  </w:style>
  <w:style w:type="character" w:customStyle="1" w:styleId="NormalItalic">
    <w:name w:val="Normal Italic"/>
    <w:basedOn w:val="DefaultParagraphFont"/>
    <w:rsid w:val="000958E0"/>
    <w:rPr>
      <w:b/>
      <w:bCs w:val="0"/>
      <w:i/>
      <w:iCs w:val="0"/>
    </w:rPr>
  </w:style>
  <w:style w:type="paragraph" w:customStyle="1" w:styleId="10">
    <w:name w:val="Отчет ЗАГОЛОВОК1"/>
    <w:basedOn w:val="Heading2"/>
    <w:next w:val="Normal"/>
    <w:qFormat/>
    <w:rsid w:val="00E2007F"/>
    <w:pPr>
      <w:numPr>
        <w:numId w:val="4"/>
      </w:numPr>
      <w:tabs>
        <w:tab w:val="num" w:pos="360"/>
      </w:tabs>
      <w:spacing w:before="0" w:after="0"/>
      <w:ind w:left="0" w:firstLine="0"/>
      <w:jc w:val="center"/>
      <w:outlineLvl w:val="0"/>
    </w:pPr>
    <w:rPr>
      <w:rFonts w:eastAsia="Times New Roman"/>
      <w:i/>
      <w:iCs w:val="0"/>
      <w:caps/>
    </w:rPr>
  </w:style>
  <w:style w:type="paragraph" w:customStyle="1" w:styleId="11">
    <w:name w:val="Отчет заголовок 1.1"/>
    <w:basedOn w:val="10"/>
    <w:qFormat/>
    <w:rsid w:val="00E2007F"/>
    <w:pPr>
      <w:numPr>
        <w:ilvl w:val="1"/>
      </w:numPr>
      <w:tabs>
        <w:tab w:val="num" w:pos="360"/>
      </w:tabs>
      <w:spacing w:before="240" w:after="120"/>
      <w:ind w:left="0" w:firstLine="567"/>
      <w:jc w:val="both"/>
      <w:outlineLvl w:val="1"/>
    </w:pPr>
    <w:rPr>
      <w:caps w:val="0"/>
    </w:rPr>
  </w:style>
  <w:style w:type="paragraph" w:customStyle="1" w:styleId="111">
    <w:name w:val="Отчет заголовок 1.1.1"/>
    <w:basedOn w:val="11"/>
    <w:qFormat/>
    <w:rsid w:val="00E2007F"/>
    <w:pPr>
      <w:numPr>
        <w:ilvl w:val="2"/>
      </w:numPr>
      <w:tabs>
        <w:tab w:val="num" w:pos="360"/>
      </w:tabs>
      <w:ind w:left="0" w:firstLine="567"/>
      <w:outlineLvl w:val="2"/>
    </w:pPr>
    <w:rPr>
      <w:i w:val="0"/>
    </w:rPr>
  </w:style>
  <w:style w:type="paragraph" w:customStyle="1" w:styleId="1111">
    <w:name w:val="Отчет заголовок 1.1.1.1."/>
    <w:basedOn w:val="111"/>
    <w:qFormat/>
    <w:rsid w:val="00E2007F"/>
    <w:pPr>
      <w:numPr>
        <w:ilvl w:val="3"/>
      </w:numPr>
      <w:tabs>
        <w:tab w:val="num" w:pos="360"/>
      </w:tabs>
      <w:ind w:left="0" w:firstLine="567"/>
      <w:outlineLvl w:val="3"/>
    </w:pPr>
    <w:rPr>
      <w:b w:val="0"/>
    </w:rPr>
  </w:style>
  <w:style w:type="paragraph" w:customStyle="1" w:styleId="11111">
    <w:name w:val="Отчет заголовок 1.1.1.1.1."/>
    <w:basedOn w:val="1111"/>
    <w:qFormat/>
    <w:rsid w:val="00E2007F"/>
    <w:pPr>
      <w:numPr>
        <w:ilvl w:val="4"/>
      </w:numPr>
      <w:tabs>
        <w:tab w:val="num" w:pos="360"/>
      </w:tabs>
      <w:ind w:left="0" w:firstLine="567"/>
      <w:outlineLvl w:val="4"/>
    </w:pPr>
    <w:rPr>
      <w:u w:val="single"/>
    </w:rPr>
  </w:style>
  <w:style w:type="paragraph" w:customStyle="1" w:styleId="120">
    <w:name w:val="Обычный12"/>
    <w:rsid w:val="00016423"/>
    <w:pPr>
      <w:widowControl w:val="0"/>
      <w:spacing w:after="0" w:line="240" w:lineRule="auto"/>
    </w:pPr>
    <w:rPr>
      <w:rFonts w:ascii="Times New Roman" w:eastAsia="Times New Roman" w:hAnsi="Times New Roman" w:cs="Times New Roman"/>
      <w:sz w:val="20"/>
      <w:szCs w:val="20"/>
      <w:lang w:eastAsia="ru-RU"/>
    </w:rPr>
  </w:style>
  <w:style w:type="character" w:styleId="HTMLCite">
    <w:name w:val="HTML Cite"/>
    <w:basedOn w:val="DefaultParagraphFont"/>
    <w:uiPriority w:val="99"/>
    <w:semiHidden/>
    <w:unhideWhenUsed/>
    <w:rsid w:val="00867CB3"/>
    <w:rPr>
      <w:i/>
      <w:iCs/>
    </w:rPr>
  </w:style>
  <w:style w:type="paragraph" w:customStyle="1" w:styleId="authors1">
    <w:name w:val="authors1"/>
    <w:basedOn w:val="Normal"/>
    <w:rsid w:val="00586710"/>
    <w:pPr>
      <w:spacing w:before="72" w:after="0" w:line="240" w:lineRule="atLeast"/>
      <w:ind w:left="660"/>
      <w:jc w:val="left"/>
    </w:pPr>
    <w:rPr>
      <w:rFonts w:eastAsia="Times New Roman"/>
      <w:sz w:val="22"/>
      <w:szCs w:val="22"/>
      <w:lang w:eastAsia="ru-RU"/>
    </w:rPr>
  </w:style>
  <w:style w:type="character" w:customStyle="1" w:styleId="ti2">
    <w:name w:val="ti2"/>
    <w:rsid w:val="00586710"/>
    <w:rPr>
      <w:sz w:val="22"/>
      <w:szCs w:val="22"/>
    </w:rPr>
  </w:style>
  <w:style w:type="character" w:customStyle="1" w:styleId="ti">
    <w:name w:val="ti"/>
    <w:rsid w:val="00586710"/>
  </w:style>
  <w:style w:type="character" w:customStyle="1" w:styleId="Heading6Char">
    <w:name w:val="Heading 6 Char"/>
    <w:basedOn w:val="DefaultParagraphFont"/>
    <w:link w:val="Heading6"/>
    <w:uiPriority w:val="9"/>
    <w:semiHidden/>
    <w:rsid w:val="004927FF"/>
    <w:rPr>
      <w:rFonts w:asciiTheme="majorHAnsi" w:eastAsiaTheme="majorEastAsia" w:hAnsiTheme="majorHAnsi" w:cstheme="majorBidi"/>
      <w:i/>
      <w:iCs/>
      <w:color w:val="243F60" w:themeColor="accent1" w:themeShade="7F"/>
      <w:sz w:val="24"/>
      <w:szCs w:val="24"/>
      <w:lang w:eastAsia="ja-JP"/>
    </w:rPr>
  </w:style>
  <w:style w:type="character" w:customStyle="1" w:styleId="li-content">
    <w:name w:val="li-content"/>
    <w:basedOn w:val="DefaultParagraphFont"/>
    <w:rsid w:val="00222F1F"/>
  </w:style>
  <w:style w:type="character" w:customStyle="1" w:styleId="a0">
    <w:name w:val="ШАБЛОН Знак"/>
    <w:link w:val="a1"/>
    <w:uiPriority w:val="99"/>
    <w:locked/>
    <w:rsid w:val="00DE087D"/>
    <w:rPr>
      <w:rFonts w:ascii="Times New Roman" w:hAnsi="Times New Roman" w:cs="Tahoma"/>
      <w:sz w:val="24"/>
      <w:szCs w:val="24"/>
    </w:rPr>
  </w:style>
  <w:style w:type="paragraph" w:customStyle="1" w:styleId="a1">
    <w:name w:val="ШАБЛОН"/>
    <w:basedOn w:val="BalloonText"/>
    <w:link w:val="a0"/>
    <w:uiPriority w:val="99"/>
    <w:qFormat/>
    <w:rsid w:val="00DE087D"/>
    <w:pPr>
      <w:widowControl w:val="0"/>
      <w:tabs>
        <w:tab w:val="left" w:pos="709"/>
      </w:tabs>
      <w:autoSpaceDE w:val="0"/>
      <w:autoSpaceDN w:val="0"/>
      <w:adjustRightInd w:val="0"/>
      <w:spacing w:after="0" w:line="360" w:lineRule="auto"/>
    </w:pPr>
    <w:rPr>
      <w:rFonts w:ascii="Times New Roman" w:eastAsiaTheme="minorHAnsi" w:hAnsi="Times New Roman" w:cs="Tahoma"/>
      <w:sz w:val="24"/>
      <w:szCs w:val="24"/>
      <w:lang w:eastAsia="en-US"/>
    </w:rPr>
  </w:style>
  <w:style w:type="table" w:customStyle="1" w:styleId="13">
    <w:name w:val="Сетка таблицы1"/>
    <w:basedOn w:val="TableNormal"/>
    <w:next w:val="TableGrid"/>
    <w:uiPriority w:val="59"/>
    <w:rsid w:val="002544AA"/>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rsid w:val="00E12D25"/>
    <w:rPr>
      <w:i/>
      <w:iCs/>
    </w:rPr>
  </w:style>
  <w:style w:type="character" w:customStyle="1" w:styleId="apple-converted-space">
    <w:name w:val="apple-converted-space"/>
    <w:basedOn w:val="DefaultParagraphFont"/>
    <w:rsid w:val="007E7E52"/>
  </w:style>
  <w:style w:type="paragraph" w:customStyle="1" w:styleId="opispoleabz">
    <w:name w:val="opis_pole_abz"/>
    <w:basedOn w:val="Normal"/>
    <w:rsid w:val="00F10DC1"/>
    <w:pPr>
      <w:spacing w:before="100" w:beforeAutospacing="1" w:after="100" w:afterAutospacing="1" w:line="240" w:lineRule="auto"/>
      <w:jc w:val="left"/>
    </w:pPr>
    <w:rPr>
      <w:rFonts w:eastAsia="Times New Roman"/>
      <w:lang w:eastAsia="ru-RU"/>
    </w:rPr>
  </w:style>
  <w:style w:type="character" w:customStyle="1" w:styleId="s1">
    <w:name w:val="s1"/>
    <w:rsid w:val="003B15F3"/>
    <w:rPr>
      <w:rFonts w:ascii="Arial" w:hAnsi="Arial" w:cs="Arial" w:hint="default"/>
    </w:rPr>
  </w:style>
  <w:style w:type="character" w:customStyle="1" w:styleId="14">
    <w:name w:val="Упомянуть1"/>
    <w:basedOn w:val="DefaultParagraphFont"/>
    <w:uiPriority w:val="99"/>
    <w:semiHidden/>
    <w:unhideWhenUsed/>
    <w:rsid w:val="00BC589C"/>
    <w:rPr>
      <w:color w:val="2B579A"/>
      <w:shd w:val="clear" w:color="auto" w:fill="E6E6E6"/>
    </w:rPr>
  </w:style>
  <w:style w:type="table" w:customStyle="1" w:styleId="TableGrid0">
    <w:name w:val="TableGrid"/>
    <w:rsid w:val="00544CC6"/>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1">
    <w:name w:val="TableGrid1"/>
    <w:rsid w:val="00291A15"/>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2">
    <w:name w:val="TableGrid2"/>
    <w:rsid w:val="00291A15"/>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3">
    <w:name w:val="TableGrid3"/>
    <w:rsid w:val="00291A15"/>
    <w:pPr>
      <w:spacing w:after="0" w:line="240" w:lineRule="auto"/>
    </w:pPr>
    <w:rPr>
      <w:rFonts w:eastAsia="Times New Roman"/>
      <w:lang w:eastAsia="ru-RU"/>
    </w:rPr>
    <w:tblPr>
      <w:tblCellMar>
        <w:top w:w="0" w:type="dxa"/>
        <w:left w:w="0" w:type="dxa"/>
        <w:bottom w:w="0" w:type="dxa"/>
        <w:right w:w="0" w:type="dxa"/>
      </w:tblCellMar>
    </w:tblPr>
  </w:style>
  <w:style w:type="table" w:customStyle="1" w:styleId="7">
    <w:name w:val="Сетка таблицы7"/>
    <w:basedOn w:val="TableNormal"/>
    <w:next w:val="TableGrid"/>
    <w:uiPriority w:val="39"/>
    <w:rsid w:val="003113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Сетка таблицы71"/>
    <w:basedOn w:val="TableNormal"/>
    <w:next w:val="TableGrid"/>
    <w:uiPriority w:val="39"/>
    <w:rsid w:val="00A202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
    <w:name w:val="Сетка таблицы2"/>
    <w:basedOn w:val="TableNormal"/>
    <w:next w:val="TableGrid"/>
    <w:uiPriority w:val="39"/>
    <w:rsid w:val="007259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ТАБЛИЦА1 Char,Список простой нумер Char,Примечание Char"/>
    <w:basedOn w:val="DefaultParagraphFont"/>
    <w:link w:val="ListParagraph"/>
    <w:uiPriority w:val="34"/>
    <w:locked/>
    <w:rsid w:val="0081221B"/>
    <w:rPr>
      <w:rFonts w:ascii="Times New Roman" w:eastAsia="MS Mincho" w:hAnsi="Times New Roman" w:cs="Times New Roman"/>
      <w:sz w:val="24"/>
      <w:szCs w:val="24"/>
      <w:lang w:eastAsia="ja-JP"/>
    </w:rPr>
  </w:style>
  <w:style w:type="numbering" w:customStyle="1" w:styleId="15">
    <w:name w:val="Нет списка1"/>
    <w:next w:val="NoList"/>
    <w:uiPriority w:val="99"/>
    <w:semiHidden/>
    <w:unhideWhenUsed/>
    <w:rsid w:val="004D2ADE"/>
  </w:style>
  <w:style w:type="character" w:customStyle="1" w:styleId="16">
    <w:name w:val="Неразрешенное упоминание1"/>
    <w:basedOn w:val="DefaultParagraphFont"/>
    <w:uiPriority w:val="99"/>
    <w:semiHidden/>
    <w:unhideWhenUsed/>
    <w:rsid w:val="00AF602C"/>
    <w:rPr>
      <w:color w:val="605E5C"/>
      <w:shd w:val="clear" w:color="auto" w:fill="E1DFDD"/>
    </w:rPr>
  </w:style>
  <w:style w:type="table" w:customStyle="1" w:styleId="4">
    <w:name w:val="Сетка таблицы4"/>
    <w:basedOn w:val="TableNormal"/>
    <w:next w:val="TableGrid"/>
    <w:uiPriority w:val="59"/>
    <w:rsid w:val="00F247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Grid5"/>
    <w:rsid w:val="006B300B"/>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paragraph" w:customStyle="1" w:styleId="a2">
    <w:name w:val="Таблица"/>
    <w:basedOn w:val="Normal"/>
    <w:link w:val="a3"/>
    <w:qFormat/>
    <w:rsid w:val="00F3566A"/>
    <w:pPr>
      <w:spacing w:before="120" w:after="0" w:line="360" w:lineRule="auto"/>
    </w:pPr>
    <w:rPr>
      <w:rFonts w:eastAsiaTheme="minorHAnsi"/>
      <w:b/>
      <w:lang w:eastAsia="en-US"/>
    </w:rPr>
  </w:style>
  <w:style w:type="character" w:customStyle="1" w:styleId="a3">
    <w:name w:val="Таблица Знак"/>
    <w:basedOn w:val="DefaultParagraphFont"/>
    <w:link w:val="a2"/>
    <w:rsid w:val="00F3566A"/>
    <w:rPr>
      <w:rFonts w:ascii="Times New Roman" w:hAnsi="Times New Roman" w:cs="Times New Roman"/>
      <w:b/>
      <w:sz w:val="24"/>
      <w:szCs w:val="24"/>
    </w:rPr>
  </w:style>
  <w:style w:type="paragraph" w:styleId="HTMLPreformatted">
    <w:name w:val="HTML Preformatted"/>
    <w:basedOn w:val="Normal"/>
    <w:link w:val="HTMLPreformattedChar"/>
    <w:uiPriority w:val="99"/>
    <w:unhideWhenUsed/>
    <w:rsid w:val="00E02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E02330"/>
    <w:rPr>
      <w:rFonts w:ascii="Courier New" w:eastAsia="Times New Roman" w:hAnsi="Courier New" w:cs="Courier New"/>
      <w:sz w:val="20"/>
      <w:szCs w:val="20"/>
      <w:lang w:eastAsia="ru-RU"/>
    </w:rPr>
  </w:style>
  <w:style w:type="character" w:customStyle="1" w:styleId="21">
    <w:name w:val="Основной текст (2)_"/>
    <w:basedOn w:val="DefaultParagraphFont"/>
    <w:link w:val="22"/>
    <w:rsid w:val="005D6E8A"/>
    <w:rPr>
      <w:rFonts w:ascii="Times New Roman" w:eastAsia="Times New Roman" w:hAnsi="Times New Roman" w:cs="Times New Roman"/>
      <w:b/>
      <w:bCs/>
      <w:spacing w:val="-2"/>
      <w:shd w:val="clear" w:color="auto" w:fill="FFFFFF"/>
    </w:rPr>
  </w:style>
  <w:style w:type="paragraph" w:customStyle="1" w:styleId="22">
    <w:name w:val="Основной текст (2)"/>
    <w:basedOn w:val="Normal"/>
    <w:link w:val="21"/>
    <w:rsid w:val="005D6E8A"/>
    <w:pPr>
      <w:widowControl w:val="0"/>
      <w:shd w:val="clear" w:color="auto" w:fill="FFFFFF"/>
      <w:spacing w:after="240" w:line="0" w:lineRule="atLeast"/>
    </w:pPr>
    <w:rPr>
      <w:rFonts w:eastAsia="Times New Roman"/>
      <w:b/>
      <w:bCs/>
      <w:spacing w:val="-2"/>
      <w:sz w:val="22"/>
      <w:szCs w:val="22"/>
      <w:lang w:eastAsia="en-US"/>
    </w:rPr>
  </w:style>
  <w:style w:type="table" w:customStyle="1" w:styleId="3">
    <w:name w:val="Сетка таблицы3"/>
    <w:basedOn w:val="TableNormal"/>
    <w:next w:val="TableGrid"/>
    <w:uiPriority w:val="59"/>
    <w:rsid w:val="00122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TableNormal"/>
    <w:next w:val="TableGrid"/>
    <w:uiPriority w:val="59"/>
    <w:rsid w:val="00ED3B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TableNormal"/>
    <w:next w:val="TableGrid"/>
    <w:uiPriority w:val="59"/>
    <w:rsid w:val="00ED3B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Сетка таблицы8"/>
    <w:basedOn w:val="TableNormal"/>
    <w:next w:val="TableGrid"/>
    <w:uiPriority w:val="59"/>
    <w:rsid w:val="007243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Сетка таблицы9"/>
    <w:basedOn w:val="TableNormal"/>
    <w:next w:val="TableGrid"/>
    <w:uiPriority w:val="59"/>
    <w:rsid w:val="006C7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СФ_Текст"/>
    <w:link w:val="a5"/>
    <w:qFormat/>
    <w:rsid w:val="006C7E6A"/>
    <w:pPr>
      <w:spacing w:before="120" w:after="120" w:line="288" w:lineRule="auto"/>
      <w:jc w:val="both"/>
    </w:pPr>
    <w:rPr>
      <w:rFonts w:ascii="Times New Roman" w:eastAsia="Times New Roman" w:hAnsi="Times New Roman" w:cs="Times New Roman"/>
      <w:sz w:val="24"/>
      <w:szCs w:val="24"/>
      <w:lang w:eastAsia="ru-RU"/>
    </w:rPr>
  </w:style>
  <w:style w:type="character" w:customStyle="1" w:styleId="a5">
    <w:name w:val="СФ_Текст Знак"/>
    <w:basedOn w:val="DefaultParagraphFont"/>
    <w:link w:val="a4"/>
    <w:rsid w:val="006C7E6A"/>
    <w:rPr>
      <w:rFonts w:ascii="Times New Roman" w:eastAsia="Times New Roman" w:hAnsi="Times New Roman" w:cs="Times New Roman"/>
      <w:sz w:val="24"/>
      <w:szCs w:val="24"/>
      <w:lang w:eastAsia="ru-RU"/>
    </w:rPr>
  </w:style>
  <w:style w:type="table" w:customStyle="1" w:styleId="100">
    <w:name w:val="Сетка таблицы10"/>
    <w:basedOn w:val="TableNormal"/>
    <w:next w:val="TableGrid"/>
    <w:uiPriority w:val="59"/>
    <w:rsid w:val="006C7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TableNormal"/>
    <w:next w:val="TableGrid"/>
    <w:uiPriority w:val="59"/>
    <w:rsid w:val="006C7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Grid51"/>
    <w:rsid w:val="00F23E58"/>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character" w:customStyle="1" w:styleId="Heading7Char">
    <w:name w:val="Heading 7 Char"/>
    <w:basedOn w:val="DefaultParagraphFont"/>
    <w:link w:val="Heading7"/>
    <w:uiPriority w:val="9"/>
    <w:semiHidden/>
    <w:rsid w:val="009E62E0"/>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9E62E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E62E0"/>
    <w:rPr>
      <w:rFonts w:asciiTheme="majorHAnsi" w:eastAsiaTheme="majorEastAsia" w:hAnsiTheme="majorHAnsi" w:cstheme="majorBidi"/>
      <w:i/>
      <w:iCs/>
      <w:color w:val="404040" w:themeColor="text1" w:themeTint="BF"/>
      <w:sz w:val="20"/>
      <w:szCs w:val="20"/>
    </w:rPr>
  </w:style>
  <w:style w:type="paragraph" w:customStyle="1" w:styleId="17">
    <w:name w:val="Заголовок1"/>
    <w:basedOn w:val="Normal"/>
    <w:link w:val="a6"/>
    <w:qFormat/>
    <w:rsid w:val="009E62E0"/>
    <w:pPr>
      <w:spacing w:before="120" w:after="0" w:line="360" w:lineRule="auto"/>
      <w:jc w:val="center"/>
    </w:pPr>
    <w:rPr>
      <w:rFonts w:eastAsiaTheme="minorHAnsi"/>
      <w:b/>
      <w:caps/>
      <w:color w:val="000000"/>
      <w:lang w:eastAsia="en-US"/>
    </w:rPr>
  </w:style>
  <w:style w:type="character" w:customStyle="1" w:styleId="a6">
    <w:name w:val="Заголовок Знак"/>
    <w:basedOn w:val="DefaultParagraphFont"/>
    <w:link w:val="17"/>
    <w:rsid w:val="009E62E0"/>
    <w:rPr>
      <w:rFonts w:ascii="Times New Roman" w:hAnsi="Times New Roman" w:cs="Times New Roman"/>
      <w:b/>
      <w:caps/>
      <w:color w:val="000000"/>
      <w:sz w:val="24"/>
      <w:szCs w:val="24"/>
    </w:rPr>
  </w:style>
  <w:style w:type="character" w:customStyle="1" w:styleId="fontstyle01">
    <w:name w:val="fontstyle01"/>
    <w:basedOn w:val="DefaultParagraphFont"/>
    <w:rsid w:val="009E62E0"/>
    <w:rPr>
      <w:rFonts w:ascii="Helvetica" w:hAnsi="Helvetica" w:hint="default"/>
      <w:b w:val="0"/>
      <w:bCs w:val="0"/>
      <w:i w:val="0"/>
      <w:iCs w:val="0"/>
      <w:color w:val="000000"/>
      <w:sz w:val="18"/>
      <w:szCs w:val="18"/>
    </w:rPr>
  </w:style>
  <w:style w:type="paragraph" w:styleId="TableofFigures">
    <w:name w:val="table of figures"/>
    <w:basedOn w:val="Normal"/>
    <w:next w:val="Normal"/>
    <w:uiPriority w:val="99"/>
    <w:unhideWhenUsed/>
    <w:rsid w:val="009E62E0"/>
    <w:pPr>
      <w:spacing w:before="120" w:after="0"/>
      <w:ind w:left="1418" w:hanging="1418"/>
    </w:pPr>
    <w:rPr>
      <w:rFonts w:eastAsiaTheme="minorHAnsi"/>
      <w:lang w:eastAsia="en-US"/>
    </w:rPr>
  </w:style>
  <w:style w:type="paragraph" w:customStyle="1" w:styleId="Style6">
    <w:name w:val="Style6"/>
    <w:basedOn w:val="Normal"/>
    <w:uiPriority w:val="99"/>
    <w:rsid w:val="009E62E0"/>
    <w:pPr>
      <w:widowControl w:val="0"/>
      <w:autoSpaceDE w:val="0"/>
      <w:autoSpaceDN w:val="0"/>
      <w:adjustRightInd w:val="0"/>
      <w:spacing w:after="0" w:line="240" w:lineRule="exact"/>
      <w:ind w:firstLine="215"/>
    </w:pPr>
    <w:rPr>
      <w:rFonts w:ascii="MS Reference Sans Serif" w:eastAsia="Times New Roman" w:hAnsi="MS Reference Sans Serif"/>
      <w:lang w:eastAsia="ru-RU"/>
    </w:rPr>
  </w:style>
  <w:style w:type="character" w:customStyle="1" w:styleId="FontStyle49">
    <w:name w:val="Font Style49"/>
    <w:uiPriority w:val="99"/>
    <w:rsid w:val="009E62E0"/>
    <w:rPr>
      <w:rFonts w:ascii="Arial Unicode MS" w:eastAsia="Arial Unicode MS" w:cs="Arial Unicode MS"/>
      <w:sz w:val="14"/>
      <w:szCs w:val="14"/>
    </w:rPr>
  </w:style>
  <w:style w:type="character" w:customStyle="1" w:styleId="apple-style-span">
    <w:name w:val="apple-style-span"/>
    <w:basedOn w:val="DefaultParagraphFont"/>
    <w:rsid w:val="009E62E0"/>
  </w:style>
  <w:style w:type="character" w:customStyle="1" w:styleId="FontStyle110">
    <w:name w:val="Font Style110"/>
    <w:uiPriority w:val="99"/>
    <w:rsid w:val="009E62E0"/>
    <w:rPr>
      <w:rFonts w:ascii="Times New Roman" w:hAnsi="Times New Roman"/>
      <w:color w:val="000000"/>
      <w:sz w:val="22"/>
    </w:rPr>
  </w:style>
  <w:style w:type="character" w:customStyle="1" w:styleId="FontStyle114">
    <w:name w:val="Font Style114"/>
    <w:uiPriority w:val="99"/>
    <w:rsid w:val="009E62E0"/>
    <w:rPr>
      <w:rFonts w:ascii="Times New Roman" w:hAnsi="Times New Roman"/>
      <w:b/>
      <w:color w:val="000000"/>
      <w:sz w:val="16"/>
    </w:rPr>
  </w:style>
  <w:style w:type="paragraph" w:customStyle="1" w:styleId="Style8">
    <w:name w:val="Style8"/>
    <w:basedOn w:val="Normal"/>
    <w:rsid w:val="009E62E0"/>
    <w:pPr>
      <w:widowControl w:val="0"/>
      <w:autoSpaceDE w:val="0"/>
      <w:autoSpaceDN w:val="0"/>
      <w:adjustRightInd w:val="0"/>
      <w:spacing w:after="0" w:line="240" w:lineRule="auto"/>
    </w:pPr>
    <w:rPr>
      <w:rFonts w:eastAsia="Times New Roman"/>
      <w:lang w:eastAsia="ru-RU"/>
    </w:rPr>
  </w:style>
  <w:style w:type="paragraph" w:styleId="List2">
    <w:name w:val="List 2"/>
    <w:basedOn w:val="Normal"/>
    <w:rsid w:val="009E62E0"/>
    <w:pPr>
      <w:spacing w:after="0" w:line="240" w:lineRule="auto"/>
      <w:ind w:left="566" w:hanging="283"/>
      <w:jc w:val="left"/>
    </w:pPr>
    <w:rPr>
      <w:rFonts w:ascii="Calibri" w:eastAsia="Calibri" w:hAnsi="Calibri"/>
      <w:lang w:eastAsia="en-US"/>
    </w:rPr>
  </w:style>
  <w:style w:type="paragraph" w:customStyle="1" w:styleId="a7">
    <w:name w:val="Таб. осн."/>
    <w:basedOn w:val="Normal"/>
    <w:rsid w:val="009E62E0"/>
    <w:pPr>
      <w:spacing w:before="60" w:after="60" w:line="240" w:lineRule="auto"/>
      <w:jc w:val="left"/>
    </w:pPr>
    <w:rPr>
      <w:rFonts w:ascii="Calibri" w:eastAsia="Calibri" w:hAnsi="Calibri"/>
      <w:szCs w:val="20"/>
      <w:lang w:eastAsia="en-US"/>
    </w:rPr>
  </w:style>
  <w:style w:type="character" w:customStyle="1" w:styleId="FontStyle40">
    <w:name w:val="Font Style40"/>
    <w:uiPriority w:val="99"/>
    <w:rsid w:val="009E62E0"/>
    <w:rPr>
      <w:rFonts w:ascii="Times New Roman" w:hAnsi="Times New Roman" w:cs="Times New Roman"/>
      <w:i/>
      <w:iCs/>
      <w:sz w:val="12"/>
      <w:szCs w:val="12"/>
    </w:rPr>
  </w:style>
  <w:style w:type="character" w:customStyle="1" w:styleId="FontStyle39">
    <w:name w:val="Font Style39"/>
    <w:rsid w:val="009E62E0"/>
    <w:rPr>
      <w:rFonts w:ascii="Times New Roman" w:hAnsi="Times New Roman" w:cs="Times New Roman"/>
      <w:sz w:val="12"/>
      <w:szCs w:val="12"/>
    </w:rPr>
  </w:style>
  <w:style w:type="paragraph" w:customStyle="1" w:styleId="Style19">
    <w:name w:val="Style19"/>
    <w:basedOn w:val="Normal"/>
    <w:uiPriority w:val="99"/>
    <w:rsid w:val="009E62E0"/>
    <w:pPr>
      <w:widowControl w:val="0"/>
      <w:autoSpaceDE w:val="0"/>
      <w:autoSpaceDN w:val="0"/>
      <w:adjustRightInd w:val="0"/>
      <w:spacing w:after="0" w:line="163" w:lineRule="exact"/>
      <w:ind w:hanging="216"/>
      <w:jc w:val="left"/>
    </w:pPr>
    <w:rPr>
      <w:rFonts w:eastAsia="Times New Roman"/>
      <w:lang w:eastAsia="ru-RU"/>
    </w:rPr>
  </w:style>
  <w:style w:type="character" w:customStyle="1" w:styleId="ft">
    <w:name w:val="ft"/>
    <w:basedOn w:val="DefaultParagraphFont"/>
    <w:rsid w:val="009E62E0"/>
  </w:style>
  <w:style w:type="paragraph" w:customStyle="1" w:styleId="OT">
    <w:name w:val="OT"/>
    <w:basedOn w:val="Normal"/>
    <w:link w:val="OT0"/>
    <w:qFormat/>
    <w:rsid w:val="009E62E0"/>
    <w:pPr>
      <w:widowControl w:val="0"/>
      <w:autoSpaceDE w:val="0"/>
      <w:autoSpaceDN w:val="0"/>
      <w:adjustRightInd w:val="0"/>
      <w:spacing w:after="120" w:line="240" w:lineRule="auto"/>
    </w:pPr>
    <w:rPr>
      <w:rFonts w:eastAsia="Times New Roman"/>
      <w:snapToGrid w:val="0"/>
      <w:sz w:val="22"/>
      <w:szCs w:val="20"/>
      <w:lang w:eastAsia="ru-RU"/>
    </w:rPr>
  </w:style>
  <w:style w:type="character" w:customStyle="1" w:styleId="OT0">
    <w:name w:val="OT Знак"/>
    <w:link w:val="OT"/>
    <w:rsid w:val="009E62E0"/>
    <w:rPr>
      <w:rFonts w:ascii="Times New Roman" w:eastAsia="Times New Roman" w:hAnsi="Times New Roman" w:cs="Times New Roman"/>
      <w:snapToGrid w:val="0"/>
      <w:szCs w:val="20"/>
      <w:lang w:eastAsia="ru-RU"/>
    </w:rPr>
  </w:style>
  <w:style w:type="paragraph" w:customStyle="1" w:styleId="20TableFootnote">
    <w:name w:val="20Table Footnote"/>
    <w:rsid w:val="009E62E0"/>
    <w:pPr>
      <w:spacing w:before="60" w:after="60" w:line="240" w:lineRule="auto"/>
    </w:pPr>
    <w:rPr>
      <w:rFonts w:ascii="Times New Roman" w:hAnsi="Times New Roman" w:cs="Times New Roman"/>
      <w:sz w:val="20"/>
      <w:szCs w:val="20"/>
      <w:lang w:val="en-US"/>
    </w:rPr>
  </w:style>
  <w:style w:type="character" w:customStyle="1" w:styleId="jrnl">
    <w:name w:val="jrnl"/>
    <w:basedOn w:val="DefaultParagraphFont"/>
    <w:rsid w:val="009E62E0"/>
  </w:style>
  <w:style w:type="paragraph" w:customStyle="1" w:styleId="18">
    <w:name w:val="Название1"/>
    <w:basedOn w:val="Normal"/>
    <w:rsid w:val="009E62E0"/>
    <w:pPr>
      <w:spacing w:before="100" w:beforeAutospacing="1" w:after="100" w:afterAutospacing="1" w:line="240" w:lineRule="auto"/>
      <w:jc w:val="left"/>
    </w:pPr>
    <w:rPr>
      <w:rFonts w:eastAsia="Times New Roman"/>
      <w:lang w:eastAsia="ru-RU"/>
    </w:rPr>
  </w:style>
  <w:style w:type="paragraph" w:customStyle="1" w:styleId="19">
    <w:name w:val="Таблица1"/>
    <w:basedOn w:val="Caption"/>
    <w:link w:val="1a"/>
    <w:qFormat/>
    <w:rsid w:val="009E62E0"/>
    <w:pPr>
      <w:keepNext/>
      <w:spacing w:after="120" w:line="240" w:lineRule="auto"/>
    </w:pPr>
  </w:style>
  <w:style w:type="character" w:customStyle="1" w:styleId="CaptionChar">
    <w:name w:val="Caption Char"/>
    <w:basedOn w:val="DefaultParagraphFont"/>
    <w:link w:val="Caption"/>
    <w:rsid w:val="009E62E0"/>
    <w:rPr>
      <w:rFonts w:ascii="Times New Roman" w:eastAsia="Times New Roman" w:hAnsi="Times New Roman" w:cs="Times New Roman"/>
      <w:sz w:val="24"/>
      <w:szCs w:val="20"/>
      <w:lang w:eastAsia="ru-RU"/>
    </w:rPr>
  </w:style>
  <w:style w:type="character" w:customStyle="1" w:styleId="1a">
    <w:name w:val="Таблица1 Знак"/>
    <w:basedOn w:val="CaptionChar"/>
    <w:link w:val="19"/>
    <w:rsid w:val="009E62E0"/>
    <w:rPr>
      <w:rFonts w:ascii="Times New Roman" w:eastAsia="Times New Roman" w:hAnsi="Times New Roman" w:cs="Times New Roman"/>
      <w:sz w:val="24"/>
      <w:szCs w:val="20"/>
      <w:lang w:eastAsia="ru-RU"/>
    </w:rPr>
  </w:style>
  <w:style w:type="paragraph" w:styleId="BodyTextIndent3">
    <w:name w:val="Body Text Indent 3"/>
    <w:basedOn w:val="Normal"/>
    <w:link w:val="BodyTextIndent3Char"/>
    <w:uiPriority w:val="99"/>
    <w:semiHidden/>
    <w:unhideWhenUsed/>
    <w:rsid w:val="009E62E0"/>
    <w:pPr>
      <w:spacing w:before="120" w:after="120" w:line="360" w:lineRule="auto"/>
      <w:ind w:left="283"/>
    </w:pPr>
    <w:rPr>
      <w:rFonts w:eastAsiaTheme="minorHAnsi"/>
      <w:sz w:val="16"/>
      <w:szCs w:val="16"/>
      <w:lang w:eastAsia="en-US"/>
    </w:rPr>
  </w:style>
  <w:style w:type="character" w:customStyle="1" w:styleId="BodyTextIndent3Char">
    <w:name w:val="Body Text Indent 3 Char"/>
    <w:basedOn w:val="DefaultParagraphFont"/>
    <w:link w:val="BodyTextIndent3"/>
    <w:uiPriority w:val="99"/>
    <w:semiHidden/>
    <w:rsid w:val="009E62E0"/>
    <w:rPr>
      <w:rFonts w:ascii="Times New Roman" w:hAnsi="Times New Roman" w:cs="Times New Roman"/>
      <w:sz w:val="16"/>
      <w:szCs w:val="16"/>
    </w:rPr>
  </w:style>
  <w:style w:type="character" w:customStyle="1" w:styleId="312">
    <w:name w:val="Основной текст (3)12"/>
    <w:basedOn w:val="DefaultParagraphFont"/>
    <w:uiPriority w:val="99"/>
    <w:rsid w:val="009E62E0"/>
    <w:rPr>
      <w:rFonts w:ascii="Times New Roman" w:hAnsi="Times New Roman"/>
      <w:i/>
      <w:iCs/>
      <w:sz w:val="20"/>
      <w:szCs w:val="20"/>
      <w:shd w:val="clear" w:color="auto" w:fill="FFFFFF"/>
    </w:rPr>
  </w:style>
  <w:style w:type="paragraph" w:styleId="NoSpacing">
    <w:name w:val="No Spacing"/>
    <w:uiPriority w:val="1"/>
    <w:qFormat/>
    <w:rsid w:val="009E62E0"/>
    <w:pPr>
      <w:spacing w:after="0" w:line="240" w:lineRule="auto"/>
    </w:pPr>
    <w:rPr>
      <w:rFonts w:ascii="Arial" w:eastAsiaTheme="minorEastAsia" w:hAnsi="Arial"/>
      <w:sz w:val="24"/>
      <w:lang w:eastAsia="ru-RU"/>
    </w:rPr>
  </w:style>
  <w:style w:type="paragraph" w:customStyle="1" w:styleId="TableParagraph">
    <w:name w:val="Table Paragraph"/>
    <w:basedOn w:val="Normal"/>
    <w:uiPriority w:val="1"/>
    <w:qFormat/>
    <w:rsid w:val="009E62E0"/>
    <w:pPr>
      <w:widowControl w:val="0"/>
      <w:spacing w:after="0" w:line="240" w:lineRule="auto"/>
      <w:jc w:val="left"/>
    </w:pPr>
    <w:rPr>
      <w:rFonts w:asciiTheme="minorHAnsi" w:eastAsiaTheme="minorHAnsi" w:hAnsiTheme="minorHAnsi" w:cstheme="minorBidi"/>
      <w:sz w:val="22"/>
      <w:szCs w:val="22"/>
      <w:lang w:val="en-US" w:eastAsia="en-US"/>
    </w:rPr>
  </w:style>
  <w:style w:type="character" w:customStyle="1" w:styleId="26pt">
    <w:name w:val="Основной текст (2) + 6 pt"/>
    <w:basedOn w:val="21"/>
    <w:rsid w:val="009E62E0"/>
    <w:rPr>
      <w:rFonts w:ascii="Times New Roman" w:eastAsia="Times New Roman" w:hAnsi="Times New Roman" w:cs="Times New Roman"/>
      <w:b w:val="0"/>
      <w:bCs w:val="0"/>
      <w:i w:val="0"/>
      <w:iCs w:val="0"/>
      <w:smallCaps w:val="0"/>
      <w:strike w:val="0"/>
      <w:color w:val="000000"/>
      <w:spacing w:val="0"/>
      <w:w w:val="100"/>
      <w:position w:val="0"/>
      <w:sz w:val="12"/>
      <w:szCs w:val="12"/>
      <w:u w:val="none"/>
      <w:shd w:val="clear" w:color="auto" w:fill="FFFFFF"/>
      <w:lang w:val="en-US" w:eastAsia="en-US" w:bidi="en-US"/>
    </w:rPr>
  </w:style>
  <w:style w:type="character" w:customStyle="1" w:styleId="abstract--author-name">
    <w:name w:val="abstract--author-name"/>
    <w:basedOn w:val="DefaultParagraphFont"/>
    <w:rsid w:val="009E62E0"/>
  </w:style>
  <w:style w:type="character" w:customStyle="1" w:styleId="80">
    <w:name w:val="Основной текст (8)_"/>
    <w:basedOn w:val="DefaultParagraphFont"/>
    <w:link w:val="81"/>
    <w:rsid w:val="009E62E0"/>
    <w:rPr>
      <w:rFonts w:ascii="Times New Roman" w:eastAsia="Times New Roman" w:hAnsi="Times New Roman" w:cs="Times New Roman"/>
      <w:i/>
      <w:iCs/>
      <w:sz w:val="18"/>
      <w:szCs w:val="18"/>
      <w:shd w:val="clear" w:color="auto" w:fill="FFFFFF"/>
    </w:rPr>
  </w:style>
  <w:style w:type="paragraph" w:customStyle="1" w:styleId="81">
    <w:name w:val="Основной текст (8)"/>
    <w:basedOn w:val="Normal"/>
    <w:link w:val="80"/>
    <w:rsid w:val="009E62E0"/>
    <w:pPr>
      <w:widowControl w:val="0"/>
      <w:shd w:val="clear" w:color="auto" w:fill="FFFFFF"/>
      <w:spacing w:after="0" w:line="0" w:lineRule="atLeast"/>
      <w:jc w:val="left"/>
    </w:pPr>
    <w:rPr>
      <w:rFonts w:eastAsia="Times New Roman"/>
      <w:i/>
      <w:iCs/>
      <w:sz w:val="18"/>
      <w:szCs w:val="18"/>
      <w:lang w:eastAsia="en-US"/>
    </w:rPr>
  </w:style>
  <w:style w:type="character" w:customStyle="1" w:styleId="publication-meta-journal">
    <w:name w:val="publication-meta-journal"/>
    <w:basedOn w:val="DefaultParagraphFont"/>
    <w:rsid w:val="009E62E0"/>
  </w:style>
  <w:style w:type="character" w:customStyle="1" w:styleId="publication-meta-date">
    <w:name w:val="publication-meta-date"/>
    <w:basedOn w:val="DefaultParagraphFont"/>
    <w:rsid w:val="009E62E0"/>
  </w:style>
  <w:style w:type="character" w:customStyle="1" w:styleId="absnonlinkmetadata">
    <w:name w:val="abs_nonlink_metadata"/>
    <w:basedOn w:val="DefaultParagraphFont"/>
    <w:rsid w:val="009E62E0"/>
  </w:style>
  <w:style w:type="character" w:customStyle="1" w:styleId="smallcaps">
    <w:name w:val="smallcaps"/>
    <w:basedOn w:val="DefaultParagraphFont"/>
    <w:rsid w:val="009E62E0"/>
  </w:style>
  <w:style w:type="character" w:customStyle="1" w:styleId="nlm-given-names">
    <w:name w:val="nlm-given-names"/>
    <w:basedOn w:val="DefaultParagraphFont"/>
    <w:rsid w:val="009E62E0"/>
  </w:style>
  <w:style w:type="character" w:customStyle="1" w:styleId="nlm-surname">
    <w:name w:val="nlm-surname"/>
    <w:basedOn w:val="DefaultParagraphFont"/>
    <w:rsid w:val="009E62E0"/>
  </w:style>
  <w:style w:type="character" w:customStyle="1" w:styleId="highwire-cite-metadata-journal">
    <w:name w:val="highwire-cite-metadata-journal"/>
    <w:basedOn w:val="DefaultParagraphFont"/>
    <w:rsid w:val="009E62E0"/>
  </w:style>
  <w:style w:type="character" w:customStyle="1" w:styleId="highwire-cite-metadata-date">
    <w:name w:val="highwire-cite-metadata-date"/>
    <w:basedOn w:val="DefaultParagraphFont"/>
    <w:rsid w:val="009E62E0"/>
  </w:style>
  <w:style w:type="character" w:customStyle="1" w:styleId="highwire-cite-metadata-volume">
    <w:name w:val="highwire-cite-metadata-volume"/>
    <w:basedOn w:val="DefaultParagraphFont"/>
    <w:rsid w:val="009E62E0"/>
  </w:style>
  <w:style w:type="character" w:customStyle="1" w:styleId="highwire-cite-metadata-issue">
    <w:name w:val="highwire-cite-metadata-issue"/>
    <w:basedOn w:val="DefaultParagraphFont"/>
    <w:rsid w:val="009E62E0"/>
  </w:style>
  <w:style w:type="character" w:customStyle="1" w:styleId="highwire-cite-metadata-pages">
    <w:name w:val="highwire-cite-metadata-pages"/>
    <w:basedOn w:val="DefaultParagraphFont"/>
    <w:rsid w:val="009E62E0"/>
  </w:style>
  <w:style w:type="character" w:customStyle="1" w:styleId="2Candara">
    <w:name w:val="Основной текст (2) + Candara"/>
    <w:aliases w:val="7 pt,Интервал 1 pt"/>
    <w:basedOn w:val="21"/>
    <w:rsid w:val="009E62E0"/>
    <w:rPr>
      <w:rFonts w:ascii="Candara" w:eastAsia="Candara" w:hAnsi="Candara" w:cs="Candara"/>
      <w:b w:val="0"/>
      <w:bCs w:val="0"/>
      <w:i w:val="0"/>
      <w:iCs w:val="0"/>
      <w:smallCaps w:val="0"/>
      <w:strike w:val="0"/>
      <w:color w:val="000000"/>
      <w:spacing w:val="20"/>
      <w:w w:val="100"/>
      <w:position w:val="0"/>
      <w:sz w:val="14"/>
      <w:szCs w:val="14"/>
      <w:u w:val="none"/>
      <w:shd w:val="clear" w:color="auto" w:fill="FFFFFF"/>
      <w:lang w:val="ru-RU" w:eastAsia="ru-RU" w:bidi="ru-RU"/>
    </w:rPr>
  </w:style>
  <w:style w:type="character" w:customStyle="1" w:styleId="st">
    <w:name w:val="st"/>
    <w:basedOn w:val="DefaultParagraphFont"/>
    <w:rsid w:val="002F152D"/>
  </w:style>
  <w:style w:type="character" w:customStyle="1" w:styleId="tlid-translation">
    <w:name w:val="tlid-translation"/>
    <w:basedOn w:val="DefaultParagraphFont"/>
    <w:rsid w:val="003E1A0F"/>
  </w:style>
  <w:style w:type="table" w:customStyle="1" w:styleId="TableGrid4">
    <w:name w:val="TableGrid4"/>
    <w:rsid w:val="00A132E2"/>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6">
    <w:name w:val="TableGrid6"/>
    <w:rsid w:val="00705C2F"/>
    <w:pPr>
      <w:spacing w:after="0" w:line="240" w:lineRule="auto"/>
    </w:pPr>
    <w:rPr>
      <w:rFonts w:eastAsia="Times New Roman"/>
      <w:lang w:eastAsia="ru-RU"/>
    </w:rPr>
    <w:tblPr>
      <w:tblCellMar>
        <w:top w:w="0" w:type="dxa"/>
        <w:left w:w="0" w:type="dxa"/>
        <w:bottom w:w="0" w:type="dxa"/>
        <w:right w:w="0" w:type="dxa"/>
      </w:tblCellMar>
    </w:tblPr>
  </w:style>
  <w:style w:type="character" w:customStyle="1" w:styleId="a8">
    <w:name w:val="Основной текст + Полужирный"/>
    <w:basedOn w:val="DefaultParagraphFont"/>
    <w:rsid w:val="00A82A58"/>
    <w:rPr>
      <w:rFonts w:ascii="Times New Roman" w:eastAsia="Times New Roman" w:hAnsi="Times New Roman" w:cs="Times New Roman"/>
      <w:b/>
      <w:bCs/>
      <w:color w:val="000000"/>
      <w:spacing w:val="-2"/>
      <w:w w:val="100"/>
      <w:position w:val="0"/>
      <w:shd w:val="clear" w:color="auto" w:fill="FFFFFF"/>
      <w:lang w:val="ru-RU" w:eastAsia="ru-RU" w:bidi="ru-RU"/>
    </w:rPr>
  </w:style>
  <w:style w:type="table" w:customStyle="1" w:styleId="121">
    <w:name w:val="Сетка таблицы12"/>
    <w:basedOn w:val="TableNormal"/>
    <w:next w:val="TableGrid"/>
    <w:uiPriority w:val="39"/>
    <w:rsid w:val="00F20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Сетка таблицы13"/>
    <w:basedOn w:val="TableNormal"/>
    <w:next w:val="TableGrid"/>
    <w:uiPriority w:val="59"/>
    <w:rsid w:val="00B40CA6"/>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Grid7"/>
    <w:rsid w:val="00BB3A14"/>
    <w:pPr>
      <w:spacing w:after="0" w:line="240" w:lineRule="auto"/>
    </w:pPr>
    <w:rPr>
      <w:rFonts w:eastAsia="Times New Roman"/>
      <w:lang w:eastAsia="ru-RU"/>
    </w:rPr>
    <w:tblPr>
      <w:tblCellMar>
        <w:top w:w="0" w:type="dxa"/>
        <w:left w:w="0" w:type="dxa"/>
        <w:bottom w:w="0" w:type="dxa"/>
        <w:right w:w="0" w:type="dxa"/>
      </w:tblCellMar>
    </w:tblPr>
  </w:style>
  <w:style w:type="table" w:customStyle="1" w:styleId="TableGrid8">
    <w:name w:val="TableGrid8"/>
    <w:rsid w:val="00444517"/>
    <w:pPr>
      <w:spacing w:after="0" w:line="240" w:lineRule="auto"/>
    </w:pPr>
    <w:rPr>
      <w:rFonts w:eastAsia="Times New Roman"/>
      <w:lang w:eastAsia="ru-RU"/>
    </w:rPr>
    <w:tblPr>
      <w:tblCellMar>
        <w:top w:w="0" w:type="dxa"/>
        <w:left w:w="0" w:type="dxa"/>
        <w:bottom w:w="0" w:type="dxa"/>
        <w:right w:w="0" w:type="dxa"/>
      </w:tblCellMar>
    </w:tblPr>
  </w:style>
  <w:style w:type="table" w:customStyle="1" w:styleId="210">
    <w:name w:val="Сетка таблицы21"/>
    <w:basedOn w:val="TableNormal"/>
    <w:next w:val="TableGrid"/>
    <w:uiPriority w:val="39"/>
    <w:rsid w:val="00B42A51"/>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21">
    <w:name w:val="fontstyle21"/>
    <w:basedOn w:val="DefaultParagraphFont"/>
    <w:rsid w:val="006161F9"/>
    <w:rPr>
      <w:rFonts w:ascii="TimesNewRomanPSMT" w:hAnsi="TimesNewRomanPSMT" w:hint="default"/>
      <w:b w:val="0"/>
      <w:bCs w:val="0"/>
      <w:i w:val="0"/>
      <w:iCs w:val="0"/>
      <w:color w:val="000000"/>
      <w:sz w:val="18"/>
      <w:szCs w:val="18"/>
    </w:rPr>
  </w:style>
  <w:style w:type="character" w:customStyle="1" w:styleId="fontstyle31">
    <w:name w:val="fontstyle31"/>
    <w:basedOn w:val="DefaultParagraphFont"/>
    <w:rsid w:val="00113100"/>
    <w:rPr>
      <w:rFonts w:ascii="TimesNewRomanPS-BoldItalicMT" w:hAnsi="TimesNewRomanPS-BoldItalicMT" w:hint="default"/>
      <w:b/>
      <w:bCs/>
      <w:i/>
      <w:iCs/>
      <w:color w:val="000000"/>
      <w:sz w:val="24"/>
      <w:szCs w:val="24"/>
    </w:rPr>
  </w:style>
  <w:style w:type="character" w:customStyle="1" w:styleId="fontstyle41">
    <w:name w:val="fontstyle41"/>
    <w:basedOn w:val="DefaultParagraphFont"/>
    <w:rsid w:val="00113100"/>
    <w:rPr>
      <w:rFonts w:ascii="TimesNewRomanPS-ItalicMT" w:hAnsi="TimesNewRomanPS-ItalicMT" w:hint="default"/>
      <w:b w:val="0"/>
      <w:bCs w:val="0"/>
      <w:i/>
      <w:iCs/>
      <w:color w:val="000000"/>
      <w:sz w:val="22"/>
      <w:szCs w:val="22"/>
    </w:rPr>
  </w:style>
  <w:style w:type="character" w:customStyle="1" w:styleId="extended-textshort">
    <w:name w:val="extended-text__short"/>
    <w:basedOn w:val="DefaultParagraphFont"/>
    <w:rsid w:val="00113100"/>
  </w:style>
  <w:style w:type="character" w:customStyle="1" w:styleId="fontstyle51">
    <w:name w:val="fontstyle51"/>
    <w:basedOn w:val="DefaultParagraphFont"/>
    <w:rsid w:val="00113100"/>
    <w:rPr>
      <w:rFonts w:ascii="SymbolMT" w:hAnsi="SymbolMT" w:hint="default"/>
      <w:b w:val="0"/>
      <w:bCs w:val="0"/>
      <w:i w:val="0"/>
      <w:iCs w:val="0"/>
      <w:color w:val="000000"/>
      <w:sz w:val="22"/>
      <w:szCs w:val="22"/>
    </w:rPr>
  </w:style>
  <w:style w:type="character" w:customStyle="1" w:styleId="nowrap">
    <w:name w:val="nowrap"/>
    <w:basedOn w:val="DefaultParagraphFont"/>
    <w:rsid w:val="00CB4CC1"/>
  </w:style>
  <w:style w:type="character" w:customStyle="1" w:styleId="author">
    <w:name w:val="author"/>
    <w:basedOn w:val="DefaultParagraphFont"/>
    <w:rsid w:val="003822AB"/>
  </w:style>
  <w:style w:type="character" w:customStyle="1" w:styleId="articletitle">
    <w:name w:val="articletitle"/>
    <w:basedOn w:val="DefaultParagraphFont"/>
    <w:rsid w:val="003822AB"/>
  </w:style>
  <w:style w:type="character" w:customStyle="1" w:styleId="journaltitle">
    <w:name w:val="journaltitle"/>
    <w:basedOn w:val="DefaultParagraphFont"/>
    <w:rsid w:val="003822AB"/>
  </w:style>
  <w:style w:type="character" w:customStyle="1" w:styleId="vol">
    <w:name w:val="vol"/>
    <w:basedOn w:val="DefaultParagraphFont"/>
    <w:rsid w:val="003822AB"/>
  </w:style>
  <w:style w:type="character" w:customStyle="1" w:styleId="pubyear">
    <w:name w:val="pubyear"/>
    <w:basedOn w:val="DefaultParagraphFont"/>
    <w:rsid w:val="003822AB"/>
  </w:style>
  <w:style w:type="character" w:customStyle="1" w:styleId="pagefirst">
    <w:name w:val="pagefirst"/>
    <w:basedOn w:val="DefaultParagraphFont"/>
    <w:rsid w:val="00D35D87"/>
  </w:style>
  <w:style w:type="character" w:customStyle="1" w:styleId="pagelast">
    <w:name w:val="pagelast"/>
    <w:basedOn w:val="DefaultParagraphFont"/>
    <w:rsid w:val="00D35D87"/>
  </w:style>
  <w:style w:type="paragraph" w:styleId="Bibliography">
    <w:name w:val="Bibliography"/>
    <w:basedOn w:val="Normal"/>
    <w:next w:val="Normal"/>
    <w:uiPriority w:val="37"/>
    <w:unhideWhenUsed/>
    <w:rsid w:val="00BC59D1"/>
  </w:style>
  <w:style w:type="character" w:customStyle="1" w:styleId="2Corbel">
    <w:name w:val="Основной текст (2) + Corbel"/>
    <w:aliases w:val="9,5 pt,Основной текст (2) + 9"/>
    <w:basedOn w:val="DefaultParagraphFont"/>
    <w:rsid w:val="00417394"/>
    <w:rPr>
      <w:rFonts w:ascii="Corbel" w:eastAsia="Corbel" w:hAnsi="Corbel" w:cs="Corbel" w:hint="default"/>
      <w:b w:val="0"/>
      <w:bCs w:val="0"/>
      <w:i w:val="0"/>
      <w:iCs w:val="0"/>
      <w:smallCaps w:val="0"/>
      <w:strike w:val="0"/>
      <w:dstrike w:val="0"/>
      <w:color w:val="000000"/>
      <w:spacing w:val="0"/>
      <w:w w:val="100"/>
      <w:position w:val="0"/>
      <w:sz w:val="19"/>
      <w:szCs w:val="19"/>
      <w:u w:val="none"/>
      <w:effect w:val="none"/>
      <w:lang w:val="ru-RU" w:eastAsia="ru-RU" w:bidi="ru-RU"/>
    </w:rPr>
  </w:style>
  <w:style w:type="character" w:customStyle="1" w:styleId="23">
    <w:name w:val="Основной текст (2) + Полужирный"/>
    <w:basedOn w:val="DefaultParagraphFont"/>
    <w:rsid w:val="0020316C"/>
    <w:rPr>
      <w:rFonts w:ascii="Times New Roman" w:eastAsia="Times New Roman" w:hAnsi="Times New Roman" w:cs="Times New Roman" w:hint="default"/>
      <w:b/>
      <w:bCs/>
      <w:i w:val="0"/>
      <w:iCs w:val="0"/>
      <w:smallCaps w:val="0"/>
      <w:strike w:val="0"/>
      <w:dstrike w:val="0"/>
      <w:color w:val="000000"/>
      <w:spacing w:val="0"/>
      <w:w w:val="100"/>
      <w:position w:val="0"/>
      <w:sz w:val="22"/>
      <w:szCs w:val="22"/>
      <w:u w:val="none"/>
      <w:effect w:val="none"/>
      <w:lang w:val="ru-RU" w:eastAsia="ru-RU" w:bidi="ru-RU"/>
    </w:rPr>
  </w:style>
  <w:style w:type="character" w:customStyle="1" w:styleId="a9">
    <w:name w:val="Подпись к таблице_"/>
    <w:basedOn w:val="DefaultParagraphFont"/>
    <w:link w:val="aa"/>
    <w:locked/>
    <w:rsid w:val="00491CBF"/>
    <w:rPr>
      <w:rFonts w:ascii="Times New Roman" w:eastAsia="Times New Roman" w:hAnsi="Times New Roman" w:cs="Times New Roman"/>
      <w:b/>
      <w:bCs/>
      <w:shd w:val="clear" w:color="auto" w:fill="FFFFFF"/>
    </w:rPr>
  </w:style>
  <w:style w:type="paragraph" w:customStyle="1" w:styleId="aa">
    <w:name w:val="Подпись к таблице"/>
    <w:basedOn w:val="Normal"/>
    <w:link w:val="a9"/>
    <w:rsid w:val="00491CBF"/>
    <w:pPr>
      <w:widowControl w:val="0"/>
      <w:shd w:val="clear" w:color="auto" w:fill="FFFFFF"/>
      <w:spacing w:after="0" w:line="254" w:lineRule="exact"/>
      <w:ind w:firstLine="360"/>
    </w:pPr>
    <w:rPr>
      <w:rFonts w:eastAsia="Times New Roman"/>
      <w:b/>
      <w:bCs/>
      <w:sz w:val="22"/>
      <w:szCs w:val="22"/>
      <w:lang w:eastAsia="en-US"/>
    </w:rPr>
  </w:style>
  <w:style w:type="character" w:customStyle="1" w:styleId="210pt">
    <w:name w:val="Основной текст (2) + 10 pt"/>
    <w:basedOn w:val="21"/>
    <w:rsid w:val="00584C90"/>
    <w:rPr>
      <w:rFonts w:ascii="Times New Roman" w:eastAsia="Times New Roman" w:hAnsi="Times New Roman" w:cs="Times New Roman"/>
      <w:b w:val="0"/>
      <w:bCs w:val="0"/>
      <w:color w:val="000000"/>
      <w:spacing w:val="0"/>
      <w:w w:val="100"/>
      <w:position w:val="0"/>
      <w:sz w:val="20"/>
      <w:szCs w:val="20"/>
      <w:shd w:val="clear" w:color="auto" w:fill="FFFFFF"/>
      <w:lang w:val="ru-RU" w:eastAsia="ru-RU" w:bidi="ru-RU"/>
    </w:rPr>
  </w:style>
  <w:style w:type="character" w:customStyle="1" w:styleId="2ArialNarrow">
    <w:name w:val="Основной текст (2) + Arial Narrow"/>
    <w:aliases w:val="6 pt,Курсив"/>
    <w:basedOn w:val="21"/>
    <w:rsid w:val="00584C90"/>
    <w:rPr>
      <w:rFonts w:ascii="Arial Narrow" w:eastAsia="Arial Narrow" w:hAnsi="Arial Narrow" w:cs="Arial Narrow"/>
      <w:b w:val="0"/>
      <w:bCs w:val="0"/>
      <w:i/>
      <w:iCs/>
      <w:color w:val="000000"/>
      <w:spacing w:val="0"/>
      <w:w w:val="100"/>
      <w:position w:val="0"/>
      <w:sz w:val="12"/>
      <w:szCs w:val="12"/>
      <w:shd w:val="clear" w:color="auto" w:fill="FFFFFF"/>
      <w:lang w:val="en-US" w:eastAsia="en-US" w:bidi="en-US"/>
    </w:rPr>
  </w:style>
  <w:style w:type="character" w:customStyle="1" w:styleId="30">
    <w:name w:val="Основной текст (3)_"/>
    <w:basedOn w:val="DefaultParagraphFont"/>
    <w:link w:val="31"/>
    <w:locked/>
    <w:rsid w:val="008863C9"/>
    <w:rPr>
      <w:rFonts w:ascii="Times New Roman" w:eastAsia="Times New Roman" w:hAnsi="Times New Roman" w:cs="Times New Roman"/>
      <w:b/>
      <w:bCs/>
      <w:shd w:val="clear" w:color="auto" w:fill="FFFFFF"/>
    </w:rPr>
  </w:style>
  <w:style w:type="paragraph" w:customStyle="1" w:styleId="31">
    <w:name w:val="Основной текст (3)"/>
    <w:basedOn w:val="Normal"/>
    <w:link w:val="30"/>
    <w:rsid w:val="008863C9"/>
    <w:pPr>
      <w:widowControl w:val="0"/>
      <w:shd w:val="clear" w:color="auto" w:fill="FFFFFF"/>
      <w:spacing w:before="140" w:after="140" w:line="244" w:lineRule="exact"/>
      <w:ind w:hanging="1040"/>
    </w:pPr>
    <w:rPr>
      <w:rFonts w:eastAsia="Times New Roman"/>
      <w:b/>
      <w:bCs/>
      <w:sz w:val="22"/>
      <w:szCs w:val="22"/>
      <w:lang w:eastAsia="en-US"/>
    </w:rPr>
  </w:style>
  <w:style w:type="character" w:customStyle="1" w:styleId="lrzxr">
    <w:name w:val="lrzxr"/>
    <w:basedOn w:val="DefaultParagraphFont"/>
    <w:rsid w:val="004541CE"/>
  </w:style>
  <w:style w:type="character" w:customStyle="1" w:styleId="DefaultChar">
    <w:name w:val="Default Char"/>
    <w:link w:val="Default"/>
    <w:locked/>
    <w:rsid w:val="00B47726"/>
    <w:rPr>
      <w:rFonts w:ascii="Times New Roman" w:eastAsia="Times New Roman" w:hAnsi="Times New Roman" w:cs="Times New Roman"/>
      <w:color w:val="000000"/>
      <w:sz w:val="24"/>
      <w:szCs w:val="24"/>
      <w:lang w:eastAsia="ru-RU"/>
    </w:rPr>
  </w:style>
  <w:style w:type="table" w:customStyle="1" w:styleId="TableGrid11">
    <w:name w:val="TableGrid11"/>
    <w:rsid w:val="00AB20DF"/>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table" w:customStyle="1" w:styleId="TableGrid21">
    <w:name w:val="TableGrid21"/>
    <w:rsid w:val="00AB20DF"/>
    <w:pPr>
      <w:spacing w:after="0" w:line="240" w:lineRule="auto"/>
    </w:pPr>
    <w:rPr>
      <w:rFonts w:ascii="Calibri" w:eastAsia="Times New Roman" w:hAnsi="Calibri" w:cs="Times New Roman"/>
      <w:lang w:eastAsia="ru-RU"/>
    </w:rPr>
    <w:tblPr>
      <w:tblCellMar>
        <w:top w:w="0" w:type="dxa"/>
        <w:left w:w="0" w:type="dxa"/>
        <w:bottom w:w="0" w:type="dxa"/>
        <w:right w:w="0" w:type="dxa"/>
      </w:tblCellMar>
    </w:tblPr>
  </w:style>
  <w:style w:type="character" w:customStyle="1" w:styleId="UnresolvedMention1">
    <w:name w:val="Unresolved Mention1"/>
    <w:basedOn w:val="DefaultParagraphFont"/>
    <w:uiPriority w:val="99"/>
    <w:semiHidden/>
    <w:unhideWhenUsed/>
    <w:rsid w:val="00AB20DF"/>
    <w:rPr>
      <w:color w:val="605E5C"/>
      <w:shd w:val="clear" w:color="auto" w:fill="E1DFDD"/>
    </w:rPr>
  </w:style>
  <w:style w:type="character" w:customStyle="1" w:styleId="ab">
    <w:name w:val="_"/>
    <w:basedOn w:val="DefaultParagraphFont"/>
    <w:rsid w:val="00AB20DF"/>
  </w:style>
  <w:style w:type="character" w:customStyle="1" w:styleId="hitinf">
    <w:name w:val="hit_inf"/>
    <w:basedOn w:val="DefaultParagraphFont"/>
    <w:rsid w:val="00AB20DF"/>
  </w:style>
  <w:style w:type="character" w:customStyle="1" w:styleId="hitsyn">
    <w:name w:val="hit_syn"/>
    <w:basedOn w:val="DefaultParagraphFont"/>
    <w:rsid w:val="00AB20DF"/>
  </w:style>
  <w:style w:type="character" w:customStyle="1" w:styleId="blk">
    <w:name w:val="blk"/>
    <w:rsid w:val="00AB20DF"/>
  </w:style>
  <w:style w:type="character" w:customStyle="1" w:styleId="1b">
    <w:name w:val="Основной текст1"/>
    <w:basedOn w:val="DefaultParagraphFont"/>
    <w:rsid w:val="002002E8"/>
    <w:rPr>
      <w:rFonts w:ascii="Times New Roman" w:eastAsia="Times New Roman" w:hAnsi="Times New Roman" w:cs="Times New Roman"/>
      <w:color w:val="000000"/>
      <w:spacing w:val="0"/>
      <w:w w:val="100"/>
      <w:position w:val="0"/>
      <w:u w:val="single"/>
      <w:shd w:val="clear" w:color="auto" w:fill="FFFFFF"/>
      <w:lang w:val="ru-RU" w:eastAsia="ru-RU" w:bidi="ru-RU"/>
    </w:rPr>
  </w:style>
  <w:style w:type="paragraph" w:customStyle="1" w:styleId="ConsNonformat">
    <w:name w:val="ConsNonformat"/>
    <w:rsid w:val="00AB01E2"/>
    <w:pPr>
      <w:widowControl w:val="0"/>
      <w:autoSpaceDE w:val="0"/>
      <w:autoSpaceDN w:val="0"/>
      <w:adjustRightInd w:val="0"/>
      <w:spacing w:after="0" w:line="240" w:lineRule="auto"/>
    </w:pPr>
    <w:rPr>
      <w:rFonts w:ascii="Courier New" w:eastAsia="Times New Roman" w:hAnsi="Courier New" w:cs="Courier New"/>
      <w:sz w:val="24"/>
      <w:szCs w:val="24"/>
      <w:lang w:eastAsia="ru-RU"/>
    </w:rPr>
  </w:style>
  <w:style w:type="paragraph" w:customStyle="1" w:styleId="ConsPlusNormal">
    <w:name w:val="ConsPlusNormal"/>
    <w:rsid w:val="00D36F2F"/>
    <w:pPr>
      <w:widowControl w:val="0"/>
      <w:autoSpaceDE w:val="0"/>
      <w:autoSpaceDN w:val="0"/>
      <w:adjustRightInd w:val="0"/>
      <w:spacing w:after="0" w:line="240" w:lineRule="auto"/>
    </w:pPr>
    <w:rPr>
      <w:rFonts w:ascii="Arial" w:eastAsiaTheme="minorEastAsia" w:hAnsi="Arial" w:cs="Arial"/>
      <w:sz w:val="20"/>
      <w:szCs w:val="20"/>
      <w:lang w:eastAsia="ru-RU"/>
    </w:rPr>
  </w:style>
  <w:style w:type="character" w:customStyle="1" w:styleId="ac">
    <w:name w:val="Основной текст_"/>
    <w:basedOn w:val="DefaultParagraphFont"/>
    <w:rsid w:val="00B804A9"/>
    <w:rPr>
      <w:rFonts w:ascii="Times New Roman" w:eastAsia="Times New Roman" w:hAnsi="Times New Roman" w:cs="Times New Roman"/>
      <w:spacing w:val="-2"/>
      <w:shd w:val="clear" w:color="auto" w:fill="FFFFFF"/>
    </w:rPr>
  </w:style>
  <w:style w:type="character" w:customStyle="1" w:styleId="mnn-name-in-link">
    <w:name w:val="mnn-name-in-link"/>
    <w:basedOn w:val="DefaultParagraphFont"/>
    <w:rsid w:val="003D0C91"/>
  </w:style>
  <w:style w:type="paragraph" w:customStyle="1" w:styleId="opispole">
    <w:name w:val="opis_pole"/>
    <w:basedOn w:val="Normal"/>
    <w:rsid w:val="00184AA4"/>
    <w:pPr>
      <w:spacing w:before="100" w:beforeAutospacing="1" w:after="100" w:afterAutospacing="1" w:line="240" w:lineRule="auto"/>
      <w:jc w:val="left"/>
    </w:pPr>
    <w:rPr>
      <w:rFonts w:eastAsia="Times New Roman"/>
      <w:lang w:eastAsia="ru-RU"/>
    </w:rPr>
  </w:style>
  <w:style w:type="paragraph" w:customStyle="1" w:styleId="tablesubscr">
    <w:name w:val="tablesubscr"/>
    <w:basedOn w:val="Normal"/>
    <w:rsid w:val="00184AA4"/>
    <w:pPr>
      <w:spacing w:before="100" w:beforeAutospacing="1" w:after="100" w:afterAutospacing="1" w:line="240" w:lineRule="auto"/>
      <w:jc w:val="left"/>
    </w:pPr>
    <w:rPr>
      <w:rFonts w:eastAsia="Times New Roman"/>
      <w:lang w:eastAsia="ru-RU"/>
    </w:rPr>
  </w:style>
  <w:style w:type="character" w:customStyle="1" w:styleId="w">
    <w:name w:val="w"/>
    <w:basedOn w:val="DefaultParagraphFont"/>
    <w:rsid w:val="005B1025"/>
  </w:style>
  <w:style w:type="character" w:customStyle="1" w:styleId="med1">
    <w:name w:val="med1"/>
    <w:basedOn w:val="DefaultParagraphFont"/>
    <w:rsid w:val="00557F15"/>
  </w:style>
  <w:style w:type="character" w:customStyle="1" w:styleId="24">
    <w:name w:val="Неразрешенное упоминание2"/>
    <w:basedOn w:val="DefaultParagraphFont"/>
    <w:uiPriority w:val="99"/>
    <w:semiHidden/>
    <w:unhideWhenUsed/>
    <w:rsid w:val="00EF077F"/>
    <w:rPr>
      <w:color w:val="605E5C"/>
      <w:shd w:val="clear" w:color="auto" w:fill="E1DFDD"/>
    </w:rPr>
  </w:style>
  <w:style w:type="character" w:customStyle="1" w:styleId="ad">
    <w:name w:val="Другое_"/>
    <w:basedOn w:val="DefaultParagraphFont"/>
    <w:link w:val="ae"/>
    <w:rsid w:val="00D52E5C"/>
    <w:rPr>
      <w:rFonts w:ascii="Times New Roman" w:eastAsia="Times New Roman" w:hAnsi="Times New Roman" w:cs="Times New Roman"/>
      <w:shd w:val="clear" w:color="auto" w:fill="FFFFFF"/>
    </w:rPr>
  </w:style>
  <w:style w:type="paragraph" w:customStyle="1" w:styleId="ae">
    <w:name w:val="Другое"/>
    <w:basedOn w:val="Normal"/>
    <w:link w:val="ad"/>
    <w:rsid w:val="00D52E5C"/>
    <w:pPr>
      <w:widowControl w:val="0"/>
      <w:shd w:val="clear" w:color="auto" w:fill="FFFFFF"/>
      <w:spacing w:after="0" w:line="394" w:lineRule="auto"/>
      <w:jc w:val="left"/>
    </w:pPr>
    <w:rPr>
      <w:rFonts w:eastAsia="Times New Roman"/>
      <w:sz w:val="22"/>
      <w:szCs w:val="22"/>
      <w:lang w:eastAsia="en-US"/>
    </w:rPr>
  </w:style>
  <w:style w:type="paragraph" w:customStyle="1" w:styleId="32">
    <w:name w:val="Заголовок №3"/>
    <w:basedOn w:val="Normal"/>
    <w:link w:val="33"/>
    <w:rsid w:val="00826C20"/>
    <w:pPr>
      <w:spacing w:after="0" w:line="240" w:lineRule="auto"/>
      <w:ind w:firstLine="709"/>
      <w:jc w:val="left"/>
    </w:pPr>
    <w:rPr>
      <w:rFonts w:eastAsia="Times New Roman"/>
      <w:lang w:eastAsia="ru-RU"/>
    </w:rPr>
  </w:style>
  <w:style w:type="character" w:customStyle="1" w:styleId="33">
    <w:name w:val="Заголовок №3_"/>
    <w:link w:val="32"/>
    <w:locked/>
    <w:rsid w:val="00826C20"/>
    <w:rPr>
      <w:rFonts w:ascii="Times New Roman" w:eastAsia="Times New Roman" w:hAnsi="Times New Roman" w:cs="Times New Roman"/>
      <w:sz w:val="24"/>
      <w:szCs w:val="24"/>
      <w:lang w:eastAsia="ru-RU"/>
    </w:rPr>
  </w:style>
  <w:style w:type="character" w:customStyle="1" w:styleId="25">
    <w:name w:val="Колонтитул (2)_"/>
    <w:basedOn w:val="DefaultParagraphFont"/>
    <w:link w:val="26"/>
    <w:rsid w:val="00826C20"/>
    <w:rPr>
      <w:rFonts w:ascii="Times New Roman" w:eastAsia="Times New Roman" w:hAnsi="Times New Roman" w:cs="Times New Roman"/>
      <w:sz w:val="20"/>
      <w:szCs w:val="20"/>
      <w:shd w:val="clear" w:color="auto" w:fill="FFFFFF"/>
    </w:rPr>
  </w:style>
  <w:style w:type="paragraph" w:customStyle="1" w:styleId="26">
    <w:name w:val="Колонтитул (2)"/>
    <w:basedOn w:val="Normal"/>
    <w:link w:val="25"/>
    <w:rsid w:val="00826C20"/>
    <w:pPr>
      <w:widowControl w:val="0"/>
      <w:shd w:val="clear" w:color="auto" w:fill="FFFFFF"/>
      <w:spacing w:after="0" w:line="240" w:lineRule="auto"/>
      <w:jc w:val="left"/>
    </w:pPr>
    <w:rPr>
      <w:rFonts w:eastAsia="Times New Roman"/>
      <w:sz w:val="20"/>
      <w:szCs w:val="20"/>
      <w:lang w:eastAsia="en-US"/>
    </w:rPr>
  </w:style>
  <w:style w:type="character" w:customStyle="1" w:styleId="FontStyle52">
    <w:name w:val="Font Style52"/>
    <w:uiPriority w:val="99"/>
    <w:rsid w:val="006E0EB9"/>
    <w:rPr>
      <w:rFonts w:ascii="Times New Roman" w:hAnsi="Times New Roman" w:cs="Times New Roman"/>
      <w:sz w:val="22"/>
      <w:szCs w:val="22"/>
    </w:rPr>
  </w:style>
  <w:style w:type="paragraph" w:customStyle="1" w:styleId="bullet">
    <w:name w:val="bullet"/>
    <w:basedOn w:val="Normal"/>
    <w:rsid w:val="005E22C1"/>
    <w:pPr>
      <w:spacing w:before="100" w:beforeAutospacing="1" w:after="100" w:afterAutospacing="1" w:line="240" w:lineRule="auto"/>
      <w:jc w:val="left"/>
    </w:pPr>
    <w:rPr>
      <w:rFonts w:eastAsia="Times New Roman"/>
      <w:lang w:eastAsia="ru-RU"/>
    </w:rPr>
  </w:style>
  <w:style w:type="character" w:customStyle="1" w:styleId="short">
    <w:name w:val="short"/>
    <w:basedOn w:val="DefaultParagraphFont"/>
    <w:rsid w:val="005E22C1"/>
  </w:style>
  <w:style w:type="character" w:customStyle="1" w:styleId="27">
    <w:name w:val="Основной текст (2) + Курсив"/>
    <w:basedOn w:val="21"/>
    <w:rsid w:val="00C61515"/>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ru-RU" w:eastAsia="ru-RU" w:bidi="ru-RU"/>
    </w:rPr>
  </w:style>
  <w:style w:type="paragraph" w:customStyle="1" w:styleId="CM44">
    <w:name w:val="CM44"/>
    <w:basedOn w:val="Normal"/>
    <w:next w:val="Normal"/>
    <w:uiPriority w:val="99"/>
    <w:rsid w:val="00262292"/>
    <w:pPr>
      <w:autoSpaceDE w:val="0"/>
      <w:autoSpaceDN w:val="0"/>
      <w:adjustRightInd w:val="0"/>
      <w:spacing w:after="0" w:line="240" w:lineRule="auto"/>
      <w:jc w:val="left"/>
    </w:pPr>
    <w:rPr>
      <w:rFonts w:ascii="LAQOME+TimesNewRoman" w:eastAsiaTheme="minorHAnsi" w:hAnsi="LAQOME+TimesNewRoman" w:cstheme="minorBidi"/>
      <w:lang w:eastAsia="en-US"/>
    </w:rPr>
  </w:style>
  <w:style w:type="paragraph" w:customStyle="1" w:styleId="CM41">
    <w:name w:val="CM41"/>
    <w:basedOn w:val="Normal"/>
    <w:next w:val="Normal"/>
    <w:uiPriority w:val="99"/>
    <w:rsid w:val="00262292"/>
    <w:pPr>
      <w:autoSpaceDE w:val="0"/>
      <w:autoSpaceDN w:val="0"/>
      <w:adjustRightInd w:val="0"/>
      <w:spacing w:after="0" w:line="240" w:lineRule="auto"/>
      <w:jc w:val="left"/>
    </w:pPr>
    <w:rPr>
      <w:rFonts w:ascii="LAQOME+TimesNewRoman" w:eastAsiaTheme="minorHAnsi" w:hAnsi="LAQOME+TimesNewRoman" w:cstheme="minorBidi"/>
      <w:lang w:eastAsia="en-US"/>
    </w:rPr>
  </w:style>
  <w:style w:type="character" w:customStyle="1" w:styleId="1c">
    <w:name w:val="Текст сноски Знак1"/>
    <w:uiPriority w:val="99"/>
    <w:locked/>
    <w:rsid w:val="00F9177C"/>
    <w:rPr>
      <w:rFonts w:ascii="Times New Roman" w:eastAsia="Times New Roman" w:hAnsi="Times New Roman" w:cs="Times New Roman"/>
      <w:sz w:val="20"/>
      <w:szCs w:val="20"/>
      <w:lang w:eastAsia="ru-RU"/>
    </w:rPr>
  </w:style>
  <w:style w:type="character" w:customStyle="1" w:styleId="hwtze">
    <w:name w:val="hwtze"/>
    <w:basedOn w:val="DefaultParagraphFont"/>
    <w:rsid w:val="00650459"/>
  </w:style>
  <w:style w:type="character" w:customStyle="1" w:styleId="rynqvb">
    <w:name w:val="rynqvb"/>
    <w:basedOn w:val="DefaultParagraphFont"/>
    <w:rsid w:val="00650459"/>
  </w:style>
  <w:style w:type="character" w:customStyle="1" w:styleId="markedcontent">
    <w:name w:val="markedcontent"/>
    <w:basedOn w:val="DefaultParagraphFont"/>
    <w:rsid w:val="00E95044"/>
  </w:style>
  <w:style w:type="character" w:customStyle="1" w:styleId="small">
    <w:name w:val="small"/>
    <w:basedOn w:val="DefaultParagraphFont"/>
    <w:rsid w:val="004406EE"/>
  </w:style>
  <w:style w:type="paragraph" w:customStyle="1" w:styleId="opisdvfld">
    <w:name w:val="opis_dvfld"/>
    <w:basedOn w:val="Normal"/>
    <w:rsid w:val="002B67F0"/>
    <w:pPr>
      <w:spacing w:before="100" w:beforeAutospacing="1" w:after="100" w:afterAutospacing="1" w:line="240" w:lineRule="auto"/>
      <w:jc w:val="left"/>
    </w:pPr>
    <w:rPr>
      <w:rFonts w:eastAsia="Times New Roman"/>
      <w:lang w:eastAsia="ru-RU"/>
    </w:rPr>
  </w:style>
  <w:style w:type="paragraph" w:customStyle="1" w:styleId="marginl">
    <w:name w:val="marginl"/>
    <w:basedOn w:val="Normal"/>
    <w:rsid w:val="00B356A6"/>
    <w:pPr>
      <w:spacing w:before="100" w:beforeAutospacing="1" w:after="100" w:afterAutospacing="1" w:line="240" w:lineRule="auto"/>
      <w:jc w:val="left"/>
    </w:pPr>
    <w:rPr>
      <w:rFonts w:eastAsia="Times New Roman"/>
      <w:lang w:eastAsia="ru-RU"/>
    </w:rPr>
  </w:style>
  <w:style w:type="character" w:customStyle="1" w:styleId="subst-brutto">
    <w:name w:val="subst-brutto"/>
    <w:basedOn w:val="DefaultParagraphFont"/>
    <w:rsid w:val="0091717A"/>
  </w:style>
  <w:style w:type="character" w:customStyle="1" w:styleId="value">
    <w:name w:val="value"/>
    <w:basedOn w:val="DefaultParagraphFont"/>
    <w:rsid w:val="0048004F"/>
  </w:style>
  <w:style w:type="character" w:customStyle="1" w:styleId="field-content">
    <w:name w:val="field-content"/>
    <w:basedOn w:val="DefaultParagraphFont"/>
    <w:rsid w:val="0076166D"/>
  </w:style>
  <w:style w:type="character" w:customStyle="1" w:styleId="biblio-authors">
    <w:name w:val="biblio-authors"/>
    <w:basedOn w:val="DefaultParagraphFont"/>
    <w:rsid w:val="0076166D"/>
  </w:style>
  <w:style w:type="character" w:customStyle="1" w:styleId="biblio-title">
    <w:name w:val="biblio-title"/>
    <w:basedOn w:val="DefaultParagraphFont"/>
    <w:rsid w:val="0076166D"/>
  </w:style>
  <w:style w:type="character" w:customStyle="1" w:styleId="mixed-citation">
    <w:name w:val="mixed-citation"/>
    <w:basedOn w:val="DefaultParagraphFont"/>
    <w:rsid w:val="00FB7B33"/>
  </w:style>
  <w:style w:type="character" w:customStyle="1" w:styleId="ref-title">
    <w:name w:val="ref-title"/>
    <w:basedOn w:val="DefaultParagraphFont"/>
    <w:rsid w:val="00FB7B33"/>
  </w:style>
  <w:style w:type="character" w:customStyle="1" w:styleId="ref-iss">
    <w:name w:val="ref-iss"/>
    <w:basedOn w:val="DefaultParagraphFont"/>
    <w:rsid w:val="00B3676F"/>
  </w:style>
  <w:style w:type="character" w:customStyle="1" w:styleId="refseries">
    <w:name w:val="ref__series"/>
    <w:basedOn w:val="DefaultParagraphFont"/>
    <w:rsid w:val="00DC0675"/>
  </w:style>
  <w:style w:type="character" w:customStyle="1" w:styleId="refseriesdate">
    <w:name w:val="ref__seriesdate"/>
    <w:basedOn w:val="DefaultParagraphFont"/>
    <w:rsid w:val="00DC0675"/>
  </w:style>
  <w:style w:type="character" w:customStyle="1" w:styleId="refseriesvolume">
    <w:name w:val="ref__seriesvolume"/>
    <w:basedOn w:val="DefaultParagraphFont"/>
    <w:rsid w:val="00DC0675"/>
  </w:style>
  <w:style w:type="character" w:customStyle="1" w:styleId="refseriespages">
    <w:name w:val="ref__seriespages"/>
    <w:basedOn w:val="DefaultParagraphFont"/>
    <w:rsid w:val="00DC0675"/>
  </w:style>
  <w:style w:type="character" w:customStyle="1" w:styleId="citedissue">
    <w:name w:val="citedissue"/>
    <w:basedOn w:val="DefaultParagraphFont"/>
    <w:rsid w:val="00C61502"/>
  </w:style>
  <w:style w:type="character" w:customStyle="1" w:styleId="plainlinks">
    <w:name w:val="plainlinks"/>
    <w:basedOn w:val="DefaultParagraphFont"/>
    <w:rsid w:val="00280B37"/>
  </w:style>
  <w:style w:type="character" w:customStyle="1" w:styleId="mw-page-title-main">
    <w:name w:val="mw-page-title-main"/>
    <w:basedOn w:val="DefaultParagraphFont"/>
    <w:rsid w:val="00280B37"/>
  </w:style>
  <w:style w:type="paragraph" w:styleId="TOCHeading">
    <w:name w:val="TOC Heading"/>
    <w:basedOn w:val="Heading1"/>
    <w:next w:val="Normal"/>
    <w:uiPriority w:val="39"/>
    <w:unhideWhenUsed/>
    <w:qFormat/>
    <w:rsid w:val="00B02E9B"/>
    <w:pPr>
      <w:keepLines/>
      <w:spacing w:after="0" w:line="259" w:lineRule="auto"/>
      <w:jc w:val="left"/>
      <w:outlineLvl w:val="9"/>
    </w:pPr>
    <w:rPr>
      <w:rFonts w:asciiTheme="majorHAnsi" w:eastAsiaTheme="majorEastAsia" w:hAnsiTheme="majorHAnsi" w:cstheme="majorBidi"/>
      <w:b w:val="0"/>
      <w:bCs w:val="0"/>
      <w:color w:val="365F91" w:themeColor="accent1" w:themeShade="BF"/>
      <w:kern w:val="0"/>
      <w:sz w:val="32"/>
      <w:lang w:eastAsia="ru-RU"/>
    </w:rPr>
  </w:style>
  <w:style w:type="character" w:customStyle="1" w:styleId="34">
    <w:name w:val="Неразрешенное упоминание3"/>
    <w:basedOn w:val="DefaultParagraphFont"/>
    <w:uiPriority w:val="99"/>
    <w:semiHidden/>
    <w:unhideWhenUsed/>
    <w:rsid w:val="001A5F92"/>
    <w:rPr>
      <w:color w:val="605E5C"/>
      <w:shd w:val="clear" w:color="auto" w:fill="E1DFDD"/>
    </w:rPr>
  </w:style>
  <w:style w:type="paragraph" w:customStyle="1" w:styleId="f7">
    <w:name w:val="f7"/>
    <w:basedOn w:val="Normal"/>
    <w:rsid w:val="008B7F5A"/>
    <w:pPr>
      <w:spacing w:before="100" w:beforeAutospacing="1" w:after="100" w:afterAutospacing="1" w:line="240" w:lineRule="auto"/>
      <w:jc w:val="left"/>
    </w:pPr>
    <w:rPr>
      <w:rFonts w:eastAsia="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5728">
      <w:bodyDiv w:val="1"/>
      <w:marLeft w:val="0"/>
      <w:marRight w:val="0"/>
      <w:marTop w:val="0"/>
      <w:marBottom w:val="0"/>
      <w:divBdr>
        <w:top w:val="none" w:sz="0" w:space="0" w:color="auto"/>
        <w:left w:val="none" w:sz="0" w:space="0" w:color="auto"/>
        <w:bottom w:val="none" w:sz="0" w:space="0" w:color="auto"/>
        <w:right w:val="none" w:sz="0" w:space="0" w:color="auto"/>
      </w:divBdr>
    </w:div>
    <w:div w:id="7947653">
      <w:bodyDiv w:val="1"/>
      <w:marLeft w:val="0"/>
      <w:marRight w:val="0"/>
      <w:marTop w:val="0"/>
      <w:marBottom w:val="0"/>
      <w:divBdr>
        <w:top w:val="none" w:sz="0" w:space="0" w:color="auto"/>
        <w:left w:val="none" w:sz="0" w:space="0" w:color="auto"/>
        <w:bottom w:val="none" w:sz="0" w:space="0" w:color="auto"/>
        <w:right w:val="none" w:sz="0" w:space="0" w:color="auto"/>
      </w:divBdr>
    </w:div>
    <w:div w:id="10493349">
      <w:bodyDiv w:val="1"/>
      <w:marLeft w:val="0"/>
      <w:marRight w:val="0"/>
      <w:marTop w:val="0"/>
      <w:marBottom w:val="0"/>
      <w:divBdr>
        <w:top w:val="none" w:sz="0" w:space="0" w:color="auto"/>
        <w:left w:val="none" w:sz="0" w:space="0" w:color="auto"/>
        <w:bottom w:val="none" w:sz="0" w:space="0" w:color="auto"/>
        <w:right w:val="none" w:sz="0" w:space="0" w:color="auto"/>
      </w:divBdr>
    </w:div>
    <w:div w:id="11031495">
      <w:bodyDiv w:val="1"/>
      <w:marLeft w:val="0"/>
      <w:marRight w:val="0"/>
      <w:marTop w:val="0"/>
      <w:marBottom w:val="0"/>
      <w:divBdr>
        <w:top w:val="none" w:sz="0" w:space="0" w:color="auto"/>
        <w:left w:val="none" w:sz="0" w:space="0" w:color="auto"/>
        <w:bottom w:val="none" w:sz="0" w:space="0" w:color="auto"/>
        <w:right w:val="none" w:sz="0" w:space="0" w:color="auto"/>
      </w:divBdr>
    </w:div>
    <w:div w:id="11762253">
      <w:bodyDiv w:val="1"/>
      <w:marLeft w:val="0"/>
      <w:marRight w:val="0"/>
      <w:marTop w:val="0"/>
      <w:marBottom w:val="0"/>
      <w:divBdr>
        <w:top w:val="none" w:sz="0" w:space="0" w:color="auto"/>
        <w:left w:val="none" w:sz="0" w:space="0" w:color="auto"/>
        <w:bottom w:val="none" w:sz="0" w:space="0" w:color="auto"/>
        <w:right w:val="none" w:sz="0" w:space="0" w:color="auto"/>
      </w:divBdr>
    </w:div>
    <w:div w:id="13921708">
      <w:bodyDiv w:val="1"/>
      <w:marLeft w:val="0"/>
      <w:marRight w:val="0"/>
      <w:marTop w:val="0"/>
      <w:marBottom w:val="0"/>
      <w:divBdr>
        <w:top w:val="none" w:sz="0" w:space="0" w:color="auto"/>
        <w:left w:val="none" w:sz="0" w:space="0" w:color="auto"/>
        <w:bottom w:val="none" w:sz="0" w:space="0" w:color="auto"/>
        <w:right w:val="none" w:sz="0" w:space="0" w:color="auto"/>
      </w:divBdr>
    </w:div>
    <w:div w:id="13961155">
      <w:bodyDiv w:val="1"/>
      <w:marLeft w:val="0"/>
      <w:marRight w:val="0"/>
      <w:marTop w:val="0"/>
      <w:marBottom w:val="0"/>
      <w:divBdr>
        <w:top w:val="none" w:sz="0" w:space="0" w:color="auto"/>
        <w:left w:val="none" w:sz="0" w:space="0" w:color="auto"/>
        <w:bottom w:val="none" w:sz="0" w:space="0" w:color="auto"/>
        <w:right w:val="none" w:sz="0" w:space="0" w:color="auto"/>
      </w:divBdr>
    </w:div>
    <w:div w:id="14697641">
      <w:bodyDiv w:val="1"/>
      <w:marLeft w:val="0"/>
      <w:marRight w:val="0"/>
      <w:marTop w:val="0"/>
      <w:marBottom w:val="0"/>
      <w:divBdr>
        <w:top w:val="none" w:sz="0" w:space="0" w:color="auto"/>
        <w:left w:val="none" w:sz="0" w:space="0" w:color="auto"/>
        <w:bottom w:val="none" w:sz="0" w:space="0" w:color="auto"/>
        <w:right w:val="none" w:sz="0" w:space="0" w:color="auto"/>
      </w:divBdr>
    </w:div>
    <w:div w:id="16122029">
      <w:bodyDiv w:val="1"/>
      <w:marLeft w:val="0"/>
      <w:marRight w:val="0"/>
      <w:marTop w:val="0"/>
      <w:marBottom w:val="0"/>
      <w:divBdr>
        <w:top w:val="none" w:sz="0" w:space="0" w:color="auto"/>
        <w:left w:val="none" w:sz="0" w:space="0" w:color="auto"/>
        <w:bottom w:val="none" w:sz="0" w:space="0" w:color="auto"/>
        <w:right w:val="none" w:sz="0" w:space="0" w:color="auto"/>
      </w:divBdr>
    </w:div>
    <w:div w:id="16123110">
      <w:bodyDiv w:val="1"/>
      <w:marLeft w:val="0"/>
      <w:marRight w:val="0"/>
      <w:marTop w:val="0"/>
      <w:marBottom w:val="0"/>
      <w:divBdr>
        <w:top w:val="none" w:sz="0" w:space="0" w:color="auto"/>
        <w:left w:val="none" w:sz="0" w:space="0" w:color="auto"/>
        <w:bottom w:val="none" w:sz="0" w:space="0" w:color="auto"/>
        <w:right w:val="none" w:sz="0" w:space="0" w:color="auto"/>
      </w:divBdr>
    </w:div>
    <w:div w:id="16657846">
      <w:bodyDiv w:val="1"/>
      <w:marLeft w:val="0"/>
      <w:marRight w:val="0"/>
      <w:marTop w:val="0"/>
      <w:marBottom w:val="0"/>
      <w:divBdr>
        <w:top w:val="none" w:sz="0" w:space="0" w:color="auto"/>
        <w:left w:val="none" w:sz="0" w:space="0" w:color="auto"/>
        <w:bottom w:val="none" w:sz="0" w:space="0" w:color="auto"/>
        <w:right w:val="none" w:sz="0" w:space="0" w:color="auto"/>
      </w:divBdr>
    </w:div>
    <w:div w:id="17633555">
      <w:bodyDiv w:val="1"/>
      <w:marLeft w:val="0"/>
      <w:marRight w:val="0"/>
      <w:marTop w:val="0"/>
      <w:marBottom w:val="0"/>
      <w:divBdr>
        <w:top w:val="none" w:sz="0" w:space="0" w:color="auto"/>
        <w:left w:val="none" w:sz="0" w:space="0" w:color="auto"/>
        <w:bottom w:val="none" w:sz="0" w:space="0" w:color="auto"/>
        <w:right w:val="none" w:sz="0" w:space="0" w:color="auto"/>
      </w:divBdr>
    </w:div>
    <w:div w:id="18552988">
      <w:bodyDiv w:val="1"/>
      <w:marLeft w:val="0"/>
      <w:marRight w:val="0"/>
      <w:marTop w:val="0"/>
      <w:marBottom w:val="0"/>
      <w:divBdr>
        <w:top w:val="none" w:sz="0" w:space="0" w:color="auto"/>
        <w:left w:val="none" w:sz="0" w:space="0" w:color="auto"/>
        <w:bottom w:val="none" w:sz="0" w:space="0" w:color="auto"/>
        <w:right w:val="none" w:sz="0" w:space="0" w:color="auto"/>
      </w:divBdr>
    </w:div>
    <w:div w:id="20210982">
      <w:bodyDiv w:val="1"/>
      <w:marLeft w:val="0"/>
      <w:marRight w:val="0"/>
      <w:marTop w:val="0"/>
      <w:marBottom w:val="0"/>
      <w:divBdr>
        <w:top w:val="none" w:sz="0" w:space="0" w:color="auto"/>
        <w:left w:val="none" w:sz="0" w:space="0" w:color="auto"/>
        <w:bottom w:val="none" w:sz="0" w:space="0" w:color="auto"/>
        <w:right w:val="none" w:sz="0" w:space="0" w:color="auto"/>
      </w:divBdr>
    </w:div>
    <w:div w:id="22638641">
      <w:bodyDiv w:val="1"/>
      <w:marLeft w:val="0"/>
      <w:marRight w:val="0"/>
      <w:marTop w:val="0"/>
      <w:marBottom w:val="0"/>
      <w:divBdr>
        <w:top w:val="none" w:sz="0" w:space="0" w:color="auto"/>
        <w:left w:val="none" w:sz="0" w:space="0" w:color="auto"/>
        <w:bottom w:val="none" w:sz="0" w:space="0" w:color="auto"/>
        <w:right w:val="none" w:sz="0" w:space="0" w:color="auto"/>
      </w:divBdr>
    </w:div>
    <w:div w:id="23603199">
      <w:bodyDiv w:val="1"/>
      <w:marLeft w:val="0"/>
      <w:marRight w:val="0"/>
      <w:marTop w:val="0"/>
      <w:marBottom w:val="0"/>
      <w:divBdr>
        <w:top w:val="none" w:sz="0" w:space="0" w:color="auto"/>
        <w:left w:val="none" w:sz="0" w:space="0" w:color="auto"/>
        <w:bottom w:val="none" w:sz="0" w:space="0" w:color="auto"/>
        <w:right w:val="none" w:sz="0" w:space="0" w:color="auto"/>
      </w:divBdr>
    </w:div>
    <w:div w:id="24446380">
      <w:bodyDiv w:val="1"/>
      <w:marLeft w:val="0"/>
      <w:marRight w:val="0"/>
      <w:marTop w:val="0"/>
      <w:marBottom w:val="0"/>
      <w:divBdr>
        <w:top w:val="none" w:sz="0" w:space="0" w:color="auto"/>
        <w:left w:val="none" w:sz="0" w:space="0" w:color="auto"/>
        <w:bottom w:val="none" w:sz="0" w:space="0" w:color="auto"/>
        <w:right w:val="none" w:sz="0" w:space="0" w:color="auto"/>
      </w:divBdr>
    </w:div>
    <w:div w:id="24720277">
      <w:bodyDiv w:val="1"/>
      <w:marLeft w:val="0"/>
      <w:marRight w:val="0"/>
      <w:marTop w:val="0"/>
      <w:marBottom w:val="0"/>
      <w:divBdr>
        <w:top w:val="none" w:sz="0" w:space="0" w:color="auto"/>
        <w:left w:val="none" w:sz="0" w:space="0" w:color="auto"/>
        <w:bottom w:val="none" w:sz="0" w:space="0" w:color="auto"/>
        <w:right w:val="none" w:sz="0" w:space="0" w:color="auto"/>
      </w:divBdr>
    </w:div>
    <w:div w:id="25103814">
      <w:bodyDiv w:val="1"/>
      <w:marLeft w:val="0"/>
      <w:marRight w:val="0"/>
      <w:marTop w:val="0"/>
      <w:marBottom w:val="0"/>
      <w:divBdr>
        <w:top w:val="none" w:sz="0" w:space="0" w:color="auto"/>
        <w:left w:val="none" w:sz="0" w:space="0" w:color="auto"/>
        <w:bottom w:val="none" w:sz="0" w:space="0" w:color="auto"/>
        <w:right w:val="none" w:sz="0" w:space="0" w:color="auto"/>
      </w:divBdr>
    </w:div>
    <w:div w:id="26411886">
      <w:bodyDiv w:val="1"/>
      <w:marLeft w:val="0"/>
      <w:marRight w:val="0"/>
      <w:marTop w:val="0"/>
      <w:marBottom w:val="0"/>
      <w:divBdr>
        <w:top w:val="none" w:sz="0" w:space="0" w:color="auto"/>
        <w:left w:val="none" w:sz="0" w:space="0" w:color="auto"/>
        <w:bottom w:val="none" w:sz="0" w:space="0" w:color="auto"/>
        <w:right w:val="none" w:sz="0" w:space="0" w:color="auto"/>
      </w:divBdr>
    </w:div>
    <w:div w:id="27222254">
      <w:bodyDiv w:val="1"/>
      <w:marLeft w:val="0"/>
      <w:marRight w:val="0"/>
      <w:marTop w:val="0"/>
      <w:marBottom w:val="0"/>
      <w:divBdr>
        <w:top w:val="none" w:sz="0" w:space="0" w:color="auto"/>
        <w:left w:val="none" w:sz="0" w:space="0" w:color="auto"/>
        <w:bottom w:val="none" w:sz="0" w:space="0" w:color="auto"/>
        <w:right w:val="none" w:sz="0" w:space="0" w:color="auto"/>
      </w:divBdr>
    </w:div>
    <w:div w:id="29647983">
      <w:bodyDiv w:val="1"/>
      <w:marLeft w:val="0"/>
      <w:marRight w:val="0"/>
      <w:marTop w:val="0"/>
      <w:marBottom w:val="0"/>
      <w:divBdr>
        <w:top w:val="none" w:sz="0" w:space="0" w:color="auto"/>
        <w:left w:val="none" w:sz="0" w:space="0" w:color="auto"/>
        <w:bottom w:val="none" w:sz="0" w:space="0" w:color="auto"/>
        <w:right w:val="none" w:sz="0" w:space="0" w:color="auto"/>
      </w:divBdr>
    </w:div>
    <w:div w:id="34501489">
      <w:bodyDiv w:val="1"/>
      <w:marLeft w:val="0"/>
      <w:marRight w:val="0"/>
      <w:marTop w:val="0"/>
      <w:marBottom w:val="0"/>
      <w:divBdr>
        <w:top w:val="none" w:sz="0" w:space="0" w:color="auto"/>
        <w:left w:val="none" w:sz="0" w:space="0" w:color="auto"/>
        <w:bottom w:val="none" w:sz="0" w:space="0" w:color="auto"/>
        <w:right w:val="none" w:sz="0" w:space="0" w:color="auto"/>
      </w:divBdr>
    </w:div>
    <w:div w:id="34891733">
      <w:bodyDiv w:val="1"/>
      <w:marLeft w:val="0"/>
      <w:marRight w:val="0"/>
      <w:marTop w:val="0"/>
      <w:marBottom w:val="0"/>
      <w:divBdr>
        <w:top w:val="none" w:sz="0" w:space="0" w:color="auto"/>
        <w:left w:val="none" w:sz="0" w:space="0" w:color="auto"/>
        <w:bottom w:val="none" w:sz="0" w:space="0" w:color="auto"/>
        <w:right w:val="none" w:sz="0" w:space="0" w:color="auto"/>
      </w:divBdr>
    </w:div>
    <w:div w:id="35743336">
      <w:bodyDiv w:val="1"/>
      <w:marLeft w:val="0"/>
      <w:marRight w:val="0"/>
      <w:marTop w:val="0"/>
      <w:marBottom w:val="0"/>
      <w:divBdr>
        <w:top w:val="none" w:sz="0" w:space="0" w:color="auto"/>
        <w:left w:val="none" w:sz="0" w:space="0" w:color="auto"/>
        <w:bottom w:val="none" w:sz="0" w:space="0" w:color="auto"/>
        <w:right w:val="none" w:sz="0" w:space="0" w:color="auto"/>
      </w:divBdr>
    </w:div>
    <w:div w:id="35743830">
      <w:bodyDiv w:val="1"/>
      <w:marLeft w:val="0"/>
      <w:marRight w:val="0"/>
      <w:marTop w:val="0"/>
      <w:marBottom w:val="0"/>
      <w:divBdr>
        <w:top w:val="none" w:sz="0" w:space="0" w:color="auto"/>
        <w:left w:val="none" w:sz="0" w:space="0" w:color="auto"/>
        <w:bottom w:val="none" w:sz="0" w:space="0" w:color="auto"/>
        <w:right w:val="none" w:sz="0" w:space="0" w:color="auto"/>
      </w:divBdr>
    </w:div>
    <w:div w:id="38434929">
      <w:bodyDiv w:val="1"/>
      <w:marLeft w:val="0"/>
      <w:marRight w:val="0"/>
      <w:marTop w:val="0"/>
      <w:marBottom w:val="0"/>
      <w:divBdr>
        <w:top w:val="none" w:sz="0" w:space="0" w:color="auto"/>
        <w:left w:val="none" w:sz="0" w:space="0" w:color="auto"/>
        <w:bottom w:val="none" w:sz="0" w:space="0" w:color="auto"/>
        <w:right w:val="none" w:sz="0" w:space="0" w:color="auto"/>
      </w:divBdr>
    </w:div>
    <w:div w:id="38818851">
      <w:bodyDiv w:val="1"/>
      <w:marLeft w:val="0"/>
      <w:marRight w:val="0"/>
      <w:marTop w:val="0"/>
      <w:marBottom w:val="0"/>
      <w:divBdr>
        <w:top w:val="none" w:sz="0" w:space="0" w:color="auto"/>
        <w:left w:val="none" w:sz="0" w:space="0" w:color="auto"/>
        <w:bottom w:val="none" w:sz="0" w:space="0" w:color="auto"/>
        <w:right w:val="none" w:sz="0" w:space="0" w:color="auto"/>
      </w:divBdr>
    </w:div>
    <w:div w:id="46299560">
      <w:bodyDiv w:val="1"/>
      <w:marLeft w:val="0"/>
      <w:marRight w:val="0"/>
      <w:marTop w:val="0"/>
      <w:marBottom w:val="0"/>
      <w:divBdr>
        <w:top w:val="none" w:sz="0" w:space="0" w:color="auto"/>
        <w:left w:val="none" w:sz="0" w:space="0" w:color="auto"/>
        <w:bottom w:val="none" w:sz="0" w:space="0" w:color="auto"/>
        <w:right w:val="none" w:sz="0" w:space="0" w:color="auto"/>
      </w:divBdr>
    </w:div>
    <w:div w:id="50005435">
      <w:bodyDiv w:val="1"/>
      <w:marLeft w:val="0"/>
      <w:marRight w:val="0"/>
      <w:marTop w:val="0"/>
      <w:marBottom w:val="0"/>
      <w:divBdr>
        <w:top w:val="none" w:sz="0" w:space="0" w:color="auto"/>
        <w:left w:val="none" w:sz="0" w:space="0" w:color="auto"/>
        <w:bottom w:val="none" w:sz="0" w:space="0" w:color="auto"/>
        <w:right w:val="none" w:sz="0" w:space="0" w:color="auto"/>
      </w:divBdr>
    </w:div>
    <w:div w:id="51926233">
      <w:bodyDiv w:val="1"/>
      <w:marLeft w:val="0"/>
      <w:marRight w:val="0"/>
      <w:marTop w:val="0"/>
      <w:marBottom w:val="0"/>
      <w:divBdr>
        <w:top w:val="none" w:sz="0" w:space="0" w:color="auto"/>
        <w:left w:val="none" w:sz="0" w:space="0" w:color="auto"/>
        <w:bottom w:val="none" w:sz="0" w:space="0" w:color="auto"/>
        <w:right w:val="none" w:sz="0" w:space="0" w:color="auto"/>
      </w:divBdr>
    </w:div>
    <w:div w:id="52587856">
      <w:bodyDiv w:val="1"/>
      <w:marLeft w:val="0"/>
      <w:marRight w:val="0"/>
      <w:marTop w:val="0"/>
      <w:marBottom w:val="0"/>
      <w:divBdr>
        <w:top w:val="none" w:sz="0" w:space="0" w:color="auto"/>
        <w:left w:val="none" w:sz="0" w:space="0" w:color="auto"/>
        <w:bottom w:val="none" w:sz="0" w:space="0" w:color="auto"/>
        <w:right w:val="none" w:sz="0" w:space="0" w:color="auto"/>
      </w:divBdr>
    </w:div>
    <w:div w:id="52700510">
      <w:bodyDiv w:val="1"/>
      <w:marLeft w:val="0"/>
      <w:marRight w:val="0"/>
      <w:marTop w:val="0"/>
      <w:marBottom w:val="0"/>
      <w:divBdr>
        <w:top w:val="none" w:sz="0" w:space="0" w:color="auto"/>
        <w:left w:val="none" w:sz="0" w:space="0" w:color="auto"/>
        <w:bottom w:val="none" w:sz="0" w:space="0" w:color="auto"/>
        <w:right w:val="none" w:sz="0" w:space="0" w:color="auto"/>
      </w:divBdr>
    </w:div>
    <w:div w:id="53353531">
      <w:bodyDiv w:val="1"/>
      <w:marLeft w:val="0"/>
      <w:marRight w:val="0"/>
      <w:marTop w:val="0"/>
      <w:marBottom w:val="0"/>
      <w:divBdr>
        <w:top w:val="none" w:sz="0" w:space="0" w:color="auto"/>
        <w:left w:val="none" w:sz="0" w:space="0" w:color="auto"/>
        <w:bottom w:val="none" w:sz="0" w:space="0" w:color="auto"/>
        <w:right w:val="none" w:sz="0" w:space="0" w:color="auto"/>
      </w:divBdr>
    </w:div>
    <w:div w:id="58674181">
      <w:bodyDiv w:val="1"/>
      <w:marLeft w:val="0"/>
      <w:marRight w:val="0"/>
      <w:marTop w:val="0"/>
      <w:marBottom w:val="0"/>
      <w:divBdr>
        <w:top w:val="none" w:sz="0" w:space="0" w:color="auto"/>
        <w:left w:val="none" w:sz="0" w:space="0" w:color="auto"/>
        <w:bottom w:val="none" w:sz="0" w:space="0" w:color="auto"/>
        <w:right w:val="none" w:sz="0" w:space="0" w:color="auto"/>
      </w:divBdr>
    </w:div>
    <w:div w:id="59443346">
      <w:bodyDiv w:val="1"/>
      <w:marLeft w:val="0"/>
      <w:marRight w:val="0"/>
      <w:marTop w:val="0"/>
      <w:marBottom w:val="0"/>
      <w:divBdr>
        <w:top w:val="none" w:sz="0" w:space="0" w:color="auto"/>
        <w:left w:val="none" w:sz="0" w:space="0" w:color="auto"/>
        <w:bottom w:val="none" w:sz="0" w:space="0" w:color="auto"/>
        <w:right w:val="none" w:sz="0" w:space="0" w:color="auto"/>
      </w:divBdr>
      <w:divsChild>
        <w:div w:id="568923047">
          <w:marLeft w:val="0"/>
          <w:marRight w:val="0"/>
          <w:marTop w:val="0"/>
          <w:marBottom w:val="0"/>
          <w:divBdr>
            <w:top w:val="none" w:sz="0" w:space="0" w:color="auto"/>
            <w:left w:val="none" w:sz="0" w:space="0" w:color="auto"/>
            <w:bottom w:val="none" w:sz="0" w:space="0" w:color="auto"/>
            <w:right w:val="none" w:sz="0" w:space="0" w:color="auto"/>
          </w:divBdr>
        </w:div>
      </w:divsChild>
    </w:div>
    <w:div w:id="59912765">
      <w:bodyDiv w:val="1"/>
      <w:marLeft w:val="0"/>
      <w:marRight w:val="0"/>
      <w:marTop w:val="0"/>
      <w:marBottom w:val="0"/>
      <w:divBdr>
        <w:top w:val="none" w:sz="0" w:space="0" w:color="auto"/>
        <w:left w:val="none" w:sz="0" w:space="0" w:color="auto"/>
        <w:bottom w:val="none" w:sz="0" w:space="0" w:color="auto"/>
        <w:right w:val="none" w:sz="0" w:space="0" w:color="auto"/>
      </w:divBdr>
    </w:div>
    <w:div w:id="60367727">
      <w:bodyDiv w:val="1"/>
      <w:marLeft w:val="0"/>
      <w:marRight w:val="0"/>
      <w:marTop w:val="0"/>
      <w:marBottom w:val="0"/>
      <w:divBdr>
        <w:top w:val="none" w:sz="0" w:space="0" w:color="auto"/>
        <w:left w:val="none" w:sz="0" w:space="0" w:color="auto"/>
        <w:bottom w:val="none" w:sz="0" w:space="0" w:color="auto"/>
        <w:right w:val="none" w:sz="0" w:space="0" w:color="auto"/>
      </w:divBdr>
    </w:div>
    <w:div w:id="62220614">
      <w:bodyDiv w:val="1"/>
      <w:marLeft w:val="0"/>
      <w:marRight w:val="0"/>
      <w:marTop w:val="0"/>
      <w:marBottom w:val="0"/>
      <w:divBdr>
        <w:top w:val="none" w:sz="0" w:space="0" w:color="auto"/>
        <w:left w:val="none" w:sz="0" w:space="0" w:color="auto"/>
        <w:bottom w:val="none" w:sz="0" w:space="0" w:color="auto"/>
        <w:right w:val="none" w:sz="0" w:space="0" w:color="auto"/>
      </w:divBdr>
    </w:div>
    <w:div w:id="62528095">
      <w:bodyDiv w:val="1"/>
      <w:marLeft w:val="0"/>
      <w:marRight w:val="0"/>
      <w:marTop w:val="0"/>
      <w:marBottom w:val="0"/>
      <w:divBdr>
        <w:top w:val="none" w:sz="0" w:space="0" w:color="auto"/>
        <w:left w:val="none" w:sz="0" w:space="0" w:color="auto"/>
        <w:bottom w:val="none" w:sz="0" w:space="0" w:color="auto"/>
        <w:right w:val="none" w:sz="0" w:space="0" w:color="auto"/>
      </w:divBdr>
    </w:div>
    <w:div w:id="64113015">
      <w:bodyDiv w:val="1"/>
      <w:marLeft w:val="0"/>
      <w:marRight w:val="0"/>
      <w:marTop w:val="0"/>
      <w:marBottom w:val="0"/>
      <w:divBdr>
        <w:top w:val="none" w:sz="0" w:space="0" w:color="auto"/>
        <w:left w:val="none" w:sz="0" w:space="0" w:color="auto"/>
        <w:bottom w:val="none" w:sz="0" w:space="0" w:color="auto"/>
        <w:right w:val="none" w:sz="0" w:space="0" w:color="auto"/>
      </w:divBdr>
    </w:div>
    <w:div w:id="66728628">
      <w:bodyDiv w:val="1"/>
      <w:marLeft w:val="0"/>
      <w:marRight w:val="0"/>
      <w:marTop w:val="0"/>
      <w:marBottom w:val="0"/>
      <w:divBdr>
        <w:top w:val="none" w:sz="0" w:space="0" w:color="auto"/>
        <w:left w:val="none" w:sz="0" w:space="0" w:color="auto"/>
        <w:bottom w:val="none" w:sz="0" w:space="0" w:color="auto"/>
        <w:right w:val="none" w:sz="0" w:space="0" w:color="auto"/>
      </w:divBdr>
    </w:div>
    <w:div w:id="67969352">
      <w:bodyDiv w:val="1"/>
      <w:marLeft w:val="0"/>
      <w:marRight w:val="0"/>
      <w:marTop w:val="0"/>
      <w:marBottom w:val="0"/>
      <w:divBdr>
        <w:top w:val="none" w:sz="0" w:space="0" w:color="auto"/>
        <w:left w:val="none" w:sz="0" w:space="0" w:color="auto"/>
        <w:bottom w:val="none" w:sz="0" w:space="0" w:color="auto"/>
        <w:right w:val="none" w:sz="0" w:space="0" w:color="auto"/>
      </w:divBdr>
    </w:div>
    <w:div w:id="70858966">
      <w:bodyDiv w:val="1"/>
      <w:marLeft w:val="0"/>
      <w:marRight w:val="0"/>
      <w:marTop w:val="0"/>
      <w:marBottom w:val="0"/>
      <w:divBdr>
        <w:top w:val="none" w:sz="0" w:space="0" w:color="auto"/>
        <w:left w:val="none" w:sz="0" w:space="0" w:color="auto"/>
        <w:bottom w:val="none" w:sz="0" w:space="0" w:color="auto"/>
        <w:right w:val="none" w:sz="0" w:space="0" w:color="auto"/>
      </w:divBdr>
    </w:div>
    <w:div w:id="72896650">
      <w:bodyDiv w:val="1"/>
      <w:marLeft w:val="0"/>
      <w:marRight w:val="0"/>
      <w:marTop w:val="0"/>
      <w:marBottom w:val="0"/>
      <w:divBdr>
        <w:top w:val="none" w:sz="0" w:space="0" w:color="auto"/>
        <w:left w:val="none" w:sz="0" w:space="0" w:color="auto"/>
        <w:bottom w:val="none" w:sz="0" w:space="0" w:color="auto"/>
        <w:right w:val="none" w:sz="0" w:space="0" w:color="auto"/>
      </w:divBdr>
    </w:div>
    <w:div w:id="74210046">
      <w:bodyDiv w:val="1"/>
      <w:marLeft w:val="0"/>
      <w:marRight w:val="0"/>
      <w:marTop w:val="0"/>
      <w:marBottom w:val="0"/>
      <w:divBdr>
        <w:top w:val="none" w:sz="0" w:space="0" w:color="auto"/>
        <w:left w:val="none" w:sz="0" w:space="0" w:color="auto"/>
        <w:bottom w:val="none" w:sz="0" w:space="0" w:color="auto"/>
        <w:right w:val="none" w:sz="0" w:space="0" w:color="auto"/>
      </w:divBdr>
    </w:div>
    <w:div w:id="74589740">
      <w:bodyDiv w:val="1"/>
      <w:marLeft w:val="0"/>
      <w:marRight w:val="0"/>
      <w:marTop w:val="0"/>
      <w:marBottom w:val="0"/>
      <w:divBdr>
        <w:top w:val="none" w:sz="0" w:space="0" w:color="auto"/>
        <w:left w:val="none" w:sz="0" w:space="0" w:color="auto"/>
        <w:bottom w:val="none" w:sz="0" w:space="0" w:color="auto"/>
        <w:right w:val="none" w:sz="0" w:space="0" w:color="auto"/>
      </w:divBdr>
    </w:div>
    <w:div w:id="74792620">
      <w:bodyDiv w:val="1"/>
      <w:marLeft w:val="0"/>
      <w:marRight w:val="0"/>
      <w:marTop w:val="0"/>
      <w:marBottom w:val="0"/>
      <w:divBdr>
        <w:top w:val="none" w:sz="0" w:space="0" w:color="auto"/>
        <w:left w:val="none" w:sz="0" w:space="0" w:color="auto"/>
        <w:bottom w:val="none" w:sz="0" w:space="0" w:color="auto"/>
        <w:right w:val="none" w:sz="0" w:space="0" w:color="auto"/>
      </w:divBdr>
    </w:div>
    <w:div w:id="75444450">
      <w:bodyDiv w:val="1"/>
      <w:marLeft w:val="0"/>
      <w:marRight w:val="0"/>
      <w:marTop w:val="0"/>
      <w:marBottom w:val="0"/>
      <w:divBdr>
        <w:top w:val="none" w:sz="0" w:space="0" w:color="auto"/>
        <w:left w:val="none" w:sz="0" w:space="0" w:color="auto"/>
        <w:bottom w:val="none" w:sz="0" w:space="0" w:color="auto"/>
        <w:right w:val="none" w:sz="0" w:space="0" w:color="auto"/>
      </w:divBdr>
    </w:div>
    <w:div w:id="76363994">
      <w:bodyDiv w:val="1"/>
      <w:marLeft w:val="0"/>
      <w:marRight w:val="0"/>
      <w:marTop w:val="0"/>
      <w:marBottom w:val="0"/>
      <w:divBdr>
        <w:top w:val="none" w:sz="0" w:space="0" w:color="auto"/>
        <w:left w:val="none" w:sz="0" w:space="0" w:color="auto"/>
        <w:bottom w:val="none" w:sz="0" w:space="0" w:color="auto"/>
        <w:right w:val="none" w:sz="0" w:space="0" w:color="auto"/>
      </w:divBdr>
    </w:div>
    <w:div w:id="77412903">
      <w:bodyDiv w:val="1"/>
      <w:marLeft w:val="0"/>
      <w:marRight w:val="0"/>
      <w:marTop w:val="0"/>
      <w:marBottom w:val="0"/>
      <w:divBdr>
        <w:top w:val="none" w:sz="0" w:space="0" w:color="auto"/>
        <w:left w:val="none" w:sz="0" w:space="0" w:color="auto"/>
        <w:bottom w:val="none" w:sz="0" w:space="0" w:color="auto"/>
        <w:right w:val="none" w:sz="0" w:space="0" w:color="auto"/>
      </w:divBdr>
    </w:div>
    <w:div w:id="80613497">
      <w:bodyDiv w:val="1"/>
      <w:marLeft w:val="0"/>
      <w:marRight w:val="0"/>
      <w:marTop w:val="0"/>
      <w:marBottom w:val="0"/>
      <w:divBdr>
        <w:top w:val="none" w:sz="0" w:space="0" w:color="auto"/>
        <w:left w:val="none" w:sz="0" w:space="0" w:color="auto"/>
        <w:bottom w:val="none" w:sz="0" w:space="0" w:color="auto"/>
        <w:right w:val="none" w:sz="0" w:space="0" w:color="auto"/>
      </w:divBdr>
    </w:div>
    <w:div w:id="81489486">
      <w:bodyDiv w:val="1"/>
      <w:marLeft w:val="0"/>
      <w:marRight w:val="0"/>
      <w:marTop w:val="0"/>
      <w:marBottom w:val="0"/>
      <w:divBdr>
        <w:top w:val="none" w:sz="0" w:space="0" w:color="auto"/>
        <w:left w:val="none" w:sz="0" w:space="0" w:color="auto"/>
        <w:bottom w:val="none" w:sz="0" w:space="0" w:color="auto"/>
        <w:right w:val="none" w:sz="0" w:space="0" w:color="auto"/>
      </w:divBdr>
    </w:div>
    <w:div w:id="85687424">
      <w:bodyDiv w:val="1"/>
      <w:marLeft w:val="0"/>
      <w:marRight w:val="0"/>
      <w:marTop w:val="0"/>
      <w:marBottom w:val="0"/>
      <w:divBdr>
        <w:top w:val="none" w:sz="0" w:space="0" w:color="auto"/>
        <w:left w:val="none" w:sz="0" w:space="0" w:color="auto"/>
        <w:bottom w:val="none" w:sz="0" w:space="0" w:color="auto"/>
        <w:right w:val="none" w:sz="0" w:space="0" w:color="auto"/>
      </w:divBdr>
    </w:div>
    <w:div w:id="86392209">
      <w:bodyDiv w:val="1"/>
      <w:marLeft w:val="0"/>
      <w:marRight w:val="0"/>
      <w:marTop w:val="0"/>
      <w:marBottom w:val="0"/>
      <w:divBdr>
        <w:top w:val="none" w:sz="0" w:space="0" w:color="auto"/>
        <w:left w:val="none" w:sz="0" w:space="0" w:color="auto"/>
        <w:bottom w:val="none" w:sz="0" w:space="0" w:color="auto"/>
        <w:right w:val="none" w:sz="0" w:space="0" w:color="auto"/>
      </w:divBdr>
    </w:div>
    <w:div w:id="87431115">
      <w:bodyDiv w:val="1"/>
      <w:marLeft w:val="0"/>
      <w:marRight w:val="0"/>
      <w:marTop w:val="0"/>
      <w:marBottom w:val="0"/>
      <w:divBdr>
        <w:top w:val="none" w:sz="0" w:space="0" w:color="auto"/>
        <w:left w:val="none" w:sz="0" w:space="0" w:color="auto"/>
        <w:bottom w:val="none" w:sz="0" w:space="0" w:color="auto"/>
        <w:right w:val="none" w:sz="0" w:space="0" w:color="auto"/>
      </w:divBdr>
    </w:div>
    <w:div w:id="89084522">
      <w:bodyDiv w:val="1"/>
      <w:marLeft w:val="0"/>
      <w:marRight w:val="0"/>
      <w:marTop w:val="0"/>
      <w:marBottom w:val="0"/>
      <w:divBdr>
        <w:top w:val="none" w:sz="0" w:space="0" w:color="auto"/>
        <w:left w:val="none" w:sz="0" w:space="0" w:color="auto"/>
        <w:bottom w:val="none" w:sz="0" w:space="0" w:color="auto"/>
        <w:right w:val="none" w:sz="0" w:space="0" w:color="auto"/>
      </w:divBdr>
    </w:div>
    <w:div w:id="89785298">
      <w:bodyDiv w:val="1"/>
      <w:marLeft w:val="0"/>
      <w:marRight w:val="0"/>
      <w:marTop w:val="0"/>
      <w:marBottom w:val="0"/>
      <w:divBdr>
        <w:top w:val="none" w:sz="0" w:space="0" w:color="auto"/>
        <w:left w:val="none" w:sz="0" w:space="0" w:color="auto"/>
        <w:bottom w:val="none" w:sz="0" w:space="0" w:color="auto"/>
        <w:right w:val="none" w:sz="0" w:space="0" w:color="auto"/>
      </w:divBdr>
    </w:div>
    <w:div w:id="93019579">
      <w:bodyDiv w:val="1"/>
      <w:marLeft w:val="0"/>
      <w:marRight w:val="0"/>
      <w:marTop w:val="0"/>
      <w:marBottom w:val="0"/>
      <w:divBdr>
        <w:top w:val="none" w:sz="0" w:space="0" w:color="auto"/>
        <w:left w:val="none" w:sz="0" w:space="0" w:color="auto"/>
        <w:bottom w:val="none" w:sz="0" w:space="0" w:color="auto"/>
        <w:right w:val="none" w:sz="0" w:space="0" w:color="auto"/>
      </w:divBdr>
      <w:divsChild>
        <w:div w:id="1267154686">
          <w:marLeft w:val="0"/>
          <w:marRight w:val="0"/>
          <w:marTop w:val="0"/>
          <w:marBottom w:val="0"/>
          <w:divBdr>
            <w:top w:val="none" w:sz="0" w:space="0" w:color="auto"/>
            <w:left w:val="none" w:sz="0" w:space="0" w:color="auto"/>
            <w:bottom w:val="none" w:sz="0" w:space="0" w:color="auto"/>
            <w:right w:val="none" w:sz="0" w:space="0" w:color="auto"/>
          </w:divBdr>
        </w:div>
      </w:divsChild>
    </w:div>
    <w:div w:id="93475189">
      <w:bodyDiv w:val="1"/>
      <w:marLeft w:val="0"/>
      <w:marRight w:val="0"/>
      <w:marTop w:val="0"/>
      <w:marBottom w:val="0"/>
      <w:divBdr>
        <w:top w:val="none" w:sz="0" w:space="0" w:color="auto"/>
        <w:left w:val="none" w:sz="0" w:space="0" w:color="auto"/>
        <w:bottom w:val="none" w:sz="0" w:space="0" w:color="auto"/>
        <w:right w:val="none" w:sz="0" w:space="0" w:color="auto"/>
      </w:divBdr>
    </w:div>
    <w:div w:id="101266878">
      <w:bodyDiv w:val="1"/>
      <w:marLeft w:val="0"/>
      <w:marRight w:val="0"/>
      <w:marTop w:val="0"/>
      <w:marBottom w:val="0"/>
      <w:divBdr>
        <w:top w:val="none" w:sz="0" w:space="0" w:color="auto"/>
        <w:left w:val="none" w:sz="0" w:space="0" w:color="auto"/>
        <w:bottom w:val="none" w:sz="0" w:space="0" w:color="auto"/>
        <w:right w:val="none" w:sz="0" w:space="0" w:color="auto"/>
      </w:divBdr>
    </w:div>
    <w:div w:id="105393974">
      <w:bodyDiv w:val="1"/>
      <w:marLeft w:val="0"/>
      <w:marRight w:val="0"/>
      <w:marTop w:val="0"/>
      <w:marBottom w:val="0"/>
      <w:divBdr>
        <w:top w:val="none" w:sz="0" w:space="0" w:color="auto"/>
        <w:left w:val="none" w:sz="0" w:space="0" w:color="auto"/>
        <w:bottom w:val="none" w:sz="0" w:space="0" w:color="auto"/>
        <w:right w:val="none" w:sz="0" w:space="0" w:color="auto"/>
      </w:divBdr>
    </w:div>
    <w:div w:id="108479623">
      <w:bodyDiv w:val="1"/>
      <w:marLeft w:val="0"/>
      <w:marRight w:val="0"/>
      <w:marTop w:val="0"/>
      <w:marBottom w:val="0"/>
      <w:divBdr>
        <w:top w:val="none" w:sz="0" w:space="0" w:color="auto"/>
        <w:left w:val="none" w:sz="0" w:space="0" w:color="auto"/>
        <w:bottom w:val="none" w:sz="0" w:space="0" w:color="auto"/>
        <w:right w:val="none" w:sz="0" w:space="0" w:color="auto"/>
      </w:divBdr>
    </w:div>
    <w:div w:id="108666208">
      <w:bodyDiv w:val="1"/>
      <w:marLeft w:val="0"/>
      <w:marRight w:val="0"/>
      <w:marTop w:val="0"/>
      <w:marBottom w:val="0"/>
      <w:divBdr>
        <w:top w:val="none" w:sz="0" w:space="0" w:color="auto"/>
        <w:left w:val="none" w:sz="0" w:space="0" w:color="auto"/>
        <w:bottom w:val="none" w:sz="0" w:space="0" w:color="auto"/>
        <w:right w:val="none" w:sz="0" w:space="0" w:color="auto"/>
      </w:divBdr>
    </w:div>
    <w:div w:id="108739980">
      <w:bodyDiv w:val="1"/>
      <w:marLeft w:val="0"/>
      <w:marRight w:val="0"/>
      <w:marTop w:val="0"/>
      <w:marBottom w:val="0"/>
      <w:divBdr>
        <w:top w:val="none" w:sz="0" w:space="0" w:color="auto"/>
        <w:left w:val="none" w:sz="0" w:space="0" w:color="auto"/>
        <w:bottom w:val="none" w:sz="0" w:space="0" w:color="auto"/>
        <w:right w:val="none" w:sz="0" w:space="0" w:color="auto"/>
      </w:divBdr>
      <w:divsChild>
        <w:div w:id="130439478">
          <w:marLeft w:val="0"/>
          <w:marRight w:val="0"/>
          <w:marTop w:val="0"/>
          <w:marBottom w:val="0"/>
          <w:divBdr>
            <w:top w:val="none" w:sz="0" w:space="0" w:color="auto"/>
            <w:left w:val="none" w:sz="0" w:space="0" w:color="auto"/>
            <w:bottom w:val="none" w:sz="0" w:space="0" w:color="auto"/>
            <w:right w:val="none" w:sz="0" w:space="0" w:color="auto"/>
          </w:divBdr>
          <w:divsChild>
            <w:div w:id="991640750">
              <w:marLeft w:val="0"/>
              <w:marRight w:val="0"/>
              <w:marTop w:val="0"/>
              <w:marBottom w:val="0"/>
              <w:divBdr>
                <w:top w:val="none" w:sz="0" w:space="0" w:color="auto"/>
                <w:left w:val="none" w:sz="0" w:space="0" w:color="auto"/>
                <w:bottom w:val="none" w:sz="0" w:space="0" w:color="auto"/>
                <w:right w:val="none" w:sz="0" w:space="0" w:color="auto"/>
              </w:divBdr>
              <w:divsChild>
                <w:div w:id="1328048320">
                  <w:marLeft w:val="0"/>
                  <w:marRight w:val="0"/>
                  <w:marTop w:val="0"/>
                  <w:marBottom w:val="0"/>
                  <w:divBdr>
                    <w:top w:val="none" w:sz="0" w:space="0" w:color="auto"/>
                    <w:left w:val="none" w:sz="0" w:space="0" w:color="auto"/>
                    <w:bottom w:val="none" w:sz="0" w:space="0" w:color="auto"/>
                    <w:right w:val="none" w:sz="0" w:space="0" w:color="auto"/>
                  </w:divBdr>
                  <w:divsChild>
                    <w:div w:id="207488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030364">
          <w:marLeft w:val="0"/>
          <w:marRight w:val="0"/>
          <w:marTop w:val="0"/>
          <w:marBottom w:val="0"/>
          <w:divBdr>
            <w:top w:val="none" w:sz="0" w:space="0" w:color="auto"/>
            <w:left w:val="none" w:sz="0" w:space="0" w:color="auto"/>
            <w:bottom w:val="none" w:sz="0" w:space="0" w:color="auto"/>
            <w:right w:val="none" w:sz="0" w:space="0" w:color="auto"/>
          </w:divBdr>
          <w:divsChild>
            <w:div w:id="1304576308">
              <w:marLeft w:val="0"/>
              <w:marRight w:val="0"/>
              <w:marTop w:val="0"/>
              <w:marBottom w:val="0"/>
              <w:divBdr>
                <w:top w:val="none" w:sz="0" w:space="0" w:color="auto"/>
                <w:left w:val="none" w:sz="0" w:space="0" w:color="auto"/>
                <w:bottom w:val="none" w:sz="0" w:space="0" w:color="auto"/>
                <w:right w:val="none" w:sz="0" w:space="0" w:color="auto"/>
              </w:divBdr>
            </w:div>
          </w:divsChild>
        </w:div>
        <w:div w:id="1299919172">
          <w:marLeft w:val="0"/>
          <w:marRight w:val="0"/>
          <w:marTop w:val="0"/>
          <w:marBottom w:val="0"/>
          <w:divBdr>
            <w:top w:val="none" w:sz="0" w:space="0" w:color="auto"/>
            <w:left w:val="none" w:sz="0" w:space="0" w:color="auto"/>
            <w:bottom w:val="none" w:sz="0" w:space="0" w:color="auto"/>
            <w:right w:val="none" w:sz="0" w:space="0" w:color="auto"/>
          </w:divBdr>
          <w:divsChild>
            <w:div w:id="2069496554">
              <w:marLeft w:val="0"/>
              <w:marRight w:val="0"/>
              <w:marTop w:val="0"/>
              <w:marBottom w:val="0"/>
              <w:divBdr>
                <w:top w:val="none" w:sz="0" w:space="0" w:color="auto"/>
                <w:left w:val="none" w:sz="0" w:space="0" w:color="auto"/>
                <w:bottom w:val="none" w:sz="0" w:space="0" w:color="auto"/>
                <w:right w:val="none" w:sz="0" w:space="0" w:color="auto"/>
              </w:divBdr>
              <w:divsChild>
                <w:div w:id="699166931">
                  <w:marLeft w:val="0"/>
                  <w:marRight w:val="0"/>
                  <w:marTop w:val="0"/>
                  <w:marBottom w:val="0"/>
                  <w:divBdr>
                    <w:top w:val="none" w:sz="0" w:space="0" w:color="auto"/>
                    <w:left w:val="none" w:sz="0" w:space="0" w:color="auto"/>
                    <w:bottom w:val="none" w:sz="0" w:space="0" w:color="auto"/>
                    <w:right w:val="none" w:sz="0" w:space="0" w:color="auto"/>
                  </w:divBdr>
                  <w:divsChild>
                    <w:div w:id="33438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98458">
      <w:bodyDiv w:val="1"/>
      <w:marLeft w:val="0"/>
      <w:marRight w:val="0"/>
      <w:marTop w:val="0"/>
      <w:marBottom w:val="0"/>
      <w:divBdr>
        <w:top w:val="none" w:sz="0" w:space="0" w:color="auto"/>
        <w:left w:val="none" w:sz="0" w:space="0" w:color="auto"/>
        <w:bottom w:val="none" w:sz="0" w:space="0" w:color="auto"/>
        <w:right w:val="none" w:sz="0" w:space="0" w:color="auto"/>
      </w:divBdr>
    </w:div>
    <w:div w:id="115999301">
      <w:bodyDiv w:val="1"/>
      <w:marLeft w:val="0"/>
      <w:marRight w:val="0"/>
      <w:marTop w:val="0"/>
      <w:marBottom w:val="0"/>
      <w:divBdr>
        <w:top w:val="none" w:sz="0" w:space="0" w:color="auto"/>
        <w:left w:val="none" w:sz="0" w:space="0" w:color="auto"/>
        <w:bottom w:val="none" w:sz="0" w:space="0" w:color="auto"/>
        <w:right w:val="none" w:sz="0" w:space="0" w:color="auto"/>
      </w:divBdr>
    </w:div>
    <w:div w:id="116801074">
      <w:bodyDiv w:val="1"/>
      <w:marLeft w:val="0"/>
      <w:marRight w:val="0"/>
      <w:marTop w:val="0"/>
      <w:marBottom w:val="0"/>
      <w:divBdr>
        <w:top w:val="none" w:sz="0" w:space="0" w:color="auto"/>
        <w:left w:val="none" w:sz="0" w:space="0" w:color="auto"/>
        <w:bottom w:val="none" w:sz="0" w:space="0" w:color="auto"/>
        <w:right w:val="none" w:sz="0" w:space="0" w:color="auto"/>
      </w:divBdr>
    </w:div>
    <w:div w:id="117064351">
      <w:bodyDiv w:val="1"/>
      <w:marLeft w:val="0"/>
      <w:marRight w:val="0"/>
      <w:marTop w:val="0"/>
      <w:marBottom w:val="0"/>
      <w:divBdr>
        <w:top w:val="none" w:sz="0" w:space="0" w:color="auto"/>
        <w:left w:val="none" w:sz="0" w:space="0" w:color="auto"/>
        <w:bottom w:val="none" w:sz="0" w:space="0" w:color="auto"/>
        <w:right w:val="none" w:sz="0" w:space="0" w:color="auto"/>
      </w:divBdr>
    </w:div>
    <w:div w:id="117067388">
      <w:bodyDiv w:val="1"/>
      <w:marLeft w:val="0"/>
      <w:marRight w:val="0"/>
      <w:marTop w:val="0"/>
      <w:marBottom w:val="0"/>
      <w:divBdr>
        <w:top w:val="none" w:sz="0" w:space="0" w:color="auto"/>
        <w:left w:val="none" w:sz="0" w:space="0" w:color="auto"/>
        <w:bottom w:val="none" w:sz="0" w:space="0" w:color="auto"/>
        <w:right w:val="none" w:sz="0" w:space="0" w:color="auto"/>
      </w:divBdr>
    </w:div>
    <w:div w:id="117378875">
      <w:bodyDiv w:val="1"/>
      <w:marLeft w:val="0"/>
      <w:marRight w:val="0"/>
      <w:marTop w:val="0"/>
      <w:marBottom w:val="0"/>
      <w:divBdr>
        <w:top w:val="none" w:sz="0" w:space="0" w:color="auto"/>
        <w:left w:val="none" w:sz="0" w:space="0" w:color="auto"/>
        <w:bottom w:val="none" w:sz="0" w:space="0" w:color="auto"/>
        <w:right w:val="none" w:sz="0" w:space="0" w:color="auto"/>
      </w:divBdr>
    </w:div>
    <w:div w:id="117917178">
      <w:bodyDiv w:val="1"/>
      <w:marLeft w:val="0"/>
      <w:marRight w:val="0"/>
      <w:marTop w:val="0"/>
      <w:marBottom w:val="0"/>
      <w:divBdr>
        <w:top w:val="none" w:sz="0" w:space="0" w:color="auto"/>
        <w:left w:val="none" w:sz="0" w:space="0" w:color="auto"/>
        <w:bottom w:val="none" w:sz="0" w:space="0" w:color="auto"/>
        <w:right w:val="none" w:sz="0" w:space="0" w:color="auto"/>
      </w:divBdr>
    </w:div>
    <w:div w:id="119148719">
      <w:bodyDiv w:val="1"/>
      <w:marLeft w:val="0"/>
      <w:marRight w:val="0"/>
      <w:marTop w:val="0"/>
      <w:marBottom w:val="0"/>
      <w:divBdr>
        <w:top w:val="none" w:sz="0" w:space="0" w:color="auto"/>
        <w:left w:val="none" w:sz="0" w:space="0" w:color="auto"/>
        <w:bottom w:val="none" w:sz="0" w:space="0" w:color="auto"/>
        <w:right w:val="none" w:sz="0" w:space="0" w:color="auto"/>
      </w:divBdr>
    </w:div>
    <w:div w:id="122887262">
      <w:bodyDiv w:val="1"/>
      <w:marLeft w:val="0"/>
      <w:marRight w:val="0"/>
      <w:marTop w:val="0"/>
      <w:marBottom w:val="0"/>
      <w:divBdr>
        <w:top w:val="none" w:sz="0" w:space="0" w:color="auto"/>
        <w:left w:val="none" w:sz="0" w:space="0" w:color="auto"/>
        <w:bottom w:val="none" w:sz="0" w:space="0" w:color="auto"/>
        <w:right w:val="none" w:sz="0" w:space="0" w:color="auto"/>
      </w:divBdr>
    </w:div>
    <w:div w:id="126822109">
      <w:bodyDiv w:val="1"/>
      <w:marLeft w:val="0"/>
      <w:marRight w:val="0"/>
      <w:marTop w:val="0"/>
      <w:marBottom w:val="0"/>
      <w:divBdr>
        <w:top w:val="none" w:sz="0" w:space="0" w:color="auto"/>
        <w:left w:val="none" w:sz="0" w:space="0" w:color="auto"/>
        <w:bottom w:val="none" w:sz="0" w:space="0" w:color="auto"/>
        <w:right w:val="none" w:sz="0" w:space="0" w:color="auto"/>
      </w:divBdr>
    </w:div>
    <w:div w:id="128322359">
      <w:bodyDiv w:val="1"/>
      <w:marLeft w:val="0"/>
      <w:marRight w:val="0"/>
      <w:marTop w:val="0"/>
      <w:marBottom w:val="0"/>
      <w:divBdr>
        <w:top w:val="none" w:sz="0" w:space="0" w:color="auto"/>
        <w:left w:val="none" w:sz="0" w:space="0" w:color="auto"/>
        <w:bottom w:val="none" w:sz="0" w:space="0" w:color="auto"/>
        <w:right w:val="none" w:sz="0" w:space="0" w:color="auto"/>
      </w:divBdr>
    </w:div>
    <w:div w:id="132796310">
      <w:bodyDiv w:val="1"/>
      <w:marLeft w:val="0"/>
      <w:marRight w:val="0"/>
      <w:marTop w:val="0"/>
      <w:marBottom w:val="0"/>
      <w:divBdr>
        <w:top w:val="none" w:sz="0" w:space="0" w:color="auto"/>
        <w:left w:val="none" w:sz="0" w:space="0" w:color="auto"/>
        <w:bottom w:val="none" w:sz="0" w:space="0" w:color="auto"/>
        <w:right w:val="none" w:sz="0" w:space="0" w:color="auto"/>
      </w:divBdr>
    </w:div>
    <w:div w:id="133379708">
      <w:bodyDiv w:val="1"/>
      <w:marLeft w:val="0"/>
      <w:marRight w:val="0"/>
      <w:marTop w:val="0"/>
      <w:marBottom w:val="0"/>
      <w:divBdr>
        <w:top w:val="none" w:sz="0" w:space="0" w:color="auto"/>
        <w:left w:val="none" w:sz="0" w:space="0" w:color="auto"/>
        <w:bottom w:val="none" w:sz="0" w:space="0" w:color="auto"/>
        <w:right w:val="none" w:sz="0" w:space="0" w:color="auto"/>
      </w:divBdr>
    </w:div>
    <w:div w:id="135294278">
      <w:bodyDiv w:val="1"/>
      <w:marLeft w:val="0"/>
      <w:marRight w:val="0"/>
      <w:marTop w:val="0"/>
      <w:marBottom w:val="0"/>
      <w:divBdr>
        <w:top w:val="none" w:sz="0" w:space="0" w:color="auto"/>
        <w:left w:val="none" w:sz="0" w:space="0" w:color="auto"/>
        <w:bottom w:val="none" w:sz="0" w:space="0" w:color="auto"/>
        <w:right w:val="none" w:sz="0" w:space="0" w:color="auto"/>
      </w:divBdr>
    </w:div>
    <w:div w:id="136849982">
      <w:bodyDiv w:val="1"/>
      <w:marLeft w:val="0"/>
      <w:marRight w:val="0"/>
      <w:marTop w:val="0"/>
      <w:marBottom w:val="0"/>
      <w:divBdr>
        <w:top w:val="none" w:sz="0" w:space="0" w:color="auto"/>
        <w:left w:val="none" w:sz="0" w:space="0" w:color="auto"/>
        <w:bottom w:val="none" w:sz="0" w:space="0" w:color="auto"/>
        <w:right w:val="none" w:sz="0" w:space="0" w:color="auto"/>
      </w:divBdr>
    </w:div>
    <w:div w:id="136998975">
      <w:bodyDiv w:val="1"/>
      <w:marLeft w:val="0"/>
      <w:marRight w:val="0"/>
      <w:marTop w:val="0"/>
      <w:marBottom w:val="0"/>
      <w:divBdr>
        <w:top w:val="none" w:sz="0" w:space="0" w:color="auto"/>
        <w:left w:val="none" w:sz="0" w:space="0" w:color="auto"/>
        <w:bottom w:val="none" w:sz="0" w:space="0" w:color="auto"/>
        <w:right w:val="none" w:sz="0" w:space="0" w:color="auto"/>
      </w:divBdr>
    </w:div>
    <w:div w:id="138377110">
      <w:bodyDiv w:val="1"/>
      <w:marLeft w:val="0"/>
      <w:marRight w:val="0"/>
      <w:marTop w:val="0"/>
      <w:marBottom w:val="0"/>
      <w:divBdr>
        <w:top w:val="none" w:sz="0" w:space="0" w:color="auto"/>
        <w:left w:val="none" w:sz="0" w:space="0" w:color="auto"/>
        <w:bottom w:val="none" w:sz="0" w:space="0" w:color="auto"/>
        <w:right w:val="none" w:sz="0" w:space="0" w:color="auto"/>
      </w:divBdr>
      <w:divsChild>
        <w:div w:id="1322200154">
          <w:marLeft w:val="0"/>
          <w:marRight w:val="0"/>
          <w:marTop w:val="0"/>
          <w:marBottom w:val="0"/>
          <w:divBdr>
            <w:top w:val="none" w:sz="0" w:space="0" w:color="auto"/>
            <w:left w:val="none" w:sz="0" w:space="0" w:color="auto"/>
            <w:bottom w:val="none" w:sz="0" w:space="0" w:color="auto"/>
            <w:right w:val="none" w:sz="0" w:space="0" w:color="auto"/>
          </w:divBdr>
        </w:div>
      </w:divsChild>
    </w:div>
    <w:div w:id="140082289">
      <w:bodyDiv w:val="1"/>
      <w:marLeft w:val="0"/>
      <w:marRight w:val="0"/>
      <w:marTop w:val="0"/>
      <w:marBottom w:val="0"/>
      <w:divBdr>
        <w:top w:val="none" w:sz="0" w:space="0" w:color="auto"/>
        <w:left w:val="none" w:sz="0" w:space="0" w:color="auto"/>
        <w:bottom w:val="none" w:sz="0" w:space="0" w:color="auto"/>
        <w:right w:val="none" w:sz="0" w:space="0" w:color="auto"/>
      </w:divBdr>
    </w:div>
    <w:div w:id="141623560">
      <w:bodyDiv w:val="1"/>
      <w:marLeft w:val="0"/>
      <w:marRight w:val="0"/>
      <w:marTop w:val="0"/>
      <w:marBottom w:val="0"/>
      <w:divBdr>
        <w:top w:val="none" w:sz="0" w:space="0" w:color="auto"/>
        <w:left w:val="none" w:sz="0" w:space="0" w:color="auto"/>
        <w:bottom w:val="none" w:sz="0" w:space="0" w:color="auto"/>
        <w:right w:val="none" w:sz="0" w:space="0" w:color="auto"/>
      </w:divBdr>
    </w:div>
    <w:div w:id="142352856">
      <w:bodyDiv w:val="1"/>
      <w:marLeft w:val="0"/>
      <w:marRight w:val="0"/>
      <w:marTop w:val="0"/>
      <w:marBottom w:val="0"/>
      <w:divBdr>
        <w:top w:val="none" w:sz="0" w:space="0" w:color="auto"/>
        <w:left w:val="none" w:sz="0" w:space="0" w:color="auto"/>
        <w:bottom w:val="none" w:sz="0" w:space="0" w:color="auto"/>
        <w:right w:val="none" w:sz="0" w:space="0" w:color="auto"/>
      </w:divBdr>
    </w:div>
    <w:div w:id="142621654">
      <w:bodyDiv w:val="1"/>
      <w:marLeft w:val="0"/>
      <w:marRight w:val="0"/>
      <w:marTop w:val="0"/>
      <w:marBottom w:val="0"/>
      <w:divBdr>
        <w:top w:val="none" w:sz="0" w:space="0" w:color="auto"/>
        <w:left w:val="none" w:sz="0" w:space="0" w:color="auto"/>
        <w:bottom w:val="none" w:sz="0" w:space="0" w:color="auto"/>
        <w:right w:val="none" w:sz="0" w:space="0" w:color="auto"/>
      </w:divBdr>
    </w:div>
    <w:div w:id="145361827">
      <w:bodyDiv w:val="1"/>
      <w:marLeft w:val="0"/>
      <w:marRight w:val="0"/>
      <w:marTop w:val="0"/>
      <w:marBottom w:val="0"/>
      <w:divBdr>
        <w:top w:val="none" w:sz="0" w:space="0" w:color="auto"/>
        <w:left w:val="none" w:sz="0" w:space="0" w:color="auto"/>
        <w:bottom w:val="none" w:sz="0" w:space="0" w:color="auto"/>
        <w:right w:val="none" w:sz="0" w:space="0" w:color="auto"/>
      </w:divBdr>
    </w:div>
    <w:div w:id="149831983">
      <w:bodyDiv w:val="1"/>
      <w:marLeft w:val="0"/>
      <w:marRight w:val="0"/>
      <w:marTop w:val="0"/>
      <w:marBottom w:val="0"/>
      <w:divBdr>
        <w:top w:val="none" w:sz="0" w:space="0" w:color="auto"/>
        <w:left w:val="none" w:sz="0" w:space="0" w:color="auto"/>
        <w:bottom w:val="none" w:sz="0" w:space="0" w:color="auto"/>
        <w:right w:val="none" w:sz="0" w:space="0" w:color="auto"/>
      </w:divBdr>
    </w:div>
    <w:div w:id="149903735">
      <w:bodyDiv w:val="1"/>
      <w:marLeft w:val="0"/>
      <w:marRight w:val="0"/>
      <w:marTop w:val="0"/>
      <w:marBottom w:val="0"/>
      <w:divBdr>
        <w:top w:val="none" w:sz="0" w:space="0" w:color="auto"/>
        <w:left w:val="none" w:sz="0" w:space="0" w:color="auto"/>
        <w:bottom w:val="none" w:sz="0" w:space="0" w:color="auto"/>
        <w:right w:val="none" w:sz="0" w:space="0" w:color="auto"/>
      </w:divBdr>
    </w:div>
    <w:div w:id="152138620">
      <w:bodyDiv w:val="1"/>
      <w:marLeft w:val="0"/>
      <w:marRight w:val="0"/>
      <w:marTop w:val="0"/>
      <w:marBottom w:val="0"/>
      <w:divBdr>
        <w:top w:val="none" w:sz="0" w:space="0" w:color="auto"/>
        <w:left w:val="none" w:sz="0" w:space="0" w:color="auto"/>
        <w:bottom w:val="none" w:sz="0" w:space="0" w:color="auto"/>
        <w:right w:val="none" w:sz="0" w:space="0" w:color="auto"/>
      </w:divBdr>
    </w:div>
    <w:div w:id="154029636">
      <w:bodyDiv w:val="1"/>
      <w:marLeft w:val="0"/>
      <w:marRight w:val="0"/>
      <w:marTop w:val="0"/>
      <w:marBottom w:val="0"/>
      <w:divBdr>
        <w:top w:val="none" w:sz="0" w:space="0" w:color="auto"/>
        <w:left w:val="none" w:sz="0" w:space="0" w:color="auto"/>
        <w:bottom w:val="none" w:sz="0" w:space="0" w:color="auto"/>
        <w:right w:val="none" w:sz="0" w:space="0" w:color="auto"/>
      </w:divBdr>
    </w:div>
    <w:div w:id="155806489">
      <w:bodyDiv w:val="1"/>
      <w:marLeft w:val="0"/>
      <w:marRight w:val="0"/>
      <w:marTop w:val="0"/>
      <w:marBottom w:val="0"/>
      <w:divBdr>
        <w:top w:val="none" w:sz="0" w:space="0" w:color="auto"/>
        <w:left w:val="none" w:sz="0" w:space="0" w:color="auto"/>
        <w:bottom w:val="none" w:sz="0" w:space="0" w:color="auto"/>
        <w:right w:val="none" w:sz="0" w:space="0" w:color="auto"/>
      </w:divBdr>
    </w:div>
    <w:div w:id="156380807">
      <w:bodyDiv w:val="1"/>
      <w:marLeft w:val="0"/>
      <w:marRight w:val="0"/>
      <w:marTop w:val="0"/>
      <w:marBottom w:val="0"/>
      <w:divBdr>
        <w:top w:val="none" w:sz="0" w:space="0" w:color="auto"/>
        <w:left w:val="none" w:sz="0" w:space="0" w:color="auto"/>
        <w:bottom w:val="none" w:sz="0" w:space="0" w:color="auto"/>
        <w:right w:val="none" w:sz="0" w:space="0" w:color="auto"/>
      </w:divBdr>
    </w:div>
    <w:div w:id="157548736">
      <w:bodyDiv w:val="1"/>
      <w:marLeft w:val="0"/>
      <w:marRight w:val="0"/>
      <w:marTop w:val="0"/>
      <w:marBottom w:val="0"/>
      <w:divBdr>
        <w:top w:val="none" w:sz="0" w:space="0" w:color="auto"/>
        <w:left w:val="none" w:sz="0" w:space="0" w:color="auto"/>
        <w:bottom w:val="none" w:sz="0" w:space="0" w:color="auto"/>
        <w:right w:val="none" w:sz="0" w:space="0" w:color="auto"/>
      </w:divBdr>
    </w:div>
    <w:div w:id="159666486">
      <w:bodyDiv w:val="1"/>
      <w:marLeft w:val="0"/>
      <w:marRight w:val="0"/>
      <w:marTop w:val="0"/>
      <w:marBottom w:val="0"/>
      <w:divBdr>
        <w:top w:val="none" w:sz="0" w:space="0" w:color="auto"/>
        <w:left w:val="none" w:sz="0" w:space="0" w:color="auto"/>
        <w:bottom w:val="none" w:sz="0" w:space="0" w:color="auto"/>
        <w:right w:val="none" w:sz="0" w:space="0" w:color="auto"/>
      </w:divBdr>
    </w:div>
    <w:div w:id="159929838">
      <w:bodyDiv w:val="1"/>
      <w:marLeft w:val="0"/>
      <w:marRight w:val="0"/>
      <w:marTop w:val="0"/>
      <w:marBottom w:val="0"/>
      <w:divBdr>
        <w:top w:val="none" w:sz="0" w:space="0" w:color="auto"/>
        <w:left w:val="none" w:sz="0" w:space="0" w:color="auto"/>
        <w:bottom w:val="none" w:sz="0" w:space="0" w:color="auto"/>
        <w:right w:val="none" w:sz="0" w:space="0" w:color="auto"/>
      </w:divBdr>
    </w:div>
    <w:div w:id="160052821">
      <w:bodyDiv w:val="1"/>
      <w:marLeft w:val="0"/>
      <w:marRight w:val="0"/>
      <w:marTop w:val="0"/>
      <w:marBottom w:val="0"/>
      <w:divBdr>
        <w:top w:val="none" w:sz="0" w:space="0" w:color="auto"/>
        <w:left w:val="none" w:sz="0" w:space="0" w:color="auto"/>
        <w:bottom w:val="none" w:sz="0" w:space="0" w:color="auto"/>
        <w:right w:val="none" w:sz="0" w:space="0" w:color="auto"/>
      </w:divBdr>
    </w:div>
    <w:div w:id="160244001">
      <w:bodyDiv w:val="1"/>
      <w:marLeft w:val="0"/>
      <w:marRight w:val="0"/>
      <w:marTop w:val="0"/>
      <w:marBottom w:val="0"/>
      <w:divBdr>
        <w:top w:val="none" w:sz="0" w:space="0" w:color="auto"/>
        <w:left w:val="none" w:sz="0" w:space="0" w:color="auto"/>
        <w:bottom w:val="none" w:sz="0" w:space="0" w:color="auto"/>
        <w:right w:val="none" w:sz="0" w:space="0" w:color="auto"/>
      </w:divBdr>
    </w:div>
    <w:div w:id="169100269">
      <w:bodyDiv w:val="1"/>
      <w:marLeft w:val="0"/>
      <w:marRight w:val="0"/>
      <w:marTop w:val="0"/>
      <w:marBottom w:val="0"/>
      <w:divBdr>
        <w:top w:val="none" w:sz="0" w:space="0" w:color="auto"/>
        <w:left w:val="none" w:sz="0" w:space="0" w:color="auto"/>
        <w:bottom w:val="none" w:sz="0" w:space="0" w:color="auto"/>
        <w:right w:val="none" w:sz="0" w:space="0" w:color="auto"/>
      </w:divBdr>
    </w:div>
    <w:div w:id="170149667">
      <w:bodyDiv w:val="1"/>
      <w:marLeft w:val="0"/>
      <w:marRight w:val="0"/>
      <w:marTop w:val="0"/>
      <w:marBottom w:val="0"/>
      <w:divBdr>
        <w:top w:val="none" w:sz="0" w:space="0" w:color="auto"/>
        <w:left w:val="none" w:sz="0" w:space="0" w:color="auto"/>
        <w:bottom w:val="none" w:sz="0" w:space="0" w:color="auto"/>
        <w:right w:val="none" w:sz="0" w:space="0" w:color="auto"/>
      </w:divBdr>
    </w:div>
    <w:div w:id="171071287">
      <w:bodyDiv w:val="1"/>
      <w:marLeft w:val="0"/>
      <w:marRight w:val="0"/>
      <w:marTop w:val="0"/>
      <w:marBottom w:val="0"/>
      <w:divBdr>
        <w:top w:val="none" w:sz="0" w:space="0" w:color="auto"/>
        <w:left w:val="none" w:sz="0" w:space="0" w:color="auto"/>
        <w:bottom w:val="none" w:sz="0" w:space="0" w:color="auto"/>
        <w:right w:val="none" w:sz="0" w:space="0" w:color="auto"/>
      </w:divBdr>
    </w:div>
    <w:div w:id="171603060">
      <w:bodyDiv w:val="1"/>
      <w:marLeft w:val="0"/>
      <w:marRight w:val="0"/>
      <w:marTop w:val="0"/>
      <w:marBottom w:val="0"/>
      <w:divBdr>
        <w:top w:val="none" w:sz="0" w:space="0" w:color="auto"/>
        <w:left w:val="none" w:sz="0" w:space="0" w:color="auto"/>
        <w:bottom w:val="none" w:sz="0" w:space="0" w:color="auto"/>
        <w:right w:val="none" w:sz="0" w:space="0" w:color="auto"/>
      </w:divBdr>
    </w:div>
    <w:div w:id="171797470">
      <w:bodyDiv w:val="1"/>
      <w:marLeft w:val="0"/>
      <w:marRight w:val="0"/>
      <w:marTop w:val="0"/>
      <w:marBottom w:val="0"/>
      <w:divBdr>
        <w:top w:val="none" w:sz="0" w:space="0" w:color="auto"/>
        <w:left w:val="none" w:sz="0" w:space="0" w:color="auto"/>
        <w:bottom w:val="none" w:sz="0" w:space="0" w:color="auto"/>
        <w:right w:val="none" w:sz="0" w:space="0" w:color="auto"/>
      </w:divBdr>
    </w:div>
    <w:div w:id="173224808">
      <w:bodyDiv w:val="1"/>
      <w:marLeft w:val="0"/>
      <w:marRight w:val="0"/>
      <w:marTop w:val="0"/>
      <w:marBottom w:val="0"/>
      <w:divBdr>
        <w:top w:val="none" w:sz="0" w:space="0" w:color="auto"/>
        <w:left w:val="none" w:sz="0" w:space="0" w:color="auto"/>
        <w:bottom w:val="none" w:sz="0" w:space="0" w:color="auto"/>
        <w:right w:val="none" w:sz="0" w:space="0" w:color="auto"/>
      </w:divBdr>
    </w:div>
    <w:div w:id="174347173">
      <w:bodyDiv w:val="1"/>
      <w:marLeft w:val="0"/>
      <w:marRight w:val="0"/>
      <w:marTop w:val="0"/>
      <w:marBottom w:val="0"/>
      <w:divBdr>
        <w:top w:val="none" w:sz="0" w:space="0" w:color="auto"/>
        <w:left w:val="none" w:sz="0" w:space="0" w:color="auto"/>
        <w:bottom w:val="none" w:sz="0" w:space="0" w:color="auto"/>
        <w:right w:val="none" w:sz="0" w:space="0" w:color="auto"/>
      </w:divBdr>
    </w:div>
    <w:div w:id="175579922">
      <w:bodyDiv w:val="1"/>
      <w:marLeft w:val="0"/>
      <w:marRight w:val="0"/>
      <w:marTop w:val="0"/>
      <w:marBottom w:val="0"/>
      <w:divBdr>
        <w:top w:val="none" w:sz="0" w:space="0" w:color="auto"/>
        <w:left w:val="none" w:sz="0" w:space="0" w:color="auto"/>
        <w:bottom w:val="none" w:sz="0" w:space="0" w:color="auto"/>
        <w:right w:val="none" w:sz="0" w:space="0" w:color="auto"/>
      </w:divBdr>
    </w:div>
    <w:div w:id="176772785">
      <w:bodyDiv w:val="1"/>
      <w:marLeft w:val="0"/>
      <w:marRight w:val="0"/>
      <w:marTop w:val="0"/>
      <w:marBottom w:val="0"/>
      <w:divBdr>
        <w:top w:val="none" w:sz="0" w:space="0" w:color="auto"/>
        <w:left w:val="none" w:sz="0" w:space="0" w:color="auto"/>
        <w:bottom w:val="none" w:sz="0" w:space="0" w:color="auto"/>
        <w:right w:val="none" w:sz="0" w:space="0" w:color="auto"/>
      </w:divBdr>
    </w:div>
    <w:div w:id="181631857">
      <w:bodyDiv w:val="1"/>
      <w:marLeft w:val="0"/>
      <w:marRight w:val="0"/>
      <w:marTop w:val="0"/>
      <w:marBottom w:val="0"/>
      <w:divBdr>
        <w:top w:val="none" w:sz="0" w:space="0" w:color="auto"/>
        <w:left w:val="none" w:sz="0" w:space="0" w:color="auto"/>
        <w:bottom w:val="none" w:sz="0" w:space="0" w:color="auto"/>
        <w:right w:val="none" w:sz="0" w:space="0" w:color="auto"/>
      </w:divBdr>
    </w:div>
    <w:div w:id="184905108">
      <w:bodyDiv w:val="1"/>
      <w:marLeft w:val="0"/>
      <w:marRight w:val="0"/>
      <w:marTop w:val="0"/>
      <w:marBottom w:val="0"/>
      <w:divBdr>
        <w:top w:val="none" w:sz="0" w:space="0" w:color="auto"/>
        <w:left w:val="none" w:sz="0" w:space="0" w:color="auto"/>
        <w:bottom w:val="none" w:sz="0" w:space="0" w:color="auto"/>
        <w:right w:val="none" w:sz="0" w:space="0" w:color="auto"/>
      </w:divBdr>
    </w:div>
    <w:div w:id="186259544">
      <w:bodyDiv w:val="1"/>
      <w:marLeft w:val="0"/>
      <w:marRight w:val="0"/>
      <w:marTop w:val="0"/>
      <w:marBottom w:val="0"/>
      <w:divBdr>
        <w:top w:val="none" w:sz="0" w:space="0" w:color="auto"/>
        <w:left w:val="none" w:sz="0" w:space="0" w:color="auto"/>
        <w:bottom w:val="none" w:sz="0" w:space="0" w:color="auto"/>
        <w:right w:val="none" w:sz="0" w:space="0" w:color="auto"/>
      </w:divBdr>
    </w:div>
    <w:div w:id="186993613">
      <w:bodyDiv w:val="1"/>
      <w:marLeft w:val="0"/>
      <w:marRight w:val="0"/>
      <w:marTop w:val="0"/>
      <w:marBottom w:val="0"/>
      <w:divBdr>
        <w:top w:val="none" w:sz="0" w:space="0" w:color="auto"/>
        <w:left w:val="none" w:sz="0" w:space="0" w:color="auto"/>
        <w:bottom w:val="none" w:sz="0" w:space="0" w:color="auto"/>
        <w:right w:val="none" w:sz="0" w:space="0" w:color="auto"/>
      </w:divBdr>
    </w:div>
    <w:div w:id="188567542">
      <w:bodyDiv w:val="1"/>
      <w:marLeft w:val="0"/>
      <w:marRight w:val="0"/>
      <w:marTop w:val="0"/>
      <w:marBottom w:val="0"/>
      <w:divBdr>
        <w:top w:val="none" w:sz="0" w:space="0" w:color="auto"/>
        <w:left w:val="none" w:sz="0" w:space="0" w:color="auto"/>
        <w:bottom w:val="none" w:sz="0" w:space="0" w:color="auto"/>
        <w:right w:val="none" w:sz="0" w:space="0" w:color="auto"/>
      </w:divBdr>
    </w:div>
    <w:div w:id="188876469">
      <w:bodyDiv w:val="1"/>
      <w:marLeft w:val="0"/>
      <w:marRight w:val="0"/>
      <w:marTop w:val="0"/>
      <w:marBottom w:val="0"/>
      <w:divBdr>
        <w:top w:val="none" w:sz="0" w:space="0" w:color="auto"/>
        <w:left w:val="none" w:sz="0" w:space="0" w:color="auto"/>
        <w:bottom w:val="none" w:sz="0" w:space="0" w:color="auto"/>
        <w:right w:val="none" w:sz="0" w:space="0" w:color="auto"/>
      </w:divBdr>
    </w:div>
    <w:div w:id="189339175">
      <w:bodyDiv w:val="1"/>
      <w:marLeft w:val="0"/>
      <w:marRight w:val="0"/>
      <w:marTop w:val="0"/>
      <w:marBottom w:val="0"/>
      <w:divBdr>
        <w:top w:val="none" w:sz="0" w:space="0" w:color="auto"/>
        <w:left w:val="none" w:sz="0" w:space="0" w:color="auto"/>
        <w:bottom w:val="none" w:sz="0" w:space="0" w:color="auto"/>
        <w:right w:val="none" w:sz="0" w:space="0" w:color="auto"/>
      </w:divBdr>
    </w:div>
    <w:div w:id="191188930">
      <w:bodyDiv w:val="1"/>
      <w:marLeft w:val="0"/>
      <w:marRight w:val="0"/>
      <w:marTop w:val="0"/>
      <w:marBottom w:val="0"/>
      <w:divBdr>
        <w:top w:val="none" w:sz="0" w:space="0" w:color="auto"/>
        <w:left w:val="none" w:sz="0" w:space="0" w:color="auto"/>
        <w:bottom w:val="none" w:sz="0" w:space="0" w:color="auto"/>
        <w:right w:val="none" w:sz="0" w:space="0" w:color="auto"/>
      </w:divBdr>
    </w:div>
    <w:div w:id="195586342">
      <w:bodyDiv w:val="1"/>
      <w:marLeft w:val="0"/>
      <w:marRight w:val="0"/>
      <w:marTop w:val="0"/>
      <w:marBottom w:val="0"/>
      <w:divBdr>
        <w:top w:val="none" w:sz="0" w:space="0" w:color="auto"/>
        <w:left w:val="none" w:sz="0" w:space="0" w:color="auto"/>
        <w:bottom w:val="none" w:sz="0" w:space="0" w:color="auto"/>
        <w:right w:val="none" w:sz="0" w:space="0" w:color="auto"/>
      </w:divBdr>
    </w:div>
    <w:div w:id="195967943">
      <w:bodyDiv w:val="1"/>
      <w:marLeft w:val="0"/>
      <w:marRight w:val="0"/>
      <w:marTop w:val="0"/>
      <w:marBottom w:val="0"/>
      <w:divBdr>
        <w:top w:val="none" w:sz="0" w:space="0" w:color="auto"/>
        <w:left w:val="none" w:sz="0" w:space="0" w:color="auto"/>
        <w:bottom w:val="none" w:sz="0" w:space="0" w:color="auto"/>
        <w:right w:val="none" w:sz="0" w:space="0" w:color="auto"/>
      </w:divBdr>
    </w:div>
    <w:div w:id="196434318">
      <w:bodyDiv w:val="1"/>
      <w:marLeft w:val="0"/>
      <w:marRight w:val="0"/>
      <w:marTop w:val="0"/>
      <w:marBottom w:val="0"/>
      <w:divBdr>
        <w:top w:val="none" w:sz="0" w:space="0" w:color="auto"/>
        <w:left w:val="none" w:sz="0" w:space="0" w:color="auto"/>
        <w:bottom w:val="none" w:sz="0" w:space="0" w:color="auto"/>
        <w:right w:val="none" w:sz="0" w:space="0" w:color="auto"/>
      </w:divBdr>
    </w:div>
    <w:div w:id="198401704">
      <w:bodyDiv w:val="1"/>
      <w:marLeft w:val="0"/>
      <w:marRight w:val="0"/>
      <w:marTop w:val="0"/>
      <w:marBottom w:val="0"/>
      <w:divBdr>
        <w:top w:val="none" w:sz="0" w:space="0" w:color="auto"/>
        <w:left w:val="none" w:sz="0" w:space="0" w:color="auto"/>
        <w:bottom w:val="none" w:sz="0" w:space="0" w:color="auto"/>
        <w:right w:val="none" w:sz="0" w:space="0" w:color="auto"/>
      </w:divBdr>
    </w:div>
    <w:div w:id="203643800">
      <w:bodyDiv w:val="1"/>
      <w:marLeft w:val="0"/>
      <w:marRight w:val="0"/>
      <w:marTop w:val="0"/>
      <w:marBottom w:val="0"/>
      <w:divBdr>
        <w:top w:val="none" w:sz="0" w:space="0" w:color="auto"/>
        <w:left w:val="none" w:sz="0" w:space="0" w:color="auto"/>
        <w:bottom w:val="none" w:sz="0" w:space="0" w:color="auto"/>
        <w:right w:val="none" w:sz="0" w:space="0" w:color="auto"/>
      </w:divBdr>
    </w:div>
    <w:div w:id="207113259">
      <w:bodyDiv w:val="1"/>
      <w:marLeft w:val="0"/>
      <w:marRight w:val="0"/>
      <w:marTop w:val="0"/>
      <w:marBottom w:val="0"/>
      <w:divBdr>
        <w:top w:val="none" w:sz="0" w:space="0" w:color="auto"/>
        <w:left w:val="none" w:sz="0" w:space="0" w:color="auto"/>
        <w:bottom w:val="none" w:sz="0" w:space="0" w:color="auto"/>
        <w:right w:val="none" w:sz="0" w:space="0" w:color="auto"/>
      </w:divBdr>
    </w:div>
    <w:div w:id="210702013">
      <w:bodyDiv w:val="1"/>
      <w:marLeft w:val="0"/>
      <w:marRight w:val="0"/>
      <w:marTop w:val="0"/>
      <w:marBottom w:val="0"/>
      <w:divBdr>
        <w:top w:val="none" w:sz="0" w:space="0" w:color="auto"/>
        <w:left w:val="none" w:sz="0" w:space="0" w:color="auto"/>
        <w:bottom w:val="none" w:sz="0" w:space="0" w:color="auto"/>
        <w:right w:val="none" w:sz="0" w:space="0" w:color="auto"/>
      </w:divBdr>
    </w:div>
    <w:div w:id="212158560">
      <w:bodyDiv w:val="1"/>
      <w:marLeft w:val="0"/>
      <w:marRight w:val="0"/>
      <w:marTop w:val="0"/>
      <w:marBottom w:val="0"/>
      <w:divBdr>
        <w:top w:val="none" w:sz="0" w:space="0" w:color="auto"/>
        <w:left w:val="none" w:sz="0" w:space="0" w:color="auto"/>
        <w:bottom w:val="none" w:sz="0" w:space="0" w:color="auto"/>
        <w:right w:val="none" w:sz="0" w:space="0" w:color="auto"/>
      </w:divBdr>
    </w:div>
    <w:div w:id="213657543">
      <w:bodyDiv w:val="1"/>
      <w:marLeft w:val="0"/>
      <w:marRight w:val="0"/>
      <w:marTop w:val="0"/>
      <w:marBottom w:val="0"/>
      <w:divBdr>
        <w:top w:val="none" w:sz="0" w:space="0" w:color="auto"/>
        <w:left w:val="none" w:sz="0" w:space="0" w:color="auto"/>
        <w:bottom w:val="none" w:sz="0" w:space="0" w:color="auto"/>
        <w:right w:val="none" w:sz="0" w:space="0" w:color="auto"/>
      </w:divBdr>
    </w:div>
    <w:div w:id="218171831">
      <w:bodyDiv w:val="1"/>
      <w:marLeft w:val="0"/>
      <w:marRight w:val="0"/>
      <w:marTop w:val="0"/>
      <w:marBottom w:val="0"/>
      <w:divBdr>
        <w:top w:val="none" w:sz="0" w:space="0" w:color="auto"/>
        <w:left w:val="none" w:sz="0" w:space="0" w:color="auto"/>
        <w:bottom w:val="none" w:sz="0" w:space="0" w:color="auto"/>
        <w:right w:val="none" w:sz="0" w:space="0" w:color="auto"/>
      </w:divBdr>
    </w:div>
    <w:div w:id="221134454">
      <w:bodyDiv w:val="1"/>
      <w:marLeft w:val="0"/>
      <w:marRight w:val="0"/>
      <w:marTop w:val="0"/>
      <w:marBottom w:val="0"/>
      <w:divBdr>
        <w:top w:val="none" w:sz="0" w:space="0" w:color="auto"/>
        <w:left w:val="none" w:sz="0" w:space="0" w:color="auto"/>
        <w:bottom w:val="none" w:sz="0" w:space="0" w:color="auto"/>
        <w:right w:val="none" w:sz="0" w:space="0" w:color="auto"/>
      </w:divBdr>
    </w:div>
    <w:div w:id="222327188">
      <w:bodyDiv w:val="1"/>
      <w:marLeft w:val="0"/>
      <w:marRight w:val="0"/>
      <w:marTop w:val="0"/>
      <w:marBottom w:val="0"/>
      <w:divBdr>
        <w:top w:val="none" w:sz="0" w:space="0" w:color="auto"/>
        <w:left w:val="none" w:sz="0" w:space="0" w:color="auto"/>
        <w:bottom w:val="none" w:sz="0" w:space="0" w:color="auto"/>
        <w:right w:val="none" w:sz="0" w:space="0" w:color="auto"/>
      </w:divBdr>
    </w:div>
    <w:div w:id="222911511">
      <w:bodyDiv w:val="1"/>
      <w:marLeft w:val="0"/>
      <w:marRight w:val="0"/>
      <w:marTop w:val="0"/>
      <w:marBottom w:val="0"/>
      <w:divBdr>
        <w:top w:val="none" w:sz="0" w:space="0" w:color="auto"/>
        <w:left w:val="none" w:sz="0" w:space="0" w:color="auto"/>
        <w:bottom w:val="none" w:sz="0" w:space="0" w:color="auto"/>
        <w:right w:val="none" w:sz="0" w:space="0" w:color="auto"/>
      </w:divBdr>
    </w:div>
    <w:div w:id="225068682">
      <w:bodyDiv w:val="1"/>
      <w:marLeft w:val="0"/>
      <w:marRight w:val="0"/>
      <w:marTop w:val="0"/>
      <w:marBottom w:val="0"/>
      <w:divBdr>
        <w:top w:val="none" w:sz="0" w:space="0" w:color="auto"/>
        <w:left w:val="none" w:sz="0" w:space="0" w:color="auto"/>
        <w:bottom w:val="none" w:sz="0" w:space="0" w:color="auto"/>
        <w:right w:val="none" w:sz="0" w:space="0" w:color="auto"/>
      </w:divBdr>
    </w:div>
    <w:div w:id="227082919">
      <w:bodyDiv w:val="1"/>
      <w:marLeft w:val="0"/>
      <w:marRight w:val="0"/>
      <w:marTop w:val="0"/>
      <w:marBottom w:val="0"/>
      <w:divBdr>
        <w:top w:val="none" w:sz="0" w:space="0" w:color="auto"/>
        <w:left w:val="none" w:sz="0" w:space="0" w:color="auto"/>
        <w:bottom w:val="none" w:sz="0" w:space="0" w:color="auto"/>
        <w:right w:val="none" w:sz="0" w:space="0" w:color="auto"/>
      </w:divBdr>
    </w:div>
    <w:div w:id="232664581">
      <w:bodyDiv w:val="1"/>
      <w:marLeft w:val="0"/>
      <w:marRight w:val="0"/>
      <w:marTop w:val="0"/>
      <w:marBottom w:val="0"/>
      <w:divBdr>
        <w:top w:val="none" w:sz="0" w:space="0" w:color="auto"/>
        <w:left w:val="none" w:sz="0" w:space="0" w:color="auto"/>
        <w:bottom w:val="none" w:sz="0" w:space="0" w:color="auto"/>
        <w:right w:val="none" w:sz="0" w:space="0" w:color="auto"/>
      </w:divBdr>
    </w:div>
    <w:div w:id="238055126">
      <w:bodyDiv w:val="1"/>
      <w:marLeft w:val="0"/>
      <w:marRight w:val="0"/>
      <w:marTop w:val="0"/>
      <w:marBottom w:val="0"/>
      <w:divBdr>
        <w:top w:val="none" w:sz="0" w:space="0" w:color="auto"/>
        <w:left w:val="none" w:sz="0" w:space="0" w:color="auto"/>
        <w:bottom w:val="none" w:sz="0" w:space="0" w:color="auto"/>
        <w:right w:val="none" w:sz="0" w:space="0" w:color="auto"/>
      </w:divBdr>
    </w:div>
    <w:div w:id="239144720">
      <w:bodyDiv w:val="1"/>
      <w:marLeft w:val="0"/>
      <w:marRight w:val="0"/>
      <w:marTop w:val="0"/>
      <w:marBottom w:val="0"/>
      <w:divBdr>
        <w:top w:val="none" w:sz="0" w:space="0" w:color="auto"/>
        <w:left w:val="none" w:sz="0" w:space="0" w:color="auto"/>
        <w:bottom w:val="none" w:sz="0" w:space="0" w:color="auto"/>
        <w:right w:val="none" w:sz="0" w:space="0" w:color="auto"/>
      </w:divBdr>
    </w:div>
    <w:div w:id="240910822">
      <w:bodyDiv w:val="1"/>
      <w:marLeft w:val="0"/>
      <w:marRight w:val="0"/>
      <w:marTop w:val="0"/>
      <w:marBottom w:val="0"/>
      <w:divBdr>
        <w:top w:val="none" w:sz="0" w:space="0" w:color="auto"/>
        <w:left w:val="none" w:sz="0" w:space="0" w:color="auto"/>
        <w:bottom w:val="none" w:sz="0" w:space="0" w:color="auto"/>
        <w:right w:val="none" w:sz="0" w:space="0" w:color="auto"/>
      </w:divBdr>
    </w:div>
    <w:div w:id="241720650">
      <w:bodyDiv w:val="1"/>
      <w:marLeft w:val="0"/>
      <w:marRight w:val="0"/>
      <w:marTop w:val="0"/>
      <w:marBottom w:val="0"/>
      <w:divBdr>
        <w:top w:val="none" w:sz="0" w:space="0" w:color="auto"/>
        <w:left w:val="none" w:sz="0" w:space="0" w:color="auto"/>
        <w:bottom w:val="none" w:sz="0" w:space="0" w:color="auto"/>
        <w:right w:val="none" w:sz="0" w:space="0" w:color="auto"/>
      </w:divBdr>
    </w:div>
    <w:div w:id="244195741">
      <w:bodyDiv w:val="1"/>
      <w:marLeft w:val="0"/>
      <w:marRight w:val="0"/>
      <w:marTop w:val="0"/>
      <w:marBottom w:val="0"/>
      <w:divBdr>
        <w:top w:val="none" w:sz="0" w:space="0" w:color="auto"/>
        <w:left w:val="none" w:sz="0" w:space="0" w:color="auto"/>
        <w:bottom w:val="none" w:sz="0" w:space="0" w:color="auto"/>
        <w:right w:val="none" w:sz="0" w:space="0" w:color="auto"/>
      </w:divBdr>
    </w:div>
    <w:div w:id="245768657">
      <w:bodyDiv w:val="1"/>
      <w:marLeft w:val="0"/>
      <w:marRight w:val="0"/>
      <w:marTop w:val="0"/>
      <w:marBottom w:val="0"/>
      <w:divBdr>
        <w:top w:val="none" w:sz="0" w:space="0" w:color="auto"/>
        <w:left w:val="none" w:sz="0" w:space="0" w:color="auto"/>
        <w:bottom w:val="none" w:sz="0" w:space="0" w:color="auto"/>
        <w:right w:val="none" w:sz="0" w:space="0" w:color="auto"/>
      </w:divBdr>
    </w:div>
    <w:div w:id="248930319">
      <w:bodyDiv w:val="1"/>
      <w:marLeft w:val="0"/>
      <w:marRight w:val="0"/>
      <w:marTop w:val="0"/>
      <w:marBottom w:val="0"/>
      <w:divBdr>
        <w:top w:val="none" w:sz="0" w:space="0" w:color="auto"/>
        <w:left w:val="none" w:sz="0" w:space="0" w:color="auto"/>
        <w:bottom w:val="none" w:sz="0" w:space="0" w:color="auto"/>
        <w:right w:val="none" w:sz="0" w:space="0" w:color="auto"/>
      </w:divBdr>
    </w:div>
    <w:div w:id="254293090">
      <w:bodyDiv w:val="1"/>
      <w:marLeft w:val="0"/>
      <w:marRight w:val="0"/>
      <w:marTop w:val="0"/>
      <w:marBottom w:val="0"/>
      <w:divBdr>
        <w:top w:val="none" w:sz="0" w:space="0" w:color="auto"/>
        <w:left w:val="none" w:sz="0" w:space="0" w:color="auto"/>
        <w:bottom w:val="none" w:sz="0" w:space="0" w:color="auto"/>
        <w:right w:val="none" w:sz="0" w:space="0" w:color="auto"/>
      </w:divBdr>
    </w:div>
    <w:div w:id="255024024">
      <w:bodyDiv w:val="1"/>
      <w:marLeft w:val="0"/>
      <w:marRight w:val="0"/>
      <w:marTop w:val="0"/>
      <w:marBottom w:val="0"/>
      <w:divBdr>
        <w:top w:val="none" w:sz="0" w:space="0" w:color="auto"/>
        <w:left w:val="none" w:sz="0" w:space="0" w:color="auto"/>
        <w:bottom w:val="none" w:sz="0" w:space="0" w:color="auto"/>
        <w:right w:val="none" w:sz="0" w:space="0" w:color="auto"/>
      </w:divBdr>
    </w:div>
    <w:div w:id="256137892">
      <w:bodyDiv w:val="1"/>
      <w:marLeft w:val="0"/>
      <w:marRight w:val="0"/>
      <w:marTop w:val="0"/>
      <w:marBottom w:val="0"/>
      <w:divBdr>
        <w:top w:val="none" w:sz="0" w:space="0" w:color="auto"/>
        <w:left w:val="none" w:sz="0" w:space="0" w:color="auto"/>
        <w:bottom w:val="none" w:sz="0" w:space="0" w:color="auto"/>
        <w:right w:val="none" w:sz="0" w:space="0" w:color="auto"/>
      </w:divBdr>
    </w:div>
    <w:div w:id="256907571">
      <w:bodyDiv w:val="1"/>
      <w:marLeft w:val="0"/>
      <w:marRight w:val="0"/>
      <w:marTop w:val="0"/>
      <w:marBottom w:val="0"/>
      <w:divBdr>
        <w:top w:val="none" w:sz="0" w:space="0" w:color="auto"/>
        <w:left w:val="none" w:sz="0" w:space="0" w:color="auto"/>
        <w:bottom w:val="none" w:sz="0" w:space="0" w:color="auto"/>
        <w:right w:val="none" w:sz="0" w:space="0" w:color="auto"/>
      </w:divBdr>
    </w:div>
    <w:div w:id="257373131">
      <w:bodyDiv w:val="1"/>
      <w:marLeft w:val="0"/>
      <w:marRight w:val="0"/>
      <w:marTop w:val="0"/>
      <w:marBottom w:val="0"/>
      <w:divBdr>
        <w:top w:val="none" w:sz="0" w:space="0" w:color="auto"/>
        <w:left w:val="none" w:sz="0" w:space="0" w:color="auto"/>
        <w:bottom w:val="none" w:sz="0" w:space="0" w:color="auto"/>
        <w:right w:val="none" w:sz="0" w:space="0" w:color="auto"/>
      </w:divBdr>
    </w:div>
    <w:div w:id="257446982">
      <w:bodyDiv w:val="1"/>
      <w:marLeft w:val="0"/>
      <w:marRight w:val="0"/>
      <w:marTop w:val="0"/>
      <w:marBottom w:val="0"/>
      <w:divBdr>
        <w:top w:val="none" w:sz="0" w:space="0" w:color="auto"/>
        <w:left w:val="none" w:sz="0" w:space="0" w:color="auto"/>
        <w:bottom w:val="none" w:sz="0" w:space="0" w:color="auto"/>
        <w:right w:val="none" w:sz="0" w:space="0" w:color="auto"/>
      </w:divBdr>
    </w:div>
    <w:div w:id="261113104">
      <w:bodyDiv w:val="1"/>
      <w:marLeft w:val="0"/>
      <w:marRight w:val="0"/>
      <w:marTop w:val="0"/>
      <w:marBottom w:val="0"/>
      <w:divBdr>
        <w:top w:val="none" w:sz="0" w:space="0" w:color="auto"/>
        <w:left w:val="none" w:sz="0" w:space="0" w:color="auto"/>
        <w:bottom w:val="none" w:sz="0" w:space="0" w:color="auto"/>
        <w:right w:val="none" w:sz="0" w:space="0" w:color="auto"/>
      </w:divBdr>
    </w:div>
    <w:div w:id="265387908">
      <w:bodyDiv w:val="1"/>
      <w:marLeft w:val="0"/>
      <w:marRight w:val="0"/>
      <w:marTop w:val="0"/>
      <w:marBottom w:val="0"/>
      <w:divBdr>
        <w:top w:val="none" w:sz="0" w:space="0" w:color="auto"/>
        <w:left w:val="none" w:sz="0" w:space="0" w:color="auto"/>
        <w:bottom w:val="none" w:sz="0" w:space="0" w:color="auto"/>
        <w:right w:val="none" w:sz="0" w:space="0" w:color="auto"/>
      </w:divBdr>
    </w:div>
    <w:div w:id="269430679">
      <w:bodyDiv w:val="1"/>
      <w:marLeft w:val="0"/>
      <w:marRight w:val="0"/>
      <w:marTop w:val="0"/>
      <w:marBottom w:val="0"/>
      <w:divBdr>
        <w:top w:val="none" w:sz="0" w:space="0" w:color="auto"/>
        <w:left w:val="none" w:sz="0" w:space="0" w:color="auto"/>
        <w:bottom w:val="none" w:sz="0" w:space="0" w:color="auto"/>
        <w:right w:val="none" w:sz="0" w:space="0" w:color="auto"/>
      </w:divBdr>
    </w:div>
    <w:div w:id="270285630">
      <w:bodyDiv w:val="1"/>
      <w:marLeft w:val="0"/>
      <w:marRight w:val="0"/>
      <w:marTop w:val="0"/>
      <w:marBottom w:val="0"/>
      <w:divBdr>
        <w:top w:val="none" w:sz="0" w:space="0" w:color="auto"/>
        <w:left w:val="none" w:sz="0" w:space="0" w:color="auto"/>
        <w:bottom w:val="none" w:sz="0" w:space="0" w:color="auto"/>
        <w:right w:val="none" w:sz="0" w:space="0" w:color="auto"/>
      </w:divBdr>
    </w:div>
    <w:div w:id="272909912">
      <w:bodyDiv w:val="1"/>
      <w:marLeft w:val="0"/>
      <w:marRight w:val="0"/>
      <w:marTop w:val="0"/>
      <w:marBottom w:val="0"/>
      <w:divBdr>
        <w:top w:val="none" w:sz="0" w:space="0" w:color="auto"/>
        <w:left w:val="none" w:sz="0" w:space="0" w:color="auto"/>
        <w:bottom w:val="none" w:sz="0" w:space="0" w:color="auto"/>
        <w:right w:val="none" w:sz="0" w:space="0" w:color="auto"/>
      </w:divBdr>
    </w:div>
    <w:div w:id="277490309">
      <w:bodyDiv w:val="1"/>
      <w:marLeft w:val="0"/>
      <w:marRight w:val="0"/>
      <w:marTop w:val="0"/>
      <w:marBottom w:val="0"/>
      <w:divBdr>
        <w:top w:val="none" w:sz="0" w:space="0" w:color="auto"/>
        <w:left w:val="none" w:sz="0" w:space="0" w:color="auto"/>
        <w:bottom w:val="none" w:sz="0" w:space="0" w:color="auto"/>
        <w:right w:val="none" w:sz="0" w:space="0" w:color="auto"/>
      </w:divBdr>
    </w:div>
    <w:div w:id="277684871">
      <w:bodyDiv w:val="1"/>
      <w:marLeft w:val="0"/>
      <w:marRight w:val="0"/>
      <w:marTop w:val="0"/>
      <w:marBottom w:val="0"/>
      <w:divBdr>
        <w:top w:val="none" w:sz="0" w:space="0" w:color="auto"/>
        <w:left w:val="none" w:sz="0" w:space="0" w:color="auto"/>
        <w:bottom w:val="none" w:sz="0" w:space="0" w:color="auto"/>
        <w:right w:val="none" w:sz="0" w:space="0" w:color="auto"/>
      </w:divBdr>
    </w:div>
    <w:div w:id="278074879">
      <w:bodyDiv w:val="1"/>
      <w:marLeft w:val="0"/>
      <w:marRight w:val="0"/>
      <w:marTop w:val="0"/>
      <w:marBottom w:val="0"/>
      <w:divBdr>
        <w:top w:val="none" w:sz="0" w:space="0" w:color="auto"/>
        <w:left w:val="none" w:sz="0" w:space="0" w:color="auto"/>
        <w:bottom w:val="none" w:sz="0" w:space="0" w:color="auto"/>
        <w:right w:val="none" w:sz="0" w:space="0" w:color="auto"/>
      </w:divBdr>
    </w:div>
    <w:div w:id="279651291">
      <w:bodyDiv w:val="1"/>
      <w:marLeft w:val="0"/>
      <w:marRight w:val="0"/>
      <w:marTop w:val="0"/>
      <w:marBottom w:val="0"/>
      <w:divBdr>
        <w:top w:val="none" w:sz="0" w:space="0" w:color="auto"/>
        <w:left w:val="none" w:sz="0" w:space="0" w:color="auto"/>
        <w:bottom w:val="none" w:sz="0" w:space="0" w:color="auto"/>
        <w:right w:val="none" w:sz="0" w:space="0" w:color="auto"/>
      </w:divBdr>
    </w:div>
    <w:div w:id="280264221">
      <w:bodyDiv w:val="1"/>
      <w:marLeft w:val="0"/>
      <w:marRight w:val="0"/>
      <w:marTop w:val="0"/>
      <w:marBottom w:val="0"/>
      <w:divBdr>
        <w:top w:val="none" w:sz="0" w:space="0" w:color="auto"/>
        <w:left w:val="none" w:sz="0" w:space="0" w:color="auto"/>
        <w:bottom w:val="none" w:sz="0" w:space="0" w:color="auto"/>
        <w:right w:val="none" w:sz="0" w:space="0" w:color="auto"/>
      </w:divBdr>
    </w:div>
    <w:div w:id="285628808">
      <w:bodyDiv w:val="1"/>
      <w:marLeft w:val="0"/>
      <w:marRight w:val="0"/>
      <w:marTop w:val="0"/>
      <w:marBottom w:val="0"/>
      <w:divBdr>
        <w:top w:val="none" w:sz="0" w:space="0" w:color="auto"/>
        <w:left w:val="none" w:sz="0" w:space="0" w:color="auto"/>
        <w:bottom w:val="none" w:sz="0" w:space="0" w:color="auto"/>
        <w:right w:val="none" w:sz="0" w:space="0" w:color="auto"/>
      </w:divBdr>
    </w:div>
    <w:div w:id="287971867">
      <w:bodyDiv w:val="1"/>
      <w:marLeft w:val="0"/>
      <w:marRight w:val="0"/>
      <w:marTop w:val="0"/>
      <w:marBottom w:val="0"/>
      <w:divBdr>
        <w:top w:val="none" w:sz="0" w:space="0" w:color="auto"/>
        <w:left w:val="none" w:sz="0" w:space="0" w:color="auto"/>
        <w:bottom w:val="none" w:sz="0" w:space="0" w:color="auto"/>
        <w:right w:val="none" w:sz="0" w:space="0" w:color="auto"/>
      </w:divBdr>
    </w:div>
    <w:div w:id="288363080">
      <w:bodyDiv w:val="1"/>
      <w:marLeft w:val="0"/>
      <w:marRight w:val="0"/>
      <w:marTop w:val="0"/>
      <w:marBottom w:val="0"/>
      <w:divBdr>
        <w:top w:val="none" w:sz="0" w:space="0" w:color="auto"/>
        <w:left w:val="none" w:sz="0" w:space="0" w:color="auto"/>
        <w:bottom w:val="none" w:sz="0" w:space="0" w:color="auto"/>
        <w:right w:val="none" w:sz="0" w:space="0" w:color="auto"/>
      </w:divBdr>
    </w:div>
    <w:div w:id="288517441">
      <w:bodyDiv w:val="1"/>
      <w:marLeft w:val="0"/>
      <w:marRight w:val="0"/>
      <w:marTop w:val="0"/>
      <w:marBottom w:val="0"/>
      <w:divBdr>
        <w:top w:val="none" w:sz="0" w:space="0" w:color="auto"/>
        <w:left w:val="none" w:sz="0" w:space="0" w:color="auto"/>
        <w:bottom w:val="none" w:sz="0" w:space="0" w:color="auto"/>
        <w:right w:val="none" w:sz="0" w:space="0" w:color="auto"/>
      </w:divBdr>
    </w:div>
    <w:div w:id="288827971">
      <w:bodyDiv w:val="1"/>
      <w:marLeft w:val="0"/>
      <w:marRight w:val="0"/>
      <w:marTop w:val="0"/>
      <w:marBottom w:val="0"/>
      <w:divBdr>
        <w:top w:val="none" w:sz="0" w:space="0" w:color="auto"/>
        <w:left w:val="none" w:sz="0" w:space="0" w:color="auto"/>
        <w:bottom w:val="none" w:sz="0" w:space="0" w:color="auto"/>
        <w:right w:val="none" w:sz="0" w:space="0" w:color="auto"/>
      </w:divBdr>
    </w:div>
    <w:div w:id="296691182">
      <w:bodyDiv w:val="1"/>
      <w:marLeft w:val="0"/>
      <w:marRight w:val="0"/>
      <w:marTop w:val="0"/>
      <w:marBottom w:val="0"/>
      <w:divBdr>
        <w:top w:val="none" w:sz="0" w:space="0" w:color="auto"/>
        <w:left w:val="none" w:sz="0" w:space="0" w:color="auto"/>
        <w:bottom w:val="none" w:sz="0" w:space="0" w:color="auto"/>
        <w:right w:val="none" w:sz="0" w:space="0" w:color="auto"/>
      </w:divBdr>
    </w:div>
    <w:div w:id="298001427">
      <w:bodyDiv w:val="1"/>
      <w:marLeft w:val="0"/>
      <w:marRight w:val="0"/>
      <w:marTop w:val="0"/>
      <w:marBottom w:val="0"/>
      <w:divBdr>
        <w:top w:val="none" w:sz="0" w:space="0" w:color="auto"/>
        <w:left w:val="none" w:sz="0" w:space="0" w:color="auto"/>
        <w:bottom w:val="none" w:sz="0" w:space="0" w:color="auto"/>
        <w:right w:val="none" w:sz="0" w:space="0" w:color="auto"/>
      </w:divBdr>
    </w:div>
    <w:div w:id="298069747">
      <w:bodyDiv w:val="1"/>
      <w:marLeft w:val="0"/>
      <w:marRight w:val="0"/>
      <w:marTop w:val="0"/>
      <w:marBottom w:val="0"/>
      <w:divBdr>
        <w:top w:val="none" w:sz="0" w:space="0" w:color="auto"/>
        <w:left w:val="none" w:sz="0" w:space="0" w:color="auto"/>
        <w:bottom w:val="none" w:sz="0" w:space="0" w:color="auto"/>
        <w:right w:val="none" w:sz="0" w:space="0" w:color="auto"/>
      </w:divBdr>
    </w:div>
    <w:div w:id="300574828">
      <w:bodyDiv w:val="1"/>
      <w:marLeft w:val="0"/>
      <w:marRight w:val="0"/>
      <w:marTop w:val="0"/>
      <w:marBottom w:val="0"/>
      <w:divBdr>
        <w:top w:val="none" w:sz="0" w:space="0" w:color="auto"/>
        <w:left w:val="none" w:sz="0" w:space="0" w:color="auto"/>
        <w:bottom w:val="none" w:sz="0" w:space="0" w:color="auto"/>
        <w:right w:val="none" w:sz="0" w:space="0" w:color="auto"/>
      </w:divBdr>
    </w:div>
    <w:div w:id="303048558">
      <w:bodyDiv w:val="1"/>
      <w:marLeft w:val="0"/>
      <w:marRight w:val="0"/>
      <w:marTop w:val="0"/>
      <w:marBottom w:val="0"/>
      <w:divBdr>
        <w:top w:val="none" w:sz="0" w:space="0" w:color="auto"/>
        <w:left w:val="none" w:sz="0" w:space="0" w:color="auto"/>
        <w:bottom w:val="none" w:sz="0" w:space="0" w:color="auto"/>
        <w:right w:val="none" w:sz="0" w:space="0" w:color="auto"/>
      </w:divBdr>
    </w:div>
    <w:div w:id="307245233">
      <w:bodyDiv w:val="1"/>
      <w:marLeft w:val="0"/>
      <w:marRight w:val="0"/>
      <w:marTop w:val="0"/>
      <w:marBottom w:val="0"/>
      <w:divBdr>
        <w:top w:val="none" w:sz="0" w:space="0" w:color="auto"/>
        <w:left w:val="none" w:sz="0" w:space="0" w:color="auto"/>
        <w:bottom w:val="none" w:sz="0" w:space="0" w:color="auto"/>
        <w:right w:val="none" w:sz="0" w:space="0" w:color="auto"/>
      </w:divBdr>
    </w:div>
    <w:div w:id="308898140">
      <w:bodyDiv w:val="1"/>
      <w:marLeft w:val="0"/>
      <w:marRight w:val="0"/>
      <w:marTop w:val="0"/>
      <w:marBottom w:val="0"/>
      <w:divBdr>
        <w:top w:val="none" w:sz="0" w:space="0" w:color="auto"/>
        <w:left w:val="none" w:sz="0" w:space="0" w:color="auto"/>
        <w:bottom w:val="none" w:sz="0" w:space="0" w:color="auto"/>
        <w:right w:val="none" w:sz="0" w:space="0" w:color="auto"/>
      </w:divBdr>
    </w:div>
    <w:div w:id="309865377">
      <w:bodyDiv w:val="1"/>
      <w:marLeft w:val="0"/>
      <w:marRight w:val="0"/>
      <w:marTop w:val="0"/>
      <w:marBottom w:val="0"/>
      <w:divBdr>
        <w:top w:val="none" w:sz="0" w:space="0" w:color="auto"/>
        <w:left w:val="none" w:sz="0" w:space="0" w:color="auto"/>
        <w:bottom w:val="none" w:sz="0" w:space="0" w:color="auto"/>
        <w:right w:val="none" w:sz="0" w:space="0" w:color="auto"/>
      </w:divBdr>
    </w:div>
    <w:div w:id="309870758">
      <w:bodyDiv w:val="1"/>
      <w:marLeft w:val="0"/>
      <w:marRight w:val="0"/>
      <w:marTop w:val="0"/>
      <w:marBottom w:val="0"/>
      <w:divBdr>
        <w:top w:val="none" w:sz="0" w:space="0" w:color="auto"/>
        <w:left w:val="none" w:sz="0" w:space="0" w:color="auto"/>
        <w:bottom w:val="none" w:sz="0" w:space="0" w:color="auto"/>
        <w:right w:val="none" w:sz="0" w:space="0" w:color="auto"/>
      </w:divBdr>
    </w:div>
    <w:div w:id="311325903">
      <w:bodyDiv w:val="1"/>
      <w:marLeft w:val="0"/>
      <w:marRight w:val="0"/>
      <w:marTop w:val="0"/>
      <w:marBottom w:val="0"/>
      <w:divBdr>
        <w:top w:val="none" w:sz="0" w:space="0" w:color="auto"/>
        <w:left w:val="none" w:sz="0" w:space="0" w:color="auto"/>
        <w:bottom w:val="none" w:sz="0" w:space="0" w:color="auto"/>
        <w:right w:val="none" w:sz="0" w:space="0" w:color="auto"/>
      </w:divBdr>
    </w:div>
    <w:div w:id="312295939">
      <w:bodyDiv w:val="1"/>
      <w:marLeft w:val="0"/>
      <w:marRight w:val="0"/>
      <w:marTop w:val="0"/>
      <w:marBottom w:val="0"/>
      <w:divBdr>
        <w:top w:val="none" w:sz="0" w:space="0" w:color="auto"/>
        <w:left w:val="none" w:sz="0" w:space="0" w:color="auto"/>
        <w:bottom w:val="none" w:sz="0" w:space="0" w:color="auto"/>
        <w:right w:val="none" w:sz="0" w:space="0" w:color="auto"/>
      </w:divBdr>
    </w:div>
    <w:div w:id="313148552">
      <w:bodyDiv w:val="1"/>
      <w:marLeft w:val="0"/>
      <w:marRight w:val="0"/>
      <w:marTop w:val="0"/>
      <w:marBottom w:val="0"/>
      <w:divBdr>
        <w:top w:val="none" w:sz="0" w:space="0" w:color="auto"/>
        <w:left w:val="none" w:sz="0" w:space="0" w:color="auto"/>
        <w:bottom w:val="none" w:sz="0" w:space="0" w:color="auto"/>
        <w:right w:val="none" w:sz="0" w:space="0" w:color="auto"/>
      </w:divBdr>
    </w:div>
    <w:div w:id="314454131">
      <w:bodyDiv w:val="1"/>
      <w:marLeft w:val="0"/>
      <w:marRight w:val="0"/>
      <w:marTop w:val="0"/>
      <w:marBottom w:val="0"/>
      <w:divBdr>
        <w:top w:val="none" w:sz="0" w:space="0" w:color="auto"/>
        <w:left w:val="none" w:sz="0" w:space="0" w:color="auto"/>
        <w:bottom w:val="none" w:sz="0" w:space="0" w:color="auto"/>
        <w:right w:val="none" w:sz="0" w:space="0" w:color="auto"/>
      </w:divBdr>
    </w:div>
    <w:div w:id="317197308">
      <w:bodyDiv w:val="1"/>
      <w:marLeft w:val="0"/>
      <w:marRight w:val="0"/>
      <w:marTop w:val="0"/>
      <w:marBottom w:val="0"/>
      <w:divBdr>
        <w:top w:val="none" w:sz="0" w:space="0" w:color="auto"/>
        <w:left w:val="none" w:sz="0" w:space="0" w:color="auto"/>
        <w:bottom w:val="none" w:sz="0" w:space="0" w:color="auto"/>
        <w:right w:val="none" w:sz="0" w:space="0" w:color="auto"/>
      </w:divBdr>
    </w:div>
    <w:div w:id="317878684">
      <w:bodyDiv w:val="1"/>
      <w:marLeft w:val="0"/>
      <w:marRight w:val="0"/>
      <w:marTop w:val="0"/>
      <w:marBottom w:val="0"/>
      <w:divBdr>
        <w:top w:val="none" w:sz="0" w:space="0" w:color="auto"/>
        <w:left w:val="none" w:sz="0" w:space="0" w:color="auto"/>
        <w:bottom w:val="none" w:sz="0" w:space="0" w:color="auto"/>
        <w:right w:val="none" w:sz="0" w:space="0" w:color="auto"/>
      </w:divBdr>
    </w:div>
    <w:div w:id="323045169">
      <w:bodyDiv w:val="1"/>
      <w:marLeft w:val="0"/>
      <w:marRight w:val="0"/>
      <w:marTop w:val="0"/>
      <w:marBottom w:val="0"/>
      <w:divBdr>
        <w:top w:val="none" w:sz="0" w:space="0" w:color="auto"/>
        <w:left w:val="none" w:sz="0" w:space="0" w:color="auto"/>
        <w:bottom w:val="none" w:sz="0" w:space="0" w:color="auto"/>
        <w:right w:val="none" w:sz="0" w:space="0" w:color="auto"/>
      </w:divBdr>
    </w:div>
    <w:div w:id="324552207">
      <w:bodyDiv w:val="1"/>
      <w:marLeft w:val="0"/>
      <w:marRight w:val="0"/>
      <w:marTop w:val="0"/>
      <w:marBottom w:val="0"/>
      <w:divBdr>
        <w:top w:val="none" w:sz="0" w:space="0" w:color="auto"/>
        <w:left w:val="none" w:sz="0" w:space="0" w:color="auto"/>
        <w:bottom w:val="none" w:sz="0" w:space="0" w:color="auto"/>
        <w:right w:val="none" w:sz="0" w:space="0" w:color="auto"/>
      </w:divBdr>
    </w:div>
    <w:div w:id="326593331">
      <w:bodyDiv w:val="1"/>
      <w:marLeft w:val="0"/>
      <w:marRight w:val="0"/>
      <w:marTop w:val="0"/>
      <w:marBottom w:val="0"/>
      <w:divBdr>
        <w:top w:val="none" w:sz="0" w:space="0" w:color="auto"/>
        <w:left w:val="none" w:sz="0" w:space="0" w:color="auto"/>
        <w:bottom w:val="none" w:sz="0" w:space="0" w:color="auto"/>
        <w:right w:val="none" w:sz="0" w:space="0" w:color="auto"/>
      </w:divBdr>
    </w:div>
    <w:div w:id="328364242">
      <w:bodyDiv w:val="1"/>
      <w:marLeft w:val="0"/>
      <w:marRight w:val="0"/>
      <w:marTop w:val="0"/>
      <w:marBottom w:val="0"/>
      <w:divBdr>
        <w:top w:val="none" w:sz="0" w:space="0" w:color="auto"/>
        <w:left w:val="none" w:sz="0" w:space="0" w:color="auto"/>
        <w:bottom w:val="none" w:sz="0" w:space="0" w:color="auto"/>
        <w:right w:val="none" w:sz="0" w:space="0" w:color="auto"/>
      </w:divBdr>
    </w:div>
    <w:div w:id="332925300">
      <w:bodyDiv w:val="1"/>
      <w:marLeft w:val="0"/>
      <w:marRight w:val="0"/>
      <w:marTop w:val="0"/>
      <w:marBottom w:val="0"/>
      <w:divBdr>
        <w:top w:val="none" w:sz="0" w:space="0" w:color="auto"/>
        <w:left w:val="none" w:sz="0" w:space="0" w:color="auto"/>
        <w:bottom w:val="none" w:sz="0" w:space="0" w:color="auto"/>
        <w:right w:val="none" w:sz="0" w:space="0" w:color="auto"/>
      </w:divBdr>
    </w:div>
    <w:div w:id="334579369">
      <w:bodyDiv w:val="1"/>
      <w:marLeft w:val="0"/>
      <w:marRight w:val="0"/>
      <w:marTop w:val="0"/>
      <w:marBottom w:val="0"/>
      <w:divBdr>
        <w:top w:val="none" w:sz="0" w:space="0" w:color="auto"/>
        <w:left w:val="none" w:sz="0" w:space="0" w:color="auto"/>
        <w:bottom w:val="none" w:sz="0" w:space="0" w:color="auto"/>
        <w:right w:val="none" w:sz="0" w:space="0" w:color="auto"/>
      </w:divBdr>
    </w:div>
    <w:div w:id="334772490">
      <w:bodyDiv w:val="1"/>
      <w:marLeft w:val="0"/>
      <w:marRight w:val="0"/>
      <w:marTop w:val="0"/>
      <w:marBottom w:val="0"/>
      <w:divBdr>
        <w:top w:val="none" w:sz="0" w:space="0" w:color="auto"/>
        <w:left w:val="none" w:sz="0" w:space="0" w:color="auto"/>
        <w:bottom w:val="none" w:sz="0" w:space="0" w:color="auto"/>
        <w:right w:val="none" w:sz="0" w:space="0" w:color="auto"/>
      </w:divBdr>
    </w:div>
    <w:div w:id="337970344">
      <w:bodyDiv w:val="1"/>
      <w:marLeft w:val="0"/>
      <w:marRight w:val="0"/>
      <w:marTop w:val="0"/>
      <w:marBottom w:val="0"/>
      <w:divBdr>
        <w:top w:val="none" w:sz="0" w:space="0" w:color="auto"/>
        <w:left w:val="none" w:sz="0" w:space="0" w:color="auto"/>
        <w:bottom w:val="none" w:sz="0" w:space="0" w:color="auto"/>
        <w:right w:val="none" w:sz="0" w:space="0" w:color="auto"/>
      </w:divBdr>
    </w:div>
    <w:div w:id="344014127">
      <w:bodyDiv w:val="1"/>
      <w:marLeft w:val="0"/>
      <w:marRight w:val="0"/>
      <w:marTop w:val="0"/>
      <w:marBottom w:val="0"/>
      <w:divBdr>
        <w:top w:val="none" w:sz="0" w:space="0" w:color="auto"/>
        <w:left w:val="none" w:sz="0" w:space="0" w:color="auto"/>
        <w:bottom w:val="none" w:sz="0" w:space="0" w:color="auto"/>
        <w:right w:val="none" w:sz="0" w:space="0" w:color="auto"/>
      </w:divBdr>
    </w:div>
    <w:div w:id="353965929">
      <w:bodyDiv w:val="1"/>
      <w:marLeft w:val="0"/>
      <w:marRight w:val="0"/>
      <w:marTop w:val="0"/>
      <w:marBottom w:val="0"/>
      <w:divBdr>
        <w:top w:val="none" w:sz="0" w:space="0" w:color="auto"/>
        <w:left w:val="none" w:sz="0" w:space="0" w:color="auto"/>
        <w:bottom w:val="none" w:sz="0" w:space="0" w:color="auto"/>
        <w:right w:val="none" w:sz="0" w:space="0" w:color="auto"/>
      </w:divBdr>
    </w:div>
    <w:div w:id="354889141">
      <w:bodyDiv w:val="1"/>
      <w:marLeft w:val="0"/>
      <w:marRight w:val="0"/>
      <w:marTop w:val="0"/>
      <w:marBottom w:val="0"/>
      <w:divBdr>
        <w:top w:val="none" w:sz="0" w:space="0" w:color="auto"/>
        <w:left w:val="none" w:sz="0" w:space="0" w:color="auto"/>
        <w:bottom w:val="none" w:sz="0" w:space="0" w:color="auto"/>
        <w:right w:val="none" w:sz="0" w:space="0" w:color="auto"/>
      </w:divBdr>
    </w:div>
    <w:div w:id="359861277">
      <w:bodyDiv w:val="1"/>
      <w:marLeft w:val="0"/>
      <w:marRight w:val="0"/>
      <w:marTop w:val="0"/>
      <w:marBottom w:val="0"/>
      <w:divBdr>
        <w:top w:val="none" w:sz="0" w:space="0" w:color="auto"/>
        <w:left w:val="none" w:sz="0" w:space="0" w:color="auto"/>
        <w:bottom w:val="none" w:sz="0" w:space="0" w:color="auto"/>
        <w:right w:val="none" w:sz="0" w:space="0" w:color="auto"/>
      </w:divBdr>
    </w:div>
    <w:div w:id="360590446">
      <w:bodyDiv w:val="1"/>
      <w:marLeft w:val="0"/>
      <w:marRight w:val="0"/>
      <w:marTop w:val="0"/>
      <w:marBottom w:val="0"/>
      <w:divBdr>
        <w:top w:val="none" w:sz="0" w:space="0" w:color="auto"/>
        <w:left w:val="none" w:sz="0" w:space="0" w:color="auto"/>
        <w:bottom w:val="none" w:sz="0" w:space="0" w:color="auto"/>
        <w:right w:val="none" w:sz="0" w:space="0" w:color="auto"/>
      </w:divBdr>
    </w:div>
    <w:div w:id="366683998">
      <w:bodyDiv w:val="1"/>
      <w:marLeft w:val="0"/>
      <w:marRight w:val="0"/>
      <w:marTop w:val="0"/>
      <w:marBottom w:val="0"/>
      <w:divBdr>
        <w:top w:val="none" w:sz="0" w:space="0" w:color="auto"/>
        <w:left w:val="none" w:sz="0" w:space="0" w:color="auto"/>
        <w:bottom w:val="none" w:sz="0" w:space="0" w:color="auto"/>
        <w:right w:val="none" w:sz="0" w:space="0" w:color="auto"/>
      </w:divBdr>
    </w:div>
    <w:div w:id="367292038">
      <w:bodyDiv w:val="1"/>
      <w:marLeft w:val="0"/>
      <w:marRight w:val="0"/>
      <w:marTop w:val="0"/>
      <w:marBottom w:val="0"/>
      <w:divBdr>
        <w:top w:val="none" w:sz="0" w:space="0" w:color="auto"/>
        <w:left w:val="none" w:sz="0" w:space="0" w:color="auto"/>
        <w:bottom w:val="none" w:sz="0" w:space="0" w:color="auto"/>
        <w:right w:val="none" w:sz="0" w:space="0" w:color="auto"/>
      </w:divBdr>
    </w:div>
    <w:div w:id="372728408">
      <w:bodyDiv w:val="1"/>
      <w:marLeft w:val="0"/>
      <w:marRight w:val="0"/>
      <w:marTop w:val="0"/>
      <w:marBottom w:val="0"/>
      <w:divBdr>
        <w:top w:val="none" w:sz="0" w:space="0" w:color="auto"/>
        <w:left w:val="none" w:sz="0" w:space="0" w:color="auto"/>
        <w:bottom w:val="none" w:sz="0" w:space="0" w:color="auto"/>
        <w:right w:val="none" w:sz="0" w:space="0" w:color="auto"/>
      </w:divBdr>
    </w:div>
    <w:div w:id="374887928">
      <w:bodyDiv w:val="1"/>
      <w:marLeft w:val="0"/>
      <w:marRight w:val="0"/>
      <w:marTop w:val="0"/>
      <w:marBottom w:val="0"/>
      <w:divBdr>
        <w:top w:val="none" w:sz="0" w:space="0" w:color="auto"/>
        <w:left w:val="none" w:sz="0" w:space="0" w:color="auto"/>
        <w:bottom w:val="none" w:sz="0" w:space="0" w:color="auto"/>
        <w:right w:val="none" w:sz="0" w:space="0" w:color="auto"/>
      </w:divBdr>
    </w:div>
    <w:div w:id="374963894">
      <w:bodyDiv w:val="1"/>
      <w:marLeft w:val="0"/>
      <w:marRight w:val="0"/>
      <w:marTop w:val="0"/>
      <w:marBottom w:val="0"/>
      <w:divBdr>
        <w:top w:val="none" w:sz="0" w:space="0" w:color="auto"/>
        <w:left w:val="none" w:sz="0" w:space="0" w:color="auto"/>
        <w:bottom w:val="none" w:sz="0" w:space="0" w:color="auto"/>
        <w:right w:val="none" w:sz="0" w:space="0" w:color="auto"/>
      </w:divBdr>
    </w:div>
    <w:div w:id="375391446">
      <w:bodyDiv w:val="1"/>
      <w:marLeft w:val="0"/>
      <w:marRight w:val="0"/>
      <w:marTop w:val="0"/>
      <w:marBottom w:val="0"/>
      <w:divBdr>
        <w:top w:val="none" w:sz="0" w:space="0" w:color="auto"/>
        <w:left w:val="none" w:sz="0" w:space="0" w:color="auto"/>
        <w:bottom w:val="none" w:sz="0" w:space="0" w:color="auto"/>
        <w:right w:val="none" w:sz="0" w:space="0" w:color="auto"/>
      </w:divBdr>
      <w:divsChild>
        <w:div w:id="526139221">
          <w:marLeft w:val="0"/>
          <w:marRight w:val="0"/>
          <w:marTop w:val="0"/>
          <w:marBottom w:val="0"/>
          <w:divBdr>
            <w:top w:val="none" w:sz="0" w:space="0" w:color="auto"/>
            <w:left w:val="none" w:sz="0" w:space="0" w:color="auto"/>
            <w:bottom w:val="none" w:sz="0" w:space="0" w:color="auto"/>
            <w:right w:val="none" w:sz="0" w:space="0" w:color="auto"/>
          </w:divBdr>
        </w:div>
      </w:divsChild>
    </w:div>
    <w:div w:id="375665487">
      <w:bodyDiv w:val="1"/>
      <w:marLeft w:val="0"/>
      <w:marRight w:val="0"/>
      <w:marTop w:val="0"/>
      <w:marBottom w:val="0"/>
      <w:divBdr>
        <w:top w:val="none" w:sz="0" w:space="0" w:color="auto"/>
        <w:left w:val="none" w:sz="0" w:space="0" w:color="auto"/>
        <w:bottom w:val="none" w:sz="0" w:space="0" w:color="auto"/>
        <w:right w:val="none" w:sz="0" w:space="0" w:color="auto"/>
      </w:divBdr>
    </w:div>
    <w:div w:id="376054876">
      <w:bodyDiv w:val="1"/>
      <w:marLeft w:val="0"/>
      <w:marRight w:val="0"/>
      <w:marTop w:val="0"/>
      <w:marBottom w:val="0"/>
      <w:divBdr>
        <w:top w:val="none" w:sz="0" w:space="0" w:color="auto"/>
        <w:left w:val="none" w:sz="0" w:space="0" w:color="auto"/>
        <w:bottom w:val="none" w:sz="0" w:space="0" w:color="auto"/>
        <w:right w:val="none" w:sz="0" w:space="0" w:color="auto"/>
      </w:divBdr>
    </w:div>
    <w:div w:id="377052273">
      <w:bodyDiv w:val="1"/>
      <w:marLeft w:val="0"/>
      <w:marRight w:val="0"/>
      <w:marTop w:val="0"/>
      <w:marBottom w:val="0"/>
      <w:divBdr>
        <w:top w:val="none" w:sz="0" w:space="0" w:color="auto"/>
        <w:left w:val="none" w:sz="0" w:space="0" w:color="auto"/>
        <w:bottom w:val="none" w:sz="0" w:space="0" w:color="auto"/>
        <w:right w:val="none" w:sz="0" w:space="0" w:color="auto"/>
      </w:divBdr>
    </w:div>
    <w:div w:id="384180197">
      <w:bodyDiv w:val="1"/>
      <w:marLeft w:val="0"/>
      <w:marRight w:val="0"/>
      <w:marTop w:val="0"/>
      <w:marBottom w:val="0"/>
      <w:divBdr>
        <w:top w:val="none" w:sz="0" w:space="0" w:color="auto"/>
        <w:left w:val="none" w:sz="0" w:space="0" w:color="auto"/>
        <w:bottom w:val="none" w:sz="0" w:space="0" w:color="auto"/>
        <w:right w:val="none" w:sz="0" w:space="0" w:color="auto"/>
      </w:divBdr>
    </w:div>
    <w:div w:id="387999836">
      <w:bodyDiv w:val="1"/>
      <w:marLeft w:val="0"/>
      <w:marRight w:val="0"/>
      <w:marTop w:val="0"/>
      <w:marBottom w:val="0"/>
      <w:divBdr>
        <w:top w:val="none" w:sz="0" w:space="0" w:color="auto"/>
        <w:left w:val="none" w:sz="0" w:space="0" w:color="auto"/>
        <w:bottom w:val="none" w:sz="0" w:space="0" w:color="auto"/>
        <w:right w:val="none" w:sz="0" w:space="0" w:color="auto"/>
      </w:divBdr>
    </w:div>
    <w:div w:id="390426375">
      <w:bodyDiv w:val="1"/>
      <w:marLeft w:val="0"/>
      <w:marRight w:val="0"/>
      <w:marTop w:val="0"/>
      <w:marBottom w:val="0"/>
      <w:divBdr>
        <w:top w:val="none" w:sz="0" w:space="0" w:color="auto"/>
        <w:left w:val="none" w:sz="0" w:space="0" w:color="auto"/>
        <w:bottom w:val="none" w:sz="0" w:space="0" w:color="auto"/>
        <w:right w:val="none" w:sz="0" w:space="0" w:color="auto"/>
      </w:divBdr>
    </w:div>
    <w:div w:id="390857838">
      <w:bodyDiv w:val="1"/>
      <w:marLeft w:val="0"/>
      <w:marRight w:val="0"/>
      <w:marTop w:val="0"/>
      <w:marBottom w:val="0"/>
      <w:divBdr>
        <w:top w:val="none" w:sz="0" w:space="0" w:color="auto"/>
        <w:left w:val="none" w:sz="0" w:space="0" w:color="auto"/>
        <w:bottom w:val="none" w:sz="0" w:space="0" w:color="auto"/>
        <w:right w:val="none" w:sz="0" w:space="0" w:color="auto"/>
      </w:divBdr>
    </w:div>
    <w:div w:id="392890180">
      <w:bodyDiv w:val="1"/>
      <w:marLeft w:val="0"/>
      <w:marRight w:val="0"/>
      <w:marTop w:val="0"/>
      <w:marBottom w:val="0"/>
      <w:divBdr>
        <w:top w:val="none" w:sz="0" w:space="0" w:color="auto"/>
        <w:left w:val="none" w:sz="0" w:space="0" w:color="auto"/>
        <w:bottom w:val="none" w:sz="0" w:space="0" w:color="auto"/>
        <w:right w:val="none" w:sz="0" w:space="0" w:color="auto"/>
      </w:divBdr>
    </w:div>
    <w:div w:id="393700743">
      <w:bodyDiv w:val="1"/>
      <w:marLeft w:val="0"/>
      <w:marRight w:val="0"/>
      <w:marTop w:val="0"/>
      <w:marBottom w:val="0"/>
      <w:divBdr>
        <w:top w:val="none" w:sz="0" w:space="0" w:color="auto"/>
        <w:left w:val="none" w:sz="0" w:space="0" w:color="auto"/>
        <w:bottom w:val="none" w:sz="0" w:space="0" w:color="auto"/>
        <w:right w:val="none" w:sz="0" w:space="0" w:color="auto"/>
      </w:divBdr>
    </w:div>
    <w:div w:id="402411573">
      <w:bodyDiv w:val="1"/>
      <w:marLeft w:val="0"/>
      <w:marRight w:val="0"/>
      <w:marTop w:val="0"/>
      <w:marBottom w:val="0"/>
      <w:divBdr>
        <w:top w:val="none" w:sz="0" w:space="0" w:color="auto"/>
        <w:left w:val="none" w:sz="0" w:space="0" w:color="auto"/>
        <w:bottom w:val="none" w:sz="0" w:space="0" w:color="auto"/>
        <w:right w:val="none" w:sz="0" w:space="0" w:color="auto"/>
      </w:divBdr>
    </w:div>
    <w:div w:id="405423270">
      <w:bodyDiv w:val="1"/>
      <w:marLeft w:val="0"/>
      <w:marRight w:val="0"/>
      <w:marTop w:val="0"/>
      <w:marBottom w:val="0"/>
      <w:divBdr>
        <w:top w:val="none" w:sz="0" w:space="0" w:color="auto"/>
        <w:left w:val="none" w:sz="0" w:space="0" w:color="auto"/>
        <w:bottom w:val="none" w:sz="0" w:space="0" w:color="auto"/>
        <w:right w:val="none" w:sz="0" w:space="0" w:color="auto"/>
      </w:divBdr>
    </w:div>
    <w:div w:id="408894570">
      <w:bodyDiv w:val="1"/>
      <w:marLeft w:val="0"/>
      <w:marRight w:val="0"/>
      <w:marTop w:val="0"/>
      <w:marBottom w:val="0"/>
      <w:divBdr>
        <w:top w:val="none" w:sz="0" w:space="0" w:color="auto"/>
        <w:left w:val="none" w:sz="0" w:space="0" w:color="auto"/>
        <w:bottom w:val="none" w:sz="0" w:space="0" w:color="auto"/>
        <w:right w:val="none" w:sz="0" w:space="0" w:color="auto"/>
      </w:divBdr>
    </w:div>
    <w:div w:id="409351273">
      <w:bodyDiv w:val="1"/>
      <w:marLeft w:val="0"/>
      <w:marRight w:val="0"/>
      <w:marTop w:val="0"/>
      <w:marBottom w:val="0"/>
      <w:divBdr>
        <w:top w:val="none" w:sz="0" w:space="0" w:color="auto"/>
        <w:left w:val="none" w:sz="0" w:space="0" w:color="auto"/>
        <w:bottom w:val="none" w:sz="0" w:space="0" w:color="auto"/>
        <w:right w:val="none" w:sz="0" w:space="0" w:color="auto"/>
      </w:divBdr>
    </w:div>
    <w:div w:id="410322513">
      <w:bodyDiv w:val="1"/>
      <w:marLeft w:val="0"/>
      <w:marRight w:val="0"/>
      <w:marTop w:val="0"/>
      <w:marBottom w:val="0"/>
      <w:divBdr>
        <w:top w:val="none" w:sz="0" w:space="0" w:color="auto"/>
        <w:left w:val="none" w:sz="0" w:space="0" w:color="auto"/>
        <w:bottom w:val="none" w:sz="0" w:space="0" w:color="auto"/>
        <w:right w:val="none" w:sz="0" w:space="0" w:color="auto"/>
      </w:divBdr>
    </w:div>
    <w:div w:id="410391984">
      <w:bodyDiv w:val="1"/>
      <w:marLeft w:val="0"/>
      <w:marRight w:val="0"/>
      <w:marTop w:val="0"/>
      <w:marBottom w:val="0"/>
      <w:divBdr>
        <w:top w:val="none" w:sz="0" w:space="0" w:color="auto"/>
        <w:left w:val="none" w:sz="0" w:space="0" w:color="auto"/>
        <w:bottom w:val="none" w:sz="0" w:space="0" w:color="auto"/>
        <w:right w:val="none" w:sz="0" w:space="0" w:color="auto"/>
      </w:divBdr>
    </w:div>
    <w:div w:id="415131516">
      <w:bodyDiv w:val="1"/>
      <w:marLeft w:val="0"/>
      <w:marRight w:val="0"/>
      <w:marTop w:val="0"/>
      <w:marBottom w:val="0"/>
      <w:divBdr>
        <w:top w:val="none" w:sz="0" w:space="0" w:color="auto"/>
        <w:left w:val="none" w:sz="0" w:space="0" w:color="auto"/>
        <w:bottom w:val="none" w:sz="0" w:space="0" w:color="auto"/>
        <w:right w:val="none" w:sz="0" w:space="0" w:color="auto"/>
      </w:divBdr>
    </w:div>
    <w:div w:id="416173102">
      <w:bodyDiv w:val="1"/>
      <w:marLeft w:val="0"/>
      <w:marRight w:val="0"/>
      <w:marTop w:val="0"/>
      <w:marBottom w:val="0"/>
      <w:divBdr>
        <w:top w:val="none" w:sz="0" w:space="0" w:color="auto"/>
        <w:left w:val="none" w:sz="0" w:space="0" w:color="auto"/>
        <w:bottom w:val="none" w:sz="0" w:space="0" w:color="auto"/>
        <w:right w:val="none" w:sz="0" w:space="0" w:color="auto"/>
      </w:divBdr>
    </w:div>
    <w:div w:id="418021303">
      <w:bodyDiv w:val="1"/>
      <w:marLeft w:val="0"/>
      <w:marRight w:val="0"/>
      <w:marTop w:val="0"/>
      <w:marBottom w:val="0"/>
      <w:divBdr>
        <w:top w:val="none" w:sz="0" w:space="0" w:color="auto"/>
        <w:left w:val="none" w:sz="0" w:space="0" w:color="auto"/>
        <w:bottom w:val="none" w:sz="0" w:space="0" w:color="auto"/>
        <w:right w:val="none" w:sz="0" w:space="0" w:color="auto"/>
      </w:divBdr>
    </w:div>
    <w:div w:id="418328065">
      <w:bodyDiv w:val="1"/>
      <w:marLeft w:val="0"/>
      <w:marRight w:val="0"/>
      <w:marTop w:val="0"/>
      <w:marBottom w:val="0"/>
      <w:divBdr>
        <w:top w:val="none" w:sz="0" w:space="0" w:color="auto"/>
        <w:left w:val="none" w:sz="0" w:space="0" w:color="auto"/>
        <w:bottom w:val="none" w:sz="0" w:space="0" w:color="auto"/>
        <w:right w:val="none" w:sz="0" w:space="0" w:color="auto"/>
      </w:divBdr>
    </w:div>
    <w:div w:id="418985816">
      <w:bodyDiv w:val="1"/>
      <w:marLeft w:val="0"/>
      <w:marRight w:val="0"/>
      <w:marTop w:val="0"/>
      <w:marBottom w:val="0"/>
      <w:divBdr>
        <w:top w:val="none" w:sz="0" w:space="0" w:color="auto"/>
        <w:left w:val="none" w:sz="0" w:space="0" w:color="auto"/>
        <w:bottom w:val="none" w:sz="0" w:space="0" w:color="auto"/>
        <w:right w:val="none" w:sz="0" w:space="0" w:color="auto"/>
      </w:divBdr>
    </w:div>
    <w:div w:id="419373316">
      <w:bodyDiv w:val="1"/>
      <w:marLeft w:val="0"/>
      <w:marRight w:val="0"/>
      <w:marTop w:val="0"/>
      <w:marBottom w:val="0"/>
      <w:divBdr>
        <w:top w:val="none" w:sz="0" w:space="0" w:color="auto"/>
        <w:left w:val="none" w:sz="0" w:space="0" w:color="auto"/>
        <w:bottom w:val="none" w:sz="0" w:space="0" w:color="auto"/>
        <w:right w:val="none" w:sz="0" w:space="0" w:color="auto"/>
      </w:divBdr>
    </w:div>
    <w:div w:id="419454296">
      <w:bodyDiv w:val="1"/>
      <w:marLeft w:val="0"/>
      <w:marRight w:val="0"/>
      <w:marTop w:val="0"/>
      <w:marBottom w:val="0"/>
      <w:divBdr>
        <w:top w:val="none" w:sz="0" w:space="0" w:color="auto"/>
        <w:left w:val="none" w:sz="0" w:space="0" w:color="auto"/>
        <w:bottom w:val="none" w:sz="0" w:space="0" w:color="auto"/>
        <w:right w:val="none" w:sz="0" w:space="0" w:color="auto"/>
      </w:divBdr>
    </w:div>
    <w:div w:id="420223744">
      <w:bodyDiv w:val="1"/>
      <w:marLeft w:val="0"/>
      <w:marRight w:val="0"/>
      <w:marTop w:val="0"/>
      <w:marBottom w:val="0"/>
      <w:divBdr>
        <w:top w:val="none" w:sz="0" w:space="0" w:color="auto"/>
        <w:left w:val="none" w:sz="0" w:space="0" w:color="auto"/>
        <w:bottom w:val="none" w:sz="0" w:space="0" w:color="auto"/>
        <w:right w:val="none" w:sz="0" w:space="0" w:color="auto"/>
      </w:divBdr>
    </w:div>
    <w:div w:id="424350459">
      <w:bodyDiv w:val="1"/>
      <w:marLeft w:val="0"/>
      <w:marRight w:val="0"/>
      <w:marTop w:val="0"/>
      <w:marBottom w:val="0"/>
      <w:divBdr>
        <w:top w:val="none" w:sz="0" w:space="0" w:color="auto"/>
        <w:left w:val="none" w:sz="0" w:space="0" w:color="auto"/>
        <w:bottom w:val="none" w:sz="0" w:space="0" w:color="auto"/>
        <w:right w:val="none" w:sz="0" w:space="0" w:color="auto"/>
      </w:divBdr>
    </w:div>
    <w:div w:id="425342327">
      <w:bodyDiv w:val="1"/>
      <w:marLeft w:val="0"/>
      <w:marRight w:val="0"/>
      <w:marTop w:val="0"/>
      <w:marBottom w:val="0"/>
      <w:divBdr>
        <w:top w:val="none" w:sz="0" w:space="0" w:color="auto"/>
        <w:left w:val="none" w:sz="0" w:space="0" w:color="auto"/>
        <w:bottom w:val="none" w:sz="0" w:space="0" w:color="auto"/>
        <w:right w:val="none" w:sz="0" w:space="0" w:color="auto"/>
      </w:divBdr>
    </w:div>
    <w:div w:id="426007103">
      <w:bodyDiv w:val="1"/>
      <w:marLeft w:val="0"/>
      <w:marRight w:val="0"/>
      <w:marTop w:val="0"/>
      <w:marBottom w:val="0"/>
      <w:divBdr>
        <w:top w:val="none" w:sz="0" w:space="0" w:color="auto"/>
        <w:left w:val="none" w:sz="0" w:space="0" w:color="auto"/>
        <w:bottom w:val="none" w:sz="0" w:space="0" w:color="auto"/>
        <w:right w:val="none" w:sz="0" w:space="0" w:color="auto"/>
      </w:divBdr>
    </w:div>
    <w:div w:id="430857213">
      <w:bodyDiv w:val="1"/>
      <w:marLeft w:val="0"/>
      <w:marRight w:val="0"/>
      <w:marTop w:val="0"/>
      <w:marBottom w:val="0"/>
      <w:divBdr>
        <w:top w:val="none" w:sz="0" w:space="0" w:color="auto"/>
        <w:left w:val="none" w:sz="0" w:space="0" w:color="auto"/>
        <w:bottom w:val="none" w:sz="0" w:space="0" w:color="auto"/>
        <w:right w:val="none" w:sz="0" w:space="0" w:color="auto"/>
      </w:divBdr>
    </w:div>
    <w:div w:id="431360441">
      <w:bodyDiv w:val="1"/>
      <w:marLeft w:val="0"/>
      <w:marRight w:val="0"/>
      <w:marTop w:val="0"/>
      <w:marBottom w:val="0"/>
      <w:divBdr>
        <w:top w:val="none" w:sz="0" w:space="0" w:color="auto"/>
        <w:left w:val="none" w:sz="0" w:space="0" w:color="auto"/>
        <w:bottom w:val="none" w:sz="0" w:space="0" w:color="auto"/>
        <w:right w:val="none" w:sz="0" w:space="0" w:color="auto"/>
      </w:divBdr>
    </w:div>
    <w:div w:id="432558272">
      <w:bodyDiv w:val="1"/>
      <w:marLeft w:val="0"/>
      <w:marRight w:val="0"/>
      <w:marTop w:val="0"/>
      <w:marBottom w:val="0"/>
      <w:divBdr>
        <w:top w:val="none" w:sz="0" w:space="0" w:color="auto"/>
        <w:left w:val="none" w:sz="0" w:space="0" w:color="auto"/>
        <w:bottom w:val="none" w:sz="0" w:space="0" w:color="auto"/>
        <w:right w:val="none" w:sz="0" w:space="0" w:color="auto"/>
      </w:divBdr>
    </w:div>
    <w:div w:id="433283444">
      <w:bodyDiv w:val="1"/>
      <w:marLeft w:val="0"/>
      <w:marRight w:val="0"/>
      <w:marTop w:val="0"/>
      <w:marBottom w:val="0"/>
      <w:divBdr>
        <w:top w:val="none" w:sz="0" w:space="0" w:color="auto"/>
        <w:left w:val="none" w:sz="0" w:space="0" w:color="auto"/>
        <w:bottom w:val="none" w:sz="0" w:space="0" w:color="auto"/>
        <w:right w:val="none" w:sz="0" w:space="0" w:color="auto"/>
      </w:divBdr>
      <w:divsChild>
        <w:div w:id="580989832">
          <w:marLeft w:val="0"/>
          <w:marRight w:val="0"/>
          <w:marTop w:val="0"/>
          <w:marBottom w:val="0"/>
          <w:divBdr>
            <w:top w:val="none" w:sz="0" w:space="0" w:color="auto"/>
            <w:left w:val="none" w:sz="0" w:space="0" w:color="auto"/>
            <w:bottom w:val="none" w:sz="0" w:space="0" w:color="auto"/>
            <w:right w:val="none" w:sz="0" w:space="0" w:color="auto"/>
          </w:divBdr>
          <w:divsChild>
            <w:div w:id="178393841">
              <w:marLeft w:val="0"/>
              <w:marRight w:val="0"/>
              <w:marTop w:val="0"/>
              <w:marBottom w:val="0"/>
              <w:divBdr>
                <w:top w:val="none" w:sz="0" w:space="0" w:color="auto"/>
                <w:left w:val="none" w:sz="0" w:space="0" w:color="auto"/>
                <w:bottom w:val="none" w:sz="0" w:space="0" w:color="auto"/>
                <w:right w:val="none" w:sz="0" w:space="0" w:color="auto"/>
              </w:divBdr>
              <w:divsChild>
                <w:div w:id="149951102">
                  <w:marLeft w:val="0"/>
                  <w:marRight w:val="0"/>
                  <w:marTop w:val="0"/>
                  <w:marBottom w:val="0"/>
                  <w:divBdr>
                    <w:top w:val="none" w:sz="0" w:space="0" w:color="auto"/>
                    <w:left w:val="none" w:sz="0" w:space="0" w:color="auto"/>
                    <w:bottom w:val="none" w:sz="0" w:space="0" w:color="auto"/>
                    <w:right w:val="none" w:sz="0" w:space="0" w:color="auto"/>
                  </w:divBdr>
                </w:div>
                <w:div w:id="2163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31938">
          <w:marLeft w:val="0"/>
          <w:marRight w:val="0"/>
          <w:marTop w:val="0"/>
          <w:marBottom w:val="0"/>
          <w:divBdr>
            <w:top w:val="none" w:sz="0" w:space="0" w:color="auto"/>
            <w:left w:val="none" w:sz="0" w:space="0" w:color="auto"/>
            <w:bottom w:val="none" w:sz="0" w:space="0" w:color="auto"/>
            <w:right w:val="none" w:sz="0" w:space="0" w:color="auto"/>
          </w:divBdr>
          <w:divsChild>
            <w:div w:id="1798907291">
              <w:marLeft w:val="0"/>
              <w:marRight w:val="0"/>
              <w:marTop w:val="0"/>
              <w:marBottom w:val="0"/>
              <w:divBdr>
                <w:top w:val="none" w:sz="0" w:space="0" w:color="auto"/>
                <w:left w:val="none" w:sz="0" w:space="0" w:color="auto"/>
                <w:bottom w:val="none" w:sz="0" w:space="0" w:color="auto"/>
                <w:right w:val="none" w:sz="0" w:space="0" w:color="auto"/>
              </w:divBdr>
              <w:divsChild>
                <w:div w:id="2026973665">
                  <w:marLeft w:val="0"/>
                  <w:marRight w:val="0"/>
                  <w:marTop w:val="0"/>
                  <w:marBottom w:val="0"/>
                  <w:divBdr>
                    <w:top w:val="none" w:sz="0" w:space="0" w:color="auto"/>
                    <w:left w:val="none" w:sz="0" w:space="0" w:color="auto"/>
                    <w:bottom w:val="none" w:sz="0" w:space="0" w:color="auto"/>
                    <w:right w:val="none" w:sz="0" w:space="0" w:color="auto"/>
                  </w:divBdr>
                </w:div>
                <w:div w:id="9368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42916">
          <w:marLeft w:val="0"/>
          <w:marRight w:val="0"/>
          <w:marTop w:val="0"/>
          <w:marBottom w:val="0"/>
          <w:divBdr>
            <w:top w:val="none" w:sz="0" w:space="0" w:color="auto"/>
            <w:left w:val="none" w:sz="0" w:space="0" w:color="auto"/>
            <w:bottom w:val="none" w:sz="0" w:space="0" w:color="auto"/>
            <w:right w:val="none" w:sz="0" w:space="0" w:color="auto"/>
          </w:divBdr>
          <w:divsChild>
            <w:div w:id="1430472106">
              <w:marLeft w:val="0"/>
              <w:marRight w:val="0"/>
              <w:marTop w:val="0"/>
              <w:marBottom w:val="0"/>
              <w:divBdr>
                <w:top w:val="none" w:sz="0" w:space="0" w:color="auto"/>
                <w:left w:val="none" w:sz="0" w:space="0" w:color="auto"/>
                <w:bottom w:val="none" w:sz="0" w:space="0" w:color="auto"/>
                <w:right w:val="none" w:sz="0" w:space="0" w:color="auto"/>
              </w:divBdr>
              <w:divsChild>
                <w:div w:id="623541847">
                  <w:marLeft w:val="0"/>
                  <w:marRight w:val="0"/>
                  <w:marTop w:val="0"/>
                  <w:marBottom w:val="0"/>
                  <w:divBdr>
                    <w:top w:val="none" w:sz="0" w:space="0" w:color="auto"/>
                    <w:left w:val="none" w:sz="0" w:space="0" w:color="auto"/>
                    <w:bottom w:val="none" w:sz="0" w:space="0" w:color="auto"/>
                    <w:right w:val="none" w:sz="0" w:space="0" w:color="auto"/>
                  </w:divBdr>
                </w:div>
                <w:div w:id="187318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565456">
      <w:bodyDiv w:val="1"/>
      <w:marLeft w:val="0"/>
      <w:marRight w:val="0"/>
      <w:marTop w:val="0"/>
      <w:marBottom w:val="0"/>
      <w:divBdr>
        <w:top w:val="none" w:sz="0" w:space="0" w:color="auto"/>
        <w:left w:val="none" w:sz="0" w:space="0" w:color="auto"/>
        <w:bottom w:val="none" w:sz="0" w:space="0" w:color="auto"/>
        <w:right w:val="none" w:sz="0" w:space="0" w:color="auto"/>
      </w:divBdr>
    </w:div>
    <w:div w:id="437871642">
      <w:bodyDiv w:val="1"/>
      <w:marLeft w:val="0"/>
      <w:marRight w:val="0"/>
      <w:marTop w:val="0"/>
      <w:marBottom w:val="0"/>
      <w:divBdr>
        <w:top w:val="none" w:sz="0" w:space="0" w:color="auto"/>
        <w:left w:val="none" w:sz="0" w:space="0" w:color="auto"/>
        <w:bottom w:val="none" w:sz="0" w:space="0" w:color="auto"/>
        <w:right w:val="none" w:sz="0" w:space="0" w:color="auto"/>
      </w:divBdr>
    </w:div>
    <w:div w:id="439029585">
      <w:bodyDiv w:val="1"/>
      <w:marLeft w:val="0"/>
      <w:marRight w:val="0"/>
      <w:marTop w:val="0"/>
      <w:marBottom w:val="0"/>
      <w:divBdr>
        <w:top w:val="none" w:sz="0" w:space="0" w:color="auto"/>
        <w:left w:val="none" w:sz="0" w:space="0" w:color="auto"/>
        <w:bottom w:val="none" w:sz="0" w:space="0" w:color="auto"/>
        <w:right w:val="none" w:sz="0" w:space="0" w:color="auto"/>
      </w:divBdr>
    </w:div>
    <w:div w:id="439253883">
      <w:bodyDiv w:val="1"/>
      <w:marLeft w:val="0"/>
      <w:marRight w:val="0"/>
      <w:marTop w:val="0"/>
      <w:marBottom w:val="0"/>
      <w:divBdr>
        <w:top w:val="none" w:sz="0" w:space="0" w:color="auto"/>
        <w:left w:val="none" w:sz="0" w:space="0" w:color="auto"/>
        <w:bottom w:val="none" w:sz="0" w:space="0" w:color="auto"/>
        <w:right w:val="none" w:sz="0" w:space="0" w:color="auto"/>
      </w:divBdr>
    </w:div>
    <w:div w:id="442190382">
      <w:bodyDiv w:val="1"/>
      <w:marLeft w:val="0"/>
      <w:marRight w:val="0"/>
      <w:marTop w:val="0"/>
      <w:marBottom w:val="0"/>
      <w:divBdr>
        <w:top w:val="none" w:sz="0" w:space="0" w:color="auto"/>
        <w:left w:val="none" w:sz="0" w:space="0" w:color="auto"/>
        <w:bottom w:val="none" w:sz="0" w:space="0" w:color="auto"/>
        <w:right w:val="none" w:sz="0" w:space="0" w:color="auto"/>
      </w:divBdr>
    </w:div>
    <w:div w:id="446697510">
      <w:bodyDiv w:val="1"/>
      <w:marLeft w:val="0"/>
      <w:marRight w:val="0"/>
      <w:marTop w:val="0"/>
      <w:marBottom w:val="0"/>
      <w:divBdr>
        <w:top w:val="none" w:sz="0" w:space="0" w:color="auto"/>
        <w:left w:val="none" w:sz="0" w:space="0" w:color="auto"/>
        <w:bottom w:val="none" w:sz="0" w:space="0" w:color="auto"/>
        <w:right w:val="none" w:sz="0" w:space="0" w:color="auto"/>
      </w:divBdr>
    </w:div>
    <w:div w:id="450785441">
      <w:bodyDiv w:val="1"/>
      <w:marLeft w:val="0"/>
      <w:marRight w:val="0"/>
      <w:marTop w:val="0"/>
      <w:marBottom w:val="0"/>
      <w:divBdr>
        <w:top w:val="none" w:sz="0" w:space="0" w:color="auto"/>
        <w:left w:val="none" w:sz="0" w:space="0" w:color="auto"/>
        <w:bottom w:val="none" w:sz="0" w:space="0" w:color="auto"/>
        <w:right w:val="none" w:sz="0" w:space="0" w:color="auto"/>
      </w:divBdr>
    </w:div>
    <w:div w:id="452134358">
      <w:bodyDiv w:val="1"/>
      <w:marLeft w:val="0"/>
      <w:marRight w:val="0"/>
      <w:marTop w:val="0"/>
      <w:marBottom w:val="0"/>
      <w:divBdr>
        <w:top w:val="none" w:sz="0" w:space="0" w:color="auto"/>
        <w:left w:val="none" w:sz="0" w:space="0" w:color="auto"/>
        <w:bottom w:val="none" w:sz="0" w:space="0" w:color="auto"/>
        <w:right w:val="none" w:sz="0" w:space="0" w:color="auto"/>
      </w:divBdr>
    </w:div>
    <w:div w:id="454493977">
      <w:bodyDiv w:val="1"/>
      <w:marLeft w:val="0"/>
      <w:marRight w:val="0"/>
      <w:marTop w:val="0"/>
      <w:marBottom w:val="0"/>
      <w:divBdr>
        <w:top w:val="none" w:sz="0" w:space="0" w:color="auto"/>
        <w:left w:val="none" w:sz="0" w:space="0" w:color="auto"/>
        <w:bottom w:val="none" w:sz="0" w:space="0" w:color="auto"/>
        <w:right w:val="none" w:sz="0" w:space="0" w:color="auto"/>
      </w:divBdr>
    </w:div>
    <w:div w:id="456028848">
      <w:bodyDiv w:val="1"/>
      <w:marLeft w:val="0"/>
      <w:marRight w:val="0"/>
      <w:marTop w:val="0"/>
      <w:marBottom w:val="0"/>
      <w:divBdr>
        <w:top w:val="none" w:sz="0" w:space="0" w:color="auto"/>
        <w:left w:val="none" w:sz="0" w:space="0" w:color="auto"/>
        <w:bottom w:val="none" w:sz="0" w:space="0" w:color="auto"/>
        <w:right w:val="none" w:sz="0" w:space="0" w:color="auto"/>
      </w:divBdr>
    </w:div>
    <w:div w:id="456263578">
      <w:bodyDiv w:val="1"/>
      <w:marLeft w:val="0"/>
      <w:marRight w:val="0"/>
      <w:marTop w:val="0"/>
      <w:marBottom w:val="0"/>
      <w:divBdr>
        <w:top w:val="none" w:sz="0" w:space="0" w:color="auto"/>
        <w:left w:val="none" w:sz="0" w:space="0" w:color="auto"/>
        <w:bottom w:val="none" w:sz="0" w:space="0" w:color="auto"/>
        <w:right w:val="none" w:sz="0" w:space="0" w:color="auto"/>
      </w:divBdr>
    </w:div>
    <w:div w:id="456413205">
      <w:bodyDiv w:val="1"/>
      <w:marLeft w:val="0"/>
      <w:marRight w:val="0"/>
      <w:marTop w:val="0"/>
      <w:marBottom w:val="0"/>
      <w:divBdr>
        <w:top w:val="none" w:sz="0" w:space="0" w:color="auto"/>
        <w:left w:val="none" w:sz="0" w:space="0" w:color="auto"/>
        <w:bottom w:val="none" w:sz="0" w:space="0" w:color="auto"/>
        <w:right w:val="none" w:sz="0" w:space="0" w:color="auto"/>
      </w:divBdr>
    </w:div>
    <w:div w:id="456796460">
      <w:bodyDiv w:val="1"/>
      <w:marLeft w:val="0"/>
      <w:marRight w:val="0"/>
      <w:marTop w:val="0"/>
      <w:marBottom w:val="0"/>
      <w:divBdr>
        <w:top w:val="none" w:sz="0" w:space="0" w:color="auto"/>
        <w:left w:val="none" w:sz="0" w:space="0" w:color="auto"/>
        <w:bottom w:val="none" w:sz="0" w:space="0" w:color="auto"/>
        <w:right w:val="none" w:sz="0" w:space="0" w:color="auto"/>
      </w:divBdr>
    </w:div>
    <w:div w:id="459500259">
      <w:bodyDiv w:val="1"/>
      <w:marLeft w:val="0"/>
      <w:marRight w:val="0"/>
      <w:marTop w:val="0"/>
      <w:marBottom w:val="0"/>
      <w:divBdr>
        <w:top w:val="none" w:sz="0" w:space="0" w:color="auto"/>
        <w:left w:val="none" w:sz="0" w:space="0" w:color="auto"/>
        <w:bottom w:val="none" w:sz="0" w:space="0" w:color="auto"/>
        <w:right w:val="none" w:sz="0" w:space="0" w:color="auto"/>
      </w:divBdr>
    </w:div>
    <w:div w:id="460731089">
      <w:bodyDiv w:val="1"/>
      <w:marLeft w:val="0"/>
      <w:marRight w:val="0"/>
      <w:marTop w:val="0"/>
      <w:marBottom w:val="0"/>
      <w:divBdr>
        <w:top w:val="none" w:sz="0" w:space="0" w:color="auto"/>
        <w:left w:val="none" w:sz="0" w:space="0" w:color="auto"/>
        <w:bottom w:val="none" w:sz="0" w:space="0" w:color="auto"/>
        <w:right w:val="none" w:sz="0" w:space="0" w:color="auto"/>
      </w:divBdr>
    </w:div>
    <w:div w:id="461576854">
      <w:bodyDiv w:val="1"/>
      <w:marLeft w:val="0"/>
      <w:marRight w:val="0"/>
      <w:marTop w:val="0"/>
      <w:marBottom w:val="0"/>
      <w:divBdr>
        <w:top w:val="none" w:sz="0" w:space="0" w:color="auto"/>
        <w:left w:val="none" w:sz="0" w:space="0" w:color="auto"/>
        <w:bottom w:val="none" w:sz="0" w:space="0" w:color="auto"/>
        <w:right w:val="none" w:sz="0" w:space="0" w:color="auto"/>
      </w:divBdr>
    </w:div>
    <w:div w:id="464347312">
      <w:bodyDiv w:val="1"/>
      <w:marLeft w:val="0"/>
      <w:marRight w:val="0"/>
      <w:marTop w:val="0"/>
      <w:marBottom w:val="0"/>
      <w:divBdr>
        <w:top w:val="none" w:sz="0" w:space="0" w:color="auto"/>
        <w:left w:val="none" w:sz="0" w:space="0" w:color="auto"/>
        <w:bottom w:val="none" w:sz="0" w:space="0" w:color="auto"/>
        <w:right w:val="none" w:sz="0" w:space="0" w:color="auto"/>
      </w:divBdr>
    </w:div>
    <w:div w:id="466439042">
      <w:bodyDiv w:val="1"/>
      <w:marLeft w:val="0"/>
      <w:marRight w:val="0"/>
      <w:marTop w:val="0"/>
      <w:marBottom w:val="0"/>
      <w:divBdr>
        <w:top w:val="none" w:sz="0" w:space="0" w:color="auto"/>
        <w:left w:val="none" w:sz="0" w:space="0" w:color="auto"/>
        <w:bottom w:val="none" w:sz="0" w:space="0" w:color="auto"/>
        <w:right w:val="none" w:sz="0" w:space="0" w:color="auto"/>
      </w:divBdr>
    </w:div>
    <w:div w:id="469054581">
      <w:bodyDiv w:val="1"/>
      <w:marLeft w:val="0"/>
      <w:marRight w:val="0"/>
      <w:marTop w:val="0"/>
      <w:marBottom w:val="0"/>
      <w:divBdr>
        <w:top w:val="none" w:sz="0" w:space="0" w:color="auto"/>
        <w:left w:val="none" w:sz="0" w:space="0" w:color="auto"/>
        <w:bottom w:val="none" w:sz="0" w:space="0" w:color="auto"/>
        <w:right w:val="none" w:sz="0" w:space="0" w:color="auto"/>
      </w:divBdr>
    </w:div>
    <w:div w:id="469399631">
      <w:bodyDiv w:val="1"/>
      <w:marLeft w:val="0"/>
      <w:marRight w:val="0"/>
      <w:marTop w:val="0"/>
      <w:marBottom w:val="0"/>
      <w:divBdr>
        <w:top w:val="none" w:sz="0" w:space="0" w:color="auto"/>
        <w:left w:val="none" w:sz="0" w:space="0" w:color="auto"/>
        <w:bottom w:val="none" w:sz="0" w:space="0" w:color="auto"/>
        <w:right w:val="none" w:sz="0" w:space="0" w:color="auto"/>
      </w:divBdr>
    </w:div>
    <w:div w:id="470366926">
      <w:bodyDiv w:val="1"/>
      <w:marLeft w:val="0"/>
      <w:marRight w:val="0"/>
      <w:marTop w:val="0"/>
      <w:marBottom w:val="0"/>
      <w:divBdr>
        <w:top w:val="none" w:sz="0" w:space="0" w:color="auto"/>
        <w:left w:val="none" w:sz="0" w:space="0" w:color="auto"/>
        <w:bottom w:val="none" w:sz="0" w:space="0" w:color="auto"/>
        <w:right w:val="none" w:sz="0" w:space="0" w:color="auto"/>
      </w:divBdr>
    </w:div>
    <w:div w:id="470827957">
      <w:bodyDiv w:val="1"/>
      <w:marLeft w:val="0"/>
      <w:marRight w:val="0"/>
      <w:marTop w:val="0"/>
      <w:marBottom w:val="0"/>
      <w:divBdr>
        <w:top w:val="none" w:sz="0" w:space="0" w:color="auto"/>
        <w:left w:val="none" w:sz="0" w:space="0" w:color="auto"/>
        <w:bottom w:val="none" w:sz="0" w:space="0" w:color="auto"/>
        <w:right w:val="none" w:sz="0" w:space="0" w:color="auto"/>
      </w:divBdr>
    </w:div>
    <w:div w:id="473065759">
      <w:bodyDiv w:val="1"/>
      <w:marLeft w:val="0"/>
      <w:marRight w:val="0"/>
      <w:marTop w:val="0"/>
      <w:marBottom w:val="0"/>
      <w:divBdr>
        <w:top w:val="none" w:sz="0" w:space="0" w:color="auto"/>
        <w:left w:val="none" w:sz="0" w:space="0" w:color="auto"/>
        <w:bottom w:val="none" w:sz="0" w:space="0" w:color="auto"/>
        <w:right w:val="none" w:sz="0" w:space="0" w:color="auto"/>
      </w:divBdr>
    </w:div>
    <w:div w:id="476844256">
      <w:bodyDiv w:val="1"/>
      <w:marLeft w:val="0"/>
      <w:marRight w:val="0"/>
      <w:marTop w:val="0"/>
      <w:marBottom w:val="0"/>
      <w:divBdr>
        <w:top w:val="none" w:sz="0" w:space="0" w:color="auto"/>
        <w:left w:val="none" w:sz="0" w:space="0" w:color="auto"/>
        <w:bottom w:val="none" w:sz="0" w:space="0" w:color="auto"/>
        <w:right w:val="none" w:sz="0" w:space="0" w:color="auto"/>
      </w:divBdr>
    </w:div>
    <w:div w:id="477578386">
      <w:bodyDiv w:val="1"/>
      <w:marLeft w:val="0"/>
      <w:marRight w:val="0"/>
      <w:marTop w:val="0"/>
      <w:marBottom w:val="0"/>
      <w:divBdr>
        <w:top w:val="none" w:sz="0" w:space="0" w:color="auto"/>
        <w:left w:val="none" w:sz="0" w:space="0" w:color="auto"/>
        <w:bottom w:val="none" w:sz="0" w:space="0" w:color="auto"/>
        <w:right w:val="none" w:sz="0" w:space="0" w:color="auto"/>
      </w:divBdr>
    </w:div>
    <w:div w:id="487291116">
      <w:bodyDiv w:val="1"/>
      <w:marLeft w:val="0"/>
      <w:marRight w:val="0"/>
      <w:marTop w:val="0"/>
      <w:marBottom w:val="0"/>
      <w:divBdr>
        <w:top w:val="none" w:sz="0" w:space="0" w:color="auto"/>
        <w:left w:val="none" w:sz="0" w:space="0" w:color="auto"/>
        <w:bottom w:val="none" w:sz="0" w:space="0" w:color="auto"/>
        <w:right w:val="none" w:sz="0" w:space="0" w:color="auto"/>
      </w:divBdr>
    </w:div>
    <w:div w:id="491020964">
      <w:bodyDiv w:val="1"/>
      <w:marLeft w:val="0"/>
      <w:marRight w:val="0"/>
      <w:marTop w:val="0"/>
      <w:marBottom w:val="0"/>
      <w:divBdr>
        <w:top w:val="none" w:sz="0" w:space="0" w:color="auto"/>
        <w:left w:val="none" w:sz="0" w:space="0" w:color="auto"/>
        <w:bottom w:val="none" w:sz="0" w:space="0" w:color="auto"/>
        <w:right w:val="none" w:sz="0" w:space="0" w:color="auto"/>
      </w:divBdr>
    </w:div>
    <w:div w:id="492838321">
      <w:bodyDiv w:val="1"/>
      <w:marLeft w:val="0"/>
      <w:marRight w:val="0"/>
      <w:marTop w:val="0"/>
      <w:marBottom w:val="0"/>
      <w:divBdr>
        <w:top w:val="none" w:sz="0" w:space="0" w:color="auto"/>
        <w:left w:val="none" w:sz="0" w:space="0" w:color="auto"/>
        <w:bottom w:val="none" w:sz="0" w:space="0" w:color="auto"/>
        <w:right w:val="none" w:sz="0" w:space="0" w:color="auto"/>
      </w:divBdr>
    </w:div>
    <w:div w:id="493029172">
      <w:bodyDiv w:val="1"/>
      <w:marLeft w:val="0"/>
      <w:marRight w:val="0"/>
      <w:marTop w:val="0"/>
      <w:marBottom w:val="0"/>
      <w:divBdr>
        <w:top w:val="none" w:sz="0" w:space="0" w:color="auto"/>
        <w:left w:val="none" w:sz="0" w:space="0" w:color="auto"/>
        <w:bottom w:val="none" w:sz="0" w:space="0" w:color="auto"/>
        <w:right w:val="none" w:sz="0" w:space="0" w:color="auto"/>
      </w:divBdr>
    </w:div>
    <w:div w:id="493497381">
      <w:bodyDiv w:val="1"/>
      <w:marLeft w:val="0"/>
      <w:marRight w:val="0"/>
      <w:marTop w:val="0"/>
      <w:marBottom w:val="0"/>
      <w:divBdr>
        <w:top w:val="none" w:sz="0" w:space="0" w:color="auto"/>
        <w:left w:val="none" w:sz="0" w:space="0" w:color="auto"/>
        <w:bottom w:val="none" w:sz="0" w:space="0" w:color="auto"/>
        <w:right w:val="none" w:sz="0" w:space="0" w:color="auto"/>
      </w:divBdr>
    </w:div>
    <w:div w:id="494951502">
      <w:bodyDiv w:val="1"/>
      <w:marLeft w:val="0"/>
      <w:marRight w:val="0"/>
      <w:marTop w:val="0"/>
      <w:marBottom w:val="0"/>
      <w:divBdr>
        <w:top w:val="none" w:sz="0" w:space="0" w:color="auto"/>
        <w:left w:val="none" w:sz="0" w:space="0" w:color="auto"/>
        <w:bottom w:val="none" w:sz="0" w:space="0" w:color="auto"/>
        <w:right w:val="none" w:sz="0" w:space="0" w:color="auto"/>
      </w:divBdr>
    </w:div>
    <w:div w:id="497380611">
      <w:bodyDiv w:val="1"/>
      <w:marLeft w:val="0"/>
      <w:marRight w:val="0"/>
      <w:marTop w:val="0"/>
      <w:marBottom w:val="0"/>
      <w:divBdr>
        <w:top w:val="none" w:sz="0" w:space="0" w:color="auto"/>
        <w:left w:val="none" w:sz="0" w:space="0" w:color="auto"/>
        <w:bottom w:val="none" w:sz="0" w:space="0" w:color="auto"/>
        <w:right w:val="none" w:sz="0" w:space="0" w:color="auto"/>
      </w:divBdr>
    </w:div>
    <w:div w:id="500120422">
      <w:bodyDiv w:val="1"/>
      <w:marLeft w:val="0"/>
      <w:marRight w:val="0"/>
      <w:marTop w:val="0"/>
      <w:marBottom w:val="0"/>
      <w:divBdr>
        <w:top w:val="none" w:sz="0" w:space="0" w:color="auto"/>
        <w:left w:val="none" w:sz="0" w:space="0" w:color="auto"/>
        <w:bottom w:val="none" w:sz="0" w:space="0" w:color="auto"/>
        <w:right w:val="none" w:sz="0" w:space="0" w:color="auto"/>
      </w:divBdr>
    </w:div>
    <w:div w:id="500777817">
      <w:bodyDiv w:val="1"/>
      <w:marLeft w:val="0"/>
      <w:marRight w:val="0"/>
      <w:marTop w:val="0"/>
      <w:marBottom w:val="0"/>
      <w:divBdr>
        <w:top w:val="none" w:sz="0" w:space="0" w:color="auto"/>
        <w:left w:val="none" w:sz="0" w:space="0" w:color="auto"/>
        <w:bottom w:val="none" w:sz="0" w:space="0" w:color="auto"/>
        <w:right w:val="none" w:sz="0" w:space="0" w:color="auto"/>
      </w:divBdr>
    </w:div>
    <w:div w:id="502545991">
      <w:bodyDiv w:val="1"/>
      <w:marLeft w:val="0"/>
      <w:marRight w:val="0"/>
      <w:marTop w:val="0"/>
      <w:marBottom w:val="0"/>
      <w:divBdr>
        <w:top w:val="none" w:sz="0" w:space="0" w:color="auto"/>
        <w:left w:val="none" w:sz="0" w:space="0" w:color="auto"/>
        <w:bottom w:val="none" w:sz="0" w:space="0" w:color="auto"/>
        <w:right w:val="none" w:sz="0" w:space="0" w:color="auto"/>
      </w:divBdr>
    </w:div>
    <w:div w:id="503663097">
      <w:bodyDiv w:val="1"/>
      <w:marLeft w:val="0"/>
      <w:marRight w:val="0"/>
      <w:marTop w:val="0"/>
      <w:marBottom w:val="0"/>
      <w:divBdr>
        <w:top w:val="none" w:sz="0" w:space="0" w:color="auto"/>
        <w:left w:val="none" w:sz="0" w:space="0" w:color="auto"/>
        <w:bottom w:val="none" w:sz="0" w:space="0" w:color="auto"/>
        <w:right w:val="none" w:sz="0" w:space="0" w:color="auto"/>
      </w:divBdr>
    </w:div>
    <w:div w:id="506022365">
      <w:bodyDiv w:val="1"/>
      <w:marLeft w:val="0"/>
      <w:marRight w:val="0"/>
      <w:marTop w:val="0"/>
      <w:marBottom w:val="0"/>
      <w:divBdr>
        <w:top w:val="none" w:sz="0" w:space="0" w:color="auto"/>
        <w:left w:val="none" w:sz="0" w:space="0" w:color="auto"/>
        <w:bottom w:val="none" w:sz="0" w:space="0" w:color="auto"/>
        <w:right w:val="none" w:sz="0" w:space="0" w:color="auto"/>
      </w:divBdr>
    </w:div>
    <w:div w:id="506477458">
      <w:bodyDiv w:val="1"/>
      <w:marLeft w:val="0"/>
      <w:marRight w:val="0"/>
      <w:marTop w:val="0"/>
      <w:marBottom w:val="0"/>
      <w:divBdr>
        <w:top w:val="none" w:sz="0" w:space="0" w:color="auto"/>
        <w:left w:val="none" w:sz="0" w:space="0" w:color="auto"/>
        <w:bottom w:val="none" w:sz="0" w:space="0" w:color="auto"/>
        <w:right w:val="none" w:sz="0" w:space="0" w:color="auto"/>
      </w:divBdr>
    </w:div>
    <w:div w:id="510413628">
      <w:bodyDiv w:val="1"/>
      <w:marLeft w:val="0"/>
      <w:marRight w:val="0"/>
      <w:marTop w:val="0"/>
      <w:marBottom w:val="0"/>
      <w:divBdr>
        <w:top w:val="none" w:sz="0" w:space="0" w:color="auto"/>
        <w:left w:val="none" w:sz="0" w:space="0" w:color="auto"/>
        <w:bottom w:val="none" w:sz="0" w:space="0" w:color="auto"/>
        <w:right w:val="none" w:sz="0" w:space="0" w:color="auto"/>
      </w:divBdr>
    </w:div>
    <w:div w:id="511727021">
      <w:bodyDiv w:val="1"/>
      <w:marLeft w:val="0"/>
      <w:marRight w:val="0"/>
      <w:marTop w:val="0"/>
      <w:marBottom w:val="0"/>
      <w:divBdr>
        <w:top w:val="none" w:sz="0" w:space="0" w:color="auto"/>
        <w:left w:val="none" w:sz="0" w:space="0" w:color="auto"/>
        <w:bottom w:val="none" w:sz="0" w:space="0" w:color="auto"/>
        <w:right w:val="none" w:sz="0" w:space="0" w:color="auto"/>
      </w:divBdr>
    </w:div>
    <w:div w:id="511992702">
      <w:bodyDiv w:val="1"/>
      <w:marLeft w:val="0"/>
      <w:marRight w:val="0"/>
      <w:marTop w:val="0"/>
      <w:marBottom w:val="0"/>
      <w:divBdr>
        <w:top w:val="none" w:sz="0" w:space="0" w:color="auto"/>
        <w:left w:val="none" w:sz="0" w:space="0" w:color="auto"/>
        <w:bottom w:val="none" w:sz="0" w:space="0" w:color="auto"/>
        <w:right w:val="none" w:sz="0" w:space="0" w:color="auto"/>
      </w:divBdr>
    </w:div>
    <w:div w:id="512499864">
      <w:bodyDiv w:val="1"/>
      <w:marLeft w:val="0"/>
      <w:marRight w:val="0"/>
      <w:marTop w:val="0"/>
      <w:marBottom w:val="0"/>
      <w:divBdr>
        <w:top w:val="none" w:sz="0" w:space="0" w:color="auto"/>
        <w:left w:val="none" w:sz="0" w:space="0" w:color="auto"/>
        <w:bottom w:val="none" w:sz="0" w:space="0" w:color="auto"/>
        <w:right w:val="none" w:sz="0" w:space="0" w:color="auto"/>
      </w:divBdr>
    </w:div>
    <w:div w:id="512769783">
      <w:bodyDiv w:val="1"/>
      <w:marLeft w:val="0"/>
      <w:marRight w:val="0"/>
      <w:marTop w:val="0"/>
      <w:marBottom w:val="0"/>
      <w:divBdr>
        <w:top w:val="none" w:sz="0" w:space="0" w:color="auto"/>
        <w:left w:val="none" w:sz="0" w:space="0" w:color="auto"/>
        <w:bottom w:val="none" w:sz="0" w:space="0" w:color="auto"/>
        <w:right w:val="none" w:sz="0" w:space="0" w:color="auto"/>
      </w:divBdr>
    </w:div>
    <w:div w:id="513110185">
      <w:bodyDiv w:val="1"/>
      <w:marLeft w:val="0"/>
      <w:marRight w:val="0"/>
      <w:marTop w:val="0"/>
      <w:marBottom w:val="0"/>
      <w:divBdr>
        <w:top w:val="none" w:sz="0" w:space="0" w:color="auto"/>
        <w:left w:val="none" w:sz="0" w:space="0" w:color="auto"/>
        <w:bottom w:val="none" w:sz="0" w:space="0" w:color="auto"/>
        <w:right w:val="none" w:sz="0" w:space="0" w:color="auto"/>
      </w:divBdr>
    </w:div>
    <w:div w:id="516583182">
      <w:bodyDiv w:val="1"/>
      <w:marLeft w:val="0"/>
      <w:marRight w:val="0"/>
      <w:marTop w:val="0"/>
      <w:marBottom w:val="0"/>
      <w:divBdr>
        <w:top w:val="none" w:sz="0" w:space="0" w:color="auto"/>
        <w:left w:val="none" w:sz="0" w:space="0" w:color="auto"/>
        <w:bottom w:val="none" w:sz="0" w:space="0" w:color="auto"/>
        <w:right w:val="none" w:sz="0" w:space="0" w:color="auto"/>
      </w:divBdr>
    </w:div>
    <w:div w:id="522328716">
      <w:bodyDiv w:val="1"/>
      <w:marLeft w:val="0"/>
      <w:marRight w:val="0"/>
      <w:marTop w:val="0"/>
      <w:marBottom w:val="0"/>
      <w:divBdr>
        <w:top w:val="none" w:sz="0" w:space="0" w:color="auto"/>
        <w:left w:val="none" w:sz="0" w:space="0" w:color="auto"/>
        <w:bottom w:val="none" w:sz="0" w:space="0" w:color="auto"/>
        <w:right w:val="none" w:sz="0" w:space="0" w:color="auto"/>
      </w:divBdr>
    </w:div>
    <w:div w:id="524293422">
      <w:bodyDiv w:val="1"/>
      <w:marLeft w:val="0"/>
      <w:marRight w:val="0"/>
      <w:marTop w:val="0"/>
      <w:marBottom w:val="0"/>
      <w:divBdr>
        <w:top w:val="none" w:sz="0" w:space="0" w:color="auto"/>
        <w:left w:val="none" w:sz="0" w:space="0" w:color="auto"/>
        <w:bottom w:val="none" w:sz="0" w:space="0" w:color="auto"/>
        <w:right w:val="none" w:sz="0" w:space="0" w:color="auto"/>
      </w:divBdr>
    </w:div>
    <w:div w:id="524681584">
      <w:bodyDiv w:val="1"/>
      <w:marLeft w:val="0"/>
      <w:marRight w:val="0"/>
      <w:marTop w:val="0"/>
      <w:marBottom w:val="0"/>
      <w:divBdr>
        <w:top w:val="none" w:sz="0" w:space="0" w:color="auto"/>
        <w:left w:val="none" w:sz="0" w:space="0" w:color="auto"/>
        <w:bottom w:val="none" w:sz="0" w:space="0" w:color="auto"/>
        <w:right w:val="none" w:sz="0" w:space="0" w:color="auto"/>
      </w:divBdr>
    </w:div>
    <w:div w:id="525021837">
      <w:bodyDiv w:val="1"/>
      <w:marLeft w:val="0"/>
      <w:marRight w:val="0"/>
      <w:marTop w:val="0"/>
      <w:marBottom w:val="0"/>
      <w:divBdr>
        <w:top w:val="none" w:sz="0" w:space="0" w:color="auto"/>
        <w:left w:val="none" w:sz="0" w:space="0" w:color="auto"/>
        <w:bottom w:val="none" w:sz="0" w:space="0" w:color="auto"/>
        <w:right w:val="none" w:sz="0" w:space="0" w:color="auto"/>
      </w:divBdr>
    </w:div>
    <w:div w:id="527377631">
      <w:bodyDiv w:val="1"/>
      <w:marLeft w:val="0"/>
      <w:marRight w:val="0"/>
      <w:marTop w:val="0"/>
      <w:marBottom w:val="0"/>
      <w:divBdr>
        <w:top w:val="none" w:sz="0" w:space="0" w:color="auto"/>
        <w:left w:val="none" w:sz="0" w:space="0" w:color="auto"/>
        <w:bottom w:val="none" w:sz="0" w:space="0" w:color="auto"/>
        <w:right w:val="none" w:sz="0" w:space="0" w:color="auto"/>
      </w:divBdr>
    </w:div>
    <w:div w:id="528299415">
      <w:bodyDiv w:val="1"/>
      <w:marLeft w:val="0"/>
      <w:marRight w:val="0"/>
      <w:marTop w:val="0"/>
      <w:marBottom w:val="0"/>
      <w:divBdr>
        <w:top w:val="none" w:sz="0" w:space="0" w:color="auto"/>
        <w:left w:val="none" w:sz="0" w:space="0" w:color="auto"/>
        <w:bottom w:val="none" w:sz="0" w:space="0" w:color="auto"/>
        <w:right w:val="none" w:sz="0" w:space="0" w:color="auto"/>
      </w:divBdr>
    </w:div>
    <w:div w:id="529539500">
      <w:bodyDiv w:val="1"/>
      <w:marLeft w:val="0"/>
      <w:marRight w:val="0"/>
      <w:marTop w:val="0"/>
      <w:marBottom w:val="0"/>
      <w:divBdr>
        <w:top w:val="none" w:sz="0" w:space="0" w:color="auto"/>
        <w:left w:val="none" w:sz="0" w:space="0" w:color="auto"/>
        <w:bottom w:val="none" w:sz="0" w:space="0" w:color="auto"/>
        <w:right w:val="none" w:sz="0" w:space="0" w:color="auto"/>
      </w:divBdr>
    </w:div>
    <w:div w:id="532111618">
      <w:bodyDiv w:val="1"/>
      <w:marLeft w:val="0"/>
      <w:marRight w:val="0"/>
      <w:marTop w:val="0"/>
      <w:marBottom w:val="0"/>
      <w:divBdr>
        <w:top w:val="none" w:sz="0" w:space="0" w:color="auto"/>
        <w:left w:val="none" w:sz="0" w:space="0" w:color="auto"/>
        <w:bottom w:val="none" w:sz="0" w:space="0" w:color="auto"/>
        <w:right w:val="none" w:sz="0" w:space="0" w:color="auto"/>
      </w:divBdr>
    </w:div>
    <w:div w:id="532230821">
      <w:bodyDiv w:val="1"/>
      <w:marLeft w:val="0"/>
      <w:marRight w:val="0"/>
      <w:marTop w:val="0"/>
      <w:marBottom w:val="0"/>
      <w:divBdr>
        <w:top w:val="none" w:sz="0" w:space="0" w:color="auto"/>
        <w:left w:val="none" w:sz="0" w:space="0" w:color="auto"/>
        <w:bottom w:val="none" w:sz="0" w:space="0" w:color="auto"/>
        <w:right w:val="none" w:sz="0" w:space="0" w:color="auto"/>
      </w:divBdr>
    </w:div>
    <w:div w:id="533158731">
      <w:bodyDiv w:val="1"/>
      <w:marLeft w:val="0"/>
      <w:marRight w:val="0"/>
      <w:marTop w:val="0"/>
      <w:marBottom w:val="0"/>
      <w:divBdr>
        <w:top w:val="none" w:sz="0" w:space="0" w:color="auto"/>
        <w:left w:val="none" w:sz="0" w:space="0" w:color="auto"/>
        <w:bottom w:val="none" w:sz="0" w:space="0" w:color="auto"/>
        <w:right w:val="none" w:sz="0" w:space="0" w:color="auto"/>
      </w:divBdr>
    </w:div>
    <w:div w:id="534390139">
      <w:bodyDiv w:val="1"/>
      <w:marLeft w:val="0"/>
      <w:marRight w:val="0"/>
      <w:marTop w:val="0"/>
      <w:marBottom w:val="0"/>
      <w:divBdr>
        <w:top w:val="none" w:sz="0" w:space="0" w:color="auto"/>
        <w:left w:val="none" w:sz="0" w:space="0" w:color="auto"/>
        <w:bottom w:val="none" w:sz="0" w:space="0" w:color="auto"/>
        <w:right w:val="none" w:sz="0" w:space="0" w:color="auto"/>
      </w:divBdr>
    </w:div>
    <w:div w:id="536940569">
      <w:bodyDiv w:val="1"/>
      <w:marLeft w:val="0"/>
      <w:marRight w:val="0"/>
      <w:marTop w:val="0"/>
      <w:marBottom w:val="0"/>
      <w:divBdr>
        <w:top w:val="none" w:sz="0" w:space="0" w:color="auto"/>
        <w:left w:val="none" w:sz="0" w:space="0" w:color="auto"/>
        <w:bottom w:val="none" w:sz="0" w:space="0" w:color="auto"/>
        <w:right w:val="none" w:sz="0" w:space="0" w:color="auto"/>
      </w:divBdr>
    </w:div>
    <w:div w:id="539123202">
      <w:bodyDiv w:val="1"/>
      <w:marLeft w:val="0"/>
      <w:marRight w:val="0"/>
      <w:marTop w:val="0"/>
      <w:marBottom w:val="0"/>
      <w:divBdr>
        <w:top w:val="none" w:sz="0" w:space="0" w:color="auto"/>
        <w:left w:val="none" w:sz="0" w:space="0" w:color="auto"/>
        <w:bottom w:val="none" w:sz="0" w:space="0" w:color="auto"/>
        <w:right w:val="none" w:sz="0" w:space="0" w:color="auto"/>
      </w:divBdr>
    </w:div>
    <w:div w:id="539627847">
      <w:bodyDiv w:val="1"/>
      <w:marLeft w:val="0"/>
      <w:marRight w:val="0"/>
      <w:marTop w:val="0"/>
      <w:marBottom w:val="0"/>
      <w:divBdr>
        <w:top w:val="none" w:sz="0" w:space="0" w:color="auto"/>
        <w:left w:val="none" w:sz="0" w:space="0" w:color="auto"/>
        <w:bottom w:val="none" w:sz="0" w:space="0" w:color="auto"/>
        <w:right w:val="none" w:sz="0" w:space="0" w:color="auto"/>
      </w:divBdr>
    </w:div>
    <w:div w:id="541602321">
      <w:bodyDiv w:val="1"/>
      <w:marLeft w:val="0"/>
      <w:marRight w:val="0"/>
      <w:marTop w:val="0"/>
      <w:marBottom w:val="0"/>
      <w:divBdr>
        <w:top w:val="none" w:sz="0" w:space="0" w:color="auto"/>
        <w:left w:val="none" w:sz="0" w:space="0" w:color="auto"/>
        <w:bottom w:val="none" w:sz="0" w:space="0" w:color="auto"/>
        <w:right w:val="none" w:sz="0" w:space="0" w:color="auto"/>
      </w:divBdr>
    </w:div>
    <w:div w:id="546182773">
      <w:bodyDiv w:val="1"/>
      <w:marLeft w:val="0"/>
      <w:marRight w:val="0"/>
      <w:marTop w:val="0"/>
      <w:marBottom w:val="0"/>
      <w:divBdr>
        <w:top w:val="none" w:sz="0" w:space="0" w:color="auto"/>
        <w:left w:val="none" w:sz="0" w:space="0" w:color="auto"/>
        <w:bottom w:val="none" w:sz="0" w:space="0" w:color="auto"/>
        <w:right w:val="none" w:sz="0" w:space="0" w:color="auto"/>
      </w:divBdr>
    </w:div>
    <w:div w:id="546188045">
      <w:bodyDiv w:val="1"/>
      <w:marLeft w:val="0"/>
      <w:marRight w:val="0"/>
      <w:marTop w:val="0"/>
      <w:marBottom w:val="0"/>
      <w:divBdr>
        <w:top w:val="none" w:sz="0" w:space="0" w:color="auto"/>
        <w:left w:val="none" w:sz="0" w:space="0" w:color="auto"/>
        <w:bottom w:val="none" w:sz="0" w:space="0" w:color="auto"/>
        <w:right w:val="none" w:sz="0" w:space="0" w:color="auto"/>
      </w:divBdr>
    </w:div>
    <w:div w:id="546576389">
      <w:bodyDiv w:val="1"/>
      <w:marLeft w:val="0"/>
      <w:marRight w:val="0"/>
      <w:marTop w:val="0"/>
      <w:marBottom w:val="0"/>
      <w:divBdr>
        <w:top w:val="none" w:sz="0" w:space="0" w:color="auto"/>
        <w:left w:val="none" w:sz="0" w:space="0" w:color="auto"/>
        <w:bottom w:val="none" w:sz="0" w:space="0" w:color="auto"/>
        <w:right w:val="none" w:sz="0" w:space="0" w:color="auto"/>
      </w:divBdr>
    </w:div>
    <w:div w:id="552892883">
      <w:bodyDiv w:val="1"/>
      <w:marLeft w:val="0"/>
      <w:marRight w:val="0"/>
      <w:marTop w:val="0"/>
      <w:marBottom w:val="0"/>
      <w:divBdr>
        <w:top w:val="none" w:sz="0" w:space="0" w:color="auto"/>
        <w:left w:val="none" w:sz="0" w:space="0" w:color="auto"/>
        <w:bottom w:val="none" w:sz="0" w:space="0" w:color="auto"/>
        <w:right w:val="none" w:sz="0" w:space="0" w:color="auto"/>
      </w:divBdr>
    </w:div>
    <w:div w:id="557715287">
      <w:bodyDiv w:val="1"/>
      <w:marLeft w:val="0"/>
      <w:marRight w:val="0"/>
      <w:marTop w:val="0"/>
      <w:marBottom w:val="0"/>
      <w:divBdr>
        <w:top w:val="none" w:sz="0" w:space="0" w:color="auto"/>
        <w:left w:val="none" w:sz="0" w:space="0" w:color="auto"/>
        <w:bottom w:val="none" w:sz="0" w:space="0" w:color="auto"/>
        <w:right w:val="none" w:sz="0" w:space="0" w:color="auto"/>
      </w:divBdr>
    </w:div>
    <w:div w:id="557741194">
      <w:bodyDiv w:val="1"/>
      <w:marLeft w:val="0"/>
      <w:marRight w:val="0"/>
      <w:marTop w:val="0"/>
      <w:marBottom w:val="0"/>
      <w:divBdr>
        <w:top w:val="none" w:sz="0" w:space="0" w:color="auto"/>
        <w:left w:val="none" w:sz="0" w:space="0" w:color="auto"/>
        <w:bottom w:val="none" w:sz="0" w:space="0" w:color="auto"/>
        <w:right w:val="none" w:sz="0" w:space="0" w:color="auto"/>
      </w:divBdr>
    </w:div>
    <w:div w:id="562453419">
      <w:bodyDiv w:val="1"/>
      <w:marLeft w:val="0"/>
      <w:marRight w:val="0"/>
      <w:marTop w:val="0"/>
      <w:marBottom w:val="0"/>
      <w:divBdr>
        <w:top w:val="none" w:sz="0" w:space="0" w:color="auto"/>
        <w:left w:val="none" w:sz="0" w:space="0" w:color="auto"/>
        <w:bottom w:val="none" w:sz="0" w:space="0" w:color="auto"/>
        <w:right w:val="none" w:sz="0" w:space="0" w:color="auto"/>
      </w:divBdr>
    </w:div>
    <w:div w:id="566187531">
      <w:bodyDiv w:val="1"/>
      <w:marLeft w:val="0"/>
      <w:marRight w:val="0"/>
      <w:marTop w:val="0"/>
      <w:marBottom w:val="0"/>
      <w:divBdr>
        <w:top w:val="none" w:sz="0" w:space="0" w:color="auto"/>
        <w:left w:val="none" w:sz="0" w:space="0" w:color="auto"/>
        <w:bottom w:val="none" w:sz="0" w:space="0" w:color="auto"/>
        <w:right w:val="none" w:sz="0" w:space="0" w:color="auto"/>
      </w:divBdr>
    </w:div>
    <w:div w:id="568537106">
      <w:bodyDiv w:val="1"/>
      <w:marLeft w:val="0"/>
      <w:marRight w:val="0"/>
      <w:marTop w:val="0"/>
      <w:marBottom w:val="0"/>
      <w:divBdr>
        <w:top w:val="none" w:sz="0" w:space="0" w:color="auto"/>
        <w:left w:val="none" w:sz="0" w:space="0" w:color="auto"/>
        <w:bottom w:val="none" w:sz="0" w:space="0" w:color="auto"/>
        <w:right w:val="none" w:sz="0" w:space="0" w:color="auto"/>
      </w:divBdr>
    </w:div>
    <w:div w:id="571887395">
      <w:bodyDiv w:val="1"/>
      <w:marLeft w:val="0"/>
      <w:marRight w:val="0"/>
      <w:marTop w:val="0"/>
      <w:marBottom w:val="0"/>
      <w:divBdr>
        <w:top w:val="none" w:sz="0" w:space="0" w:color="auto"/>
        <w:left w:val="none" w:sz="0" w:space="0" w:color="auto"/>
        <w:bottom w:val="none" w:sz="0" w:space="0" w:color="auto"/>
        <w:right w:val="none" w:sz="0" w:space="0" w:color="auto"/>
      </w:divBdr>
    </w:div>
    <w:div w:id="571893202">
      <w:bodyDiv w:val="1"/>
      <w:marLeft w:val="0"/>
      <w:marRight w:val="0"/>
      <w:marTop w:val="0"/>
      <w:marBottom w:val="0"/>
      <w:divBdr>
        <w:top w:val="none" w:sz="0" w:space="0" w:color="auto"/>
        <w:left w:val="none" w:sz="0" w:space="0" w:color="auto"/>
        <w:bottom w:val="none" w:sz="0" w:space="0" w:color="auto"/>
        <w:right w:val="none" w:sz="0" w:space="0" w:color="auto"/>
      </w:divBdr>
    </w:div>
    <w:div w:id="573005839">
      <w:bodyDiv w:val="1"/>
      <w:marLeft w:val="0"/>
      <w:marRight w:val="0"/>
      <w:marTop w:val="0"/>
      <w:marBottom w:val="0"/>
      <w:divBdr>
        <w:top w:val="none" w:sz="0" w:space="0" w:color="auto"/>
        <w:left w:val="none" w:sz="0" w:space="0" w:color="auto"/>
        <w:bottom w:val="none" w:sz="0" w:space="0" w:color="auto"/>
        <w:right w:val="none" w:sz="0" w:space="0" w:color="auto"/>
      </w:divBdr>
    </w:div>
    <w:div w:id="581109203">
      <w:bodyDiv w:val="1"/>
      <w:marLeft w:val="0"/>
      <w:marRight w:val="0"/>
      <w:marTop w:val="0"/>
      <w:marBottom w:val="0"/>
      <w:divBdr>
        <w:top w:val="none" w:sz="0" w:space="0" w:color="auto"/>
        <w:left w:val="none" w:sz="0" w:space="0" w:color="auto"/>
        <w:bottom w:val="none" w:sz="0" w:space="0" w:color="auto"/>
        <w:right w:val="none" w:sz="0" w:space="0" w:color="auto"/>
      </w:divBdr>
    </w:div>
    <w:div w:id="583533301">
      <w:bodyDiv w:val="1"/>
      <w:marLeft w:val="0"/>
      <w:marRight w:val="0"/>
      <w:marTop w:val="0"/>
      <w:marBottom w:val="0"/>
      <w:divBdr>
        <w:top w:val="none" w:sz="0" w:space="0" w:color="auto"/>
        <w:left w:val="none" w:sz="0" w:space="0" w:color="auto"/>
        <w:bottom w:val="none" w:sz="0" w:space="0" w:color="auto"/>
        <w:right w:val="none" w:sz="0" w:space="0" w:color="auto"/>
      </w:divBdr>
    </w:div>
    <w:div w:id="585697697">
      <w:bodyDiv w:val="1"/>
      <w:marLeft w:val="0"/>
      <w:marRight w:val="0"/>
      <w:marTop w:val="0"/>
      <w:marBottom w:val="0"/>
      <w:divBdr>
        <w:top w:val="none" w:sz="0" w:space="0" w:color="auto"/>
        <w:left w:val="none" w:sz="0" w:space="0" w:color="auto"/>
        <w:bottom w:val="none" w:sz="0" w:space="0" w:color="auto"/>
        <w:right w:val="none" w:sz="0" w:space="0" w:color="auto"/>
      </w:divBdr>
    </w:div>
    <w:div w:id="587269261">
      <w:bodyDiv w:val="1"/>
      <w:marLeft w:val="0"/>
      <w:marRight w:val="0"/>
      <w:marTop w:val="0"/>
      <w:marBottom w:val="0"/>
      <w:divBdr>
        <w:top w:val="none" w:sz="0" w:space="0" w:color="auto"/>
        <w:left w:val="none" w:sz="0" w:space="0" w:color="auto"/>
        <w:bottom w:val="none" w:sz="0" w:space="0" w:color="auto"/>
        <w:right w:val="none" w:sz="0" w:space="0" w:color="auto"/>
      </w:divBdr>
    </w:div>
    <w:div w:id="588393869">
      <w:bodyDiv w:val="1"/>
      <w:marLeft w:val="0"/>
      <w:marRight w:val="0"/>
      <w:marTop w:val="0"/>
      <w:marBottom w:val="0"/>
      <w:divBdr>
        <w:top w:val="none" w:sz="0" w:space="0" w:color="auto"/>
        <w:left w:val="none" w:sz="0" w:space="0" w:color="auto"/>
        <w:bottom w:val="none" w:sz="0" w:space="0" w:color="auto"/>
        <w:right w:val="none" w:sz="0" w:space="0" w:color="auto"/>
      </w:divBdr>
    </w:div>
    <w:div w:id="593904912">
      <w:bodyDiv w:val="1"/>
      <w:marLeft w:val="0"/>
      <w:marRight w:val="0"/>
      <w:marTop w:val="0"/>
      <w:marBottom w:val="0"/>
      <w:divBdr>
        <w:top w:val="none" w:sz="0" w:space="0" w:color="auto"/>
        <w:left w:val="none" w:sz="0" w:space="0" w:color="auto"/>
        <w:bottom w:val="none" w:sz="0" w:space="0" w:color="auto"/>
        <w:right w:val="none" w:sz="0" w:space="0" w:color="auto"/>
      </w:divBdr>
    </w:div>
    <w:div w:id="594287545">
      <w:bodyDiv w:val="1"/>
      <w:marLeft w:val="0"/>
      <w:marRight w:val="0"/>
      <w:marTop w:val="0"/>
      <w:marBottom w:val="0"/>
      <w:divBdr>
        <w:top w:val="none" w:sz="0" w:space="0" w:color="auto"/>
        <w:left w:val="none" w:sz="0" w:space="0" w:color="auto"/>
        <w:bottom w:val="none" w:sz="0" w:space="0" w:color="auto"/>
        <w:right w:val="none" w:sz="0" w:space="0" w:color="auto"/>
      </w:divBdr>
    </w:div>
    <w:div w:id="596594349">
      <w:bodyDiv w:val="1"/>
      <w:marLeft w:val="0"/>
      <w:marRight w:val="0"/>
      <w:marTop w:val="0"/>
      <w:marBottom w:val="0"/>
      <w:divBdr>
        <w:top w:val="none" w:sz="0" w:space="0" w:color="auto"/>
        <w:left w:val="none" w:sz="0" w:space="0" w:color="auto"/>
        <w:bottom w:val="none" w:sz="0" w:space="0" w:color="auto"/>
        <w:right w:val="none" w:sz="0" w:space="0" w:color="auto"/>
      </w:divBdr>
    </w:div>
    <w:div w:id="597450045">
      <w:bodyDiv w:val="1"/>
      <w:marLeft w:val="0"/>
      <w:marRight w:val="0"/>
      <w:marTop w:val="0"/>
      <w:marBottom w:val="0"/>
      <w:divBdr>
        <w:top w:val="none" w:sz="0" w:space="0" w:color="auto"/>
        <w:left w:val="none" w:sz="0" w:space="0" w:color="auto"/>
        <w:bottom w:val="none" w:sz="0" w:space="0" w:color="auto"/>
        <w:right w:val="none" w:sz="0" w:space="0" w:color="auto"/>
      </w:divBdr>
    </w:div>
    <w:div w:id="597979841">
      <w:bodyDiv w:val="1"/>
      <w:marLeft w:val="0"/>
      <w:marRight w:val="0"/>
      <w:marTop w:val="0"/>
      <w:marBottom w:val="0"/>
      <w:divBdr>
        <w:top w:val="none" w:sz="0" w:space="0" w:color="auto"/>
        <w:left w:val="none" w:sz="0" w:space="0" w:color="auto"/>
        <w:bottom w:val="none" w:sz="0" w:space="0" w:color="auto"/>
        <w:right w:val="none" w:sz="0" w:space="0" w:color="auto"/>
      </w:divBdr>
    </w:div>
    <w:div w:id="605698364">
      <w:bodyDiv w:val="1"/>
      <w:marLeft w:val="0"/>
      <w:marRight w:val="0"/>
      <w:marTop w:val="0"/>
      <w:marBottom w:val="0"/>
      <w:divBdr>
        <w:top w:val="none" w:sz="0" w:space="0" w:color="auto"/>
        <w:left w:val="none" w:sz="0" w:space="0" w:color="auto"/>
        <w:bottom w:val="none" w:sz="0" w:space="0" w:color="auto"/>
        <w:right w:val="none" w:sz="0" w:space="0" w:color="auto"/>
      </w:divBdr>
    </w:div>
    <w:div w:id="606736555">
      <w:bodyDiv w:val="1"/>
      <w:marLeft w:val="0"/>
      <w:marRight w:val="0"/>
      <w:marTop w:val="0"/>
      <w:marBottom w:val="0"/>
      <w:divBdr>
        <w:top w:val="none" w:sz="0" w:space="0" w:color="auto"/>
        <w:left w:val="none" w:sz="0" w:space="0" w:color="auto"/>
        <w:bottom w:val="none" w:sz="0" w:space="0" w:color="auto"/>
        <w:right w:val="none" w:sz="0" w:space="0" w:color="auto"/>
      </w:divBdr>
    </w:div>
    <w:div w:id="616104324">
      <w:bodyDiv w:val="1"/>
      <w:marLeft w:val="0"/>
      <w:marRight w:val="0"/>
      <w:marTop w:val="0"/>
      <w:marBottom w:val="0"/>
      <w:divBdr>
        <w:top w:val="none" w:sz="0" w:space="0" w:color="auto"/>
        <w:left w:val="none" w:sz="0" w:space="0" w:color="auto"/>
        <w:bottom w:val="none" w:sz="0" w:space="0" w:color="auto"/>
        <w:right w:val="none" w:sz="0" w:space="0" w:color="auto"/>
      </w:divBdr>
    </w:div>
    <w:div w:id="619533523">
      <w:bodyDiv w:val="1"/>
      <w:marLeft w:val="0"/>
      <w:marRight w:val="0"/>
      <w:marTop w:val="0"/>
      <w:marBottom w:val="0"/>
      <w:divBdr>
        <w:top w:val="none" w:sz="0" w:space="0" w:color="auto"/>
        <w:left w:val="none" w:sz="0" w:space="0" w:color="auto"/>
        <w:bottom w:val="none" w:sz="0" w:space="0" w:color="auto"/>
        <w:right w:val="none" w:sz="0" w:space="0" w:color="auto"/>
      </w:divBdr>
    </w:div>
    <w:div w:id="621155044">
      <w:bodyDiv w:val="1"/>
      <w:marLeft w:val="0"/>
      <w:marRight w:val="0"/>
      <w:marTop w:val="0"/>
      <w:marBottom w:val="0"/>
      <w:divBdr>
        <w:top w:val="none" w:sz="0" w:space="0" w:color="auto"/>
        <w:left w:val="none" w:sz="0" w:space="0" w:color="auto"/>
        <w:bottom w:val="none" w:sz="0" w:space="0" w:color="auto"/>
        <w:right w:val="none" w:sz="0" w:space="0" w:color="auto"/>
      </w:divBdr>
    </w:div>
    <w:div w:id="621427039">
      <w:bodyDiv w:val="1"/>
      <w:marLeft w:val="0"/>
      <w:marRight w:val="0"/>
      <w:marTop w:val="0"/>
      <w:marBottom w:val="0"/>
      <w:divBdr>
        <w:top w:val="none" w:sz="0" w:space="0" w:color="auto"/>
        <w:left w:val="none" w:sz="0" w:space="0" w:color="auto"/>
        <w:bottom w:val="none" w:sz="0" w:space="0" w:color="auto"/>
        <w:right w:val="none" w:sz="0" w:space="0" w:color="auto"/>
      </w:divBdr>
    </w:div>
    <w:div w:id="622619149">
      <w:bodyDiv w:val="1"/>
      <w:marLeft w:val="0"/>
      <w:marRight w:val="0"/>
      <w:marTop w:val="0"/>
      <w:marBottom w:val="0"/>
      <w:divBdr>
        <w:top w:val="none" w:sz="0" w:space="0" w:color="auto"/>
        <w:left w:val="none" w:sz="0" w:space="0" w:color="auto"/>
        <w:bottom w:val="none" w:sz="0" w:space="0" w:color="auto"/>
        <w:right w:val="none" w:sz="0" w:space="0" w:color="auto"/>
      </w:divBdr>
    </w:div>
    <w:div w:id="623316010">
      <w:bodyDiv w:val="1"/>
      <w:marLeft w:val="0"/>
      <w:marRight w:val="0"/>
      <w:marTop w:val="0"/>
      <w:marBottom w:val="0"/>
      <w:divBdr>
        <w:top w:val="none" w:sz="0" w:space="0" w:color="auto"/>
        <w:left w:val="none" w:sz="0" w:space="0" w:color="auto"/>
        <w:bottom w:val="none" w:sz="0" w:space="0" w:color="auto"/>
        <w:right w:val="none" w:sz="0" w:space="0" w:color="auto"/>
      </w:divBdr>
    </w:div>
    <w:div w:id="624889382">
      <w:bodyDiv w:val="1"/>
      <w:marLeft w:val="0"/>
      <w:marRight w:val="0"/>
      <w:marTop w:val="0"/>
      <w:marBottom w:val="0"/>
      <w:divBdr>
        <w:top w:val="none" w:sz="0" w:space="0" w:color="auto"/>
        <w:left w:val="none" w:sz="0" w:space="0" w:color="auto"/>
        <w:bottom w:val="none" w:sz="0" w:space="0" w:color="auto"/>
        <w:right w:val="none" w:sz="0" w:space="0" w:color="auto"/>
      </w:divBdr>
    </w:div>
    <w:div w:id="626469330">
      <w:bodyDiv w:val="1"/>
      <w:marLeft w:val="0"/>
      <w:marRight w:val="0"/>
      <w:marTop w:val="0"/>
      <w:marBottom w:val="0"/>
      <w:divBdr>
        <w:top w:val="none" w:sz="0" w:space="0" w:color="auto"/>
        <w:left w:val="none" w:sz="0" w:space="0" w:color="auto"/>
        <w:bottom w:val="none" w:sz="0" w:space="0" w:color="auto"/>
        <w:right w:val="none" w:sz="0" w:space="0" w:color="auto"/>
      </w:divBdr>
    </w:div>
    <w:div w:id="627399748">
      <w:bodyDiv w:val="1"/>
      <w:marLeft w:val="0"/>
      <w:marRight w:val="0"/>
      <w:marTop w:val="0"/>
      <w:marBottom w:val="0"/>
      <w:divBdr>
        <w:top w:val="none" w:sz="0" w:space="0" w:color="auto"/>
        <w:left w:val="none" w:sz="0" w:space="0" w:color="auto"/>
        <w:bottom w:val="none" w:sz="0" w:space="0" w:color="auto"/>
        <w:right w:val="none" w:sz="0" w:space="0" w:color="auto"/>
      </w:divBdr>
    </w:div>
    <w:div w:id="629091954">
      <w:bodyDiv w:val="1"/>
      <w:marLeft w:val="0"/>
      <w:marRight w:val="0"/>
      <w:marTop w:val="0"/>
      <w:marBottom w:val="0"/>
      <w:divBdr>
        <w:top w:val="none" w:sz="0" w:space="0" w:color="auto"/>
        <w:left w:val="none" w:sz="0" w:space="0" w:color="auto"/>
        <w:bottom w:val="none" w:sz="0" w:space="0" w:color="auto"/>
        <w:right w:val="none" w:sz="0" w:space="0" w:color="auto"/>
      </w:divBdr>
    </w:div>
    <w:div w:id="629826663">
      <w:bodyDiv w:val="1"/>
      <w:marLeft w:val="0"/>
      <w:marRight w:val="0"/>
      <w:marTop w:val="0"/>
      <w:marBottom w:val="0"/>
      <w:divBdr>
        <w:top w:val="none" w:sz="0" w:space="0" w:color="auto"/>
        <w:left w:val="none" w:sz="0" w:space="0" w:color="auto"/>
        <w:bottom w:val="none" w:sz="0" w:space="0" w:color="auto"/>
        <w:right w:val="none" w:sz="0" w:space="0" w:color="auto"/>
      </w:divBdr>
    </w:div>
    <w:div w:id="630479039">
      <w:bodyDiv w:val="1"/>
      <w:marLeft w:val="0"/>
      <w:marRight w:val="0"/>
      <w:marTop w:val="0"/>
      <w:marBottom w:val="0"/>
      <w:divBdr>
        <w:top w:val="none" w:sz="0" w:space="0" w:color="auto"/>
        <w:left w:val="none" w:sz="0" w:space="0" w:color="auto"/>
        <w:bottom w:val="none" w:sz="0" w:space="0" w:color="auto"/>
        <w:right w:val="none" w:sz="0" w:space="0" w:color="auto"/>
      </w:divBdr>
    </w:div>
    <w:div w:id="630863194">
      <w:bodyDiv w:val="1"/>
      <w:marLeft w:val="0"/>
      <w:marRight w:val="0"/>
      <w:marTop w:val="0"/>
      <w:marBottom w:val="0"/>
      <w:divBdr>
        <w:top w:val="none" w:sz="0" w:space="0" w:color="auto"/>
        <w:left w:val="none" w:sz="0" w:space="0" w:color="auto"/>
        <w:bottom w:val="none" w:sz="0" w:space="0" w:color="auto"/>
        <w:right w:val="none" w:sz="0" w:space="0" w:color="auto"/>
      </w:divBdr>
    </w:div>
    <w:div w:id="631060730">
      <w:bodyDiv w:val="1"/>
      <w:marLeft w:val="0"/>
      <w:marRight w:val="0"/>
      <w:marTop w:val="0"/>
      <w:marBottom w:val="0"/>
      <w:divBdr>
        <w:top w:val="none" w:sz="0" w:space="0" w:color="auto"/>
        <w:left w:val="none" w:sz="0" w:space="0" w:color="auto"/>
        <w:bottom w:val="none" w:sz="0" w:space="0" w:color="auto"/>
        <w:right w:val="none" w:sz="0" w:space="0" w:color="auto"/>
      </w:divBdr>
    </w:div>
    <w:div w:id="631207643">
      <w:bodyDiv w:val="1"/>
      <w:marLeft w:val="0"/>
      <w:marRight w:val="0"/>
      <w:marTop w:val="0"/>
      <w:marBottom w:val="0"/>
      <w:divBdr>
        <w:top w:val="none" w:sz="0" w:space="0" w:color="auto"/>
        <w:left w:val="none" w:sz="0" w:space="0" w:color="auto"/>
        <w:bottom w:val="none" w:sz="0" w:space="0" w:color="auto"/>
        <w:right w:val="none" w:sz="0" w:space="0" w:color="auto"/>
      </w:divBdr>
    </w:div>
    <w:div w:id="631447199">
      <w:bodyDiv w:val="1"/>
      <w:marLeft w:val="0"/>
      <w:marRight w:val="0"/>
      <w:marTop w:val="0"/>
      <w:marBottom w:val="0"/>
      <w:divBdr>
        <w:top w:val="none" w:sz="0" w:space="0" w:color="auto"/>
        <w:left w:val="none" w:sz="0" w:space="0" w:color="auto"/>
        <w:bottom w:val="none" w:sz="0" w:space="0" w:color="auto"/>
        <w:right w:val="none" w:sz="0" w:space="0" w:color="auto"/>
      </w:divBdr>
    </w:div>
    <w:div w:id="632102713">
      <w:bodyDiv w:val="1"/>
      <w:marLeft w:val="0"/>
      <w:marRight w:val="0"/>
      <w:marTop w:val="0"/>
      <w:marBottom w:val="0"/>
      <w:divBdr>
        <w:top w:val="none" w:sz="0" w:space="0" w:color="auto"/>
        <w:left w:val="none" w:sz="0" w:space="0" w:color="auto"/>
        <w:bottom w:val="none" w:sz="0" w:space="0" w:color="auto"/>
        <w:right w:val="none" w:sz="0" w:space="0" w:color="auto"/>
      </w:divBdr>
    </w:div>
    <w:div w:id="634600861">
      <w:bodyDiv w:val="1"/>
      <w:marLeft w:val="0"/>
      <w:marRight w:val="0"/>
      <w:marTop w:val="0"/>
      <w:marBottom w:val="0"/>
      <w:divBdr>
        <w:top w:val="none" w:sz="0" w:space="0" w:color="auto"/>
        <w:left w:val="none" w:sz="0" w:space="0" w:color="auto"/>
        <w:bottom w:val="none" w:sz="0" w:space="0" w:color="auto"/>
        <w:right w:val="none" w:sz="0" w:space="0" w:color="auto"/>
      </w:divBdr>
    </w:div>
    <w:div w:id="637999190">
      <w:bodyDiv w:val="1"/>
      <w:marLeft w:val="0"/>
      <w:marRight w:val="0"/>
      <w:marTop w:val="0"/>
      <w:marBottom w:val="0"/>
      <w:divBdr>
        <w:top w:val="none" w:sz="0" w:space="0" w:color="auto"/>
        <w:left w:val="none" w:sz="0" w:space="0" w:color="auto"/>
        <w:bottom w:val="none" w:sz="0" w:space="0" w:color="auto"/>
        <w:right w:val="none" w:sz="0" w:space="0" w:color="auto"/>
      </w:divBdr>
    </w:div>
    <w:div w:id="638417486">
      <w:bodyDiv w:val="1"/>
      <w:marLeft w:val="0"/>
      <w:marRight w:val="0"/>
      <w:marTop w:val="0"/>
      <w:marBottom w:val="0"/>
      <w:divBdr>
        <w:top w:val="none" w:sz="0" w:space="0" w:color="auto"/>
        <w:left w:val="none" w:sz="0" w:space="0" w:color="auto"/>
        <w:bottom w:val="none" w:sz="0" w:space="0" w:color="auto"/>
        <w:right w:val="none" w:sz="0" w:space="0" w:color="auto"/>
      </w:divBdr>
    </w:div>
    <w:div w:id="641227968">
      <w:bodyDiv w:val="1"/>
      <w:marLeft w:val="0"/>
      <w:marRight w:val="0"/>
      <w:marTop w:val="0"/>
      <w:marBottom w:val="0"/>
      <w:divBdr>
        <w:top w:val="none" w:sz="0" w:space="0" w:color="auto"/>
        <w:left w:val="none" w:sz="0" w:space="0" w:color="auto"/>
        <w:bottom w:val="none" w:sz="0" w:space="0" w:color="auto"/>
        <w:right w:val="none" w:sz="0" w:space="0" w:color="auto"/>
      </w:divBdr>
    </w:div>
    <w:div w:id="644356181">
      <w:bodyDiv w:val="1"/>
      <w:marLeft w:val="0"/>
      <w:marRight w:val="0"/>
      <w:marTop w:val="0"/>
      <w:marBottom w:val="0"/>
      <w:divBdr>
        <w:top w:val="none" w:sz="0" w:space="0" w:color="auto"/>
        <w:left w:val="none" w:sz="0" w:space="0" w:color="auto"/>
        <w:bottom w:val="none" w:sz="0" w:space="0" w:color="auto"/>
        <w:right w:val="none" w:sz="0" w:space="0" w:color="auto"/>
      </w:divBdr>
    </w:div>
    <w:div w:id="645553866">
      <w:bodyDiv w:val="1"/>
      <w:marLeft w:val="0"/>
      <w:marRight w:val="0"/>
      <w:marTop w:val="0"/>
      <w:marBottom w:val="0"/>
      <w:divBdr>
        <w:top w:val="none" w:sz="0" w:space="0" w:color="auto"/>
        <w:left w:val="none" w:sz="0" w:space="0" w:color="auto"/>
        <w:bottom w:val="none" w:sz="0" w:space="0" w:color="auto"/>
        <w:right w:val="none" w:sz="0" w:space="0" w:color="auto"/>
      </w:divBdr>
    </w:div>
    <w:div w:id="647784807">
      <w:bodyDiv w:val="1"/>
      <w:marLeft w:val="0"/>
      <w:marRight w:val="0"/>
      <w:marTop w:val="0"/>
      <w:marBottom w:val="0"/>
      <w:divBdr>
        <w:top w:val="none" w:sz="0" w:space="0" w:color="auto"/>
        <w:left w:val="none" w:sz="0" w:space="0" w:color="auto"/>
        <w:bottom w:val="none" w:sz="0" w:space="0" w:color="auto"/>
        <w:right w:val="none" w:sz="0" w:space="0" w:color="auto"/>
      </w:divBdr>
    </w:div>
    <w:div w:id="648096936">
      <w:bodyDiv w:val="1"/>
      <w:marLeft w:val="0"/>
      <w:marRight w:val="0"/>
      <w:marTop w:val="0"/>
      <w:marBottom w:val="0"/>
      <w:divBdr>
        <w:top w:val="none" w:sz="0" w:space="0" w:color="auto"/>
        <w:left w:val="none" w:sz="0" w:space="0" w:color="auto"/>
        <w:bottom w:val="none" w:sz="0" w:space="0" w:color="auto"/>
        <w:right w:val="none" w:sz="0" w:space="0" w:color="auto"/>
      </w:divBdr>
    </w:div>
    <w:div w:id="651064314">
      <w:bodyDiv w:val="1"/>
      <w:marLeft w:val="0"/>
      <w:marRight w:val="0"/>
      <w:marTop w:val="0"/>
      <w:marBottom w:val="0"/>
      <w:divBdr>
        <w:top w:val="none" w:sz="0" w:space="0" w:color="auto"/>
        <w:left w:val="none" w:sz="0" w:space="0" w:color="auto"/>
        <w:bottom w:val="none" w:sz="0" w:space="0" w:color="auto"/>
        <w:right w:val="none" w:sz="0" w:space="0" w:color="auto"/>
      </w:divBdr>
    </w:div>
    <w:div w:id="653222783">
      <w:bodyDiv w:val="1"/>
      <w:marLeft w:val="0"/>
      <w:marRight w:val="0"/>
      <w:marTop w:val="0"/>
      <w:marBottom w:val="0"/>
      <w:divBdr>
        <w:top w:val="none" w:sz="0" w:space="0" w:color="auto"/>
        <w:left w:val="none" w:sz="0" w:space="0" w:color="auto"/>
        <w:bottom w:val="none" w:sz="0" w:space="0" w:color="auto"/>
        <w:right w:val="none" w:sz="0" w:space="0" w:color="auto"/>
      </w:divBdr>
    </w:div>
    <w:div w:id="653989600">
      <w:bodyDiv w:val="1"/>
      <w:marLeft w:val="0"/>
      <w:marRight w:val="0"/>
      <w:marTop w:val="0"/>
      <w:marBottom w:val="0"/>
      <w:divBdr>
        <w:top w:val="none" w:sz="0" w:space="0" w:color="auto"/>
        <w:left w:val="none" w:sz="0" w:space="0" w:color="auto"/>
        <w:bottom w:val="none" w:sz="0" w:space="0" w:color="auto"/>
        <w:right w:val="none" w:sz="0" w:space="0" w:color="auto"/>
      </w:divBdr>
    </w:div>
    <w:div w:id="654065021">
      <w:bodyDiv w:val="1"/>
      <w:marLeft w:val="0"/>
      <w:marRight w:val="0"/>
      <w:marTop w:val="0"/>
      <w:marBottom w:val="0"/>
      <w:divBdr>
        <w:top w:val="none" w:sz="0" w:space="0" w:color="auto"/>
        <w:left w:val="none" w:sz="0" w:space="0" w:color="auto"/>
        <w:bottom w:val="none" w:sz="0" w:space="0" w:color="auto"/>
        <w:right w:val="none" w:sz="0" w:space="0" w:color="auto"/>
      </w:divBdr>
    </w:div>
    <w:div w:id="654575581">
      <w:bodyDiv w:val="1"/>
      <w:marLeft w:val="0"/>
      <w:marRight w:val="0"/>
      <w:marTop w:val="0"/>
      <w:marBottom w:val="0"/>
      <w:divBdr>
        <w:top w:val="none" w:sz="0" w:space="0" w:color="auto"/>
        <w:left w:val="none" w:sz="0" w:space="0" w:color="auto"/>
        <w:bottom w:val="none" w:sz="0" w:space="0" w:color="auto"/>
        <w:right w:val="none" w:sz="0" w:space="0" w:color="auto"/>
      </w:divBdr>
    </w:div>
    <w:div w:id="655108637">
      <w:bodyDiv w:val="1"/>
      <w:marLeft w:val="0"/>
      <w:marRight w:val="0"/>
      <w:marTop w:val="0"/>
      <w:marBottom w:val="0"/>
      <w:divBdr>
        <w:top w:val="none" w:sz="0" w:space="0" w:color="auto"/>
        <w:left w:val="none" w:sz="0" w:space="0" w:color="auto"/>
        <w:bottom w:val="none" w:sz="0" w:space="0" w:color="auto"/>
        <w:right w:val="none" w:sz="0" w:space="0" w:color="auto"/>
      </w:divBdr>
    </w:div>
    <w:div w:id="655450042">
      <w:bodyDiv w:val="1"/>
      <w:marLeft w:val="0"/>
      <w:marRight w:val="0"/>
      <w:marTop w:val="0"/>
      <w:marBottom w:val="0"/>
      <w:divBdr>
        <w:top w:val="none" w:sz="0" w:space="0" w:color="auto"/>
        <w:left w:val="none" w:sz="0" w:space="0" w:color="auto"/>
        <w:bottom w:val="none" w:sz="0" w:space="0" w:color="auto"/>
        <w:right w:val="none" w:sz="0" w:space="0" w:color="auto"/>
      </w:divBdr>
    </w:div>
    <w:div w:id="657000133">
      <w:bodyDiv w:val="1"/>
      <w:marLeft w:val="0"/>
      <w:marRight w:val="0"/>
      <w:marTop w:val="0"/>
      <w:marBottom w:val="0"/>
      <w:divBdr>
        <w:top w:val="none" w:sz="0" w:space="0" w:color="auto"/>
        <w:left w:val="none" w:sz="0" w:space="0" w:color="auto"/>
        <w:bottom w:val="none" w:sz="0" w:space="0" w:color="auto"/>
        <w:right w:val="none" w:sz="0" w:space="0" w:color="auto"/>
      </w:divBdr>
    </w:div>
    <w:div w:id="660697880">
      <w:bodyDiv w:val="1"/>
      <w:marLeft w:val="0"/>
      <w:marRight w:val="0"/>
      <w:marTop w:val="0"/>
      <w:marBottom w:val="0"/>
      <w:divBdr>
        <w:top w:val="none" w:sz="0" w:space="0" w:color="auto"/>
        <w:left w:val="none" w:sz="0" w:space="0" w:color="auto"/>
        <w:bottom w:val="none" w:sz="0" w:space="0" w:color="auto"/>
        <w:right w:val="none" w:sz="0" w:space="0" w:color="auto"/>
      </w:divBdr>
    </w:div>
    <w:div w:id="662439439">
      <w:bodyDiv w:val="1"/>
      <w:marLeft w:val="0"/>
      <w:marRight w:val="0"/>
      <w:marTop w:val="0"/>
      <w:marBottom w:val="0"/>
      <w:divBdr>
        <w:top w:val="none" w:sz="0" w:space="0" w:color="auto"/>
        <w:left w:val="none" w:sz="0" w:space="0" w:color="auto"/>
        <w:bottom w:val="none" w:sz="0" w:space="0" w:color="auto"/>
        <w:right w:val="none" w:sz="0" w:space="0" w:color="auto"/>
      </w:divBdr>
    </w:div>
    <w:div w:id="662785139">
      <w:bodyDiv w:val="1"/>
      <w:marLeft w:val="0"/>
      <w:marRight w:val="0"/>
      <w:marTop w:val="0"/>
      <w:marBottom w:val="0"/>
      <w:divBdr>
        <w:top w:val="none" w:sz="0" w:space="0" w:color="auto"/>
        <w:left w:val="none" w:sz="0" w:space="0" w:color="auto"/>
        <w:bottom w:val="none" w:sz="0" w:space="0" w:color="auto"/>
        <w:right w:val="none" w:sz="0" w:space="0" w:color="auto"/>
      </w:divBdr>
    </w:div>
    <w:div w:id="668408690">
      <w:bodyDiv w:val="1"/>
      <w:marLeft w:val="0"/>
      <w:marRight w:val="0"/>
      <w:marTop w:val="0"/>
      <w:marBottom w:val="0"/>
      <w:divBdr>
        <w:top w:val="none" w:sz="0" w:space="0" w:color="auto"/>
        <w:left w:val="none" w:sz="0" w:space="0" w:color="auto"/>
        <w:bottom w:val="none" w:sz="0" w:space="0" w:color="auto"/>
        <w:right w:val="none" w:sz="0" w:space="0" w:color="auto"/>
      </w:divBdr>
    </w:div>
    <w:div w:id="670138024">
      <w:bodyDiv w:val="1"/>
      <w:marLeft w:val="0"/>
      <w:marRight w:val="0"/>
      <w:marTop w:val="0"/>
      <w:marBottom w:val="0"/>
      <w:divBdr>
        <w:top w:val="none" w:sz="0" w:space="0" w:color="auto"/>
        <w:left w:val="none" w:sz="0" w:space="0" w:color="auto"/>
        <w:bottom w:val="none" w:sz="0" w:space="0" w:color="auto"/>
        <w:right w:val="none" w:sz="0" w:space="0" w:color="auto"/>
      </w:divBdr>
    </w:div>
    <w:div w:id="670911185">
      <w:bodyDiv w:val="1"/>
      <w:marLeft w:val="0"/>
      <w:marRight w:val="0"/>
      <w:marTop w:val="0"/>
      <w:marBottom w:val="0"/>
      <w:divBdr>
        <w:top w:val="none" w:sz="0" w:space="0" w:color="auto"/>
        <w:left w:val="none" w:sz="0" w:space="0" w:color="auto"/>
        <w:bottom w:val="none" w:sz="0" w:space="0" w:color="auto"/>
        <w:right w:val="none" w:sz="0" w:space="0" w:color="auto"/>
      </w:divBdr>
    </w:div>
    <w:div w:id="673191874">
      <w:bodyDiv w:val="1"/>
      <w:marLeft w:val="0"/>
      <w:marRight w:val="0"/>
      <w:marTop w:val="0"/>
      <w:marBottom w:val="0"/>
      <w:divBdr>
        <w:top w:val="none" w:sz="0" w:space="0" w:color="auto"/>
        <w:left w:val="none" w:sz="0" w:space="0" w:color="auto"/>
        <w:bottom w:val="none" w:sz="0" w:space="0" w:color="auto"/>
        <w:right w:val="none" w:sz="0" w:space="0" w:color="auto"/>
      </w:divBdr>
    </w:div>
    <w:div w:id="674309662">
      <w:bodyDiv w:val="1"/>
      <w:marLeft w:val="0"/>
      <w:marRight w:val="0"/>
      <w:marTop w:val="0"/>
      <w:marBottom w:val="0"/>
      <w:divBdr>
        <w:top w:val="none" w:sz="0" w:space="0" w:color="auto"/>
        <w:left w:val="none" w:sz="0" w:space="0" w:color="auto"/>
        <w:bottom w:val="none" w:sz="0" w:space="0" w:color="auto"/>
        <w:right w:val="none" w:sz="0" w:space="0" w:color="auto"/>
      </w:divBdr>
    </w:div>
    <w:div w:id="676082871">
      <w:bodyDiv w:val="1"/>
      <w:marLeft w:val="0"/>
      <w:marRight w:val="0"/>
      <w:marTop w:val="0"/>
      <w:marBottom w:val="0"/>
      <w:divBdr>
        <w:top w:val="none" w:sz="0" w:space="0" w:color="auto"/>
        <w:left w:val="none" w:sz="0" w:space="0" w:color="auto"/>
        <w:bottom w:val="none" w:sz="0" w:space="0" w:color="auto"/>
        <w:right w:val="none" w:sz="0" w:space="0" w:color="auto"/>
      </w:divBdr>
    </w:div>
    <w:div w:id="679312486">
      <w:bodyDiv w:val="1"/>
      <w:marLeft w:val="0"/>
      <w:marRight w:val="0"/>
      <w:marTop w:val="0"/>
      <w:marBottom w:val="0"/>
      <w:divBdr>
        <w:top w:val="none" w:sz="0" w:space="0" w:color="auto"/>
        <w:left w:val="none" w:sz="0" w:space="0" w:color="auto"/>
        <w:bottom w:val="none" w:sz="0" w:space="0" w:color="auto"/>
        <w:right w:val="none" w:sz="0" w:space="0" w:color="auto"/>
      </w:divBdr>
    </w:div>
    <w:div w:id="679435254">
      <w:bodyDiv w:val="1"/>
      <w:marLeft w:val="0"/>
      <w:marRight w:val="0"/>
      <w:marTop w:val="0"/>
      <w:marBottom w:val="0"/>
      <w:divBdr>
        <w:top w:val="none" w:sz="0" w:space="0" w:color="auto"/>
        <w:left w:val="none" w:sz="0" w:space="0" w:color="auto"/>
        <w:bottom w:val="none" w:sz="0" w:space="0" w:color="auto"/>
        <w:right w:val="none" w:sz="0" w:space="0" w:color="auto"/>
      </w:divBdr>
    </w:div>
    <w:div w:id="687217454">
      <w:bodyDiv w:val="1"/>
      <w:marLeft w:val="0"/>
      <w:marRight w:val="0"/>
      <w:marTop w:val="0"/>
      <w:marBottom w:val="0"/>
      <w:divBdr>
        <w:top w:val="none" w:sz="0" w:space="0" w:color="auto"/>
        <w:left w:val="none" w:sz="0" w:space="0" w:color="auto"/>
        <w:bottom w:val="none" w:sz="0" w:space="0" w:color="auto"/>
        <w:right w:val="none" w:sz="0" w:space="0" w:color="auto"/>
      </w:divBdr>
    </w:div>
    <w:div w:id="688213912">
      <w:bodyDiv w:val="1"/>
      <w:marLeft w:val="0"/>
      <w:marRight w:val="0"/>
      <w:marTop w:val="0"/>
      <w:marBottom w:val="0"/>
      <w:divBdr>
        <w:top w:val="none" w:sz="0" w:space="0" w:color="auto"/>
        <w:left w:val="none" w:sz="0" w:space="0" w:color="auto"/>
        <w:bottom w:val="none" w:sz="0" w:space="0" w:color="auto"/>
        <w:right w:val="none" w:sz="0" w:space="0" w:color="auto"/>
      </w:divBdr>
    </w:div>
    <w:div w:id="692727877">
      <w:bodyDiv w:val="1"/>
      <w:marLeft w:val="0"/>
      <w:marRight w:val="0"/>
      <w:marTop w:val="0"/>
      <w:marBottom w:val="0"/>
      <w:divBdr>
        <w:top w:val="none" w:sz="0" w:space="0" w:color="auto"/>
        <w:left w:val="none" w:sz="0" w:space="0" w:color="auto"/>
        <w:bottom w:val="none" w:sz="0" w:space="0" w:color="auto"/>
        <w:right w:val="none" w:sz="0" w:space="0" w:color="auto"/>
      </w:divBdr>
    </w:div>
    <w:div w:id="693311888">
      <w:bodyDiv w:val="1"/>
      <w:marLeft w:val="0"/>
      <w:marRight w:val="0"/>
      <w:marTop w:val="0"/>
      <w:marBottom w:val="0"/>
      <w:divBdr>
        <w:top w:val="none" w:sz="0" w:space="0" w:color="auto"/>
        <w:left w:val="none" w:sz="0" w:space="0" w:color="auto"/>
        <w:bottom w:val="none" w:sz="0" w:space="0" w:color="auto"/>
        <w:right w:val="none" w:sz="0" w:space="0" w:color="auto"/>
      </w:divBdr>
    </w:div>
    <w:div w:id="693698846">
      <w:bodyDiv w:val="1"/>
      <w:marLeft w:val="0"/>
      <w:marRight w:val="0"/>
      <w:marTop w:val="0"/>
      <w:marBottom w:val="0"/>
      <w:divBdr>
        <w:top w:val="none" w:sz="0" w:space="0" w:color="auto"/>
        <w:left w:val="none" w:sz="0" w:space="0" w:color="auto"/>
        <w:bottom w:val="none" w:sz="0" w:space="0" w:color="auto"/>
        <w:right w:val="none" w:sz="0" w:space="0" w:color="auto"/>
      </w:divBdr>
    </w:div>
    <w:div w:id="694843221">
      <w:bodyDiv w:val="1"/>
      <w:marLeft w:val="0"/>
      <w:marRight w:val="0"/>
      <w:marTop w:val="0"/>
      <w:marBottom w:val="0"/>
      <w:divBdr>
        <w:top w:val="none" w:sz="0" w:space="0" w:color="auto"/>
        <w:left w:val="none" w:sz="0" w:space="0" w:color="auto"/>
        <w:bottom w:val="none" w:sz="0" w:space="0" w:color="auto"/>
        <w:right w:val="none" w:sz="0" w:space="0" w:color="auto"/>
      </w:divBdr>
    </w:div>
    <w:div w:id="694967290">
      <w:bodyDiv w:val="1"/>
      <w:marLeft w:val="0"/>
      <w:marRight w:val="0"/>
      <w:marTop w:val="0"/>
      <w:marBottom w:val="0"/>
      <w:divBdr>
        <w:top w:val="none" w:sz="0" w:space="0" w:color="auto"/>
        <w:left w:val="none" w:sz="0" w:space="0" w:color="auto"/>
        <w:bottom w:val="none" w:sz="0" w:space="0" w:color="auto"/>
        <w:right w:val="none" w:sz="0" w:space="0" w:color="auto"/>
      </w:divBdr>
    </w:div>
    <w:div w:id="696926322">
      <w:bodyDiv w:val="1"/>
      <w:marLeft w:val="0"/>
      <w:marRight w:val="0"/>
      <w:marTop w:val="0"/>
      <w:marBottom w:val="0"/>
      <w:divBdr>
        <w:top w:val="none" w:sz="0" w:space="0" w:color="auto"/>
        <w:left w:val="none" w:sz="0" w:space="0" w:color="auto"/>
        <w:bottom w:val="none" w:sz="0" w:space="0" w:color="auto"/>
        <w:right w:val="none" w:sz="0" w:space="0" w:color="auto"/>
      </w:divBdr>
    </w:div>
    <w:div w:id="701249995">
      <w:bodyDiv w:val="1"/>
      <w:marLeft w:val="0"/>
      <w:marRight w:val="0"/>
      <w:marTop w:val="0"/>
      <w:marBottom w:val="0"/>
      <w:divBdr>
        <w:top w:val="none" w:sz="0" w:space="0" w:color="auto"/>
        <w:left w:val="none" w:sz="0" w:space="0" w:color="auto"/>
        <w:bottom w:val="none" w:sz="0" w:space="0" w:color="auto"/>
        <w:right w:val="none" w:sz="0" w:space="0" w:color="auto"/>
      </w:divBdr>
    </w:div>
    <w:div w:id="702247732">
      <w:bodyDiv w:val="1"/>
      <w:marLeft w:val="0"/>
      <w:marRight w:val="0"/>
      <w:marTop w:val="0"/>
      <w:marBottom w:val="0"/>
      <w:divBdr>
        <w:top w:val="none" w:sz="0" w:space="0" w:color="auto"/>
        <w:left w:val="none" w:sz="0" w:space="0" w:color="auto"/>
        <w:bottom w:val="none" w:sz="0" w:space="0" w:color="auto"/>
        <w:right w:val="none" w:sz="0" w:space="0" w:color="auto"/>
      </w:divBdr>
    </w:div>
    <w:div w:id="704061793">
      <w:bodyDiv w:val="1"/>
      <w:marLeft w:val="0"/>
      <w:marRight w:val="0"/>
      <w:marTop w:val="0"/>
      <w:marBottom w:val="0"/>
      <w:divBdr>
        <w:top w:val="none" w:sz="0" w:space="0" w:color="auto"/>
        <w:left w:val="none" w:sz="0" w:space="0" w:color="auto"/>
        <w:bottom w:val="none" w:sz="0" w:space="0" w:color="auto"/>
        <w:right w:val="none" w:sz="0" w:space="0" w:color="auto"/>
      </w:divBdr>
    </w:div>
    <w:div w:id="708452391">
      <w:bodyDiv w:val="1"/>
      <w:marLeft w:val="0"/>
      <w:marRight w:val="0"/>
      <w:marTop w:val="0"/>
      <w:marBottom w:val="0"/>
      <w:divBdr>
        <w:top w:val="none" w:sz="0" w:space="0" w:color="auto"/>
        <w:left w:val="none" w:sz="0" w:space="0" w:color="auto"/>
        <w:bottom w:val="none" w:sz="0" w:space="0" w:color="auto"/>
        <w:right w:val="none" w:sz="0" w:space="0" w:color="auto"/>
      </w:divBdr>
    </w:div>
    <w:div w:id="709112417">
      <w:bodyDiv w:val="1"/>
      <w:marLeft w:val="0"/>
      <w:marRight w:val="0"/>
      <w:marTop w:val="0"/>
      <w:marBottom w:val="0"/>
      <w:divBdr>
        <w:top w:val="none" w:sz="0" w:space="0" w:color="auto"/>
        <w:left w:val="none" w:sz="0" w:space="0" w:color="auto"/>
        <w:bottom w:val="none" w:sz="0" w:space="0" w:color="auto"/>
        <w:right w:val="none" w:sz="0" w:space="0" w:color="auto"/>
      </w:divBdr>
    </w:div>
    <w:div w:id="713650600">
      <w:bodyDiv w:val="1"/>
      <w:marLeft w:val="0"/>
      <w:marRight w:val="0"/>
      <w:marTop w:val="0"/>
      <w:marBottom w:val="0"/>
      <w:divBdr>
        <w:top w:val="none" w:sz="0" w:space="0" w:color="auto"/>
        <w:left w:val="none" w:sz="0" w:space="0" w:color="auto"/>
        <w:bottom w:val="none" w:sz="0" w:space="0" w:color="auto"/>
        <w:right w:val="none" w:sz="0" w:space="0" w:color="auto"/>
      </w:divBdr>
    </w:div>
    <w:div w:id="716049159">
      <w:bodyDiv w:val="1"/>
      <w:marLeft w:val="0"/>
      <w:marRight w:val="0"/>
      <w:marTop w:val="0"/>
      <w:marBottom w:val="0"/>
      <w:divBdr>
        <w:top w:val="none" w:sz="0" w:space="0" w:color="auto"/>
        <w:left w:val="none" w:sz="0" w:space="0" w:color="auto"/>
        <w:bottom w:val="none" w:sz="0" w:space="0" w:color="auto"/>
        <w:right w:val="none" w:sz="0" w:space="0" w:color="auto"/>
      </w:divBdr>
    </w:div>
    <w:div w:id="716124878">
      <w:bodyDiv w:val="1"/>
      <w:marLeft w:val="0"/>
      <w:marRight w:val="0"/>
      <w:marTop w:val="0"/>
      <w:marBottom w:val="0"/>
      <w:divBdr>
        <w:top w:val="none" w:sz="0" w:space="0" w:color="auto"/>
        <w:left w:val="none" w:sz="0" w:space="0" w:color="auto"/>
        <w:bottom w:val="none" w:sz="0" w:space="0" w:color="auto"/>
        <w:right w:val="none" w:sz="0" w:space="0" w:color="auto"/>
      </w:divBdr>
    </w:div>
    <w:div w:id="716928205">
      <w:bodyDiv w:val="1"/>
      <w:marLeft w:val="0"/>
      <w:marRight w:val="0"/>
      <w:marTop w:val="0"/>
      <w:marBottom w:val="0"/>
      <w:divBdr>
        <w:top w:val="none" w:sz="0" w:space="0" w:color="auto"/>
        <w:left w:val="none" w:sz="0" w:space="0" w:color="auto"/>
        <w:bottom w:val="none" w:sz="0" w:space="0" w:color="auto"/>
        <w:right w:val="none" w:sz="0" w:space="0" w:color="auto"/>
      </w:divBdr>
    </w:div>
    <w:div w:id="717239108">
      <w:bodyDiv w:val="1"/>
      <w:marLeft w:val="0"/>
      <w:marRight w:val="0"/>
      <w:marTop w:val="0"/>
      <w:marBottom w:val="0"/>
      <w:divBdr>
        <w:top w:val="none" w:sz="0" w:space="0" w:color="auto"/>
        <w:left w:val="none" w:sz="0" w:space="0" w:color="auto"/>
        <w:bottom w:val="none" w:sz="0" w:space="0" w:color="auto"/>
        <w:right w:val="none" w:sz="0" w:space="0" w:color="auto"/>
      </w:divBdr>
    </w:div>
    <w:div w:id="718633213">
      <w:bodyDiv w:val="1"/>
      <w:marLeft w:val="0"/>
      <w:marRight w:val="0"/>
      <w:marTop w:val="0"/>
      <w:marBottom w:val="0"/>
      <w:divBdr>
        <w:top w:val="none" w:sz="0" w:space="0" w:color="auto"/>
        <w:left w:val="none" w:sz="0" w:space="0" w:color="auto"/>
        <w:bottom w:val="none" w:sz="0" w:space="0" w:color="auto"/>
        <w:right w:val="none" w:sz="0" w:space="0" w:color="auto"/>
      </w:divBdr>
    </w:div>
    <w:div w:id="719014118">
      <w:bodyDiv w:val="1"/>
      <w:marLeft w:val="0"/>
      <w:marRight w:val="0"/>
      <w:marTop w:val="0"/>
      <w:marBottom w:val="0"/>
      <w:divBdr>
        <w:top w:val="none" w:sz="0" w:space="0" w:color="auto"/>
        <w:left w:val="none" w:sz="0" w:space="0" w:color="auto"/>
        <w:bottom w:val="none" w:sz="0" w:space="0" w:color="auto"/>
        <w:right w:val="none" w:sz="0" w:space="0" w:color="auto"/>
      </w:divBdr>
    </w:div>
    <w:div w:id="719279981">
      <w:bodyDiv w:val="1"/>
      <w:marLeft w:val="0"/>
      <w:marRight w:val="0"/>
      <w:marTop w:val="0"/>
      <w:marBottom w:val="0"/>
      <w:divBdr>
        <w:top w:val="none" w:sz="0" w:space="0" w:color="auto"/>
        <w:left w:val="none" w:sz="0" w:space="0" w:color="auto"/>
        <w:bottom w:val="none" w:sz="0" w:space="0" w:color="auto"/>
        <w:right w:val="none" w:sz="0" w:space="0" w:color="auto"/>
      </w:divBdr>
    </w:div>
    <w:div w:id="720249980">
      <w:bodyDiv w:val="1"/>
      <w:marLeft w:val="0"/>
      <w:marRight w:val="0"/>
      <w:marTop w:val="0"/>
      <w:marBottom w:val="0"/>
      <w:divBdr>
        <w:top w:val="none" w:sz="0" w:space="0" w:color="auto"/>
        <w:left w:val="none" w:sz="0" w:space="0" w:color="auto"/>
        <w:bottom w:val="none" w:sz="0" w:space="0" w:color="auto"/>
        <w:right w:val="none" w:sz="0" w:space="0" w:color="auto"/>
      </w:divBdr>
    </w:div>
    <w:div w:id="726951028">
      <w:bodyDiv w:val="1"/>
      <w:marLeft w:val="0"/>
      <w:marRight w:val="0"/>
      <w:marTop w:val="0"/>
      <w:marBottom w:val="0"/>
      <w:divBdr>
        <w:top w:val="none" w:sz="0" w:space="0" w:color="auto"/>
        <w:left w:val="none" w:sz="0" w:space="0" w:color="auto"/>
        <w:bottom w:val="none" w:sz="0" w:space="0" w:color="auto"/>
        <w:right w:val="none" w:sz="0" w:space="0" w:color="auto"/>
      </w:divBdr>
    </w:div>
    <w:div w:id="727612830">
      <w:bodyDiv w:val="1"/>
      <w:marLeft w:val="0"/>
      <w:marRight w:val="0"/>
      <w:marTop w:val="0"/>
      <w:marBottom w:val="0"/>
      <w:divBdr>
        <w:top w:val="none" w:sz="0" w:space="0" w:color="auto"/>
        <w:left w:val="none" w:sz="0" w:space="0" w:color="auto"/>
        <w:bottom w:val="none" w:sz="0" w:space="0" w:color="auto"/>
        <w:right w:val="none" w:sz="0" w:space="0" w:color="auto"/>
      </w:divBdr>
    </w:div>
    <w:div w:id="733238234">
      <w:bodyDiv w:val="1"/>
      <w:marLeft w:val="0"/>
      <w:marRight w:val="0"/>
      <w:marTop w:val="0"/>
      <w:marBottom w:val="0"/>
      <w:divBdr>
        <w:top w:val="none" w:sz="0" w:space="0" w:color="auto"/>
        <w:left w:val="none" w:sz="0" w:space="0" w:color="auto"/>
        <w:bottom w:val="none" w:sz="0" w:space="0" w:color="auto"/>
        <w:right w:val="none" w:sz="0" w:space="0" w:color="auto"/>
      </w:divBdr>
    </w:div>
    <w:div w:id="733938936">
      <w:bodyDiv w:val="1"/>
      <w:marLeft w:val="0"/>
      <w:marRight w:val="0"/>
      <w:marTop w:val="0"/>
      <w:marBottom w:val="0"/>
      <w:divBdr>
        <w:top w:val="none" w:sz="0" w:space="0" w:color="auto"/>
        <w:left w:val="none" w:sz="0" w:space="0" w:color="auto"/>
        <w:bottom w:val="none" w:sz="0" w:space="0" w:color="auto"/>
        <w:right w:val="none" w:sz="0" w:space="0" w:color="auto"/>
      </w:divBdr>
    </w:div>
    <w:div w:id="734401322">
      <w:bodyDiv w:val="1"/>
      <w:marLeft w:val="0"/>
      <w:marRight w:val="0"/>
      <w:marTop w:val="0"/>
      <w:marBottom w:val="0"/>
      <w:divBdr>
        <w:top w:val="none" w:sz="0" w:space="0" w:color="auto"/>
        <w:left w:val="none" w:sz="0" w:space="0" w:color="auto"/>
        <w:bottom w:val="none" w:sz="0" w:space="0" w:color="auto"/>
        <w:right w:val="none" w:sz="0" w:space="0" w:color="auto"/>
      </w:divBdr>
    </w:div>
    <w:div w:id="735007382">
      <w:bodyDiv w:val="1"/>
      <w:marLeft w:val="0"/>
      <w:marRight w:val="0"/>
      <w:marTop w:val="0"/>
      <w:marBottom w:val="0"/>
      <w:divBdr>
        <w:top w:val="none" w:sz="0" w:space="0" w:color="auto"/>
        <w:left w:val="none" w:sz="0" w:space="0" w:color="auto"/>
        <w:bottom w:val="none" w:sz="0" w:space="0" w:color="auto"/>
        <w:right w:val="none" w:sz="0" w:space="0" w:color="auto"/>
      </w:divBdr>
    </w:div>
    <w:div w:id="735395542">
      <w:bodyDiv w:val="1"/>
      <w:marLeft w:val="0"/>
      <w:marRight w:val="0"/>
      <w:marTop w:val="0"/>
      <w:marBottom w:val="0"/>
      <w:divBdr>
        <w:top w:val="none" w:sz="0" w:space="0" w:color="auto"/>
        <w:left w:val="none" w:sz="0" w:space="0" w:color="auto"/>
        <w:bottom w:val="none" w:sz="0" w:space="0" w:color="auto"/>
        <w:right w:val="none" w:sz="0" w:space="0" w:color="auto"/>
      </w:divBdr>
    </w:div>
    <w:div w:id="736973983">
      <w:bodyDiv w:val="1"/>
      <w:marLeft w:val="0"/>
      <w:marRight w:val="0"/>
      <w:marTop w:val="0"/>
      <w:marBottom w:val="0"/>
      <w:divBdr>
        <w:top w:val="none" w:sz="0" w:space="0" w:color="auto"/>
        <w:left w:val="none" w:sz="0" w:space="0" w:color="auto"/>
        <w:bottom w:val="none" w:sz="0" w:space="0" w:color="auto"/>
        <w:right w:val="none" w:sz="0" w:space="0" w:color="auto"/>
      </w:divBdr>
    </w:div>
    <w:div w:id="739331337">
      <w:bodyDiv w:val="1"/>
      <w:marLeft w:val="0"/>
      <w:marRight w:val="0"/>
      <w:marTop w:val="0"/>
      <w:marBottom w:val="0"/>
      <w:divBdr>
        <w:top w:val="none" w:sz="0" w:space="0" w:color="auto"/>
        <w:left w:val="none" w:sz="0" w:space="0" w:color="auto"/>
        <w:bottom w:val="none" w:sz="0" w:space="0" w:color="auto"/>
        <w:right w:val="none" w:sz="0" w:space="0" w:color="auto"/>
      </w:divBdr>
    </w:div>
    <w:div w:id="740637674">
      <w:bodyDiv w:val="1"/>
      <w:marLeft w:val="0"/>
      <w:marRight w:val="0"/>
      <w:marTop w:val="0"/>
      <w:marBottom w:val="0"/>
      <w:divBdr>
        <w:top w:val="none" w:sz="0" w:space="0" w:color="auto"/>
        <w:left w:val="none" w:sz="0" w:space="0" w:color="auto"/>
        <w:bottom w:val="none" w:sz="0" w:space="0" w:color="auto"/>
        <w:right w:val="none" w:sz="0" w:space="0" w:color="auto"/>
      </w:divBdr>
    </w:div>
    <w:div w:id="740903641">
      <w:bodyDiv w:val="1"/>
      <w:marLeft w:val="0"/>
      <w:marRight w:val="0"/>
      <w:marTop w:val="0"/>
      <w:marBottom w:val="0"/>
      <w:divBdr>
        <w:top w:val="none" w:sz="0" w:space="0" w:color="auto"/>
        <w:left w:val="none" w:sz="0" w:space="0" w:color="auto"/>
        <w:bottom w:val="none" w:sz="0" w:space="0" w:color="auto"/>
        <w:right w:val="none" w:sz="0" w:space="0" w:color="auto"/>
      </w:divBdr>
    </w:div>
    <w:div w:id="742484766">
      <w:bodyDiv w:val="1"/>
      <w:marLeft w:val="0"/>
      <w:marRight w:val="0"/>
      <w:marTop w:val="0"/>
      <w:marBottom w:val="0"/>
      <w:divBdr>
        <w:top w:val="none" w:sz="0" w:space="0" w:color="auto"/>
        <w:left w:val="none" w:sz="0" w:space="0" w:color="auto"/>
        <w:bottom w:val="none" w:sz="0" w:space="0" w:color="auto"/>
        <w:right w:val="none" w:sz="0" w:space="0" w:color="auto"/>
      </w:divBdr>
    </w:div>
    <w:div w:id="742799131">
      <w:bodyDiv w:val="1"/>
      <w:marLeft w:val="0"/>
      <w:marRight w:val="0"/>
      <w:marTop w:val="0"/>
      <w:marBottom w:val="0"/>
      <w:divBdr>
        <w:top w:val="none" w:sz="0" w:space="0" w:color="auto"/>
        <w:left w:val="none" w:sz="0" w:space="0" w:color="auto"/>
        <w:bottom w:val="none" w:sz="0" w:space="0" w:color="auto"/>
        <w:right w:val="none" w:sz="0" w:space="0" w:color="auto"/>
      </w:divBdr>
    </w:div>
    <w:div w:id="747194438">
      <w:bodyDiv w:val="1"/>
      <w:marLeft w:val="0"/>
      <w:marRight w:val="0"/>
      <w:marTop w:val="0"/>
      <w:marBottom w:val="0"/>
      <w:divBdr>
        <w:top w:val="none" w:sz="0" w:space="0" w:color="auto"/>
        <w:left w:val="none" w:sz="0" w:space="0" w:color="auto"/>
        <w:bottom w:val="none" w:sz="0" w:space="0" w:color="auto"/>
        <w:right w:val="none" w:sz="0" w:space="0" w:color="auto"/>
      </w:divBdr>
    </w:div>
    <w:div w:id="748160408">
      <w:bodyDiv w:val="1"/>
      <w:marLeft w:val="0"/>
      <w:marRight w:val="0"/>
      <w:marTop w:val="0"/>
      <w:marBottom w:val="0"/>
      <w:divBdr>
        <w:top w:val="none" w:sz="0" w:space="0" w:color="auto"/>
        <w:left w:val="none" w:sz="0" w:space="0" w:color="auto"/>
        <w:bottom w:val="none" w:sz="0" w:space="0" w:color="auto"/>
        <w:right w:val="none" w:sz="0" w:space="0" w:color="auto"/>
      </w:divBdr>
      <w:divsChild>
        <w:div w:id="1343782336">
          <w:marLeft w:val="0"/>
          <w:marRight w:val="0"/>
          <w:marTop w:val="0"/>
          <w:marBottom w:val="0"/>
          <w:divBdr>
            <w:top w:val="none" w:sz="0" w:space="0" w:color="auto"/>
            <w:left w:val="none" w:sz="0" w:space="0" w:color="auto"/>
            <w:bottom w:val="none" w:sz="0" w:space="0" w:color="auto"/>
            <w:right w:val="none" w:sz="0" w:space="0" w:color="auto"/>
          </w:divBdr>
          <w:divsChild>
            <w:div w:id="1740328027">
              <w:marLeft w:val="0"/>
              <w:marRight w:val="0"/>
              <w:marTop w:val="0"/>
              <w:marBottom w:val="0"/>
              <w:divBdr>
                <w:top w:val="none" w:sz="0" w:space="0" w:color="auto"/>
                <w:left w:val="none" w:sz="0" w:space="0" w:color="auto"/>
                <w:bottom w:val="none" w:sz="0" w:space="0" w:color="auto"/>
                <w:right w:val="none" w:sz="0" w:space="0" w:color="auto"/>
              </w:divBdr>
            </w:div>
          </w:divsChild>
        </w:div>
        <w:div w:id="1383284635">
          <w:marLeft w:val="0"/>
          <w:marRight w:val="0"/>
          <w:marTop w:val="0"/>
          <w:marBottom w:val="0"/>
          <w:divBdr>
            <w:top w:val="none" w:sz="0" w:space="0" w:color="auto"/>
            <w:left w:val="none" w:sz="0" w:space="0" w:color="auto"/>
            <w:bottom w:val="none" w:sz="0" w:space="0" w:color="auto"/>
            <w:right w:val="none" w:sz="0" w:space="0" w:color="auto"/>
          </w:divBdr>
          <w:divsChild>
            <w:div w:id="842671068">
              <w:marLeft w:val="0"/>
              <w:marRight w:val="0"/>
              <w:marTop w:val="300"/>
              <w:marBottom w:val="0"/>
              <w:divBdr>
                <w:top w:val="none" w:sz="0" w:space="0" w:color="auto"/>
                <w:left w:val="none" w:sz="0" w:space="0" w:color="auto"/>
                <w:bottom w:val="none" w:sz="0" w:space="0" w:color="auto"/>
                <w:right w:val="none" w:sz="0" w:space="0" w:color="auto"/>
              </w:divBdr>
              <w:divsChild>
                <w:div w:id="169260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083315">
      <w:bodyDiv w:val="1"/>
      <w:marLeft w:val="0"/>
      <w:marRight w:val="0"/>
      <w:marTop w:val="0"/>
      <w:marBottom w:val="0"/>
      <w:divBdr>
        <w:top w:val="none" w:sz="0" w:space="0" w:color="auto"/>
        <w:left w:val="none" w:sz="0" w:space="0" w:color="auto"/>
        <w:bottom w:val="none" w:sz="0" w:space="0" w:color="auto"/>
        <w:right w:val="none" w:sz="0" w:space="0" w:color="auto"/>
      </w:divBdr>
    </w:div>
    <w:div w:id="754403794">
      <w:bodyDiv w:val="1"/>
      <w:marLeft w:val="0"/>
      <w:marRight w:val="0"/>
      <w:marTop w:val="0"/>
      <w:marBottom w:val="0"/>
      <w:divBdr>
        <w:top w:val="none" w:sz="0" w:space="0" w:color="auto"/>
        <w:left w:val="none" w:sz="0" w:space="0" w:color="auto"/>
        <w:bottom w:val="none" w:sz="0" w:space="0" w:color="auto"/>
        <w:right w:val="none" w:sz="0" w:space="0" w:color="auto"/>
      </w:divBdr>
    </w:div>
    <w:div w:id="756365208">
      <w:bodyDiv w:val="1"/>
      <w:marLeft w:val="0"/>
      <w:marRight w:val="0"/>
      <w:marTop w:val="0"/>
      <w:marBottom w:val="0"/>
      <w:divBdr>
        <w:top w:val="none" w:sz="0" w:space="0" w:color="auto"/>
        <w:left w:val="none" w:sz="0" w:space="0" w:color="auto"/>
        <w:bottom w:val="none" w:sz="0" w:space="0" w:color="auto"/>
        <w:right w:val="none" w:sz="0" w:space="0" w:color="auto"/>
      </w:divBdr>
    </w:div>
    <w:div w:id="756825678">
      <w:bodyDiv w:val="1"/>
      <w:marLeft w:val="0"/>
      <w:marRight w:val="0"/>
      <w:marTop w:val="0"/>
      <w:marBottom w:val="0"/>
      <w:divBdr>
        <w:top w:val="none" w:sz="0" w:space="0" w:color="auto"/>
        <w:left w:val="none" w:sz="0" w:space="0" w:color="auto"/>
        <w:bottom w:val="none" w:sz="0" w:space="0" w:color="auto"/>
        <w:right w:val="none" w:sz="0" w:space="0" w:color="auto"/>
      </w:divBdr>
    </w:div>
    <w:div w:id="757290580">
      <w:bodyDiv w:val="1"/>
      <w:marLeft w:val="0"/>
      <w:marRight w:val="0"/>
      <w:marTop w:val="0"/>
      <w:marBottom w:val="0"/>
      <w:divBdr>
        <w:top w:val="none" w:sz="0" w:space="0" w:color="auto"/>
        <w:left w:val="none" w:sz="0" w:space="0" w:color="auto"/>
        <w:bottom w:val="none" w:sz="0" w:space="0" w:color="auto"/>
        <w:right w:val="none" w:sz="0" w:space="0" w:color="auto"/>
      </w:divBdr>
    </w:div>
    <w:div w:id="757365862">
      <w:bodyDiv w:val="1"/>
      <w:marLeft w:val="0"/>
      <w:marRight w:val="0"/>
      <w:marTop w:val="0"/>
      <w:marBottom w:val="0"/>
      <w:divBdr>
        <w:top w:val="none" w:sz="0" w:space="0" w:color="auto"/>
        <w:left w:val="none" w:sz="0" w:space="0" w:color="auto"/>
        <w:bottom w:val="none" w:sz="0" w:space="0" w:color="auto"/>
        <w:right w:val="none" w:sz="0" w:space="0" w:color="auto"/>
      </w:divBdr>
    </w:div>
    <w:div w:id="758064922">
      <w:bodyDiv w:val="1"/>
      <w:marLeft w:val="0"/>
      <w:marRight w:val="0"/>
      <w:marTop w:val="0"/>
      <w:marBottom w:val="0"/>
      <w:divBdr>
        <w:top w:val="none" w:sz="0" w:space="0" w:color="auto"/>
        <w:left w:val="none" w:sz="0" w:space="0" w:color="auto"/>
        <w:bottom w:val="none" w:sz="0" w:space="0" w:color="auto"/>
        <w:right w:val="none" w:sz="0" w:space="0" w:color="auto"/>
      </w:divBdr>
    </w:div>
    <w:div w:id="759712922">
      <w:bodyDiv w:val="1"/>
      <w:marLeft w:val="0"/>
      <w:marRight w:val="0"/>
      <w:marTop w:val="0"/>
      <w:marBottom w:val="0"/>
      <w:divBdr>
        <w:top w:val="none" w:sz="0" w:space="0" w:color="auto"/>
        <w:left w:val="none" w:sz="0" w:space="0" w:color="auto"/>
        <w:bottom w:val="none" w:sz="0" w:space="0" w:color="auto"/>
        <w:right w:val="none" w:sz="0" w:space="0" w:color="auto"/>
      </w:divBdr>
    </w:div>
    <w:div w:id="759759207">
      <w:bodyDiv w:val="1"/>
      <w:marLeft w:val="0"/>
      <w:marRight w:val="0"/>
      <w:marTop w:val="0"/>
      <w:marBottom w:val="0"/>
      <w:divBdr>
        <w:top w:val="none" w:sz="0" w:space="0" w:color="auto"/>
        <w:left w:val="none" w:sz="0" w:space="0" w:color="auto"/>
        <w:bottom w:val="none" w:sz="0" w:space="0" w:color="auto"/>
        <w:right w:val="none" w:sz="0" w:space="0" w:color="auto"/>
      </w:divBdr>
    </w:div>
    <w:div w:id="760613432">
      <w:bodyDiv w:val="1"/>
      <w:marLeft w:val="0"/>
      <w:marRight w:val="0"/>
      <w:marTop w:val="0"/>
      <w:marBottom w:val="0"/>
      <w:divBdr>
        <w:top w:val="none" w:sz="0" w:space="0" w:color="auto"/>
        <w:left w:val="none" w:sz="0" w:space="0" w:color="auto"/>
        <w:bottom w:val="none" w:sz="0" w:space="0" w:color="auto"/>
        <w:right w:val="none" w:sz="0" w:space="0" w:color="auto"/>
      </w:divBdr>
    </w:div>
    <w:div w:id="762727787">
      <w:bodyDiv w:val="1"/>
      <w:marLeft w:val="0"/>
      <w:marRight w:val="0"/>
      <w:marTop w:val="0"/>
      <w:marBottom w:val="0"/>
      <w:divBdr>
        <w:top w:val="none" w:sz="0" w:space="0" w:color="auto"/>
        <w:left w:val="none" w:sz="0" w:space="0" w:color="auto"/>
        <w:bottom w:val="none" w:sz="0" w:space="0" w:color="auto"/>
        <w:right w:val="none" w:sz="0" w:space="0" w:color="auto"/>
      </w:divBdr>
      <w:divsChild>
        <w:div w:id="1597637099">
          <w:marLeft w:val="0"/>
          <w:marRight w:val="0"/>
          <w:marTop w:val="0"/>
          <w:marBottom w:val="0"/>
          <w:divBdr>
            <w:top w:val="none" w:sz="0" w:space="0" w:color="auto"/>
            <w:left w:val="none" w:sz="0" w:space="0" w:color="auto"/>
            <w:bottom w:val="none" w:sz="0" w:space="0" w:color="auto"/>
            <w:right w:val="none" w:sz="0" w:space="0" w:color="auto"/>
          </w:divBdr>
          <w:divsChild>
            <w:div w:id="5864546">
              <w:marLeft w:val="0"/>
              <w:marRight w:val="0"/>
              <w:marTop w:val="0"/>
              <w:marBottom w:val="0"/>
              <w:divBdr>
                <w:top w:val="none" w:sz="0" w:space="0" w:color="auto"/>
                <w:left w:val="none" w:sz="0" w:space="0" w:color="auto"/>
                <w:bottom w:val="none" w:sz="0" w:space="0" w:color="auto"/>
                <w:right w:val="none" w:sz="0" w:space="0" w:color="auto"/>
              </w:divBdr>
              <w:divsChild>
                <w:div w:id="1557547734">
                  <w:marLeft w:val="0"/>
                  <w:marRight w:val="0"/>
                  <w:marTop w:val="0"/>
                  <w:marBottom w:val="240"/>
                  <w:divBdr>
                    <w:top w:val="single" w:sz="6" w:space="8" w:color="A40007"/>
                    <w:left w:val="single" w:sz="6" w:space="8" w:color="A40007"/>
                    <w:bottom w:val="single" w:sz="6" w:space="8" w:color="A40007"/>
                    <w:right w:val="single" w:sz="6" w:space="8" w:color="A40007"/>
                  </w:divBdr>
                  <w:divsChild>
                    <w:div w:id="2121562346">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 w:id="762994546">
      <w:bodyDiv w:val="1"/>
      <w:marLeft w:val="0"/>
      <w:marRight w:val="0"/>
      <w:marTop w:val="0"/>
      <w:marBottom w:val="0"/>
      <w:divBdr>
        <w:top w:val="none" w:sz="0" w:space="0" w:color="auto"/>
        <w:left w:val="none" w:sz="0" w:space="0" w:color="auto"/>
        <w:bottom w:val="none" w:sz="0" w:space="0" w:color="auto"/>
        <w:right w:val="none" w:sz="0" w:space="0" w:color="auto"/>
      </w:divBdr>
    </w:div>
    <w:div w:id="763571274">
      <w:bodyDiv w:val="1"/>
      <w:marLeft w:val="0"/>
      <w:marRight w:val="0"/>
      <w:marTop w:val="0"/>
      <w:marBottom w:val="0"/>
      <w:divBdr>
        <w:top w:val="none" w:sz="0" w:space="0" w:color="auto"/>
        <w:left w:val="none" w:sz="0" w:space="0" w:color="auto"/>
        <w:bottom w:val="none" w:sz="0" w:space="0" w:color="auto"/>
        <w:right w:val="none" w:sz="0" w:space="0" w:color="auto"/>
      </w:divBdr>
    </w:div>
    <w:div w:id="765615241">
      <w:bodyDiv w:val="1"/>
      <w:marLeft w:val="0"/>
      <w:marRight w:val="0"/>
      <w:marTop w:val="0"/>
      <w:marBottom w:val="0"/>
      <w:divBdr>
        <w:top w:val="none" w:sz="0" w:space="0" w:color="auto"/>
        <w:left w:val="none" w:sz="0" w:space="0" w:color="auto"/>
        <w:bottom w:val="none" w:sz="0" w:space="0" w:color="auto"/>
        <w:right w:val="none" w:sz="0" w:space="0" w:color="auto"/>
      </w:divBdr>
    </w:div>
    <w:div w:id="766851544">
      <w:bodyDiv w:val="1"/>
      <w:marLeft w:val="0"/>
      <w:marRight w:val="0"/>
      <w:marTop w:val="0"/>
      <w:marBottom w:val="0"/>
      <w:divBdr>
        <w:top w:val="none" w:sz="0" w:space="0" w:color="auto"/>
        <w:left w:val="none" w:sz="0" w:space="0" w:color="auto"/>
        <w:bottom w:val="none" w:sz="0" w:space="0" w:color="auto"/>
        <w:right w:val="none" w:sz="0" w:space="0" w:color="auto"/>
      </w:divBdr>
    </w:div>
    <w:div w:id="768887694">
      <w:bodyDiv w:val="1"/>
      <w:marLeft w:val="0"/>
      <w:marRight w:val="0"/>
      <w:marTop w:val="0"/>
      <w:marBottom w:val="0"/>
      <w:divBdr>
        <w:top w:val="none" w:sz="0" w:space="0" w:color="auto"/>
        <w:left w:val="none" w:sz="0" w:space="0" w:color="auto"/>
        <w:bottom w:val="none" w:sz="0" w:space="0" w:color="auto"/>
        <w:right w:val="none" w:sz="0" w:space="0" w:color="auto"/>
      </w:divBdr>
    </w:div>
    <w:div w:id="772476481">
      <w:bodyDiv w:val="1"/>
      <w:marLeft w:val="0"/>
      <w:marRight w:val="0"/>
      <w:marTop w:val="0"/>
      <w:marBottom w:val="0"/>
      <w:divBdr>
        <w:top w:val="none" w:sz="0" w:space="0" w:color="auto"/>
        <w:left w:val="none" w:sz="0" w:space="0" w:color="auto"/>
        <w:bottom w:val="none" w:sz="0" w:space="0" w:color="auto"/>
        <w:right w:val="none" w:sz="0" w:space="0" w:color="auto"/>
      </w:divBdr>
    </w:div>
    <w:div w:id="772868603">
      <w:bodyDiv w:val="1"/>
      <w:marLeft w:val="0"/>
      <w:marRight w:val="0"/>
      <w:marTop w:val="0"/>
      <w:marBottom w:val="0"/>
      <w:divBdr>
        <w:top w:val="none" w:sz="0" w:space="0" w:color="auto"/>
        <w:left w:val="none" w:sz="0" w:space="0" w:color="auto"/>
        <w:bottom w:val="none" w:sz="0" w:space="0" w:color="auto"/>
        <w:right w:val="none" w:sz="0" w:space="0" w:color="auto"/>
      </w:divBdr>
    </w:div>
    <w:div w:id="773523341">
      <w:bodyDiv w:val="1"/>
      <w:marLeft w:val="0"/>
      <w:marRight w:val="0"/>
      <w:marTop w:val="0"/>
      <w:marBottom w:val="0"/>
      <w:divBdr>
        <w:top w:val="none" w:sz="0" w:space="0" w:color="auto"/>
        <w:left w:val="none" w:sz="0" w:space="0" w:color="auto"/>
        <w:bottom w:val="none" w:sz="0" w:space="0" w:color="auto"/>
        <w:right w:val="none" w:sz="0" w:space="0" w:color="auto"/>
      </w:divBdr>
    </w:div>
    <w:div w:id="778720013">
      <w:bodyDiv w:val="1"/>
      <w:marLeft w:val="0"/>
      <w:marRight w:val="0"/>
      <w:marTop w:val="0"/>
      <w:marBottom w:val="0"/>
      <w:divBdr>
        <w:top w:val="none" w:sz="0" w:space="0" w:color="auto"/>
        <w:left w:val="none" w:sz="0" w:space="0" w:color="auto"/>
        <w:bottom w:val="none" w:sz="0" w:space="0" w:color="auto"/>
        <w:right w:val="none" w:sz="0" w:space="0" w:color="auto"/>
      </w:divBdr>
    </w:div>
    <w:div w:id="779422001">
      <w:bodyDiv w:val="1"/>
      <w:marLeft w:val="0"/>
      <w:marRight w:val="0"/>
      <w:marTop w:val="0"/>
      <w:marBottom w:val="0"/>
      <w:divBdr>
        <w:top w:val="none" w:sz="0" w:space="0" w:color="auto"/>
        <w:left w:val="none" w:sz="0" w:space="0" w:color="auto"/>
        <w:bottom w:val="none" w:sz="0" w:space="0" w:color="auto"/>
        <w:right w:val="none" w:sz="0" w:space="0" w:color="auto"/>
      </w:divBdr>
    </w:div>
    <w:div w:id="782193765">
      <w:bodyDiv w:val="1"/>
      <w:marLeft w:val="0"/>
      <w:marRight w:val="0"/>
      <w:marTop w:val="0"/>
      <w:marBottom w:val="0"/>
      <w:divBdr>
        <w:top w:val="none" w:sz="0" w:space="0" w:color="auto"/>
        <w:left w:val="none" w:sz="0" w:space="0" w:color="auto"/>
        <w:bottom w:val="none" w:sz="0" w:space="0" w:color="auto"/>
        <w:right w:val="none" w:sz="0" w:space="0" w:color="auto"/>
      </w:divBdr>
    </w:div>
    <w:div w:id="783118811">
      <w:bodyDiv w:val="1"/>
      <w:marLeft w:val="0"/>
      <w:marRight w:val="0"/>
      <w:marTop w:val="0"/>
      <w:marBottom w:val="0"/>
      <w:divBdr>
        <w:top w:val="none" w:sz="0" w:space="0" w:color="auto"/>
        <w:left w:val="none" w:sz="0" w:space="0" w:color="auto"/>
        <w:bottom w:val="none" w:sz="0" w:space="0" w:color="auto"/>
        <w:right w:val="none" w:sz="0" w:space="0" w:color="auto"/>
      </w:divBdr>
    </w:div>
    <w:div w:id="788202641">
      <w:bodyDiv w:val="1"/>
      <w:marLeft w:val="0"/>
      <w:marRight w:val="0"/>
      <w:marTop w:val="0"/>
      <w:marBottom w:val="0"/>
      <w:divBdr>
        <w:top w:val="none" w:sz="0" w:space="0" w:color="auto"/>
        <w:left w:val="none" w:sz="0" w:space="0" w:color="auto"/>
        <w:bottom w:val="none" w:sz="0" w:space="0" w:color="auto"/>
        <w:right w:val="none" w:sz="0" w:space="0" w:color="auto"/>
      </w:divBdr>
    </w:div>
    <w:div w:id="788351723">
      <w:bodyDiv w:val="1"/>
      <w:marLeft w:val="0"/>
      <w:marRight w:val="0"/>
      <w:marTop w:val="0"/>
      <w:marBottom w:val="0"/>
      <w:divBdr>
        <w:top w:val="none" w:sz="0" w:space="0" w:color="auto"/>
        <w:left w:val="none" w:sz="0" w:space="0" w:color="auto"/>
        <w:bottom w:val="none" w:sz="0" w:space="0" w:color="auto"/>
        <w:right w:val="none" w:sz="0" w:space="0" w:color="auto"/>
      </w:divBdr>
    </w:div>
    <w:div w:id="788402844">
      <w:bodyDiv w:val="1"/>
      <w:marLeft w:val="0"/>
      <w:marRight w:val="0"/>
      <w:marTop w:val="0"/>
      <w:marBottom w:val="0"/>
      <w:divBdr>
        <w:top w:val="none" w:sz="0" w:space="0" w:color="auto"/>
        <w:left w:val="none" w:sz="0" w:space="0" w:color="auto"/>
        <w:bottom w:val="none" w:sz="0" w:space="0" w:color="auto"/>
        <w:right w:val="none" w:sz="0" w:space="0" w:color="auto"/>
      </w:divBdr>
    </w:div>
    <w:div w:id="790898254">
      <w:bodyDiv w:val="1"/>
      <w:marLeft w:val="0"/>
      <w:marRight w:val="0"/>
      <w:marTop w:val="0"/>
      <w:marBottom w:val="0"/>
      <w:divBdr>
        <w:top w:val="none" w:sz="0" w:space="0" w:color="auto"/>
        <w:left w:val="none" w:sz="0" w:space="0" w:color="auto"/>
        <w:bottom w:val="none" w:sz="0" w:space="0" w:color="auto"/>
        <w:right w:val="none" w:sz="0" w:space="0" w:color="auto"/>
      </w:divBdr>
    </w:div>
    <w:div w:id="791480479">
      <w:bodyDiv w:val="1"/>
      <w:marLeft w:val="0"/>
      <w:marRight w:val="0"/>
      <w:marTop w:val="0"/>
      <w:marBottom w:val="0"/>
      <w:divBdr>
        <w:top w:val="none" w:sz="0" w:space="0" w:color="auto"/>
        <w:left w:val="none" w:sz="0" w:space="0" w:color="auto"/>
        <w:bottom w:val="none" w:sz="0" w:space="0" w:color="auto"/>
        <w:right w:val="none" w:sz="0" w:space="0" w:color="auto"/>
      </w:divBdr>
    </w:div>
    <w:div w:id="791822614">
      <w:bodyDiv w:val="1"/>
      <w:marLeft w:val="0"/>
      <w:marRight w:val="0"/>
      <w:marTop w:val="0"/>
      <w:marBottom w:val="0"/>
      <w:divBdr>
        <w:top w:val="none" w:sz="0" w:space="0" w:color="auto"/>
        <w:left w:val="none" w:sz="0" w:space="0" w:color="auto"/>
        <w:bottom w:val="none" w:sz="0" w:space="0" w:color="auto"/>
        <w:right w:val="none" w:sz="0" w:space="0" w:color="auto"/>
      </w:divBdr>
    </w:div>
    <w:div w:id="796336528">
      <w:bodyDiv w:val="1"/>
      <w:marLeft w:val="0"/>
      <w:marRight w:val="0"/>
      <w:marTop w:val="0"/>
      <w:marBottom w:val="0"/>
      <w:divBdr>
        <w:top w:val="none" w:sz="0" w:space="0" w:color="auto"/>
        <w:left w:val="none" w:sz="0" w:space="0" w:color="auto"/>
        <w:bottom w:val="none" w:sz="0" w:space="0" w:color="auto"/>
        <w:right w:val="none" w:sz="0" w:space="0" w:color="auto"/>
      </w:divBdr>
    </w:div>
    <w:div w:id="797114955">
      <w:bodyDiv w:val="1"/>
      <w:marLeft w:val="0"/>
      <w:marRight w:val="0"/>
      <w:marTop w:val="0"/>
      <w:marBottom w:val="0"/>
      <w:divBdr>
        <w:top w:val="none" w:sz="0" w:space="0" w:color="auto"/>
        <w:left w:val="none" w:sz="0" w:space="0" w:color="auto"/>
        <w:bottom w:val="none" w:sz="0" w:space="0" w:color="auto"/>
        <w:right w:val="none" w:sz="0" w:space="0" w:color="auto"/>
      </w:divBdr>
    </w:div>
    <w:div w:id="798261210">
      <w:bodyDiv w:val="1"/>
      <w:marLeft w:val="0"/>
      <w:marRight w:val="0"/>
      <w:marTop w:val="0"/>
      <w:marBottom w:val="0"/>
      <w:divBdr>
        <w:top w:val="none" w:sz="0" w:space="0" w:color="auto"/>
        <w:left w:val="none" w:sz="0" w:space="0" w:color="auto"/>
        <w:bottom w:val="none" w:sz="0" w:space="0" w:color="auto"/>
        <w:right w:val="none" w:sz="0" w:space="0" w:color="auto"/>
      </w:divBdr>
    </w:div>
    <w:div w:id="799153972">
      <w:bodyDiv w:val="1"/>
      <w:marLeft w:val="0"/>
      <w:marRight w:val="0"/>
      <w:marTop w:val="0"/>
      <w:marBottom w:val="0"/>
      <w:divBdr>
        <w:top w:val="none" w:sz="0" w:space="0" w:color="auto"/>
        <w:left w:val="none" w:sz="0" w:space="0" w:color="auto"/>
        <w:bottom w:val="none" w:sz="0" w:space="0" w:color="auto"/>
        <w:right w:val="none" w:sz="0" w:space="0" w:color="auto"/>
      </w:divBdr>
    </w:div>
    <w:div w:id="799566329">
      <w:bodyDiv w:val="1"/>
      <w:marLeft w:val="0"/>
      <w:marRight w:val="0"/>
      <w:marTop w:val="0"/>
      <w:marBottom w:val="0"/>
      <w:divBdr>
        <w:top w:val="none" w:sz="0" w:space="0" w:color="auto"/>
        <w:left w:val="none" w:sz="0" w:space="0" w:color="auto"/>
        <w:bottom w:val="none" w:sz="0" w:space="0" w:color="auto"/>
        <w:right w:val="none" w:sz="0" w:space="0" w:color="auto"/>
      </w:divBdr>
    </w:div>
    <w:div w:id="802699198">
      <w:bodyDiv w:val="1"/>
      <w:marLeft w:val="0"/>
      <w:marRight w:val="0"/>
      <w:marTop w:val="0"/>
      <w:marBottom w:val="0"/>
      <w:divBdr>
        <w:top w:val="none" w:sz="0" w:space="0" w:color="auto"/>
        <w:left w:val="none" w:sz="0" w:space="0" w:color="auto"/>
        <w:bottom w:val="none" w:sz="0" w:space="0" w:color="auto"/>
        <w:right w:val="none" w:sz="0" w:space="0" w:color="auto"/>
      </w:divBdr>
    </w:div>
    <w:div w:id="808286253">
      <w:bodyDiv w:val="1"/>
      <w:marLeft w:val="0"/>
      <w:marRight w:val="0"/>
      <w:marTop w:val="0"/>
      <w:marBottom w:val="0"/>
      <w:divBdr>
        <w:top w:val="none" w:sz="0" w:space="0" w:color="auto"/>
        <w:left w:val="none" w:sz="0" w:space="0" w:color="auto"/>
        <w:bottom w:val="none" w:sz="0" w:space="0" w:color="auto"/>
        <w:right w:val="none" w:sz="0" w:space="0" w:color="auto"/>
      </w:divBdr>
    </w:div>
    <w:div w:id="810057424">
      <w:bodyDiv w:val="1"/>
      <w:marLeft w:val="0"/>
      <w:marRight w:val="0"/>
      <w:marTop w:val="0"/>
      <w:marBottom w:val="0"/>
      <w:divBdr>
        <w:top w:val="none" w:sz="0" w:space="0" w:color="auto"/>
        <w:left w:val="none" w:sz="0" w:space="0" w:color="auto"/>
        <w:bottom w:val="none" w:sz="0" w:space="0" w:color="auto"/>
        <w:right w:val="none" w:sz="0" w:space="0" w:color="auto"/>
      </w:divBdr>
    </w:div>
    <w:div w:id="810556369">
      <w:bodyDiv w:val="1"/>
      <w:marLeft w:val="0"/>
      <w:marRight w:val="0"/>
      <w:marTop w:val="0"/>
      <w:marBottom w:val="0"/>
      <w:divBdr>
        <w:top w:val="none" w:sz="0" w:space="0" w:color="auto"/>
        <w:left w:val="none" w:sz="0" w:space="0" w:color="auto"/>
        <w:bottom w:val="none" w:sz="0" w:space="0" w:color="auto"/>
        <w:right w:val="none" w:sz="0" w:space="0" w:color="auto"/>
      </w:divBdr>
    </w:div>
    <w:div w:id="812600539">
      <w:bodyDiv w:val="1"/>
      <w:marLeft w:val="0"/>
      <w:marRight w:val="0"/>
      <w:marTop w:val="0"/>
      <w:marBottom w:val="0"/>
      <w:divBdr>
        <w:top w:val="none" w:sz="0" w:space="0" w:color="auto"/>
        <w:left w:val="none" w:sz="0" w:space="0" w:color="auto"/>
        <w:bottom w:val="none" w:sz="0" w:space="0" w:color="auto"/>
        <w:right w:val="none" w:sz="0" w:space="0" w:color="auto"/>
      </w:divBdr>
    </w:div>
    <w:div w:id="813137842">
      <w:bodyDiv w:val="1"/>
      <w:marLeft w:val="0"/>
      <w:marRight w:val="0"/>
      <w:marTop w:val="0"/>
      <w:marBottom w:val="0"/>
      <w:divBdr>
        <w:top w:val="none" w:sz="0" w:space="0" w:color="auto"/>
        <w:left w:val="none" w:sz="0" w:space="0" w:color="auto"/>
        <w:bottom w:val="none" w:sz="0" w:space="0" w:color="auto"/>
        <w:right w:val="none" w:sz="0" w:space="0" w:color="auto"/>
      </w:divBdr>
    </w:div>
    <w:div w:id="813334027">
      <w:bodyDiv w:val="1"/>
      <w:marLeft w:val="0"/>
      <w:marRight w:val="0"/>
      <w:marTop w:val="0"/>
      <w:marBottom w:val="0"/>
      <w:divBdr>
        <w:top w:val="none" w:sz="0" w:space="0" w:color="auto"/>
        <w:left w:val="none" w:sz="0" w:space="0" w:color="auto"/>
        <w:bottom w:val="none" w:sz="0" w:space="0" w:color="auto"/>
        <w:right w:val="none" w:sz="0" w:space="0" w:color="auto"/>
      </w:divBdr>
    </w:div>
    <w:div w:id="815534227">
      <w:bodyDiv w:val="1"/>
      <w:marLeft w:val="0"/>
      <w:marRight w:val="0"/>
      <w:marTop w:val="0"/>
      <w:marBottom w:val="0"/>
      <w:divBdr>
        <w:top w:val="none" w:sz="0" w:space="0" w:color="auto"/>
        <w:left w:val="none" w:sz="0" w:space="0" w:color="auto"/>
        <w:bottom w:val="none" w:sz="0" w:space="0" w:color="auto"/>
        <w:right w:val="none" w:sz="0" w:space="0" w:color="auto"/>
      </w:divBdr>
    </w:div>
    <w:div w:id="816336888">
      <w:bodyDiv w:val="1"/>
      <w:marLeft w:val="0"/>
      <w:marRight w:val="0"/>
      <w:marTop w:val="0"/>
      <w:marBottom w:val="0"/>
      <w:divBdr>
        <w:top w:val="none" w:sz="0" w:space="0" w:color="auto"/>
        <w:left w:val="none" w:sz="0" w:space="0" w:color="auto"/>
        <w:bottom w:val="none" w:sz="0" w:space="0" w:color="auto"/>
        <w:right w:val="none" w:sz="0" w:space="0" w:color="auto"/>
      </w:divBdr>
    </w:div>
    <w:div w:id="819928771">
      <w:bodyDiv w:val="1"/>
      <w:marLeft w:val="0"/>
      <w:marRight w:val="0"/>
      <w:marTop w:val="0"/>
      <w:marBottom w:val="0"/>
      <w:divBdr>
        <w:top w:val="none" w:sz="0" w:space="0" w:color="auto"/>
        <w:left w:val="none" w:sz="0" w:space="0" w:color="auto"/>
        <w:bottom w:val="none" w:sz="0" w:space="0" w:color="auto"/>
        <w:right w:val="none" w:sz="0" w:space="0" w:color="auto"/>
      </w:divBdr>
    </w:div>
    <w:div w:id="820073185">
      <w:bodyDiv w:val="1"/>
      <w:marLeft w:val="0"/>
      <w:marRight w:val="0"/>
      <w:marTop w:val="0"/>
      <w:marBottom w:val="0"/>
      <w:divBdr>
        <w:top w:val="none" w:sz="0" w:space="0" w:color="auto"/>
        <w:left w:val="none" w:sz="0" w:space="0" w:color="auto"/>
        <w:bottom w:val="none" w:sz="0" w:space="0" w:color="auto"/>
        <w:right w:val="none" w:sz="0" w:space="0" w:color="auto"/>
      </w:divBdr>
    </w:div>
    <w:div w:id="820464677">
      <w:bodyDiv w:val="1"/>
      <w:marLeft w:val="0"/>
      <w:marRight w:val="0"/>
      <w:marTop w:val="0"/>
      <w:marBottom w:val="0"/>
      <w:divBdr>
        <w:top w:val="none" w:sz="0" w:space="0" w:color="auto"/>
        <w:left w:val="none" w:sz="0" w:space="0" w:color="auto"/>
        <w:bottom w:val="none" w:sz="0" w:space="0" w:color="auto"/>
        <w:right w:val="none" w:sz="0" w:space="0" w:color="auto"/>
      </w:divBdr>
    </w:div>
    <w:div w:id="821238406">
      <w:bodyDiv w:val="1"/>
      <w:marLeft w:val="0"/>
      <w:marRight w:val="0"/>
      <w:marTop w:val="0"/>
      <w:marBottom w:val="0"/>
      <w:divBdr>
        <w:top w:val="none" w:sz="0" w:space="0" w:color="auto"/>
        <w:left w:val="none" w:sz="0" w:space="0" w:color="auto"/>
        <w:bottom w:val="none" w:sz="0" w:space="0" w:color="auto"/>
        <w:right w:val="none" w:sz="0" w:space="0" w:color="auto"/>
      </w:divBdr>
    </w:div>
    <w:div w:id="825979810">
      <w:bodyDiv w:val="1"/>
      <w:marLeft w:val="0"/>
      <w:marRight w:val="0"/>
      <w:marTop w:val="0"/>
      <w:marBottom w:val="0"/>
      <w:divBdr>
        <w:top w:val="none" w:sz="0" w:space="0" w:color="auto"/>
        <w:left w:val="none" w:sz="0" w:space="0" w:color="auto"/>
        <w:bottom w:val="none" w:sz="0" w:space="0" w:color="auto"/>
        <w:right w:val="none" w:sz="0" w:space="0" w:color="auto"/>
      </w:divBdr>
    </w:div>
    <w:div w:id="827206456">
      <w:bodyDiv w:val="1"/>
      <w:marLeft w:val="0"/>
      <w:marRight w:val="0"/>
      <w:marTop w:val="0"/>
      <w:marBottom w:val="0"/>
      <w:divBdr>
        <w:top w:val="none" w:sz="0" w:space="0" w:color="auto"/>
        <w:left w:val="none" w:sz="0" w:space="0" w:color="auto"/>
        <w:bottom w:val="none" w:sz="0" w:space="0" w:color="auto"/>
        <w:right w:val="none" w:sz="0" w:space="0" w:color="auto"/>
      </w:divBdr>
    </w:div>
    <w:div w:id="827599625">
      <w:bodyDiv w:val="1"/>
      <w:marLeft w:val="0"/>
      <w:marRight w:val="0"/>
      <w:marTop w:val="0"/>
      <w:marBottom w:val="0"/>
      <w:divBdr>
        <w:top w:val="none" w:sz="0" w:space="0" w:color="auto"/>
        <w:left w:val="none" w:sz="0" w:space="0" w:color="auto"/>
        <w:bottom w:val="none" w:sz="0" w:space="0" w:color="auto"/>
        <w:right w:val="none" w:sz="0" w:space="0" w:color="auto"/>
      </w:divBdr>
    </w:div>
    <w:div w:id="827673229">
      <w:bodyDiv w:val="1"/>
      <w:marLeft w:val="0"/>
      <w:marRight w:val="0"/>
      <w:marTop w:val="0"/>
      <w:marBottom w:val="0"/>
      <w:divBdr>
        <w:top w:val="none" w:sz="0" w:space="0" w:color="auto"/>
        <w:left w:val="none" w:sz="0" w:space="0" w:color="auto"/>
        <w:bottom w:val="none" w:sz="0" w:space="0" w:color="auto"/>
        <w:right w:val="none" w:sz="0" w:space="0" w:color="auto"/>
      </w:divBdr>
    </w:div>
    <w:div w:id="828326608">
      <w:bodyDiv w:val="1"/>
      <w:marLeft w:val="0"/>
      <w:marRight w:val="0"/>
      <w:marTop w:val="0"/>
      <w:marBottom w:val="0"/>
      <w:divBdr>
        <w:top w:val="none" w:sz="0" w:space="0" w:color="auto"/>
        <w:left w:val="none" w:sz="0" w:space="0" w:color="auto"/>
        <w:bottom w:val="none" w:sz="0" w:space="0" w:color="auto"/>
        <w:right w:val="none" w:sz="0" w:space="0" w:color="auto"/>
      </w:divBdr>
    </w:div>
    <w:div w:id="828982451">
      <w:bodyDiv w:val="1"/>
      <w:marLeft w:val="0"/>
      <w:marRight w:val="0"/>
      <w:marTop w:val="0"/>
      <w:marBottom w:val="0"/>
      <w:divBdr>
        <w:top w:val="none" w:sz="0" w:space="0" w:color="auto"/>
        <w:left w:val="none" w:sz="0" w:space="0" w:color="auto"/>
        <w:bottom w:val="none" w:sz="0" w:space="0" w:color="auto"/>
        <w:right w:val="none" w:sz="0" w:space="0" w:color="auto"/>
      </w:divBdr>
    </w:div>
    <w:div w:id="829099642">
      <w:bodyDiv w:val="1"/>
      <w:marLeft w:val="0"/>
      <w:marRight w:val="0"/>
      <w:marTop w:val="0"/>
      <w:marBottom w:val="0"/>
      <w:divBdr>
        <w:top w:val="none" w:sz="0" w:space="0" w:color="auto"/>
        <w:left w:val="none" w:sz="0" w:space="0" w:color="auto"/>
        <w:bottom w:val="none" w:sz="0" w:space="0" w:color="auto"/>
        <w:right w:val="none" w:sz="0" w:space="0" w:color="auto"/>
      </w:divBdr>
    </w:div>
    <w:div w:id="829292831">
      <w:bodyDiv w:val="1"/>
      <w:marLeft w:val="0"/>
      <w:marRight w:val="0"/>
      <w:marTop w:val="0"/>
      <w:marBottom w:val="0"/>
      <w:divBdr>
        <w:top w:val="none" w:sz="0" w:space="0" w:color="auto"/>
        <w:left w:val="none" w:sz="0" w:space="0" w:color="auto"/>
        <w:bottom w:val="none" w:sz="0" w:space="0" w:color="auto"/>
        <w:right w:val="none" w:sz="0" w:space="0" w:color="auto"/>
      </w:divBdr>
    </w:div>
    <w:div w:id="832452370">
      <w:bodyDiv w:val="1"/>
      <w:marLeft w:val="0"/>
      <w:marRight w:val="0"/>
      <w:marTop w:val="0"/>
      <w:marBottom w:val="0"/>
      <w:divBdr>
        <w:top w:val="none" w:sz="0" w:space="0" w:color="auto"/>
        <w:left w:val="none" w:sz="0" w:space="0" w:color="auto"/>
        <w:bottom w:val="none" w:sz="0" w:space="0" w:color="auto"/>
        <w:right w:val="none" w:sz="0" w:space="0" w:color="auto"/>
      </w:divBdr>
    </w:div>
    <w:div w:id="832990089">
      <w:bodyDiv w:val="1"/>
      <w:marLeft w:val="0"/>
      <w:marRight w:val="0"/>
      <w:marTop w:val="0"/>
      <w:marBottom w:val="0"/>
      <w:divBdr>
        <w:top w:val="none" w:sz="0" w:space="0" w:color="auto"/>
        <w:left w:val="none" w:sz="0" w:space="0" w:color="auto"/>
        <w:bottom w:val="none" w:sz="0" w:space="0" w:color="auto"/>
        <w:right w:val="none" w:sz="0" w:space="0" w:color="auto"/>
      </w:divBdr>
    </w:div>
    <w:div w:id="835001038">
      <w:bodyDiv w:val="1"/>
      <w:marLeft w:val="0"/>
      <w:marRight w:val="0"/>
      <w:marTop w:val="0"/>
      <w:marBottom w:val="0"/>
      <w:divBdr>
        <w:top w:val="none" w:sz="0" w:space="0" w:color="auto"/>
        <w:left w:val="none" w:sz="0" w:space="0" w:color="auto"/>
        <w:bottom w:val="none" w:sz="0" w:space="0" w:color="auto"/>
        <w:right w:val="none" w:sz="0" w:space="0" w:color="auto"/>
      </w:divBdr>
    </w:div>
    <w:div w:id="835070379">
      <w:bodyDiv w:val="1"/>
      <w:marLeft w:val="0"/>
      <w:marRight w:val="0"/>
      <w:marTop w:val="0"/>
      <w:marBottom w:val="0"/>
      <w:divBdr>
        <w:top w:val="none" w:sz="0" w:space="0" w:color="auto"/>
        <w:left w:val="none" w:sz="0" w:space="0" w:color="auto"/>
        <w:bottom w:val="none" w:sz="0" w:space="0" w:color="auto"/>
        <w:right w:val="none" w:sz="0" w:space="0" w:color="auto"/>
      </w:divBdr>
    </w:div>
    <w:div w:id="842668989">
      <w:bodyDiv w:val="1"/>
      <w:marLeft w:val="0"/>
      <w:marRight w:val="0"/>
      <w:marTop w:val="0"/>
      <w:marBottom w:val="0"/>
      <w:divBdr>
        <w:top w:val="none" w:sz="0" w:space="0" w:color="auto"/>
        <w:left w:val="none" w:sz="0" w:space="0" w:color="auto"/>
        <w:bottom w:val="none" w:sz="0" w:space="0" w:color="auto"/>
        <w:right w:val="none" w:sz="0" w:space="0" w:color="auto"/>
      </w:divBdr>
    </w:div>
    <w:div w:id="843663074">
      <w:bodyDiv w:val="1"/>
      <w:marLeft w:val="0"/>
      <w:marRight w:val="0"/>
      <w:marTop w:val="0"/>
      <w:marBottom w:val="0"/>
      <w:divBdr>
        <w:top w:val="none" w:sz="0" w:space="0" w:color="auto"/>
        <w:left w:val="none" w:sz="0" w:space="0" w:color="auto"/>
        <w:bottom w:val="none" w:sz="0" w:space="0" w:color="auto"/>
        <w:right w:val="none" w:sz="0" w:space="0" w:color="auto"/>
      </w:divBdr>
    </w:div>
    <w:div w:id="844172196">
      <w:bodyDiv w:val="1"/>
      <w:marLeft w:val="0"/>
      <w:marRight w:val="0"/>
      <w:marTop w:val="0"/>
      <w:marBottom w:val="0"/>
      <w:divBdr>
        <w:top w:val="none" w:sz="0" w:space="0" w:color="auto"/>
        <w:left w:val="none" w:sz="0" w:space="0" w:color="auto"/>
        <w:bottom w:val="none" w:sz="0" w:space="0" w:color="auto"/>
        <w:right w:val="none" w:sz="0" w:space="0" w:color="auto"/>
      </w:divBdr>
    </w:div>
    <w:div w:id="844518335">
      <w:bodyDiv w:val="1"/>
      <w:marLeft w:val="0"/>
      <w:marRight w:val="0"/>
      <w:marTop w:val="0"/>
      <w:marBottom w:val="0"/>
      <w:divBdr>
        <w:top w:val="none" w:sz="0" w:space="0" w:color="auto"/>
        <w:left w:val="none" w:sz="0" w:space="0" w:color="auto"/>
        <w:bottom w:val="none" w:sz="0" w:space="0" w:color="auto"/>
        <w:right w:val="none" w:sz="0" w:space="0" w:color="auto"/>
      </w:divBdr>
    </w:div>
    <w:div w:id="846022144">
      <w:bodyDiv w:val="1"/>
      <w:marLeft w:val="0"/>
      <w:marRight w:val="0"/>
      <w:marTop w:val="0"/>
      <w:marBottom w:val="0"/>
      <w:divBdr>
        <w:top w:val="none" w:sz="0" w:space="0" w:color="auto"/>
        <w:left w:val="none" w:sz="0" w:space="0" w:color="auto"/>
        <w:bottom w:val="none" w:sz="0" w:space="0" w:color="auto"/>
        <w:right w:val="none" w:sz="0" w:space="0" w:color="auto"/>
      </w:divBdr>
    </w:div>
    <w:div w:id="848058817">
      <w:bodyDiv w:val="1"/>
      <w:marLeft w:val="0"/>
      <w:marRight w:val="0"/>
      <w:marTop w:val="0"/>
      <w:marBottom w:val="0"/>
      <w:divBdr>
        <w:top w:val="none" w:sz="0" w:space="0" w:color="auto"/>
        <w:left w:val="none" w:sz="0" w:space="0" w:color="auto"/>
        <w:bottom w:val="none" w:sz="0" w:space="0" w:color="auto"/>
        <w:right w:val="none" w:sz="0" w:space="0" w:color="auto"/>
      </w:divBdr>
    </w:div>
    <w:div w:id="848325995">
      <w:bodyDiv w:val="1"/>
      <w:marLeft w:val="0"/>
      <w:marRight w:val="0"/>
      <w:marTop w:val="0"/>
      <w:marBottom w:val="0"/>
      <w:divBdr>
        <w:top w:val="none" w:sz="0" w:space="0" w:color="auto"/>
        <w:left w:val="none" w:sz="0" w:space="0" w:color="auto"/>
        <w:bottom w:val="none" w:sz="0" w:space="0" w:color="auto"/>
        <w:right w:val="none" w:sz="0" w:space="0" w:color="auto"/>
      </w:divBdr>
    </w:div>
    <w:div w:id="850947740">
      <w:bodyDiv w:val="1"/>
      <w:marLeft w:val="0"/>
      <w:marRight w:val="0"/>
      <w:marTop w:val="0"/>
      <w:marBottom w:val="0"/>
      <w:divBdr>
        <w:top w:val="none" w:sz="0" w:space="0" w:color="auto"/>
        <w:left w:val="none" w:sz="0" w:space="0" w:color="auto"/>
        <w:bottom w:val="none" w:sz="0" w:space="0" w:color="auto"/>
        <w:right w:val="none" w:sz="0" w:space="0" w:color="auto"/>
      </w:divBdr>
    </w:div>
    <w:div w:id="852719565">
      <w:bodyDiv w:val="1"/>
      <w:marLeft w:val="0"/>
      <w:marRight w:val="0"/>
      <w:marTop w:val="0"/>
      <w:marBottom w:val="0"/>
      <w:divBdr>
        <w:top w:val="none" w:sz="0" w:space="0" w:color="auto"/>
        <w:left w:val="none" w:sz="0" w:space="0" w:color="auto"/>
        <w:bottom w:val="none" w:sz="0" w:space="0" w:color="auto"/>
        <w:right w:val="none" w:sz="0" w:space="0" w:color="auto"/>
      </w:divBdr>
    </w:div>
    <w:div w:id="854418920">
      <w:bodyDiv w:val="1"/>
      <w:marLeft w:val="0"/>
      <w:marRight w:val="0"/>
      <w:marTop w:val="0"/>
      <w:marBottom w:val="0"/>
      <w:divBdr>
        <w:top w:val="none" w:sz="0" w:space="0" w:color="auto"/>
        <w:left w:val="none" w:sz="0" w:space="0" w:color="auto"/>
        <w:bottom w:val="none" w:sz="0" w:space="0" w:color="auto"/>
        <w:right w:val="none" w:sz="0" w:space="0" w:color="auto"/>
      </w:divBdr>
    </w:div>
    <w:div w:id="854463474">
      <w:bodyDiv w:val="1"/>
      <w:marLeft w:val="0"/>
      <w:marRight w:val="0"/>
      <w:marTop w:val="0"/>
      <w:marBottom w:val="0"/>
      <w:divBdr>
        <w:top w:val="none" w:sz="0" w:space="0" w:color="auto"/>
        <w:left w:val="none" w:sz="0" w:space="0" w:color="auto"/>
        <w:bottom w:val="none" w:sz="0" w:space="0" w:color="auto"/>
        <w:right w:val="none" w:sz="0" w:space="0" w:color="auto"/>
      </w:divBdr>
    </w:div>
    <w:div w:id="855312587">
      <w:bodyDiv w:val="1"/>
      <w:marLeft w:val="0"/>
      <w:marRight w:val="0"/>
      <w:marTop w:val="0"/>
      <w:marBottom w:val="0"/>
      <w:divBdr>
        <w:top w:val="none" w:sz="0" w:space="0" w:color="auto"/>
        <w:left w:val="none" w:sz="0" w:space="0" w:color="auto"/>
        <w:bottom w:val="none" w:sz="0" w:space="0" w:color="auto"/>
        <w:right w:val="none" w:sz="0" w:space="0" w:color="auto"/>
      </w:divBdr>
    </w:div>
    <w:div w:id="856311462">
      <w:bodyDiv w:val="1"/>
      <w:marLeft w:val="0"/>
      <w:marRight w:val="0"/>
      <w:marTop w:val="0"/>
      <w:marBottom w:val="0"/>
      <w:divBdr>
        <w:top w:val="none" w:sz="0" w:space="0" w:color="auto"/>
        <w:left w:val="none" w:sz="0" w:space="0" w:color="auto"/>
        <w:bottom w:val="none" w:sz="0" w:space="0" w:color="auto"/>
        <w:right w:val="none" w:sz="0" w:space="0" w:color="auto"/>
      </w:divBdr>
    </w:div>
    <w:div w:id="857281376">
      <w:bodyDiv w:val="1"/>
      <w:marLeft w:val="0"/>
      <w:marRight w:val="0"/>
      <w:marTop w:val="0"/>
      <w:marBottom w:val="0"/>
      <w:divBdr>
        <w:top w:val="none" w:sz="0" w:space="0" w:color="auto"/>
        <w:left w:val="none" w:sz="0" w:space="0" w:color="auto"/>
        <w:bottom w:val="none" w:sz="0" w:space="0" w:color="auto"/>
        <w:right w:val="none" w:sz="0" w:space="0" w:color="auto"/>
      </w:divBdr>
    </w:div>
    <w:div w:id="859396166">
      <w:bodyDiv w:val="1"/>
      <w:marLeft w:val="0"/>
      <w:marRight w:val="0"/>
      <w:marTop w:val="0"/>
      <w:marBottom w:val="0"/>
      <w:divBdr>
        <w:top w:val="none" w:sz="0" w:space="0" w:color="auto"/>
        <w:left w:val="none" w:sz="0" w:space="0" w:color="auto"/>
        <w:bottom w:val="none" w:sz="0" w:space="0" w:color="auto"/>
        <w:right w:val="none" w:sz="0" w:space="0" w:color="auto"/>
      </w:divBdr>
      <w:divsChild>
        <w:div w:id="348221029">
          <w:marLeft w:val="0"/>
          <w:marRight w:val="0"/>
          <w:marTop w:val="0"/>
          <w:marBottom w:val="0"/>
          <w:divBdr>
            <w:top w:val="none" w:sz="0" w:space="0" w:color="auto"/>
            <w:left w:val="none" w:sz="0" w:space="0" w:color="auto"/>
            <w:bottom w:val="none" w:sz="0" w:space="0" w:color="auto"/>
            <w:right w:val="none" w:sz="0" w:space="0" w:color="auto"/>
          </w:divBdr>
        </w:div>
      </w:divsChild>
    </w:div>
    <w:div w:id="859661379">
      <w:bodyDiv w:val="1"/>
      <w:marLeft w:val="0"/>
      <w:marRight w:val="0"/>
      <w:marTop w:val="0"/>
      <w:marBottom w:val="0"/>
      <w:divBdr>
        <w:top w:val="none" w:sz="0" w:space="0" w:color="auto"/>
        <w:left w:val="none" w:sz="0" w:space="0" w:color="auto"/>
        <w:bottom w:val="none" w:sz="0" w:space="0" w:color="auto"/>
        <w:right w:val="none" w:sz="0" w:space="0" w:color="auto"/>
      </w:divBdr>
    </w:div>
    <w:div w:id="860630101">
      <w:bodyDiv w:val="1"/>
      <w:marLeft w:val="0"/>
      <w:marRight w:val="0"/>
      <w:marTop w:val="0"/>
      <w:marBottom w:val="0"/>
      <w:divBdr>
        <w:top w:val="none" w:sz="0" w:space="0" w:color="auto"/>
        <w:left w:val="none" w:sz="0" w:space="0" w:color="auto"/>
        <w:bottom w:val="none" w:sz="0" w:space="0" w:color="auto"/>
        <w:right w:val="none" w:sz="0" w:space="0" w:color="auto"/>
      </w:divBdr>
    </w:div>
    <w:div w:id="861019792">
      <w:bodyDiv w:val="1"/>
      <w:marLeft w:val="0"/>
      <w:marRight w:val="0"/>
      <w:marTop w:val="0"/>
      <w:marBottom w:val="0"/>
      <w:divBdr>
        <w:top w:val="none" w:sz="0" w:space="0" w:color="auto"/>
        <w:left w:val="none" w:sz="0" w:space="0" w:color="auto"/>
        <w:bottom w:val="none" w:sz="0" w:space="0" w:color="auto"/>
        <w:right w:val="none" w:sz="0" w:space="0" w:color="auto"/>
      </w:divBdr>
    </w:div>
    <w:div w:id="861288311">
      <w:bodyDiv w:val="1"/>
      <w:marLeft w:val="0"/>
      <w:marRight w:val="0"/>
      <w:marTop w:val="0"/>
      <w:marBottom w:val="0"/>
      <w:divBdr>
        <w:top w:val="none" w:sz="0" w:space="0" w:color="auto"/>
        <w:left w:val="none" w:sz="0" w:space="0" w:color="auto"/>
        <w:bottom w:val="none" w:sz="0" w:space="0" w:color="auto"/>
        <w:right w:val="none" w:sz="0" w:space="0" w:color="auto"/>
      </w:divBdr>
    </w:div>
    <w:div w:id="865142739">
      <w:bodyDiv w:val="1"/>
      <w:marLeft w:val="0"/>
      <w:marRight w:val="0"/>
      <w:marTop w:val="0"/>
      <w:marBottom w:val="0"/>
      <w:divBdr>
        <w:top w:val="none" w:sz="0" w:space="0" w:color="auto"/>
        <w:left w:val="none" w:sz="0" w:space="0" w:color="auto"/>
        <w:bottom w:val="none" w:sz="0" w:space="0" w:color="auto"/>
        <w:right w:val="none" w:sz="0" w:space="0" w:color="auto"/>
      </w:divBdr>
    </w:div>
    <w:div w:id="866021768">
      <w:bodyDiv w:val="1"/>
      <w:marLeft w:val="0"/>
      <w:marRight w:val="0"/>
      <w:marTop w:val="0"/>
      <w:marBottom w:val="0"/>
      <w:divBdr>
        <w:top w:val="none" w:sz="0" w:space="0" w:color="auto"/>
        <w:left w:val="none" w:sz="0" w:space="0" w:color="auto"/>
        <w:bottom w:val="none" w:sz="0" w:space="0" w:color="auto"/>
        <w:right w:val="none" w:sz="0" w:space="0" w:color="auto"/>
      </w:divBdr>
    </w:div>
    <w:div w:id="867329164">
      <w:bodyDiv w:val="1"/>
      <w:marLeft w:val="0"/>
      <w:marRight w:val="0"/>
      <w:marTop w:val="0"/>
      <w:marBottom w:val="0"/>
      <w:divBdr>
        <w:top w:val="none" w:sz="0" w:space="0" w:color="auto"/>
        <w:left w:val="none" w:sz="0" w:space="0" w:color="auto"/>
        <w:bottom w:val="none" w:sz="0" w:space="0" w:color="auto"/>
        <w:right w:val="none" w:sz="0" w:space="0" w:color="auto"/>
      </w:divBdr>
    </w:div>
    <w:div w:id="871503009">
      <w:bodyDiv w:val="1"/>
      <w:marLeft w:val="0"/>
      <w:marRight w:val="0"/>
      <w:marTop w:val="0"/>
      <w:marBottom w:val="0"/>
      <w:divBdr>
        <w:top w:val="none" w:sz="0" w:space="0" w:color="auto"/>
        <w:left w:val="none" w:sz="0" w:space="0" w:color="auto"/>
        <w:bottom w:val="none" w:sz="0" w:space="0" w:color="auto"/>
        <w:right w:val="none" w:sz="0" w:space="0" w:color="auto"/>
      </w:divBdr>
    </w:div>
    <w:div w:id="872497978">
      <w:bodyDiv w:val="1"/>
      <w:marLeft w:val="0"/>
      <w:marRight w:val="0"/>
      <w:marTop w:val="0"/>
      <w:marBottom w:val="0"/>
      <w:divBdr>
        <w:top w:val="none" w:sz="0" w:space="0" w:color="auto"/>
        <w:left w:val="none" w:sz="0" w:space="0" w:color="auto"/>
        <w:bottom w:val="none" w:sz="0" w:space="0" w:color="auto"/>
        <w:right w:val="none" w:sz="0" w:space="0" w:color="auto"/>
      </w:divBdr>
    </w:div>
    <w:div w:id="877396145">
      <w:bodyDiv w:val="1"/>
      <w:marLeft w:val="0"/>
      <w:marRight w:val="0"/>
      <w:marTop w:val="0"/>
      <w:marBottom w:val="0"/>
      <w:divBdr>
        <w:top w:val="none" w:sz="0" w:space="0" w:color="auto"/>
        <w:left w:val="none" w:sz="0" w:space="0" w:color="auto"/>
        <w:bottom w:val="none" w:sz="0" w:space="0" w:color="auto"/>
        <w:right w:val="none" w:sz="0" w:space="0" w:color="auto"/>
      </w:divBdr>
    </w:div>
    <w:div w:id="879636373">
      <w:bodyDiv w:val="1"/>
      <w:marLeft w:val="0"/>
      <w:marRight w:val="0"/>
      <w:marTop w:val="0"/>
      <w:marBottom w:val="0"/>
      <w:divBdr>
        <w:top w:val="none" w:sz="0" w:space="0" w:color="auto"/>
        <w:left w:val="none" w:sz="0" w:space="0" w:color="auto"/>
        <w:bottom w:val="none" w:sz="0" w:space="0" w:color="auto"/>
        <w:right w:val="none" w:sz="0" w:space="0" w:color="auto"/>
      </w:divBdr>
    </w:div>
    <w:div w:id="881095587">
      <w:bodyDiv w:val="1"/>
      <w:marLeft w:val="0"/>
      <w:marRight w:val="0"/>
      <w:marTop w:val="0"/>
      <w:marBottom w:val="0"/>
      <w:divBdr>
        <w:top w:val="none" w:sz="0" w:space="0" w:color="auto"/>
        <w:left w:val="none" w:sz="0" w:space="0" w:color="auto"/>
        <w:bottom w:val="none" w:sz="0" w:space="0" w:color="auto"/>
        <w:right w:val="none" w:sz="0" w:space="0" w:color="auto"/>
      </w:divBdr>
    </w:div>
    <w:div w:id="881208809">
      <w:bodyDiv w:val="1"/>
      <w:marLeft w:val="0"/>
      <w:marRight w:val="0"/>
      <w:marTop w:val="0"/>
      <w:marBottom w:val="0"/>
      <w:divBdr>
        <w:top w:val="none" w:sz="0" w:space="0" w:color="auto"/>
        <w:left w:val="none" w:sz="0" w:space="0" w:color="auto"/>
        <w:bottom w:val="none" w:sz="0" w:space="0" w:color="auto"/>
        <w:right w:val="none" w:sz="0" w:space="0" w:color="auto"/>
      </w:divBdr>
    </w:div>
    <w:div w:id="883522681">
      <w:bodyDiv w:val="1"/>
      <w:marLeft w:val="0"/>
      <w:marRight w:val="0"/>
      <w:marTop w:val="0"/>
      <w:marBottom w:val="0"/>
      <w:divBdr>
        <w:top w:val="none" w:sz="0" w:space="0" w:color="auto"/>
        <w:left w:val="none" w:sz="0" w:space="0" w:color="auto"/>
        <w:bottom w:val="none" w:sz="0" w:space="0" w:color="auto"/>
        <w:right w:val="none" w:sz="0" w:space="0" w:color="auto"/>
      </w:divBdr>
    </w:div>
    <w:div w:id="884801975">
      <w:bodyDiv w:val="1"/>
      <w:marLeft w:val="0"/>
      <w:marRight w:val="0"/>
      <w:marTop w:val="0"/>
      <w:marBottom w:val="0"/>
      <w:divBdr>
        <w:top w:val="none" w:sz="0" w:space="0" w:color="auto"/>
        <w:left w:val="none" w:sz="0" w:space="0" w:color="auto"/>
        <w:bottom w:val="none" w:sz="0" w:space="0" w:color="auto"/>
        <w:right w:val="none" w:sz="0" w:space="0" w:color="auto"/>
      </w:divBdr>
    </w:div>
    <w:div w:id="885063876">
      <w:bodyDiv w:val="1"/>
      <w:marLeft w:val="0"/>
      <w:marRight w:val="0"/>
      <w:marTop w:val="0"/>
      <w:marBottom w:val="0"/>
      <w:divBdr>
        <w:top w:val="none" w:sz="0" w:space="0" w:color="auto"/>
        <w:left w:val="none" w:sz="0" w:space="0" w:color="auto"/>
        <w:bottom w:val="none" w:sz="0" w:space="0" w:color="auto"/>
        <w:right w:val="none" w:sz="0" w:space="0" w:color="auto"/>
      </w:divBdr>
    </w:div>
    <w:div w:id="887571692">
      <w:bodyDiv w:val="1"/>
      <w:marLeft w:val="0"/>
      <w:marRight w:val="0"/>
      <w:marTop w:val="0"/>
      <w:marBottom w:val="0"/>
      <w:divBdr>
        <w:top w:val="none" w:sz="0" w:space="0" w:color="auto"/>
        <w:left w:val="none" w:sz="0" w:space="0" w:color="auto"/>
        <w:bottom w:val="none" w:sz="0" w:space="0" w:color="auto"/>
        <w:right w:val="none" w:sz="0" w:space="0" w:color="auto"/>
      </w:divBdr>
    </w:div>
    <w:div w:id="887838476">
      <w:bodyDiv w:val="1"/>
      <w:marLeft w:val="0"/>
      <w:marRight w:val="0"/>
      <w:marTop w:val="0"/>
      <w:marBottom w:val="0"/>
      <w:divBdr>
        <w:top w:val="none" w:sz="0" w:space="0" w:color="auto"/>
        <w:left w:val="none" w:sz="0" w:space="0" w:color="auto"/>
        <w:bottom w:val="none" w:sz="0" w:space="0" w:color="auto"/>
        <w:right w:val="none" w:sz="0" w:space="0" w:color="auto"/>
      </w:divBdr>
    </w:div>
    <w:div w:id="892035006">
      <w:bodyDiv w:val="1"/>
      <w:marLeft w:val="0"/>
      <w:marRight w:val="0"/>
      <w:marTop w:val="0"/>
      <w:marBottom w:val="0"/>
      <w:divBdr>
        <w:top w:val="none" w:sz="0" w:space="0" w:color="auto"/>
        <w:left w:val="none" w:sz="0" w:space="0" w:color="auto"/>
        <w:bottom w:val="none" w:sz="0" w:space="0" w:color="auto"/>
        <w:right w:val="none" w:sz="0" w:space="0" w:color="auto"/>
      </w:divBdr>
    </w:div>
    <w:div w:id="893005043">
      <w:bodyDiv w:val="1"/>
      <w:marLeft w:val="0"/>
      <w:marRight w:val="0"/>
      <w:marTop w:val="0"/>
      <w:marBottom w:val="0"/>
      <w:divBdr>
        <w:top w:val="none" w:sz="0" w:space="0" w:color="auto"/>
        <w:left w:val="none" w:sz="0" w:space="0" w:color="auto"/>
        <w:bottom w:val="none" w:sz="0" w:space="0" w:color="auto"/>
        <w:right w:val="none" w:sz="0" w:space="0" w:color="auto"/>
      </w:divBdr>
    </w:div>
    <w:div w:id="893933154">
      <w:bodyDiv w:val="1"/>
      <w:marLeft w:val="0"/>
      <w:marRight w:val="0"/>
      <w:marTop w:val="0"/>
      <w:marBottom w:val="0"/>
      <w:divBdr>
        <w:top w:val="none" w:sz="0" w:space="0" w:color="auto"/>
        <w:left w:val="none" w:sz="0" w:space="0" w:color="auto"/>
        <w:bottom w:val="none" w:sz="0" w:space="0" w:color="auto"/>
        <w:right w:val="none" w:sz="0" w:space="0" w:color="auto"/>
      </w:divBdr>
    </w:div>
    <w:div w:id="894662848">
      <w:bodyDiv w:val="1"/>
      <w:marLeft w:val="0"/>
      <w:marRight w:val="0"/>
      <w:marTop w:val="0"/>
      <w:marBottom w:val="0"/>
      <w:divBdr>
        <w:top w:val="none" w:sz="0" w:space="0" w:color="auto"/>
        <w:left w:val="none" w:sz="0" w:space="0" w:color="auto"/>
        <w:bottom w:val="none" w:sz="0" w:space="0" w:color="auto"/>
        <w:right w:val="none" w:sz="0" w:space="0" w:color="auto"/>
      </w:divBdr>
    </w:div>
    <w:div w:id="895242408">
      <w:bodyDiv w:val="1"/>
      <w:marLeft w:val="0"/>
      <w:marRight w:val="0"/>
      <w:marTop w:val="0"/>
      <w:marBottom w:val="0"/>
      <w:divBdr>
        <w:top w:val="none" w:sz="0" w:space="0" w:color="auto"/>
        <w:left w:val="none" w:sz="0" w:space="0" w:color="auto"/>
        <w:bottom w:val="none" w:sz="0" w:space="0" w:color="auto"/>
        <w:right w:val="none" w:sz="0" w:space="0" w:color="auto"/>
      </w:divBdr>
    </w:div>
    <w:div w:id="895317656">
      <w:bodyDiv w:val="1"/>
      <w:marLeft w:val="0"/>
      <w:marRight w:val="0"/>
      <w:marTop w:val="0"/>
      <w:marBottom w:val="0"/>
      <w:divBdr>
        <w:top w:val="none" w:sz="0" w:space="0" w:color="auto"/>
        <w:left w:val="none" w:sz="0" w:space="0" w:color="auto"/>
        <w:bottom w:val="none" w:sz="0" w:space="0" w:color="auto"/>
        <w:right w:val="none" w:sz="0" w:space="0" w:color="auto"/>
      </w:divBdr>
    </w:div>
    <w:div w:id="902106167">
      <w:bodyDiv w:val="1"/>
      <w:marLeft w:val="0"/>
      <w:marRight w:val="0"/>
      <w:marTop w:val="0"/>
      <w:marBottom w:val="0"/>
      <w:divBdr>
        <w:top w:val="none" w:sz="0" w:space="0" w:color="auto"/>
        <w:left w:val="none" w:sz="0" w:space="0" w:color="auto"/>
        <w:bottom w:val="none" w:sz="0" w:space="0" w:color="auto"/>
        <w:right w:val="none" w:sz="0" w:space="0" w:color="auto"/>
      </w:divBdr>
    </w:div>
    <w:div w:id="910701281">
      <w:bodyDiv w:val="1"/>
      <w:marLeft w:val="0"/>
      <w:marRight w:val="0"/>
      <w:marTop w:val="0"/>
      <w:marBottom w:val="0"/>
      <w:divBdr>
        <w:top w:val="none" w:sz="0" w:space="0" w:color="auto"/>
        <w:left w:val="none" w:sz="0" w:space="0" w:color="auto"/>
        <w:bottom w:val="none" w:sz="0" w:space="0" w:color="auto"/>
        <w:right w:val="none" w:sz="0" w:space="0" w:color="auto"/>
      </w:divBdr>
    </w:div>
    <w:div w:id="911161890">
      <w:bodyDiv w:val="1"/>
      <w:marLeft w:val="0"/>
      <w:marRight w:val="0"/>
      <w:marTop w:val="0"/>
      <w:marBottom w:val="0"/>
      <w:divBdr>
        <w:top w:val="none" w:sz="0" w:space="0" w:color="auto"/>
        <w:left w:val="none" w:sz="0" w:space="0" w:color="auto"/>
        <w:bottom w:val="none" w:sz="0" w:space="0" w:color="auto"/>
        <w:right w:val="none" w:sz="0" w:space="0" w:color="auto"/>
      </w:divBdr>
    </w:div>
    <w:div w:id="918245572">
      <w:bodyDiv w:val="1"/>
      <w:marLeft w:val="0"/>
      <w:marRight w:val="0"/>
      <w:marTop w:val="0"/>
      <w:marBottom w:val="0"/>
      <w:divBdr>
        <w:top w:val="none" w:sz="0" w:space="0" w:color="auto"/>
        <w:left w:val="none" w:sz="0" w:space="0" w:color="auto"/>
        <w:bottom w:val="none" w:sz="0" w:space="0" w:color="auto"/>
        <w:right w:val="none" w:sz="0" w:space="0" w:color="auto"/>
      </w:divBdr>
    </w:div>
    <w:div w:id="922182065">
      <w:bodyDiv w:val="1"/>
      <w:marLeft w:val="0"/>
      <w:marRight w:val="0"/>
      <w:marTop w:val="0"/>
      <w:marBottom w:val="0"/>
      <w:divBdr>
        <w:top w:val="none" w:sz="0" w:space="0" w:color="auto"/>
        <w:left w:val="none" w:sz="0" w:space="0" w:color="auto"/>
        <w:bottom w:val="none" w:sz="0" w:space="0" w:color="auto"/>
        <w:right w:val="none" w:sz="0" w:space="0" w:color="auto"/>
      </w:divBdr>
    </w:div>
    <w:div w:id="922225389">
      <w:bodyDiv w:val="1"/>
      <w:marLeft w:val="0"/>
      <w:marRight w:val="0"/>
      <w:marTop w:val="0"/>
      <w:marBottom w:val="0"/>
      <w:divBdr>
        <w:top w:val="none" w:sz="0" w:space="0" w:color="auto"/>
        <w:left w:val="none" w:sz="0" w:space="0" w:color="auto"/>
        <w:bottom w:val="none" w:sz="0" w:space="0" w:color="auto"/>
        <w:right w:val="none" w:sz="0" w:space="0" w:color="auto"/>
      </w:divBdr>
    </w:div>
    <w:div w:id="923420285">
      <w:bodyDiv w:val="1"/>
      <w:marLeft w:val="0"/>
      <w:marRight w:val="0"/>
      <w:marTop w:val="0"/>
      <w:marBottom w:val="0"/>
      <w:divBdr>
        <w:top w:val="none" w:sz="0" w:space="0" w:color="auto"/>
        <w:left w:val="none" w:sz="0" w:space="0" w:color="auto"/>
        <w:bottom w:val="none" w:sz="0" w:space="0" w:color="auto"/>
        <w:right w:val="none" w:sz="0" w:space="0" w:color="auto"/>
      </w:divBdr>
    </w:div>
    <w:div w:id="925845736">
      <w:bodyDiv w:val="1"/>
      <w:marLeft w:val="0"/>
      <w:marRight w:val="0"/>
      <w:marTop w:val="0"/>
      <w:marBottom w:val="0"/>
      <w:divBdr>
        <w:top w:val="none" w:sz="0" w:space="0" w:color="auto"/>
        <w:left w:val="none" w:sz="0" w:space="0" w:color="auto"/>
        <w:bottom w:val="none" w:sz="0" w:space="0" w:color="auto"/>
        <w:right w:val="none" w:sz="0" w:space="0" w:color="auto"/>
      </w:divBdr>
    </w:div>
    <w:div w:id="928394808">
      <w:bodyDiv w:val="1"/>
      <w:marLeft w:val="0"/>
      <w:marRight w:val="0"/>
      <w:marTop w:val="0"/>
      <w:marBottom w:val="0"/>
      <w:divBdr>
        <w:top w:val="none" w:sz="0" w:space="0" w:color="auto"/>
        <w:left w:val="none" w:sz="0" w:space="0" w:color="auto"/>
        <w:bottom w:val="none" w:sz="0" w:space="0" w:color="auto"/>
        <w:right w:val="none" w:sz="0" w:space="0" w:color="auto"/>
      </w:divBdr>
    </w:div>
    <w:div w:id="932586249">
      <w:bodyDiv w:val="1"/>
      <w:marLeft w:val="0"/>
      <w:marRight w:val="0"/>
      <w:marTop w:val="0"/>
      <w:marBottom w:val="0"/>
      <w:divBdr>
        <w:top w:val="none" w:sz="0" w:space="0" w:color="auto"/>
        <w:left w:val="none" w:sz="0" w:space="0" w:color="auto"/>
        <w:bottom w:val="none" w:sz="0" w:space="0" w:color="auto"/>
        <w:right w:val="none" w:sz="0" w:space="0" w:color="auto"/>
      </w:divBdr>
    </w:div>
    <w:div w:id="933710054">
      <w:bodyDiv w:val="1"/>
      <w:marLeft w:val="0"/>
      <w:marRight w:val="0"/>
      <w:marTop w:val="0"/>
      <w:marBottom w:val="0"/>
      <w:divBdr>
        <w:top w:val="none" w:sz="0" w:space="0" w:color="auto"/>
        <w:left w:val="none" w:sz="0" w:space="0" w:color="auto"/>
        <w:bottom w:val="none" w:sz="0" w:space="0" w:color="auto"/>
        <w:right w:val="none" w:sz="0" w:space="0" w:color="auto"/>
      </w:divBdr>
    </w:div>
    <w:div w:id="934554883">
      <w:bodyDiv w:val="1"/>
      <w:marLeft w:val="0"/>
      <w:marRight w:val="0"/>
      <w:marTop w:val="0"/>
      <w:marBottom w:val="0"/>
      <w:divBdr>
        <w:top w:val="none" w:sz="0" w:space="0" w:color="auto"/>
        <w:left w:val="none" w:sz="0" w:space="0" w:color="auto"/>
        <w:bottom w:val="none" w:sz="0" w:space="0" w:color="auto"/>
        <w:right w:val="none" w:sz="0" w:space="0" w:color="auto"/>
      </w:divBdr>
    </w:div>
    <w:div w:id="934557615">
      <w:bodyDiv w:val="1"/>
      <w:marLeft w:val="0"/>
      <w:marRight w:val="0"/>
      <w:marTop w:val="0"/>
      <w:marBottom w:val="0"/>
      <w:divBdr>
        <w:top w:val="none" w:sz="0" w:space="0" w:color="auto"/>
        <w:left w:val="none" w:sz="0" w:space="0" w:color="auto"/>
        <w:bottom w:val="none" w:sz="0" w:space="0" w:color="auto"/>
        <w:right w:val="none" w:sz="0" w:space="0" w:color="auto"/>
      </w:divBdr>
    </w:div>
    <w:div w:id="939919183">
      <w:bodyDiv w:val="1"/>
      <w:marLeft w:val="0"/>
      <w:marRight w:val="0"/>
      <w:marTop w:val="0"/>
      <w:marBottom w:val="0"/>
      <w:divBdr>
        <w:top w:val="none" w:sz="0" w:space="0" w:color="auto"/>
        <w:left w:val="none" w:sz="0" w:space="0" w:color="auto"/>
        <w:bottom w:val="none" w:sz="0" w:space="0" w:color="auto"/>
        <w:right w:val="none" w:sz="0" w:space="0" w:color="auto"/>
      </w:divBdr>
    </w:div>
    <w:div w:id="944654387">
      <w:bodyDiv w:val="1"/>
      <w:marLeft w:val="0"/>
      <w:marRight w:val="0"/>
      <w:marTop w:val="0"/>
      <w:marBottom w:val="0"/>
      <w:divBdr>
        <w:top w:val="none" w:sz="0" w:space="0" w:color="auto"/>
        <w:left w:val="none" w:sz="0" w:space="0" w:color="auto"/>
        <w:bottom w:val="none" w:sz="0" w:space="0" w:color="auto"/>
        <w:right w:val="none" w:sz="0" w:space="0" w:color="auto"/>
      </w:divBdr>
    </w:div>
    <w:div w:id="945112211">
      <w:bodyDiv w:val="1"/>
      <w:marLeft w:val="0"/>
      <w:marRight w:val="0"/>
      <w:marTop w:val="0"/>
      <w:marBottom w:val="0"/>
      <w:divBdr>
        <w:top w:val="none" w:sz="0" w:space="0" w:color="auto"/>
        <w:left w:val="none" w:sz="0" w:space="0" w:color="auto"/>
        <w:bottom w:val="none" w:sz="0" w:space="0" w:color="auto"/>
        <w:right w:val="none" w:sz="0" w:space="0" w:color="auto"/>
      </w:divBdr>
    </w:div>
    <w:div w:id="947008503">
      <w:bodyDiv w:val="1"/>
      <w:marLeft w:val="0"/>
      <w:marRight w:val="0"/>
      <w:marTop w:val="0"/>
      <w:marBottom w:val="0"/>
      <w:divBdr>
        <w:top w:val="none" w:sz="0" w:space="0" w:color="auto"/>
        <w:left w:val="none" w:sz="0" w:space="0" w:color="auto"/>
        <w:bottom w:val="none" w:sz="0" w:space="0" w:color="auto"/>
        <w:right w:val="none" w:sz="0" w:space="0" w:color="auto"/>
      </w:divBdr>
    </w:div>
    <w:div w:id="947085286">
      <w:bodyDiv w:val="1"/>
      <w:marLeft w:val="0"/>
      <w:marRight w:val="0"/>
      <w:marTop w:val="0"/>
      <w:marBottom w:val="0"/>
      <w:divBdr>
        <w:top w:val="none" w:sz="0" w:space="0" w:color="auto"/>
        <w:left w:val="none" w:sz="0" w:space="0" w:color="auto"/>
        <w:bottom w:val="none" w:sz="0" w:space="0" w:color="auto"/>
        <w:right w:val="none" w:sz="0" w:space="0" w:color="auto"/>
      </w:divBdr>
    </w:div>
    <w:div w:id="950237200">
      <w:bodyDiv w:val="1"/>
      <w:marLeft w:val="0"/>
      <w:marRight w:val="0"/>
      <w:marTop w:val="0"/>
      <w:marBottom w:val="0"/>
      <w:divBdr>
        <w:top w:val="none" w:sz="0" w:space="0" w:color="auto"/>
        <w:left w:val="none" w:sz="0" w:space="0" w:color="auto"/>
        <w:bottom w:val="none" w:sz="0" w:space="0" w:color="auto"/>
        <w:right w:val="none" w:sz="0" w:space="0" w:color="auto"/>
      </w:divBdr>
    </w:div>
    <w:div w:id="951671300">
      <w:bodyDiv w:val="1"/>
      <w:marLeft w:val="0"/>
      <w:marRight w:val="0"/>
      <w:marTop w:val="0"/>
      <w:marBottom w:val="0"/>
      <w:divBdr>
        <w:top w:val="none" w:sz="0" w:space="0" w:color="auto"/>
        <w:left w:val="none" w:sz="0" w:space="0" w:color="auto"/>
        <w:bottom w:val="none" w:sz="0" w:space="0" w:color="auto"/>
        <w:right w:val="none" w:sz="0" w:space="0" w:color="auto"/>
      </w:divBdr>
    </w:div>
    <w:div w:id="952708487">
      <w:bodyDiv w:val="1"/>
      <w:marLeft w:val="0"/>
      <w:marRight w:val="0"/>
      <w:marTop w:val="0"/>
      <w:marBottom w:val="0"/>
      <w:divBdr>
        <w:top w:val="none" w:sz="0" w:space="0" w:color="auto"/>
        <w:left w:val="none" w:sz="0" w:space="0" w:color="auto"/>
        <w:bottom w:val="none" w:sz="0" w:space="0" w:color="auto"/>
        <w:right w:val="none" w:sz="0" w:space="0" w:color="auto"/>
      </w:divBdr>
    </w:div>
    <w:div w:id="954215693">
      <w:bodyDiv w:val="1"/>
      <w:marLeft w:val="0"/>
      <w:marRight w:val="0"/>
      <w:marTop w:val="0"/>
      <w:marBottom w:val="0"/>
      <w:divBdr>
        <w:top w:val="none" w:sz="0" w:space="0" w:color="auto"/>
        <w:left w:val="none" w:sz="0" w:space="0" w:color="auto"/>
        <w:bottom w:val="none" w:sz="0" w:space="0" w:color="auto"/>
        <w:right w:val="none" w:sz="0" w:space="0" w:color="auto"/>
      </w:divBdr>
    </w:div>
    <w:div w:id="954561615">
      <w:bodyDiv w:val="1"/>
      <w:marLeft w:val="0"/>
      <w:marRight w:val="0"/>
      <w:marTop w:val="0"/>
      <w:marBottom w:val="0"/>
      <w:divBdr>
        <w:top w:val="none" w:sz="0" w:space="0" w:color="auto"/>
        <w:left w:val="none" w:sz="0" w:space="0" w:color="auto"/>
        <w:bottom w:val="none" w:sz="0" w:space="0" w:color="auto"/>
        <w:right w:val="none" w:sz="0" w:space="0" w:color="auto"/>
      </w:divBdr>
    </w:div>
    <w:div w:id="955133963">
      <w:bodyDiv w:val="1"/>
      <w:marLeft w:val="0"/>
      <w:marRight w:val="0"/>
      <w:marTop w:val="0"/>
      <w:marBottom w:val="0"/>
      <w:divBdr>
        <w:top w:val="none" w:sz="0" w:space="0" w:color="auto"/>
        <w:left w:val="none" w:sz="0" w:space="0" w:color="auto"/>
        <w:bottom w:val="none" w:sz="0" w:space="0" w:color="auto"/>
        <w:right w:val="none" w:sz="0" w:space="0" w:color="auto"/>
      </w:divBdr>
    </w:div>
    <w:div w:id="957027205">
      <w:bodyDiv w:val="1"/>
      <w:marLeft w:val="0"/>
      <w:marRight w:val="0"/>
      <w:marTop w:val="0"/>
      <w:marBottom w:val="0"/>
      <w:divBdr>
        <w:top w:val="none" w:sz="0" w:space="0" w:color="auto"/>
        <w:left w:val="none" w:sz="0" w:space="0" w:color="auto"/>
        <w:bottom w:val="none" w:sz="0" w:space="0" w:color="auto"/>
        <w:right w:val="none" w:sz="0" w:space="0" w:color="auto"/>
      </w:divBdr>
    </w:div>
    <w:div w:id="957831296">
      <w:bodyDiv w:val="1"/>
      <w:marLeft w:val="0"/>
      <w:marRight w:val="0"/>
      <w:marTop w:val="0"/>
      <w:marBottom w:val="0"/>
      <w:divBdr>
        <w:top w:val="none" w:sz="0" w:space="0" w:color="auto"/>
        <w:left w:val="none" w:sz="0" w:space="0" w:color="auto"/>
        <w:bottom w:val="none" w:sz="0" w:space="0" w:color="auto"/>
        <w:right w:val="none" w:sz="0" w:space="0" w:color="auto"/>
      </w:divBdr>
    </w:div>
    <w:div w:id="958072543">
      <w:bodyDiv w:val="1"/>
      <w:marLeft w:val="0"/>
      <w:marRight w:val="0"/>
      <w:marTop w:val="0"/>
      <w:marBottom w:val="0"/>
      <w:divBdr>
        <w:top w:val="none" w:sz="0" w:space="0" w:color="auto"/>
        <w:left w:val="none" w:sz="0" w:space="0" w:color="auto"/>
        <w:bottom w:val="none" w:sz="0" w:space="0" w:color="auto"/>
        <w:right w:val="none" w:sz="0" w:space="0" w:color="auto"/>
      </w:divBdr>
    </w:div>
    <w:div w:id="961770510">
      <w:bodyDiv w:val="1"/>
      <w:marLeft w:val="0"/>
      <w:marRight w:val="0"/>
      <w:marTop w:val="0"/>
      <w:marBottom w:val="0"/>
      <w:divBdr>
        <w:top w:val="none" w:sz="0" w:space="0" w:color="auto"/>
        <w:left w:val="none" w:sz="0" w:space="0" w:color="auto"/>
        <w:bottom w:val="none" w:sz="0" w:space="0" w:color="auto"/>
        <w:right w:val="none" w:sz="0" w:space="0" w:color="auto"/>
      </w:divBdr>
    </w:div>
    <w:div w:id="968317978">
      <w:bodyDiv w:val="1"/>
      <w:marLeft w:val="0"/>
      <w:marRight w:val="0"/>
      <w:marTop w:val="0"/>
      <w:marBottom w:val="0"/>
      <w:divBdr>
        <w:top w:val="none" w:sz="0" w:space="0" w:color="auto"/>
        <w:left w:val="none" w:sz="0" w:space="0" w:color="auto"/>
        <w:bottom w:val="none" w:sz="0" w:space="0" w:color="auto"/>
        <w:right w:val="none" w:sz="0" w:space="0" w:color="auto"/>
      </w:divBdr>
    </w:div>
    <w:div w:id="970404324">
      <w:bodyDiv w:val="1"/>
      <w:marLeft w:val="0"/>
      <w:marRight w:val="0"/>
      <w:marTop w:val="0"/>
      <w:marBottom w:val="0"/>
      <w:divBdr>
        <w:top w:val="none" w:sz="0" w:space="0" w:color="auto"/>
        <w:left w:val="none" w:sz="0" w:space="0" w:color="auto"/>
        <w:bottom w:val="none" w:sz="0" w:space="0" w:color="auto"/>
        <w:right w:val="none" w:sz="0" w:space="0" w:color="auto"/>
      </w:divBdr>
      <w:divsChild>
        <w:div w:id="1289051901">
          <w:marLeft w:val="0"/>
          <w:marRight w:val="0"/>
          <w:marTop w:val="0"/>
          <w:marBottom w:val="0"/>
          <w:divBdr>
            <w:top w:val="none" w:sz="0" w:space="0" w:color="auto"/>
            <w:left w:val="none" w:sz="0" w:space="0" w:color="auto"/>
            <w:bottom w:val="none" w:sz="0" w:space="0" w:color="auto"/>
            <w:right w:val="none" w:sz="0" w:space="0" w:color="auto"/>
          </w:divBdr>
          <w:divsChild>
            <w:div w:id="260531829">
              <w:marLeft w:val="0"/>
              <w:marRight w:val="0"/>
              <w:marTop w:val="0"/>
              <w:marBottom w:val="0"/>
              <w:divBdr>
                <w:top w:val="none" w:sz="0" w:space="0" w:color="auto"/>
                <w:left w:val="none" w:sz="0" w:space="0" w:color="auto"/>
                <w:bottom w:val="none" w:sz="0" w:space="0" w:color="auto"/>
                <w:right w:val="none" w:sz="0" w:space="0" w:color="auto"/>
              </w:divBdr>
              <w:divsChild>
                <w:div w:id="568423426">
                  <w:marLeft w:val="0"/>
                  <w:marRight w:val="0"/>
                  <w:marTop w:val="0"/>
                  <w:marBottom w:val="0"/>
                  <w:divBdr>
                    <w:top w:val="none" w:sz="0" w:space="0" w:color="auto"/>
                    <w:left w:val="none" w:sz="0" w:space="0" w:color="auto"/>
                    <w:bottom w:val="none" w:sz="0" w:space="0" w:color="auto"/>
                    <w:right w:val="none" w:sz="0" w:space="0" w:color="auto"/>
                  </w:divBdr>
                </w:div>
              </w:divsChild>
            </w:div>
            <w:div w:id="296422243">
              <w:marLeft w:val="0"/>
              <w:marRight w:val="0"/>
              <w:marTop w:val="0"/>
              <w:marBottom w:val="0"/>
              <w:divBdr>
                <w:top w:val="none" w:sz="0" w:space="0" w:color="auto"/>
                <w:left w:val="none" w:sz="0" w:space="0" w:color="auto"/>
                <w:bottom w:val="none" w:sz="0" w:space="0" w:color="auto"/>
                <w:right w:val="none" w:sz="0" w:space="0" w:color="auto"/>
              </w:divBdr>
              <w:divsChild>
                <w:div w:id="1497068275">
                  <w:marLeft w:val="0"/>
                  <w:marRight w:val="0"/>
                  <w:marTop w:val="0"/>
                  <w:marBottom w:val="0"/>
                  <w:divBdr>
                    <w:top w:val="none" w:sz="0" w:space="0" w:color="auto"/>
                    <w:left w:val="none" w:sz="0" w:space="0" w:color="auto"/>
                    <w:bottom w:val="none" w:sz="0" w:space="0" w:color="auto"/>
                    <w:right w:val="none" w:sz="0" w:space="0" w:color="auto"/>
                  </w:divBdr>
                  <w:divsChild>
                    <w:div w:id="1554003891">
                      <w:marLeft w:val="0"/>
                      <w:marRight w:val="0"/>
                      <w:marTop w:val="0"/>
                      <w:marBottom w:val="0"/>
                      <w:divBdr>
                        <w:top w:val="none" w:sz="0" w:space="0" w:color="auto"/>
                        <w:left w:val="none" w:sz="0" w:space="0" w:color="auto"/>
                        <w:bottom w:val="none" w:sz="0" w:space="0" w:color="auto"/>
                        <w:right w:val="none" w:sz="0" w:space="0" w:color="auto"/>
                      </w:divBdr>
                      <w:divsChild>
                        <w:div w:id="115638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557717">
              <w:marLeft w:val="0"/>
              <w:marRight w:val="0"/>
              <w:marTop w:val="0"/>
              <w:marBottom w:val="0"/>
              <w:divBdr>
                <w:top w:val="none" w:sz="0" w:space="0" w:color="auto"/>
                <w:left w:val="none" w:sz="0" w:space="0" w:color="auto"/>
                <w:bottom w:val="none" w:sz="0" w:space="0" w:color="auto"/>
                <w:right w:val="none" w:sz="0" w:space="0" w:color="auto"/>
              </w:divBdr>
              <w:divsChild>
                <w:div w:id="1179658203">
                  <w:marLeft w:val="0"/>
                  <w:marRight w:val="0"/>
                  <w:marTop w:val="0"/>
                  <w:marBottom w:val="0"/>
                  <w:divBdr>
                    <w:top w:val="none" w:sz="0" w:space="0" w:color="auto"/>
                    <w:left w:val="none" w:sz="0" w:space="0" w:color="auto"/>
                    <w:bottom w:val="none" w:sz="0" w:space="0" w:color="auto"/>
                    <w:right w:val="none" w:sz="0" w:space="0" w:color="auto"/>
                  </w:divBdr>
                  <w:divsChild>
                    <w:div w:id="349111553">
                      <w:marLeft w:val="0"/>
                      <w:marRight w:val="0"/>
                      <w:marTop w:val="0"/>
                      <w:marBottom w:val="0"/>
                      <w:divBdr>
                        <w:top w:val="none" w:sz="0" w:space="0" w:color="auto"/>
                        <w:left w:val="none" w:sz="0" w:space="0" w:color="auto"/>
                        <w:bottom w:val="none" w:sz="0" w:space="0" w:color="auto"/>
                        <w:right w:val="none" w:sz="0" w:space="0" w:color="auto"/>
                      </w:divBdr>
                      <w:divsChild>
                        <w:div w:id="1735539854">
                          <w:marLeft w:val="0"/>
                          <w:marRight w:val="0"/>
                          <w:marTop w:val="0"/>
                          <w:marBottom w:val="0"/>
                          <w:divBdr>
                            <w:top w:val="none" w:sz="0" w:space="0" w:color="auto"/>
                            <w:left w:val="none" w:sz="0" w:space="0" w:color="auto"/>
                            <w:bottom w:val="none" w:sz="0" w:space="0" w:color="auto"/>
                            <w:right w:val="none" w:sz="0" w:space="0" w:color="auto"/>
                          </w:divBdr>
                          <w:divsChild>
                            <w:div w:id="643195967">
                              <w:marLeft w:val="0"/>
                              <w:marRight w:val="0"/>
                              <w:marTop w:val="0"/>
                              <w:marBottom w:val="0"/>
                              <w:divBdr>
                                <w:top w:val="none" w:sz="0" w:space="0" w:color="auto"/>
                                <w:left w:val="none" w:sz="0" w:space="0" w:color="auto"/>
                                <w:bottom w:val="none" w:sz="0" w:space="0" w:color="auto"/>
                                <w:right w:val="none" w:sz="0" w:space="0" w:color="auto"/>
                              </w:divBdr>
                            </w:div>
                            <w:div w:id="1199705714">
                              <w:marLeft w:val="0"/>
                              <w:marRight w:val="0"/>
                              <w:marTop w:val="0"/>
                              <w:marBottom w:val="0"/>
                              <w:divBdr>
                                <w:top w:val="none" w:sz="0" w:space="0" w:color="auto"/>
                                <w:left w:val="none" w:sz="0" w:space="0" w:color="auto"/>
                                <w:bottom w:val="none" w:sz="0" w:space="0" w:color="auto"/>
                                <w:right w:val="none" w:sz="0" w:space="0" w:color="auto"/>
                              </w:divBdr>
                            </w:div>
                            <w:div w:id="1483352072">
                              <w:marLeft w:val="0"/>
                              <w:marRight w:val="0"/>
                              <w:marTop w:val="0"/>
                              <w:marBottom w:val="0"/>
                              <w:divBdr>
                                <w:top w:val="none" w:sz="0" w:space="0" w:color="auto"/>
                                <w:left w:val="none" w:sz="0" w:space="0" w:color="auto"/>
                                <w:bottom w:val="none" w:sz="0" w:space="0" w:color="auto"/>
                                <w:right w:val="none" w:sz="0" w:space="0" w:color="auto"/>
                              </w:divBdr>
                            </w:div>
                            <w:div w:id="2073890072">
                              <w:marLeft w:val="0"/>
                              <w:marRight w:val="0"/>
                              <w:marTop w:val="0"/>
                              <w:marBottom w:val="0"/>
                              <w:divBdr>
                                <w:top w:val="none" w:sz="0" w:space="0" w:color="auto"/>
                                <w:left w:val="none" w:sz="0" w:space="0" w:color="auto"/>
                                <w:bottom w:val="none" w:sz="0" w:space="0" w:color="auto"/>
                                <w:right w:val="none" w:sz="0" w:space="0" w:color="auto"/>
                              </w:divBdr>
                            </w:div>
                          </w:divsChild>
                        </w:div>
                        <w:div w:id="2052151563">
                          <w:marLeft w:val="0"/>
                          <w:marRight w:val="0"/>
                          <w:marTop w:val="0"/>
                          <w:marBottom w:val="0"/>
                          <w:divBdr>
                            <w:top w:val="none" w:sz="0" w:space="0" w:color="auto"/>
                            <w:left w:val="none" w:sz="0" w:space="0" w:color="auto"/>
                            <w:bottom w:val="none" w:sz="0" w:space="0" w:color="auto"/>
                            <w:right w:val="none" w:sz="0" w:space="0" w:color="auto"/>
                          </w:divBdr>
                          <w:divsChild>
                            <w:div w:id="311716588">
                              <w:marLeft w:val="0"/>
                              <w:marRight w:val="0"/>
                              <w:marTop w:val="0"/>
                              <w:marBottom w:val="0"/>
                              <w:divBdr>
                                <w:top w:val="none" w:sz="0" w:space="0" w:color="auto"/>
                                <w:left w:val="none" w:sz="0" w:space="0" w:color="auto"/>
                                <w:bottom w:val="none" w:sz="0" w:space="0" w:color="auto"/>
                                <w:right w:val="none" w:sz="0" w:space="0" w:color="auto"/>
                              </w:divBdr>
                            </w:div>
                            <w:div w:id="7217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2117">
                      <w:marLeft w:val="0"/>
                      <w:marRight w:val="0"/>
                      <w:marTop w:val="0"/>
                      <w:marBottom w:val="0"/>
                      <w:divBdr>
                        <w:top w:val="none" w:sz="0" w:space="0" w:color="auto"/>
                        <w:left w:val="none" w:sz="0" w:space="0" w:color="auto"/>
                        <w:bottom w:val="none" w:sz="0" w:space="0" w:color="auto"/>
                        <w:right w:val="none" w:sz="0" w:space="0" w:color="auto"/>
                      </w:divBdr>
                      <w:divsChild>
                        <w:div w:id="121312119">
                          <w:marLeft w:val="0"/>
                          <w:marRight w:val="0"/>
                          <w:marTop w:val="0"/>
                          <w:marBottom w:val="0"/>
                          <w:divBdr>
                            <w:top w:val="none" w:sz="0" w:space="0" w:color="auto"/>
                            <w:left w:val="none" w:sz="0" w:space="0" w:color="auto"/>
                            <w:bottom w:val="none" w:sz="0" w:space="0" w:color="auto"/>
                            <w:right w:val="none" w:sz="0" w:space="0" w:color="auto"/>
                          </w:divBdr>
                          <w:divsChild>
                            <w:div w:id="1072583152">
                              <w:marLeft w:val="0"/>
                              <w:marRight w:val="0"/>
                              <w:marTop w:val="0"/>
                              <w:marBottom w:val="0"/>
                              <w:divBdr>
                                <w:top w:val="none" w:sz="0" w:space="0" w:color="auto"/>
                                <w:left w:val="none" w:sz="0" w:space="0" w:color="auto"/>
                                <w:bottom w:val="none" w:sz="0" w:space="0" w:color="auto"/>
                                <w:right w:val="none" w:sz="0" w:space="0" w:color="auto"/>
                              </w:divBdr>
                              <w:divsChild>
                                <w:div w:id="1300377031">
                                  <w:marLeft w:val="0"/>
                                  <w:marRight w:val="0"/>
                                  <w:marTop w:val="0"/>
                                  <w:marBottom w:val="0"/>
                                  <w:divBdr>
                                    <w:top w:val="none" w:sz="0" w:space="0" w:color="auto"/>
                                    <w:left w:val="none" w:sz="0" w:space="0" w:color="auto"/>
                                    <w:bottom w:val="none" w:sz="0" w:space="0" w:color="auto"/>
                                    <w:right w:val="none" w:sz="0" w:space="0" w:color="auto"/>
                                  </w:divBdr>
                                </w:div>
                                <w:div w:id="1549339140">
                                  <w:marLeft w:val="0"/>
                                  <w:marRight w:val="0"/>
                                  <w:marTop w:val="0"/>
                                  <w:marBottom w:val="0"/>
                                  <w:divBdr>
                                    <w:top w:val="none" w:sz="0" w:space="0" w:color="auto"/>
                                    <w:left w:val="none" w:sz="0" w:space="0" w:color="auto"/>
                                    <w:bottom w:val="none" w:sz="0" w:space="0" w:color="auto"/>
                                    <w:right w:val="none" w:sz="0" w:space="0" w:color="auto"/>
                                  </w:divBdr>
                                </w:div>
                                <w:div w:id="194992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0454">
                          <w:marLeft w:val="0"/>
                          <w:marRight w:val="0"/>
                          <w:marTop w:val="0"/>
                          <w:marBottom w:val="0"/>
                          <w:divBdr>
                            <w:top w:val="none" w:sz="0" w:space="0" w:color="auto"/>
                            <w:left w:val="none" w:sz="0" w:space="0" w:color="auto"/>
                            <w:bottom w:val="none" w:sz="0" w:space="0" w:color="auto"/>
                            <w:right w:val="none" w:sz="0" w:space="0" w:color="auto"/>
                          </w:divBdr>
                          <w:divsChild>
                            <w:div w:id="641034426">
                              <w:marLeft w:val="0"/>
                              <w:marRight w:val="0"/>
                              <w:marTop w:val="0"/>
                              <w:marBottom w:val="0"/>
                              <w:divBdr>
                                <w:top w:val="none" w:sz="0" w:space="0" w:color="auto"/>
                                <w:left w:val="none" w:sz="0" w:space="0" w:color="auto"/>
                                <w:bottom w:val="none" w:sz="0" w:space="0" w:color="auto"/>
                                <w:right w:val="none" w:sz="0" w:space="0" w:color="auto"/>
                              </w:divBdr>
                            </w:div>
                            <w:div w:id="1203666120">
                              <w:marLeft w:val="0"/>
                              <w:marRight w:val="0"/>
                              <w:marTop w:val="0"/>
                              <w:marBottom w:val="0"/>
                              <w:divBdr>
                                <w:top w:val="none" w:sz="0" w:space="0" w:color="auto"/>
                                <w:left w:val="none" w:sz="0" w:space="0" w:color="auto"/>
                                <w:bottom w:val="none" w:sz="0" w:space="0" w:color="auto"/>
                                <w:right w:val="none" w:sz="0" w:space="0" w:color="auto"/>
                              </w:divBdr>
                            </w:div>
                            <w:div w:id="1571890604">
                              <w:marLeft w:val="240"/>
                              <w:marRight w:val="0"/>
                              <w:marTop w:val="0"/>
                              <w:marBottom w:val="0"/>
                              <w:divBdr>
                                <w:top w:val="none" w:sz="0" w:space="0" w:color="auto"/>
                                <w:left w:val="none" w:sz="0" w:space="0" w:color="auto"/>
                                <w:bottom w:val="none" w:sz="0" w:space="0" w:color="auto"/>
                                <w:right w:val="none" w:sz="0" w:space="0" w:color="auto"/>
                              </w:divBdr>
                              <w:divsChild>
                                <w:div w:id="162144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407485">
                      <w:marLeft w:val="0"/>
                      <w:marRight w:val="0"/>
                      <w:marTop w:val="0"/>
                      <w:marBottom w:val="0"/>
                      <w:divBdr>
                        <w:top w:val="none" w:sz="0" w:space="0" w:color="auto"/>
                        <w:left w:val="none" w:sz="0" w:space="0" w:color="auto"/>
                        <w:bottom w:val="none" w:sz="0" w:space="0" w:color="auto"/>
                        <w:right w:val="none" w:sz="0" w:space="0" w:color="auto"/>
                      </w:divBdr>
                      <w:divsChild>
                        <w:div w:id="1083457859">
                          <w:marLeft w:val="0"/>
                          <w:marRight w:val="0"/>
                          <w:marTop w:val="0"/>
                          <w:marBottom w:val="0"/>
                          <w:divBdr>
                            <w:top w:val="none" w:sz="0" w:space="0" w:color="auto"/>
                            <w:left w:val="none" w:sz="0" w:space="0" w:color="auto"/>
                            <w:bottom w:val="none" w:sz="0" w:space="0" w:color="auto"/>
                            <w:right w:val="none" w:sz="0" w:space="0" w:color="auto"/>
                          </w:divBdr>
                          <w:divsChild>
                            <w:div w:id="167214236">
                              <w:marLeft w:val="0"/>
                              <w:marRight w:val="0"/>
                              <w:marTop w:val="0"/>
                              <w:marBottom w:val="0"/>
                              <w:divBdr>
                                <w:top w:val="none" w:sz="0" w:space="0" w:color="auto"/>
                                <w:left w:val="none" w:sz="0" w:space="0" w:color="auto"/>
                                <w:bottom w:val="none" w:sz="0" w:space="0" w:color="auto"/>
                                <w:right w:val="none" w:sz="0" w:space="0" w:color="auto"/>
                              </w:divBdr>
                            </w:div>
                            <w:div w:id="17697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63836">
                      <w:marLeft w:val="0"/>
                      <w:marRight w:val="0"/>
                      <w:marTop w:val="0"/>
                      <w:marBottom w:val="0"/>
                      <w:divBdr>
                        <w:top w:val="none" w:sz="0" w:space="0" w:color="auto"/>
                        <w:left w:val="none" w:sz="0" w:space="0" w:color="auto"/>
                        <w:bottom w:val="none" w:sz="0" w:space="0" w:color="auto"/>
                        <w:right w:val="none" w:sz="0" w:space="0" w:color="auto"/>
                      </w:divBdr>
                      <w:divsChild>
                        <w:div w:id="162288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952659">
              <w:marLeft w:val="0"/>
              <w:marRight w:val="0"/>
              <w:marTop w:val="0"/>
              <w:marBottom w:val="0"/>
              <w:divBdr>
                <w:top w:val="none" w:sz="0" w:space="0" w:color="auto"/>
                <w:left w:val="none" w:sz="0" w:space="0" w:color="auto"/>
                <w:bottom w:val="none" w:sz="0" w:space="0" w:color="auto"/>
                <w:right w:val="none" w:sz="0" w:space="0" w:color="auto"/>
              </w:divBdr>
              <w:divsChild>
                <w:div w:id="163127558">
                  <w:marLeft w:val="0"/>
                  <w:marRight w:val="0"/>
                  <w:marTop w:val="0"/>
                  <w:marBottom w:val="0"/>
                  <w:divBdr>
                    <w:top w:val="none" w:sz="0" w:space="0" w:color="auto"/>
                    <w:left w:val="none" w:sz="0" w:space="0" w:color="auto"/>
                    <w:bottom w:val="none" w:sz="0" w:space="0" w:color="auto"/>
                    <w:right w:val="none" w:sz="0" w:space="0" w:color="auto"/>
                  </w:divBdr>
                  <w:divsChild>
                    <w:div w:id="719330850">
                      <w:marLeft w:val="0"/>
                      <w:marRight w:val="0"/>
                      <w:marTop w:val="0"/>
                      <w:marBottom w:val="0"/>
                      <w:divBdr>
                        <w:top w:val="none" w:sz="0" w:space="0" w:color="auto"/>
                        <w:left w:val="none" w:sz="0" w:space="0" w:color="auto"/>
                        <w:bottom w:val="none" w:sz="0" w:space="0" w:color="auto"/>
                        <w:right w:val="none" w:sz="0" w:space="0" w:color="auto"/>
                      </w:divBdr>
                      <w:divsChild>
                        <w:div w:id="1965883857">
                          <w:marLeft w:val="0"/>
                          <w:marRight w:val="0"/>
                          <w:marTop w:val="0"/>
                          <w:marBottom w:val="0"/>
                          <w:divBdr>
                            <w:top w:val="none" w:sz="0" w:space="0" w:color="auto"/>
                            <w:left w:val="none" w:sz="0" w:space="0" w:color="auto"/>
                            <w:bottom w:val="none" w:sz="0" w:space="0" w:color="auto"/>
                            <w:right w:val="none" w:sz="0" w:space="0" w:color="auto"/>
                          </w:divBdr>
                          <w:divsChild>
                            <w:div w:id="1247687149">
                              <w:marLeft w:val="0"/>
                              <w:marRight w:val="0"/>
                              <w:marTop w:val="0"/>
                              <w:marBottom w:val="0"/>
                              <w:divBdr>
                                <w:top w:val="none" w:sz="0" w:space="0" w:color="auto"/>
                                <w:left w:val="none" w:sz="0" w:space="0" w:color="auto"/>
                                <w:bottom w:val="none" w:sz="0" w:space="0" w:color="auto"/>
                                <w:right w:val="none" w:sz="0" w:space="0" w:color="auto"/>
                              </w:divBdr>
                            </w:div>
                            <w:div w:id="126421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441900">
                  <w:marLeft w:val="0"/>
                  <w:marRight w:val="0"/>
                  <w:marTop w:val="0"/>
                  <w:marBottom w:val="0"/>
                  <w:divBdr>
                    <w:top w:val="none" w:sz="0" w:space="0" w:color="auto"/>
                    <w:left w:val="none" w:sz="0" w:space="0" w:color="auto"/>
                    <w:bottom w:val="none" w:sz="0" w:space="0" w:color="auto"/>
                    <w:right w:val="none" w:sz="0" w:space="0" w:color="auto"/>
                  </w:divBdr>
                  <w:divsChild>
                    <w:div w:id="1274747083">
                      <w:marLeft w:val="0"/>
                      <w:marRight w:val="0"/>
                      <w:marTop w:val="0"/>
                      <w:marBottom w:val="0"/>
                      <w:divBdr>
                        <w:top w:val="none" w:sz="0" w:space="0" w:color="auto"/>
                        <w:left w:val="none" w:sz="0" w:space="0" w:color="auto"/>
                        <w:bottom w:val="none" w:sz="0" w:space="0" w:color="auto"/>
                        <w:right w:val="none" w:sz="0" w:space="0" w:color="auto"/>
                      </w:divBdr>
                      <w:divsChild>
                        <w:div w:id="573322516">
                          <w:marLeft w:val="0"/>
                          <w:marRight w:val="0"/>
                          <w:marTop w:val="0"/>
                          <w:marBottom w:val="0"/>
                          <w:divBdr>
                            <w:top w:val="none" w:sz="0" w:space="0" w:color="auto"/>
                            <w:left w:val="none" w:sz="0" w:space="0" w:color="auto"/>
                            <w:bottom w:val="none" w:sz="0" w:space="0" w:color="auto"/>
                            <w:right w:val="none" w:sz="0" w:space="0" w:color="auto"/>
                          </w:divBdr>
                          <w:divsChild>
                            <w:div w:id="1111315744">
                              <w:marLeft w:val="0"/>
                              <w:marRight w:val="0"/>
                              <w:marTop w:val="0"/>
                              <w:marBottom w:val="0"/>
                              <w:divBdr>
                                <w:top w:val="none" w:sz="0" w:space="0" w:color="auto"/>
                                <w:left w:val="none" w:sz="0" w:space="0" w:color="auto"/>
                                <w:bottom w:val="none" w:sz="0" w:space="0" w:color="auto"/>
                                <w:right w:val="none" w:sz="0" w:space="0" w:color="auto"/>
                              </w:divBdr>
                            </w:div>
                            <w:div w:id="125797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900381">
                  <w:marLeft w:val="0"/>
                  <w:marRight w:val="0"/>
                  <w:marTop w:val="0"/>
                  <w:marBottom w:val="0"/>
                  <w:divBdr>
                    <w:top w:val="none" w:sz="0" w:space="0" w:color="auto"/>
                    <w:left w:val="none" w:sz="0" w:space="0" w:color="auto"/>
                    <w:bottom w:val="none" w:sz="0" w:space="0" w:color="auto"/>
                    <w:right w:val="none" w:sz="0" w:space="0" w:color="auto"/>
                  </w:divBdr>
                </w:div>
                <w:div w:id="1531991041">
                  <w:marLeft w:val="0"/>
                  <w:marRight w:val="0"/>
                  <w:marTop w:val="0"/>
                  <w:marBottom w:val="0"/>
                  <w:divBdr>
                    <w:top w:val="none" w:sz="0" w:space="0" w:color="auto"/>
                    <w:left w:val="none" w:sz="0" w:space="0" w:color="auto"/>
                    <w:bottom w:val="none" w:sz="0" w:space="0" w:color="auto"/>
                    <w:right w:val="none" w:sz="0" w:space="0" w:color="auto"/>
                  </w:divBdr>
                  <w:divsChild>
                    <w:div w:id="1439374934">
                      <w:marLeft w:val="0"/>
                      <w:marRight w:val="0"/>
                      <w:marTop w:val="0"/>
                      <w:marBottom w:val="0"/>
                      <w:divBdr>
                        <w:top w:val="none" w:sz="0" w:space="0" w:color="auto"/>
                        <w:left w:val="none" w:sz="0" w:space="0" w:color="auto"/>
                        <w:bottom w:val="none" w:sz="0" w:space="0" w:color="auto"/>
                        <w:right w:val="none" w:sz="0" w:space="0" w:color="auto"/>
                      </w:divBdr>
                      <w:divsChild>
                        <w:div w:id="1642686003">
                          <w:marLeft w:val="0"/>
                          <w:marRight w:val="0"/>
                          <w:marTop w:val="0"/>
                          <w:marBottom w:val="0"/>
                          <w:divBdr>
                            <w:top w:val="none" w:sz="0" w:space="0" w:color="auto"/>
                            <w:left w:val="none" w:sz="0" w:space="0" w:color="auto"/>
                            <w:bottom w:val="none" w:sz="0" w:space="0" w:color="auto"/>
                            <w:right w:val="none" w:sz="0" w:space="0" w:color="auto"/>
                          </w:divBdr>
                          <w:divsChild>
                            <w:div w:id="955674194">
                              <w:marLeft w:val="0"/>
                              <w:marRight w:val="0"/>
                              <w:marTop w:val="0"/>
                              <w:marBottom w:val="0"/>
                              <w:divBdr>
                                <w:top w:val="none" w:sz="0" w:space="0" w:color="auto"/>
                                <w:left w:val="none" w:sz="0" w:space="0" w:color="auto"/>
                                <w:bottom w:val="none" w:sz="0" w:space="0" w:color="auto"/>
                                <w:right w:val="none" w:sz="0" w:space="0" w:color="auto"/>
                              </w:divBdr>
                            </w:div>
                            <w:div w:id="181764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496046">
              <w:marLeft w:val="0"/>
              <w:marRight w:val="0"/>
              <w:marTop w:val="0"/>
              <w:marBottom w:val="0"/>
              <w:divBdr>
                <w:top w:val="none" w:sz="0" w:space="0" w:color="auto"/>
                <w:left w:val="none" w:sz="0" w:space="0" w:color="auto"/>
                <w:bottom w:val="none" w:sz="0" w:space="0" w:color="auto"/>
                <w:right w:val="none" w:sz="0" w:space="0" w:color="auto"/>
              </w:divBdr>
              <w:divsChild>
                <w:div w:id="1511989828">
                  <w:marLeft w:val="0"/>
                  <w:marRight w:val="0"/>
                  <w:marTop w:val="0"/>
                  <w:marBottom w:val="0"/>
                  <w:divBdr>
                    <w:top w:val="none" w:sz="0" w:space="0" w:color="auto"/>
                    <w:left w:val="none" w:sz="0" w:space="0" w:color="auto"/>
                    <w:bottom w:val="none" w:sz="0" w:space="0" w:color="auto"/>
                    <w:right w:val="none" w:sz="0" w:space="0" w:color="auto"/>
                  </w:divBdr>
                </w:div>
              </w:divsChild>
            </w:div>
            <w:div w:id="577137169">
              <w:marLeft w:val="0"/>
              <w:marRight w:val="0"/>
              <w:marTop w:val="0"/>
              <w:marBottom w:val="0"/>
              <w:divBdr>
                <w:top w:val="none" w:sz="0" w:space="0" w:color="auto"/>
                <w:left w:val="none" w:sz="0" w:space="0" w:color="auto"/>
                <w:bottom w:val="none" w:sz="0" w:space="0" w:color="auto"/>
                <w:right w:val="none" w:sz="0" w:space="0" w:color="auto"/>
              </w:divBdr>
            </w:div>
            <w:div w:id="599678122">
              <w:marLeft w:val="0"/>
              <w:marRight w:val="0"/>
              <w:marTop w:val="0"/>
              <w:marBottom w:val="0"/>
              <w:divBdr>
                <w:top w:val="none" w:sz="0" w:space="0" w:color="auto"/>
                <w:left w:val="none" w:sz="0" w:space="0" w:color="auto"/>
                <w:bottom w:val="none" w:sz="0" w:space="0" w:color="auto"/>
                <w:right w:val="none" w:sz="0" w:space="0" w:color="auto"/>
              </w:divBdr>
              <w:divsChild>
                <w:div w:id="1123038813">
                  <w:marLeft w:val="0"/>
                  <w:marRight w:val="0"/>
                  <w:marTop w:val="0"/>
                  <w:marBottom w:val="0"/>
                  <w:divBdr>
                    <w:top w:val="none" w:sz="0" w:space="0" w:color="auto"/>
                    <w:left w:val="none" w:sz="0" w:space="0" w:color="auto"/>
                    <w:bottom w:val="none" w:sz="0" w:space="0" w:color="auto"/>
                    <w:right w:val="none" w:sz="0" w:space="0" w:color="auto"/>
                  </w:divBdr>
                </w:div>
                <w:div w:id="1494563259">
                  <w:marLeft w:val="0"/>
                  <w:marRight w:val="0"/>
                  <w:marTop w:val="0"/>
                  <w:marBottom w:val="0"/>
                  <w:divBdr>
                    <w:top w:val="none" w:sz="0" w:space="0" w:color="auto"/>
                    <w:left w:val="none" w:sz="0" w:space="0" w:color="auto"/>
                    <w:bottom w:val="none" w:sz="0" w:space="0" w:color="auto"/>
                    <w:right w:val="none" w:sz="0" w:space="0" w:color="auto"/>
                  </w:divBdr>
                </w:div>
                <w:div w:id="1585143576">
                  <w:marLeft w:val="0"/>
                  <w:marRight w:val="0"/>
                  <w:marTop w:val="0"/>
                  <w:marBottom w:val="0"/>
                  <w:divBdr>
                    <w:top w:val="none" w:sz="0" w:space="0" w:color="auto"/>
                    <w:left w:val="none" w:sz="0" w:space="0" w:color="auto"/>
                    <w:bottom w:val="none" w:sz="0" w:space="0" w:color="auto"/>
                    <w:right w:val="none" w:sz="0" w:space="0" w:color="auto"/>
                  </w:divBdr>
                </w:div>
              </w:divsChild>
            </w:div>
            <w:div w:id="715010313">
              <w:marLeft w:val="0"/>
              <w:marRight w:val="0"/>
              <w:marTop w:val="0"/>
              <w:marBottom w:val="0"/>
              <w:divBdr>
                <w:top w:val="none" w:sz="0" w:space="0" w:color="auto"/>
                <w:left w:val="none" w:sz="0" w:space="0" w:color="auto"/>
                <w:bottom w:val="none" w:sz="0" w:space="0" w:color="auto"/>
                <w:right w:val="none" w:sz="0" w:space="0" w:color="auto"/>
              </w:divBdr>
            </w:div>
            <w:div w:id="1046178752">
              <w:marLeft w:val="0"/>
              <w:marRight w:val="0"/>
              <w:marTop w:val="0"/>
              <w:marBottom w:val="0"/>
              <w:divBdr>
                <w:top w:val="none" w:sz="0" w:space="0" w:color="auto"/>
                <w:left w:val="none" w:sz="0" w:space="0" w:color="auto"/>
                <w:bottom w:val="none" w:sz="0" w:space="0" w:color="auto"/>
                <w:right w:val="none" w:sz="0" w:space="0" w:color="auto"/>
              </w:divBdr>
              <w:divsChild>
                <w:div w:id="2077313808">
                  <w:marLeft w:val="0"/>
                  <w:marRight w:val="0"/>
                  <w:marTop w:val="0"/>
                  <w:marBottom w:val="0"/>
                  <w:divBdr>
                    <w:top w:val="none" w:sz="0" w:space="0" w:color="auto"/>
                    <w:left w:val="none" w:sz="0" w:space="0" w:color="auto"/>
                    <w:bottom w:val="none" w:sz="0" w:space="0" w:color="auto"/>
                    <w:right w:val="none" w:sz="0" w:space="0" w:color="auto"/>
                  </w:divBdr>
                  <w:divsChild>
                    <w:div w:id="854424224">
                      <w:marLeft w:val="0"/>
                      <w:marRight w:val="0"/>
                      <w:marTop w:val="0"/>
                      <w:marBottom w:val="0"/>
                      <w:divBdr>
                        <w:top w:val="none" w:sz="0" w:space="0" w:color="auto"/>
                        <w:left w:val="none" w:sz="0" w:space="0" w:color="auto"/>
                        <w:bottom w:val="none" w:sz="0" w:space="0" w:color="auto"/>
                        <w:right w:val="none" w:sz="0" w:space="0" w:color="auto"/>
                      </w:divBdr>
                      <w:divsChild>
                        <w:div w:id="1170172271">
                          <w:marLeft w:val="0"/>
                          <w:marRight w:val="0"/>
                          <w:marTop w:val="0"/>
                          <w:marBottom w:val="0"/>
                          <w:divBdr>
                            <w:top w:val="none" w:sz="0" w:space="0" w:color="auto"/>
                            <w:left w:val="none" w:sz="0" w:space="0" w:color="auto"/>
                            <w:bottom w:val="none" w:sz="0" w:space="0" w:color="auto"/>
                            <w:right w:val="none" w:sz="0" w:space="0" w:color="auto"/>
                          </w:divBdr>
                        </w:div>
                        <w:div w:id="17055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48279">
              <w:marLeft w:val="0"/>
              <w:marRight w:val="0"/>
              <w:marTop w:val="0"/>
              <w:marBottom w:val="0"/>
              <w:divBdr>
                <w:top w:val="none" w:sz="0" w:space="0" w:color="auto"/>
                <w:left w:val="none" w:sz="0" w:space="0" w:color="auto"/>
                <w:bottom w:val="none" w:sz="0" w:space="0" w:color="auto"/>
                <w:right w:val="none" w:sz="0" w:space="0" w:color="auto"/>
              </w:divBdr>
              <w:divsChild>
                <w:div w:id="626739941">
                  <w:marLeft w:val="0"/>
                  <w:marRight w:val="0"/>
                  <w:marTop w:val="0"/>
                  <w:marBottom w:val="0"/>
                  <w:divBdr>
                    <w:top w:val="none" w:sz="0" w:space="0" w:color="auto"/>
                    <w:left w:val="none" w:sz="0" w:space="0" w:color="auto"/>
                    <w:bottom w:val="none" w:sz="0" w:space="0" w:color="auto"/>
                    <w:right w:val="none" w:sz="0" w:space="0" w:color="auto"/>
                  </w:divBdr>
                </w:div>
              </w:divsChild>
            </w:div>
            <w:div w:id="1226259277">
              <w:marLeft w:val="0"/>
              <w:marRight w:val="0"/>
              <w:marTop w:val="0"/>
              <w:marBottom w:val="0"/>
              <w:divBdr>
                <w:top w:val="none" w:sz="0" w:space="0" w:color="auto"/>
                <w:left w:val="none" w:sz="0" w:space="0" w:color="auto"/>
                <w:bottom w:val="none" w:sz="0" w:space="0" w:color="auto"/>
                <w:right w:val="none" w:sz="0" w:space="0" w:color="auto"/>
              </w:divBdr>
              <w:divsChild>
                <w:div w:id="126288957">
                  <w:marLeft w:val="0"/>
                  <w:marRight w:val="0"/>
                  <w:marTop w:val="0"/>
                  <w:marBottom w:val="0"/>
                  <w:divBdr>
                    <w:top w:val="none" w:sz="0" w:space="0" w:color="auto"/>
                    <w:left w:val="none" w:sz="0" w:space="0" w:color="auto"/>
                    <w:bottom w:val="none" w:sz="0" w:space="0" w:color="auto"/>
                    <w:right w:val="none" w:sz="0" w:space="0" w:color="auto"/>
                  </w:divBdr>
                </w:div>
                <w:div w:id="473377563">
                  <w:marLeft w:val="0"/>
                  <w:marRight w:val="0"/>
                  <w:marTop w:val="0"/>
                  <w:marBottom w:val="0"/>
                  <w:divBdr>
                    <w:top w:val="none" w:sz="0" w:space="0" w:color="auto"/>
                    <w:left w:val="none" w:sz="0" w:space="0" w:color="auto"/>
                    <w:bottom w:val="none" w:sz="0" w:space="0" w:color="auto"/>
                    <w:right w:val="none" w:sz="0" w:space="0" w:color="auto"/>
                  </w:divBdr>
                </w:div>
                <w:div w:id="531109021">
                  <w:marLeft w:val="0"/>
                  <w:marRight w:val="0"/>
                  <w:marTop w:val="0"/>
                  <w:marBottom w:val="0"/>
                  <w:divBdr>
                    <w:top w:val="none" w:sz="0" w:space="0" w:color="auto"/>
                    <w:left w:val="none" w:sz="0" w:space="0" w:color="auto"/>
                    <w:bottom w:val="none" w:sz="0" w:space="0" w:color="auto"/>
                    <w:right w:val="none" w:sz="0" w:space="0" w:color="auto"/>
                  </w:divBdr>
                  <w:divsChild>
                    <w:div w:id="439883415">
                      <w:marLeft w:val="0"/>
                      <w:marRight w:val="0"/>
                      <w:marTop w:val="0"/>
                      <w:marBottom w:val="0"/>
                      <w:divBdr>
                        <w:top w:val="none" w:sz="0" w:space="0" w:color="auto"/>
                        <w:left w:val="none" w:sz="0" w:space="0" w:color="auto"/>
                        <w:bottom w:val="none" w:sz="0" w:space="0" w:color="auto"/>
                        <w:right w:val="none" w:sz="0" w:space="0" w:color="auto"/>
                      </w:divBdr>
                      <w:divsChild>
                        <w:div w:id="792292453">
                          <w:marLeft w:val="0"/>
                          <w:marRight w:val="0"/>
                          <w:marTop w:val="0"/>
                          <w:marBottom w:val="0"/>
                          <w:divBdr>
                            <w:top w:val="none" w:sz="0" w:space="0" w:color="auto"/>
                            <w:left w:val="none" w:sz="0" w:space="0" w:color="auto"/>
                            <w:bottom w:val="none" w:sz="0" w:space="0" w:color="auto"/>
                            <w:right w:val="none" w:sz="0" w:space="0" w:color="auto"/>
                          </w:divBdr>
                          <w:divsChild>
                            <w:div w:id="275598005">
                              <w:marLeft w:val="0"/>
                              <w:marRight w:val="0"/>
                              <w:marTop w:val="0"/>
                              <w:marBottom w:val="0"/>
                              <w:divBdr>
                                <w:top w:val="none" w:sz="0" w:space="0" w:color="auto"/>
                                <w:left w:val="none" w:sz="0" w:space="0" w:color="auto"/>
                                <w:bottom w:val="none" w:sz="0" w:space="0" w:color="auto"/>
                                <w:right w:val="none" w:sz="0" w:space="0" w:color="auto"/>
                              </w:divBdr>
                            </w:div>
                            <w:div w:id="9563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14154">
                      <w:marLeft w:val="0"/>
                      <w:marRight w:val="0"/>
                      <w:marTop w:val="0"/>
                      <w:marBottom w:val="0"/>
                      <w:divBdr>
                        <w:top w:val="none" w:sz="0" w:space="0" w:color="auto"/>
                        <w:left w:val="none" w:sz="0" w:space="0" w:color="auto"/>
                        <w:bottom w:val="none" w:sz="0" w:space="0" w:color="auto"/>
                        <w:right w:val="none" w:sz="0" w:space="0" w:color="auto"/>
                      </w:divBdr>
                      <w:divsChild>
                        <w:div w:id="1091387071">
                          <w:marLeft w:val="0"/>
                          <w:marRight w:val="0"/>
                          <w:marTop w:val="0"/>
                          <w:marBottom w:val="0"/>
                          <w:divBdr>
                            <w:top w:val="none" w:sz="0" w:space="0" w:color="auto"/>
                            <w:left w:val="none" w:sz="0" w:space="0" w:color="auto"/>
                            <w:bottom w:val="none" w:sz="0" w:space="0" w:color="auto"/>
                            <w:right w:val="none" w:sz="0" w:space="0" w:color="auto"/>
                          </w:divBdr>
                          <w:divsChild>
                            <w:div w:id="244150732">
                              <w:marLeft w:val="0"/>
                              <w:marRight w:val="0"/>
                              <w:marTop w:val="0"/>
                              <w:marBottom w:val="0"/>
                              <w:divBdr>
                                <w:top w:val="none" w:sz="0" w:space="0" w:color="auto"/>
                                <w:left w:val="none" w:sz="0" w:space="0" w:color="auto"/>
                                <w:bottom w:val="none" w:sz="0" w:space="0" w:color="auto"/>
                                <w:right w:val="none" w:sz="0" w:space="0" w:color="auto"/>
                              </w:divBdr>
                            </w:div>
                            <w:div w:id="57849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506851">
                  <w:marLeft w:val="0"/>
                  <w:marRight w:val="0"/>
                  <w:marTop w:val="0"/>
                  <w:marBottom w:val="0"/>
                  <w:divBdr>
                    <w:top w:val="none" w:sz="0" w:space="0" w:color="auto"/>
                    <w:left w:val="none" w:sz="0" w:space="0" w:color="auto"/>
                    <w:bottom w:val="none" w:sz="0" w:space="0" w:color="auto"/>
                    <w:right w:val="none" w:sz="0" w:space="0" w:color="auto"/>
                  </w:divBdr>
                  <w:divsChild>
                    <w:div w:id="417482711">
                      <w:marLeft w:val="0"/>
                      <w:marRight w:val="0"/>
                      <w:marTop w:val="0"/>
                      <w:marBottom w:val="0"/>
                      <w:divBdr>
                        <w:top w:val="none" w:sz="0" w:space="0" w:color="auto"/>
                        <w:left w:val="none" w:sz="0" w:space="0" w:color="auto"/>
                        <w:bottom w:val="none" w:sz="0" w:space="0" w:color="auto"/>
                        <w:right w:val="none" w:sz="0" w:space="0" w:color="auto"/>
                      </w:divBdr>
                      <w:divsChild>
                        <w:div w:id="869491966">
                          <w:marLeft w:val="0"/>
                          <w:marRight w:val="0"/>
                          <w:marTop w:val="0"/>
                          <w:marBottom w:val="0"/>
                          <w:divBdr>
                            <w:top w:val="none" w:sz="0" w:space="0" w:color="auto"/>
                            <w:left w:val="none" w:sz="0" w:space="0" w:color="auto"/>
                            <w:bottom w:val="none" w:sz="0" w:space="0" w:color="auto"/>
                            <w:right w:val="none" w:sz="0" w:space="0" w:color="auto"/>
                          </w:divBdr>
                          <w:divsChild>
                            <w:div w:id="1612011639">
                              <w:marLeft w:val="0"/>
                              <w:marRight w:val="0"/>
                              <w:marTop w:val="0"/>
                              <w:marBottom w:val="0"/>
                              <w:divBdr>
                                <w:top w:val="none" w:sz="0" w:space="0" w:color="auto"/>
                                <w:left w:val="none" w:sz="0" w:space="0" w:color="auto"/>
                                <w:bottom w:val="none" w:sz="0" w:space="0" w:color="auto"/>
                                <w:right w:val="none" w:sz="0" w:space="0" w:color="auto"/>
                              </w:divBdr>
                            </w:div>
                            <w:div w:id="212457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221013">
                  <w:marLeft w:val="0"/>
                  <w:marRight w:val="0"/>
                  <w:marTop w:val="0"/>
                  <w:marBottom w:val="0"/>
                  <w:divBdr>
                    <w:top w:val="none" w:sz="0" w:space="0" w:color="auto"/>
                    <w:left w:val="none" w:sz="0" w:space="0" w:color="auto"/>
                    <w:bottom w:val="none" w:sz="0" w:space="0" w:color="auto"/>
                    <w:right w:val="none" w:sz="0" w:space="0" w:color="auto"/>
                  </w:divBdr>
                </w:div>
                <w:div w:id="2130513467">
                  <w:marLeft w:val="0"/>
                  <w:marRight w:val="0"/>
                  <w:marTop w:val="0"/>
                  <w:marBottom w:val="0"/>
                  <w:divBdr>
                    <w:top w:val="none" w:sz="0" w:space="0" w:color="auto"/>
                    <w:left w:val="none" w:sz="0" w:space="0" w:color="auto"/>
                    <w:bottom w:val="none" w:sz="0" w:space="0" w:color="auto"/>
                    <w:right w:val="none" w:sz="0" w:space="0" w:color="auto"/>
                  </w:divBdr>
                </w:div>
              </w:divsChild>
            </w:div>
            <w:div w:id="1456175203">
              <w:marLeft w:val="0"/>
              <w:marRight w:val="0"/>
              <w:marTop w:val="0"/>
              <w:marBottom w:val="0"/>
              <w:divBdr>
                <w:top w:val="none" w:sz="0" w:space="0" w:color="auto"/>
                <w:left w:val="none" w:sz="0" w:space="0" w:color="auto"/>
                <w:bottom w:val="none" w:sz="0" w:space="0" w:color="auto"/>
                <w:right w:val="none" w:sz="0" w:space="0" w:color="auto"/>
              </w:divBdr>
              <w:divsChild>
                <w:div w:id="1941790168">
                  <w:marLeft w:val="0"/>
                  <w:marRight w:val="0"/>
                  <w:marTop w:val="0"/>
                  <w:marBottom w:val="0"/>
                  <w:divBdr>
                    <w:top w:val="none" w:sz="0" w:space="0" w:color="auto"/>
                    <w:left w:val="none" w:sz="0" w:space="0" w:color="auto"/>
                    <w:bottom w:val="none" w:sz="0" w:space="0" w:color="auto"/>
                    <w:right w:val="none" w:sz="0" w:space="0" w:color="auto"/>
                  </w:divBdr>
                </w:div>
                <w:div w:id="2093039316">
                  <w:marLeft w:val="0"/>
                  <w:marRight w:val="0"/>
                  <w:marTop w:val="0"/>
                  <w:marBottom w:val="0"/>
                  <w:divBdr>
                    <w:top w:val="none" w:sz="0" w:space="0" w:color="auto"/>
                    <w:left w:val="none" w:sz="0" w:space="0" w:color="auto"/>
                    <w:bottom w:val="none" w:sz="0" w:space="0" w:color="auto"/>
                    <w:right w:val="none" w:sz="0" w:space="0" w:color="auto"/>
                  </w:divBdr>
                </w:div>
              </w:divsChild>
            </w:div>
            <w:div w:id="1827476266">
              <w:marLeft w:val="0"/>
              <w:marRight w:val="0"/>
              <w:marTop w:val="0"/>
              <w:marBottom w:val="0"/>
              <w:divBdr>
                <w:top w:val="none" w:sz="0" w:space="0" w:color="auto"/>
                <w:left w:val="none" w:sz="0" w:space="0" w:color="auto"/>
                <w:bottom w:val="none" w:sz="0" w:space="0" w:color="auto"/>
                <w:right w:val="none" w:sz="0" w:space="0" w:color="auto"/>
              </w:divBdr>
              <w:divsChild>
                <w:div w:id="195585539">
                  <w:marLeft w:val="0"/>
                  <w:marRight w:val="0"/>
                  <w:marTop w:val="0"/>
                  <w:marBottom w:val="0"/>
                  <w:divBdr>
                    <w:top w:val="none" w:sz="0" w:space="0" w:color="auto"/>
                    <w:left w:val="none" w:sz="0" w:space="0" w:color="auto"/>
                    <w:bottom w:val="none" w:sz="0" w:space="0" w:color="auto"/>
                    <w:right w:val="none" w:sz="0" w:space="0" w:color="auto"/>
                  </w:divBdr>
                  <w:divsChild>
                    <w:div w:id="1208682830">
                      <w:marLeft w:val="0"/>
                      <w:marRight w:val="0"/>
                      <w:marTop w:val="0"/>
                      <w:marBottom w:val="0"/>
                      <w:divBdr>
                        <w:top w:val="none" w:sz="0" w:space="0" w:color="auto"/>
                        <w:left w:val="none" w:sz="0" w:space="0" w:color="auto"/>
                        <w:bottom w:val="none" w:sz="0" w:space="0" w:color="auto"/>
                        <w:right w:val="none" w:sz="0" w:space="0" w:color="auto"/>
                      </w:divBdr>
                      <w:divsChild>
                        <w:div w:id="211037675">
                          <w:marLeft w:val="0"/>
                          <w:marRight w:val="0"/>
                          <w:marTop w:val="0"/>
                          <w:marBottom w:val="0"/>
                          <w:divBdr>
                            <w:top w:val="none" w:sz="0" w:space="0" w:color="auto"/>
                            <w:left w:val="none" w:sz="0" w:space="0" w:color="auto"/>
                            <w:bottom w:val="none" w:sz="0" w:space="0" w:color="auto"/>
                            <w:right w:val="none" w:sz="0" w:space="0" w:color="auto"/>
                          </w:divBdr>
                        </w:div>
                        <w:div w:id="33904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815">
                  <w:marLeft w:val="0"/>
                  <w:marRight w:val="0"/>
                  <w:marTop w:val="0"/>
                  <w:marBottom w:val="0"/>
                  <w:divBdr>
                    <w:top w:val="none" w:sz="0" w:space="0" w:color="auto"/>
                    <w:left w:val="none" w:sz="0" w:space="0" w:color="auto"/>
                    <w:bottom w:val="none" w:sz="0" w:space="0" w:color="auto"/>
                    <w:right w:val="none" w:sz="0" w:space="0" w:color="auto"/>
                  </w:divBdr>
                  <w:divsChild>
                    <w:div w:id="1828281248">
                      <w:marLeft w:val="0"/>
                      <w:marRight w:val="0"/>
                      <w:marTop w:val="0"/>
                      <w:marBottom w:val="0"/>
                      <w:divBdr>
                        <w:top w:val="none" w:sz="0" w:space="0" w:color="auto"/>
                        <w:left w:val="none" w:sz="0" w:space="0" w:color="auto"/>
                        <w:bottom w:val="none" w:sz="0" w:space="0" w:color="auto"/>
                        <w:right w:val="none" w:sz="0" w:space="0" w:color="auto"/>
                      </w:divBdr>
                      <w:divsChild>
                        <w:div w:id="650136020">
                          <w:marLeft w:val="0"/>
                          <w:marRight w:val="0"/>
                          <w:marTop w:val="0"/>
                          <w:marBottom w:val="0"/>
                          <w:divBdr>
                            <w:top w:val="none" w:sz="0" w:space="0" w:color="auto"/>
                            <w:left w:val="none" w:sz="0" w:space="0" w:color="auto"/>
                            <w:bottom w:val="none" w:sz="0" w:space="0" w:color="auto"/>
                            <w:right w:val="none" w:sz="0" w:space="0" w:color="auto"/>
                          </w:divBdr>
                        </w:div>
                        <w:div w:id="18361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1173">
                  <w:marLeft w:val="0"/>
                  <w:marRight w:val="0"/>
                  <w:marTop w:val="0"/>
                  <w:marBottom w:val="0"/>
                  <w:divBdr>
                    <w:top w:val="none" w:sz="0" w:space="0" w:color="auto"/>
                    <w:left w:val="none" w:sz="0" w:space="0" w:color="auto"/>
                    <w:bottom w:val="none" w:sz="0" w:space="0" w:color="auto"/>
                    <w:right w:val="none" w:sz="0" w:space="0" w:color="auto"/>
                  </w:divBdr>
                  <w:divsChild>
                    <w:div w:id="1055159128">
                      <w:marLeft w:val="0"/>
                      <w:marRight w:val="0"/>
                      <w:marTop w:val="0"/>
                      <w:marBottom w:val="0"/>
                      <w:divBdr>
                        <w:top w:val="none" w:sz="0" w:space="0" w:color="auto"/>
                        <w:left w:val="none" w:sz="0" w:space="0" w:color="auto"/>
                        <w:bottom w:val="none" w:sz="0" w:space="0" w:color="auto"/>
                        <w:right w:val="none" w:sz="0" w:space="0" w:color="auto"/>
                      </w:divBdr>
                      <w:divsChild>
                        <w:div w:id="738988206">
                          <w:marLeft w:val="0"/>
                          <w:marRight w:val="0"/>
                          <w:marTop w:val="0"/>
                          <w:marBottom w:val="0"/>
                          <w:divBdr>
                            <w:top w:val="none" w:sz="0" w:space="0" w:color="auto"/>
                            <w:left w:val="none" w:sz="0" w:space="0" w:color="auto"/>
                            <w:bottom w:val="none" w:sz="0" w:space="0" w:color="auto"/>
                            <w:right w:val="none" w:sz="0" w:space="0" w:color="auto"/>
                          </w:divBdr>
                        </w:div>
                        <w:div w:id="161906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4273">
                  <w:marLeft w:val="0"/>
                  <w:marRight w:val="0"/>
                  <w:marTop w:val="0"/>
                  <w:marBottom w:val="0"/>
                  <w:divBdr>
                    <w:top w:val="none" w:sz="0" w:space="0" w:color="auto"/>
                    <w:left w:val="none" w:sz="0" w:space="0" w:color="auto"/>
                    <w:bottom w:val="none" w:sz="0" w:space="0" w:color="auto"/>
                    <w:right w:val="none" w:sz="0" w:space="0" w:color="auto"/>
                  </w:divBdr>
                  <w:divsChild>
                    <w:div w:id="1775399393">
                      <w:marLeft w:val="0"/>
                      <w:marRight w:val="0"/>
                      <w:marTop w:val="0"/>
                      <w:marBottom w:val="0"/>
                      <w:divBdr>
                        <w:top w:val="none" w:sz="0" w:space="0" w:color="auto"/>
                        <w:left w:val="none" w:sz="0" w:space="0" w:color="auto"/>
                        <w:bottom w:val="none" w:sz="0" w:space="0" w:color="auto"/>
                        <w:right w:val="none" w:sz="0" w:space="0" w:color="auto"/>
                      </w:divBdr>
                      <w:divsChild>
                        <w:div w:id="244532221">
                          <w:marLeft w:val="0"/>
                          <w:marRight w:val="0"/>
                          <w:marTop w:val="0"/>
                          <w:marBottom w:val="0"/>
                          <w:divBdr>
                            <w:top w:val="none" w:sz="0" w:space="0" w:color="auto"/>
                            <w:left w:val="none" w:sz="0" w:space="0" w:color="auto"/>
                            <w:bottom w:val="none" w:sz="0" w:space="0" w:color="auto"/>
                            <w:right w:val="none" w:sz="0" w:space="0" w:color="auto"/>
                          </w:divBdr>
                        </w:div>
                        <w:div w:id="169044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58832">
                  <w:marLeft w:val="0"/>
                  <w:marRight w:val="0"/>
                  <w:marTop w:val="0"/>
                  <w:marBottom w:val="0"/>
                  <w:divBdr>
                    <w:top w:val="none" w:sz="0" w:space="0" w:color="auto"/>
                    <w:left w:val="none" w:sz="0" w:space="0" w:color="auto"/>
                    <w:bottom w:val="none" w:sz="0" w:space="0" w:color="auto"/>
                    <w:right w:val="none" w:sz="0" w:space="0" w:color="auto"/>
                  </w:divBdr>
                  <w:divsChild>
                    <w:div w:id="1221675837">
                      <w:marLeft w:val="0"/>
                      <w:marRight w:val="0"/>
                      <w:marTop w:val="0"/>
                      <w:marBottom w:val="0"/>
                      <w:divBdr>
                        <w:top w:val="none" w:sz="0" w:space="0" w:color="auto"/>
                        <w:left w:val="none" w:sz="0" w:space="0" w:color="auto"/>
                        <w:bottom w:val="none" w:sz="0" w:space="0" w:color="auto"/>
                        <w:right w:val="none" w:sz="0" w:space="0" w:color="auto"/>
                      </w:divBdr>
                      <w:divsChild>
                        <w:div w:id="330842125">
                          <w:marLeft w:val="0"/>
                          <w:marRight w:val="0"/>
                          <w:marTop w:val="0"/>
                          <w:marBottom w:val="0"/>
                          <w:divBdr>
                            <w:top w:val="none" w:sz="0" w:space="0" w:color="auto"/>
                            <w:left w:val="none" w:sz="0" w:space="0" w:color="auto"/>
                            <w:bottom w:val="none" w:sz="0" w:space="0" w:color="auto"/>
                            <w:right w:val="none" w:sz="0" w:space="0" w:color="auto"/>
                          </w:divBdr>
                        </w:div>
                        <w:div w:id="21343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3829456">
      <w:bodyDiv w:val="1"/>
      <w:marLeft w:val="0"/>
      <w:marRight w:val="0"/>
      <w:marTop w:val="0"/>
      <w:marBottom w:val="0"/>
      <w:divBdr>
        <w:top w:val="none" w:sz="0" w:space="0" w:color="auto"/>
        <w:left w:val="none" w:sz="0" w:space="0" w:color="auto"/>
        <w:bottom w:val="none" w:sz="0" w:space="0" w:color="auto"/>
        <w:right w:val="none" w:sz="0" w:space="0" w:color="auto"/>
      </w:divBdr>
    </w:div>
    <w:div w:id="974598973">
      <w:bodyDiv w:val="1"/>
      <w:marLeft w:val="0"/>
      <w:marRight w:val="0"/>
      <w:marTop w:val="0"/>
      <w:marBottom w:val="0"/>
      <w:divBdr>
        <w:top w:val="none" w:sz="0" w:space="0" w:color="auto"/>
        <w:left w:val="none" w:sz="0" w:space="0" w:color="auto"/>
        <w:bottom w:val="none" w:sz="0" w:space="0" w:color="auto"/>
        <w:right w:val="none" w:sz="0" w:space="0" w:color="auto"/>
      </w:divBdr>
    </w:div>
    <w:div w:id="976765698">
      <w:bodyDiv w:val="1"/>
      <w:marLeft w:val="0"/>
      <w:marRight w:val="0"/>
      <w:marTop w:val="0"/>
      <w:marBottom w:val="0"/>
      <w:divBdr>
        <w:top w:val="none" w:sz="0" w:space="0" w:color="auto"/>
        <w:left w:val="none" w:sz="0" w:space="0" w:color="auto"/>
        <w:bottom w:val="none" w:sz="0" w:space="0" w:color="auto"/>
        <w:right w:val="none" w:sz="0" w:space="0" w:color="auto"/>
      </w:divBdr>
    </w:div>
    <w:div w:id="978342325">
      <w:bodyDiv w:val="1"/>
      <w:marLeft w:val="0"/>
      <w:marRight w:val="0"/>
      <w:marTop w:val="0"/>
      <w:marBottom w:val="0"/>
      <w:divBdr>
        <w:top w:val="none" w:sz="0" w:space="0" w:color="auto"/>
        <w:left w:val="none" w:sz="0" w:space="0" w:color="auto"/>
        <w:bottom w:val="none" w:sz="0" w:space="0" w:color="auto"/>
        <w:right w:val="none" w:sz="0" w:space="0" w:color="auto"/>
      </w:divBdr>
    </w:div>
    <w:div w:id="978414540">
      <w:bodyDiv w:val="1"/>
      <w:marLeft w:val="0"/>
      <w:marRight w:val="0"/>
      <w:marTop w:val="0"/>
      <w:marBottom w:val="0"/>
      <w:divBdr>
        <w:top w:val="none" w:sz="0" w:space="0" w:color="auto"/>
        <w:left w:val="none" w:sz="0" w:space="0" w:color="auto"/>
        <w:bottom w:val="none" w:sz="0" w:space="0" w:color="auto"/>
        <w:right w:val="none" w:sz="0" w:space="0" w:color="auto"/>
      </w:divBdr>
    </w:div>
    <w:div w:id="981346859">
      <w:bodyDiv w:val="1"/>
      <w:marLeft w:val="0"/>
      <w:marRight w:val="0"/>
      <w:marTop w:val="0"/>
      <w:marBottom w:val="0"/>
      <w:divBdr>
        <w:top w:val="none" w:sz="0" w:space="0" w:color="auto"/>
        <w:left w:val="none" w:sz="0" w:space="0" w:color="auto"/>
        <w:bottom w:val="none" w:sz="0" w:space="0" w:color="auto"/>
        <w:right w:val="none" w:sz="0" w:space="0" w:color="auto"/>
      </w:divBdr>
    </w:div>
    <w:div w:id="982007657">
      <w:bodyDiv w:val="1"/>
      <w:marLeft w:val="0"/>
      <w:marRight w:val="0"/>
      <w:marTop w:val="0"/>
      <w:marBottom w:val="0"/>
      <w:divBdr>
        <w:top w:val="none" w:sz="0" w:space="0" w:color="auto"/>
        <w:left w:val="none" w:sz="0" w:space="0" w:color="auto"/>
        <w:bottom w:val="none" w:sz="0" w:space="0" w:color="auto"/>
        <w:right w:val="none" w:sz="0" w:space="0" w:color="auto"/>
      </w:divBdr>
    </w:div>
    <w:div w:id="988440376">
      <w:bodyDiv w:val="1"/>
      <w:marLeft w:val="0"/>
      <w:marRight w:val="0"/>
      <w:marTop w:val="0"/>
      <w:marBottom w:val="0"/>
      <w:divBdr>
        <w:top w:val="none" w:sz="0" w:space="0" w:color="auto"/>
        <w:left w:val="none" w:sz="0" w:space="0" w:color="auto"/>
        <w:bottom w:val="none" w:sz="0" w:space="0" w:color="auto"/>
        <w:right w:val="none" w:sz="0" w:space="0" w:color="auto"/>
      </w:divBdr>
    </w:div>
    <w:div w:id="988873187">
      <w:bodyDiv w:val="1"/>
      <w:marLeft w:val="0"/>
      <w:marRight w:val="0"/>
      <w:marTop w:val="0"/>
      <w:marBottom w:val="0"/>
      <w:divBdr>
        <w:top w:val="none" w:sz="0" w:space="0" w:color="auto"/>
        <w:left w:val="none" w:sz="0" w:space="0" w:color="auto"/>
        <w:bottom w:val="none" w:sz="0" w:space="0" w:color="auto"/>
        <w:right w:val="none" w:sz="0" w:space="0" w:color="auto"/>
      </w:divBdr>
    </w:div>
    <w:div w:id="993220188">
      <w:bodyDiv w:val="1"/>
      <w:marLeft w:val="0"/>
      <w:marRight w:val="0"/>
      <w:marTop w:val="0"/>
      <w:marBottom w:val="0"/>
      <w:divBdr>
        <w:top w:val="none" w:sz="0" w:space="0" w:color="auto"/>
        <w:left w:val="none" w:sz="0" w:space="0" w:color="auto"/>
        <w:bottom w:val="none" w:sz="0" w:space="0" w:color="auto"/>
        <w:right w:val="none" w:sz="0" w:space="0" w:color="auto"/>
      </w:divBdr>
    </w:div>
    <w:div w:id="995109298">
      <w:bodyDiv w:val="1"/>
      <w:marLeft w:val="0"/>
      <w:marRight w:val="0"/>
      <w:marTop w:val="0"/>
      <w:marBottom w:val="0"/>
      <w:divBdr>
        <w:top w:val="none" w:sz="0" w:space="0" w:color="auto"/>
        <w:left w:val="none" w:sz="0" w:space="0" w:color="auto"/>
        <w:bottom w:val="none" w:sz="0" w:space="0" w:color="auto"/>
        <w:right w:val="none" w:sz="0" w:space="0" w:color="auto"/>
      </w:divBdr>
    </w:div>
    <w:div w:id="999115806">
      <w:bodyDiv w:val="1"/>
      <w:marLeft w:val="0"/>
      <w:marRight w:val="0"/>
      <w:marTop w:val="0"/>
      <w:marBottom w:val="0"/>
      <w:divBdr>
        <w:top w:val="none" w:sz="0" w:space="0" w:color="auto"/>
        <w:left w:val="none" w:sz="0" w:space="0" w:color="auto"/>
        <w:bottom w:val="none" w:sz="0" w:space="0" w:color="auto"/>
        <w:right w:val="none" w:sz="0" w:space="0" w:color="auto"/>
      </w:divBdr>
    </w:div>
    <w:div w:id="1004477276">
      <w:bodyDiv w:val="1"/>
      <w:marLeft w:val="0"/>
      <w:marRight w:val="0"/>
      <w:marTop w:val="0"/>
      <w:marBottom w:val="0"/>
      <w:divBdr>
        <w:top w:val="none" w:sz="0" w:space="0" w:color="auto"/>
        <w:left w:val="none" w:sz="0" w:space="0" w:color="auto"/>
        <w:bottom w:val="none" w:sz="0" w:space="0" w:color="auto"/>
        <w:right w:val="none" w:sz="0" w:space="0" w:color="auto"/>
      </w:divBdr>
    </w:div>
    <w:div w:id="1006716006">
      <w:bodyDiv w:val="1"/>
      <w:marLeft w:val="0"/>
      <w:marRight w:val="0"/>
      <w:marTop w:val="0"/>
      <w:marBottom w:val="0"/>
      <w:divBdr>
        <w:top w:val="none" w:sz="0" w:space="0" w:color="auto"/>
        <w:left w:val="none" w:sz="0" w:space="0" w:color="auto"/>
        <w:bottom w:val="none" w:sz="0" w:space="0" w:color="auto"/>
        <w:right w:val="none" w:sz="0" w:space="0" w:color="auto"/>
      </w:divBdr>
    </w:div>
    <w:div w:id="1007250909">
      <w:bodyDiv w:val="1"/>
      <w:marLeft w:val="0"/>
      <w:marRight w:val="0"/>
      <w:marTop w:val="0"/>
      <w:marBottom w:val="0"/>
      <w:divBdr>
        <w:top w:val="none" w:sz="0" w:space="0" w:color="auto"/>
        <w:left w:val="none" w:sz="0" w:space="0" w:color="auto"/>
        <w:bottom w:val="none" w:sz="0" w:space="0" w:color="auto"/>
        <w:right w:val="none" w:sz="0" w:space="0" w:color="auto"/>
      </w:divBdr>
    </w:div>
    <w:div w:id="1007487242">
      <w:bodyDiv w:val="1"/>
      <w:marLeft w:val="0"/>
      <w:marRight w:val="0"/>
      <w:marTop w:val="0"/>
      <w:marBottom w:val="0"/>
      <w:divBdr>
        <w:top w:val="none" w:sz="0" w:space="0" w:color="auto"/>
        <w:left w:val="none" w:sz="0" w:space="0" w:color="auto"/>
        <w:bottom w:val="none" w:sz="0" w:space="0" w:color="auto"/>
        <w:right w:val="none" w:sz="0" w:space="0" w:color="auto"/>
      </w:divBdr>
    </w:div>
    <w:div w:id="1007631118">
      <w:bodyDiv w:val="1"/>
      <w:marLeft w:val="0"/>
      <w:marRight w:val="0"/>
      <w:marTop w:val="0"/>
      <w:marBottom w:val="0"/>
      <w:divBdr>
        <w:top w:val="none" w:sz="0" w:space="0" w:color="auto"/>
        <w:left w:val="none" w:sz="0" w:space="0" w:color="auto"/>
        <w:bottom w:val="none" w:sz="0" w:space="0" w:color="auto"/>
        <w:right w:val="none" w:sz="0" w:space="0" w:color="auto"/>
      </w:divBdr>
    </w:div>
    <w:div w:id="1007832114">
      <w:bodyDiv w:val="1"/>
      <w:marLeft w:val="0"/>
      <w:marRight w:val="0"/>
      <w:marTop w:val="0"/>
      <w:marBottom w:val="0"/>
      <w:divBdr>
        <w:top w:val="none" w:sz="0" w:space="0" w:color="auto"/>
        <w:left w:val="none" w:sz="0" w:space="0" w:color="auto"/>
        <w:bottom w:val="none" w:sz="0" w:space="0" w:color="auto"/>
        <w:right w:val="none" w:sz="0" w:space="0" w:color="auto"/>
      </w:divBdr>
    </w:div>
    <w:div w:id="1009600680">
      <w:bodyDiv w:val="1"/>
      <w:marLeft w:val="0"/>
      <w:marRight w:val="0"/>
      <w:marTop w:val="0"/>
      <w:marBottom w:val="0"/>
      <w:divBdr>
        <w:top w:val="none" w:sz="0" w:space="0" w:color="auto"/>
        <w:left w:val="none" w:sz="0" w:space="0" w:color="auto"/>
        <w:bottom w:val="none" w:sz="0" w:space="0" w:color="auto"/>
        <w:right w:val="none" w:sz="0" w:space="0" w:color="auto"/>
      </w:divBdr>
    </w:div>
    <w:div w:id="1009647769">
      <w:bodyDiv w:val="1"/>
      <w:marLeft w:val="0"/>
      <w:marRight w:val="0"/>
      <w:marTop w:val="0"/>
      <w:marBottom w:val="0"/>
      <w:divBdr>
        <w:top w:val="none" w:sz="0" w:space="0" w:color="auto"/>
        <w:left w:val="none" w:sz="0" w:space="0" w:color="auto"/>
        <w:bottom w:val="none" w:sz="0" w:space="0" w:color="auto"/>
        <w:right w:val="none" w:sz="0" w:space="0" w:color="auto"/>
      </w:divBdr>
    </w:div>
    <w:div w:id="1011297063">
      <w:bodyDiv w:val="1"/>
      <w:marLeft w:val="0"/>
      <w:marRight w:val="0"/>
      <w:marTop w:val="0"/>
      <w:marBottom w:val="0"/>
      <w:divBdr>
        <w:top w:val="none" w:sz="0" w:space="0" w:color="auto"/>
        <w:left w:val="none" w:sz="0" w:space="0" w:color="auto"/>
        <w:bottom w:val="none" w:sz="0" w:space="0" w:color="auto"/>
        <w:right w:val="none" w:sz="0" w:space="0" w:color="auto"/>
      </w:divBdr>
    </w:div>
    <w:div w:id="1015304482">
      <w:bodyDiv w:val="1"/>
      <w:marLeft w:val="0"/>
      <w:marRight w:val="0"/>
      <w:marTop w:val="0"/>
      <w:marBottom w:val="0"/>
      <w:divBdr>
        <w:top w:val="none" w:sz="0" w:space="0" w:color="auto"/>
        <w:left w:val="none" w:sz="0" w:space="0" w:color="auto"/>
        <w:bottom w:val="none" w:sz="0" w:space="0" w:color="auto"/>
        <w:right w:val="none" w:sz="0" w:space="0" w:color="auto"/>
      </w:divBdr>
    </w:div>
    <w:div w:id="1018853810">
      <w:bodyDiv w:val="1"/>
      <w:marLeft w:val="0"/>
      <w:marRight w:val="0"/>
      <w:marTop w:val="0"/>
      <w:marBottom w:val="0"/>
      <w:divBdr>
        <w:top w:val="none" w:sz="0" w:space="0" w:color="auto"/>
        <w:left w:val="none" w:sz="0" w:space="0" w:color="auto"/>
        <w:bottom w:val="none" w:sz="0" w:space="0" w:color="auto"/>
        <w:right w:val="none" w:sz="0" w:space="0" w:color="auto"/>
      </w:divBdr>
    </w:div>
    <w:div w:id="1022169773">
      <w:bodyDiv w:val="1"/>
      <w:marLeft w:val="0"/>
      <w:marRight w:val="0"/>
      <w:marTop w:val="0"/>
      <w:marBottom w:val="0"/>
      <w:divBdr>
        <w:top w:val="none" w:sz="0" w:space="0" w:color="auto"/>
        <w:left w:val="none" w:sz="0" w:space="0" w:color="auto"/>
        <w:bottom w:val="none" w:sz="0" w:space="0" w:color="auto"/>
        <w:right w:val="none" w:sz="0" w:space="0" w:color="auto"/>
      </w:divBdr>
    </w:div>
    <w:div w:id="1027219987">
      <w:bodyDiv w:val="1"/>
      <w:marLeft w:val="0"/>
      <w:marRight w:val="0"/>
      <w:marTop w:val="0"/>
      <w:marBottom w:val="0"/>
      <w:divBdr>
        <w:top w:val="none" w:sz="0" w:space="0" w:color="auto"/>
        <w:left w:val="none" w:sz="0" w:space="0" w:color="auto"/>
        <w:bottom w:val="none" w:sz="0" w:space="0" w:color="auto"/>
        <w:right w:val="none" w:sz="0" w:space="0" w:color="auto"/>
      </w:divBdr>
    </w:div>
    <w:div w:id="1027757341">
      <w:bodyDiv w:val="1"/>
      <w:marLeft w:val="0"/>
      <w:marRight w:val="0"/>
      <w:marTop w:val="0"/>
      <w:marBottom w:val="0"/>
      <w:divBdr>
        <w:top w:val="none" w:sz="0" w:space="0" w:color="auto"/>
        <w:left w:val="none" w:sz="0" w:space="0" w:color="auto"/>
        <w:bottom w:val="none" w:sz="0" w:space="0" w:color="auto"/>
        <w:right w:val="none" w:sz="0" w:space="0" w:color="auto"/>
      </w:divBdr>
    </w:div>
    <w:div w:id="1028025675">
      <w:bodyDiv w:val="1"/>
      <w:marLeft w:val="0"/>
      <w:marRight w:val="0"/>
      <w:marTop w:val="0"/>
      <w:marBottom w:val="0"/>
      <w:divBdr>
        <w:top w:val="none" w:sz="0" w:space="0" w:color="auto"/>
        <w:left w:val="none" w:sz="0" w:space="0" w:color="auto"/>
        <w:bottom w:val="none" w:sz="0" w:space="0" w:color="auto"/>
        <w:right w:val="none" w:sz="0" w:space="0" w:color="auto"/>
      </w:divBdr>
    </w:div>
    <w:div w:id="1028334415">
      <w:bodyDiv w:val="1"/>
      <w:marLeft w:val="0"/>
      <w:marRight w:val="0"/>
      <w:marTop w:val="0"/>
      <w:marBottom w:val="0"/>
      <w:divBdr>
        <w:top w:val="none" w:sz="0" w:space="0" w:color="auto"/>
        <w:left w:val="none" w:sz="0" w:space="0" w:color="auto"/>
        <w:bottom w:val="none" w:sz="0" w:space="0" w:color="auto"/>
        <w:right w:val="none" w:sz="0" w:space="0" w:color="auto"/>
      </w:divBdr>
    </w:div>
    <w:div w:id="1035809288">
      <w:bodyDiv w:val="1"/>
      <w:marLeft w:val="0"/>
      <w:marRight w:val="0"/>
      <w:marTop w:val="0"/>
      <w:marBottom w:val="0"/>
      <w:divBdr>
        <w:top w:val="none" w:sz="0" w:space="0" w:color="auto"/>
        <w:left w:val="none" w:sz="0" w:space="0" w:color="auto"/>
        <w:bottom w:val="none" w:sz="0" w:space="0" w:color="auto"/>
        <w:right w:val="none" w:sz="0" w:space="0" w:color="auto"/>
      </w:divBdr>
    </w:div>
    <w:div w:id="1036541214">
      <w:bodyDiv w:val="1"/>
      <w:marLeft w:val="0"/>
      <w:marRight w:val="0"/>
      <w:marTop w:val="0"/>
      <w:marBottom w:val="0"/>
      <w:divBdr>
        <w:top w:val="none" w:sz="0" w:space="0" w:color="auto"/>
        <w:left w:val="none" w:sz="0" w:space="0" w:color="auto"/>
        <w:bottom w:val="none" w:sz="0" w:space="0" w:color="auto"/>
        <w:right w:val="none" w:sz="0" w:space="0" w:color="auto"/>
      </w:divBdr>
    </w:div>
    <w:div w:id="1037244490">
      <w:bodyDiv w:val="1"/>
      <w:marLeft w:val="0"/>
      <w:marRight w:val="0"/>
      <w:marTop w:val="0"/>
      <w:marBottom w:val="0"/>
      <w:divBdr>
        <w:top w:val="none" w:sz="0" w:space="0" w:color="auto"/>
        <w:left w:val="none" w:sz="0" w:space="0" w:color="auto"/>
        <w:bottom w:val="none" w:sz="0" w:space="0" w:color="auto"/>
        <w:right w:val="none" w:sz="0" w:space="0" w:color="auto"/>
      </w:divBdr>
    </w:div>
    <w:div w:id="1042558982">
      <w:bodyDiv w:val="1"/>
      <w:marLeft w:val="0"/>
      <w:marRight w:val="0"/>
      <w:marTop w:val="0"/>
      <w:marBottom w:val="0"/>
      <w:divBdr>
        <w:top w:val="none" w:sz="0" w:space="0" w:color="auto"/>
        <w:left w:val="none" w:sz="0" w:space="0" w:color="auto"/>
        <w:bottom w:val="none" w:sz="0" w:space="0" w:color="auto"/>
        <w:right w:val="none" w:sz="0" w:space="0" w:color="auto"/>
      </w:divBdr>
    </w:div>
    <w:div w:id="1044018660">
      <w:bodyDiv w:val="1"/>
      <w:marLeft w:val="0"/>
      <w:marRight w:val="0"/>
      <w:marTop w:val="0"/>
      <w:marBottom w:val="0"/>
      <w:divBdr>
        <w:top w:val="none" w:sz="0" w:space="0" w:color="auto"/>
        <w:left w:val="none" w:sz="0" w:space="0" w:color="auto"/>
        <w:bottom w:val="none" w:sz="0" w:space="0" w:color="auto"/>
        <w:right w:val="none" w:sz="0" w:space="0" w:color="auto"/>
      </w:divBdr>
    </w:div>
    <w:div w:id="1044908578">
      <w:bodyDiv w:val="1"/>
      <w:marLeft w:val="0"/>
      <w:marRight w:val="0"/>
      <w:marTop w:val="0"/>
      <w:marBottom w:val="0"/>
      <w:divBdr>
        <w:top w:val="none" w:sz="0" w:space="0" w:color="auto"/>
        <w:left w:val="none" w:sz="0" w:space="0" w:color="auto"/>
        <w:bottom w:val="none" w:sz="0" w:space="0" w:color="auto"/>
        <w:right w:val="none" w:sz="0" w:space="0" w:color="auto"/>
      </w:divBdr>
    </w:div>
    <w:div w:id="1047756639">
      <w:bodyDiv w:val="1"/>
      <w:marLeft w:val="0"/>
      <w:marRight w:val="0"/>
      <w:marTop w:val="0"/>
      <w:marBottom w:val="0"/>
      <w:divBdr>
        <w:top w:val="none" w:sz="0" w:space="0" w:color="auto"/>
        <w:left w:val="none" w:sz="0" w:space="0" w:color="auto"/>
        <w:bottom w:val="none" w:sz="0" w:space="0" w:color="auto"/>
        <w:right w:val="none" w:sz="0" w:space="0" w:color="auto"/>
      </w:divBdr>
    </w:div>
    <w:div w:id="1047876687">
      <w:bodyDiv w:val="1"/>
      <w:marLeft w:val="0"/>
      <w:marRight w:val="0"/>
      <w:marTop w:val="0"/>
      <w:marBottom w:val="0"/>
      <w:divBdr>
        <w:top w:val="none" w:sz="0" w:space="0" w:color="auto"/>
        <w:left w:val="none" w:sz="0" w:space="0" w:color="auto"/>
        <w:bottom w:val="none" w:sz="0" w:space="0" w:color="auto"/>
        <w:right w:val="none" w:sz="0" w:space="0" w:color="auto"/>
      </w:divBdr>
    </w:div>
    <w:div w:id="1048382075">
      <w:bodyDiv w:val="1"/>
      <w:marLeft w:val="0"/>
      <w:marRight w:val="0"/>
      <w:marTop w:val="0"/>
      <w:marBottom w:val="0"/>
      <w:divBdr>
        <w:top w:val="none" w:sz="0" w:space="0" w:color="auto"/>
        <w:left w:val="none" w:sz="0" w:space="0" w:color="auto"/>
        <w:bottom w:val="none" w:sz="0" w:space="0" w:color="auto"/>
        <w:right w:val="none" w:sz="0" w:space="0" w:color="auto"/>
      </w:divBdr>
    </w:div>
    <w:div w:id="1051461675">
      <w:bodyDiv w:val="1"/>
      <w:marLeft w:val="0"/>
      <w:marRight w:val="0"/>
      <w:marTop w:val="0"/>
      <w:marBottom w:val="0"/>
      <w:divBdr>
        <w:top w:val="none" w:sz="0" w:space="0" w:color="auto"/>
        <w:left w:val="none" w:sz="0" w:space="0" w:color="auto"/>
        <w:bottom w:val="none" w:sz="0" w:space="0" w:color="auto"/>
        <w:right w:val="none" w:sz="0" w:space="0" w:color="auto"/>
      </w:divBdr>
    </w:div>
    <w:div w:id="1052996711">
      <w:bodyDiv w:val="1"/>
      <w:marLeft w:val="0"/>
      <w:marRight w:val="0"/>
      <w:marTop w:val="0"/>
      <w:marBottom w:val="0"/>
      <w:divBdr>
        <w:top w:val="none" w:sz="0" w:space="0" w:color="auto"/>
        <w:left w:val="none" w:sz="0" w:space="0" w:color="auto"/>
        <w:bottom w:val="none" w:sz="0" w:space="0" w:color="auto"/>
        <w:right w:val="none" w:sz="0" w:space="0" w:color="auto"/>
      </w:divBdr>
    </w:div>
    <w:div w:id="1058044023">
      <w:bodyDiv w:val="1"/>
      <w:marLeft w:val="0"/>
      <w:marRight w:val="0"/>
      <w:marTop w:val="0"/>
      <w:marBottom w:val="0"/>
      <w:divBdr>
        <w:top w:val="none" w:sz="0" w:space="0" w:color="auto"/>
        <w:left w:val="none" w:sz="0" w:space="0" w:color="auto"/>
        <w:bottom w:val="none" w:sz="0" w:space="0" w:color="auto"/>
        <w:right w:val="none" w:sz="0" w:space="0" w:color="auto"/>
      </w:divBdr>
    </w:div>
    <w:div w:id="1060904458">
      <w:bodyDiv w:val="1"/>
      <w:marLeft w:val="0"/>
      <w:marRight w:val="0"/>
      <w:marTop w:val="0"/>
      <w:marBottom w:val="0"/>
      <w:divBdr>
        <w:top w:val="none" w:sz="0" w:space="0" w:color="auto"/>
        <w:left w:val="none" w:sz="0" w:space="0" w:color="auto"/>
        <w:bottom w:val="none" w:sz="0" w:space="0" w:color="auto"/>
        <w:right w:val="none" w:sz="0" w:space="0" w:color="auto"/>
      </w:divBdr>
    </w:div>
    <w:div w:id="1061056160">
      <w:bodyDiv w:val="1"/>
      <w:marLeft w:val="0"/>
      <w:marRight w:val="0"/>
      <w:marTop w:val="0"/>
      <w:marBottom w:val="0"/>
      <w:divBdr>
        <w:top w:val="none" w:sz="0" w:space="0" w:color="auto"/>
        <w:left w:val="none" w:sz="0" w:space="0" w:color="auto"/>
        <w:bottom w:val="none" w:sz="0" w:space="0" w:color="auto"/>
        <w:right w:val="none" w:sz="0" w:space="0" w:color="auto"/>
      </w:divBdr>
    </w:div>
    <w:div w:id="1068571094">
      <w:bodyDiv w:val="1"/>
      <w:marLeft w:val="0"/>
      <w:marRight w:val="0"/>
      <w:marTop w:val="0"/>
      <w:marBottom w:val="0"/>
      <w:divBdr>
        <w:top w:val="none" w:sz="0" w:space="0" w:color="auto"/>
        <w:left w:val="none" w:sz="0" w:space="0" w:color="auto"/>
        <w:bottom w:val="none" w:sz="0" w:space="0" w:color="auto"/>
        <w:right w:val="none" w:sz="0" w:space="0" w:color="auto"/>
      </w:divBdr>
    </w:div>
    <w:div w:id="1069186223">
      <w:bodyDiv w:val="1"/>
      <w:marLeft w:val="0"/>
      <w:marRight w:val="0"/>
      <w:marTop w:val="0"/>
      <w:marBottom w:val="0"/>
      <w:divBdr>
        <w:top w:val="none" w:sz="0" w:space="0" w:color="auto"/>
        <w:left w:val="none" w:sz="0" w:space="0" w:color="auto"/>
        <w:bottom w:val="none" w:sz="0" w:space="0" w:color="auto"/>
        <w:right w:val="none" w:sz="0" w:space="0" w:color="auto"/>
      </w:divBdr>
    </w:div>
    <w:div w:id="1070034255">
      <w:bodyDiv w:val="1"/>
      <w:marLeft w:val="0"/>
      <w:marRight w:val="0"/>
      <w:marTop w:val="0"/>
      <w:marBottom w:val="0"/>
      <w:divBdr>
        <w:top w:val="none" w:sz="0" w:space="0" w:color="auto"/>
        <w:left w:val="none" w:sz="0" w:space="0" w:color="auto"/>
        <w:bottom w:val="none" w:sz="0" w:space="0" w:color="auto"/>
        <w:right w:val="none" w:sz="0" w:space="0" w:color="auto"/>
      </w:divBdr>
    </w:div>
    <w:div w:id="1071077644">
      <w:bodyDiv w:val="1"/>
      <w:marLeft w:val="0"/>
      <w:marRight w:val="0"/>
      <w:marTop w:val="0"/>
      <w:marBottom w:val="0"/>
      <w:divBdr>
        <w:top w:val="none" w:sz="0" w:space="0" w:color="auto"/>
        <w:left w:val="none" w:sz="0" w:space="0" w:color="auto"/>
        <w:bottom w:val="none" w:sz="0" w:space="0" w:color="auto"/>
        <w:right w:val="none" w:sz="0" w:space="0" w:color="auto"/>
      </w:divBdr>
    </w:div>
    <w:div w:id="1072003203">
      <w:bodyDiv w:val="1"/>
      <w:marLeft w:val="0"/>
      <w:marRight w:val="0"/>
      <w:marTop w:val="0"/>
      <w:marBottom w:val="0"/>
      <w:divBdr>
        <w:top w:val="none" w:sz="0" w:space="0" w:color="auto"/>
        <w:left w:val="none" w:sz="0" w:space="0" w:color="auto"/>
        <w:bottom w:val="none" w:sz="0" w:space="0" w:color="auto"/>
        <w:right w:val="none" w:sz="0" w:space="0" w:color="auto"/>
      </w:divBdr>
    </w:div>
    <w:div w:id="1072389971">
      <w:bodyDiv w:val="1"/>
      <w:marLeft w:val="0"/>
      <w:marRight w:val="0"/>
      <w:marTop w:val="0"/>
      <w:marBottom w:val="0"/>
      <w:divBdr>
        <w:top w:val="none" w:sz="0" w:space="0" w:color="auto"/>
        <w:left w:val="none" w:sz="0" w:space="0" w:color="auto"/>
        <w:bottom w:val="none" w:sz="0" w:space="0" w:color="auto"/>
        <w:right w:val="none" w:sz="0" w:space="0" w:color="auto"/>
      </w:divBdr>
    </w:div>
    <w:div w:id="1072774752">
      <w:bodyDiv w:val="1"/>
      <w:marLeft w:val="0"/>
      <w:marRight w:val="0"/>
      <w:marTop w:val="0"/>
      <w:marBottom w:val="0"/>
      <w:divBdr>
        <w:top w:val="none" w:sz="0" w:space="0" w:color="auto"/>
        <w:left w:val="none" w:sz="0" w:space="0" w:color="auto"/>
        <w:bottom w:val="none" w:sz="0" w:space="0" w:color="auto"/>
        <w:right w:val="none" w:sz="0" w:space="0" w:color="auto"/>
      </w:divBdr>
    </w:div>
    <w:div w:id="1075935983">
      <w:bodyDiv w:val="1"/>
      <w:marLeft w:val="0"/>
      <w:marRight w:val="0"/>
      <w:marTop w:val="0"/>
      <w:marBottom w:val="0"/>
      <w:divBdr>
        <w:top w:val="none" w:sz="0" w:space="0" w:color="auto"/>
        <w:left w:val="none" w:sz="0" w:space="0" w:color="auto"/>
        <w:bottom w:val="none" w:sz="0" w:space="0" w:color="auto"/>
        <w:right w:val="none" w:sz="0" w:space="0" w:color="auto"/>
      </w:divBdr>
      <w:divsChild>
        <w:div w:id="544755819">
          <w:marLeft w:val="0"/>
          <w:marRight w:val="0"/>
          <w:marTop w:val="0"/>
          <w:marBottom w:val="0"/>
          <w:divBdr>
            <w:top w:val="none" w:sz="0" w:space="0" w:color="auto"/>
            <w:left w:val="none" w:sz="0" w:space="0" w:color="auto"/>
            <w:bottom w:val="none" w:sz="0" w:space="0" w:color="auto"/>
            <w:right w:val="none" w:sz="0" w:space="0" w:color="auto"/>
          </w:divBdr>
        </w:div>
      </w:divsChild>
    </w:div>
    <w:div w:id="1076393361">
      <w:bodyDiv w:val="1"/>
      <w:marLeft w:val="0"/>
      <w:marRight w:val="0"/>
      <w:marTop w:val="0"/>
      <w:marBottom w:val="0"/>
      <w:divBdr>
        <w:top w:val="none" w:sz="0" w:space="0" w:color="auto"/>
        <w:left w:val="none" w:sz="0" w:space="0" w:color="auto"/>
        <w:bottom w:val="none" w:sz="0" w:space="0" w:color="auto"/>
        <w:right w:val="none" w:sz="0" w:space="0" w:color="auto"/>
      </w:divBdr>
    </w:div>
    <w:div w:id="1077947097">
      <w:bodyDiv w:val="1"/>
      <w:marLeft w:val="0"/>
      <w:marRight w:val="0"/>
      <w:marTop w:val="0"/>
      <w:marBottom w:val="0"/>
      <w:divBdr>
        <w:top w:val="none" w:sz="0" w:space="0" w:color="auto"/>
        <w:left w:val="none" w:sz="0" w:space="0" w:color="auto"/>
        <w:bottom w:val="none" w:sz="0" w:space="0" w:color="auto"/>
        <w:right w:val="none" w:sz="0" w:space="0" w:color="auto"/>
      </w:divBdr>
    </w:div>
    <w:div w:id="1079446149">
      <w:bodyDiv w:val="1"/>
      <w:marLeft w:val="0"/>
      <w:marRight w:val="0"/>
      <w:marTop w:val="0"/>
      <w:marBottom w:val="0"/>
      <w:divBdr>
        <w:top w:val="none" w:sz="0" w:space="0" w:color="auto"/>
        <w:left w:val="none" w:sz="0" w:space="0" w:color="auto"/>
        <w:bottom w:val="none" w:sz="0" w:space="0" w:color="auto"/>
        <w:right w:val="none" w:sz="0" w:space="0" w:color="auto"/>
      </w:divBdr>
    </w:div>
    <w:div w:id="1080784882">
      <w:bodyDiv w:val="1"/>
      <w:marLeft w:val="0"/>
      <w:marRight w:val="0"/>
      <w:marTop w:val="0"/>
      <w:marBottom w:val="0"/>
      <w:divBdr>
        <w:top w:val="none" w:sz="0" w:space="0" w:color="auto"/>
        <w:left w:val="none" w:sz="0" w:space="0" w:color="auto"/>
        <w:bottom w:val="none" w:sz="0" w:space="0" w:color="auto"/>
        <w:right w:val="none" w:sz="0" w:space="0" w:color="auto"/>
      </w:divBdr>
    </w:div>
    <w:div w:id="1081371969">
      <w:bodyDiv w:val="1"/>
      <w:marLeft w:val="0"/>
      <w:marRight w:val="0"/>
      <w:marTop w:val="0"/>
      <w:marBottom w:val="0"/>
      <w:divBdr>
        <w:top w:val="none" w:sz="0" w:space="0" w:color="auto"/>
        <w:left w:val="none" w:sz="0" w:space="0" w:color="auto"/>
        <w:bottom w:val="none" w:sz="0" w:space="0" w:color="auto"/>
        <w:right w:val="none" w:sz="0" w:space="0" w:color="auto"/>
      </w:divBdr>
    </w:div>
    <w:div w:id="1081680263">
      <w:bodyDiv w:val="1"/>
      <w:marLeft w:val="0"/>
      <w:marRight w:val="0"/>
      <w:marTop w:val="0"/>
      <w:marBottom w:val="0"/>
      <w:divBdr>
        <w:top w:val="none" w:sz="0" w:space="0" w:color="auto"/>
        <w:left w:val="none" w:sz="0" w:space="0" w:color="auto"/>
        <w:bottom w:val="none" w:sz="0" w:space="0" w:color="auto"/>
        <w:right w:val="none" w:sz="0" w:space="0" w:color="auto"/>
      </w:divBdr>
    </w:div>
    <w:div w:id="1082412038">
      <w:bodyDiv w:val="1"/>
      <w:marLeft w:val="0"/>
      <w:marRight w:val="0"/>
      <w:marTop w:val="0"/>
      <w:marBottom w:val="0"/>
      <w:divBdr>
        <w:top w:val="none" w:sz="0" w:space="0" w:color="auto"/>
        <w:left w:val="none" w:sz="0" w:space="0" w:color="auto"/>
        <w:bottom w:val="none" w:sz="0" w:space="0" w:color="auto"/>
        <w:right w:val="none" w:sz="0" w:space="0" w:color="auto"/>
      </w:divBdr>
    </w:div>
    <w:div w:id="1083648486">
      <w:bodyDiv w:val="1"/>
      <w:marLeft w:val="0"/>
      <w:marRight w:val="0"/>
      <w:marTop w:val="0"/>
      <w:marBottom w:val="0"/>
      <w:divBdr>
        <w:top w:val="none" w:sz="0" w:space="0" w:color="auto"/>
        <w:left w:val="none" w:sz="0" w:space="0" w:color="auto"/>
        <w:bottom w:val="none" w:sz="0" w:space="0" w:color="auto"/>
        <w:right w:val="none" w:sz="0" w:space="0" w:color="auto"/>
      </w:divBdr>
    </w:div>
    <w:div w:id="1084957464">
      <w:bodyDiv w:val="1"/>
      <w:marLeft w:val="0"/>
      <w:marRight w:val="0"/>
      <w:marTop w:val="0"/>
      <w:marBottom w:val="0"/>
      <w:divBdr>
        <w:top w:val="none" w:sz="0" w:space="0" w:color="auto"/>
        <w:left w:val="none" w:sz="0" w:space="0" w:color="auto"/>
        <w:bottom w:val="none" w:sz="0" w:space="0" w:color="auto"/>
        <w:right w:val="none" w:sz="0" w:space="0" w:color="auto"/>
      </w:divBdr>
    </w:div>
    <w:div w:id="1085107238">
      <w:bodyDiv w:val="1"/>
      <w:marLeft w:val="0"/>
      <w:marRight w:val="0"/>
      <w:marTop w:val="0"/>
      <w:marBottom w:val="0"/>
      <w:divBdr>
        <w:top w:val="none" w:sz="0" w:space="0" w:color="auto"/>
        <w:left w:val="none" w:sz="0" w:space="0" w:color="auto"/>
        <w:bottom w:val="none" w:sz="0" w:space="0" w:color="auto"/>
        <w:right w:val="none" w:sz="0" w:space="0" w:color="auto"/>
      </w:divBdr>
    </w:div>
    <w:div w:id="1085565547">
      <w:bodyDiv w:val="1"/>
      <w:marLeft w:val="0"/>
      <w:marRight w:val="0"/>
      <w:marTop w:val="0"/>
      <w:marBottom w:val="0"/>
      <w:divBdr>
        <w:top w:val="none" w:sz="0" w:space="0" w:color="auto"/>
        <w:left w:val="none" w:sz="0" w:space="0" w:color="auto"/>
        <w:bottom w:val="none" w:sz="0" w:space="0" w:color="auto"/>
        <w:right w:val="none" w:sz="0" w:space="0" w:color="auto"/>
      </w:divBdr>
    </w:div>
    <w:div w:id="1086537521">
      <w:bodyDiv w:val="1"/>
      <w:marLeft w:val="0"/>
      <w:marRight w:val="0"/>
      <w:marTop w:val="0"/>
      <w:marBottom w:val="0"/>
      <w:divBdr>
        <w:top w:val="none" w:sz="0" w:space="0" w:color="auto"/>
        <w:left w:val="none" w:sz="0" w:space="0" w:color="auto"/>
        <w:bottom w:val="none" w:sz="0" w:space="0" w:color="auto"/>
        <w:right w:val="none" w:sz="0" w:space="0" w:color="auto"/>
      </w:divBdr>
    </w:div>
    <w:div w:id="1087535739">
      <w:bodyDiv w:val="1"/>
      <w:marLeft w:val="0"/>
      <w:marRight w:val="0"/>
      <w:marTop w:val="0"/>
      <w:marBottom w:val="0"/>
      <w:divBdr>
        <w:top w:val="none" w:sz="0" w:space="0" w:color="auto"/>
        <w:left w:val="none" w:sz="0" w:space="0" w:color="auto"/>
        <w:bottom w:val="none" w:sz="0" w:space="0" w:color="auto"/>
        <w:right w:val="none" w:sz="0" w:space="0" w:color="auto"/>
      </w:divBdr>
    </w:div>
    <w:div w:id="1091588477">
      <w:bodyDiv w:val="1"/>
      <w:marLeft w:val="0"/>
      <w:marRight w:val="0"/>
      <w:marTop w:val="0"/>
      <w:marBottom w:val="0"/>
      <w:divBdr>
        <w:top w:val="none" w:sz="0" w:space="0" w:color="auto"/>
        <w:left w:val="none" w:sz="0" w:space="0" w:color="auto"/>
        <w:bottom w:val="none" w:sz="0" w:space="0" w:color="auto"/>
        <w:right w:val="none" w:sz="0" w:space="0" w:color="auto"/>
      </w:divBdr>
    </w:div>
    <w:div w:id="1092821098">
      <w:bodyDiv w:val="1"/>
      <w:marLeft w:val="0"/>
      <w:marRight w:val="0"/>
      <w:marTop w:val="0"/>
      <w:marBottom w:val="0"/>
      <w:divBdr>
        <w:top w:val="none" w:sz="0" w:space="0" w:color="auto"/>
        <w:left w:val="none" w:sz="0" w:space="0" w:color="auto"/>
        <w:bottom w:val="none" w:sz="0" w:space="0" w:color="auto"/>
        <w:right w:val="none" w:sz="0" w:space="0" w:color="auto"/>
      </w:divBdr>
    </w:div>
    <w:div w:id="1093480169">
      <w:bodyDiv w:val="1"/>
      <w:marLeft w:val="0"/>
      <w:marRight w:val="0"/>
      <w:marTop w:val="0"/>
      <w:marBottom w:val="0"/>
      <w:divBdr>
        <w:top w:val="none" w:sz="0" w:space="0" w:color="auto"/>
        <w:left w:val="none" w:sz="0" w:space="0" w:color="auto"/>
        <w:bottom w:val="none" w:sz="0" w:space="0" w:color="auto"/>
        <w:right w:val="none" w:sz="0" w:space="0" w:color="auto"/>
      </w:divBdr>
    </w:div>
    <w:div w:id="1093627264">
      <w:bodyDiv w:val="1"/>
      <w:marLeft w:val="0"/>
      <w:marRight w:val="0"/>
      <w:marTop w:val="0"/>
      <w:marBottom w:val="0"/>
      <w:divBdr>
        <w:top w:val="none" w:sz="0" w:space="0" w:color="auto"/>
        <w:left w:val="none" w:sz="0" w:space="0" w:color="auto"/>
        <w:bottom w:val="none" w:sz="0" w:space="0" w:color="auto"/>
        <w:right w:val="none" w:sz="0" w:space="0" w:color="auto"/>
      </w:divBdr>
    </w:div>
    <w:div w:id="1095252476">
      <w:bodyDiv w:val="1"/>
      <w:marLeft w:val="0"/>
      <w:marRight w:val="0"/>
      <w:marTop w:val="0"/>
      <w:marBottom w:val="0"/>
      <w:divBdr>
        <w:top w:val="none" w:sz="0" w:space="0" w:color="auto"/>
        <w:left w:val="none" w:sz="0" w:space="0" w:color="auto"/>
        <w:bottom w:val="none" w:sz="0" w:space="0" w:color="auto"/>
        <w:right w:val="none" w:sz="0" w:space="0" w:color="auto"/>
      </w:divBdr>
      <w:divsChild>
        <w:div w:id="1077247765">
          <w:marLeft w:val="0"/>
          <w:marRight w:val="0"/>
          <w:marTop w:val="0"/>
          <w:marBottom w:val="0"/>
          <w:divBdr>
            <w:top w:val="none" w:sz="0" w:space="0" w:color="auto"/>
            <w:left w:val="none" w:sz="0" w:space="0" w:color="auto"/>
            <w:bottom w:val="none" w:sz="0" w:space="0" w:color="auto"/>
            <w:right w:val="none" w:sz="0" w:space="0" w:color="auto"/>
          </w:divBdr>
        </w:div>
      </w:divsChild>
    </w:div>
    <w:div w:id="1095859618">
      <w:bodyDiv w:val="1"/>
      <w:marLeft w:val="0"/>
      <w:marRight w:val="0"/>
      <w:marTop w:val="0"/>
      <w:marBottom w:val="0"/>
      <w:divBdr>
        <w:top w:val="none" w:sz="0" w:space="0" w:color="auto"/>
        <w:left w:val="none" w:sz="0" w:space="0" w:color="auto"/>
        <w:bottom w:val="none" w:sz="0" w:space="0" w:color="auto"/>
        <w:right w:val="none" w:sz="0" w:space="0" w:color="auto"/>
      </w:divBdr>
    </w:div>
    <w:div w:id="1096440914">
      <w:bodyDiv w:val="1"/>
      <w:marLeft w:val="0"/>
      <w:marRight w:val="0"/>
      <w:marTop w:val="0"/>
      <w:marBottom w:val="0"/>
      <w:divBdr>
        <w:top w:val="none" w:sz="0" w:space="0" w:color="auto"/>
        <w:left w:val="none" w:sz="0" w:space="0" w:color="auto"/>
        <w:bottom w:val="none" w:sz="0" w:space="0" w:color="auto"/>
        <w:right w:val="none" w:sz="0" w:space="0" w:color="auto"/>
      </w:divBdr>
    </w:div>
    <w:div w:id="1097600031">
      <w:bodyDiv w:val="1"/>
      <w:marLeft w:val="0"/>
      <w:marRight w:val="0"/>
      <w:marTop w:val="0"/>
      <w:marBottom w:val="0"/>
      <w:divBdr>
        <w:top w:val="none" w:sz="0" w:space="0" w:color="auto"/>
        <w:left w:val="none" w:sz="0" w:space="0" w:color="auto"/>
        <w:bottom w:val="none" w:sz="0" w:space="0" w:color="auto"/>
        <w:right w:val="none" w:sz="0" w:space="0" w:color="auto"/>
      </w:divBdr>
    </w:div>
    <w:div w:id="1100225269">
      <w:bodyDiv w:val="1"/>
      <w:marLeft w:val="0"/>
      <w:marRight w:val="0"/>
      <w:marTop w:val="0"/>
      <w:marBottom w:val="0"/>
      <w:divBdr>
        <w:top w:val="none" w:sz="0" w:space="0" w:color="auto"/>
        <w:left w:val="none" w:sz="0" w:space="0" w:color="auto"/>
        <w:bottom w:val="none" w:sz="0" w:space="0" w:color="auto"/>
        <w:right w:val="none" w:sz="0" w:space="0" w:color="auto"/>
      </w:divBdr>
    </w:div>
    <w:div w:id="1101074477">
      <w:bodyDiv w:val="1"/>
      <w:marLeft w:val="0"/>
      <w:marRight w:val="0"/>
      <w:marTop w:val="0"/>
      <w:marBottom w:val="0"/>
      <w:divBdr>
        <w:top w:val="none" w:sz="0" w:space="0" w:color="auto"/>
        <w:left w:val="none" w:sz="0" w:space="0" w:color="auto"/>
        <w:bottom w:val="none" w:sz="0" w:space="0" w:color="auto"/>
        <w:right w:val="none" w:sz="0" w:space="0" w:color="auto"/>
      </w:divBdr>
      <w:divsChild>
        <w:div w:id="1879394077">
          <w:marLeft w:val="0"/>
          <w:marRight w:val="0"/>
          <w:marTop w:val="0"/>
          <w:marBottom w:val="0"/>
          <w:divBdr>
            <w:top w:val="none" w:sz="0" w:space="0" w:color="auto"/>
            <w:left w:val="none" w:sz="0" w:space="0" w:color="auto"/>
            <w:bottom w:val="none" w:sz="0" w:space="0" w:color="auto"/>
            <w:right w:val="none" w:sz="0" w:space="0" w:color="auto"/>
          </w:divBdr>
        </w:div>
      </w:divsChild>
    </w:div>
    <w:div w:id="1102839947">
      <w:bodyDiv w:val="1"/>
      <w:marLeft w:val="0"/>
      <w:marRight w:val="0"/>
      <w:marTop w:val="0"/>
      <w:marBottom w:val="0"/>
      <w:divBdr>
        <w:top w:val="none" w:sz="0" w:space="0" w:color="auto"/>
        <w:left w:val="none" w:sz="0" w:space="0" w:color="auto"/>
        <w:bottom w:val="none" w:sz="0" w:space="0" w:color="auto"/>
        <w:right w:val="none" w:sz="0" w:space="0" w:color="auto"/>
      </w:divBdr>
    </w:div>
    <w:div w:id="1103569672">
      <w:bodyDiv w:val="1"/>
      <w:marLeft w:val="0"/>
      <w:marRight w:val="0"/>
      <w:marTop w:val="0"/>
      <w:marBottom w:val="0"/>
      <w:divBdr>
        <w:top w:val="none" w:sz="0" w:space="0" w:color="auto"/>
        <w:left w:val="none" w:sz="0" w:space="0" w:color="auto"/>
        <w:bottom w:val="none" w:sz="0" w:space="0" w:color="auto"/>
        <w:right w:val="none" w:sz="0" w:space="0" w:color="auto"/>
      </w:divBdr>
    </w:div>
    <w:div w:id="1103651277">
      <w:bodyDiv w:val="1"/>
      <w:marLeft w:val="0"/>
      <w:marRight w:val="0"/>
      <w:marTop w:val="0"/>
      <w:marBottom w:val="0"/>
      <w:divBdr>
        <w:top w:val="none" w:sz="0" w:space="0" w:color="auto"/>
        <w:left w:val="none" w:sz="0" w:space="0" w:color="auto"/>
        <w:bottom w:val="none" w:sz="0" w:space="0" w:color="auto"/>
        <w:right w:val="none" w:sz="0" w:space="0" w:color="auto"/>
      </w:divBdr>
    </w:div>
    <w:div w:id="1105735684">
      <w:bodyDiv w:val="1"/>
      <w:marLeft w:val="0"/>
      <w:marRight w:val="0"/>
      <w:marTop w:val="0"/>
      <w:marBottom w:val="0"/>
      <w:divBdr>
        <w:top w:val="none" w:sz="0" w:space="0" w:color="auto"/>
        <w:left w:val="none" w:sz="0" w:space="0" w:color="auto"/>
        <w:bottom w:val="none" w:sz="0" w:space="0" w:color="auto"/>
        <w:right w:val="none" w:sz="0" w:space="0" w:color="auto"/>
      </w:divBdr>
    </w:div>
    <w:div w:id="1106540702">
      <w:bodyDiv w:val="1"/>
      <w:marLeft w:val="0"/>
      <w:marRight w:val="0"/>
      <w:marTop w:val="0"/>
      <w:marBottom w:val="0"/>
      <w:divBdr>
        <w:top w:val="none" w:sz="0" w:space="0" w:color="auto"/>
        <w:left w:val="none" w:sz="0" w:space="0" w:color="auto"/>
        <w:bottom w:val="none" w:sz="0" w:space="0" w:color="auto"/>
        <w:right w:val="none" w:sz="0" w:space="0" w:color="auto"/>
      </w:divBdr>
    </w:div>
    <w:div w:id="1110202137">
      <w:bodyDiv w:val="1"/>
      <w:marLeft w:val="0"/>
      <w:marRight w:val="0"/>
      <w:marTop w:val="0"/>
      <w:marBottom w:val="0"/>
      <w:divBdr>
        <w:top w:val="none" w:sz="0" w:space="0" w:color="auto"/>
        <w:left w:val="none" w:sz="0" w:space="0" w:color="auto"/>
        <w:bottom w:val="none" w:sz="0" w:space="0" w:color="auto"/>
        <w:right w:val="none" w:sz="0" w:space="0" w:color="auto"/>
      </w:divBdr>
    </w:div>
    <w:div w:id="1111434336">
      <w:bodyDiv w:val="1"/>
      <w:marLeft w:val="0"/>
      <w:marRight w:val="0"/>
      <w:marTop w:val="0"/>
      <w:marBottom w:val="0"/>
      <w:divBdr>
        <w:top w:val="none" w:sz="0" w:space="0" w:color="auto"/>
        <w:left w:val="none" w:sz="0" w:space="0" w:color="auto"/>
        <w:bottom w:val="none" w:sz="0" w:space="0" w:color="auto"/>
        <w:right w:val="none" w:sz="0" w:space="0" w:color="auto"/>
      </w:divBdr>
    </w:div>
    <w:div w:id="1112358217">
      <w:bodyDiv w:val="1"/>
      <w:marLeft w:val="0"/>
      <w:marRight w:val="0"/>
      <w:marTop w:val="0"/>
      <w:marBottom w:val="0"/>
      <w:divBdr>
        <w:top w:val="none" w:sz="0" w:space="0" w:color="auto"/>
        <w:left w:val="none" w:sz="0" w:space="0" w:color="auto"/>
        <w:bottom w:val="none" w:sz="0" w:space="0" w:color="auto"/>
        <w:right w:val="none" w:sz="0" w:space="0" w:color="auto"/>
      </w:divBdr>
    </w:div>
    <w:div w:id="1112939792">
      <w:bodyDiv w:val="1"/>
      <w:marLeft w:val="0"/>
      <w:marRight w:val="0"/>
      <w:marTop w:val="0"/>
      <w:marBottom w:val="0"/>
      <w:divBdr>
        <w:top w:val="none" w:sz="0" w:space="0" w:color="auto"/>
        <w:left w:val="none" w:sz="0" w:space="0" w:color="auto"/>
        <w:bottom w:val="none" w:sz="0" w:space="0" w:color="auto"/>
        <w:right w:val="none" w:sz="0" w:space="0" w:color="auto"/>
      </w:divBdr>
    </w:div>
    <w:div w:id="1114399107">
      <w:bodyDiv w:val="1"/>
      <w:marLeft w:val="0"/>
      <w:marRight w:val="0"/>
      <w:marTop w:val="0"/>
      <w:marBottom w:val="0"/>
      <w:divBdr>
        <w:top w:val="none" w:sz="0" w:space="0" w:color="auto"/>
        <w:left w:val="none" w:sz="0" w:space="0" w:color="auto"/>
        <w:bottom w:val="none" w:sz="0" w:space="0" w:color="auto"/>
        <w:right w:val="none" w:sz="0" w:space="0" w:color="auto"/>
      </w:divBdr>
    </w:div>
    <w:div w:id="1114591786">
      <w:bodyDiv w:val="1"/>
      <w:marLeft w:val="0"/>
      <w:marRight w:val="0"/>
      <w:marTop w:val="0"/>
      <w:marBottom w:val="0"/>
      <w:divBdr>
        <w:top w:val="none" w:sz="0" w:space="0" w:color="auto"/>
        <w:left w:val="none" w:sz="0" w:space="0" w:color="auto"/>
        <w:bottom w:val="none" w:sz="0" w:space="0" w:color="auto"/>
        <w:right w:val="none" w:sz="0" w:space="0" w:color="auto"/>
      </w:divBdr>
    </w:div>
    <w:div w:id="1117141550">
      <w:bodyDiv w:val="1"/>
      <w:marLeft w:val="0"/>
      <w:marRight w:val="0"/>
      <w:marTop w:val="0"/>
      <w:marBottom w:val="0"/>
      <w:divBdr>
        <w:top w:val="none" w:sz="0" w:space="0" w:color="auto"/>
        <w:left w:val="none" w:sz="0" w:space="0" w:color="auto"/>
        <w:bottom w:val="none" w:sz="0" w:space="0" w:color="auto"/>
        <w:right w:val="none" w:sz="0" w:space="0" w:color="auto"/>
      </w:divBdr>
    </w:div>
    <w:div w:id="1124273700">
      <w:bodyDiv w:val="1"/>
      <w:marLeft w:val="0"/>
      <w:marRight w:val="0"/>
      <w:marTop w:val="0"/>
      <w:marBottom w:val="0"/>
      <w:divBdr>
        <w:top w:val="none" w:sz="0" w:space="0" w:color="auto"/>
        <w:left w:val="none" w:sz="0" w:space="0" w:color="auto"/>
        <w:bottom w:val="none" w:sz="0" w:space="0" w:color="auto"/>
        <w:right w:val="none" w:sz="0" w:space="0" w:color="auto"/>
      </w:divBdr>
    </w:div>
    <w:div w:id="1125268214">
      <w:bodyDiv w:val="1"/>
      <w:marLeft w:val="0"/>
      <w:marRight w:val="0"/>
      <w:marTop w:val="0"/>
      <w:marBottom w:val="0"/>
      <w:divBdr>
        <w:top w:val="none" w:sz="0" w:space="0" w:color="auto"/>
        <w:left w:val="none" w:sz="0" w:space="0" w:color="auto"/>
        <w:bottom w:val="none" w:sz="0" w:space="0" w:color="auto"/>
        <w:right w:val="none" w:sz="0" w:space="0" w:color="auto"/>
      </w:divBdr>
    </w:div>
    <w:div w:id="1125545659">
      <w:bodyDiv w:val="1"/>
      <w:marLeft w:val="0"/>
      <w:marRight w:val="0"/>
      <w:marTop w:val="0"/>
      <w:marBottom w:val="0"/>
      <w:divBdr>
        <w:top w:val="none" w:sz="0" w:space="0" w:color="auto"/>
        <w:left w:val="none" w:sz="0" w:space="0" w:color="auto"/>
        <w:bottom w:val="none" w:sz="0" w:space="0" w:color="auto"/>
        <w:right w:val="none" w:sz="0" w:space="0" w:color="auto"/>
      </w:divBdr>
    </w:div>
    <w:div w:id="1127158700">
      <w:bodyDiv w:val="1"/>
      <w:marLeft w:val="0"/>
      <w:marRight w:val="0"/>
      <w:marTop w:val="0"/>
      <w:marBottom w:val="0"/>
      <w:divBdr>
        <w:top w:val="none" w:sz="0" w:space="0" w:color="auto"/>
        <w:left w:val="none" w:sz="0" w:space="0" w:color="auto"/>
        <w:bottom w:val="none" w:sz="0" w:space="0" w:color="auto"/>
        <w:right w:val="none" w:sz="0" w:space="0" w:color="auto"/>
      </w:divBdr>
    </w:div>
    <w:div w:id="1127628042">
      <w:bodyDiv w:val="1"/>
      <w:marLeft w:val="0"/>
      <w:marRight w:val="0"/>
      <w:marTop w:val="0"/>
      <w:marBottom w:val="0"/>
      <w:divBdr>
        <w:top w:val="none" w:sz="0" w:space="0" w:color="auto"/>
        <w:left w:val="none" w:sz="0" w:space="0" w:color="auto"/>
        <w:bottom w:val="none" w:sz="0" w:space="0" w:color="auto"/>
        <w:right w:val="none" w:sz="0" w:space="0" w:color="auto"/>
      </w:divBdr>
    </w:div>
    <w:div w:id="1130052209">
      <w:bodyDiv w:val="1"/>
      <w:marLeft w:val="0"/>
      <w:marRight w:val="0"/>
      <w:marTop w:val="0"/>
      <w:marBottom w:val="0"/>
      <w:divBdr>
        <w:top w:val="none" w:sz="0" w:space="0" w:color="auto"/>
        <w:left w:val="none" w:sz="0" w:space="0" w:color="auto"/>
        <w:bottom w:val="none" w:sz="0" w:space="0" w:color="auto"/>
        <w:right w:val="none" w:sz="0" w:space="0" w:color="auto"/>
      </w:divBdr>
    </w:div>
    <w:div w:id="1130437914">
      <w:bodyDiv w:val="1"/>
      <w:marLeft w:val="0"/>
      <w:marRight w:val="0"/>
      <w:marTop w:val="0"/>
      <w:marBottom w:val="0"/>
      <w:divBdr>
        <w:top w:val="none" w:sz="0" w:space="0" w:color="auto"/>
        <w:left w:val="none" w:sz="0" w:space="0" w:color="auto"/>
        <w:bottom w:val="none" w:sz="0" w:space="0" w:color="auto"/>
        <w:right w:val="none" w:sz="0" w:space="0" w:color="auto"/>
      </w:divBdr>
    </w:div>
    <w:div w:id="1131052214">
      <w:bodyDiv w:val="1"/>
      <w:marLeft w:val="0"/>
      <w:marRight w:val="0"/>
      <w:marTop w:val="0"/>
      <w:marBottom w:val="0"/>
      <w:divBdr>
        <w:top w:val="none" w:sz="0" w:space="0" w:color="auto"/>
        <w:left w:val="none" w:sz="0" w:space="0" w:color="auto"/>
        <w:bottom w:val="none" w:sz="0" w:space="0" w:color="auto"/>
        <w:right w:val="none" w:sz="0" w:space="0" w:color="auto"/>
      </w:divBdr>
    </w:div>
    <w:div w:id="1131098720">
      <w:bodyDiv w:val="1"/>
      <w:marLeft w:val="0"/>
      <w:marRight w:val="0"/>
      <w:marTop w:val="0"/>
      <w:marBottom w:val="0"/>
      <w:divBdr>
        <w:top w:val="none" w:sz="0" w:space="0" w:color="auto"/>
        <w:left w:val="none" w:sz="0" w:space="0" w:color="auto"/>
        <w:bottom w:val="none" w:sz="0" w:space="0" w:color="auto"/>
        <w:right w:val="none" w:sz="0" w:space="0" w:color="auto"/>
      </w:divBdr>
    </w:div>
    <w:div w:id="1132482602">
      <w:bodyDiv w:val="1"/>
      <w:marLeft w:val="0"/>
      <w:marRight w:val="0"/>
      <w:marTop w:val="0"/>
      <w:marBottom w:val="0"/>
      <w:divBdr>
        <w:top w:val="none" w:sz="0" w:space="0" w:color="auto"/>
        <w:left w:val="none" w:sz="0" w:space="0" w:color="auto"/>
        <w:bottom w:val="none" w:sz="0" w:space="0" w:color="auto"/>
        <w:right w:val="none" w:sz="0" w:space="0" w:color="auto"/>
      </w:divBdr>
    </w:div>
    <w:div w:id="1133251145">
      <w:bodyDiv w:val="1"/>
      <w:marLeft w:val="0"/>
      <w:marRight w:val="0"/>
      <w:marTop w:val="0"/>
      <w:marBottom w:val="0"/>
      <w:divBdr>
        <w:top w:val="none" w:sz="0" w:space="0" w:color="auto"/>
        <w:left w:val="none" w:sz="0" w:space="0" w:color="auto"/>
        <w:bottom w:val="none" w:sz="0" w:space="0" w:color="auto"/>
        <w:right w:val="none" w:sz="0" w:space="0" w:color="auto"/>
      </w:divBdr>
    </w:div>
    <w:div w:id="1136408843">
      <w:bodyDiv w:val="1"/>
      <w:marLeft w:val="0"/>
      <w:marRight w:val="0"/>
      <w:marTop w:val="0"/>
      <w:marBottom w:val="0"/>
      <w:divBdr>
        <w:top w:val="none" w:sz="0" w:space="0" w:color="auto"/>
        <w:left w:val="none" w:sz="0" w:space="0" w:color="auto"/>
        <w:bottom w:val="none" w:sz="0" w:space="0" w:color="auto"/>
        <w:right w:val="none" w:sz="0" w:space="0" w:color="auto"/>
      </w:divBdr>
    </w:div>
    <w:div w:id="1137719301">
      <w:bodyDiv w:val="1"/>
      <w:marLeft w:val="0"/>
      <w:marRight w:val="0"/>
      <w:marTop w:val="0"/>
      <w:marBottom w:val="0"/>
      <w:divBdr>
        <w:top w:val="none" w:sz="0" w:space="0" w:color="auto"/>
        <w:left w:val="none" w:sz="0" w:space="0" w:color="auto"/>
        <w:bottom w:val="none" w:sz="0" w:space="0" w:color="auto"/>
        <w:right w:val="none" w:sz="0" w:space="0" w:color="auto"/>
      </w:divBdr>
    </w:div>
    <w:div w:id="1137726510">
      <w:bodyDiv w:val="1"/>
      <w:marLeft w:val="0"/>
      <w:marRight w:val="0"/>
      <w:marTop w:val="0"/>
      <w:marBottom w:val="0"/>
      <w:divBdr>
        <w:top w:val="none" w:sz="0" w:space="0" w:color="auto"/>
        <w:left w:val="none" w:sz="0" w:space="0" w:color="auto"/>
        <w:bottom w:val="none" w:sz="0" w:space="0" w:color="auto"/>
        <w:right w:val="none" w:sz="0" w:space="0" w:color="auto"/>
      </w:divBdr>
    </w:div>
    <w:div w:id="1138037053">
      <w:bodyDiv w:val="1"/>
      <w:marLeft w:val="0"/>
      <w:marRight w:val="0"/>
      <w:marTop w:val="0"/>
      <w:marBottom w:val="0"/>
      <w:divBdr>
        <w:top w:val="none" w:sz="0" w:space="0" w:color="auto"/>
        <w:left w:val="none" w:sz="0" w:space="0" w:color="auto"/>
        <w:bottom w:val="none" w:sz="0" w:space="0" w:color="auto"/>
        <w:right w:val="none" w:sz="0" w:space="0" w:color="auto"/>
      </w:divBdr>
    </w:div>
    <w:div w:id="1142120511">
      <w:bodyDiv w:val="1"/>
      <w:marLeft w:val="0"/>
      <w:marRight w:val="0"/>
      <w:marTop w:val="0"/>
      <w:marBottom w:val="0"/>
      <w:divBdr>
        <w:top w:val="none" w:sz="0" w:space="0" w:color="auto"/>
        <w:left w:val="none" w:sz="0" w:space="0" w:color="auto"/>
        <w:bottom w:val="none" w:sz="0" w:space="0" w:color="auto"/>
        <w:right w:val="none" w:sz="0" w:space="0" w:color="auto"/>
      </w:divBdr>
    </w:div>
    <w:div w:id="1142237557">
      <w:bodyDiv w:val="1"/>
      <w:marLeft w:val="0"/>
      <w:marRight w:val="0"/>
      <w:marTop w:val="0"/>
      <w:marBottom w:val="0"/>
      <w:divBdr>
        <w:top w:val="none" w:sz="0" w:space="0" w:color="auto"/>
        <w:left w:val="none" w:sz="0" w:space="0" w:color="auto"/>
        <w:bottom w:val="none" w:sz="0" w:space="0" w:color="auto"/>
        <w:right w:val="none" w:sz="0" w:space="0" w:color="auto"/>
      </w:divBdr>
    </w:div>
    <w:div w:id="1143497632">
      <w:bodyDiv w:val="1"/>
      <w:marLeft w:val="0"/>
      <w:marRight w:val="0"/>
      <w:marTop w:val="0"/>
      <w:marBottom w:val="0"/>
      <w:divBdr>
        <w:top w:val="none" w:sz="0" w:space="0" w:color="auto"/>
        <w:left w:val="none" w:sz="0" w:space="0" w:color="auto"/>
        <w:bottom w:val="none" w:sz="0" w:space="0" w:color="auto"/>
        <w:right w:val="none" w:sz="0" w:space="0" w:color="auto"/>
      </w:divBdr>
    </w:div>
    <w:div w:id="1145850915">
      <w:bodyDiv w:val="1"/>
      <w:marLeft w:val="0"/>
      <w:marRight w:val="0"/>
      <w:marTop w:val="0"/>
      <w:marBottom w:val="0"/>
      <w:divBdr>
        <w:top w:val="none" w:sz="0" w:space="0" w:color="auto"/>
        <w:left w:val="none" w:sz="0" w:space="0" w:color="auto"/>
        <w:bottom w:val="none" w:sz="0" w:space="0" w:color="auto"/>
        <w:right w:val="none" w:sz="0" w:space="0" w:color="auto"/>
      </w:divBdr>
    </w:div>
    <w:div w:id="1146238901">
      <w:bodyDiv w:val="1"/>
      <w:marLeft w:val="0"/>
      <w:marRight w:val="0"/>
      <w:marTop w:val="0"/>
      <w:marBottom w:val="0"/>
      <w:divBdr>
        <w:top w:val="none" w:sz="0" w:space="0" w:color="auto"/>
        <w:left w:val="none" w:sz="0" w:space="0" w:color="auto"/>
        <w:bottom w:val="none" w:sz="0" w:space="0" w:color="auto"/>
        <w:right w:val="none" w:sz="0" w:space="0" w:color="auto"/>
      </w:divBdr>
    </w:div>
    <w:div w:id="1149709546">
      <w:bodyDiv w:val="1"/>
      <w:marLeft w:val="0"/>
      <w:marRight w:val="0"/>
      <w:marTop w:val="0"/>
      <w:marBottom w:val="0"/>
      <w:divBdr>
        <w:top w:val="none" w:sz="0" w:space="0" w:color="auto"/>
        <w:left w:val="none" w:sz="0" w:space="0" w:color="auto"/>
        <w:bottom w:val="none" w:sz="0" w:space="0" w:color="auto"/>
        <w:right w:val="none" w:sz="0" w:space="0" w:color="auto"/>
      </w:divBdr>
    </w:div>
    <w:div w:id="1150099992">
      <w:bodyDiv w:val="1"/>
      <w:marLeft w:val="0"/>
      <w:marRight w:val="0"/>
      <w:marTop w:val="0"/>
      <w:marBottom w:val="0"/>
      <w:divBdr>
        <w:top w:val="none" w:sz="0" w:space="0" w:color="auto"/>
        <w:left w:val="none" w:sz="0" w:space="0" w:color="auto"/>
        <w:bottom w:val="none" w:sz="0" w:space="0" w:color="auto"/>
        <w:right w:val="none" w:sz="0" w:space="0" w:color="auto"/>
      </w:divBdr>
    </w:div>
    <w:div w:id="1151367543">
      <w:bodyDiv w:val="1"/>
      <w:marLeft w:val="0"/>
      <w:marRight w:val="0"/>
      <w:marTop w:val="0"/>
      <w:marBottom w:val="0"/>
      <w:divBdr>
        <w:top w:val="none" w:sz="0" w:space="0" w:color="auto"/>
        <w:left w:val="none" w:sz="0" w:space="0" w:color="auto"/>
        <w:bottom w:val="none" w:sz="0" w:space="0" w:color="auto"/>
        <w:right w:val="none" w:sz="0" w:space="0" w:color="auto"/>
      </w:divBdr>
    </w:div>
    <w:div w:id="1151407822">
      <w:bodyDiv w:val="1"/>
      <w:marLeft w:val="0"/>
      <w:marRight w:val="0"/>
      <w:marTop w:val="0"/>
      <w:marBottom w:val="0"/>
      <w:divBdr>
        <w:top w:val="none" w:sz="0" w:space="0" w:color="auto"/>
        <w:left w:val="none" w:sz="0" w:space="0" w:color="auto"/>
        <w:bottom w:val="none" w:sz="0" w:space="0" w:color="auto"/>
        <w:right w:val="none" w:sz="0" w:space="0" w:color="auto"/>
      </w:divBdr>
    </w:div>
    <w:div w:id="1153958042">
      <w:bodyDiv w:val="1"/>
      <w:marLeft w:val="0"/>
      <w:marRight w:val="0"/>
      <w:marTop w:val="0"/>
      <w:marBottom w:val="0"/>
      <w:divBdr>
        <w:top w:val="none" w:sz="0" w:space="0" w:color="auto"/>
        <w:left w:val="none" w:sz="0" w:space="0" w:color="auto"/>
        <w:bottom w:val="none" w:sz="0" w:space="0" w:color="auto"/>
        <w:right w:val="none" w:sz="0" w:space="0" w:color="auto"/>
      </w:divBdr>
    </w:div>
    <w:div w:id="1154224462">
      <w:bodyDiv w:val="1"/>
      <w:marLeft w:val="0"/>
      <w:marRight w:val="0"/>
      <w:marTop w:val="0"/>
      <w:marBottom w:val="0"/>
      <w:divBdr>
        <w:top w:val="none" w:sz="0" w:space="0" w:color="auto"/>
        <w:left w:val="none" w:sz="0" w:space="0" w:color="auto"/>
        <w:bottom w:val="none" w:sz="0" w:space="0" w:color="auto"/>
        <w:right w:val="none" w:sz="0" w:space="0" w:color="auto"/>
      </w:divBdr>
    </w:div>
    <w:div w:id="1154642433">
      <w:bodyDiv w:val="1"/>
      <w:marLeft w:val="0"/>
      <w:marRight w:val="0"/>
      <w:marTop w:val="0"/>
      <w:marBottom w:val="0"/>
      <w:divBdr>
        <w:top w:val="none" w:sz="0" w:space="0" w:color="auto"/>
        <w:left w:val="none" w:sz="0" w:space="0" w:color="auto"/>
        <w:bottom w:val="none" w:sz="0" w:space="0" w:color="auto"/>
        <w:right w:val="none" w:sz="0" w:space="0" w:color="auto"/>
      </w:divBdr>
    </w:div>
    <w:div w:id="1154833089">
      <w:bodyDiv w:val="1"/>
      <w:marLeft w:val="0"/>
      <w:marRight w:val="0"/>
      <w:marTop w:val="0"/>
      <w:marBottom w:val="0"/>
      <w:divBdr>
        <w:top w:val="none" w:sz="0" w:space="0" w:color="auto"/>
        <w:left w:val="none" w:sz="0" w:space="0" w:color="auto"/>
        <w:bottom w:val="none" w:sz="0" w:space="0" w:color="auto"/>
        <w:right w:val="none" w:sz="0" w:space="0" w:color="auto"/>
      </w:divBdr>
    </w:div>
    <w:div w:id="1156148260">
      <w:bodyDiv w:val="1"/>
      <w:marLeft w:val="0"/>
      <w:marRight w:val="0"/>
      <w:marTop w:val="0"/>
      <w:marBottom w:val="0"/>
      <w:divBdr>
        <w:top w:val="none" w:sz="0" w:space="0" w:color="auto"/>
        <w:left w:val="none" w:sz="0" w:space="0" w:color="auto"/>
        <w:bottom w:val="none" w:sz="0" w:space="0" w:color="auto"/>
        <w:right w:val="none" w:sz="0" w:space="0" w:color="auto"/>
      </w:divBdr>
    </w:div>
    <w:div w:id="1158809502">
      <w:bodyDiv w:val="1"/>
      <w:marLeft w:val="0"/>
      <w:marRight w:val="0"/>
      <w:marTop w:val="0"/>
      <w:marBottom w:val="0"/>
      <w:divBdr>
        <w:top w:val="none" w:sz="0" w:space="0" w:color="auto"/>
        <w:left w:val="none" w:sz="0" w:space="0" w:color="auto"/>
        <w:bottom w:val="none" w:sz="0" w:space="0" w:color="auto"/>
        <w:right w:val="none" w:sz="0" w:space="0" w:color="auto"/>
      </w:divBdr>
    </w:div>
    <w:div w:id="1160077586">
      <w:bodyDiv w:val="1"/>
      <w:marLeft w:val="0"/>
      <w:marRight w:val="0"/>
      <w:marTop w:val="0"/>
      <w:marBottom w:val="0"/>
      <w:divBdr>
        <w:top w:val="none" w:sz="0" w:space="0" w:color="auto"/>
        <w:left w:val="none" w:sz="0" w:space="0" w:color="auto"/>
        <w:bottom w:val="none" w:sz="0" w:space="0" w:color="auto"/>
        <w:right w:val="none" w:sz="0" w:space="0" w:color="auto"/>
      </w:divBdr>
    </w:div>
    <w:div w:id="1160316168">
      <w:bodyDiv w:val="1"/>
      <w:marLeft w:val="0"/>
      <w:marRight w:val="0"/>
      <w:marTop w:val="0"/>
      <w:marBottom w:val="0"/>
      <w:divBdr>
        <w:top w:val="none" w:sz="0" w:space="0" w:color="auto"/>
        <w:left w:val="none" w:sz="0" w:space="0" w:color="auto"/>
        <w:bottom w:val="none" w:sz="0" w:space="0" w:color="auto"/>
        <w:right w:val="none" w:sz="0" w:space="0" w:color="auto"/>
      </w:divBdr>
    </w:div>
    <w:div w:id="1161895811">
      <w:bodyDiv w:val="1"/>
      <w:marLeft w:val="0"/>
      <w:marRight w:val="0"/>
      <w:marTop w:val="0"/>
      <w:marBottom w:val="0"/>
      <w:divBdr>
        <w:top w:val="none" w:sz="0" w:space="0" w:color="auto"/>
        <w:left w:val="none" w:sz="0" w:space="0" w:color="auto"/>
        <w:bottom w:val="none" w:sz="0" w:space="0" w:color="auto"/>
        <w:right w:val="none" w:sz="0" w:space="0" w:color="auto"/>
      </w:divBdr>
    </w:div>
    <w:div w:id="1164510631">
      <w:bodyDiv w:val="1"/>
      <w:marLeft w:val="0"/>
      <w:marRight w:val="0"/>
      <w:marTop w:val="0"/>
      <w:marBottom w:val="0"/>
      <w:divBdr>
        <w:top w:val="none" w:sz="0" w:space="0" w:color="auto"/>
        <w:left w:val="none" w:sz="0" w:space="0" w:color="auto"/>
        <w:bottom w:val="none" w:sz="0" w:space="0" w:color="auto"/>
        <w:right w:val="none" w:sz="0" w:space="0" w:color="auto"/>
      </w:divBdr>
    </w:div>
    <w:div w:id="1164780665">
      <w:bodyDiv w:val="1"/>
      <w:marLeft w:val="0"/>
      <w:marRight w:val="0"/>
      <w:marTop w:val="0"/>
      <w:marBottom w:val="0"/>
      <w:divBdr>
        <w:top w:val="none" w:sz="0" w:space="0" w:color="auto"/>
        <w:left w:val="none" w:sz="0" w:space="0" w:color="auto"/>
        <w:bottom w:val="none" w:sz="0" w:space="0" w:color="auto"/>
        <w:right w:val="none" w:sz="0" w:space="0" w:color="auto"/>
      </w:divBdr>
    </w:div>
    <w:div w:id="1167673291">
      <w:bodyDiv w:val="1"/>
      <w:marLeft w:val="0"/>
      <w:marRight w:val="0"/>
      <w:marTop w:val="0"/>
      <w:marBottom w:val="0"/>
      <w:divBdr>
        <w:top w:val="none" w:sz="0" w:space="0" w:color="auto"/>
        <w:left w:val="none" w:sz="0" w:space="0" w:color="auto"/>
        <w:bottom w:val="none" w:sz="0" w:space="0" w:color="auto"/>
        <w:right w:val="none" w:sz="0" w:space="0" w:color="auto"/>
      </w:divBdr>
    </w:div>
    <w:div w:id="1169711882">
      <w:bodyDiv w:val="1"/>
      <w:marLeft w:val="0"/>
      <w:marRight w:val="0"/>
      <w:marTop w:val="0"/>
      <w:marBottom w:val="0"/>
      <w:divBdr>
        <w:top w:val="none" w:sz="0" w:space="0" w:color="auto"/>
        <w:left w:val="none" w:sz="0" w:space="0" w:color="auto"/>
        <w:bottom w:val="none" w:sz="0" w:space="0" w:color="auto"/>
        <w:right w:val="none" w:sz="0" w:space="0" w:color="auto"/>
      </w:divBdr>
    </w:div>
    <w:div w:id="1170605296">
      <w:bodyDiv w:val="1"/>
      <w:marLeft w:val="0"/>
      <w:marRight w:val="0"/>
      <w:marTop w:val="0"/>
      <w:marBottom w:val="0"/>
      <w:divBdr>
        <w:top w:val="none" w:sz="0" w:space="0" w:color="auto"/>
        <w:left w:val="none" w:sz="0" w:space="0" w:color="auto"/>
        <w:bottom w:val="none" w:sz="0" w:space="0" w:color="auto"/>
        <w:right w:val="none" w:sz="0" w:space="0" w:color="auto"/>
      </w:divBdr>
    </w:div>
    <w:div w:id="1170826546">
      <w:bodyDiv w:val="1"/>
      <w:marLeft w:val="0"/>
      <w:marRight w:val="0"/>
      <w:marTop w:val="0"/>
      <w:marBottom w:val="0"/>
      <w:divBdr>
        <w:top w:val="none" w:sz="0" w:space="0" w:color="auto"/>
        <w:left w:val="none" w:sz="0" w:space="0" w:color="auto"/>
        <w:bottom w:val="none" w:sz="0" w:space="0" w:color="auto"/>
        <w:right w:val="none" w:sz="0" w:space="0" w:color="auto"/>
      </w:divBdr>
    </w:div>
    <w:div w:id="1171456215">
      <w:bodyDiv w:val="1"/>
      <w:marLeft w:val="0"/>
      <w:marRight w:val="0"/>
      <w:marTop w:val="0"/>
      <w:marBottom w:val="0"/>
      <w:divBdr>
        <w:top w:val="none" w:sz="0" w:space="0" w:color="auto"/>
        <w:left w:val="none" w:sz="0" w:space="0" w:color="auto"/>
        <w:bottom w:val="none" w:sz="0" w:space="0" w:color="auto"/>
        <w:right w:val="none" w:sz="0" w:space="0" w:color="auto"/>
      </w:divBdr>
    </w:div>
    <w:div w:id="1173496797">
      <w:bodyDiv w:val="1"/>
      <w:marLeft w:val="0"/>
      <w:marRight w:val="0"/>
      <w:marTop w:val="0"/>
      <w:marBottom w:val="0"/>
      <w:divBdr>
        <w:top w:val="none" w:sz="0" w:space="0" w:color="auto"/>
        <w:left w:val="none" w:sz="0" w:space="0" w:color="auto"/>
        <w:bottom w:val="none" w:sz="0" w:space="0" w:color="auto"/>
        <w:right w:val="none" w:sz="0" w:space="0" w:color="auto"/>
      </w:divBdr>
    </w:div>
    <w:div w:id="1174419518">
      <w:bodyDiv w:val="1"/>
      <w:marLeft w:val="0"/>
      <w:marRight w:val="0"/>
      <w:marTop w:val="0"/>
      <w:marBottom w:val="0"/>
      <w:divBdr>
        <w:top w:val="none" w:sz="0" w:space="0" w:color="auto"/>
        <w:left w:val="none" w:sz="0" w:space="0" w:color="auto"/>
        <w:bottom w:val="none" w:sz="0" w:space="0" w:color="auto"/>
        <w:right w:val="none" w:sz="0" w:space="0" w:color="auto"/>
      </w:divBdr>
    </w:div>
    <w:div w:id="1175266623">
      <w:bodyDiv w:val="1"/>
      <w:marLeft w:val="0"/>
      <w:marRight w:val="0"/>
      <w:marTop w:val="0"/>
      <w:marBottom w:val="0"/>
      <w:divBdr>
        <w:top w:val="none" w:sz="0" w:space="0" w:color="auto"/>
        <w:left w:val="none" w:sz="0" w:space="0" w:color="auto"/>
        <w:bottom w:val="none" w:sz="0" w:space="0" w:color="auto"/>
        <w:right w:val="none" w:sz="0" w:space="0" w:color="auto"/>
      </w:divBdr>
    </w:div>
    <w:div w:id="1176267111">
      <w:bodyDiv w:val="1"/>
      <w:marLeft w:val="0"/>
      <w:marRight w:val="0"/>
      <w:marTop w:val="0"/>
      <w:marBottom w:val="0"/>
      <w:divBdr>
        <w:top w:val="none" w:sz="0" w:space="0" w:color="auto"/>
        <w:left w:val="none" w:sz="0" w:space="0" w:color="auto"/>
        <w:bottom w:val="none" w:sz="0" w:space="0" w:color="auto"/>
        <w:right w:val="none" w:sz="0" w:space="0" w:color="auto"/>
      </w:divBdr>
    </w:div>
    <w:div w:id="1177306243">
      <w:bodyDiv w:val="1"/>
      <w:marLeft w:val="0"/>
      <w:marRight w:val="0"/>
      <w:marTop w:val="0"/>
      <w:marBottom w:val="0"/>
      <w:divBdr>
        <w:top w:val="none" w:sz="0" w:space="0" w:color="auto"/>
        <w:left w:val="none" w:sz="0" w:space="0" w:color="auto"/>
        <w:bottom w:val="none" w:sz="0" w:space="0" w:color="auto"/>
        <w:right w:val="none" w:sz="0" w:space="0" w:color="auto"/>
      </w:divBdr>
    </w:div>
    <w:div w:id="1181318569">
      <w:bodyDiv w:val="1"/>
      <w:marLeft w:val="0"/>
      <w:marRight w:val="0"/>
      <w:marTop w:val="0"/>
      <w:marBottom w:val="0"/>
      <w:divBdr>
        <w:top w:val="none" w:sz="0" w:space="0" w:color="auto"/>
        <w:left w:val="none" w:sz="0" w:space="0" w:color="auto"/>
        <w:bottom w:val="none" w:sz="0" w:space="0" w:color="auto"/>
        <w:right w:val="none" w:sz="0" w:space="0" w:color="auto"/>
      </w:divBdr>
    </w:div>
    <w:div w:id="1184436281">
      <w:bodyDiv w:val="1"/>
      <w:marLeft w:val="0"/>
      <w:marRight w:val="0"/>
      <w:marTop w:val="0"/>
      <w:marBottom w:val="0"/>
      <w:divBdr>
        <w:top w:val="none" w:sz="0" w:space="0" w:color="auto"/>
        <w:left w:val="none" w:sz="0" w:space="0" w:color="auto"/>
        <w:bottom w:val="none" w:sz="0" w:space="0" w:color="auto"/>
        <w:right w:val="none" w:sz="0" w:space="0" w:color="auto"/>
      </w:divBdr>
    </w:div>
    <w:div w:id="1185939798">
      <w:bodyDiv w:val="1"/>
      <w:marLeft w:val="0"/>
      <w:marRight w:val="0"/>
      <w:marTop w:val="0"/>
      <w:marBottom w:val="0"/>
      <w:divBdr>
        <w:top w:val="none" w:sz="0" w:space="0" w:color="auto"/>
        <w:left w:val="none" w:sz="0" w:space="0" w:color="auto"/>
        <w:bottom w:val="none" w:sz="0" w:space="0" w:color="auto"/>
        <w:right w:val="none" w:sz="0" w:space="0" w:color="auto"/>
      </w:divBdr>
    </w:div>
    <w:div w:id="1186558982">
      <w:bodyDiv w:val="1"/>
      <w:marLeft w:val="0"/>
      <w:marRight w:val="0"/>
      <w:marTop w:val="0"/>
      <w:marBottom w:val="0"/>
      <w:divBdr>
        <w:top w:val="none" w:sz="0" w:space="0" w:color="auto"/>
        <w:left w:val="none" w:sz="0" w:space="0" w:color="auto"/>
        <w:bottom w:val="none" w:sz="0" w:space="0" w:color="auto"/>
        <w:right w:val="none" w:sz="0" w:space="0" w:color="auto"/>
      </w:divBdr>
    </w:div>
    <w:div w:id="1186598996">
      <w:bodyDiv w:val="1"/>
      <w:marLeft w:val="0"/>
      <w:marRight w:val="0"/>
      <w:marTop w:val="0"/>
      <w:marBottom w:val="0"/>
      <w:divBdr>
        <w:top w:val="none" w:sz="0" w:space="0" w:color="auto"/>
        <w:left w:val="none" w:sz="0" w:space="0" w:color="auto"/>
        <w:bottom w:val="none" w:sz="0" w:space="0" w:color="auto"/>
        <w:right w:val="none" w:sz="0" w:space="0" w:color="auto"/>
      </w:divBdr>
    </w:div>
    <w:div w:id="1186604012">
      <w:bodyDiv w:val="1"/>
      <w:marLeft w:val="0"/>
      <w:marRight w:val="0"/>
      <w:marTop w:val="0"/>
      <w:marBottom w:val="0"/>
      <w:divBdr>
        <w:top w:val="none" w:sz="0" w:space="0" w:color="auto"/>
        <w:left w:val="none" w:sz="0" w:space="0" w:color="auto"/>
        <w:bottom w:val="none" w:sz="0" w:space="0" w:color="auto"/>
        <w:right w:val="none" w:sz="0" w:space="0" w:color="auto"/>
      </w:divBdr>
    </w:div>
    <w:div w:id="1189030156">
      <w:bodyDiv w:val="1"/>
      <w:marLeft w:val="0"/>
      <w:marRight w:val="0"/>
      <w:marTop w:val="0"/>
      <w:marBottom w:val="0"/>
      <w:divBdr>
        <w:top w:val="none" w:sz="0" w:space="0" w:color="auto"/>
        <w:left w:val="none" w:sz="0" w:space="0" w:color="auto"/>
        <w:bottom w:val="none" w:sz="0" w:space="0" w:color="auto"/>
        <w:right w:val="none" w:sz="0" w:space="0" w:color="auto"/>
      </w:divBdr>
    </w:div>
    <w:div w:id="1191265194">
      <w:bodyDiv w:val="1"/>
      <w:marLeft w:val="0"/>
      <w:marRight w:val="0"/>
      <w:marTop w:val="0"/>
      <w:marBottom w:val="0"/>
      <w:divBdr>
        <w:top w:val="none" w:sz="0" w:space="0" w:color="auto"/>
        <w:left w:val="none" w:sz="0" w:space="0" w:color="auto"/>
        <w:bottom w:val="none" w:sz="0" w:space="0" w:color="auto"/>
        <w:right w:val="none" w:sz="0" w:space="0" w:color="auto"/>
      </w:divBdr>
    </w:div>
    <w:div w:id="1191915554">
      <w:bodyDiv w:val="1"/>
      <w:marLeft w:val="0"/>
      <w:marRight w:val="0"/>
      <w:marTop w:val="0"/>
      <w:marBottom w:val="0"/>
      <w:divBdr>
        <w:top w:val="none" w:sz="0" w:space="0" w:color="auto"/>
        <w:left w:val="none" w:sz="0" w:space="0" w:color="auto"/>
        <w:bottom w:val="none" w:sz="0" w:space="0" w:color="auto"/>
        <w:right w:val="none" w:sz="0" w:space="0" w:color="auto"/>
      </w:divBdr>
    </w:div>
    <w:div w:id="1193224797">
      <w:bodyDiv w:val="1"/>
      <w:marLeft w:val="0"/>
      <w:marRight w:val="0"/>
      <w:marTop w:val="0"/>
      <w:marBottom w:val="0"/>
      <w:divBdr>
        <w:top w:val="none" w:sz="0" w:space="0" w:color="auto"/>
        <w:left w:val="none" w:sz="0" w:space="0" w:color="auto"/>
        <w:bottom w:val="none" w:sz="0" w:space="0" w:color="auto"/>
        <w:right w:val="none" w:sz="0" w:space="0" w:color="auto"/>
      </w:divBdr>
    </w:div>
    <w:div w:id="1195461784">
      <w:bodyDiv w:val="1"/>
      <w:marLeft w:val="0"/>
      <w:marRight w:val="0"/>
      <w:marTop w:val="0"/>
      <w:marBottom w:val="0"/>
      <w:divBdr>
        <w:top w:val="none" w:sz="0" w:space="0" w:color="auto"/>
        <w:left w:val="none" w:sz="0" w:space="0" w:color="auto"/>
        <w:bottom w:val="none" w:sz="0" w:space="0" w:color="auto"/>
        <w:right w:val="none" w:sz="0" w:space="0" w:color="auto"/>
      </w:divBdr>
    </w:div>
    <w:div w:id="1197810084">
      <w:bodyDiv w:val="1"/>
      <w:marLeft w:val="0"/>
      <w:marRight w:val="0"/>
      <w:marTop w:val="0"/>
      <w:marBottom w:val="0"/>
      <w:divBdr>
        <w:top w:val="none" w:sz="0" w:space="0" w:color="auto"/>
        <w:left w:val="none" w:sz="0" w:space="0" w:color="auto"/>
        <w:bottom w:val="none" w:sz="0" w:space="0" w:color="auto"/>
        <w:right w:val="none" w:sz="0" w:space="0" w:color="auto"/>
      </w:divBdr>
    </w:div>
    <w:div w:id="1199732814">
      <w:bodyDiv w:val="1"/>
      <w:marLeft w:val="0"/>
      <w:marRight w:val="0"/>
      <w:marTop w:val="0"/>
      <w:marBottom w:val="0"/>
      <w:divBdr>
        <w:top w:val="none" w:sz="0" w:space="0" w:color="auto"/>
        <w:left w:val="none" w:sz="0" w:space="0" w:color="auto"/>
        <w:bottom w:val="none" w:sz="0" w:space="0" w:color="auto"/>
        <w:right w:val="none" w:sz="0" w:space="0" w:color="auto"/>
      </w:divBdr>
    </w:div>
    <w:div w:id="1206452404">
      <w:bodyDiv w:val="1"/>
      <w:marLeft w:val="0"/>
      <w:marRight w:val="0"/>
      <w:marTop w:val="0"/>
      <w:marBottom w:val="0"/>
      <w:divBdr>
        <w:top w:val="none" w:sz="0" w:space="0" w:color="auto"/>
        <w:left w:val="none" w:sz="0" w:space="0" w:color="auto"/>
        <w:bottom w:val="none" w:sz="0" w:space="0" w:color="auto"/>
        <w:right w:val="none" w:sz="0" w:space="0" w:color="auto"/>
      </w:divBdr>
    </w:div>
    <w:div w:id="1208762328">
      <w:bodyDiv w:val="1"/>
      <w:marLeft w:val="0"/>
      <w:marRight w:val="0"/>
      <w:marTop w:val="0"/>
      <w:marBottom w:val="0"/>
      <w:divBdr>
        <w:top w:val="none" w:sz="0" w:space="0" w:color="auto"/>
        <w:left w:val="none" w:sz="0" w:space="0" w:color="auto"/>
        <w:bottom w:val="none" w:sz="0" w:space="0" w:color="auto"/>
        <w:right w:val="none" w:sz="0" w:space="0" w:color="auto"/>
      </w:divBdr>
    </w:div>
    <w:div w:id="1211068662">
      <w:bodyDiv w:val="1"/>
      <w:marLeft w:val="0"/>
      <w:marRight w:val="0"/>
      <w:marTop w:val="0"/>
      <w:marBottom w:val="0"/>
      <w:divBdr>
        <w:top w:val="none" w:sz="0" w:space="0" w:color="auto"/>
        <w:left w:val="none" w:sz="0" w:space="0" w:color="auto"/>
        <w:bottom w:val="none" w:sz="0" w:space="0" w:color="auto"/>
        <w:right w:val="none" w:sz="0" w:space="0" w:color="auto"/>
      </w:divBdr>
    </w:div>
    <w:div w:id="1212614088">
      <w:bodyDiv w:val="1"/>
      <w:marLeft w:val="0"/>
      <w:marRight w:val="0"/>
      <w:marTop w:val="0"/>
      <w:marBottom w:val="0"/>
      <w:divBdr>
        <w:top w:val="none" w:sz="0" w:space="0" w:color="auto"/>
        <w:left w:val="none" w:sz="0" w:space="0" w:color="auto"/>
        <w:bottom w:val="none" w:sz="0" w:space="0" w:color="auto"/>
        <w:right w:val="none" w:sz="0" w:space="0" w:color="auto"/>
      </w:divBdr>
    </w:div>
    <w:div w:id="1212616272">
      <w:bodyDiv w:val="1"/>
      <w:marLeft w:val="0"/>
      <w:marRight w:val="0"/>
      <w:marTop w:val="0"/>
      <w:marBottom w:val="0"/>
      <w:divBdr>
        <w:top w:val="none" w:sz="0" w:space="0" w:color="auto"/>
        <w:left w:val="none" w:sz="0" w:space="0" w:color="auto"/>
        <w:bottom w:val="none" w:sz="0" w:space="0" w:color="auto"/>
        <w:right w:val="none" w:sz="0" w:space="0" w:color="auto"/>
      </w:divBdr>
    </w:div>
    <w:div w:id="1213618544">
      <w:bodyDiv w:val="1"/>
      <w:marLeft w:val="0"/>
      <w:marRight w:val="0"/>
      <w:marTop w:val="0"/>
      <w:marBottom w:val="0"/>
      <w:divBdr>
        <w:top w:val="none" w:sz="0" w:space="0" w:color="auto"/>
        <w:left w:val="none" w:sz="0" w:space="0" w:color="auto"/>
        <w:bottom w:val="none" w:sz="0" w:space="0" w:color="auto"/>
        <w:right w:val="none" w:sz="0" w:space="0" w:color="auto"/>
      </w:divBdr>
    </w:div>
    <w:div w:id="1215234058">
      <w:bodyDiv w:val="1"/>
      <w:marLeft w:val="0"/>
      <w:marRight w:val="0"/>
      <w:marTop w:val="0"/>
      <w:marBottom w:val="0"/>
      <w:divBdr>
        <w:top w:val="none" w:sz="0" w:space="0" w:color="auto"/>
        <w:left w:val="none" w:sz="0" w:space="0" w:color="auto"/>
        <w:bottom w:val="none" w:sz="0" w:space="0" w:color="auto"/>
        <w:right w:val="none" w:sz="0" w:space="0" w:color="auto"/>
      </w:divBdr>
    </w:div>
    <w:div w:id="1216047441">
      <w:bodyDiv w:val="1"/>
      <w:marLeft w:val="0"/>
      <w:marRight w:val="0"/>
      <w:marTop w:val="0"/>
      <w:marBottom w:val="0"/>
      <w:divBdr>
        <w:top w:val="none" w:sz="0" w:space="0" w:color="auto"/>
        <w:left w:val="none" w:sz="0" w:space="0" w:color="auto"/>
        <w:bottom w:val="none" w:sz="0" w:space="0" w:color="auto"/>
        <w:right w:val="none" w:sz="0" w:space="0" w:color="auto"/>
      </w:divBdr>
    </w:div>
    <w:div w:id="1217741921">
      <w:bodyDiv w:val="1"/>
      <w:marLeft w:val="0"/>
      <w:marRight w:val="0"/>
      <w:marTop w:val="0"/>
      <w:marBottom w:val="0"/>
      <w:divBdr>
        <w:top w:val="none" w:sz="0" w:space="0" w:color="auto"/>
        <w:left w:val="none" w:sz="0" w:space="0" w:color="auto"/>
        <w:bottom w:val="none" w:sz="0" w:space="0" w:color="auto"/>
        <w:right w:val="none" w:sz="0" w:space="0" w:color="auto"/>
      </w:divBdr>
    </w:div>
    <w:div w:id="1221360564">
      <w:bodyDiv w:val="1"/>
      <w:marLeft w:val="0"/>
      <w:marRight w:val="0"/>
      <w:marTop w:val="0"/>
      <w:marBottom w:val="0"/>
      <w:divBdr>
        <w:top w:val="none" w:sz="0" w:space="0" w:color="auto"/>
        <w:left w:val="none" w:sz="0" w:space="0" w:color="auto"/>
        <w:bottom w:val="none" w:sz="0" w:space="0" w:color="auto"/>
        <w:right w:val="none" w:sz="0" w:space="0" w:color="auto"/>
      </w:divBdr>
    </w:div>
    <w:div w:id="1221407354">
      <w:bodyDiv w:val="1"/>
      <w:marLeft w:val="0"/>
      <w:marRight w:val="0"/>
      <w:marTop w:val="0"/>
      <w:marBottom w:val="0"/>
      <w:divBdr>
        <w:top w:val="none" w:sz="0" w:space="0" w:color="auto"/>
        <w:left w:val="none" w:sz="0" w:space="0" w:color="auto"/>
        <w:bottom w:val="none" w:sz="0" w:space="0" w:color="auto"/>
        <w:right w:val="none" w:sz="0" w:space="0" w:color="auto"/>
      </w:divBdr>
    </w:div>
    <w:div w:id="1222248305">
      <w:bodyDiv w:val="1"/>
      <w:marLeft w:val="0"/>
      <w:marRight w:val="0"/>
      <w:marTop w:val="0"/>
      <w:marBottom w:val="0"/>
      <w:divBdr>
        <w:top w:val="none" w:sz="0" w:space="0" w:color="auto"/>
        <w:left w:val="none" w:sz="0" w:space="0" w:color="auto"/>
        <w:bottom w:val="none" w:sz="0" w:space="0" w:color="auto"/>
        <w:right w:val="none" w:sz="0" w:space="0" w:color="auto"/>
      </w:divBdr>
    </w:div>
    <w:div w:id="1223250420">
      <w:bodyDiv w:val="1"/>
      <w:marLeft w:val="0"/>
      <w:marRight w:val="0"/>
      <w:marTop w:val="0"/>
      <w:marBottom w:val="0"/>
      <w:divBdr>
        <w:top w:val="none" w:sz="0" w:space="0" w:color="auto"/>
        <w:left w:val="none" w:sz="0" w:space="0" w:color="auto"/>
        <w:bottom w:val="none" w:sz="0" w:space="0" w:color="auto"/>
        <w:right w:val="none" w:sz="0" w:space="0" w:color="auto"/>
      </w:divBdr>
    </w:div>
    <w:div w:id="1223516051">
      <w:bodyDiv w:val="1"/>
      <w:marLeft w:val="0"/>
      <w:marRight w:val="0"/>
      <w:marTop w:val="0"/>
      <w:marBottom w:val="0"/>
      <w:divBdr>
        <w:top w:val="none" w:sz="0" w:space="0" w:color="auto"/>
        <w:left w:val="none" w:sz="0" w:space="0" w:color="auto"/>
        <w:bottom w:val="none" w:sz="0" w:space="0" w:color="auto"/>
        <w:right w:val="none" w:sz="0" w:space="0" w:color="auto"/>
      </w:divBdr>
    </w:div>
    <w:div w:id="1225411802">
      <w:bodyDiv w:val="1"/>
      <w:marLeft w:val="0"/>
      <w:marRight w:val="0"/>
      <w:marTop w:val="0"/>
      <w:marBottom w:val="0"/>
      <w:divBdr>
        <w:top w:val="none" w:sz="0" w:space="0" w:color="auto"/>
        <w:left w:val="none" w:sz="0" w:space="0" w:color="auto"/>
        <w:bottom w:val="none" w:sz="0" w:space="0" w:color="auto"/>
        <w:right w:val="none" w:sz="0" w:space="0" w:color="auto"/>
      </w:divBdr>
    </w:div>
    <w:div w:id="1229919921">
      <w:bodyDiv w:val="1"/>
      <w:marLeft w:val="0"/>
      <w:marRight w:val="0"/>
      <w:marTop w:val="0"/>
      <w:marBottom w:val="0"/>
      <w:divBdr>
        <w:top w:val="none" w:sz="0" w:space="0" w:color="auto"/>
        <w:left w:val="none" w:sz="0" w:space="0" w:color="auto"/>
        <w:bottom w:val="none" w:sz="0" w:space="0" w:color="auto"/>
        <w:right w:val="none" w:sz="0" w:space="0" w:color="auto"/>
      </w:divBdr>
    </w:div>
    <w:div w:id="1229997270">
      <w:bodyDiv w:val="1"/>
      <w:marLeft w:val="0"/>
      <w:marRight w:val="0"/>
      <w:marTop w:val="0"/>
      <w:marBottom w:val="0"/>
      <w:divBdr>
        <w:top w:val="none" w:sz="0" w:space="0" w:color="auto"/>
        <w:left w:val="none" w:sz="0" w:space="0" w:color="auto"/>
        <w:bottom w:val="none" w:sz="0" w:space="0" w:color="auto"/>
        <w:right w:val="none" w:sz="0" w:space="0" w:color="auto"/>
      </w:divBdr>
    </w:div>
    <w:div w:id="1230922922">
      <w:bodyDiv w:val="1"/>
      <w:marLeft w:val="0"/>
      <w:marRight w:val="0"/>
      <w:marTop w:val="0"/>
      <w:marBottom w:val="0"/>
      <w:divBdr>
        <w:top w:val="none" w:sz="0" w:space="0" w:color="auto"/>
        <w:left w:val="none" w:sz="0" w:space="0" w:color="auto"/>
        <w:bottom w:val="none" w:sz="0" w:space="0" w:color="auto"/>
        <w:right w:val="none" w:sz="0" w:space="0" w:color="auto"/>
      </w:divBdr>
    </w:div>
    <w:div w:id="1232623548">
      <w:bodyDiv w:val="1"/>
      <w:marLeft w:val="0"/>
      <w:marRight w:val="0"/>
      <w:marTop w:val="0"/>
      <w:marBottom w:val="0"/>
      <w:divBdr>
        <w:top w:val="none" w:sz="0" w:space="0" w:color="auto"/>
        <w:left w:val="none" w:sz="0" w:space="0" w:color="auto"/>
        <w:bottom w:val="none" w:sz="0" w:space="0" w:color="auto"/>
        <w:right w:val="none" w:sz="0" w:space="0" w:color="auto"/>
      </w:divBdr>
    </w:div>
    <w:div w:id="1233151480">
      <w:bodyDiv w:val="1"/>
      <w:marLeft w:val="0"/>
      <w:marRight w:val="0"/>
      <w:marTop w:val="0"/>
      <w:marBottom w:val="0"/>
      <w:divBdr>
        <w:top w:val="none" w:sz="0" w:space="0" w:color="auto"/>
        <w:left w:val="none" w:sz="0" w:space="0" w:color="auto"/>
        <w:bottom w:val="none" w:sz="0" w:space="0" w:color="auto"/>
        <w:right w:val="none" w:sz="0" w:space="0" w:color="auto"/>
      </w:divBdr>
    </w:div>
    <w:div w:id="1233928604">
      <w:bodyDiv w:val="1"/>
      <w:marLeft w:val="0"/>
      <w:marRight w:val="0"/>
      <w:marTop w:val="0"/>
      <w:marBottom w:val="0"/>
      <w:divBdr>
        <w:top w:val="none" w:sz="0" w:space="0" w:color="auto"/>
        <w:left w:val="none" w:sz="0" w:space="0" w:color="auto"/>
        <w:bottom w:val="none" w:sz="0" w:space="0" w:color="auto"/>
        <w:right w:val="none" w:sz="0" w:space="0" w:color="auto"/>
      </w:divBdr>
    </w:div>
    <w:div w:id="1234195839">
      <w:bodyDiv w:val="1"/>
      <w:marLeft w:val="0"/>
      <w:marRight w:val="0"/>
      <w:marTop w:val="0"/>
      <w:marBottom w:val="0"/>
      <w:divBdr>
        <w:top w:val="none" w:sz="0" w:space="0" w:color="auto"/>
        <w:left w:val="none" w:sz="0" w:space="0" w:color="auto"/>
        <w:bottom w:val="none" w:sz="0" w:space="0" w:color="auto"/>
        <w:right w:val="none" w:sz="0" w:space="0" w:color="auto"/>
      </w:divBdr>
    </w:div>
    <w:div w:id="1236235827">
      <w:bodyDiv w:val="1"/>
      <w:marLeft w:val="0"/>
      <w:marRight w:val="0"/>
      <w:marTop w:val="0"/>
      <w:marBottom w:val="0"/>
      <w:divBdr>
        <w:top w:val="none" w:sz="0" w:space="0" w:color="auto"/>
        <w:left w:val="none" w:sz="0" w:space="0" w:color="auto"/>
        <w:bottom w:val="none" w:sz="0" w:space="0" w:color="auto"/>
        <w:right w:val="none" w:sz="0" w:space="0" w:color="auto"/>
      </w:divBdr>
    </w:div>
    <w:div w:id="1237856687">
      <w:bodyDiv w:val="1"/>
      <w:marLeft w:val="0"/>
      <w:marRight w:val="0"/>
      <w:marTop w:val="0"/>
      <w:marBottom w:val="0"/>
      <w:divBdr>
        <w:top w:val="none" w:sz="0" w:space="0" w:color="auto"/>
        <w:left w:val="none" w:sz="0" w:space="0" w:color="auto"/>
        <w:bottom w:val="none" w:sz="0" w:space="0" w:color="auto"/>
        <w:right w:val="none" w:sz="0" w:space="0" w:color="auto"/>
      </w:divBdr>
    </w:div>
    <w:div w:id="1238052835">
      <w:bodyDiv w:val="1"/>
      <w:marLeft w:val="0"/>
      <w:marRight w:val="0"/>
      <w:marTop w:val="0"/>
      <w:marBottom w:val="0"/>
      <w:divBdr>
        <w:top w:val="none" w:sz="0" w:space="0" w:color="auto"/>
        <w:left w:val="none" w:sz="0" w:space="0" w:color="auto"/>
        <w:bottom w:val="none" w:sz="0" w:space="0" w:color="auto"/>
        <w:right w:val="none" w:sz="0" w:space="0" w:color="auto"/>
      </w:divBdr>
    </w:div>
    <w:div w:id="1238443729">
      <w:bodyDiv w:val="1"/>
      <w:marLeft w:val="0"/>
      <w:marRight w:val="0"/>
      <w:marTop w:val="0"/>
      <w:marBottom w:val="0"/>
      <w:divBdr>
        <w:top w:val="none" w:sz="0" w:space="0" w:color="auto"/>
        <w:left w:val="none" w:sz="0" w:space="0" w:color="auto"/>
        <w:bottom w:val="none" w:sz="0" w:space="0" w:color="auto"/>
        <w:right w:val="none" w:sz="0" w:space="0" w:color="auto"/>
      </w:divBdr>
    </w:div>
    <w:div w:id="1240406107">
      <w:bodyDiv w:val="1"/>
      <w:marLeft w:val="0"/>
      <w:marRight w:val="0"/>
      <w:marTop w:val="0"/>
      <w:marBottom w:val="0"/>
      <w:divBdr>
        <w:top w:val="none" w:sz="0" w:space="0" w:color="auto"/>
        <w:left w:val="none" w:sz="0" w:space="0" w:color="auto"/>
        <w:bottom w:val="none" w:sz="0" w:space="0" w:color="auto"/>
        <w:right w:val="none" w:sz="0" w:space="0" w:color="auto"/>
      </w:divBdr>
    </w:div>
    <w:div w:id="1240795415">
      <w:bodyDiv w:val="1"/>
      <w:marLeft w:val="0"/>
      <w:marRight w:val="0"/>
      <w:marTop w:val="0"/>
      <w:marBottom w:val="0"/>
      <w:divBdr>
        <w:top w:val="none" w:sz="0" w:space="0" w:color="auto"/>
        <w:left w:val="none" w:sz="0" w:space="0" w:color="auto"/>
        <w:bottom w:val="none" w:sz="0" w:space="0" w:color="auto"/>
        <w:right w:val="none" w:sz="0" w:space="0" w:color="auto"/>
      </w:divBdr>
    </w:div>
    <w:div w:id="1243023220">
      <w:bodyDiv w:val="1"/>
      <w:marLeft w:val="0"/>
      <w:marRight w:val="0"/>
      <w:marTop w:val="0"/>
      <w:marBottom w:val="0"/>
      <w:divBdr>
        <w:top w:val="none" w:sz="0" w:space="0" w:color="auto"/>
        <w:left w:val="none" w:sz="0" w:space="0" w:color="auto"/>
        <w:bottom w:val="none" w:sz="0" w:space="0" w:color="auto"/>
        <w:right w:val="none" w:sz="0" w:space="0" w:color="auto"/>
      </w:divBdr>
    </w:div>
    <w:div w:id="1245915244">
      <w:bodyDiv w:val="1"/>
      <w:marLeft w:val="0"/>
      <w:marRight w:val="0"/>
      <w:marTop w:val="0"/>
      <w:marBottom w:val="0"/>
      <w:divBdr>
        <w:top w:val="none" w:sz="0" w:space="0" w:color="auto"/>
        <w:left w:val="none" w:sz="0" w:space="0" w:color="auto"/>
        <w:bottom w:val="none" w:sz="0" w:space="0" w:color="auto"/>
        <w:right w:val="none" w:sz="0" w:space="0" w:color="auto"/>
      </w:divBdr>
    </w:div>
    <w:div w:id="1246308214">
      <w:bodyDiv w:val="1"/>
      <w:marLeft w:val="0"/>
      <w:marRight w:val="0"/>
      <w:marTop w:val="0"/>
      <w:marBottom w:val="0"/>
      <w:divBdr>
        <w:top w:val="none" w:sz="0" w:space="0" w:color="auto"/>
        <w:left w:val="none" w:sz="0" w:space="0" w:color="auto"/>
        <w:bottom w:val="none" w:sz="0" w:space="0" w:color="auto"/>
        <w:right w:val="none" w:sz="0" w:space="0" w:color="auto"/>
      </w:divBdr>
    </w:div>
    <w:div w:id="1246576010">
      <w:bodyDiv w:val="1"/>
      <w:marLeft w:val="0"/>
      <w:marRight w:val="0"/>
      <w:marTop w:val="0"/>
      <w:marBottom w:val="0"/>
      <w:divBdr>
        <w:top w:val="none" w:sz="0" w:space="0" w:color="auto"/>
        <w:left w:val="none" w:sz="0" w:space="0" w:color="auto"/>
        <w:bottom w:val="none" w:sz="0" w:space="0" w:color="auto"/>
        <w:right w:val="none" w:sz="0" w:space="0" w:color="auto"/>
      </w:divBdr>
    </w:div>
    <w:div w:id="1248071827">
      <w:bodyDiv w:val="1"/>
      <w:marLeft w:val="0"/>
      <w:marRight w:val="0"/>
      <w:marTop w:val="0"/>
      <w:marBottom w:val="0"/>
      <w:divBdr>
        <w:top w:val="none" w:sz="0" w:space="0" w:color="auto"/>
        <w:left w:val="none" w:sz="0" w:space="0" w:color="auto"/>
        <w:bottom w:val="none" w:sz="0" w:space="0" w:color="auto"/>
        <w:right w:val="none" w:sz="0" w:space="0" w:color="auto"/>
      </w:divBdr>
    </w:div>
    <w:div w:id="1250777263">
      <w:bodyDiv w:val="1"/>
      <w:marLeft w:val="0"/>
      <w:marRight w:val="0"/>
      <w:marTop w:val="0"/>
      <w:marBottom w:val="0"/>
      <w:divBdr>
        <w:top w:val="none" w:sz="0" w:space="0" w:color="auto"/>
        <w:left w:val="none" w:sz="0" w:space="0" w:color="auto"/>
        <w:bottom w:val="none" w:sz="0" w:space="0" w:color="auto"/>
        <w:right w:val="none" w:sz="0" w:space="0" w:color="auto"/>
      </w:divBdr>
    </w:div>
    <w:div w:id="1251768013">
      <w:bodyDiv w:val="1"/>
      <w:marLeft w:val="0"/>
      <w:marRight w:val="0"/>
      <w:marTop w:val="0"/>
      <w:marBottom w:val="0"/>
      <w:divBdr>
        <w:top w:val="none" w:sz="0" w:space="0" w:color="auto"/>
        <w:left w:val="none" w:sz="0" w:space="0" w:color="auto"/>
        <w:bottom w:val="none" w:sz="0" w:space="0" w:color="auto"/>
        <w:right w:val="none" w:sz="0" w:space="0" w:color="auto"/>
      </w:divBdr>
    </w:div>
    <w:div w:id="1254439972">
      <w:bodyDiv w:val="1"/>
      <w:marLeft w:val="0"/>
      <w:marRight w:val="0"/>
      <w:marTop w:val="0"/>
      <w:marBottom w:val="0"/>
      <w:divBdr>
        <w:top w:val="none" w:sz="0" w:space="0" w:color="auto"/>
        <w:left w:val="none" w:sz="0" w:space="0" w:color="auto"/>
        <w:bottom w:val="none" w:sz="0" w:space="0" w:color="auto"/>
        <w:right w:val="none" w:sz="0" w:space="0" w:color="auto"/>
      </w:divBdr>
    </w:div>
    <w:div w:id="1256934772">
      <w:bodyDiv w:val="1"/>
      <w:marLeft w:val="0"/>
      <w:marRight w:val="0"/>
      <w:marTop w:val="0"/>
      <w:marBottom w:val="0"/>
      <w:divBdr>
        <w:top w:val="none" w:sz="0" w:space="0" w:color="auto"/>
        <w:left w:val="none" w:sz="0" w:space="0" w:color="auto"/>
        <w:bottom w:val="none" w:sz="0" w:space="0" w:color="auto"/>
        <w:right w:val="none" w:sz="0" w:space="0" w:color="auto"/>
      </w:divBdr>
    </w:div>
    <w:div w:id="1257447048">
      <w:bodyDiv w:val="1"/>
      <w:marLeft w:val="0"/>
      <w:marRight w:val="0"/>
      <w:marTop w:val="0"/>
      <w:marBottom w:val="0"/>
      <w:divBdr>
        <w:top w:val="none" w:sz="0" w:space="0" w:color="auto"/>
        <w:left w:val="none" w:sz="0" w:space="0" w:color="auto"/>
        <w:bottom w:val="none" w:sz="0" w:space="0" w:color="auto"/>
        <w:right w:val="none" w:sz="0" w:space="0" w:color="auto"/>
      </w:divBdr>
    </w:div>
    <w:div w:id="1257667874">
      <w:bodyDiv w:val="1"/>
      <w:marLeft w:val="0"/>
      <w:marRight w:val="0"/>
      <w:marTop w:val="0"/>
      <w:marBottom w:val="0"/>
      <w:divBdr>
        <w:top w:val="none" w:sz="0" w:space="0" w:color="auto"/>
        <w:left w:val="none" w:sz="0" w:space="0" w:color="auto"/>
        <w:bottom w:val="none" w:sz="0" w:space="0" w:color="auto"/>
        <w:right w:val="none" w:sz="0" w:space="0" w:color="auto"/>
      </w:divBdr>
    </w:div>
    <w:div w:id="1258520370">
      <w:bodyDiv w:val="1"/>
      <w:marLeft w:val="0"/>
      <w:marRight w:val="0"/>
      <w:marTop w:val="0"/>
      <w:marBottom w:val="0"/>
      <w:divBdr>
        <w:top w:val="none" w:sz="0" w:space="0" w:color="auto"/>
        <w:left w:val="none" w:sz="0" w:space="0" w:color="auto"/>
        <w:bottom w:val="none" w:sz="0" w:space="0" w:color="auto"/>
        <w:right w:val="none" w:sz="0" w:space="0" w:color="auto"/>
      </w:divBdr>
    </w:div>
    <w:div w:id="1259873792">
      <w:bodyDiv w:val="1"/>
      <w:marLeft w:val="0"/>
      <w:marRight w:val="0"/>
      <w:marTop w:val="0"/>
      <w:marBottom w:val="0"/>
      <w:divBdr>
        <w:top w:val="none" w:sz="0" w:space="0" w:color="auto"/>
        <w:left w:val="none" w:sz="0" w:space="0" w:color="auto"/>
        <w:bottom w:val="none" w:sz="0" w:space="0" w:color="auto"/>
        <w:right w:val="none" w:sz="0" w:space="0" w:color="auto"/>
      </w:divBdr>
    </w:div>
    <w:div w:id="1262494546">
      <w:bodyDiv w:val="1"/>
      <w:marLeft w:val="0"/>
      <w:marRight w:val="0"/>
      <w:marTop w:val="0"/>
      <w:marBottom w:val="0"/>
      <w:divBdr>
        <w:top w:val="none" w:sz="0" w:space="0" w:color="auto"/>
        <w:left w:val="none" w:sz="0" w:space="0" w:color="auto"/>
        <w:bottom w:val="none" w:sz="0" w:space="0" w:color="auto"/>
        <w:right w:val="none" w:sz="0" w:space="0" w:color="auto"/>
      </w:divBdr>
    </w:div>
    <w:div w:id="1263150957">
      <w:bodyDiv w:val="1"/>
      <w:marLeft w:val="0"/>
      <w:marRight w:val="0"/>
      <w:marTop w:val="0"/>
      <w:marBottom w:val="0"/>
      <w:divBdr>
        <w:top w:val="none" w:sz="0" w:space="0" w:color="auto"/>
        <w:left w:val="none" w:sz="0" w:space="0" w:color="auto"/>
        <w:bottom w:val="none" w:sz="0" w:space="0" w:color="auto"/>
        <w:right w:val="none" w:sz="0" w:space="0" w:color="auto"/>
      </w:divBdr>
    </w:div>
    <w:div w:id="1264067151">
      <w:bodyDiv w:val="1"/>
      <w:marLeft w:val="0"/>
      <w:marRight w:val="0"/>
      <w:marTop w:val="0"/>
      <w:marBottom w:val="0"/>
      <w:divBdr>
        <w:top w:val="none" w:sz="0" w:space="0" w:color="auto"/>
        <w:left w:val="none" w:sz="0" w:space="0" w:color="auto"/>
        <w:bottom w:val="none" w:sz="0" w:space="0" w:color="auto"/>
        <w:right w:val="none" w:sz="0" w:space="0" w:color="auto"/>
      </w:divBdr>
    </w:div>
    <w:div w:id="1265768924">
      <w:bodyDiv w:val="1"/>
      <w:marLeft w:val="0"/>
      <w:marRight w:val="0"/>
      <w:marTop w:val="0"/>
      <w:marBottom w:val="0"/>
      <w:divBdr>
        <w:top w:val="none" w:sz="0" w:space="0" w:color="auto"/>
        <w:left w:val="none" w:sz="0" w:space="0" w:color="auto"/>
        <w:bottom w:val="none" w:sz="0" w:space="0" w:color="auto"/>
        <w:right w:val="none" w:sz="0" w:space="0" w:color="auto"/>
      </w:divBdr>
    </w:div>
    <w:div w:id="1266691063">
      <w:bodyDiv w:val="1"/>
      <w:marLeft w:val="0"/>
      <w:marRight w:val="0"/>
      <w:marTop w:val="0"/>
      <w:marBottom w:val="0"/>
      <w:divBdr>
        <w:top w:val="none" w:sz="0" w:space="0" w:color="auto"/>
        <w:left w:val="none" w:sz="0" w:space="0" w:color="auto"/>
        <w:bottom w:val="none" w:sz="0" w:space="0" w:color="auto"/>
        <w:right w:val="none" w:sz="0" w:space="0" w:color="auto"/>
      </w:divBdr>
    </w:div>
    <w:div w:id="1266692184">
      <w:bodyDiv w:val="1"/>
      <w:marLeft w:val="0"/>
      <w:marRight w:val="0"/>
      <w:marTop w:val="0"/>
      <w:marBottom w:val="0"/>
      <w:divBdr>
        <w:top w:val="none" w:sz="0" w:space="0" w:color="auto"/>
        <w:left w:val="none" w:sz="0" w:space="0" w:color="auto"/>
        <w:bottom w:val="none" w:sz="0" w:space="0" w:color="auto"/>
        <w:right w:val="none" w:sz="0" w:space="0" w:color="auto"/>
      </w:divBdr>
    </w:div>
    <w:div w:id="1270625693">
      <w:bodyDiv w:val="1"/>
      <w:marLeft w:val="0"/>
      <w:marRight w:val="0"/>
      <w:marTop w:val="0"/>
      <w:marBottom w:val="0"/>
      <w:divBdr>
        <w:top w:val="none" w:sz="0" w:space="0" w:color="auto"/>
        <w:left w:val="none" w:sz="0" w:space="0" w:color="auto"/>
        <w:bottom w:val="none" w:sz="0" w:space="0" w:color="auto"/>
        <w:right w:val="none" w:sz="0" w:space="0" w:color="auto"/>
      </w:divBdr>
    </w:div>
    <w:div w:id="1273974325">
      <w:bodyDiv w:val="1"/>
      <w:marLeft w:val="0"/>
      <w:marRight w:val="0"/>
      <w:marTop w:val="0"/>
      <w:marBottom w:val="0"/>
      <w:divBdr>
        <w:top w:val="none" w:sz="0" w:space="0" w:color="auto"/>
        <w:left w:val="none" w:sz="0" w:space="0" w:color="auto"/>
        <w:bottom w:val="none" w:sz="0" w:space="0" w:color="auto"/>
        <w:right w:val="none" w:sz="0" w:space="0" w:color="auto"/>
      </w:divBdr>
    </w:div>
    <w:div w:id="1275939027">
      <w:bodyDiv w:val="1"/>
      <w:marLeft w:val="0"/>
      <w:marRight w:val="0"/>
      <w:marTop w:val="0"/>
      <w:marBottom w:val="0"/>
      <w:divBdr>
        <w:top w:val="none" w:sz="0" w:space="0" w:color="auto"/>
        <w:left w:val="none" w:sz="0" w:space="0" w:color="auto"/>
        <w:bottom w:val="none" w:sz="0" w:space="0" w:color="auto"/>
        <w:right w:val="none" w:sz="0" w:space="0" w:color="auto"/>
      </w:divBdr>
    </w:div>
    <w:div w:id="1278835128">
      <w:bodyDiv w:val="1"/>
      <w:marLeft w:val="0"/>
      <w:marRight w:val="0"/>
      <w:marTop w:val="0"/>
      <w:marBottom w:val="0"/>
      <w:divBdr>
        <w:top w:val="none" w:sz="0" w:space="0" w:color="auto"/>
        <w:left w:val="none" w:sz="0" w:space="0" w:color="auto"/>
        <w:bottom w:val="none" w:sz="0" w:space="0" w:color="auto"/>
        <w:right w:val="none" w:sz="0" w:space="0" w:color="auto"/>
      </w:divBdr>
    </w:div>
    <w:div w:id="1280264370">
      <w:bodyDiv w:val="1"/>
      <w:marLeft w:val="0"/>
      <w:marRight w:val="0"/>
      <w:marTop w:val="0"/>
      <w:marBottom w:val="0"/>
      <w:divBdr>
        <w:top w:val="none" w:sz="0" w:space="0" w:color="auto"/>
        <w:left w:val="none" w:sz="0" w:space="0" w:color="auto"/>
        <w:bottom w:val="none" w:sz="0" w:space="0" w:color="auto"/>
        <w:right w:val="none" w:sz="0" w:space="0" w:color="auto"/>
      </w:divBdr>
    </w:div>
    <w:div w:id="1283153743">
      <w:bodyDiv w:val="1"/>
      <w:marLeft w:val="0"/>
      <w:marRight w:val="0"/>
      <w:marTop w:val="0"/>
      <w:marBottom w:val="0"/>
      <w:divBdr>
        <w:top w:val="none" w:sz="0" w:space="0" w:color="auto"/>
        <w:left w:val="none" w:sz="0" w:space="0" w:color="auto"/>
        <w:bottom w:val="none" w:sz="0" w:space="0" w:color="auto"/>
        <w:right w:val="none" w:sz="0" w:space="0" w:color="auto"/>
      </w:divBdr>
    </w:div>
    <w:div w:id="1285116830">
      <w:bodyDiv w:val="1"/>
      <w:marLeft w:val="0"/>
      <w:marRight w:val="0"/>
      <w:marTop w:val="0"/>
      <w:marBottom w:val="0"/>
      <w:divBdr>
        <w:top w:val="none" w:sz="0" w:space="0" w:color="auto"/>
        <w:left w:val="none" w:sz="0" w:space="0" w:color="auto"/>
        <w:bottom w:val="none" w:sz="0" w:space="0" w:color="auto"/>
        <w:right w:val="none" w:sz="0" w:space="0" w:color="auto"/>
      </w:divBdr>
    </w:div>
    <w:div w:id="1286473281">
      <w:bodyDiv w:val="1"/>
      <w:marLeft w:val="0"/>
      <w:marRight w:val="0"/>
      <w:marTop w:val="0"/>
      <w:marBottom w:val="0"/>
      <w:divBdr>
        <w:top w:val="none" w:sz="0" w:space="0" w:color="auto"/>
        <w:left w:val="none" w:sz="0" w:space="0" w:color="auto"/>
        <w:bottom w:val="none" w:sz="0" w:space="0" w:color="auto"/>
        <w:right w:val="none" w:sz="0" w:space="0" w:color="auto"/>
      </w:divBdr>
    </w:div>
    <w:div w:id="1288776404">
      <w:bodyDiv w:val="1"/>
      <w:marLeft w:val="0"/>
      <w:marRight w:val="0"/>
      <w:marTop w:val="0"/>
      <w:marBottom w:val="0"/>
      <w:divBdr>
        <w:top w:val="none" w:sz="0" w:space="0" w:color="auto"/>
        <w:left w:val="none" w:sz="0" w:space="0" w:color="auto"/>
        <w:bottom w:val="none" w:sz="0" w:space="0" w:color="auto"/>
        <w:right w:val="none" w:sz="0" w:space="0" w:color="auto"/>
      </w:divBdr>
    </w:div>
    <w:div w:id="1291939217">
      <w:bodyDiv w:val="1"/>
      <w:marLeft w:val="0"/>
      <w:marRight w:val="0"/>
      <w:marTop w:val="0"/>
      <w:marBottom w:val="0"/>
      <w:divBdr>
        <w:top w:val="none" w:sz="0" w:space="0" w:color="auto"/>
        <w:left w:val="none" w:sz="0" w:space="0" w:color="auto"/>
        <w:bottom w:val="none" w:sz="0" w:space="0" w:color="auto"/>
        <w:right w:val="none" w:sz="0" w:space="0" w:color="auto"/>
      </w:divBdr>
    </w:div>
    <w:div w:id="1292440174">
      <w:bodyDiv w:val="1"/>
      <w:marLeft w:val="0"/>
      <w:marRight w:val="0"/>
      <w:marTop w:val="0"/>
      <w:marBottom w:val="0"/>
      <w:divBdr>
        <w:top w:val="none" w:sz="0" w:space="0" w:color="auto"/>
        <w:left w:val="none" w:sz="0" w:space="0" w:color="auto"/>
        <w:bottom w:val="none" w:sz="0" w:space="0" w:color="auto"/>
        <w:right w:val="none" w:sz="0" w:space="0" w:color="auto"/>
      </w:divBdr>
    </w:div>
    <w:div w:id="1294095573">
      <w:bodyDiv w:val="1"/>
      <w:marLeft w:val="0"/>
      <w:marRight w:val="0"/>
      <w:marTop w:val="0"/>
      <w:marBottom w:val="0"/>
      <w:divBdr>
        <w:top w:val="none" w:sz="0" w:space="0" w:color="auto"/>
        <w:left w:val="none" w:sz="0" w:space="0" w:color="auto"/>
        <w:bottom w:val="none" w:sz="0" w:space="0" w:color="auto"/>
        <w:right w:val="none" w:sz="0" w:space="0" w:color="auto"/>
      </w:divBdr>
    </w:div>
    <w:div w:id="1294360442">
      <w:bodyDiv w:val="1"/>
      <w:marLeft w:val="0"/>
      <w:marRight w:val="0"/>
      <w:marTop w:val="0"/>
      <w:marBottom w:val="0"/>
      <w:divBdr>
        <w:top w:val="none" w:sz="0" w:space="0" w:color="auto"/>
        <w:left w:val="none" w:sz="0" w:space="0" w:color="auto"/>
        <w:bottom w:val="none" w:sz="0" w:space="0" w:color="auto"/>
        <w:right w:val="none" w:sz="0" w:space="0" w:color="auto"/>
      </w:divBdr>
    </w:div>
    <w:div w:id="1297177187">
      <w:bodyDiv w:val="1"/>
      <w:marLeft w:val="0"/>
      <w:marRight w:val="0"/>
      <w:marTop w:val="0"/>
      <w:marBottom w:val="0"/>
      <w:divBdr>
        <w:top w:val="none" w:sz="0" w:space="0" w:color="auto"/>
        <w:left w:val="none" w:sz="0" w:space="0" w:color="auto"/>
        <w:bottom w:val="none" w:sz="0" w:space="0" w:color="auto"/>
        <w:right w:val="none" w:sz="0" w:space="0" w:color="auto"/>
      </w:divBdr>
    </w:div>
    <w:div w:id="1297562930">
      <w:bodyDiv w:val="1"/>
      <w:marLeft w:val="0"/>
      <w:marRight w:val="0"/>
      <w:marTop w:val="0"/>
      <w:marBottom w:val="0"/>
      <w:divBdr>
        <w:top w:val="none" w:sz="0" w:space="0" w:color="auto"/>
        <w:left w:val="none" w:sz="0" w:space="0" w:color="auto"/>
        <w:bottom w:val="none" w:sz="0" w:space="0" w:color="auto"/>
        <w:right w:val="none" w:sz="0" w:space="0" w:color="auto"/>
      </w:divBdr>
    </w:div>
    <w:div w:id="1300571002">
      <w:bodyDiv w:val="1"/>
      <w:marLeft w:val="0"/>
      <w:marRight w:val="0"/>
      <w:marTop w:val="0"/>
      <w:marBottom w:val="0"/>
      <w:divBdr>
        <w:top w:val="none" w:sz="0" w:space="0" w:color="auto"/>
        <w:left w:val="none" w:sz="0" w:space="0" w:color="auto"/>
        <w:bottom w:val="none" w:sz="0" w:space="0" w:color="auto"/>
        <w:right w:val="none" w:sz="0" w:space="0" w:color="auto"/>
      </w:divBdr>
    </w:div>
    <w:div w:id="1301157428">
      <w:bodyDiv w:val="1"/>
      <w:marLeft w:val="0"/>
      <w:marRight w:val="0"/>
      <w:marTop w:val="0"/>
      <w:marBottom w:val="0"/>
      <w:divBdr>
        <w:top w:val="none" w:sz="0" w:space="0" w:color="auto"/>
        <w:left w:val="none" w:sz="0" w:space="0" w:color="auto"/>
        <w:bottom w:val="none" w:sz="0" w:space="0" w:color="auto"/>
        <w:right w:val="none" w:sz="0" w:space="0" w:color="auto"/>
      </w:divBdr>
    </w:div>
    <w:div w:id="1305086396">
      <w:bodyDiv w:val="1"/>
      <w:marLeft w:val="0"/>
      <w:marRight w:val="0"/>
      <w:marTop w:val="0"/>
      <w:marBottom w:val="0"/>
      <w:divBdr>
        <w:top w:val="none" w:sz="0" w:space="0" w:color="auto"/>
        <w:left w:val="none" w:sz="0" w:space="0" w:color="auto"/>
        <w:bottom w:val="none" w:sz="0" w:space="0" w:color="auto"/>
        <w:right w:val="none" w:sz="0" w:space="0" w:color="auto"/>
      </w:divBdr>
      <w:divsChild>
        <w:div w:id="1992363901">
          <w:marLeft w:val="0"/>
          <w:marRight w:val="0"/>
          <w:marTop w:val="0"/>
          <w:marBottom w:val="0"/>
          <w:divBdr>
            <w:top w:val="none" w:sz="0" w:space="0" w:color="auto"/>
            <w:left w:val="none" w:sz="0" w:space="0" w:color="auto"/>
            <w:bottom w:val="none" w:sz="0" w:space="0" w:color="auto"/>
            <w:right w:val="none" w:sz="0" w:space="0" w:color="auto"/>
          </w:divBdr>
          <w:divsChild>
            <w:div w:id="1329363432">
              <w:marLeft w:val="0"/>
              <w:marRight w:val="0"/>
              <w:marTop w:val="0"/>
              <w:marBottom w:val="0"/>
              <w:divBdr>
                <w:top w:val="none" w:sz="0" w:space="0" w:color="auto"/>
                <w:left w:val="none" w:sz="0" w:space="0" w:color="auto"/>
                <w:bottom w:val="none" w:sz="0" w:space="0" w:color="auto"/>
                <w:right w:val="none" w:sz="0" w:space="0" w:color="auto"/>
              </w:divBdr>
              <w:divsChild>
                <w:div w:id="1849101828">
                  <w:marLeft w:val="0"/>
                  <w:marRight w:val="0"/>
                  <w:marTop w:val="0"/>
                  <w:marBottom w:val="0"/>
                  <w:divBdr>
                    <w:top w:val="none" w:sz="0" w:space="0" w:color="auto"/>
                    <w:left w:val="none" w:sz="0" w:space="0" w:color="auto"/>
                    <w:bottom w:val="none" w:sz="0" w:space="0" w:color="auto"/>
                    <w:right w:val="none" w:sz="0" w:space="0" w:color="auto"/>
                  </w:divBdr>
                </w:div>
                <w:div w:id="82866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164028">
      <w:bodyDiv w:val="1"/>
      <w:marLeft w:val="0"/>
      <w:marRight w:val="0"/>
      <w:marTop w:val="0"/>
      <w:marBottom w:val="0"/>
      <w:divBdr>
        <w:top w:val="none" w:sz="0" w:space="0" w:color="auto"/>
        <w:left w:val="none" w:sz="0" w:space="0" w:color="auto"/>
        <w:bottom w:val="none" w:sz="0" w:space="0" w:color="auto"/>
        <w:right w:val="none" w:sz="0" w:space="0" w:color="auto"/>
      </w:divBdr>
    </w:div>
    <w:div w:id="1305235670">
      <w:bodyDiv w:val="1"/>
      <w:marLeft w:val="0"/>
      <w:marRight w:val="0"/>
      <w:marTop w:val="0"/>
      <w:marBottom w:val="0"/>
      <w:divBdr>
        <w:top w:val="none" w:sz="0" w:space="0" w:color="auto"/>
        <w:left w:val="none" w:sz="0" w:space="0" w:color="auto"/>
        <w:bottom w:val="none" w:sz="0" w:space="0" w:color="auto"/>
        <w:right w:val="none" w:sz="0" w:space="0" w:color="auto"/>
      </w:divBdr>
    </w:div>
    <w:div w:id="1305236310">
      <w:bodyDiv w:val="1"/>
      <w:marLeft w:val="0"/>
      <w:marRight w:val="0"/>
      <w:marTop w:val="0"/>
      <w:marBottom w:val="0"/>
      <w:divBdr>
        <w:top w:val="none" w:sz="0" w:space="0" w:color="auto"/>
        <w:left w:val="none" w:sz="0" w:space="0" w:color="auto"/>
        <w:bottom w:val="none" w:sz="0" w:space="0" w:color="auto"/>
        <w:right w:val="none" w:sz="0" w:space="0" w:color="auto"/>
      </w:divBdr>
    </w:div>
    <w:div w:id="1308704956">
      <w:bodyDiv w:val="1"/>
      <w:marLeft w:val="0"/>
      <w:marRight w:val="0"/>
      <w:marTop w:val="0"/>
      <w:marBottom w:val="0"/>
      <w:divBdr>
        <w:top w:val="none" w:sz="0" w:space="0" w:color="auto"/>
        <w:left w:val="none" w:sz="0" w:space="0" w:color="auto"/>
        <w:bottom w:val="none" w:sz="0" w:space="0" w:color="auto"/>
        <w:right w:val="none" w:sz="0" w:space="0" w:color="auto"/>
      </w:divBdr>
    </w:div>
    <w:div w:id="1311058494">
      <w:bodyDiv w:val="1"/>
      <w:marLeft w:val="0"/>
      <w:marRight w:val="0"/>
      <w:marTop w:val="0"/>
      <w:marBottom w:val="0"/>
      <w:divBdr>
        <w:top w:val="none" w:sz="0" w:space="0" w:color="auto"/>
        <w:left w:val="none" w:sz="0" w:space="0" w:color="auto"/>
        <w:bottom w:val="none" w:sz="0" w:space="0" w:color="auto"/>
        <w:right w:val="none" w:sz="0" w:space="0" w:color="auto"/>
      </w:divBdr>
    </w:div>
    <w:div w:id="1311519331">
      <w:bodyDiv w:val="1"/>
      <w:marLeft w:val="0"/>
      <w:marRight w:val="0"/>
      <w:marTop w:val="0"/>
      <w:marBottom w:val="0"/>
      <w:divBdr>
        <w:top w:val="none" w:sz="0" w:space="0" w:color="auto"/>
        <w:left w:val="none" w:sz="0" w:space="0" w:color="auto"/>
        <w:bottom w:val="none" w:sz="0" w:space="0" w:color="auto"/>
        <w:right w:val="none" w:sz="0" w:space="0" w:color="auto"/>
      </w:divBdr>
    </w:div>
    <w:div w:id="1312634486">
      <w:bodyDiv w:val="1"/>
      <w:marLeft w:val="0"/>
      <w:marRight w:val="0"/>
      <w:marTop w:val="0"/>
      <w:marBottom w:val="0"/>
      <w:divBdr>
        <w:top w:val="none" w:sz="0" w:space="0" w:color="auto"/>
        <w:left w:val="none" w:sz="0" w:space="0" w:color="auto"/>
        <w:bottom w:val="none" w:sz="0" w:space="0" w:color="auto"/>
        <w:right w:val="none" w:sz="0" w:space="0" w:color="auto"/>
      </w:divBdr>
    </w:div>
    <w:div w:id="1315179312">
      <w:bodyDiv w:val="1"/>
      <w:marLeft w:val="0"/>
      <w:marRight w:val="0"/>
      <w:marTop w:val="0"/>
      <w:marBottom w:val="0"/>
      <w:divBdr>
        <w:top w:val="none" w:sz="0" w:space="0" w:color="auto"/>
        <w:left w:val="none" w:sz="0" w:space="0" w:color="auto"/>
        <w:bottom w:val="none" w:sz="0" w:space="0" w:color="auto"/>
        <w:right w:val="none" w:sz="0" w:space="0" w:color="auto"/>
      </w:divBdr>
    </w:div>
    <w:div w:id="1320617313">
      <w:bodyDiv w:val="1"/>
      <w:marLeft w:val="0"/>
      <w:marRight w:val="0"/>
      <w:marTop w:val="0"/>
      <w:marBottom w:val="0"/>
      <w:divBdr>
        <w:top w:val="none" w:sz="0" w:space="0" w:color="auto"/>
        <w:left w:val="none" w:sz="0" w:space="0" w:color="auto"/>
        <w:bottom w:val="none" w:sz="0" w:space="0" w:color="auto"/>
        <w:right w:val="none" w:sz="0" w:space="0" w:color="auto"/>
      </w:divBdr>
    </w:div>
    <w:div w:id="1321039257">
      <w:bodyDiv w:val="1"/>
      <w:marLeft w:val="0"/>
      <w:marRight w:val="0"/>
      <w:marTop w:val="0"/>
      <w:marBottom w:val="0"/>
      <w:divBdr>
        <w:top w:val="none" w:sz="0" w:space="0" w:color="auto"/>
        <w:left w:val="none" w:sz="0" w:space="0" w:color="auto"/>
        <w:bottom w:val="none" w:sz="0" w:space="0" w:color="auto"/>
        <w:right w:val="none" w:sz="0" w:space="0" w:color="auto"/>
      </w:divBdr>
    </w:div>
    <w:div w:id="1331373431">
      <w:bodyDiv w:val="1"/>
      <w:marLeft w:val="0"/>
      <w:marRight w:val="0"/>
      <w:marTop w:val="0"/>
      <w:marBottom w:val="0"/>
      <w:divBdr>
        <w:top w:val="none" w:sz="0" w:space="0" w:color="auto"/>
        <w:left w:val="none" w:sz="0" w:space="0" w:color="auto"/>
        <w:bottom w:val="none" w:sz="0" w:space="0" w:color="auto"/>
        <w:right w:val="none" w:sz="0" w:space="0" w:color="auto"/>
      </w:divBdr>
    </w:div>
    <w:div w:id="1332442137">
      <w:bodyDiv w:val="1"/>
      <w:marLeft w:val="0"/>
      <w:marRight w:val="0"/>
      <w:marTop w:val="0"/>
      <w:marBottom w:val="0"/>
      <w:divBdr>
        <w:top w:val="none" w:sz="0" w:space="0" w:color="auto"/>
        <w:left w:val="none" w:sz="0" w:space="0" w:color="auto"/>
        <w:bottom w:val="none" w:sz="0" w:space="0" w:color="auto"/>
        <w:right w:val="none" w:sz="0" w:space="0" w:color="auto"/>
      </w:divBdr>
    </w:div>
    <w:div w:id="1332759882">
      <w:bodyDiv w:val="1"/>
      <w:marLeft w:val="0"/>
      <w:marRight w:val="0"/>
      <w:marTop w:val="0"/>
      <w:marBottom w:val="0"/>
      <w:divBdr>
        <w:top w:val="none" w:sz="0" w:space="0" w:color="auto"/>
        <w:left w:val="none" w:sz="0" w:space="0" w:color="auto"/>
        <w:bottom w:val="none" w:sz="0" w:space="0" w:color="auto"/>
        <w:right w:val="none" w:sz="0" w:space="0" w:color="auto"/>
      </w:divBdr>
    </w:div>
    <w:div w:id="1335765301">
      <w:bodyDiv w:val="1"/>
      <w:marLeft w:val="0"/>
      <w:marRight w:val="0"/>
      <w:marTop w:val="0"/>
      <w:marBottom w:val="0"/>
      <w:divBdr>
        <w:top w:val="none" w:sz="0" w:space="0" w:color="auto"/>
        <w:left w:val="none" w:sz="0" w:space="0" w:color="auto"/>
        <w:bottom w:val="none" w:sz="0" w:space="0" w:color="auto"/>
        <w:right w:val="none" w:sz="0" w:space="0" w:color="auto"/>
      </w:divBdr>
    </w:div>
    <w:div w:id="1336498407">
      <w:bodyDiv w:val="1"/>
      <w:marLeft w:val="0"/>
      <w:marRight w:val="0"/>
      <w:marTop w:val="0"/>
      <w:marBottom w:val="0"/>
      <w:divBdr>
        <w:top w:val="none" w:sz="0" w:space="0" w:color="auto"/>
        <w:left w:val="none" w:sz="0" w:space="0" w:color="auto"/>
        <w:bottom w:val="none" w:sz="0" w:space="0" w:color="auto"/>
        <w:right w:val="none" w:sz="0" w:space="0" w:color="auto"/>
      </w:divBdr>
    </w:div>
    <w:div w:id="1337345873">
      <w:bodyDiv w:val="1"/>
      <w:marLeft w:val="0"/>
      <w:marRight w:val="0"/>
      <w:marTop w:val="0"/>
      <w:marBottom w:val="0"/>
      <w:divBdr>
        <w:top w:val="none" w:sz="0" w:space="0" w:color="auto"/>
        <w:left w:val="none" w:sz="0" w:space="0" w:color="auto"/>
        <w:bottom w:val="none" w:sz="0" w:space="0" w:color="auto"/>
        <w:right w:val="none" w:sz="0" w:space="0" w:color="auto"/>
      </w:divBdr>
    </w:div>
    <w:div w:id="1339112288">
      <w:bodyDiv w:val="1"/>
      <w:marLeft w:val="0"/>
      <w:marRight w:val="0"/>
      <w:marTop w:val="0"/>
      <w:marBottom w:val="0"/>
      <w:divBdr>
        <w:top w:val="none" w:sz="0" w:space="0" w:color="auto"/>
        <w:left w:val="none" w:sz="0" w:space="0" w:color="auto"/>
        <w:bottom w:val="none" w:sz="0" w:space="0" w:color="auto"/>
        <w:right w:val="none" w:sz="0" w:space="0" w:color="auto"/>
      </w:divBdr>
    </w:div>
    <w:div w:id="1342702560">
      <w:bodyDiv w:val="1"/>
      <w:marLeft w:val="0"/>
      <w:marRight w:val="0"/>
      <w:marTop w:val="0"/>
      <w:marBottom w:val="0"/>
      <w:divBdr>
        <w:top w:val="none" w:sz="0" w:space="0" w:color="auto"/>
        <w:left w:val="none" w:sz="0" w:space="0" w:color="auto"/>
        <w:bottom w:val="none" w:sz="0" w:space="0" w:color="auto"/>
        <w:right w:val="none" w:sz="0" w:space="0" w:color="auto"/>
      </w:divBdr>
    </w:div>
    <w:div w:id="1343047269">
      <w:bodyDiv w:val="1"/>
      <w:marLeft w:val="0"/>
      <w:marRight w:val="0"/>
      <w:marTop w:val="0"/>
      <w:marBottom w:val="0"/>
      <w:divBdr>
        <w:top w:val="none" w:sz="0" w:space="0" w:color="auto"/>
        <w:left w:val="none" w:sz="0" w:space="0" w:color="auto"/>
        <w:bottom w:val="none" w:sz="0" w:space="0" w:color="auto"/>
        <w:right w:val="none" w:sz="0" w:space="0" w:color="auto"/>
      </w:divBdr>
    </w:div>
    <w:div w:id="1343319906">
      <w:bodyDiv w:val="1"/>
      <w:marLeft w:val="0"/>
      <w:marRight w:val="0"/>
      <w:marTop w:val="0"/>
      <w:marBottom w:val="0"/>
      <w:divBdr>
        <w:top w:val="none" w:sz="0" w:space="0" w:color="auto"/>
        <w:left w:val="none" w:sz="0" w:space="0" w:color="auto"/>
        <w:bottom w:val="none" w:sz="0" w:space="0" w:color="auto"/>
        <w:right w:val="none" w:sz="0" w:space="0" w:color="auto"/>
      </w:divBdr>
    </w:div>
    <w:div w:id="1343775081">
      <w:bodyDiv w:val="1"/>
      <w:marLeft w:val="0"/>
      <w:marRight w:val="0"/>
      <w:marTop w:val="0"/>
      <w:marBottom w:val="0"/>
      <w:divBdr>
        <w:top w:val="none" w:sz="0" w:space="0" w:color="auto"/>
        <w:left w:val="none" w:sz="0" w:space="0" w:color="auto"/>
        <w:bottom w:val="none" w:sz="0" w:space="0" w:color="auto"/>
        <w:right w:val="none" w:sz="0" w:space="0" w:color="auto"/>
      </w:divBdr>
    </w:div>
    <w:div w:id="1346832285">
      <w:bodyDiv w:val="1"/>
      <w:marLeft w:val="0"/>
      <w:marRight w:val="0"/>
      <w:marTop w:val="0"/>
      <w:marBottom w:val="0"/>
      <w:divBdr>
        <w:top w:val="none" w:sz="0" w:space="0" w:color="auto"/>
        <w:left w:val="none" w:sz="0" w:space="0" w:color="auto"/>
        <w:bottom w:val="none" w:sz="0" w:space="0" w:color="auto"/>
        <w:right w:val="none" w:sz="0" w:space="0" w:color="auto"/>
      </w:divBdr>
      <w:divsChild>
        <w:div w:id="175046761">
          <w:marLeft w:val="0"/>
          <w:marRight w:val="0"/>
          <w:marTop w:val="0"/>
          <w:marBottom w:val="0"/>
          <w:divBdr>
            <w:top w:val="none" w:sz="0" w:space="0" w:color="auto"/>
            <w:left w:val="none" w:sz="0" w:space="0" w:color="auto"/>
            <w:bottom w:val="none" w:sz="0" w:space="0" w:color="auto"/>
            <w:right w:val="none" w:sz="0" w:space="0" w:color="auto"/>
          </w:divBdr>
        </w:div>
      </w:divsChild>
    </w:div>
    <w:div w:id="1347513225">
      <w:bodyDiv w:val="1"/>
      <w:marLeft w:val="0"/>
      <w:marRight w:val="0"/>
      <w:marTop w:val="0"/>
      <w:marBottom w:val="0"/>
      <w:divBdr>
        <w:top w:val="none" w:sz="0" w:space="0" w:color="auto"/>
        <w:left w:val="none" w:sz="0" w:space="0" w:color="auto"/>
        <w:bottom w:val="none" w:sz="0" w:space="0" w:color="auto"/>
        <w:right w:val="none" w:sz="0" w:space="0" w:color="auto"/>
      </w:divBdr>
    </w:div>
    <w:div w:id="1349796641">
      <w:bodyDiv w:val="1"/>
      <w:marLeft w:val="0"/>
      <w:marRight w:val="0"/>
      <w:marTop w:val="0"/>
      <w:marBottom w:val="0"/>
      <w:divBdr>
        <w:top w:val="none" w:sz="0" w:space="0" w:color="auto"/>
        <w:left w:val="none" w:sz="0" w:space="0" w:color="auto"/>
        <w:bottom w:val="none" w:sz="0" w:space="0" w:color="auto"/>
        <w:right w:val="none" w:sz="0" w:space="0" w:color="auto"/>
      </w:divBdr>
    </w:div>
    <w:div w:id="1349872032">
      <w:bodyDiv w:val="1"/>
      <w:marLeft w:val="0"/>
      <w:marRight w:val="0"/>
      <w:marTop w:val="0"/>
      <w:marBottom w:val="0"/>
      <w:divBdr>
        <w:top w:val="none" w:sz="0" w:space="0" w:color="auto"/>
        <w:left w:val="none" w:sz="0" w:space="0" w:color="auto"/>
        <w:bottom w:val="none" w:sz="0" w:space="0" w:color="auto"/>
        <w:right w:val="none" w:sz="0" w:space="0" w:color="auto"/>
      </w:divBdr>
    </w:div>
    <w:div w:id="1350525475">
      <w:bodyDiv w:val="1"/>
      <w:marLeft w:val="0"/>
      <w:marRight w:val="0"/>
      <w:marTop w:val="0"/>
      <w:marBottom w:val="0"/>
      <w:divBdr>
        <w:top w:val="none" w:sz="0" w:space="0" w:color="auto"/>
        <w:left w:val="none" w:sz="0" w:space="0" w:color="auto"/>
        <w:bottom w:val="none" w:sz="0" w:space="0" w:color="auto"/>
        <w:right w:val="none" w:sz="0" w:space="0" w:color="auto"/>
      </w:divBdr>
    </w:div>
    <w:div w:id="1351031722">
      <w:bodyDiv w:val="1"/>
      <w:marLeft w:val="0"/>
      <w:marRight w:val="0"/>
      <w:marTop w:val="0"/>
      <w:marBottom w:val="0"/>
      <w:divBdr>
        <w:top w:val="none" w:sz="0" w:space="0" w:color="auto"/>
        <w:left w:val="none" w:sz="0" w:space="0" w:color="auto"/>
        <w:bottom w:val="none" w:sz="0" w:space="0" w:color="auto"/>
        <w:right w:val="none" w:sz="0" w:space="0" w:color="auto"/>
      </w:divBdr>
    </w:div>
    <w:div w:id="1351681494">
      <w:bodyDiv w:val="1"/>
      <w:marLeft w:val="0"/>
      <w:marRight w:val="0"/>
      <w:marTop w:val="0"/>
      <w:marBottom w:val="0"/>
      <w:divBdr>
        <w:top w:val="none" w:sz="0" w:space="0" w:color="auto"/>
        <w:left w:val="none" w:sz="0" w:space="0" w:color="auto"/>
        <w:bottom w:val="none" w:sz="0" w:space="0" w:color="auto"/>
        <w:right w:val="none" w:sz="0" w:space="0" w:color="auto"/>
      </w:divBdr>
    </w:div>
    <w:div w:id="1353261695">
      <w:bodyDiv w:val="1"/>
      <w:marLeft w:val="0"/>
      <w:marRight w:val="0"/>
      <w:marTop w:val="0"/>
      <w:marBottom w:val="0"/>
      <w:divBdr>
        <w:top w:val="none" w:sz="0" w:space="0" w:color="auto"/>
        <w:left w:val="none" w:sz="0" w:space="0" w:color="auto"/>
        <w:bottom w:val="none" w:sz="0" w:space="0" w:color="auto"/>
        <w:right w:val="none" w:sz="0" w:space="0" w:color="auto"/>
      </w:divBdr>
    </w:div>
    <w:div w:id="1354570105">
      <w:bodyDiv w:val="1"/>
      <w:marLeft w:val="0"/>
      <w:marRight w:val="0"/>
      <w:marTop w:val="0"/>
      <w:marBottom w:val="0"/>
      <w:divBdr>
        <w:top w:val="none" w:sz="0" w:space="0" w:color="auto"/>
        <w:left w:val="none" w:sz="0" w:space="0" w:color="auto"/>
        <w:bottom w:val="none" w:sz="0" w:space="0" w:color="auto"/>
        <w:right w:val="none" w:sz="0" w:space="0" w:color="auto"/>
      </w:divBdr>
    </w:div>
    <w:div w:id="1357342334">
      <w:bodyDiv w:val="1"/>
      <w:marLeft w:val="0"/>
      <w:marRight w:val="0"/>
      <w:marTop w:val="0"/>
      <w:marBottom w:val="0"/>
      <w:divBdr>
        <w:top w:val="none" w:sz="0" w:space="0" w:color="auto"/>
        <w:left w:val="none" w:sz="0" w:space="0" w:color="auto"/>
        <w:bottom w:val="none" w:sz="0" w:space="0" w:color="auto"/>
        <w:right w:val="none" w:sz="0" w:space="0" w:color="auto"/>
      </w:divBdr>
    </w:div>
    <w:div w:id="1357348055">
      <w:bodyDiv w:val="1"/>
      <w:marLeft w:val="0"/>
      <w:marRight w:val="0"/>
      <w:marTop w:val="0"/>
      <w:marBottom w:val="0"/>
      <w:divBdr>
        <w:top w:val="none" w:sz="0" w:space="0" w:color="auto"/>
        <w:left w:val="none" w:sz="0" w:space="0" w:color="auto"/>
        <w:bottom w:val="none" w:sz="0" w:space="0" w:color="auto"/>
        <w:right w:val="none" w:sz="0" w:space="0" w:color="auto"/>
      </w:divBdr>
    </w:div>
    <w:div w:id="1360938209">
      <w:bodyDiv w:val="1"/>
      <w:marLeft w:val="0"/>
      <w:marRight w:val="0"/>
      <w:marTop w:val="0"/>
      <w:marBottom w:val="0"/>
      <w:divBdr>
        <w:top w:val="none" w:sz="0" w:space="0" w:color="auto"/>
        <w:left w:val="none" w:sz="0" w:space="0" w:color="auto"/>
        <w:bottom w:val="none" w:sz="0" w:space="0" w:color="auto"/>
        <w:right w:val="none" w:sz="0" w:space="0" w:color="auto"/>
      </w:divBdr>
    </w:div>
    <w:div w:id="1361541905">
      <w:bodyDiv w:val="1"/>
      <w:marLeft w:val="0"/>
      <w:marRight w:val="0"/>
      <w:marTop w:val="0"/>
      <w:marBottom w:val="0"/>
      <w:divBdr>
        <w:top w:val="none" w:sz="0" w:space="0" w:color="auto"/>
        <w:left w:val="none" w:sz="0" w:space="0" w:color="auto"/>
        <w:bottom w:val="none" w:sz="0" w:space="0" w:color="auto"/>
        <w:right w:val="none" w:sz="0" w:space="0" w:color="auto"/>
      </w:divBdr>
    </w:div>
    <w:div w:id="1362439903">
      <w:bodyDiv w:val="1"/>
      <w:marLeft w:val="0"/>
      <w:marRight w:val="0"/>
      <w:marTop w:val="0"/>
      <w:marBottom w:val="0"/>
      <w:divBdr>
        <w:top w:val="none" w:sz="0" w:space="0" w:color="auto"/>
        <w:left w:val="none" w:sz="0" w:space="0" w:color="auto"/>
        <w:bottom w:val="none" w:sz="0" w:space="0" w:color="auto"/>
        <w:right w:val="none" w:sz="0" w:space="0" w:color="auto"/>
      </w:divBdr>
    </w:div>
    <w:div w:id="1365981773">
      <w:bodyDiv w:val="1"/>
      <w:marLeft w:val="0"/>
      <w:marRight w:val="0"/>
      <w:marTop w:val="0"/>
      <w:marBottom w:val="0"/>
      <w:divBdr>
        <w:top w:val="none" w:sz="0" w:space="0" w:color="auto"/>
        <w:left w:val="none" w:sz="0" w:space="0" w:color="auto"/>
        <w:bottom w:val="none" w:sz="0" w:space="0" w:color="auto"/>
        <w:right w:val="none" w:sz="0" w:space="0" w:color="auto"/>
      </w:divBdr>
    </w:div>
    <w:div w:id="1367951894">
      <w:bodyDiv w:val="1"/>
      <w:marLeft w:val="0"/>
      <w:marRight w:val="0"/>
      <w:marTop w:val="0"/>
      <w:marBottom w:val="0"/>
      <w:divBdr>
        <w:top w:val="none" w:sz="0" w:space="0" w:color="auto"/>
        <w:left w:val="none" w:sz="0" w:space="0" w:color="auto"/>
        <w:bottom w:val="none" w:sz="0" w:space="0" w:color="auto"/>
        <w:right w:val="none" w:sz="0" w:space="0" w:color="auto"/>
      </w:divBdr>
    </w:div>
    <w:div w:id="1370034081">
      <w:bodyDiv w:val="1"/>
      <w:marLeft w:val="0"/>
      <w:marRight w:val="0"/>
      <w:marTop w:val="0"/>
      <w:marBottom w:val="0"/>
      <w:divBdr>
        <w:top w:val="none" w:sz="0" w:space="0" w:color="auto"/>
        <w:left w:val="none" w:sz="0" w:space="0" w:color="auto"/>
        <w:bottom w:val="none" w:sz="0" w:space="0" w:color="auto"/>
        <w:right w:val="none" w:sz="0" w:space="0" w:color="auto"/>
      </w:divBdr>
    </w:div>
    <w:div w:id="1375620307">
      <w:bodyDiv w:val="1"/>
      <w:marLeft w:val="0"/>
      <w:marRight w:val="0"/>
      <w:marTop w:val="0"/>
      <w:marBottom w:val="0"/>
      <w:divBdr>
        <w:top w:val="none" w:sz="0" w:space="0" w:color="auto"/>
        <w:left w:val="none" w:sz="0" w:space="0" w:color="auto"/>
        <w:bottom w:val="none" w:sz="0" w:space="0" w:color="auto"/>
        <w:right w:val="none" w:sz="0" w:space="0" w:color="auto"/>
      </w:divBdr>
    </w:div>
    <w:div w:id="1380665054">
      <w:bodyDiv w:val="1"/>
      <w:marLeft w:val="0"/>
      <w:marRight w:val="0"/>
      <w:marTop w:val="0"/>
      <w:marBottom w:val="0"/>
      <w:divBdr>
        <w:top w:val="none" w:sz="0" w:space="0" w:color="auto"/>
        <w:left w:val="none" w:sz="0" w:space="0" w:color="auto"/>
        <w:bottom w:val="none" w:sz="0" w:space="0" w:color="auto"/>
        <w:right w:val="none" w:sz="0" w:space="0" w:color="auto"/>
      </w:divBdr>
    </w:div>
    <w:div w:id="1380668364">
      <w:bodyDiv w:val="1"/>
      <w:marLeft w:val="0"/>
      <w:marRight w:val="0"/>
      <w:marTop w:val="0"/>
      <w:marBottom w:val="0"/>
      <w:divBdr>
        <w:top w:val="none" w:sz="0" w:space="0" w:color="auto"/>
        <w:left w:val="none" w:sz="0" w:space="0" w:color="auto"/>
        <w:bottom w:val="none" w:sz="0" w:space="0" w:color="auto"/>
        <w:right w:val="none" w:sz="0" w:space="0" w:color="auto"/>
      </w:divBdr>
    </w:div>
    <w:div w:id="1380784359">
      <w:bodyDiv w:val="1"/>
      <w:marLeft w:val="0"/>
      <w:marRight w:val="0"/>
      <w:marTop w:val="0"/>
      <w:marBottom w:val="0"/>
      <w:divBdr>
        <w:top w:val="none" w:sz="0" w:space="0" w:color="auto"/>
        <w:left w:val="none" w:sz="0" w:space="0" w:color="auto"/>
        <w:bottom w:val="none" w:sz="0" w:space="0" w:color="auto"/>
        <w:right w:val="none" w:sz="0" w:space="0" w:color="auto"/>
      </w:divBdr>
    </w:div>
    <w:div w:id="1381979182">
      <w:bodyDiv w:val="1"/>
      <w:marLeft w:val="0"/>
      <w:marRight w:val="0"/>
      <w:marTop w:val="0"/>
      <w:marBottom w:val="0"/>
      <w:divBdr>
        <w:top w:val="none" w:sz="0" w:space="0" w:color="auto"/>
        <w:left w:val="none" w:sz="0" w:space="0" w:color="auto"/>
        <w:bottom w:val="none" w:sz="0" w:space="0" w:color="auto"/>
        <w:right w:val="none" w:sz="0" w:space="0" w:color="auto"/>
      </w:divBdr>
    </w:div>
    <w:div w:id="1382705437">
      <w:bodyDiv w:val="1"/>
      <w:marLeft w:val="0"/>
      <w:marRight w:val="0"/>
      <w:marTop w:val="0"/>
      <w:marBottom w:val="0"/>
      <w:divBdr>
        <w:top w:val="none" w:sz="0" w:space="0" w:color="auto"/>
        <w:left w:val="none" w:sz="0" w:space="0" w:color="auto"/>
        <w:bottom w:val="none" w:sz="0" w:space="0" w:color="auto"/>
        <w:right w:val="none" w:sz="0" w:space="0" w:color="auto"/>
      </w:divBdr>
    </w:div>
    <w:div w:id="1382824819">
      <w:bodyDiv w:val="1"/>
      <w:marLeft w:val="0"/>
      <w:marRight w:val="0"/>
      <w:marTop w:val="0"/>
      <w:marBottom w:val="0"/>
      <w:divBdr>
        <w:top w:val="none" w:sz="0" w:space="0" w:color="auto"/>
        <w:left w:val="none" w:sz="0" w:space="0" w:color="auto"/>
        <w:bottom w:val="none" w:sz="0" w:space="0" w:color="auto"/>
        <w:right w:val="none" w:sz="0" w:space="0" w:color="auto"/>
      </w:divBdr>
    </w:div>
    <w:div w:id="1383215942">
      <w:bodyDiv w:val="1"/>
      <w:marLeft w:val="0"/>
      <w:marRight w:val="0"/>
      <w:marTop w:val="0"/>
      <w:marBottom w:val="0"/>
      <w:divBdr>
        <w:top w:val="none" w:sz="0" w:space="0" w:color="auto"/>
        <w:left w:val="none" w:sz="0" w:space="0" w:color="auto"/>
        <w:bottom w:val="none" w:sz="0" w:space="0" w:color="auto"/>
        <w:right w:val="none" w:sz="0" w:space="0" w:color="auto"/>
      </w:divBdr>
    </w:div>
    <w:div w:id="1385909465">
      <w:bodyDiv w:val="1"/>
      <w:marLeft w:val="0"/>
      <w:marRight w:val="0"/>
      <w:marTop w:val="0"/>
      <w:marBottom w:val="0"/>
      <w:divBdr>
        <w:top w:val="none" w:sz="0" w:space="0" w:color="auto"/>
        <w:left w:val="none" w:sz="0" w:space="0" w:color="auto"/>
        <w:bottom w:val="none" w:sz="0" w:space="0" w:color="auto"/>
        <w:right w:val="none" w:sz="0" w:space="0" w:color="auto"/>
      </w:divBdr>
    </w:div>
    <w:div w:id="1387028995">
      <w:bodyDiv w:val="1"/>
      <w:marLeft w:val="0"/>
      <w:marRight w:val="0"/>
      <w:marTop w:val="0"/>
      <w:marBottom w:val="0"/>
      <w:divBdr>
        <w:top w:val="none" w:sz="0" w:space="0" w:color="auto"/>
        <w:left w:val="none" w:sz="0" w:space="0" w:color="auto"/>
        <w:bottom w:val="none" w:sz="0" w:space="0" w:color="auto"/>
        <w:right w:val="none" w:sz="0" w:space="0" w:color="auto"/>
      </w:divBdr>
    </w:div>
    <w:div w:id="1388334465">
      <w:bodyDiv w:val="1"/>
      <w:marLeft w:val="0"/>
      <w:marRight w:val="0"/>
      <w:marTop w:val="0"/>
      <w:marBottom w:val="0"/>
      <w:divBdr>
        <w:top w:val="none" w:sz="0" w:space="0" w:color="auto"/>
        <w:left w:val="none" w:sz="0" w:space="0" w:color="auto"/>
        <w:bottom w:val="none" w:sz="0" w:space="0" w:color="auto"/>
        <w:right w:val="none" w:sz="0" w:space="0" w:color="auto"/>
      </w:divBdr>
    </w:div>
    <w:div w:id="1389260309">
      <w:bodyDiv w:val="1"/>
      <w:marLeft w:val="0"/>
      <w:marRight w:val="0"/>
      <w:marTop w:val="0"/>
      <w:marBottom w:val="0"/>
      <w:divBdr>
        <w:top w:val="none" w:sz="0" w:space="0" w:color="auto"/>
        <w:left w:val="none" w:sz="0" w:space="0" w:color="auto"/>
        <w:bottom w:val="none" w:sz="0" w:space="0" w:color="auto"/>
        <w:right w:val="none" w:sz="0" w:space="0" w:color="auto"/>
      </w:divBdr>
    </w:div>
    <w:div w:id="1389956522">
      <w:bodyDiv w:val="1"/>
      <w:marLeft w:val="0"/>
      <w:marRight w:val="0"/>
      <w:marTop w:val="0"/>
      <w:marBottom w:val="0"/>
      <w:divBdr>
        <w:top w:val="none" w:sz="0" w:space="0" w:color="auto"/>
        <w:left w:val="none" w:sz="0" w:space="0" w:color="auto"/>
        <w:bottom w:val="none" w:sz="0" w:space="0" w:color="auto"/>
        <w:right w:val="none" w:sz="0" w:space="0" w:color="auto"/>
      </w:divBdr>
    </w:div>
    <w:div w:id="1391613080">
      <w:bodyDiv w:val="1"/>
      <w:marLeft w:val="0"/>
      <w:marRight w:val="0"/>
      <w:marTop w:val="0"/>
      <w:marBottom w:val="0"/>
      <w:divBdr>
        <w:top w:val="none" w:sz="0" w:space="0" w:color="auto"/>
        <w:left w:val="none" w:sz="0" w:space="0" w:color="auto"/>
        <w:bottom w:val="none" w:sz="0" w:space="0" w:color="auto"/>
        <w:right w:val="none" w:sz="0" w:space="0" w:color="auto"/>
      </w:divBdr>
    </w:div>
    <w:div w:id="1392580270">
      <w:bodyDiv w:val="1"/>
      <w:marLeft w:val="0"/>
      <w:marRight w:val="0"/>
      <w:marTop w:val="0"/>
      <w:marBottom w:val="0"/>
      <w:divBdr>
        <w:top w:val="none" w:sz="0" w:space="0" w:color="auto"/>
        <w:left w:val="none" w:sz="0" w:space="0" w:color="auto"/>
        <w:bottom w:val="none" w:sz="0" w:space="0" w:color="auto"/>
        <w:right w:val="none" w:sz="0" w:space="0" w:color="auto"/>
      </w:divBdr>
    </w:div>
    <w:div w:id="1394348873">
      <w:bodyDiv w:val="1"/>
      <w:marLeft w:val="0"/>
      <w:marRight w:val="0"/>
      <w:marTop w:val="0"/>
      <w:marBottom w:val="0"/>
      <w:divBdr>
        <w:top w:val="none" w:sz="0" w:space="0" w:color="auto"/>
        <w:left w:val="none" w:sz="0" w:space="0" w:color="auto"/>
        <w:bottom w:val="none" w:sz="0" w:space="0" w:color="auto"/>
        <w:right w:val="none" w:sz="0" w:space="0" w:color="auto"/>
      </w:divBdr>
    </w:div>
    <w:div w:id="1397435916">
      <w:bodyDiv w:val="1"/>
      <w:marLeft w:val="0"/>
      <w:marRight w:val="0"/>
      <w:marTop w:val="0"/>
      <w:marBottom w:val="0"/>
      <w:divBdr>
        <w:top w:val="none" w:sz="0" w:space="0" w:color="auto"/>
        <w:left w:val="none" w:sz="0" w:space="0" w:color="auto"/>
        <w:bottom w:val="none" w:sz="0" w:space="0" w:color="auto"/>
        <w:right w:val="none" w:sz="0" w:space="0" w:color="auto"/>
      </w:divBdr>
    </w:div>
    <w:div w:id="1398622960">
      <w:bodyDiv w:val="1"/>
      <w:marLeft w:val="0"/>
      <w:marRight w:val="0"/>
      <w:marTop w:val="0"/>
      <w:marBottom w:val="0"/>
      <w:divBdr>
        <w:top w:val="none" w:sz="0" w:space="0" w:color="auto"/>
        <w:left w:val="none" w:sz="0" w:space="0" w:color="auto"/>
        <w:bottom w:val="none" w:sz="0" w:space="0" w:color="auto"/>
        <w:right w:val="none" w:sz="0" w:space="0" w:color="auto"/>
      </w:divBdr>
    </w:div>
    <w:div w:id="1403673029">
      <w:bodyDiv w:val="1"/>
      <w:marLeft w:val="0"/>
      <w:marRight w:val="0"/>
      <w:marTop w:val="0"/>
      <w:marBottom w:val="0"/>
      <w:divBdr>
        <w:top w:val="none" w:sz="0" w:space="0" w:color="auto"/>
        <w:left w:val="none" w:sz="0" w:space="0" w:color="auto"/>
        <w:bottom w:val="none" w:sz="0" w:space="0" w:color="auto"/>
        <w:right w:val="none" w:sz="0" w:space="0" w:color="auto"/>
      </w:divBdr>
    </w:div>
    <w:div w:id="1403872912">
      <w:bodyDiv w:val="1"/>
      <w:marLeft w:val="0"/>
      <w:marRight w:val="0"/>
      <w:marTop w:val="0"/>
      <w:marBottom w:val="0"/>
      <w:divBdr>
        <w:top w:val="none" w:sz="0" w:space="0" w:color="auto"/>
        <w:left w:val="none" w:sz="0" w:space="0" w:color="auto"/>
        <w:bottom w:val="none" w:sz="0" w:space="0" w:color="auto"/>
        <w:right w:val="none" w:sz="0" w:space="0" w:color="auto"/>
      </w:divBdr>
    </w:div>
    <w:div w:id="1404985487">
      <w:bodyDiv w:val="1"/>
      <w:marLeft w:val="0"/>
      <w:marRight w:val="0"/>
      <w:marTop w:val="0"/>
      <w:marBottom w:val="0"/>
      <w:divBdr>
        <w:top w:val="none" w:sz="0" w:space="0" w:color="auto"/>
        <w:left w:val="none" w:sz="0" w:space="0" w:color="auto"/>
        <w:bottom w:val="none" w:sz="0" w:space="0" w:color="auto"/>
        <w:right w:val="none" w:sz="0" w:space="0" w:color="auto"/>
      </w:divBdr>
    </w:div>
    <w:div w:id="1407218975">
      <w:bodyDiv w:val="1"/>
      <w:marLeft w:val="0"/>
      <w:marRight w:val="0"/>
      <w:marTop w:val="0"/>
      <w:marBottom w:val="0"/>
      <w:divBdr>
        <w:top w:val="none" w:sz="0" w:space="0" w:color="auto"/>
        <w:left w:val="none" w:sz="0" w:space="0" w:color="auto"/>
        <w:bottom w:val="none" w:sz="0" w:space="0" w:color="auto"/>
        <w:right w:val="none" w:sz="0" w:space="0" w:color="auto"/>
      </w:divBdr>
    </w:div>
    <w:div w:id="1408114857">
      <w:bodyDiv w:val="1"/>
      <w:marLeft w:val="0"/>
      <w:marRight w:val="0"/>
      <w:marTop w:val="0"/>
      <w:marBottom w:val="0"/>
      <w:divBdr>
        <w:top w:val="none" w:sz="0" w:space="0" w:color="auto"/>
        <w:left w:val="none" w:sz="0" w:space="0" w:color="auto"/>
        <w:bottom w:val="none" w:sz="0" w:space="0" w:color="auto"/>
        <w:right w:val="none" w:sz="0" w:space="0" w:color="auto"/>
      </w:divBdr>
    </w:div>
    <w:div w:id="1408921220">
      <w:bodyDiv w:val="1"/>
      <w:marLeft w:val="0"/>
      <w:marRight w:val="0"/>
      <w:marTop w:val="0"/>
      <w:marBottom w:val="0"/>
      <w:divBdr>
        <w:top w:val="none" w:sz="0" w:space="0" w:color="auto"/>
        <w:left w:val="none" w:sz="0" w:space="0" w:color="auto"/>
        <w:bottom w:val="none" w:sz="0" w:space="0" w:color="auto"/>
        <w:right w:val="none" w:sz="0" w:space="0" w:color="auto"/>
      </w:divBdr>
    </w:div>
    <w:div w:id="1410730223">
      <w:bodyDiv w:val="1"/>
      <w:marLeft w:val="0"/>
      <w:marRight w:val="0"/>
      <w:marTop w:val="0"/>
      <w:marBottom w:val="0"/>
      <w:divBdr>
        <w:top w:val="none" w:sz="0" w:space="0" w:color="auto"/>
        <w:left w:val="none" w:sz="0" w:space="0" w:color="auto"/>
        <w:bottom w:val="none" w:sz="0" w:space="0" w:color="auto"/>
        <w:right w:val="none" w:sz="0" w:space="0" w:color="auto"/>
      </w:divBdr>
    </w:div>
    <w:div w:id="1412463945">
      <w:bodyDiv w:val="1"/>
      <w:marLeft w:val="0"/>
      <w:marRight w:val="0"/>
      <w:marTop w:val="0"/>
      <w:marBottom w:val="0"/>
      <w:divBdr>
        <w:top w:val="none" w:sz="0" w:space="0" w:color="auto"/>
        <w:left w:val="none" w:sz="0" w:space="0" w:color="auto"/>
        <w:bottom w:val="none" w:sz="0" w:space="0" w:color="auto"/>
        <w:right w:val="none" w:sz="0" w:space="0" w:color="auto"/>
      </w:divBdr>
    </w:div>
    <w:div w:id="1415736549">
      <w:bodyDiv w:val="1"/>
      <w:marLeft w:val="0"/>
      <w:marRight w:val="0"/>
      <w:marTop w:val="0"/>
      <w:marBottom w:val="0"/>
      <w:divBdr>
        <w:top w:val="none" w:sz="0" w:space="0" w:color="auto"/>
        <w:left w:val="none" w:sz="0" w:space="0" w:color="auto"/>
        <w:bottom w:val="none" w:sz="0" w:space="0" w:color="auto"/>
        <w:right w:val="none" w:sz="0" w:space="0" w:color="auto"/>
      </w:divBdr>
    </w:div>
    <w:div w:id="1420717266">
      <w:bodyDiv w:val="1"/>
      <w:marLeft w:val="0"/>
      <w:marRight w:val="0"/>
      <w:marTop w:val="0"/>
      <w:marBottom w:val="0"/>
      <w:divBdr>
        <w:top w:val="none" w:sz="0" w:space="0" w:color="auto"/>
        <w:left w:val="none" w:sz="0" w:space="0" w:color="auto"/>
        <w:bottom w:val="none" w:sz="0" w:space="0" w:color="auto"/>
        <w:right w:val="none" w:sz="0" w:space="0" w:color="auto"/>
      </w:divBdr>
    </w:div>
    <w:div w:id="1425111254">
      <w:bodyDiv w:val="1"/>
      <w:marLeft w:val="0"/>
      <w:marRight w:val="0"/>
      <w:marTop w:val="0"/>
      <w:marBottom w:val="0"/>
      <w:divBdr>
        <w:top w:val="none" w:sz="0" w:space="0" w:color="auto"/>
        <w:left w:val="none" w:sz="0" w:space="0" w:color="auto"/>
        <w:bottom w:val="none" w:sz="0" w:space="0" w:color="auto"/>
        <w:right w:val="none" w:sz="0" w:space="0" w:color="auto"/>
      </w:divBdr>
    </w:div>
    <w:div w:id="1425804949">
      <w:bodyDiv w:val="1"/>
      <w:marLeft w:val="0"/>
      <w:marRight w:val="0"/>
      <w:marTop w:val="0"/>
      <w:marBottom w:val="0"/>
      <w:divBdr>
        <w:top w:val="none" w:sz="0" w:space="0" w:color="auto"/>
        <w:left w:val="none" w:sz="0" w:space="0" w:color="auto"/>
        <w:bottom w:val="none" w:sz="0" w:space="0" w:color="auto"/>
        <w:right w:val="none" w:sz="0" w:space="0" w:color="auto"/>
      </w:divBdr>
    </w:div>
    <w:div w:id="1427340249">
      <w:bodyDiv w:val="1"/>
      <w:marLeft w:val="0"/>
      <w:marRight w:val="0"/>
      <w:marTop w:val="0"/>
      <w:marBottom w:val="0"/>
      <w:divBdr>
        <w:top w:val="none" w:sz="0" w:space="0" w:color="auto"/>
        <w:left w:val="none" w:sz="0" w:space="0" w:color="auto"/>
        <w:bottom w:val="none" w:sz="0" w:space="0" w:color="auto"/>
        <w:right w:val="none" w:sz="0" w:space="0" w:color="auto"/>
      </w:divBdr>
    </w:div>
    <w:div w:id="1432773793">
      <w:bodyDiv w:val="1"/>
      <w:marLeft w:val="0"/>
      <w:marRight w:val="0"/>
      <w:marTop w:val="0"/>
      <w:marBottom w:val="0"/>
      <w:divBdr>
        <w:top w:val="none" w:sz="0" w:space="0" w:color="auto"/>
        <w:left w:val="none" w:sz="0" w:space="0" w:color="auto"/>
        <w:bottom w:val="none" w:sz="0" w:space="0" w:color="auto"/>
        <w:right w:val="none" w:sz="0" w:space="0" w:color="auto"/>
      </w:divBdr>
    </w:div>
    <w:div w:id="1433933967">
      <w:bodyDiv w:val="1"/>
      <w:marLeft w:val="0"/>
      <w:marRight w:val="0"/>
      <w:marTop w:val="0"/>
      <w:marBottom w:val="0"/>
      <w:divBdr>
        <w:top w:val="none" w:sz="0" w:space="0" w:color="auto"/>
        <w:left w:val="none" w:sz="0" w:space="0" w:color="auto"/>
        <w:bottom w:val="none" w:sz="0" w:space="0" w:color="auto"/>
        <w:right w:val="none" w:sz="0" w:space="0" w:color="auto"/>
      </w:divBdr>
    </w:div>
    <w:div w:id="1438407937">
      <w:bodyDiv w:val="1"/>
      <w:marLeft w:val="0"/>
      <w:marRight w:val="0"/>
      <w:marTop w:val="0"/>
      <w:marBottom w:val="0"/>
      <w:divBdr>
        <w:top w:val="none" w:sz="0" w:space="0" w:color="auto"/>
        <w:left w:val="none" w:sz="0" w:space="0" w:color="auto"/>
        <w:bottom w:val="none" w:sz="0" w:space="0" w:color="auto"/>
        <w:right w:val="none" w:sz="0" w:space="0" w:color="auto"/>
      </w:divBdr>
    </w:div>
    <w:div w:id="1439639134">
      <w:bodyDiv w:val="1"/>
      <w:marLeft w:val="0"/>
      <w:marRight w:val="0"/>
      <w:marTop w:val="0"/>
      <w:marBottom w:val="0"/>
      <w:divBdr>
        <w:top w:val="none" w:sz="0" w:space="0" w:color="auto"/>
        <w:left w:val="none" w:sz="0" w:space="0" w:color="auto"/>
        <w:bottom w:val="none" w:sz="0" w:space="0" w:color="auto"/>
        <w:right w:val="none" w:sz="0" w:space="0" w:color="auto"/>
      </w:divBdr>
    </w:div>
    <w:div w:id="1440293887">
      <w:bodyDiv w:val="1"/>
      <w:marLeft w:val="0"/>
      <w:marRight w:val="0"/>
      <w:marTop w:val="0"/>
      <w:marBottom w:val="0"/>
      <w:divBdr>
        <w:top w:val="none" w:sz="0" w:space="0" w:color="auto"/>
        <w:left w:val="none" w:sz="0" w:space="0" w:color="auto"/>
        <w:bottom w:val="none" w:sz="0" w:space="0" w:color="auto"/>
        <w:right w:val="none" w:sz="0" w:space="0" w:color="auto"/>
      </w:divBdr>
    </w:div>
    <w:div w:id="1441677398">
      <w:bodyDiv w:val="1"/>
      <w:marLeft w:val="0"/>
      <w:marRight w:val="0"/>
      <w:marTop w:val="0"/>
      <w:marBottom w:val="0"/>
      <w:divBdr>
        <w:top w:val="none" w:sz="0" w:space="0" w:color="auto"/>
        <w:left w:val="none" w:sz="0" w:space="0" w:color="auto"/>
        <w:bottom w:val="none" w:sz="0" w:space="0" w:color="auto"/>
        <w:right w:val="none" w:sz="0" w:space="0" w:color="auto"/>
      </w:divBdr>
    </w:div>
    <w:div w:id="1444883820">
      <w:bodyDiv w:val="1"/>
      <w:marLeft w:val="0"/>
      <w:marRight w:val="0"/>
      <w:marTop w:val="0"/>
      <w:marBottom w:val="0"/>
      <w:divBdr>
        <w:top w:val="none" w:sz="0" w:space="0" w:color="auto"/>
        <w:left w:val="none" w:sz="0" w:space="0" w:color="auto"/>
        <w:bottom w:val="none" w:sz="0" w:space="0" w:color="auto"/>
        <w:right w:val="none" w:sz="0" w:space="0" w:color="auto"/>
      </w:divBdr>
    </w:div>
    <w:div w:id="1448696471">
      <w:bodyDiv w:val="1"/>
      <w:marLeft w:val="0"/>
      <w:marRight w:val="0"/>
      <w:marTop w:val="0"/>
      <w:marBottom w:val="0"/>
      <w:divBdr>
        <w:top w:val="none" w:sz="0" w:space="0" w:color="auto"/>
        <w:left w:val="none" w:sz="0" w:space="0" w:color="auto"/>
        <w:bottom w:val="none" w:sz="0" w:space="0" w:color="auto"/>
        <w:right w:val="none" w:sz="0" w:space="0" w:color="auto"/>
      </w:divBdr>
    </w:div>
    <w:div w:id="1453331017">
      <w:bodyDiv w:val="1"/>
      <w:marLeft w:val="0"/>
      <w:marRight w:val="0"/>
      <w:marTop w:val="0"/>
      <w:marBottom w:val="0"/>
      <w:divBdr>
        <w:top w:val="none" w:sz="0" w:space="0" w:color="auto"/>
        <w:left w:val="none" w:sz="0" w:space="0" w:color="auto"/>
        <w:bottom w:val="none" w:sz="0" w:space="0" w:color="auto"/>
        <w:right w:val="none" w:sz="0" w:space="0" w:color="auto"/>
      </w:divBdr>
    </w:div>
    <w:div w:id="1455247242">
      <w:bodyDiv w:val="1"/>
      <w:marLeft w:val="0"/>
      <w:marRight w:val="0"/>
      <w:marTop w:val="0"/>
      <w:marBottom w:val="0"/>
      <w:divBdr>
        <w:top w:val="none" w:sz="0" w:space="0" w:color="auto"/>
        <w:left w:val="none" w:sz="0" w:space="0" w:color="auto"/>
        <w:bottom w:val="none" w:sz="0" w:space="0" w:color="auto"/>
        <w:right w:val="none" w:sz="0" w:space="0" w:color="auto"/>
      </w:divBdr>
    </w:div>
    <w:div w:id="1461268577">
      <w:bodyDiv w:val="1"/>
      <w:marLeft w:val="0"/>
      <w:marRight w:val="0"/>
      <w:marTop w:val="0"/>
      <w:marBottom w:val="0"/>
      <w:divBdr>
        <w:top w:val="none" w:sz="0" w:space="0" w:color="auto"/>
        <w:left w:val="none" w:sz="0" w:space="0" w:color="auto"/>
        <w:bottom w:val="none" w:sz="0" w:space="0" w:color="auto"/>
        <w:right w:val="none" w:sz="0" w:space="0" w:color="auto"/>
      </w:divBdr>
    </w:div>
    <w:div w:id="1462265116">
      <w:bodyDiv w:val="1"/>
      <w:marLeft w:val="0"/>
      <w:marRight w:val="0"/>
      <w:marTop w:val="0"/>
      <w:marBottom w:val="0"/>
      <w:divBdr>
        <w:top w:val="none" w:sz="0" w:space="0" w:color="auto"/>
        <w:left w:val="none" w:sz="0" w:space="0" w:color="auto"/>
        <w:bottom w:val="none" w:sz="0" w:space="0" w:color="auto"/>
        <w:right w:val="none" w:sz="0" w:space="0" w:color="auto"/>
      </w:divBdr>
    </w:div>
    <w:div w:id="1467433135">
      <w:bodyDiv w:val="1"/>
      <w:marLeft w:val="0"/>
      <w:marRight w:val="0"/>
      <w:marTop w:val="0"/>
      <w:marBottom w:val="0"/>
      <w:divBdr>
        <w:top w:val="none" w:sz="0" w:space="0" w:color="auto"/>
        <w:left w:val="none" w:sz="0" w:space="0" w:color="auto"/>
        <w:bottom w:val="none" w:sz="0" w:space="0" w:color="auto"/>
        <w:right w:val="none" w:sz="0" w:space="0" w:color="auto"/>
      </w:divBdr>
    </w:div>
    <w:div w:id="1467577412">
      <w:bodyDiv w:val="1"/>
      <w:marLeft w:val="0"/>
      <w:marRight w:val="0"/>
      <w:marTop w:val="0"/>
      <w:marBottom w:val="0"/>
      <w:divBdr>
        <w:top w:val="none" w:sz="0" w:space="0" w:color="auto"/>
        <w:left w:val="none" w:sz="0" w:space="0" w:color="auto"/>
        <w:bottom w:val="none" w:sz="0" w:space="0" w:color="auto"/>
        <w:right w:val="none" w:sz="0" w:space="0" w:color="auto"/>
      </w:divBdr>
    </w:div>
    <w:div w:id="1468670611">
      <w:bodyDiv w:val="1"/>
      <w:marLeft w:val="0"/>
      <w:marRight w:val="0"/>
      <w:marTop w:val="0"/>
      <w:marBottom w:val="0"/>
      <w:divBdr>
        <w:top w:val="none" w:sz="0" w:space="0" w:color="auto"/>
        <w:left w:val="none" w:sz="0" w:space="0" w:color="auto"/>
        <w:bottom w:val="none" w:sz="0" w:space="0" w:color="auto"/>
        <w:right w:val="none" w:sz="0" w:space="0" w:color="auto"/>
      </w:divBdr>
    </w:div>
    <w:div w:id="1470367102">
      <w:bodyDiv w:val="1"/>
      <w:marLeft w:val="0"/>
      <w:marRight w:val="0"/>
      <w:marTop w:val="0"/>
      <w:marBottom w:val="0"/>
      <w:divBdr>
        <w:top w:val="none" w:sz="0" w:space="0" w:color="auto"/>
        <w:left w:val="none" w:sz="0" w:space="0" w:color="auto"/>
        <w:bottom w:val="none" w:sz="0" w:space="0" w:color="auto"/>
        <w:right w:val="none" w:sz="0" w:space="0" w:color="auto"/>
      </w:divBdr>
    </w:div>
    <w:div w:id="1472215387">
      <w:bodyDiv w:val="1"/>
      <w:marLeft w:val="0"/>
      <w:marRight w:val="0"/>
      <w:marTop w:val="0"/>
      <w:marBottom w:val="0"/>
      <w:divBdr>
        <w:top w:val="none" w:sz="0" w:space="0" w:color="auto"/>
        <w:left w:val="none" w:sz="0" w:space="0" w:color="auto"/>
        <w:bottom w:val="none" w:sz="0" w:space="0" w:color="auto"/>
        <w:right w:val="none" w:sz="0" w:space="0" w:color="auto"/>
      </w:divBdr>
    </w:div>
    <w:div w:id="1473406079">
      <w:bodyDiv w:val="1"/>
      <w:marLeft w:val="0"/>
      <w:marRight w:val="0"/>
      <w:marTop w:val="0"/>
      <w:marBottom w:val="0"/>
      <w:divBdr>
        <w:top w:val="none" w:sz="0" w:space="0" w:color="auto"/>
        <w:left w:val="none" w:sz="0" w:space="0" w:color="auto"/>
        <w:bottom w:val="none" w:sz="0" w:space="0" w:color="auto"/>
        <w:right w:val="none" w:sz="0" w:space="0" w:color="auto"/>
      </w:divBdr>
    </w:div>
    <w:div w:id="1474056920">
      <w:bodyDiv w:val="1"/>
      <w:marLeft w:val="0"/>
      <w:marRight w:val="0"/>
      <w:marTop w:val="0"/>
      <w:marBottom w:val="0"/>
      <w:divBdr>
        <w:top w:val="none" w:sz="0" w:space="0" w:color="auto"/>
        <w:left w:val="none" w:sz="0" w:space="0" w:color="auto"/>
        <w:bottom w:val="none" w:sz="0" w:space="0" w:color="auto"/>
        <w:right w:val="none" w:sz="0" w:space="0" w:color="auto"/>
      </w:divBdr>
    </w:div>
    <w:div w:id="1475678330">
      <w:bodyDiv w:val="1"/>
      <w:marLeft w:val="0"/>
      <w:marRight w:val="0"/>
      <w:marTop w:val="0"/>
      <w:marBottom w:val="0"/>
      <w:divBdr>
        <w:top w:val="none" w:sz="0" w:space="0" w:color="auto"/>
        <w:left w:val="none" w:sz="0" w:space="0" w:color="auto"/>
        <w:bottom w:val="none" w:sz="0" w:space="0" w:color="auto"/>
        <w:right w:val="none" w:sz="0" w:space="0" w:color="auto"/>
      </w:divBdr>
    </w:div>
    <w:div w:id="1478765658">
      <w:bodyDiv w:val="1"/>
      <w:marLeft w:val="0"/>
      <w:marRight w:val="0"/>
      <w:marTop w:val="0"/>
      <w:marBottom w:val="0"/>
      <w:divBdr>
        <w:top w:val="none" w:sz="0" w:space="0" w:color="auto"/>
        <w:left w:val="none" w:sz="0" w:space="0" w:color="auto"/>
        <w:bottom w:val="none" w:sz="0" w:space="0" w:color="auto"/>
        <w:right w:val="none" w:sz="0" w:space="0" w:color="auto"/>
      </w:divBdr>
    </w:div>
    <w:div w:id="1479151473">
      <w:bodyDiv w:val="1"/>
      <w:marLeft w:val="0"/>
      <w:marRight w:val="0"/>
      <w:marTop w:val="0"/>
      <w:marBottom w:val="0"/>
      <w:divBdr>
        <w:top w:val="none" w:sz="0" w:space="0" w:color="auto"/>
        <w:left w:val="none" w:sz="0" w:space="0" w:color="auto"/>
        <w:bottom w:val="none" w:sz="0" w:space="0" w:color="auto"/>
        <w:right w:val="none" w:sz="0" w:space="0" w:color="auto"/>
      </w:divBdr>
    </w:div>
    <w:div w:id="1479803826">
      <w:bodyDiv w:val="1"/>
      <w:marLeft w:val="0"/>
      <w:marRight w:val="0"/>
      <w:marTop w:val="0"/>
      <w:marBottom w:val="0"/>
      <w:divBdr>
        <w:top w:val="none" w:sz="0" w:space="0" w:color="auto"/>
        <w:left w:val="none" w:sz="0" w:space="0" w:color="auto"/>
        <w:bottom w:val="none" w:sz="0" w:space="0" w:color="auto"/>
        <w:right w:val="none" w:sz="0" w:space="0" w:color="auto"/>
      </w:divBdr>
    </w:div>
    <w:div w:id="1484160885">
      <w:bodyDiv w:val="1"/>
      <w:marLeft w:val="0"/>
      <w:marRight w:val="0"/>
      <w:marTop w:val="0"/>
      <w:marBottom w:val="0"/>
      <w:divBdr>
        <w:top w:val="none" w:sz="0" w:space="0" w:color="auto"/>
        <w:left w:val="none" w:sz="0" w:space="0" w:color="auto"/>
        <w:bottom w:val="none" w:sz="0" w:space="0" w:color="auto"/>
        <w:right w:val="none" w:sz="0" w:space="0" w:color="auto"/>
      </w:divBdr>
    </w:div>
    <w:div w:id="1485662214">
      <w:bodyDiv w:val="1"/>
      <w:marLeft w:val="0"/>
      <w:marRight w:val="0"/>
      <w:marTop w:val="0"/>
      <w:marBottom w:val="0"/>
      <w:divBdr>
        <w:top w:val="none" w:sz="0" w:space="0" w:color="auto"/>
        <w:left w:val="none" w:sz="0" w:space="0" w:color="auto"/>
        <w:bottom w:val="none" w:sz="0" w:space="0" w:color="auto"/>
        <w:right w:val="none" w:sz="0" w:space="0" w:color="auto"/>
      </w:divBdr>
    </w:div>
    <w:div w:id="1486818566">
      <w:bodyDiv w:val="1"/>
      <w:marLeft w:val="0"/>
      <w:marRight w:val="0"/>
      <w:marTop w:val="0"/>
      <w:marBottom w:val="0"/>
      <w:divBdr>
        <w:top w:val="none" w:sz="0" w:space="0" w:color="auto"/>
        <w:left w:val="none" w:sz="0" w:space="0" w:color="auto"/>
        <w:bottom w:val="none" w:sz="0" w:space="0" w:color="auto"/>
        <w:right w:val="none" w:sz="0" w:space="0" w:color="auto"/>
      </w:divBdr>
    </w:div>
    <w:div w:id="1487942067">
      <w:bodyDiv w:val="1"/>
      <w:marLeft w:val="0"/>
      <w:marRight w:val="0"/>
      <w:marTop w:val="0"/>
      <w:marBottom w:val="0"/>
      <w:divBdr>
        <w:top w:val="none" w:sz="0" w:space="0" w:color="auto"/>
        <w:left w:val="none" w:sz="0" w:space="0" w:color="auto"/>
        <w:bottom w:val="none" w:sz="0" w:space="0" w:color="auto"/>
        <w:right w:val="none" w:sz="0" w:space="0" w:color="auto"/>
      </w:divBdr>
    </w:div>
    <w:div w:id="1489206694">
      <w:bodyDiv w:val="1"/>
      <w:marLeft w:val="0"/>
      <w:marRight w:val="0"/>
      <w:marTop w:val="0"/>
      <w:marBottom w:val="0"/>
      <w:divBdr>
        <w:top w:val="none" w:sz="0" w:space="0" w:color="auto"/>
        <w:left w:val="none" w:sz="0" w:space="0" w:color="auto"/>
        <w:bottom w:val="none" w:sz="0" w:space="0" w:color="auto"/>
        <w:right w:val="none" w:sz="0" w:space="0" w:color="auto"/>
      </w:divBdr>
    </w:div>
    <w:div w:id="1493176035">
      <w:bodyDiv w:val="1"/>
      <w:marLeft w:val="0"/>
      <w:marRight w:val="0"/>
      <w:marTop w:val="0"/>
      <w:marBottom w:val="0"/>
      <w:divBdr>
        <w:top w:val="none" w:sz="0" w:space="0" w:color="auto"/>
        <w:left w:val="none" w:sz="0" w:space="0" w:color="auto"/>
        <w:bottom w:val="none" w:sz="0" w:space="0" w:color="auto"/>
        <w:right w:val="none" w:sz="0" w:space="0" w:color="auto"/>
      </w:divBdr>
    </w:div>
    <w:div w:id="1493982879">
      <w:bodyDiv w:val="1"/>
      <w:marLeft w:val="0"/>
      <w:marRight w:val="0"/>
      <w:marTop w:val="0"/>
      <w:marBottom w:val="0"/>
      <w:divBdr>
        <w:top w:val="none" w:sz="0" w:space="0" w:color="auto"/>
        <w:left w:val="none" w:sz="0" w:space="0" w:color="auto"/>
        <w:bottom w:val="none" w:sz="0" w:space="0" w:color="auto"/>
        <w:right w:val="none" w:sz="0" w:space="0" w:color="auto"/>
      </w:divBdr>
    </w:div>
    <w:div w:id="1495951523">
      <w:bodyDiv w:val="1"/>
      <w:marLeft w:val="0"/>
      <w:marRight w:val="0"/>
      <w:marTop w:val="0"/>
      <w:marBottom w:val="0"/>
      <w:divBdr>
        <w:top w:val="none" w:sz="0" w:space="0" w:color="auto"/>
        <w:left w:val="none" w:sz="0" w:space="0" w:color="auto"/>
        <w:bottom w:val="none" w:sz="0" w:space="0" w:color="auto"/>
        <w:right w:val="none" w:sz="0" w:space="0" w:color="auto"/>
      </w:divBdr>
    </w:div>
    <w:div w:id="1497527078">
      <w:bodyDiv w:val="1"/>
      <w:marLeft w:val="0"/>
      <w:marRight w:val="0"/>
      <w:marTop w:val="0"/>
      <w:marBottom w:val="0"/>
      <w:divBdr>
        <w:top w:val="none" w:sz="0" w:space="0" w:color="auto"/>
        <w:left w:val="none" w:sz="0" w:space="0" w:color="auto"/>
        <w:bottom w:val="none" w:sz="0" w:space="0" w:color="auto"/>
        <w:right w:val="none" w:sz="0" w:space="0" w:color="auto"/>
      </w:divBdr>
    </w:div>
    <w:div w:id="1497845478">
      <w:bodyDiv w:val="1"/>
      <w:marLeft w:val="0"/>
      <w:marRight w:val="0"/>
      <w:marTop w:val="0"/>
      <w:marBottom w:val="0"/>
      <w:divBdr>
        <w:top w:val="none" w:sz="0" w:space="0" w:color="auto"/>
        <w:left w:val="none" w:sz="0" w:space="0" w:color="auto"/>
        <w:bottom w:val="none" w:sz="0" w:space="0" w:color="auto"/>
        <w:right w:val="none" w:sz="0" w:space="0" w:color="auto"/>
      </w:divBdr>
    </w:div>
    <w:div w:id="1499806207">
      <w:bodyDiv w:val="1"/>
      <w:marLeft w:val="0"/>
      <w:marRight w:val="0"/>
      <w:marTop w:val="0"/>
      <w:marBottom w:val="0"/>
      <w:divBdr>
        <w:top w:val="none" w:sz="0" w:space="0" w:color="auto"/>
        <w:left w:val="none" w:sz="0" w:space="0" w:color="auto"/>
        <w:bottom w:val="none" w:sz="0" w:space="0" w:color="auto"/>
        <w:right w:val="none" w:sz="0" w:space="0" w:color="auto"/>
      </w:divBdr>
    </w:div>
    <w:div w:id="1501699462">
      <w:bodyDiv w:val="1"/>
      <w:marLeft w:val="0"/>
      <w:marRight w:val="0"/>
      <w:marTop w:val="0"/>
      <w:marBottom w:val="0"/>
      <w:divBdr>
        <w:top w:val="none" w:sz="0" w:space="0" w:color="auto"/>
        <w:left w:val="none" w:sz="0" w:space="0" w:color="auto"/>
        <w:bottom w:val="none" w:sz="0" w:space="0" w:color="auto"/>
        <w:right w:val="none" w:sz="0" w:space="0" w:color="auto"/>
      </w:divBdr>
    </w:div>
    <w:div w:id="1502816015">
      <w:bodyDiv w:val="1"/>
      <w:marLeft w:val="0"/>
      <w:marRight w:val="0"/>
      <w:marTop w:val="0"/>
      <w:marBottom w:val="0"/>
      <w:divBdr>
        <w:top w:val="none" w:sz="0" w:space="0" w:color="auto"/>
        <w:left w:val="none" w:sz="0" w:space="0" w:color="auto"/>
        <w:bottom w:val="none" w:sz="0" w:space="0" w:color="auto"/>
        <w:right w:val="none" w:sz="0" w:space="0" w:color="auto"/>
      </w:divBdr>
    </w:div>
    <w:div w:id="1506936795">
      <w:bodyDiv w:val="1"/>
      <w:marLeft w:val="0"/>
      <w:marRight w:val="0"/>
      <w:marTop w:val="0"/>
      <w:marBottom w:val="0"/>
      <w:divBdr>
        <w:top w:val="none" w:sz="0" w:space="0" w:color="auto"/>
        <w:left w:val="none" w:sz="0" w:space="0" w:color="auto"/>
        <w:bottom w:val="none" w:sz="0" w:space="0" w:color="auto"/>
        <w:right w:val="none" w:sz="0" w:space="0" w:color="auto"/>
      </w:divBdr>
    </w:div>
    <w:div w:id="1509443552">
      <w:bodyDiv w:val="1"/>
      <w:marLeft w:val="0"/>
      <w:marRight w:val="0"/>
      <w:marTop w:val="0"/>
      <w:marBottom w:val="0"/>
      <w:divBdr>
        <w:top w:val="none" w:sz="0" w:space="0" w:color="auto"/>
        <w:left w:val="none" w:sz="0" w:space="0" w:color="auto"/>
        <w:bottom w:val="none" w:sz="0" w:space="0" w:color="auto"/>
        <w:right w:val="none" w:sz="0" w:space="0" w:color="auto"/>
      </w:divBdr>
    </w:div>
    <w:div w:id="1510413120">
      <w:bodyDiv w:val="1"/>
      <w:marLeft w:val="0"/>
      <w:marRight w:val="0"/>
      <w:marTop w:val="0"/>
      <w:marBottom w:val="0"/>
      <w:divBdr>
        <w:top w:val="none" w:sz="0" w:space="0" w:color="auto"/>
        <w:left w:val="none" w:sz="0" w:space="0" w:color="auto"/>
        <w:bottom w:val="none" w:sz="0" w:space="0" w:color="auto"/>
        <w:right w:val="none" w:sz="0" w:space="0" w:color="auto"/>
      </w:divBdr>
    </w:div>
    <w:div w:id="1520004738">
      <w:bodyDiv w:val="1"/>
      <w:marLeft w:val="0"/>
      <w:marRight w:val="0"/>
      <w:marTop w:val="0"/>
      <w:marBottom w:val="0"/>
      <w:divBdr>
        <w:top w:val="none" w:sz="0" w:space="0" w:color="auto"/>
        <w:left w:val="none" w:sz="0" w:space="0" w:color="auto"/>
        <w:bottom w:val="none" w:sz="0" w:space="0" w:color="auto"/>
        <w:right w:val="none" w:sz="0" w:space="0" w:color="auto"/>
      </w:divBdr>
    </w:div>
    <w:div w:id="1520123813">
      <w:bodyDiv w:val="1"/>
      <w:marLeft w:val="0"/>
      <w:marRight w:val="0"/>
      <w:marTop w:val="0"/>
      <w:marBottom w:val="0"/>
      <w:divBdr>
        <w:top w:val="none" w:sz="0" w:space="0" w:color="auto"/>
        <w:left w:val="none" w:sz="0" w:space="0" w:color="auto"/>
        <w:bottom w:val="none" w:sz="0" w:space="0" w:color="auto"/>
        <w:right w:val="none" w:sz="0" w:space="0" w:color="auto"/>
      </w:divBdr>
    </w:div>
    <w:div w:id="1522401711">
      <w:bodyDiv w:val="1"/>
      <w:marLeft w:val="0"/>
      <w:marRight w:val="0"/>
      <w:marTop w:val="0"/>
      <w:marBottom w:val="0"/>
      <w:divBdr>
        <w:top w:val="none" w:sz="0" w:space="0" w:color="auto"/>
        <w:left w:val="none" w:sz="0" w:space="0" w:color="auto"/>
        <w:bottom w:val="none" w:sz="0" w:space="0" w:color="auto"/>
        <w:right w:val="none" w:sz="0" w:space="0" w:color="auto"/>
      </w:divBdr>
    </w:div>
    <w:div w:id="1523939739">
      <w:bodyDiv w:val="1"/>
      <w:marLeft w:val="0"/>
      <w:marRight w:val="0"/>
      <w:marTop w:val="0"/>
      <w:marBottom w:val="0"/>
      <w:divBdr>
        <w:top w:val="none" w:sz="0" w:space="0" w:color="auto"/>
        <w:left w:val="none" w:sz="0" w:space="0" w:color="auto"/>
        <w:bottom w:val="none" w:sz="0" w:space="0" w:color="auto"/>
        <w:right w:val="none" w:sz="0" w:space="0" w:color="auto"/>
      </w:divBdr>
    </w:div>
    <w:div w:id="1524516630">
      <w:bodyDiv w:val="1"/>
      <w:marLeft w:val="0"/>
      <w:marRight w:val="0"/>
      <w:marTop w:val="0"/>
      <w:marBottom w:val="0"/>
      <w:divBdr>
        <w:top w:val="none" w:sz="0" w:space="0" w:color="auto"/>
        <w:left w:val="none" w:sz="0" w:space="0" w:color="auto"/>
        <w:bottom w:val="none" w:sz="0" w:space="0" w:color="auto"/>
        <w:right w:val="none" w:sz="0" w:space="0" w:color="auto"/>
      </w:divBdr>
    </w:div>
    <w:div w:id="1525510266">
      <w:bodyDiv w:val="1"/>
      <w:marLeft w:val="0"/>
      <w:marRight w:val="0"/>
      <w:marTop w:val="0"/>
      <w:marBottom w:val="0"/>
      <w:divBdr>
        <w:top w:val="none" w:sz="0" w:space="0" w:color="auto"/>
        <w:left w:val="none" w:sz="0" w:space="0" w:color="auto"/>
        <w:bottom w:val="none" w:sz="0" w:space="0" w:color="auto"/>
        <w:right w:val="none" w:sz="0" w:space="0" w:color="auto"/>
      </w:divBdr>
    </w:div>
    <w:div w:id="1525553500">
      <w:bodyDiv w:val="1"/>
      <w:marLeft w:val="0"/>
      <w:marRight w:val="0"/>
      <w:marTop w:val="0"/>
      <w:marBottom w:val="0"/>
      <w:divBdr>
        <w:top w:val="none" w:sz="0" w:space="0" w:color="auto"/>
        <w:left w:val="none" w:sz="0" w:space="0" w:color="auto"/>
        <w:bottom w:val="none" w:sz="0" w:space="0" w:color="auto"/>
        <w:right w:val="none" w:sz="0" w:space="0" w:color="auto"/>
      </w:divBdr>
    </w:div>
    <w:div w:id="1529639662">
      <w:bodyDiv w:val="1"/>
      <w:marLeft w:val="0"/>
      <w:marRight w:val="0"/>
      <w:marTop w:val="0"/>
      <w:marBottom w:val="0"/>
      <w:divBdr>
        <w:top w:val="none" w:sz="0" w:space="0" w:color="auto"/>
        <w:left w:val="none" w:sz="0" w:space="0" w:color="auto"/>
        <w:bottom w:val="none" w:sz="0" w:space="0" w:color="auto"/>
        <w:right w:val="none" w:sz="0" w:space="0" w:color="auto"/>
      </w:divBdr>
    </w:div>
    <w:div w:id="1529834285">
      <w:bodyDiv w:val="1"/>
      <w:marLeft w:val="0"/>
      <w:marRight w:val="0"/>
      <w:marTop w:val="0"/>
      <w:marBottom w:val="0"/>
      <w:divBdr>
        <w:top w:val="none" w:sz="0" w:space="0" w:color="auto"/>
        <w:left w:val="none" w:sz="0" w:space="0" w:color="auto"/>
        <w:bottom w:val="none" w:sz="0" w:space="0" w:color="auto"/>
        <w:right w:val="none" w:sz="0" w:space="0" w:color="auto"/>
      </w:divBdr>
    </w:div>
    <w:div w:id="1536579270">
      <w:bodyDiv w:val="1"/>
      <w:marLeft w:val="0"/>
      <w:marRight w:val="0"/>
      <w:marTop w:val="0"/>
      <w:marBottom w:val="0"/>
      <w:divBdr>
        <w:top w:val="none" w:sz="0" w:space="0" w:color="auto"/>
        <w:left w:val="none" w:sz="0" w:space="0" w:color="auto"/>
        <w:bottom w:val="none" w:sz="0" w:space="0" w:color="auto"/>
        <w:right w:val="none" w:sz="0" w:space="0" w:color="auto"/>
      </w:divBdr>
    </w:div>
    <w:div w:id="1537546163">
      <w:bodyDiv w:val="1"/>
      <w:marLeft w:val="0"/>
      <w:marRight w:val="0"/>
      <w:marTop w:val="0"/>
      <w:marBottom w:val="0"/>
      <w:divBdr>
        <w:top w:val="none" w:sz="0" w:space="0" w:color="auto"/>
        <w:left w:val="none" w:sz="0" w:space="0" w:color="auto"/>
        <w:bottom w:val="none" w:sz="0" w:space="0" w:color="auto"/>
        <w:right w:val="none" w:sz="0" w:space="0" w:color="auto"/>
      </w:divBdr>
    </w:div>
    <w:div w:id="1539050305">
      <w:bodyDiv w:val="1"/>
      <w:marLeft w:val="0"/>
      <w:marRight w:val="0"/>
      <w:marTop w:val="0"/>
      <w:marBottom w:val="0"/>
      <w:divBdr>
        <w:top w:val="none" w:sz="0" w:space="0" w:color="auto"/>
        <w:left w:val="none" w:sz="0" w:space="0" w:color="auto"/>
        <w:bottom w:val="none" w:sz="0" w:space="0" w:color="auto"/>
        <w:right w:val="none" w:sz="0" w:space="0" w:color="auto"/>
      </w:divBdr>
    </w:div>
    <w:div w:id="1541823942">
      <w:bodyDiv w:val="1"/>
      <w:marLeft w:val="0"/>
      <w:marRight w:val="0"/>
      <w:marTop w:val="0"/>
      <w:marBottom w:val="0"/>
      <w:divBdr>
        <w:top w:val="none" w:sz="0" w:space="0" w:color="auto"/>
        <w:left w:val="none" w:sz="0" w:space="0" w:color="auto"/>
        <w:bottom w:val="none" w:sz="0" w:space="0" w:color="auto"/>
        <w:right w:val="none" w:sz="0" w:space="0" w:color="auto"/>
      </w:divBdr>
    </w:div>
    <w:div w:id="1543443318">
      <w:bodyDiv w:val="1"/>
      <w:marLeft w:val="0"/>
      <w:marRight w:val="0"/>
      <w:marTop w:val="0"/>
      <w:marBottom w:val="0"/>
      <w:divBdr>
        <w:top w:val="none" w:sz="0" w:space="0" w:color="auto"/>
        <w:left w:val="none" w:sz="0" w:space="0" w:color="auto"/>
        <w:bottom w:val="none" w:sz="0" w:space="0" w:color="auto"/>
        <w:right w:val="none" w:sz="0" w:space="0" w:color="auto"/>
      </w:divBdr>
    </w:div>
    <w:div w:id="1546139157">
      <w:bodyDiv w:val="1"/>
      <w:marLeft w:val="0"/>
      <w:marRight w:val="0"/>
      <w:marTop w:val="0"/>
      <w:marBottom w:val="0"/>
      <w:divBdr>
        <w:top w:val="none" w:sz="0" w:space="0" w:color="auto"/>
        <w:left w:val="none" w:sz="0" w:space="0" w:color="auto"/>
        <w:bottom w:val="none" w:sz="0" w:space="0" w:color="auto"/>
        <w:right w:val="none" w:sz="0" w:space="0" w:color="auto"/>
      </w:divBdr>
    </w:div>
    <w:div w:id="1548376408">
      <w:bodyDiv w:val="1"/>
      <w:marLeft w:val="0"/>
      <w:marRight w:val="0"/>
      <w:marTop w:val="0"/>
      <w:marBottom w:val="0"/>
      <w:divBdr>
        <w:top w:val="none" w:sz="0" w:space="0" w:color="auto"/>
        <w:left w:val="none" w:sz="0" w:space="0" w:color="auto"/>
        <w:bottom w:val="none" w:sz="0" w:space="0" w:color="auto"/>
        <w:right w:val="none" w:sz="0" w:space="0" w:color="auto"/>
      </w:divBdr>
    </w:div>
    <w:div w:id="1549148193">
      <w:bodyDiv w:val="1"/>
      <w:marLeft w:val="0"/>
      <w:marRight w:val="0"/>
      <w:marTop w:val="0"/>
      <w:marBottom w:val="0"/>
      <w:divBdr>
        <w:top w:val="none" w:sz="0" w:space="0" w:color="auto"/>
        <w:left w:val="none" w:sz="0" w:space="0" w:color="auto"/>
        <w:bottom w:val="none" w:sz="0" w:space="0" w:color="auto"/>
        <w:right w:val="none" w:sz="0" w:space="0" w:color="auto"/>
      </w:divBdr>
    </w:div>
    <w:div w:id="1551914212">
      <w:bodyDiv w:val="1"/>
      <w:marLeft w:val="0"/>
      <w:marRight w:val="0"/>
      <w:marTop w:val="0"/>
      <w:marBottom w:val="0"/>
      <w:divBdr>
        <w:top w:val="none" w:sz="0" w:space="0" w:color="auto"/>
        <w:left w:val="none" w:sz="0" w:space="0" w:color="auto"/>
        <w:bottom w:val="none" w:sz="0" w:space="0" w:color="auto"/>
        <w:right w:val="none" w:sz="0" w:space="0" w:color="auto"/>
      </w:divBdr>
    </w:div>
    <w:div w:id="1554192416">
      <w:bodyDiv w:val="1"/>
      <w:marLeft w:val="0"/>
      <w:marRight w:val="0"/>
      <w:marTop w:val="0"/>
      <w:marBottom w:val="0"/>
      <w:divBdr>
        <w:top w:val="none" w:sz="0" w:space="0" w:color="auto"/>
        <w:left w:val="none" w:sz="0" w:space="0" w:color="auto"/>
        <w:bottom w:val="none" w:sz="0" w:space="0" w:color="auto"/>
        <w:right w:val="none" w:sz="0" w:space="0" w:color="auto"/>
      </w:divBdr>
    </w:div>
    <w:div w:id="1555504778">
      <w:bodyDiv w:val="1"/>
      <w:marLeft w:val="0"/>
      <w:marRight w:val="0"/>
      <w:marTop w:val="0"/>
      <w:marBottom w:val="0"/>
      <w:divBdr>
        <w:top w:val="none" w:sz="0" w:space="0" w:color="auto"/>
        <w:left w:val="none" w:sz="0" w:space="0" w:color="auto"/>
        <w:bottom w:val="none" w:sz="0" w:space="0" w:color="auto"/>
        <w:right w:val="none" w:sz="0" w:space="0" w:color="auto"/>
      </w:divBdr>
    </w:div>
    <w:div w:id="1556087124">
      <w:bodyDiv w:val="1"/>
      <w:marLeft w:val="0"/>
      <w:marRight w:val="0"/>
      <w:marTop w:val="0"/>
      <w:marBottom w:val="0"/>
      <w:divBdr>
        <w:top w:val="none" w:sz="0" w:space="0" w:color="auto"/>
        <w:left w:val="none" w:sz="0" w:space="0" w:color="auto"/>
        <w:bottom w:val="none" w:sz="0" w:space="0" w:color="auto"/>
        <w:right w:val="none" w:sz="0" w:space="0" w:color="auto"/>
      </w:divBdr>
    </w:div>
    <w:div w:id="1556426668">
      <w:bodyDiv w:val="1"/>
      <w:marLeft w:val="0"/>
      <w:marRight w:val="0"/>
      <w:marTop w:val="0"/>
      <w:marBottom w:val="0"/>
      <w:divBdr>
        <w:top w:val="none" w:sz="0" w:space="0" w:color="auto"/>
        <w:left w:val="none" w:sz="0" w:space="0" w:color="auto"/>
        <w:bottom w:val="none" w:sz="0" w:space="0" w:color="auto"/>
        <w:right w:val="none" w:sz="0" w:space="0" w:color="auto"/>
      </w:divBdr>
    </w:div>
    <w:div w:id="1559395880">
      <w:bodyDiv w:val="1"/>
      <w:marLeft w:val="0"/>
      <w:marRight w:val="0"/>
      <w:marTop w:val="0"/>
      <w:marBottom w:val="0"/>
      <w:divBdr>
        <w:top w:val="none" w:sz="0" w:space="0" w:color="auto"/>
        <w:left w:val="none" w:sz="0" w:space="0" w:color="auto"/>
        <w:bottom w:val="none" w:sz="0" w:space="0" w:color="auto"/>
        <w:right w:val="none" w:sz="0" w:space="0" w:color="auto"/>
      </w:divBdr>
    </w:div>
    <w:div w:id="1560089159">
      <w:bodyDiv w:val="1"/>
      <w:marLeft w:val="0"/>
      <w:marRight w:val="0"/>
      <w:marTop w:val="0"/>
      <w:marBottom w:val="0"/>
      <w:divBdr>
        <w:top w:val="none" w:sz="0" w:space="0" w:color="auto"/>
        <w:left w:val="none" w:sz="0" w:space="0" w:color="auto"/>
        <w:bottom w:val="none" w:sz="0" w:space="0" w:color="auto"/>
        <w:right w:val="none" w:sz="0" w:space="0" w:color="auto"/>
      </w:divBdr>
    </w:div>
    <w:div w:id="1565025314">
      <w:bodyDiv w:val="1"/>
      <w:marLeft w:val="0"/>
      <w:marRight w:val="0"/>
      <w:marTop w:val="0"/>
      <w:marBottom w:val="0"/>
      <w:divBdr>
        <w:top w:val="none" w:sz="0" w:space="0" w:color="auto"/>
        <w:left w:val="none" w:sz="0" w:space="0" w:color="auto"/>
        <w:bottom w:val="none" w:sz="0" w:space="0" w:color="auto"/>
        <w:right w:val="none" w:sz="0" w:space="0" w:color="auto"/>
      </w:divBdr>
    </w:div>
    <w:div w:id="1565414236">
      <w:bodyDiv w:val="1"/>
      <w:marLeft w:val="0"/>
      <w:marRight w:val="0"/>
      <w:marTop w:val="0"/>
      <w:marBottom w:val="0"/>
      <w:divBdr>
        <w:top w:val="none" w:sz="0" w:space="0" w:color="auto"/>
        <w:left w:val="none" w:sz="0" w:space="0" w:color="auto"/>
        <w:bottom w:val="none" w:sz="0" w:space="0" w:color="auto"/>
        <w:right w:val="none" w:sz="0" w:space="0" w:color="auto"/>
      </w:divBdr>
    </w:div>
    <w:div w:id="1565485441">
      <w:bodyDiv w:val="1"/>
      <w:marLeft w:val="0"/>
      <w:marRight w:val="0"/>
      <w:marTop w:val="0"/>
      <w:marBottom w:val="0"/>
      <w:divBdr>
        <w:top w:val="none" w:sz="0" w:space="0" w:color="auto"/>
        <w:left w:val="none" w:sz="0" w:space="0" w:color="auto"/>
        <w:bottom w:val="none" w:sz="0" w:space="0" w:color="auto"/>
        <w:right w:val="none" w:sz="0" w:space="0" w:color="auto"/>
      </w:divBdr>
    </w:div>
    <w:div w:id="1567446904">
      <w:bodyDiv w:val="1"/>
      <w:marLeft w:val="0"/>
      <w:marRight w:val="0"/>
      <w:marTop w:val="0"/>
      <w:marBottom w:val="0"/>
      <w:divBdr>
        <w:top w:val="none" w:sz="0" w:space="0" w:color="auto"/>
        <w:left w:val="none" w:sz="0" w:space="0" w:color="auto"/>
        <w:bottom w:val="none" w:sz="0" w:space="0" w:color="auto"/>
        <w:right w:val="none" w:sz="0" w:space="0" w:color="auto"/>
      </w:divBdr>
    </w:div>
    <w:div w:id="1572695220">
      <w:bodyDiv w:val="1"/>
      <w:marLeft w:val="0"/>
      <w:marRight w:val="0"/>
      <w:marTop w:val="0"/>
      <w:marBottom w:val="0"/>
      <w:divBdr>
        <w:top w:val="none" w:sz="0" w:space="0" w:color="auto"/>
        <w:left w:val="none" w:sz="0" w:space="0" w:color="auto"/>
        <w:bottom w:val="none" w:sz="0" w:space="0" w:color="auto"/>
        <w:right w:val="none" w:sz="0" w:space="0" w:color="auto"/>
      </w:divBdr>
    </w:div>
    <w:div w:id="1573588979">
      <w:bodyDiv w:val="1"/>
      <w:marLeft w:val="0"/>
      <w:marRight w:val="0"/>
      <w:marTop w:val="0"/>
      <w:marBottom w:val="0"/>
      <w:divBdr>
        <w:top w:val="none" w:sz="0" w:space="0" w:color="auto"/>
        <w:left w:val="none" w:sz="0" w:space="0" w:color="auto"/>
        <w:bottom w:val="none" w:sz="0" w:space="0" w:color="auto"/>
        <w:right w:val="none" w:sz="0" w:space="0" w:color="auto"/>
      </w:divBdr>
    </w:div>
    <w:div w:id="1574195159">
      <w:bodyDiv w:val="1"/>
      <w:marLeft w:val="0"/>
      <w:marRight w:val="0"/>
      <w:marTop w:val="0"/>
      <w:marBottom w:val="0"/>
      <w:divBdr>
        <w:top w:val="none" w:sz="0" w:space="0" w:color="auto"/>
        <w:left w:val="none" w:sz="0" w:space="0" w:color="auto"/>
        <w:bottom w:val="none" w:sz="0" w:space="0" w:color="auto"/>
        <w:right w:val="none" w:sz="0" w:space="0" w:color="auto"/>
      </w:divBdr>
    </w:div>
    <w:div w:id="1575121317">
      <w:bodyDiv w:val="1"/>
      <w:marLeft w:val="0"/>
      <w:marRight w:val="0"/>
      <w:marTop w:val="0"/>
      <w:marBottom w:val="0"/>
      <w:divBdr>
        <w:top w:val="none" w:sz="0" w:space="0" w:color="auto"/>
        <w:left w:val="none" w:sz="0" w:space="0" w:color="auto"/>
        <w:bottom w:val="none" w:sz="0" w:space="0" w:color="auto"/>
        <w:right w:val="none" w:sz="0" w:space="0" w:color="auto"/>
      </w:divBdr>
    </w:div>
    <w:div w:id="1576085925">
      <w:bodyDiv w:val="1"/>
      <w:marLeft w:val="0"/>
      <w:marRight w:val="0"/>
      <w:marTop w:val="0"/>
      <w:marBottom w:val="0"/>
      <w:divBdr>
        <w:top w:val="none" w:sz="0" w:space="0" w:color="auto"/>
        <w:left w:val="none" w:sz="0" w:space="0" w:color="auto"/>
        <w:bottom w:val="none" w:sz="0" w:space="0" w:color="auto"/>
        <w:right w:val="none" w:sz="0" w:space="0" w:color="auto"/>
      </w:divBdr>
    </w:div>
    <w:div w:id="1576428670">
      <w:bodyDiv w:val="1"/>
      <w:marLeft w:val="0"/>
      <w:marRight w:val="0"/>
      <w:marTop w:val="0"/>
      <w:marBottom w:val="0"/>
      <w:divBdr>
        <w:top w:val="none" w:sz="0" w:space="0" w:color="auto"/>
        <w:left w:val="none" w:sz="0" w:space="0" w:color="auto"/>
        <w:bottom w:val="none" w:sz="0" w:space="0" w:color="auto"/>
        <w:right w:val="none" w:sz="0" w:space="0" w:color="auto"/>
      </w:divBdr>
    </w:div>
    <w:div w:id="1579559571">
      <w:bodyDiv w:val="1"/>
      <w:marLeft w:val="0"/>
      <w:marRight w:val="0"/>
      <w:marTop w:val="0"/>
      <w:marBottom w:val="0"/>
      <w:divBdr>
        <w:top w:val="none" w:sz="0" w:space="0" w:color="auto"/>
        <w:left w:val="none" w:sz="0" w:space="0" w:color="auto"/>
        <w:bottom w:val="none" w:sz="0" w:space="0" w:color="auto"/>
        <w:right w:val="none" w:sz="0" w:space="0" w:color="auto"/>
      </w:divBdr>
    </w:div>
    <w:div w:id="1582175613">
      <w:bodyDiv w:val="1"/>
      <w:marLeft w:val="0"/>
      <w:marRight w:val="0"/>
      <w:marTop w:val="0"/>
      <w:marBottom w:val="0"/>
      <w:divBdr>
        <w:top w:val="none" w:sz="0" w:space="0" w:color="auto"/>
        <w:left w:val="none" w:sz="0" w:space="0" w:color="auto"/>
        <w:bottom w:val="none" w:sz="0" w:space="0" w:color="auto"/>
        <w:right w:val="none" w:sz="0" w:space="0" w:color="auto"/>
      </w:divBdr>
    </w:div>
    <w:div w:id="1582833302">
      <w:bodyDiv w:val="1"/>
      <w:marLeft w:val="0"/>
      <w:marRight w:val="0"/>
      <w:marTop w:val="0"/>
      <w:marBottom w:val="0"/>
      <w:divBdr>
        <w:top w:val="none" w:sz="0" w:space="0" w:color="auto"/>
        <w:left w:val="none" w:sz="0" w:space="0" w:color="auto"/>
        <w:bottom w:val="none" w:sz="0" w:space="0" w:color="auto"/>
        <w:right w:val="none" w:sz="0" w:space="0" w:color="auto"/>
      </w:divBdr>
    </w:div>
    <w:div w:id="1582837795">
      <w:bodyDiv w:val="1"/>
      <w:marLeft w:val="0"/>
      <w:marRight w:val="0"/>
      <w:marTop w:val="0"/>
      <w:marBottom w:val="0"/>
      <w:divBdr>
        <w:top w:val="none" w:sz="0" w:space="0" w:color="auto"/>
        <w:left w:val="none" w:sz="0" w:space="0" w:color="auto"/>
        <w:bottom w:val="none" w:sz="0" w:space="0" w:color="auto"/>
        <w:right w:val="none" w:sz="0" w:space="0" w:color="auto"/>
      </w:divBdr>
    </w:div>
    <w:div w:id="1585719719">
      <w:bodyDiv w:val="1"/>
      <w:marLeft w:val="0"/>
      <w:marRight w:val="0"/>
      <w:marTop w:val="0"/>
      <w:marBottom w:val="0"/>
      <w:divBdr>
        <w:top w:val="none" w:sz="0" w:space="0" w:color="auto"/>
        <w:left w:val="none" w:sz="0" w:space="0" w:color="auto"/>
        <w:bottom w:val="none" w:sz="0" w:space="0" w:color="auto"/>
        <w:right w:val="none" w:sz="0" w:space="0" w:color="auto"/>
      </w:divBdr>
    </w:div>
    <w:div w:id="1586450296">
      <w:bodyDiv w:val="1"/>
      <w:marLeft w:val="0"/>
      <w:marRight w:val="0"/>
      <w:marTop w:val="0"/>
      <w:marBottom w:val="0"/>
      <w:divBdr>
        <w:top w:val="none" w:sz="0" w:space="0" w:color="auto"/>
        <w:left w:val="none" w:sz="0" w:space="0" w:color="auto"/>
        <w:bottom w:val="none" w:sz="0" w:space="0" w:color="auto"/>
        <w:right w:val="none" w:sz="0" w:space="0" w:color="auto"/>
      </w:divBdr>
    </w:div>
    <w:div w:id="1587761585">
      <w:bodyDiv w:val="1"/>
      <w:marLeft w:val="0"/>
      <w:marRight w:val="0"/>
      <w:marTop w:val="0"/>
      <w:marBottom w:val="0"/>
      <w:divBdr>
        <w:top w:val="none" w:sz="0" w:space="0" w:color="auto"/>
        <w:left w:val="none" w:sz="0" w:space="0" w:color="auto"/>
        <w:bottom w:val="none" w:sz="0" w:space="0" w:color="auto"/>
        <w:right w:val="none" w:sz="0" w:space="0" w:color="auto"/>
      </w:divBdr>
    </w:div>
    <w:div w:id="1588617703">
      <w:bodyDiv w:val="1"/>
      <w:marLeft w:val="0"/>
      <w:marRight w:val="0"/>
      <w:marTop w:val="0"/>
      <w:marBottom w:val="0"/>
      <w:divBdr>
        <w:top w:val="none" w:sz="0" w:space="0" w:color="auto"/>
        <w:left w:val="none" w:sz="0" w:space="0" w:color="auto"/>
        <w:bottom w:val="none" w:sz="0" w:space="0" w:color="auto"/>
        <w:right w:val="none" w:sz="0" w:space="0" w:color="auto"/>
      </w:divBdr>
    </w:div>
    <w:div w:id="1589732037">
      <w:bodyDiv w:val="1"/>
      <w:marLeft w:val="0"/>
      <w:marRight w:val="0"/>
      <w:marTop w:val="0"/>
      <w:marBottom w:val="0"/>
      <w:divBdr>
        <w:top w:val="none" w:sz="0" w:space="0" w:color="auto"/>
        <w:left w:val="none" w:sz="0" w:space="0" w:color="auto"/>
        <w:bottom w:val="none" w:sz="0" w:space="0" w:color="auto"/>
        <w:right w:val="none" w:sz="0" w:space="0" w:color="auto"/>
      </w:divBdr>
    </w:div>
    <w:div w:id="1590968349">
      <w:bodyDiv w:val="1"/>
      <w:marLeft w:val="0"/>
      <w:marRight w:val="0"/>
      <w:marTop w:val="0"/>
      <w:marBottom w:val="0"/>
      <w:divBdr>
        <w:top w:val="none" w:sz="0" w:space="0" w:color="auto"/>
        <w:left w:val="none" w:sz="0" w:space="0" w:color="auto"/>
        <w:bottom w:val="none" w:sz="0" w:space="0" w:color="auto"/>
        <w:right w:val="none" w:sz="0" w:space="0" w:color="auto"/>
      </w:divBdr>
    </w:div>
    <w:div w:id="1591424081">
      <w:bodyDiv w:val="1"/>
      <w:marLeft w:val="0"/>
      <w:marRight w:val="0"/>
      <w:marTop w:val="0"/>
      <w:marBottom w:val="0"/>
      <w:divBdr>
        <w:top w:val="none" w:sz="0" w:space="0" w:color="auto"/>
        <w:left w:val="none" w:sz="0" w:space="0" w:color="auto"/>
        <w:bottom w:val="none" w:sz="0" w:space="0" w:color="auto"/>
        <w:right w:val="none" w:sz="0" w:space="0" w:color="auto"/>
      </w:divBdr>
    </w:div>
    <w:div w:id="1594439180">
      <w:bodyDiv w:val="1"/>
      <w:marLeft w:val="0"/>
      <w:marRight w:val="0"/>
      <w:marTop w:val="0"/>
      <w:marBottom w:val="0"/>
      <w:divBdr>
        <w:top w:val="none" w:sz="0" w:space="0" w:color="auto"/>
        <w:left w:val="none" w:sz="0" w:space="0" w:color="auto"/>
        <w:bottom w:val="none" w:sz="0" w:space="0" w:color="auto"/>
        <w:right w:val="none" w:sz="0" w:space="0" w:color="auto"/>
      </w:divBdr>
    </w:div>
    <w:div w:id="1594896823">
      <w:bodyDiv w:val="1"/>
      <w:marLeft w:val="0"/>
      <w:marRight w:val="0"/>
      <w:marTop w:val="0"/>
      <w:marBottom w:val="0"/>
      <w:divBdr>
        <w:top w:val="none" w:sz="0" w:space="0" w:color="auto"/>
        <w:left w:val="none" w:sz="0" w:space="0" w:color="auto"/>
        <w:bottom w:val="none" w:sz="0" w:space="0" w:color="auto"/>
        <w:right w:val="none" w:sz="0" w:space="0" w:color="auto"/>
      </w:divBdr>
    </w:div>
    <w:div w:id="1601839827">
      <w:bodyDiv w:val="1"/>
      <w:marLeft w:val="0"/>
      <w:marRight w:val="0"/>
      <w:marTop w:val="0"/>
      <w:marBottom w:val="0"/>
      <w:divBdr>
        <w:top w:val="none" w:sz="0" w:space="0" w:color="auto"/>
        <w:left w:val="none" w:sz="0" w:space="0" w:color="auto"/>
        <w:bottom w:val="none" w:sz="0" w:space="0" w:color="auto"/>
        <w:right w:val="none" w:sz="0" w:space="0" w:color="auto"/>
      </w:divBdr>
    </w:div>
    <w:div w:id="1605722201">
      <w:bodyDiv w:val="1"/>
      <w:marLeft w:val="0"/>
      <w:marRight w:val="0"/>
      <w:marTop w:val="0"/>
      <w:marBottom w:val="0"/>
      <w:divBdr>
        <w:top w:val="none" w:sz="0" w:space="0" w:color="auto"/>
        <w:left w:val="none" w:sz="0" w:space="0" w:color="auto"/>
        <w:bottom w:val="none" w:sz="0" w:space="0" w:color="auto"/>
        <w:right w:val="none" w:sz="0" w:space="0" w:color="auto"/>
      </w:divBdr>
    </w:div>
    <w:div w:id="1607808566">
      <w:bodyDiv w:val="1"/>
      <w:marLeft w:val="0"/>
      <w:marRight w:val="0"/>
      <w:marTop w:val="0"/>
      <w:marBottom w:val="0"/>
      <w:divBdr>
        <w:top w:val="none" w:sz="0" w:space="0" w:color="auto"/>
        <w:left w:val="none" w:sz="0" w:space="0" w:color="auto"/>
        <w:bottom w:val="none" w:sz="0" w:space="0" w:color="auto"/>
        <w:right w:val="none" w:sz="0" w:space="0" w:color="auto"/>
      </w:divBdr>
    </w:div>
    <w:div w:id="1613318422">
      <w:bodyDiv w:val="1"/>
      <w:marLeft w:val="0"/>
      <w:marRight w:val="0"/>
      <w:marTop w:val="0"/>
      <w:marBottom w:val="0"/>
      <w:divBdr>
        <w:top w:val="none" w:sz="0" w:space="0" w:color="auto"/>
        <w:left w:val="none" w:sz="0" w:space="0" w:color="auto"/>
        <w:bottom w:val="none" w:sz="0" w:space="0" w:color="auto"/>
        <w:right w:val="none" w:sz="0" w:space="0" w:color="auto"/>
      </w:divBdr>
    </w:div>
    <w:div w:id="1616668474">
      <w:bodyDiv w:val="1"/>
      <w:marLeft w:val="0"/>
      <w:marRight w:val="0"/>
      <w:marTop w:val="0"/>
      <w:marBottom w:val="0"/>
      <w:divBdr>
        <w:top w:val="none" w:sz="0" w:space="0" w:color="auto"/>
        <w:left w:val="none" w:sz="0" w:space="0" w:color="auto"/>
        <w:bottom w:val="none" w:sz="0" w:space="0" w:color="auto"/>
        <w:right w:val="none" w:sz="0" w:space="0" w:color="auto"/>
      </w:divBdr>
    </w:div>
    <w:div w:id="1617518384">
      <w:bodyDiv w:val="1"/>
      <w:marLeft w:val="0"/>
      <w:marRight w:val="0"/>
      <w:marTop w:val="0"/>
      <w:marBottom w:val="0"/>
      <w:divBdr>
        <w:top w:val="none" w:sz="0" w:space="0" w:color="auto"/>
        <w:left w:val="none" w:sz="0" w:space="0" w:color="auto"/>
        <w:bottom w:val="none" w:sz="0" w:space="0" w:color="auto"/>
        <w:right w:val="none" w:sz="0" w:space="0" w:color="auto"/>
      </w:divBdr>
    </w:div>
    <w:div w:id="1620263771">
      <w:bodyDiv w:val="1"/>
      <w:marLeft w:val="0"/>
      <w:marRight w:val="0"/>
      <w:marTop w:val="0"/>
      <w:marBottom w:val="0"/>
      <w:divBdr>
        <w:top w:val="none" w:sz="0" w:space="0" w:color="auto"/>
        <w:left w:val="none" w:sz="0" w:space="0" w:color="auto"/>
        <w:bottom w:val="none" w:sz="0" w:space="0" w:color="auto"/>
        <w:right w:val="none" w:sz="0" w:space="0" w:color="auto"/>
      </w:divBdr>
    </w:div>
    <w:div w:id="1620716535">
      <w:bodyDiv w:val="1"/>
      <w:marLeft w:val="0"/>
      <w:marRight w:val="0"/>
      <w:marTop w:val="0"/>
      <w:marBottom w:val="0"/>
      <w:divBdr>
        <w:top w:val="none" w:sz="0" w:space="0" w:color="auto"/>
        <w:left w:val="none" w:sz="0" w:space="0" w:color="auto"/>
        <w:bottom w:val="none" w:sz="0" w:space="0" w:color="auto"/>
        <w:right w:val="none" w:sz="0" w:space="0" w:color="auto"/>
      </w:divBdr>
    </w:div>
    <w:div w:id="1624455802">
      <w:bodyDiv w:val="1"/>
      <w:marLeft w:val="0"/>
      <w:marRight w:val="0"/>
      <w:marTop w:val="0"/>
      <w:marBottom w:val="0"/>
      <w:divBdr>
        <w:top w:val="none" w:sz="0" w:space="0" w:color="auto"/>
        <w:left w:val="none" w:sz="0" w:space="0" w:color="auto"/>
        <w:bottom w:val="none" w:sz="0" w:space="0" w:color="auto"/>
        <w:right w:val="none" w:sz="0" w:space="0" w:color="auto"/>
      </w:divBdr>
    </w:div>
    <w:div w:id="1625035093">
      <w:bodyDiv w:val="1"/>
      <w:marLeft w:val="0"/>
      <w:marRight w:val="0"/>
      <w:marTop w:val="0"/>
      <w:marBottom w:val="0"/>
      <w:divBdr>
        <w:top w:val="none" w:sz="0" w:space="0" w:color="auto"/>
        <w:left w:val="none" w:sz="0" w:space="0" w:color="auto"/>
        <w:bottom w:val="none" w:sz="0" w:space="0" w:color="auto"/>
        <w:right w:val="none" w:sz="0" w:space="0" w:color="auto"/>
      </w:divBdr>
    </w:div>
    <w:div w:id="1629773801">
      <w:bodyDiv w:val="1"/>
      <w:marLeft w:val="0"/>
      <w:marRight w:val="0"/>
      <w:marTop w:val="0"/>
      <w:marBottom w:val="0"/>
      <w:divBdr>
        <w:top w:val="none" w:sz="0" w:space="0" w:color="auto"/>
        <w:left w:val="none" w:sz="0" w:space="0" w:color="auto"/>
        <w:bottom w:val="none" w:sz="0" w:space="0" w:color="auto"/>
        <w:right w:val="none" w:sz="0" w:space="0" w:color="auto"/>
      </w:divBdr>
    </w:div>
    <w:div w:id="1630549913">
      <w:bodyDiv w:val="1"/>
      <w:marLeft w:val="0"/>
      <w:marRight w:val="0"/>
      <w:marTop w:val="0"/>
      <w:marBottom w:val="0"/>
      <w:divBdr>
        <w:top w:val="none" w:sz="0" w:space="0" w:color="auto"/>
        <w:left w:val="none" w:sz="0" w:space="0" w:color="auto"/>
        <w:bottom w:val="none" w:sz="0" w:space="0" w:color="auto"/>
        <w:right w:val="none" w:sz="0" w:space="0" w:color="auto"/>
      </w:divBdr>
    </w:div>
    <w:div w:id="1631009629">
      <w:bodyDiv w:val="1"/>
      <w:marLeft w:val="0"/>
      <w:marRight w:val="0"/>
      <w:marTop w:val="0"/>
      <w:marBottom w:val="0"/>
      <w:divBdr>
        <w:top w:val="none" w:sz="0" w:space="0" w:color="auto"/>
        <w:left w:val="none" w:sz="0" w:space="0" w:color="auto"/>
        <w:bottom w:val="none" w:sz="0" w:space="0" w:color="auto"/>
        <w:right w:val="none" w:sz="0" w:space="0" w:color="auto"/>
      </w:divBdr>
    </w:div>
    <w:div w:id="1637102493">
      <w:bodyDiv w:val="1"/>
      <w:marLeft w:val="0"/>
      <w:marRight w:val="0"/>
      <w:marTop w:val="0"/>
      <w:marBottom w:val="0"/>
      <w:divBdr>
        <w:top w:val="none" w:sz="0" w:space="0" w:color="auto"/>
        <w:left w:val="none" w:sz="0" w:space="0" w:color="auto"/>
        <w:bottom w:val="none" w:sz="0" w:space="0" w:color="auto"/>
        <w:right w:val="none" w:sz="0" w:space="0" w:color="auto"/>
      </w:divBdr>
    </w:div>
    <w:div w:id="1638216815">
      <w:bodyDiv w:val="1"/>
      <w:marLeft w:val="0"/>
      <w:marRight w:val="0"/>
      <w:marTop w:val="0"/>
      <w:marBottom w:val="0"/>
      <w:divBdr>
        <w:top w:val="none" w:sz="0" w:space="0" w:color="auto"/>
        <w:left w:val="none" w:sz="0" w:space="0" w:color="auto"/>
        <w:bottom w:val="none" w:sz="0" w:space="0" w:color="auto"/>
        <w:right w:val="none" w:sz="0" w:space="0" w:color="auto"/>
      </w:divBdr>
    </w:div>
    <w:div w:id="1640301917">
      <w:bodyDiv w:val="1"/>
      <w:marLeft w:val="0"/>
      <w:marRight w:val="0"/>
      <w:marTop w:val="0"/>
      <w:marBottom w:val="0"/>
      <w:divBdr>
        <w:top w:val="none" w:sz="0" w:space="0" w:color="auto"/>
        <w:left w:val="none" w:sz="0" w:space="0" w:color="auto"/>
        <w:bottom w:val="none" w:sz="0" w:space="0" w:color="auto"/>
        <w:right w:val="none" w:sz="0" w:space="0" w:color="auto"/>
      </w:divBdr>
    </w:div>
    <w:div w:id="1640309052">
      <w:bodyDiv w:val="1"/>
      <w:marLeft w:val="0"/>
      <w:marRight w:val="0"/>
      <w:marTop w:val="0"/>
      <w:marBottom w:val="0"/>
      <w:divBdr>
        <w:top w:val="none" w:sz="0" w:space="0" w:color="auto"/>
        <w:left w:val="none" w:sz="0" w:space="0" w:color="auto"/>
        <w:bottom w:val="none" w:sz="0" w:space="0" w:color="auto"/>
        <w:right w:val="none" w:sz="0" w:space="0" w:color="auto"/>
      </w:divBdr>
    </w:div>
    <w:div w:id="1642348687">
      <w:bodyDiv w:val="1"/>
      <w:marLeft w:val="0"/>
      <w:marRight w:val="0"/>
      <w:marTop w:val="0"/>
      <w:marBottom w:val="0"/>
      <w:divBdr>
        <w:top w:val="none" w:sz="0" w:space="0" w:color="auto"/>
        <w:left w:val="none" w:sz="0" w:space="0" w:color="auto"/>
        <w:bottom w:val="none" w:sz="0" w:space="0" w:color="auto"/>
        <w:right w:val="none" w:sz="0" w:space="0" w:color="auto"/>
      </w:divBdr>
    </w:div>
    <w:div w:id="1646621704">
      <w:bodyDiv w:val="1"/>
      <w:marLeft w:val="0"/>
      <w:marRight w:val="0"/>
      <w:marTop w:val="0"/>
      <w:marBottom w:val="0"/>
      <w:divBdr>
        <w:top w:val="none" w:sz="0" w:space="0" w:color="auto"/>
        <w:left w:val="none" w:sz="0" w:space="0" w:color="auto"/>
        <w:bottom w:val="none" w:sz="0" w:space="0" w:color="auto"/>
        <w:right w:val="none" w:sz="0" w:space="0" w:color="auto"/>
      </w:divBdr>
    </w:div>
    <w:div w:id="1651322242">
      <w:bodyDiv w:val="1"/>
      <w:marLeft w:val="0"/>
      <w:marRight w:val="0"/>
      <w:marTop w:val="0"/>
      <w:marBottom w:val="0"/>
      <w:divBdr>
        <w:top w:val="none" w:sz="0" w:space="0" w:color="auto"/>
        <w:left w:val="none" w:sz="0" w:space="0" w:color="auto"/>
        <w:bottom w:val="none" w:sz="0" w:space="0" w:color="auto"/>
        <w:right w:val="none" w:sz="0" w:space="0" w:color="auto"/>
      </w:divBdr>
    </w:div>
    <w:div w:id="1654680407">
      <w:bodyDiv w:val="1"/>
      <w:marLeft w:val="0"/>
      <w:marRight w:val="0"/>
      <w:marTop w:val="0"/>
      <w:marBottom w:val="0"/>
      <w:divBdr>
        <w:top w:val="none" w:sz="0" w:space="0" w:color="auto"/>
        <w:left w:val="none" w:sz="0" w:space="0" w:color="auto"/>
        <w:bottom w:val="none" w:sz="0" w:space="0" w:color="auto"/>
        <w:right w:val="none" w:sz="0" w:space="0" w:color="auto"/>
      </w:divBdr>
    </w:div>
    <w:div w:id="1657416419">
      <w:bodyDiv w:val="1"/>
      <w:marLeft w:val="0"/>
      <w:marRight w:val="0"/>
      <w:marTop w:val="0"/>
      <w:marBottom w:val="0"/>
      <w:divBdr>
        <w:top w:val="none" w:sz="0" w:space="0" w:color="auto"/>
        <w:left w:val="none" w:sz="0" w:space="0" w:color="auto"/>
        <w:bottom w:val="none" w:sz="0" w:space="0" w:color="auto"/>
        <w:right w:val="none" w:sz="0" w:space="0" w:color="auto"/>
      </w:divBdr>
    </w:div>
    <w:div w:id="1658461731">
      <w:bodyDiv w:val="1"/>
      <w:marLeft w:val="0"/>
      <w:marRight w:val="0"/>
      <w:marTop w:val="0"/>
      <w:marBottom w:val="0"/>
      <w:divBdr>
        <w:top w:val="none" w:sz="0" w:space="0" w:color="auto"/>
        <w:left w:val="none" w:sz="0" w:space="0" w:color="auto"/>
        <w:bottom w:val="none" w:sz="0" w:space="0" w:color="auto"/>
        <w:right w:val="none" w:sz="0" w:space="0" w:color="auto"/>
      </w:divBdr>
    </w:div>
    <w:div w:id="1660377035">
      <w:bodyDiv w:val="1"/>
      <w:marLeft w:val="0"/>
      <w:marRight w:val="0"/>
      <w:marTop w:val="0"/>
      <w:marBottom w:val="0"/>
      <w:divBdr>
        <w:top w:val="none" w:sz="0" w:space="0" w:color="auto"/>
        <w:left w:val="none" w:sz="0" w:space="0" w:color="auto"/>
        <w:bottom w:val="none" w:sz="0" w:space="0" w:color="auto"/>
        <w:right w:val="none" w:sz="0" w:space="0" w:color="auto"/>
      </w:divBdr>
    </w:div>
    <w:div w:id="1660693507">
      <w:bodyDiv w:val="1"/>
      <w:marLeft w:val="0"/>
      <w:marRight w:val="0"/>
      <w:marTop w:val="0"/>
      <w:marBottom w:val="0"/>
      <w:divBdr>
        <w:top w:val="none" w:sz="0" w:space="0" w:color="auto"/>
        <w:left w:val="none" w:sz="0" w:space="0" w:color="auto"/>
        <w:bottom w:val="none" w:sz="0" w:space="0" w:color="auto"/>
        <w:right w:val="none" w:sz="0" w:space="0" w:color="auto"/>
      </w:divBdr>
    </w:div>
    <w:div w:id="1662418921">
      <w:bodyDiv w:val="1"/>
      <w:marLeft w:val="0"/>
      <w:marRight w:val="0"/>
      <w:marTop w:val="0"/>
      <w:marBottom w:val="0"/>
      <w:divBdr>
        <w:top w:val="none" w:sz="0" w:space="0" w:color="auto"/>
        <w:left w:val="none" w:sz="0" w:space="0" w:color="auto"/>
        <w:bottom w:val="none" w:sz="0" w:space="0" w:color="auto"/>
        <w:right w:val="none" w:sz="0" w:space="0" w:color="auto"/>
      </w:divBdr>
    </w:div>
    <w:div w:id="1662730836">
      <w:bodyDiv w:val="1"/>
      <w:marLeft w:val="0"/>
      <w:marRight w:val="0"/>
      <w:marTop w:val="0"/>
      <w:marBottom w:val="0"/>
      <w:divBdr>
        <w:top w:val="none" w:sz="0" w:space="0" w:color="auto"/>
        <w:left w:val="none" w:sz="0" w:space="0" w:color="auto"/>
        <w:bottom w:val="none" w:sz="0" w:space="0" w:color="auto"/>
        <w:right w:val="none" w:sz="0" w:space="0" w:color="auto"/>
      </w:divBdr>
    </w:div>
    <w:div w:id="1662854695">
      <w:bodyDiv w:val="1"/>
      <w:marLeft w:val="0"/>
      <w:marRight w:val="0"/>
      <w:marTop w:val="0"/>
      <w:marBottom w:val="0"/>
      <w:divBdr>
        <w:top w:val="none" w:sz="0" w:space="0" w:color="auto"/>
        <w:left w:val="none" w:sz="0" w:space="0" w:color="auto"/>
        <w:bottom w:val="none" w:sz="0" w:space="0" w:color="auto"/>
        <w:right w:val="none" w:sz="0" w:space="0" w:color="auto"/>
      </w:divBdr>
    </w:div>
    <w:div w:id="1663578751">
      <w:bodyDiv w:val="1"/>
      <w:marLeft w:val="0"/>
      <w:marRight w:val="0"/>
      <w:marTop w:val="0"/>
      <w:marBottom w:val="0"/>
      <w:divBdr>
        <w:top w:val="none" w:sz="0" w:space="0" w:color="auto"/>
        <w:left w:val="none" w:sz="0" w:space="0" w:color="auto"/>
        <w:bottom w:val="none" w:sz="0" w:space="0" w:color="auto"/>
        <w:right w:val="none" w:sz="0" w:space="0" w:color="auto"/>
      </w:divBdr>
    </w:div>
    <w:div w:id="1663656049">
      <w:bodyDiv w:val="1"/>
      <w:marLeft w:val="0"/>
      <w:marRight w:val="0"/>
      <w:marTop w:val="0"/>
      <w:marBottom w:val="0"/>
      <w:divBdr>
        <w:top w:val="none" w:sz="0" w:space="0" w:color="auto"/>
        <w:left w:val="none" w:sz="0" w:space="0" w:color="auto"/>
        <w:bottom w:val="none" w:sz="0" w:space="0" w:color="auto"/>
        <w:right w:val="none" w:sz="0" w:space="0" w:color="auto"/>
      </w:divBdr>
    </w:div>
    <w:div w:id="1666933218">
      <w:bodyDiv w:val="1"/>
      <w:marLeft w:val="0"/>
      <w:marRight w:val="0"/>
      <w:marTop w:val="0"/>
      <w:marBottom w:val="0"/>
      <w:divBdr>
        <w:top w:val="none" w:sz="0" w:space="0" w:color="auto"/>
        <w:left w:val="none" w:sz="0" w:space="0" w:color="auto"/>
        <w:bottom w:val="none" w:sz="0" w:space="0" w:color="auto"/>
        <w:right w:val="none" w:sz="0" w:space="0" w:color="auto"/>
      </w:divBdr>
    </w:div>
    <w:div w:id="1667131404">
      <w:bodyDiv w:val="1"/>
      <w:marLeft w:val="0"/>
      <w:marRight w:val="0"/>
      <w:marTop w:val="0"/>
      <w:marBottom w:val="0"/>
      <w:divBdr>
        <w:top w:val="none" w:sz="0" w:space="0" w:color="auto"/>
        <w:left w:val="none" w:sz="0" w:space="0" w:color="auto"/>
        <w:bottom w:val="none" w:sz="0" w:space="0" w:color="auto"/>
        <w:right w:val="none" w:sz="0" w:space="0" w:color="auto"/>
      </w:divBdr>
    </w:div>
    <w:div w:id="1667513807">
      <w:bodyDiv w:val="1"/>
      <w:marLeft w:val="0"/>
      <w:marRight w:val="0"/>
      <w:marTop w:val="0"/>
      <w:marBottom w:val="0"/>
      <w:divBdr>
        <w:top w:val="none" w:sz="0" w:space="0" w:color="auto"/>
        <w:left w:val="none" w:sz="0" w:space="0" w:color="auto"/>
        <w:bottom w:val="none" w:sz="0" w:space="0" w:color="auto"/>
        <w:right w:val="none" w:sz="0" w:space="0" w:color="auto"/>
      </w:divBdr>
    </w:div>
    <w:div w:id="1676423241">
      <w:bodyDiv w:val="1"/>
      <w:marLeft w:val="0"/>
      <w:marRight w:val="0"/>
      <w:marTop w:val="0"/>
      <w:marBottom w:val="0"/>
      <w:divBdr>
        <w:top w:val="none" w:sz="0" w:space="0" w:color="auto"/>
        <w:left w:val="none" w:sz="0" w:space="0" w:color="auto"/>
        <w:bottom w:val="none" w:sz="0" w:space="0" w:color="auto"/>
        <w:right w:val="none" w:sz="0" w:space="0" w:color="auto"/>
      </w:divBdr>
    </w:div>
    <w:div w:id="1678772849">
      <w:bodyDiv w:val="1"/>
      <w:marLeft w:val="0"/>
      <w:marRight w:val="0"/>
      <w:marTop w:val="0"/>
      <w:marBottom w:val="0"/>
      <w:divBdr>
        <w:top w:val="none" w:sz="0" w:space="0" w:color="auto"/>
        <w:left w:val="none" w:sz="0" w:space="0" w:color="auto"/>
        <w:bottom w:val="none" w:sz="0" w:space="0" w:color="auto"/>
        <w:right w:val="none" w:sz="0" w:space="0" w:color="auto"/>
      </w:divBdr>
    </w:div>
    <w:div w:id="1679698938">
      <w:bodyDiv w:val="1"/>
      <w:marLeft w:val="0"/>
      <w:marRight w:val="0"/>
      <w:marTop w:val="0"/>
      <w:marBottom w:val="0"/>
      <w:divBdr>
        <w:top w:val="none" w:sz="0" w:space="0" w:color="auto"/>
        <w:left w:val="none" w:sz="0" w:space="0" w:color="auto"/>
        <w:bottom w:val="none" w:sz="0" w:space="0" w:color="auto"/>
        <w:right w:val="none" w:sz="0" w:space="0" w:color="auto"/>
      </w:divBdr>
    </w:div>
    <w:div w:id="1679844019">
      <w:bodyDiv w:val="1"/>
      <w:marLeft w:val="0"/>
      <w:marRight w:val="0"/>
      <w:marTop w:val="0"/>
      <w:marBottom w:val="0"/>
      <w:divBdr>
        <w:top w:val="none" w:sz="0" w:space="0" w:color="auto"/>
        <w:left w:val="none" w:sz="0" w:space="0" w:color="auto"/>
        <w:bottom w:val="none" w:sz="0" w:space="0" w:color="auto"/>
        <w:right w:val="none" w:sz="0" w:space="0" w:color="auto"/>
      </w:divBdr>
    </w:div>
    <w:div w:id="1680042005">
      <w:bodyDiv w:val="1"/>
      <w:marLeft w:val="0"/>
      <w:marRight w:val="0"/>
      <w:marTop w:val="0"/>
      <w:marBottom w:val="0"/>
      <w:divBdr>
        <w:top w:val="none" w:sz="0" w:space="0" w:color="auto"/>
        <w:left w:val="none" w:sz="0" w:space="0" w:color="auto"/>
        <w:bottom w:val="none" w:sz="0" w:space="0" w:color="auto"/>
        <w:right w:val="none" w:sz="0" w:space="0" w:color="auto"/>
      </w:divBdr>
    </w:div>
    <w:div w:id="1680428469">
      <w:bodyDiv w:val="1"/>
      <w:marLeft w:val="0"/>
      <w:marRight w:val="0"/>
      <w:marTop w:val="0"/>
      <w:marBottom w:val="0"/>
      <w:divBdr>
        <w:top w:val="none" w:sz="0" w:space="0" w:color="auto"/>
        <w:left w:val="none" w:sz="0" w:space="0" w:color="auto"/>
        <w:bottom w:val="none" w:sz="0" w:space="0" w:color="auto"/>
        <w:right w:val="none" w:sz="0" w:space="0" w:color="auto"/>
      </w:divBdr>
    </w:div>
    <w:div w:id="1684041777">
      <w:bodyDiv w:val="1"/>
      <w:marLeft w:val="0"/>
      <w:marRight w:val="0"/>
      <w:marTop w:val="0"/>
      <w:marBottom w:val="0"/>
      <w:divBdr>
        <w:top w:val="none" w:sz="0" w:space="0" w:color="auto"/>
        <w:left w:val="none" w:sz="0" w:space="0" w:color="auto"/>
        <w:bottom w:val="none" w:sz="0" w:space="0" w:color="auto"/>
        <w:right w:val="none" w:sz="0" w:space="0" w:color="auto"/>
      </w:divBdr>
    </w:div>
    <w:div w:id="1684431496">
      <w:bodyDiv w:val="1"/>
      <w:marLeft w:val="0"/>
      <w:marRight w:val="0"/>
      <w:marTop w:val="0"/>
      <w:marBottom w:val="0"/>
      <w:divBdr>
        <w:top w:val="none" w:sz="0" w:space="0" w:color="auto"/>
        <w:left w:val="none" w:sz="0" w:space="0" w:color="auto"/>
        <w:bottom w:val="none" w:sz="0" w:space="0" w:color="auto"/>
        <w:right w:val="none" w:sz="0" w:space="0" w:color="auto"/>
      </w:divBdr>
    </w:div>
    <w:div w:id="1685402257">
      <w:bodyDiv w:val="1"/>
      <w:marLeft w:val="0"/>
      <w:marRight w:val="0"/>
      <w:marTop w:val="0"/>
      <w:marBottom w:val="0"/>
      <w:divBdr>
        <w:top w:val="none" w:sz="0" w:space="0" w:color="auto"/>
        <w:left w:val="none" w:sz="0" w:space="0" w:color="auto"/>
        <w:bottom w:val="none" w:sz="0" w:space="0" w:color="auto"/>
        <w:right w:val="none" w:sz="0" w:space="0" w:color="auto"/>
      </w:divBdr>
    </w:div>
    <w:div w:id="1689137471">
      <w:bodyDiv w:val="1"/>
      <w:marLeft w:val="0"/>
      <w:marRight w:val="0"/>
      <w:marTop w:val="0"/>
      <w:marBottom w:val="0"/>
      <w:divBdr>
        <w:top w:val="none" w:sz="0" w:space="0" w:color="auto"/>
        <w:left w:val="none" w:sz="0" w:space="0" w:color="auto"/>
        <w:bottom w:val="none" w:sz="0" w:space="0" w:color="auto"/>
        <w:right w:val="none" w:sz="0" w:space="0" w:color="auto"/>
      </w:divBdr>
    </w:div>
    <w:div w:id="1692418371">
      <w:bodyDiv w:val="1"/>
      <w:marLeft w:val="0"/>
      <w:marRight w:val="0"/>
      <w:marTop w:val="0"/>
      <w:marBottom w:val="0"/>
      <w:divBdr>
        <w:top w:val="none" w:sz="0" w:space="0" w:color="auto"/>
        <w:left w:val="none" w:sz="0" w:space="0" w:color="auto"/>
        <w:bottom w:val="none" w:sz="0" w:space="0" w:color="auto"/>
        <w:right w:val="none" w:sz="0" w:space="0" w:color="auto"/>
      </w:divBdr>
    </w:div>
    <w:div w:id="1693189125">
      <w:bodyDiv w:val="1"/>
      <w:marLeft w:val="0"/>
      <w:marRight w:val="0"/>
      <w:marTop w:val="0"/>
      <w:marBottom w:val="0"/>
      <w:divBdr>
        <w:top w:val="none" w:sz="0" w:space="0" w:color="auto"/>
        <w:left w:val="none" w:sz="0" w:space="0" w:color="auto"/>
        <w:bottom w:val="none" w:sz="0" w:space="0" w:color="auto"/>
        <w:right w:val="none" w:sz="0" w:space="0" w:color="auto"/>
      </w:divBdr>
    </w:div>
    <w:div w:id="1694456074">
      <w:bodyDiv w:val="1"/>
      <w:marLeft w:val="0"/>
      <w:marRight w:val="0"/>
      <w:marTop w:val="0"/>
      <w:marBottom w:val="0"/>
      <w:divBdr>
        <w:top w:val="none" w:sz="0" w:space="0" w:color="auto"/>
        <w:left w:val="none" w:sz="0" w:space="0" w:color="auto"/>
        <w:bottom w:val="none" w:sz="0" w:space="0" w:color="auto"/>
        <w:right w:val="none" w:sz="0" w:space="0" w:color="auto"/>
      </w:divBdr>
    </w:div>
    <w:div w:id="1695761657">
      <w:bodyDiv w:val="1"/>
      <w:marLeft w:val="0"/>
      <w:marRight w:val="0"/>
      <w:marTop w:val="0"/>
      <w:marBottom w:val="0"/>
      <w:divBdr>
        <w:top w:val="none" w:sz="0" w:space="0" w:color="auto"/>
        <w:left w:val="none" w:sz="0" w:space="0" w:color="auto"/>
        <w:bottom w:val="none" w:sz="0" w:space="0" w:color="auto"/>
        <w:right w:val="none" w:sz="0" w:space="0" w:color="auto"/>
      </w:divBdr>
    </w:div>
    <w:div w:id="1697387390">
      <w:bodyDiv w:val="1"/>
      <w:marLeft w:val="0"/>
      <w:marRight w:val="0"/>
      <w:marTop w:val="0"/>
      <w:marBottom w:val="0"/>
      <w:divBdr>
        <w:top w:val="none" w:sz="0" w:space="0" w:color="auto"/>
        <w:left w:val="none" w:sz="0" w:space="0" w:color="auto"/>
        <w:bottom w:val="none" w:sz="0" w:space="0" w:color="auto"/>
        <w:right w:val="none" w:sz="0" w:space="0" w:color="auto"/>
      </w:divBdr>
    </w:div>
    <w:div w:id="1698237659">
      <w:bodyDiv w:val="1"/>
      <w:marLeft w:val="0"/>
      <w:marRight w:val="0"/>
      <w:marTop w:val="0"/>
      <w:marBottom w:val="0"/>
      <w:divBdr>
        <w:top w:val="none" w:sz="0" w:space="0" w:color="auto"/>
        <w:left w:val="none" w:sz="0" w:space="0" w:color="auto"/>
        <w:bottom w:val="none" w:sz="0" w:space="0" w:color="auto"/>
        <w:right w:val="none" w:sz="0" w:space="0" w:color="auto"/>
      </w:divBdr>
    </w:div>
    <w:div w:id="1699307875">
      <w:bodyDiv w:val="1"/>
      <w:marLeft w:val="0"/>
      <w:marRight w:val="0"/>
      <w:marTop w:val="0"/>
      <w:marBottom w:val="0"/>
      <w:divBdr>
        <w:top w:val="none" w:sz="0" w:space="0" w:color="auto"/>
        <w:left w:val="none" w:sz="0" w:space="0" w:color="auto"/>
        <w:bottom w:val="none" w:sz="0" w:space="0" w:color="auto"/>
        <w:right w:val="none" w:sz="0" w:space="0" w:color="auto"/>
      </w:divBdr>
    </w:div>
    <w:div w:id="1700011265">
      <w:bodyDiv w:val="1"/>
      <w:marLeft w:val="0"/>
      <w:marRight w:val="0"/>
      <w:marTop w:val="0"/>
      <w:marBottom w:val="0"/>
      <w:divBdr>
        <w:top w:val="none" w:sz="0" w:space="0" w:color="auto"/>
        <w:left w:val="none" w:sz="0" w:space="0" w:color="auto"/>
        <w:bottom w:val="none" w:sz="0" w:space="0" w:color="auto"/>
        <w:right w:val="none" w:sz="0" w:space="0" w:color="auto"/>
      </w:divBdr>
    </w:div>
    <w:div w:id="1700625426">
      <w:bodyDiv w:val="1"/>
      <w:marLeft w:val="0"/>
      <w:marRight w:val="0"/>
      <w:marTop w:val="0"/>
      <w:marBottom w:val="0"/>
      <w:divBdr>
        <w:top w:val="none" w:sz="0" w:space="0" w:color="auto"/>
        <w:left w:val="none" w:sz="0" w:space="0" w:color="auto"/>
        <w:bottom w:val="none" w:sz="0" w:space="0" w:color="auto"/>
        <w:right w:val="none" w:sz="0" w:space="0" w:color="auto"/>
      </w:divBdr>
    </w:div>
    <w:div w:id="1701012894">
      <w:bodyDiv w:val="1"/>
      <w:marLeft w:val="0"/>
      <w:marRight w:val="0"/>
      <w:marTop w:val="0"/>
      <w:marBottom w:val="0"/>
      <w:divBdr>
        <w:top w:val="none" w:sz="0" w:space="0" w:color="auto"/>
        <w:left w:val="none" w:sz="0" w:space="0" w:color="auto"/>
        <w:bottom w:val="none" w:sz="0" w:space="0" w:color="auto"/>
        <w:right w:val="none" w:sz="0" w:space="0" w:color="auto"/>
      </w:divBdr>
    </w:div>
    <w:div w:id="1701474061">
      <w:bodyDiv w:val="1"/>
      <w:marLeft w:val="0"/>
      <w:marRight w:val="0"/>
      <w:marTop w:val="0"/>
      <w:marBottom w:val="0"/>
      <w:divBdr>
        <w:top w:val="none" w:sz="0" w:space="0" w:color="auto"/>
        <w:left w:val="none" w:sz="0" w:space="0" w:color="auto"/>
        <w:bottom w:val="none" w:sz="0" w:space="0" w:color="auto"/>
        <w:right w:val="none" w:sz="0" w:space="0" w:color="auto"/>
      </w:divBdr>
    </w:div>
    <w:div w:id="1703049301">
      <w:bodyDiv w:val="1"/>
      <w:marLeft w:val="0"/>
      <w:marRight w:val="0"/>
      <w:marTop w:val="0"/>
      <w:marBottom w:val="0"/>
      <w:divBdr>
        <w:top w:val="none" w:sz="0" w:space="0" w:color="auto"/>
        <w:left w:val="none" w:sz="0" w:space="0" w:color="auto"/>
        <w:bottom w:val="none" w:sz="0" w:space="0" w:color="auto"/>
        <w:right w:val="none" w:sz="0" w:space="0" w:color="auto"/>
      </w:divBdr>
    </w:div>
    <w:div w:id="1703751009">
      <w:bodyDiv w:val="1"/>
      <w:marLeft w:val="0"/>
      <w:marRight w:val="0"/>
      <w:marTop w:val="0"/>
      <w:marBottom w:val="0"/>
      <w:divBdr>
        <w:top w:val="none" w:sz="0" w:space="0" w:color="auto"/>
        <w:left w:val="none" w:sz="0" w:space="0" w:color="auto"/>
        <w:bottom w:val="none" w:sz="0" w:space="0" w:color="auto"/>
        <w:right w:val="none" w:sz="0" w:space="0" w:color="auto"/>
      </w:divBdr>
    </w:div>
    <w:div w:id="1703823239">
      <w:bodyDiv w:val="1"/>
      <w:marLeft w:val="0"/>
      <w:marRight w:val="0"/>
      <w:marTop w:val="0"/>
      <w:marBottom w:val="0"/>
      <w:divBdr>
        <w:top w:val="none" w:sz="0" w:space="0" w:color="auto"/>
        <w:left w:val="none" w:sz="0" w:space="0" w:color="auto"/>
        <w:bottom w:val="none" w:sz="0" w:space="0" w:color="auto"/>
        <w:right w:val="none" w:sz="0" w:space="0" w:color="auto"/>
      </w:divBdr>
    </w:div>
    <w:div w:id="1704403935">
      <w:bodyDiv w:val="1"/>
      <w:marLeft w:val="0"/>
      <w:marRight w:val="0"/>
      <w:marTop w:val="0"/>
      <w:marBottom w:val="0"/>
      <w:divBdr>
        <w:top w:val="none" w:sz="0" w:space="0" w:color="auto"/>
        <w:left w:val="none" w:sz="0" w:space="0" w:color="auto"/>
        <w:bottom w:val="none" w:sz="0" w:space="0" w:color="auto"/>
        <w:right w:val="none" w:sz="0" w:space="0" w:color="auto"/>
      </w:divBdr>
    </w:div>
    <w:div w:id="1709915901">
      <w:bodyDiv w:val="1"/>
      <w:marLeft w:val="0"/>
      <w:marRight w:val="0"/>
      <w:marTop w:val="0"/>
      <w:marBottom w:val="0"/>
      <w:divBdr>
        <w:top w:val="none" w:sz="0" w:space="0" w:color="auto"/>
        <w:left w:val="none" w:sz="0" w:space="0" w:color="auto"/>
        <w:bottom w:val="none" w:sz="0" w:space="0" w:color="auto"/>
        <w:right w:val="none" w:sz="0" w:space="0" w:color="auto"/>
      </w:divBdr>
    </w:div>
    <w:div w:id="1711219686">
      <w:bodyDiv w:val="1"/>
      <w:marLeft w:val="0"/>
      <w:marRight w:val="0"/>
      <w:marTop w:val="0"/>
      <w:marBottom w:val="0"/>
      <w:divBdr>
        <w:top w:val="none" w:sz="0" w:space="0" w:color="auto"/>
        <w:left w:val="none" w:sz="0" w:space="0" w:color="auto"/>
        <w:bottom w:val="none" w:sz="0" w:space="0" w:color="auto"/>
        <w:right w:val="none" w:sz="0" w:space="0" w:color="auto"/>
      </w:divBdr>
    </w:div>
    <w:div w:id="1711878495">
      <w:bodyDiv w:val="1"/>
      <w:marLeft w:val="0"/>
      <w:marRight w:val="0"/>
      <w:marTop w:val="0"/>
      <w:marBottom w:val="0"/>
      <w:divBdr>
        <w:top w:val="none" w:sz="0" w:space="0" w:color="auto"/>
        <w:left w:val="none" w:sz="0" w:space="0" w:color="auto"/>
        <w:bottom w:val="none" w:sz="0" w:space="0" w:color="auto"/>
        <w:right w:val="none" w:sz="0" w:space="0" w:color="auto"/>
      </w:divBdr>
    </w:div>
    <w:div w:id="1715496524">
      <w:bodyDiv w:val="1"/>
      <w:marLeft w:val="0"/>
      <w:marRight w:val="0"/>
      <w:marTop w:val="0"/>
      <w:marBottom w:val="0"/>
      <w:divBdr>
        <w:top w:val="none" w:sz="0" w:space="0" w:color="auto"/>
        <w:left w:val="none" w:sz="0" w:space="0" w:color="auto"/>
        <w:bottom w:val="none" w:sz="0" w:space="0" w:color="auto"/>
        <w:right w:val="none" w:sz="0" w:space="0" w:color="auto"/>
      </w:divBdr>
    </w:div>
    <w:div w:id="1716462671">
      <w:bodyDiv w:val="1"/>
      <w:marLeft w:val="0"/>
      <w:marRight w:val="0"/>
      <w:marTop w:val="0"/>
      <w:marBottom w:val="0"/>
      <w:divBdr>
        <w:top w:val="none" w:sz="0" w:space="0" w:color="auto"/>
        <w:left w:val="none" w:sz="0" w:space="0" w:color="auto"/>
        <w:bottom w:val="none" w:sz="0" w:space="0" w:color="auto"/>
        <w:right w:val="none" w:sz="0" w:space="0" w:color="auto"/>
      </w:divBdr>
    </w:div>
    <w:div w:id="1719891449">
      <w:bodyDiv w:val="1"/>
      <w:marLeft w:val="0"/>
      <w:marRight w:val="0"/>
      <w:marTop w:val="0"/>
      <w:marBottom w:val="0"/>
      <w:divBdr>
        <w:top w:val="none" w:sz="0" w:space="0" w:color="auto"/>
        <w:left w:val="none" w:sz="0" w:space="0" w:color="auto"/>
        <w:bottom w:val="none" w:sz="0" w:space="0" w:color="auto"/>
        <w:right w:val="none" w:sz="0" w:space="0" w:color="auto"/>
      </w:divBdr>
    </w:div>
    <w:div w:id="1720858777">
      <w:bodyDiv w:val="1"/>
      <w:marLeft w:val="0"/>
      <w:marRight w:val="0"/>
      <w:marTop w:val="0"/>
      <w:marBottom w:val="0"/>
      <w:divBdr>
        <w:top w:val="none" w:sz="0" w:space="0" w:color="auto"/>
        <w:left w:val="none" w:sz="0" w:space="0" w:color="auto"/>
        <w:bottom w:val="none" w:sz="0" w:space="0" w:color="auto"/>
        <w:right w:val="none" w:sz="0" w:space="0" w:color="auto"/>
      </w:divBdr>
    </w:div>
    <w:div w:id="1723557351">
      <w:bodyDiv w:val="1"/>
      <w:marLeft w:val="0"/>
      <w:marRight w:val="0"/>
      <w:marTop w:val="0"/>
      <w:marBottom w:val="0"/>
      <w:divBdr>
        <w:top w:val="none" w:sz="0" w:space="0" w:color="auto"/>
        <w:left w:val="none" w:sz="0" w:space="0" w:color="auto"/>
        <w:bottom w:val="none" w:sz="0" w:space="0" w:color="auto"/>
        <w:right w:val="none" w:sz="0" w:space="0" w:color="auto"/>
      </w:divBdr>
    </w:div>
    <w:div w:id="1724788667">
      <w:bodyDiv w:val="1"/>
      <w:marLeft w:val="0"/>
      <w:marRight w:val="0"/>
      <w:marTop w:val="0"/>
      <w:marBottom w:val="0"/>
      <w:divBdr>
        <w:top w:val="none" w:sz="0" w:space="0" w:color="auto"/>
        <w:left w:val="none" w:sz="0" w:space="0" w:color="auto"/>
        <w:bottom w:val="none" w:sz="0" w:space="0" w:color="auto"/>
        <w:right w:val="none" w:sz="0" w:space="0" w:color="auto"/>
      </w:divBdr>
    </w:div>
    <w:div w:id="1725254836">
      <w:bodyDiv w:val="1"/>
      <w:marLeft w:val="0"/>
      <w:marRight w:val="0"/>
      <w:marTop w:val="0"/>
      <w:marBottom w:val="0"/>
      <w:divBdr>
        <w:top w:val="none" w:sz="0" w:space="0" w:color="auto"/>
        <w:left w:val="none" w:sz="0" w:space="0" w:color="auto"/>
        <w:bottom w:val="none" w:sz="0" w:space="0" w:color="auto"/>
        <w:right w:val="none" w:sz="0" w:space="0" w:color="auto"/>
      </w:divBdr>
    </w:div>
    <w:div w:id="1725908079">
      <w:bodyDiv w:val="1"/>
      <w:marLeft w:val="0"/>
      <w:marRight w:val="0"/>
      <w:marTop w:val="0"/>
      <w:marBottom w:val="0"/>
      <w:divBdr>
        <w:top w:val="none" w:sz="0" w:space="0" w:color="auto"/>
        <w:left w:val="none" w:sz="0" w:space="0" w:color="auto"/>
        <w:bottom w:val="none" w:sz="0" w:space="0" w:color="auto"/>
        <w:right w:val="none" w:sz="0" w:space="0" w:color="auto"/>
      </w:divBdr>
    </w:div>
    <w:div w:id="1726836334">
      <w:bodyDiv w:val="1"/>
      <w:marLeft w:val="0"/>
      <w:marRight w:val="0"/>
      <w:marTop w:val="0"/>
      <w:marBottom w:val="0"/>
      <w:divBdr>
        <w:top w:val="none" w:sz="0" w:space="0" w:color="auto"/>
        <w:left w:val="none" w:sz="0" w:space="0" w:color="auto"/>
        <w:bottom w:val="none" w:sz="0" w:space="0" w:color="auto"/>
        <w:right w:val="none" w:sz="0" w:space="0" w:color="auto"/>
      </w:divBdr>
    </w:div>
    <w:div w:id="1727874674">
      <w:bodyDiv w:val="1"/>
      <w:marLeft w:val="0"/>
      <w:marRight w:val="0"/>
      <w:marTop w:val="0"/>
      <w:marBottom w:val="0"/>
      <w:divBdr>
        <w:top w:val="none" w:sz="0" w:space="0" w:color="auto"/>
        <w:left w:val="none" w:sz="0" w:space="0" w:color="auto"/>
        <w:bottom w:val="none" w:sz="0" w:space="0" w:color="auto"/>
        <w:right w:val="none" w:sz="0" w:space="0" w:color="auto"/>
      </w:divBdr>
    </w:div>
    <w:div w:id="1729113142">
      <w:bodyDiv w:val="1"/>
      <w:marLeft w:val="0"/>
      <w:marRight w:val="0"/>
      <w:marTop w:val="0"/>
      <w:marBottom w:val="0"/>
      <w:divBdr>
        <w:top w:val="none" w:sz="0" w:space="0" w:color="auto"/>
        <w:left w:val="none" w:sz="0" w:space="0" w:color="auto"/>
        <w:bottom w:val="none" w:sz="0" w:space="0" w:color="auto"/>
        <w:right w:val="none" w:sz="0" w:space="0" w:color="auto"/>
      </w:divBdr>
    </w:div>
    <w:div w:id="1729380650">
      <w:bodyDiv w:val="1"/>
      <w:marLeft w:val="0"/>
      <w:marRight w:val="0"/>
      <w:marTop w:val="0"/>
      <w:marBottom w:val="0"/>
      <w:divBdr>
        <w:top w:val="none" w:sz="0" w:space="0" w:color="auto"/>
        <w:left w:val="none" w:sz="0" w:space="0" w:color="auto"/>
        <w:bottom w:val="none" w:sz="0" w:space="0" w:color="auto"/>
        <w:right w:val="none" w:sz="0" w:space="0" w:color="auto"/>
      </w:divBdr>
    </w:div>
    <w:div w:id="1731150576">
      <w:bodyDiv w:val="1"/>
      <w:marLeft w:val="0"/>
      <w:marRight w:val="0"/>
      <w:marTop w:val="0"/>
      <w:marBottom w:val="0"/>
      <w:divBdr>
        <w:top w:val="none" w:sz="0" w:space="0" w:color="auto"/>
        <w:left w:val="none" w:sz="0" w:space="0" w:color="auto"/>
        <w:bottom w:val="none" w:sz="0" w:space="0" w:color="auto"/>
        <w:right w:val="none" w:sz="0" w:space="0" w:color="auto"/>
      </w:divBdr>
    </w:div>
    <w:div w:id="1733767158">
      <w:bodyDiv w:val="1"/>
      <w:marLeft w:val="0"/>
      <w:marRight w:val="0"/>
      <w:marTop w:val="0"/>
      <w:marBottom w:val="0"/>
      <w:divBdr>
        <w:top w:val="none" w:sz="0" w:space="0" w:color="auto"/>
        <w:left w:val="none" w:sz="0" w:space="0" w:color="auto"/>
        <w:bottom w:val="none" w:sz="0" w:space="0" w:color="auto"/>
        <w:right w:val="none" w:sz="0" w:space="0" w:color="auto"/>
      </w:divBdr>
    </w:div>
    <w:div w:id="1734812885">
      <w:bodyDiv w:val="1"/>
      <w:marLeft w:val="0"/>
      <w:marRight w:val="0"/>
      <w:marTop w:val="0"/>
      <w:marBottom w:val="0"/>
      <w:divBdr>
        <w:top w:val="none" w:sz="0" w:space="0" w:color="auto"/>
        <w:left w:val="none" w:sz="0" w:space="0" w:color="auto"/>
        <w:bottom w:val="none" w:sz="0" w:space="0" w:color="auto"/>
        <w:right w:val="none" w:sz="0" w:space="0" w:color="auto"/>
      </w:divBdr>
    </w:div>
    <w:div w:id="1735349400">
      <w:bodyDiv w:val="1"/>
      <w:marLeft w:val="0"/>
      <w:marRight w:val="0"/>
      <w:marTop w:val="0"/>
      <w:marBottom w:val="0"/>
      <w:divBdr>
        <w:top w:val="none" w:sz="0" w:space="0" w:color="auto"/>
        <w:left w:val="none" w:sz="0" w:space="0" w:color="auto"/>
        <w:bottom w:val="none" w:sz="0" w:space="0" w:color="auto"/>
        <w:right w:val="none" w:sz="0" w:space="0" w:color="auto"/>
      </w:divBdr>
    </w:div>
    <w:div w:id="1737893369">
      <w:bodyDiv w:val="1"/>
      <w:marLeft w:val="0"/>
      <w:marRight w:val="0"/>
      <w:marTop w:val="0"/>
      <w:marBottom w:val="0"/>
      <w:divBdr>
        <w:top w:val="none" w:sz="0" w:space="0" w:color="auto"/>
        <w:left w:val="none" w:sz="0" w:space="0" w:color="auto"/>
        <w:bottom w:val="none" w:sz="0" w:space="0" w:color="auto"/>
        <w:right w:val="none" w:sz="0" w:space="0" w:color="auto"/>
      </w:divBdr>
    </w:div>
    <w:div w:id="1738505149">
      <w:bodyDiv w:val="1"/>
      <w:marLeft w:val="0"/>
      <w:marRight w:val="0"/>
      <w:marTop w:val="0"/>
      <w:marBottom w:val="0"/>
      <w:divBdr>
        <w:top w:val="none" w:sz="0" w:space="0" w:color="auto"/>
        <w:left w:val="none" w:sz="0" w:space="0" w:color="auto"/>
        <w:bottom w:val="none" w:sz="0" w:space="0" w:color="auto"/>
        <w:right w:val="none" w:sz="0" w:space="0" w:color="auto"/>
      </w:divBdr>
    </w:div>
    <w:div w:id="1741171344">
      <w:bodyDiv w:val="1"/>
      <w:marLeft w:val="0"/>
      <w:marRight w:val="0"/>
      <w:marTop w:val="0"/>
      <w:marBottom w:val="0"/>
      <w:divBdr>
        <w:top w:val="none" w:sz="0" w:space="0" w:color="auto"/>
        <w:left w:val="none" w:sz="0" w:space="0" w:color="auto"/>
        <w:bottom w:val="none" w:sz="0" w:space="0" w:color="auto"/>
        <w:right w:val="none" w:sz="0" w:space="0" w:color="auto"/>
      </w:divBdr>
    </w:div>
    <w:div w:id="1741517655">
      <w:bodyDiv w:val="1"/>
      <w:marLeft w:val="0"/>
      <w:marRight w:val="0"/>
      <w:marTop w:val="0"/>
      <w:marBottom w:val="0"/>
      <w:divBdr>
        <w:top w:val="none" w:sz="0" w:space="0" w:color="auto"/>
        <w:left w:val="none" w:sz="0" w:space="0" w:color="auto"/>
        <w:bottom w:val="none" w:sz="0" w:space="0" w:color="auto"/>
        <w:right w:val="none" w:sz="0" w:space="0" w:color="auto"/>
      </w:divBdr>
    </w:div>
    <w:div w:id="1744109915">
      <w:bodyDiv w:val="1"/>
      <w:marLeft w:val="0"/>
      <w:marRight w:val="0"/>
      <w:marTop w:val="0"/>
      <w:marBottom w:val="0"/>
      <w:divBdr>
        <w:top w:val="none" w:sz="0" w:space="0" w:color="auto"/>
        <w:left w:val="none" w:sz="0" w:space="0" w:color="auto"/>
        <w:bottom w:val="none" w:sz="0" w:space="0" w:color="auto"/>
        <w:right w:val="none" w:sz="0" w:space="0" w:color="auto"/>
      </w:divBdr>
    </w:div>
    <w:div w:id="1744989740">
      <w:bodyDiv w:val="1"/>
      <w:marLeft w:val="0"/>
      <w:marRight w:val="0"/>
      <w:marTop w:val="0"/>
      <w:marBottom w:val="0"/>
      <w:divBdr>
        <w:top w:val="none" w:sz="0" w:space="0" w:color="auto"/>
        <w:left w:val="none" w:sz="0" w:space="0" w:color="auto"/>
        <w:bottom w:val="none" w:sz="0" w:space="0" w:color="auto"/>
        <w:right w:val="none" w:sz="0" w:space="0" w:color="auto"/>
      </w:divBdr>
    </w:div>
    <w:div w:id="1745101017">
      <w:bodyDiv w:val="1"/>
      <w:marLeft w:val="0"/>
      <w:marRight w:val="0"/>
      <w:marTop w:val="0"/>
      <w:marBottom w:val="0"/>
      <w:divBdr>
        <w:top w:val="none" w:sz="0" w:space="0" w:color="auto"/>
        <w:left w:val="none" w:sz="0" w:space="0" w:color="auto"/>
        <w:bottom w:val="none" w:sz="0" w:space="0" w:color="auto"/>
        <w:right w:val="none" w:sz="0" w:space="0" w:color="auto"/>
      </w:divBdr>
    </w:div>
    <w:div w:id="1745953546">
      <w:bodyDiv w:val="1"/>
      <w:marLeft w:val="0"/>
      <w:marRight w:val="0"/>
      <w:marTop w:val="0"/>
      <w:marBottom w:val="0"/>
      <w:divBdr>
        <w:top w:val="none" w:sz="0" w:space="0" w:color="auto"/>
        <w:left w:val="none" w:sz="0" w:space="0" w:color="auto"/>
        <w:bottom w:val="none" w:sz="0" w:space="0" w:color="auto"/>
        <w:right w:val="none" w:sz="0" w:space="0" w:color="auto"/>
      </w:divBdr>
    </w:div>
    <w:div w:id="1747460446">
      <w:bodyDiv w:val="1"/>
      <w:marLeft w:val="0"/>
      <w:marRight w:val="0"/>
      <w:marTop w:val="0"/>
      <w:marBottom w:val="0"/>
      <w:divBdr>
        <w:top w:val="none" w:sz="0" w:space="0" w:color="auto"/>
        <w:left w:val="none" w:sz="0" w:space="0" w:color="auto"/>
        <w:bottom w:val="none" w:sz="0" w:space="0" w:color="auto"/>
        <w:right w:val="none" w:sz="0" w:space="0" w:color="auto"/>
      </w:divBdr>
    </w:div>
    <w:div w:id="1748575384">
      <w:bodyDiv w:val="1"/>
      <w:marLeft w:val="0"/>
      <w:marRight w:val="0"/>
      <w:marTop w:val="0"/>
      <w:marBottom w:val="0"/>
      <w:divBdr>
        <w:top w:val="none" w:sz="0" w:space="0" w:color="auto"/>
        <w:left w:val="none" w:sz="0" w:space="0" w:color="auto"/>
        <w:bottom w:val="none" w:sz="0" w:space="0" w:color="auto"/>
        <w:right w:val="none" w:sz="0" w:space="0" w:color="auto"/>
      </w:divBdr>
    </w:div>
    <w:div w:id="1750346027">
      <w:bodyDiv w:val="1"/>
      <w:marLeft w:val="0"/>
      <w:marRight w:val="0"/>
      <w:marTop w:val="0"/>
      <w:marBottom w:val="0"/>
      <w:divBdr>
        <w:top w:val="none" w:sz="0" w:space="0" w:color="auto"/>
        <w:left w:val="none" w:sz="0" w:space="0" w:color="auto"/>
        <w:bottom w:val="none" w:sz="0" w:space="0" w:color="auto"/>
        <w:right w:val="none" w:sz="0" w:space="0" w:color="auto"/>
      </w:divBdr>
    </w:div>
    <w:div w:id="1751659051">
      <w:bodyDiv w:val="1"/>
      <w:marLeft w:val="0"/>
      <w:marRight w:val="0"/>
      <w:marTop w:val="0"/>
      <w:marBottom w:val="0"/>
      <w:divBdr>
        <w:top w:val="none" w:sz="0" w:space="0" w:color="auto"/>
        <w:left w:val="none" w:sz="0" w:space="0" w:color="auto"/>
        <w:bottom w:val="none" w:sz="0" w:space="0" w:color="auto"/>
        <w:right w:val="none" w:sz="0" w:space="0" w:color="auto"/>
      </w:divBdr>
    </w:div>
    <w:div w:id="1752308932">
      <w:bodyDiv w:val="1"/>
      <w:marLeft w:val="0"/>
      <w:marRight w:val="0"/>
      <w:marTop w:val="0"/>
      <w:marBottom w:val="0"/>
      <w:divBdr>
        <w:top w:val="none" w:sz="0" w:space="0" w:color="auto"/>
        <w:left w:val="none" w:sz="0" w:space="0" w:color="auto"/>
        <w:bottom w:val="none" w:sz="0" w:space="0" w:color="auto"/>
        <w:right w:val="none" w:sz="0" w:space="0" w:color="auto"/>
      </w:divBdr>
    </w:div>
    <w:div w:id="1752458674">
      <w:bodyDiv w:val="1"/>
      <w:marLeft w:val="0"/>
      <w:marRight w:val="0"/>
      <w:marTop w:val="0"/>
      <w:marBottom w:val="0"/>
      <w:divBdr>
        <w:top w:val="none" w:sz="0" w:space="0" w:color="auto"/>
        <w:left w:val="none" w:sz="0" w:space="0" w:color="auto"/>
        <w:bottom w:val="none" w:sz="0" w:space="0" w:color="auto"/>
        <w:right w:val="none" w:sz="0" w:space="0" w:color="auto"/>
      </w:divBdr>
    </w:div>
    <w:div w:id="1756627696">
      <w:bodyDiv w:val="1"/>
      <w:marLeft w:val="0"/>
      <w:marRight w:val="0"/>
      <w:marTop w:val="0"/>
      <w:marBottom w:val="0"/>
      <w:divBdr>
        <w:top w:val="none" w:sz="0" w:space="0" w:color="auto"/>
        <w:left w:val="none" w:sz="0" w:space="0" w:color="auto"/>
        <w:bottom w:val="none" w:sz="0" w:space="0" w:color="auto"/>
        <w:right w:val="none" w:sz="0" w:space="0" w:color="auto"/>
      </w:divBdr>
    </w:div>
    <w:div w:id="1756704306">
      <w:bodyDiv w:val="1"/>
      <w:marLeft w:val="0"/>
      <w:marRight w:val="0"/>
      <w:marTop w:val="0"/>
      <w:marBottom w:val="0"/>
      <w:divBdr>
        <w:top w:val="none" w:sz="0" w:space="0" w:color="auto"/>
        <w:left w:val="none" w:sz="0" w:space="0" w:color="auto"/>
        <w:bottom w:val="none" w:sz="0" w:space="0" w:color="auto"/>
        <w:right w:val="none" w:sz="0" w:space="0" w:color="auto"/>
      </w:divBdr>
    </w:div>
    <w:div w:id="1757244816">
      <w:bodyDiv w:val="1"/>
      <w:marLeft w:val="0"/>
      <w:marRight w:val="0"/>
      <w:marTop w:val="0"/>
      <w:marBottom w:val="0"/>
      <w:divBdr>
        <w:top w:val="none" w:sz="0" w:space="0" w:color="auto"/>
        <w:left w:val="none" w:sz="0" w:space="0" w:color="auto"/>
        <w:bottom w:val="none" w:sz="0" w:space="0" w:color="auto"/>
        <w:right w:val="none" w:sz="0" w:space="0" w:color="auto"/>
      </w:divBdr>
    </w:div>
    <w:div w:id="1759716522">
      <w:bodyDiv w:val="1"/>
      <w:marLeft w:val="0"/>
      <w:marRight w:val="0"/>
      <w:marTop w:val="0"/>
      <w:marBottom w:val="0"/>
      <w:divBdr>
        <w:top w:val="none" w:sz="0" w:space="0" w:color="auto"/>
        <w:left w:val="none" w:sz="0" w:space="0" w:color="auto"/>
        <w:bottom w:val="none" w:sz="0" w:space="0" w:color="auto"/>
        <w:right w:val="none" w:sz="0" w:space="0" w:color="auto"/>
      </w:divBdr>
    </w:div>
    <w:div w:id="1761171903">
      <w:bodyDiv w:val="1"/>
      <w:marLeft w:val="0"/>
      <w:marRight w:val="0"/>
      <w:marTop w:val="0"/>
      <w:marBottom w:val="0"/>
      <w:divBdr>
        <w:top w:val="none" w:sz="0" w:space="0" w:color="auto"/>
        <w:left w:val="none" w:sz="0" w:space="0" w:color="auto"/>
        <w:bottom w:val="none" w:sz="0" w:space="0" w:color="auto"/>
        <w:right w:val="none" w:sz="0" w:space="0" w:color="auto"/>
      </w:divBdr>
    </w:div>
    <w:div w:id="1762216017">
      <w:bodyDiv w:val="1"/>
      <w:marLeft w:val="0"/>
      <w:marRight w:val="0"/>
      <w:marTop w:val="0"/>
      <w:marBottom w:val="0"/>
      <w:divBdr>
        <w:top w:val="none" w:sz="0" w:space="0" w:color="auto"/>
        <w:left w:val="none" w:sz="0" w:space="0" w:color="auto"/>
        <w:bottom w:val="none" w:sz="0" w:space="0" w:color="auto"/>
        <w:right w:val="none" w:sz="0" w:space="0" w:color="auto"/>
      </w:divBdr>
    </w:div>
    <w:div w:id="1763183994">
      <w:bodyDiv w:val="1"/>
      <w:marLeft w:val="0"/>
      <w:marRight w:val="0"/>
      <w:marTop w:val="0"/>
      <w:marBottom w:val="0"/>
      <w:divBdr>
        <w:top w:val="none" w:sz="0" w:space="0" w:color="auto"/>
        <w:left w:val="none" w:sz="0" w:space="0" w:color="auto"/>
        <w:bottom w:val="none" w:sz="0" w:space="0" w:color="auto"/>
        <w:right w:val="none" w:sz="0" w:space="0" w:color="auto"/>
      </w:divBdr>
    </w:div>
    <w:div w:id="1775903489">
      <w:bodyDiv w:val="1"/>
      <w:marLeft w:val="0"/>
      <w:marRight w:val="0"/>
      <w:marTop w:val="0"/>
      <w:marBottom w:val="0"/>
      <w:divBdr>
        <w:top w:val="none" w:sz="0" w:space="0" w:color="auto"/>
        <w:left w:val="none" w:sz="0" w:space="0" w:color="auto"/>
        <w:bottom w:val="none" w:sz="0" w:space="0" w:color="auto"/>
        <w:right w:val="none" w:sz="0" w:space="0" w:color="auto"/>
      </w:divBdr>
    </w:div>
    <w:div w:id="1777554611">
      <w:bodyDiv w:val="1"/>
      <w:marLeft w:val="0"/>
      <w:marRight w:val="0"/>
      <w:marTop w:val="0"/>
      <w:marBottom w:val="0"/>
      <w:divBdr>
        <w:top w:val="none" w:sz="0" w:space="0" w:color="auto"/>
        <w:left w:val="none" w:sz="0" w:space="0" w:color="auto"/>
        <w:bottom w:val="none" w:sz="0" w:space="0" w:color="auto"/>
        <w:right w:val="none" w:sz="0" w:space="0" w:color="auto"/>
      </w:divBdr>
    </w:div>
    <w:div w:id="1781678877">
      <w:bodyDiv w:val="1"/>
      <w:marLeft w:val="0"/>
      <w:marRight w:val="0"/>
      <w:marTop w:val="0"/>
      <w:marBottom w:val="0"/>
      <w:divBdr>
        <w:top w:val="none" w:sz="0" w:space="0" w:color="auto"/>
        <w:left w:val="none" w:sz="0" w:space="0" w:color="auto"/>
        <w:bottom w:val="none" w:sz="0" w:space="0" w:color="auto"/>
        <w:right w:val="none" w:sz="0" w:space="0" w:color="auto"/>
      </w:divBdr>
    </w:div>
    <w:div w:id="1783843859">
      <w:bodyDiv w:val="1"/>
      <w:marLeft w:val="0"/>
      <w:marRight w:val="0"/>
      <w:marTop w:val="0"/>
      <w:marBottom w:val="0"/>
      <w:divBdr>
        <w:top w:val="none" w:sz="0" w:space="0" w:color="auto"/>
        <w:left w:val="none" w:sz="0" w:space="0" w:color="auto"/>
        <w:bottom w:val="none" w:sz="0" w:space="0" w:color="auto"/>
        <w:right w:val="none" w:sz="0" w:space="0" w:color="auto"/>
      </w:divBdr>
    </w:div>
    <w:div w:id="1786346471">
      <w:bodyDiv w:val="1"/>
      <w:marLeft w:val="0"/>
      <w:marRight w:val="0"/>
      <w:marTop w:val="0"/>
      <w:marBottom w:val="0"/>
      <w:divBdr>
        <w:top w:val="none" w:sz="0" w:space="0" w:color="auto"/>
        <w:left w:val="none" w:sz="0" w:space="0" w:color="auto"/>
        <w:bottom w:val="none" w:sz="0" w:space="0" w:color="auto"/>
        <w:right w:val="none" w:sz="0" w:space="0" w:color="auto"/>
      </w:divBdr>
    </w:div>
    <w:div w:id="1787382810">
      <w:bodyDiv w:val="1"/>
      <w:marLeft w:val="0"/>
      <w:marRight w:val="0"/>
      <w:marTop w:val="0"/>
      <w:marBottom w:val="0"/>
      <w:divBdr>
        <w:top w:val="none" w:sz="0" w:space="0" w:color="auto"/>
        <w:left w:val="none" w:sz="0" w:space="0" w:color="auto"/>
        <w:bottom w:val="none" w:sz="0" w:space="0" w:color="auto"/>
        <w:right w:val="none" w:sz="0" w:space="0" w:color="auto"/>
      </w:divBdr>
    </w:div>
    <w:div w:id="1790005376">
      <w:bodyDiv w:val="1"/>
      <w:marLeft w:val="0"/>
      <w:marRight w:val="0"/>
      <w:marTop w:val="0"/>
      <w:marBottom w:val="0"/>
      <w:divBdr>
        <w:top w:val="none" w:sz="0" w:space="0" w:color="auto"/>
        <w:left w:val="none" w:sz="0" w:space="0" w:color="auto"/>
        <w:bottom w:val="none" w:sz="0" w:space="0" w:color="auto"/>
        <w:right w:val="none" w:sz="0" w:space="0" w:color="auto"/>
      </w:divBdr>
    </w:div>
    <w:div w:id="1793327688">
      <w:bodyDiv w:val="1"/>
      <w:marLeft w:val="0"/>
      <w:marRight w:val="0"/>
      <w:marTop w:val="0"/>
      <w:marBottom w:val="0"/>
      <w:divBdr>
        <w:top w:val="none" w:sz="0" w:space="0" w:color="auto"/>
        <w:left w:val="none" w:sz="0" w:space="0" w:color="auto"/>
        <w:bottom w:val="none" w:sz="0" w:space="0" w:color="auto"/>
        <w:right w:val="none" w:sz="0" w:space="0" w:color="auto"/>
      </w:divBdr>
    </w:div>
    <w:div w:id="1794906838">
      <w:bodyDiv w:val="1"/>
      <w:marLeft w:val="0"/>
      <w:marRight w:val="0"/>
      <w:marTop w:val="0"/>
      <w:marBottom w:val="0"/>
      <w:divBdr>
        <w:top w:val="none" w:sz="0" w:space="0" w:color="auto"/>
        <w:left w:val="none" w:sz="0" w:space="0" w:color="auto"/>
        <w:bottom w:val="none" w:sz="0" w:space="0" w:color="auto"/>
        <w:right w:val="none" w:sz="0" w:space="0" w:color="auto"/>
      </w:divBdr>
    </w:div>
    <w:div w:id="1795060442">
      <w:bodyDiv w:val="1"/>
      <w:marLeft w:val="0"/>
      <w:marRight w:val="0"/>
      <w:marTop w:val="0"/>
      <w:marBottom w:val="0"/>
      <w:divBdr>
        <w:top w:val="none" w:sz="0" w:space="0" w:color="auto"/>
        <w:left w:val="none" w:sz="0" w:space="0" w:color="auto"/>
        <w:bottom w:val="none" w:sz="0" w:space="0" w:color="auto"/>
        <w:right w:val="none" w:sz="0" w:space="0" w:color="auto"/>
      </w:divBdr>
    </w:div>
    <w:div w:id="1796486163">
      <w:bodyDiv w:val="1"/>
      <w:marLeft w:val="0"/>
      <w:marRight w:val="0"/>
      <w:marTop w:val="0"/>
      <w:marBottom w:val="0"/>
      <w:divBdr>
        <w:top w:val="none" w:sz="0" w:space="0" w:color="auto"/>
        <w:left w:val="none" w:sz="0" w:space="0" w:color="auto"/>
        <w:bottom w:val="none" w:sz="0" w:space="0" w:color="auto"/>
        <w:right w:val="none" w:sz="0" w:space="0" w:color="auto"/>
      </w:divBdr>
    </w:div>
    <w:div w:id="1797094655">
      <w:bodyDiv w:val="1"/>
      <w:marLeft w:val="0"/>
      <w:marRight w:val="0"/>
      <w:marTop w:val="0"/>
      <w:marBottom w:val="0"/>
      <w:divBdr>
        <w:top w:val="none" w:sz="0" w:space="0" w:color="auto"/>
        <w:left w:val="none" w:sz="0" w:space="0" w:color="auto"/>
        <w:bottom w:val="none" w:sz="0" w:space="0" w:color="auto"/>
        <w:right w:val="none" w:sz="0" w:space="0" w:color="auto"/>
      </w:divBdr>
    </w:div>
    <w:div w:id="1797143788">
      <w:bodyDiv w:val="1"/>
      <w:marLeft w:val="0"/>
      <w:marRight w:val="0"/>
      <w:marTop w:val="0"/>
      <w:marBottom w:val="0"/>
      <w:divBdr>
        <w:top w:val="none" w:sz="0" w:space="0" w:color="auto"/>
        <w:left w:val="none" w:sz="0" w:space="0" w:color="auto"/>
        <w:bottom w:val="none" w:sz="0" w:space="0" w:color="auto"/>
        <w:right w:val="none" w:sz="0" w:space="0" w:color="auto"/>
      </w:divBdr>
    </w:div>
    <w:div w:id="1799906599">
      <w:bodyDiv w:val="1"/>
      <w:marLeft w:val="0"/>
      <w:marRight w:val="0"/>
      <w:marTop w:val="0"/>
      <w:marBottom w:val="0"/>
      <w:divBdr>
        <w:top w:val="none" w:sz="0" w:space="0" w:color="auto"/>
        <w:left w:val="none" w:sz="0" w:space="0" w:color="auto"/>
        <w:bottom w:val="none" w:sz="0" w:space="0" w:color="auto"/>
        <w:right w:val="none" w:sz="0" w:space="0" w:color="auto"/>
      </w:divBdr>
    </w:div>
    <w:div w:id="1801680369">
      <w:bodyDiv w:val="1"/>
      <w:marLeft w:val="0"/>
      <w:marRight w:val="0"/>
      <w:marTop w:val="0"/>
      <w:marBottom w:val="0"/>
      <w:divBdr>
        <w:top w:val="none" w:sz="0" w:space="0" w:color="auto"/>
        <w:left w:val="none" w:sz="0" w:space="0" w:color="auto"/>
        <w:bottom w:val="none" w:sz="0" w:space="0" w:color="auto"/>
        <w:right w:val="none" w:sz="0" w:space="0" w:color="auto"/>
      </w:divBdr>
    </w:div>
    <w:div w:id="1801799882">
      <w:bodyDiv w:val="1"/>
      <w:marLeft w:val="0"/>
      <w:marRight w:val="0"/>
      <w:marTop w:val="0"/>
      <w:marBottom w:val="0"/>
      <w:divBdr>
        <w:top w:val="none" w:sz="0" w:space="0" w:color="auto"/>
        <w:left w:val="none" w:sz="0" w:space="0" w:color="auto"/>
        <w:bottom w:val="none" w:sz="0" w:space="0" w:color="auto"/>
        <w:right w:val="none" w:sz="0" w:space="0" w:color="auto"/>
      </w:divBdr>
    </w:div>
    <w:div w:id="1804077034">
      <w:bodyDiv w:val="1"/>
      <w:marLeft w:val="0"/>
      <w:marRight w:val="0"/>
      <w:marTop w:val="0"/>
      <w:marBottom w:val="0"/>
      <w:divBdr>
        <w:top w:val="none" w:sz="0" w:space="0" w:color="auto"/>
        <w:left w:val="none" w:sz="0" w:space="0" w:color="auto"/>
        <w:bottom w:val="none" w:sz="0" w:space="0" w:color="auto"/>
        <w:right w:val="none" w:sz="0" w:space="0" w:color="auto"/>
      </w:divBdr>
    </w:div>
    <w:div w:id="1805073864">
      <w:bodyDiv w:val="1"/>
      <w:marLeft w:val="0"/>
      <w:marRight w:val="0"/>
      <w:marTop w:val="0"/>
      <w:marBottom w:val="0"/>
      <w:divBdr>
        <w:top w:val="none" w:sz="0" w:space="0" w:color="auto"/>
        <w:left w:val="none" w:sz="0" w:space="0" w:color="auto"/>
        <w:bottom w:val="none" w:sz="0" w:space="0" w:color="auto"/>
        <w:right w:val="none" w:sz="0" w:space="0" w:color="auto"/>
      </w:divBdr>
    </w:div>
    <w:div w:id="1805074064">
      <w:bodyDiv w:val="1"/>
      <w:marLeft w:val="0"/>
      <w:marRight w:val="0"/>
      <w:marTop w:val="0"/>
      <w:marBottom w:val="0"/>
      <w:divBdr>
        <w:top w:val="none" w:sz="0" w:space="0" w:color="auto"/>
        <w:left w:val="none" w:sz="0" w:space="0" w:color="auto"/>
        <w:bottom w:val="none" w:sz="0" w:space="0" w:color="auto"/>
        <w:right w:val="none" w:sz="0" w:space="0" w:color="auto"/>
      </w:divBdr>
    </w:div>
    <w:div w:id="1807895726">
      <w:bodyDiv w:val="1"/>
      <w:marLeft w:val="0"/>
      <w:marRight w:val="0"/>
      <w:marTop w:val="0"/>
      <w:marBottom w:val="0"/>
      <w:divBdr>
        <w:top w:val="none" w:sz="0" w:space="0" w:color="auto"/>
        <w:left w:val="none" w:sz="0" w:space="0" w:color="auto"/>
        <w:bottom w:val="none" w:sz="0" w:space="0" w:color="auto"/>
        <w:right w:val="none" w:sz="0" w:space="0" w:color="auto"/>
      </w:divBdr>
    </w:div>
    <w:div w:id="1810633602">
      <w:bodyDiv w:val="1"/>
      <w:marLeft w:val="0"/>
      <w:marRight w:val="0"/>
      <w:marTop w:val="0"/>
      <w:marBottom w:val="0"/>
      <w:divBdr>
        <w:top w:val="none" w:sz="0" w:space="0" w:color="auto"/>
        <w:left w:val="none" w:sz="0" w:space="0" w:color="auto"/>
        <w:bottom w:val="none" w:sz="0" w:space="0" w:color="auto"/>
        <w:right w:val="none" w:sz="0" w:space="0" w:color="auto"/>
      </w:divBdr>
    </w:div>
    <w:div w:id="1814299273">
      <w:bodyDiv w:val="1"/>
      <w:marLeft w:val="0"/>
      <w:marRight w:val="0"/>
      <w:marTop w:val="0"/>
      <w:marBottom w:val="0"/>
      <w:divBdr>
        <w:top w:val="none" w:sz="0" w:space="0" w:color="auto"/>
        <w:left w:val="none" w:sz="0" w:space="0" w:color="auto"/>
        <w:bottom w:val="none" w:sz="0" w:space="0" w:color="auto"/>
        <w:right w:val="none" w:sz="0" w:space="0" w:color="auto"/>
      </w:divBdr>
    </w:div>
    <w:div w:id="1814515682">
      <w:bodyDiv w:val="1"/>
      <w:marLeft w:val="0"/>
      <w:marRight w:val="0"/>
      <w:marTop w:val="0"/>
      <w:marBottom w:val="0"/>
      <w:divBdr>
        <w:top w:val="none" w:sz="0" w:space="0" w:color="auto"/>
        <w:left w:val="none" w:sz="0" w:space="0" w:color="auto"/>
        <w:bottom w:val="none" w:sz="0" w:space="0" w:color="auto"/>
        <w:right w:val="none" w:sz="0" w:space="0" w:color="auto"/>
      </w:divBdr>
    </w:div>
    <w:div w:id="1814826938">
      <w:bodyDiv w:val="1"/>
      <w:marLeft w:val="0"/>
      <w:marRight w:val="0"/>
      <w:marTop w:val="0"/>
      <w:marBottom w:val="0"/>
      <w:divBdr>
        <w:top w:val="none" w:sz="0" w:space="0" w:color="auto"/>
        <w:left w:val="none" w:sz="0" w:space="0" w:color="auto"/>
        <w:bottom w:val="none" w:sz="0" w:space="0" w:color="auto"/>
        <w:right w:val="none" w:sz="0" w:space="0" w:color="auto"/>
      </w:divBdr>
    </w:div>
    <w:div w:id="1815872321">
      <w:bodyDiv w:val="1"/>
      <w:marLeft w:val="0"/>
      <w:marRight w:val="0"/>
      <w:marTop w:val="0"/>
      <w:marBottom w:val="0"/>
      <w:divBdr>
        <w:top w:val="none" w:sz="0" w:space="0" w:color="auto"/>
        <w:left w:val="none" w:sz="0" w:space="0" w:color="auto"/>
        <w:bottom w:val="none" w:sz="0" w:space="0" w:color="auto"/>
        <w:right w:val="none" w:sz="0" w:space="0" w:color="auto"/>
      </w:divBdr>
    </w:div>
    <w:div w:id="1817334325">
      <w:bodyDiv w:val="1"/>
      <w:marLeft w:val="0"/>
      <w:marRight w:val="0"/>
      <w:marTop w:val="0"/>
      <w:marBottom w:val="0"/>
      <w:divBdr>
        <w:top w:val="none" w:sz="0" w:space="0" w:color="auto"/>
        <w:left w:val="none" w:sz="0" w:space="0" w:color="auto"/>
        <w:bottom w:val="none" w:sz="0" w:space="0" w:color="auto"/>
        <w:right w:val="none" w:sz="0" w:space="0" w:color="auto"/>
      </w:divBdr>
    </w:div>
    <w:div w:id="1820078071">
      <w:bodyDiv w:val="1"/>
      <w:marLeft w:val="0"/>
      <w:marRight w:val="0"/>
      <w:marTop w:val="0"/>
      <w:marBottom w:val="0"/>
      <w:divBdr>
        <w:top w:val="none" w:sz="0" w:space="0" w:color="auto"/>
        <w:left w:val="none" w:sz="0" w:space="0" w:color="auto"/>
        <w:bottom w:val="none" w:sz="0" w:space="0" w:color="auto"/>
        <w:right w:val="none" w:sz="0" w:space="0" w:color="auto"/>
      </w:divBdr>
    </w:div>
    <w:div w:id="1820804996">
      <w:bodyDiv w:val="1"/>
      <w:marLeft w:val="0"/>
      <w:marRight w:val="0"/>
      <w:marTop w:val="0"/>
      <w:marBottom w:val="0"/>
      <w:divBdr>
        <w:top w:val="none" w:sz="0" w:space="0" w:color="auto"/>
        <w:left w:val="none" w:sz="0" w:space="0" w:color="auto"/>
        <w:bottom w:val="none" w:sz="0" w:space="0" w:color="auto"/>
        <w:right w:val="none" w:sz="0" w:space="0" w:color="auto"/>
      </w:divBdr>
    </w:div>
    <w:div w:id="1820922623">
      <w:bodyDiv w:val="1"/>
      <w:marLeft w:val="0"/>
      <w:marRight w:val="0"/>
      <w:marTop w:val="0"/>
      <w:marBottom w:val="0"/>
      <w:divBdr>
        <w:top w:val="none" w:sz="0" w:space="0" w:color="auto"/>
        <w:left w:val="none" w:sz="0" w:space="0" w:color="auto"/>
        <w:bottom w:val="none" w:sz="0" w:space="0" w:color="auto"/>
        <w:right w:val="none" w:sz="0" w:space="0" w:color="auto"/>
      </w:divBdr>
    </w:div>
    <w:div w:id="1821918953">
      <w:bodyDiv w:val="1"/>
      <w:marLeft w:val="0"/>
      <w:marRight w:val="0"/>
      <w:marTop w:val="0"/>
      <w:marBottom w:val="0"/>
      <w:divBdr>
        <w:top w:val="none" w:sz="0" w:space="0" w:color="auto"/>
        <w:left w:val="none" w:sz="0" w:space="0" w:color="auto"/>
        <w:bottom w:val="none" w:sz="0" w:space="0" w:color="auto"/>
        <w:right w:val="none" w:sz="0" w:space="0" w:color="auto"/>
      </w:divBdr>
    </w:div>
    <w:div w:id="1824466038">
      <w:bodyDiv w:val="1"/>
      <w:marLeft w:val="0"/>
      <w:marRight w:val="0"/>
      <w:marTop w:val="0"/>
      <w:marBottom w:val="0"/>
      <w:divBdr>
        <w:top w:val="none" w:sz="0" w:space="0" w:color="auto"/>
        <w:left w:val="none" w:sz="0" w:space="0" w:color="auto"/>
        <w:bottom w:val="none" w:sz="0" w:space="0" w:color="auto"/>
        <w:right w:val="none" w:sz="0" w:space="0" w:color="auto"/>
      </w:divBdr>
    </w:div>
    <w:div w:id="1826895317">
      <w:bodyDiv w:val="1"/>
      <w:marLeft w:val="0"/>
      <w:marRight w:val="0"/>
      <w:marTop w:val="0"/>
      <w:marBottom w:val="0"/>
      <w:divBdr>
        <w:top w:val="none" w:sz="0" w:space="0" w:color="auto"/>
        <w:left w:val="none" w:sz="0" w:space="0" w:color="auto"/>
        <w:bottom w:val="none" w:sz="0" w:space="0" w:color="auto"/>
        <w:right w:val="none" w:sz="0" w:space="0" w:color="auto"/>
      </w:divBdr>
    </w:div>
    <w:div w:id="1828937589">
      <w:bodyDiv w:val="1"/>
      <w:marLeft w:val="0"/>
      <w:marRight w:val="0"/>
      <w:marTop w:val="0"/>
      <w:marBottom w:val="0"/>
      <w:divBdr>
        <w:top w:val="none" w:sz="0" w:space="0" w:color="auto"/>
        <w:left w:val="none" w:sz="0" w:space="0" w:color="auto"/>
        <w:bottom w:val="none" w:sz="0" w:space="0" w:color="auto"/>
        <w:right w:val="none" w:sz="0" w:space="0" w:color="auto"/>
      </w:divBdr>
    </w:div>
    <w:div w:id="1830709099">
      <w:bodyDiv w:val="1"/>
      <w:marLeft w:val="0"/>
      <w:marRight w:val="0"/>
      <w:marTop w:val="0"/>
      <w:marBottom w:val="0"/>
      <w:divBdr>
        <w:top w:val="none" w:sz="0" w:space="0" w:color="auto"/>
        <w:left w:val="none" w:sz="0" w:space="0" w:color="auto"/>
        <w:bottom w:val="none" w:sz="0" w:space="0" w:color="auto"/>
        <w:right w:val="none" w:sz="0" w:space="0" w:color="auto"/>
      </w:divBdr>
    </w:div>
    <w:div w:id="1835146614">
      <w:bodyDiv w:val="1"/>
      <w:marLeft w:val="0"/>
      <w:marRight w:val="0"/>
      <w:marTop w:val="0"/>
      <w:marBottom w:val="0"/>
      <w:divBdr>
        <w:top w:val="none" w:sz="0" w:space="0" w:color="auto"/>
        <w:left w:val="none" w:sz="0" w:space="0" w:color="auto"/>
        <w:bottom w:val="none" w:sz="0" w:space="0" w:color="auto"/>
        <w:right w:val="none" w:sz="0" w:space="0" w:color="auto"/>
      </w:divBdr>
    </w:div>
    <w:div w:id="1839151568">
      <w:bodyDiv w:val="1"/>
      <w:marLeft w:val="0"/>
      <w:marRight w:val="0"/>
      <w:marTop w:val="0"/>
      <w:marBottom w:val="0"/>
      <w:divBdr>
        <w:top w:val="none" w:sz="0" w:space="0" w:color="auto"/>
        <w:left w:val="none" w:sz="0" w:space="0" w:color="auto"/>
        <w:bottom w:val="none" w:sz="0" w:space="0" w:color="auto"/>
        <w:right w:val="none" w:sz="0" w:space="0" w:color="auto"/>
      </w:divBdr>
    </w:div>
    <w:div w:id="1839493303">
      <w:bodyDiv w:val="1"/>
      <w:marLeft w:val="0"/>
      <w:marRight w:val="0"/>
      <w:marTop w:val="0"/>
      <w:marBottom w:val="0"/>
      <w:divBdr>
        <w:top w:val="none" w:sz="0" w:space="0" w:color="auto"/>
        <w:left w:val="none" w:sz="0" w:space="0" w:color="auto"/>
        <w:bottom w:val="none" w:sz="0" w:space="0" w:color="auto"/>
        <w:right w:val="none" w:sz="0" w:space="0" w:color="auto"/>
      </w:divBdr>
    </w:div>
    <w:div w:id="1844394427">
      <w:bodyDiv w:val="1"/>
      <w:marLeft w:val="0"/>
      <w:marRight w:val="0"/>
      <w:marTop w:val="0"/>
      <w:marBottom w:val="0"/>
      <w:divBdr>
        <w:top w:val="none" w:sz="0" w:space="0" w:color="auto"/>
        <w:left w:val="none" w:sz="0" w:space="0" w:color="auto"/>
        <w:bottom w:val="none" w:sz="0" w:space="0" w:color="auto"/>
        <w:right w:val="none" w:sz="0" w:space="0" w:color="auto"/>
      </w:divBdr>
    </w:div>
    <w:div w:id="1846480200">
      <w:bodyDiv w:val="1"/>
      <w:marLeft w:val="0"/>
      <w:marRight w:val="0"/>
      <w:marTop w:val="0"/>
      <w:marBottom w:val="0"/>
      <w:divBdr>
        <w:top w:val="none" w:sz="0" w:space="0" w:color="auto"/>
        <w:left w:val="none" w:sz="0" w:space="0" w:color="auto"/>
        <w:bottom w:val="none" w:sz="0" w:space="0" w:color="auto"/>
        <w:right w:val="none" w:sz="0" w:space="0" w:color="auto"/>
      </w:divBdr>
    </w:div>
    <w:div w:id="1847011703">
      <w:bodyDiv w:val="1"/>
      <w:marLeft w:val="0"/>
      <w:marRight w:val="0"/>
      <w:marTop w:val="0"/>
      <w:marBottom w:val="0"/>
      <w:divBdr>
        <w:top w:val="none" w:sz="0" w:space="0" w:color="auto"/>
        <w:left w:val="none" w:sz="0" w:space="0" w:color="auto"/>
        <w:bottom w:val="none" w:sz="0" w:space="0" w:color="auto"/>
        <w:right w:val="none" w:sz="0" w:space="0" w:color="auto"/>
      </w:divBdr>
    </w:div>
    <w:div w:id="1847088556">
      <w:bodyDiv w:val="1"/>
      <w:marLeft w:val="0"/>
      <w:marRight w:val="0"/>
      <w:marTop w:val="0"/>
      <w:marBottom w:val="0"/>
      <w:divBdr>
        <w:top w:val="none" w:sz="0" w:space="0" w:color="auto"/>
        <w:left w:val="none" w:sz="0" w:space="0" w:color="auto"/>
        <w:bottom w:val="none" w:sz="0" w:space="0" w:color="auto"/>
        <w:right w:val="none" w:sz="0" w:space="0" w:color="auto"/>
      </w:divBdr>
    </w:div>
    <w:div w:id="1847599326">
      <w:bodyDiv w:val="1"/>
      <w:marLeft w:val="0"/>
      <w:marRight w:val="0"/>
      <w:marTop w:val="0"/>
      <w:marBottom w:val="0"/>
      <w:divBdr>
        <w:top w:val="none" w:sz="0" w:space="0" w:color="auto"/>
        <w:left w:val="none" w:sz="0" w:space="0" w:color="auto"/>
        <w:bottom w:val="none" w:sz="0" w:space="0" w:color="auto"/>
        <w:right w:val="none" w:sz="0" w:space="0" w:color="auto"/>
      </w:divBdr>
    </w:div>
    <w:div w:id="1847600070">
      <w:bodyDiv w:val="1"/>
      <w:marLeft w:val="0"/>
      <w:marRight w:val="0"/>
      <w:marTop w:val="0"/>
      <w:marBottom w:val="0"/>
      <w:divBdr>
        <w:top w:val="none" w:sz="0" w:space="0" w:color="auto"/>
        <w:left w:val="none" w:sz="0" w:space="0" w:color="auto"/>
        <w:bottom w:val="none" w:sz="0" w:space="0" w:color="auto"/>
        <w:right w:val="none" w:sz="0" w:space="0" w:color="auto"/>
      </w:divBdr>
    </w:div>
    <w:div w:id="1849447210">
      <w:bodyDiv w:val="1"/>
      <w:marLeft w:val="0"/>
      <w:marRight w:val="0"/>
      <w:marTop w:val="0"/>
      <w:marBottom w:val="0"/>
      <w:divBdr>
        <w:top w:val="none" w:sz="0" w:space="0" w:color="auto"/>
        <w:left w:val="none" w:sz="0" w:space="0" w:color="auto"/>
        <w:bottom w:val="none" w:sz="0" w:space="0" w:color="auto"/>
        <w:right w:val="none" w:sz="0" w:space="0" w:color="auto"/>
      </w:divBdr>
    </w:div>
    <w:div w:id="1849523076">
      <w:bodyDiv w:val="1"/>
      <w:marLeft w:val="0"/>
      <w:marRight w:val="0"/>
      <w:marTop w:val="0"/>
      <w:marBottom w:val="0"/>
      <w:divBdr>
        <w:top w:val="none" w:sz="0" w:space="0" w:color="auto"/>
        <w:left w:val="none" w:sz="0" w:space="0" w:color="auto"/>
        <w:bottom w:val="none" w:sz="0" w:space="0" w:color="auto"/>
        <w:right w:val="none" w:sz="0" w:space="0" w:color="auto"/>
      </w:divBdr>
    </w:div>
    <w:div w:id="1853757506">
      <w:bodyDiv w:val="1"/>
      <w:marLeft w:val="0"/>
      <w:marRight w:val="0"/>
      <w:marTop w:val="0"/>
      <w:marBottom w:val="0"/>
      <w:divBdr>
        <w:top w:val="none" w:sz="0" w:space="0" w:color="auto"/>
        <w:left w:val="none" w:sz="0" w:space="0" w:color="auto"/>
        <w:bottom w:val="none" w:sz="0" w:space="0" w:color="auto"/>
        <w:right w:val="none" w:sz="0" w:space="0" w:color="auto"/>
      </w:divBdr>
    </w:div>
    <w:div w:id="1859004085">
      <w:bodyDiv w:val="1"/>
      <w:marLeft w:val="0"/>
      <w:marRight w:val="0"/>
      <w:marTop w:val="0"/>
      <w:marBottom w:val="0"/>
      <w:divBdr>
        <w:top w:val="none" w:sz="0" w:space="0" w:color="auto"/>
        <w:left w:val="none" w:sz="0" w:space="0" w:color="auto"/>
        <w:bottom w:val="none" w:sz="0" w:space="0" w:color="auto"/>
        <w:right w:val="none" w:sz="0" w:space="0" w:color="auto"/>
      </w:divBdr>
    </w:div>
    <w:div w:id="1860466775">
      <w:bodyDiv w:val="1"/>
      <w:marLeft w:val="0"/>
      <w:marRight w:val="0"/>
      <w:marTop w:val="0"/>
      <w:marBottom w:val="0"/>
      <w:divBdr>
        <w:top w:val="none" w:sz="0" w:space="0" w:color="auto"/>
        <w:left w:val="none" w:sz="0" w:space="0" w:color="auto"/>
        <w:bottom w:val="none" w:sz="0" w:space="0" w:color="auto"/>
        <w:right w:val="none" w:sz="0" w:space="0" w:color="auto"/>
      </w:divBdr>
    </w:div>
    <w:div w:id="1860850340">
      <w:bodyDiv w:val="1"/>
      <w:marLeft w:val="0"/>
      <w:marRight w:val="0"/>
      <w:marTop w:val="0"/>
      <w:marBottom w:val="0"/>
      <w:divBdr>
        <w:top w:val="none" w:sz="0" w:space="0" w:color="auto"/>
        <w:left w:val="none" w:sz="0" w:space="0" w:color="auto"/>
        <w:bottom w:val="none" w:sz="0" w:space="0" w:color="auto"/>
        <w:right w:val="none" w:sz="0" w:space="0" w:color="auto"/>
      </w:divBdr>
    </w:div>
    <w:div w:id="1861047389">
      <w:bodyDiv w:val="1"/>
      <w:marLeft w:val="0"/>
      <w:marRight w:val="0"/>
      <w:marTop w:val="0"/>
      <w:marBottom w:val="0"/>
      <w:divBdr>
        <w:top w:val="none" w:sz="0" w:space="0" w:color="auto"/>
        <w:left w:val="none" w:sz="0" w:space="0" w:color="auto"/>
        <w:bottom w:val="none" w:sz="0" w:space="0" w:color="auto"/>
        <w:right w:val="none" w:sz="0" w:space="0" w:color="auto"/>
      </w:divBdr>
    </w:div>
    <w:div w:id="1861700564">
      <w:bodyDiv w:val="1"/>
      <w:marLeft w:val="0"/>
      <w:marRight w:val="0"/>
      <w:marTop w:val="0"/>
      <w:marBottom w:val="0"/>
      <w:divBdr>
        <w:top w:val="none" w:sz="0" w:space="0" w:color="auto"/>
        <w:left w:val="none" w:sz="0" w:space="0" w:color="auto"/>
        <w:bottom w:val="none" w:sz="0" w:space="0" w:color="auto"/>
        <w:right w:val="none" w:sz="0" w:space="0" w:color="auto"/>
      </w:divBdr>
    </w:div>
    <w:div w:id="1862816087">
      <w:bodyDiv w:val="1"/>
      <w:marLeft w:val="0"/>
      <w:marRight w:val="0"/>
      <w:marTop w:val="0"/>
      <w:marBottom w:val="0"/>
      <w:divBdr>
        <w:top w:val="none" w:sz="0" w:space="0" w:color="auto"/>
        <w:left w:val="none" w:sz="0" w:space="0" w:color="auto"/>
        <w:bottom w:val="none" w:sz="0" w:space="0" w:color="auto"/>
        <w:right w:val="none" w:sz="0" w:space="0" w:color="auto"/>
      </w:divBdr>
    </w:div>
    <w:div w:id="1863862191">
      <w:bodyDiv w:val="1"/>
      <w:marLeft w:val="0"/>
      <w:marRight w:val="0"/>
      <w:marTop w:val="0"/>
      <w:marBottom w:val="0"/>
      <w:divBdr>
        <w:top w:val="none" w:sz="0" w:space="0" w:color="auto"/>
        <w:left w:val="none" w:sz="0" w:space="0" w:color="auto"/>
        <w:bottom w:val="none" w:sz="0" w:space="0" w:color="auto"/>
        <w:right w:val="none" w:sz="0" w:space="0" w:color="auto"/>
      </w:divBdr>
    </w:div>
    <w:div w:id="1864436765">
      <w:bodyDiv w:val="1"/>
      <w:marLeft w:val="0"/>
      <w:marRight w:val="0"/>
      <w:marTop w:val="0"/>
      <w:marBottom w:val="0"/>
      <w:divBdr>
        <w:top w:val="none" w:sz="0" w:space="0" w:color="auto"/>
        <w:left w:val="none" w:sz="0" w:space="0" w:color="auto"/>
        <w:bottom w:val="none" w:sz="0" w:space="0" w:color="auto"/>
        <w:right w:val="none" w:sz="0" w:space="0" w:color="auto"/>
      </w:divBdr>
    </w:div>
    <w:div w:id="1866211840">
      <w:bodyDiv w:val="1"/>
      <w:marLeft w:val="0"/>
      <w:marRight w:val="0"/>
      <w:marTop w:val="0"/>
      <w:marBottom w:val="0"/>
      <w:divBdr>
        <w:top w:val="none" w:sz="0" w:space="0" w:color="auto"/>
        <w:left w:val="none" w:sz="0" w:space="0" w:color="auto"/>
        <w:bottom w:val="none" w:sz="0" w:space="0" w:color="auto"/>
        <w:right w:val="none" w:sz="0" w:space="0" w:color="auto"/>
      </w:divBdr>
    </w:div>
    <w:div w:id="1867475576">
      <w:bodyDiv w:val="1"/>
      <w:marLeft w:val="0"/>
      <w:marRight w:val="0"/>
      <w:marTop w:val="0"/>
      <w:marBottom w:val="0"/>
      <w:divBdr>
        <w:top w:val="none" w:sz="0" w:space="0" w:color="auto"/>
        <w:left w:val="none" w:sz="0" w:space="0" w:color="auto"/>
        <w:bottom w:val="none" w:sz="0" w:space="0" w:color="auto"/>
        <w:right w:val="none" w:sz="0" w:space="0" w:color="auto"/>
      </w:divBdr>
    </w:div>
    <w:div w:id="1870557556">
      <w:bodyDiv w:val="1"/>
      <w:marLeft w:val="0"/>
      <w:marRight w:val="0"/>
      <w:marTop w:val="0"/>
      <w:marBottom w:val="0"/>
      <w:divBdr>
        <w:top w:val="none" w:sz="0" w:space="0" w:color="auto"/>
        <w:left w:val="none" w:sz="0" w:space="0" w:color="auto"/>
        <w:bottom w:val="none" w:sz="0" w:space="0" w:color="auto"/>
        <w:right w:val="none" w:sz="0" w:space="0" w:color="auto"/>
      </w:divBdr>
    </w:div>
    <w:div w:id="1873374722">
      <w:bodyDiv w:val="1"/>
      <w:marLeft w:val="0"/>
      <w:marRight w:val="0"/>
      <w:marTop w:val="0"/>
      <w:marBottom w:val="0"/>
      <w:divBdr>
        <w:top w:val="none" w:sz="0" w:space="0" w:color="auto"/>
        <w:left w:val="none" w:sz="0" w:space="0" w:color="auto"/>
        <w:bottom w:val="none" w:sz="0" w:space="0" w:color="auto"/>
        <w:right w:val="none" w:sz="0" w:space="0" w:color="auto"/>
      </w:divBdr>
    </w:div>
    <w:div w:id="1873808820">
      <w:bodyDiv w:val="1"/>
      <w:marLeft w:val="0"/>
      <w:marRight w:val="0"/>
      <w:marTop w:val="0"/>
      <w:marBottom w:val="0"/>
      <w:divBdr>
        <w:top w:val="none" w:sz="0" w:space="0" w:color="auto"/>
        <w:left w:val="none" w:sz="0" w:space="0" w:color="auto"/>
        <w:bottom w:val="none" w:sz="0" w:space="0" w:color="auto"/>
        <w:right w:val="none" w:sz="0" w:space="0" w:color="auto"/>
      </w:divBdr>
    </w:div>
    <w:div w:id="1884946891">
      <w:bodyDiv w:val="1"/>
      <w:marLeft w:val="0"/>
      <w:marRight w:val="0"/>
      <w:marTop w:val="0"/>
      <w:marBottom w:val="0"/>
      <w:divBdr>
        <w:top w:val="none" w:sz="0" w:space="0" w:color="auto"/>
        <w:left w:val="none" w:sz="0" w:space="0" w:color="auto"/>
        <w:bottom w:val="none" w:sz="0" w:space="0" w:color="auto"/>
        <w:right w:val="none" w:sz="0" w:space="0" w:color="auto"/>
      </w:divBdr>
    </w:div>
    <w:div w:id="1886217118">
      <w:bodyDiv w:val="1"/>
      <w:marLeft w:val="0"/>
      <w:marRight w:val="0"/>
      <w:marTop w:val="0"/>
      <w:marBottom w:val="0"/>
      <w:divBdr>
        <w:top w:val="none" w:sz="0" w:space="0" w:color="auto"/>
        <w:left w:val="none" w:sz="0" w:space="0" w:color="auto"/>
        <w:bottom w:val="none" w:sz="0" w:space="0" w:color="auto"/>
        <w:right w:val="none" w:sz="0" w:space="0" w:color="auto"/>
      </w:divBdr>
    </w:div>
    <w:div w:id="1889680221">
      <w:bodyDiv w:val="1"/>
      <w:marLeft w:val="0"/>
      <w:marRight w:val="0"/>
      <w:marTop w:val="0"/>
      <w:marBottom w:val="0"/>
      <w:divBdr>
        <w:top w:val="none" w:sz="0" w:space="0" w:color="auto"/>
        <w:left w:val="none" w:sz="0" w:space="0" w:color="auto"/>
        <w:bottom w:val="none" w:sz="0" w:space="0" w:color="auto"/>
        <w:right w:val="none" w:sz="0" w:space="0" w:color="auto"/>
      </w:divBdr>
    </w:div>
    <w:div w:id="1892882805">
      <w:bodyDiv w:val="1"/>
      <w:marLeft w:val="0"/>
      <w:marRight w:val="0"/>
      <w:marTop w:val="0"/>
      <w:marBottom w:val="0"/>
      <w:divBdr>
        <w:top w:val="none" w:sz="0" w:space="0" w:color="auto"/>
        <w:left w:val="none" w:sz="0" w:space="0" w:color="auto"/>
        <w:bottom w:val="none" w:sz="0" w:space="0" w:color="auto"/>
        <w:right w:val="none" w:sz="0" w:space="0" w:color="auto"/>
      </w:divBdr>
    </w:div>
    <w:div w:id="1899391953">
      <w:bodyDiv w:val="1"/>
      <w:marLeft w:val="0"/>
      <w:marRight w:val="0"/>
      <w:marTop w:val="0"/>
      <w:marBottom w:val="0"/>
      <w:divBdr>
        <w:top w:val="none" w:sz="0" w:space="0" w:color="auto"/>
        <w:left w:val="none" w:sz="0" w:space="0" w:color="auto"/>
        <w:bottom w:val="none" w:sz="0" w:space="0" w:color="auto"/>
        <w:right w:val="none" w:sz="0" w:space="0" w:color="auto"/>
      </w:divBdr>
    </w:div>
    <w:div w:id="1906186421">
      <w:bodyDiv w:val="1"/>
      <w:marLeft w:val="0"/>
      <w:marRight w:val="0"/>
      <w:marTop w:val="0"/>
      <w:marBottom w:val="0"/>
      <w:divBdr>
        <w:top w:val="none" w:sz="0" w:space="0" w:color="auto"/>
        <w:left w:val="none" w:sz="0" w:space="0" w:color="auto"/>
        <w:bottom w:val="none" w:sz="0" w:space="0" w:color="auto"/>
        <w:right w:val="none" w:sz="0" w:space="0" w:color="auto"/>
      </w:divBdr>
    </w:div>
    <w:div w:id="1909148374">
      <w:bodyDiv w:val="1"/>
      <w:marLeft w:val="0"/>
      <w:marRight w:val="0"/>
      <w:marTop w:val="0"/>
      <w:marBottom w:val="0"/>
      <w:divBdr>
        <w:top w:val="none" w:sz="0" w:space="0" w:color="auto"/>
        <w:left w:val="none" w:sz="0" w:space="0" w:color="auto"/>
        <w:bottom w:val="none" w:sz="0" w:space="0" w:color="auto"/>
        <w:right w:val="none" w:sz="0" w:space="0" w:color="auto"/>
      </w:divBdr>
    </w:div>
    <w:div w:id="1909996607">
      <w:bodyDiv w:val="1"/>
      <w:marLeft w:val="0"/>
      <w:marRight w:val="0"/>
      <w:marTop w:val="0"/>
      <w:marBottom w:val="0"/>
      <w:divBdr>
        <w:top w:val="none" w:sz="0" w:space="0" w:color="auto"/>
        <w:left w:val="none" w:sz="0" w:space="0" w:color="auto"/>
        <w:bottom w:val="none" w:sz="0" w:space="0" w:color="auto"/>
        <w:right w:val="none" w:sz="0" w:space="0" w:color="auto"/>
      </w:divBdr>
    </w:div>
    <w:div w:id="1910115039">
      <w:bodyDiv w:val="1"/>
      <w:marLeft w:val="0"/>
      <w:marRight w:val="0"/>
      <w:marTop w:val="0"/>
      <w:marBottom w:val="0"/>
      <w:divBdr>
        <w:top w:val="none" w:sz="0" w:space="0" w:color="auto"/>
        <w:left w:val="none" w:sz="0" w:space="0" w:color="auto"/>
        <w:bottom w:val="none" w:sz="0" w:space="0" w:color="auto"/>
        <w:right w:val="none" w:sz="0" w:space="0" w:color="auto"/>
      </w:divBdr>
    </w:div>
    <w:div w:id="1913656799">
      <w:bodyDiv w:val="1"/>
      <w:marLeft w:val="0"/>
      <w:marRight w:val="0"/>
      <w:marTop w:val="0"/>
      <w:marBottom w:val="0"/>
      <w:divBdr>
        <w:top w:val="none" w:sz="0" w:space="0" w:color="auto"/>
        <w:left w:val="none" w:sz="0" w:space="0" w:color="auto"/>
        <w:bottom w:val="none" w:sz="0" w:space="0" w:color="auto"/>
        <w:right w:val="none" w:sz="0" w:space="0" w:color="auto"/>
      </w:divBdr>
    </w:div>
    <w:div w:id="1917666009">
      <w:bodyDiv w:val="1"/>
      <w:marLeft w:val="0"/>
      <w:marRight w:val="0"/>
      <w:marTop w:val="0"/>
      <w:marBottom w:val="0"/>
      <w:divBdr>
        <w:top w:val="none" w:sz="0" w:space="0" w:color="auto"/>
        <w:left w:val="none" w:sz="0" w:space="0" w:color="auto"/>
        <w:bottom w:val="none" w:sz="0" w:space="0" w:color="auto"/>
        <w:right w:val="none" w:sz="0" w:space="0" w:color="auto"/>
      </w:divBdr>
      <w:divsChild>
        <w:div w:id="1037663470">
          <w:marLeft w:val="0"/>
          <w:marRight w:val="0"/>
          <w:marTop w:val="0"/>
          <w:marBottom w:val="0"/>
          <w:divBdr>
            <w:top w:val="none" w:sz="0" w:space="0" w:color="auto"/>
            <w:left w:val="none" w:sz="0" w:space="0" w:color="auto"/>
            <w:bottom w:val="none" w:sz="0" w:space="0" w:color="auto"/>
            <w:right w:val="none" w:sz="0" w:space="0" w:color="auto"/>
          </w:divBdr>
        </w:div>
      </w:divsChild>
    </w:div>
    <w:div w:id="1919711394">
      <w:bodyDiv w:val="1"/>
      <w:marLeft w:val="0"/>
      <w:marRight w:val="0"/>
      <w:marTop w:val="0"/>
      <w:marBottom w:val="0"/>
      <w:divBdr>
        <w:top w:val="none" w:sz="0" w:space="0" w:color="auto"/>
        <w:left w:val="none" w:sz="0" w:space="0" w:color="auto"/>
        <w:bottom w:val="none" w:sz="0" w:space="0" w:color="auto"/>
        <w:right w:val="none" w:sz="0" w:space="0" w:color="auto"/>
      </w:divBdr>
    </w:div>
    <w:div w:id="1919943401">
      <w:bodyDiv w:val="1"/>
      <w:marLeft w:val="0"/>
      <w:marRight w:val="0"/>
      <w:marTop w:val="0"/>
      <w:marBottom w:val="0"/>
      <w:divBdr>
        <w:top w:val="none" w:sz="0" w:space="0" w:color="auto"/>
        <w:left w:val="none" w:sz="0" w:space="0" w:color="auto"/>
        <w:bottom w:val="none" w:sz="0" w:space="0" w:color="auto"/>
        <w:right w:val="none" w:sz="0" w:space="0" w:color="auto"/>
      </w:divBdr>
    </w:div>
    <w:div w:id="1920211547">
      <w:bodyDiv w:val="1"/>
      <w:marLeft w:val="0"/>
      <w:marRight w:val="0"/>
      <w:marTop w:val="0"/>
      <w:marBottom w:val="0"/>
      <w:divBdr>
        <w:top w:val="none" w:sz="0" w:space="0" w:color="auto"/>
        <w:left w:val="none" w:sz="0" w:space="0" w:color="auto"/>
        <w:bottom w:val="none" w:sz="0" w:space="0" w:color="auto"/>
        <w:right w:val="none" w:sz="0" w:space="0" w:color="auto"/>
      </w:divBdr>
    </w:div>
    <w:div w:id="1927961287">
      <w:bodyDiv w:val="1"/>
      <w:marLeft w:val="0"/>
      <w:marRight w:val="0"/>
      <w:marTop w:val="0"/>
      <w:marBottom w:val="0"/>
      <w:divBdr>
        <w:top w:val="none" w:sz="0" w:space="0" w:color="auto"/>
        <w:left w:val="none" w:sz="0" w:space="0" w:color="auto"/>
        <w:bottom w:val="none" w:sz="0" w:space="0" w:color="auto"/>
        <w:right w:val="none" w:sz="0" w:space="0" w:color="auto"/>
      </w:divBdr>
    </w:div>
    <w:div w:id="1930775977">
      <w:bodyDiv w:val="1"/>
      <w:marLeft w:val="0"/>
      <w:marRight w:val="0"/>
      <w:marTop w:val="0"/>
      <w:marBottom w:val="0"/>
      <w:divBdr>
        <w:top w:val="none" w:sz="0" w:space="0" w:color="auto"/>
        <w:left w:val="none" w:sz="0" w:space="0" w:color="auto"/>
        <w:bottom w:val="none" w:sz="0" w:space="0" w:color="auto"/>
        <w:right w:val="none" w:sz="0" w:space="0" w:color="auto"/>
      </w:divBdr>
    </w:div>
    <w:div w:id="1935163199">
      <w:bodyDiv w:val="1"/>
      <w:marLeft w:val="0"/>
      <w:marRight w:val="0"/>
      <w:marTop w:val="0"/>
      <w:marBottom w:val="0"/>
      <w:divBdr>
        <w:top w:val="none" w:sz="0" w:space="0" w:color="auto"/>
        <w:left w:val="none" w:sz="0" w:space="0" w:color="auto"/>
        <w:bottom w:val="none" w:sz="0" w:space="0" w:color="auto"/>
        <w:right w:val="none" w:sz="0" w:space="0" w:color="auto"/>
      </w:divBdr>
    </w:div>
    <w:div w:id="1938058169">
      <w:bodyDiv w:val="1"/>
      <w:marLeft w:val="0"/>
      <w:marRight w:val="0"/>
      <w:marTop w:val="0"/>
      <w:marBottom w:val="0"/>
      <w:divBdr>
        <w:top w:val="none" w:sz="0" w:space="0" w:color="auto"/>
        <w:left w:val="none" w:sz="0" w:space="0" w:color="auto"/>
        <w:bottom w:val="none" w:sz="0" w:space="0" w:color="auto"/>
        <w:right w:val="none" w:sz="0" w:space="0" w:color="auto"/>
      </w:divBdr>
    </w:div>
    <w:div w:id="1940718999">
      <w:bodyDiv w:val="1"/>
      <w:marLeft w:val="0"/>
      <w:marRight w:val="0"/>
      <w:marTop w:val="0"/>
      <w:marBottom w:val="0"/>
      <w:divBdr>
        <w:top w:val="none" w:sz="0" w:space="0" w:color="auto"/>
        <w:left w:val="none" w:sz="0" w:space="0" w:color="auto"/>
        <w:bottom w:val="none" w:sz="0" w:space="0" w:color="auto"/>
        <w:right w:val="none" w:sz="0" w:space="0" w:color="auto"/>
      </w:divBdr>
    </w:div>
    <w:div w:id="1942368889">
      <w:bodyDiv w:val="1"/>
      <w:marLeft w:val="0"/>
      <w:marRight w:val="0"/>
      <w:marTop w:val="0"/>
      <w:marBottom w:val="0"/>
      <w:divBdr>
        <w:top w:val="none" w:sz="0" w:space="0" w:color="auto"/>
        <w:left w:val="none" w:sz="0" w:space="0" w:color="auto"/>
        <w:bottom w:val="none" w:sz="0" w:space="0" w:color="auto"/>
        <w:right w:val="none" w:sz="0" w:space="0" w:color="auto"/>
      </w:divBdr>
    </w:div>
    <w:div w:id="1944219706">
      <w:bodyDiv w:val="1"/>
      <w:marLeft w:val="0"/>
      <w:marRight w:val="0"/>
      <w:marTop w:val="0"/>
      <w:marBottom w:val="0"/>
      <w:divBdr>
        <w:top w:val="none" w:sz="0" w:space="0" w:color="auto"/>
        <w:left w:val="none" w:sz="0" w:space="0" w:color="auto"/>
        <w:bottom w:val="none" w:sz="0" w:space="0" w:color="auto"/>
        <w:right w:val="none" w:sz="0" w:space="0" w:color="auto"/>
      </w:divBdr>
    </w:div>
    <w:div w:id="1944410502">
      <w:bodyDiv w:val="1"/>
      <w:marLeft w:val="0"/>
      <w:marRight w:val="0"/>
      <w:marTop w:val="0"/>
      <w:marBottom w:val="0"/>
      <w:divBdr>
        <w:top w:val="none" w:sz="0" w:space="0" w:color="auto"/>
        <w:left w:val="none" w:sz="0" w:space="0" w:color="auto"/>
        <w:bottom w:val="none" w:sz="0" w:space="0" w:color="auto"/>
        <w:right w:val="none" w:sz="0" w:space="0" w:color="auto"/>
      </w:divBdr>
    </w:div>
    <w:div w:id="1945455141">
      <w:bodyDiv w:val="1"/>
      <w:marLeft w:val="0"/>
      <w:marRight w:val="0"/>
      <w:marTop w:val="0"/>
      <w:marBottom w:val="0"/>
      <w:divBdr>
        <w:top w:val="none" w:sz="0" w:space="0" w:color="auto"/>
        <w:left w:val="none" w:sz="0" w:space="0" w:color="auto"/>
        <w:bottom w:val="none" w:sz="0" w:space="0" w:color="auto"/>
        <w:right w:val="none" w:sz="0" w:space="0" w:color="auto"/>
      </w:divBdr>
    </w:div>
    <w:div w:id="1949847195">
      <w:bodyDiv w:val="1"/>
      <w:marLeft w:val="0"/>
      <w:marRight w:val="0"/>
      <w:marTop w:val="0"/>
      <w:marBottom w:val="0"/>
      <w:divBdr>
        <w:top w:val="none" w:sz="0" w:space="0" w:color="auto"/>
        <w:left w:val="none" w:sz="0" w:space="0" w:color="auto"/>
        <w:bottom w:val="none" w:sz="0" w:space="0" w:color="auto"/>
        <w:right w:val="none" w:sz="0" w:space="0" w:color="auto"/>
      </w:divBdr>
    </w:div>
    <w:div w:id="1950774854">
      <w:bodyDiv w:val="1"/>
      <w:marLeft w:val="0"/>
      <w:marRight w:val="0"/>
      <w:marTop w:val="0"/>
      <w:marBottom w:val="0"/>
      <w:divBdr>
        <w:top w:val="none" w:sz="0" w:space="0" w:color="auto"/>
        <w:left w:val="none" w:sz="0" w:space="0" w:color="auto"/>
        <w:bottom w:val="none" w:sz="0" w:space="0" w:color="auto"/>
        <w:right w:val="none" w:sz="0" w:space="0" w:color="auto"/>
      </w:divBdr>
    </w:div>
    <w:div w:id="1952128885">
      <w:bodyDiv w:val="1"/>
      <w:marLeft w:val="0"/>
      <w:marRight w:val="0"/>
      <w:marTop w:val="0"/>
      <w:marBottom w:val="0"/>
      <w:divBdr>
        <w:top w:val="none" w:sz="0" w:space="0" w:color="auto"/>
        <w:left w:val="none" w:sz="0" w:space="0" w:color="auto"/>
        <w:bottom w:val="none" w:sz="0" w:space="0" w:color="auto"/>
        <w:right w:val="none" w:sz="0" w:space="0" w:color="auto"/>
      </w:divBdr>
    </w:div>
    <w:div w:id="1955088334">
      <w:bodyDiv w:val="1"/>
      <w:marLeft w:val="0"/>
      <w:marRight w:val="0"/>
      <w:marTop w:val="0"/>
      <w:marBottom w:val="0"/>
      <w:divBdr>
        <w:top w:val="none" w:sz="0" w:space="0" w:color="auto"/>
        <w:left w:val="none" w:sz="0" w:space="0" w:color="auto"/>
        <w:bottom w:val="none" w:sz="0" w:space="0" w:color="auto"/>
        <w:right w:val="none" w:sz="0" w:space="0" w:color="auto"/>
      </w:divBdr>
    </w:div>
    <w:div w:id="1958681114">
      <w:bodyDiv w:val="1"/>
      <w:marLeft w:val="0"/>
      <w:marRight w:val="0"/>
      <w:marTop w:val="0"/>
      <w:marBottom w:val="0"/>
      <w:divBdr>
        <w:top w:val="none" w:sz="0" w:space="0" w:color="auto"/>
        <w:left w:val="none" w:sz="0" w:space="0" w:color="auto"/>
        <w:bottom w:val="none" w:sz="0" w:space="0" w:color="auto"/>
        <w:right w:val="none" w:sz="0" w:space="0" w:color="auto"/>
      </w:divBdr>
    </w:div>
    <w:div w:id="1958683586">
      <w:bodyDiv w:val="1"/>
      <w:marLeft w:val="0"/>
      <w:marRight w:val="0"/>
      <w:marTop w:val="0"/>
      <w:marBottom w:val="0"/>
      <w:divBdr>
        <w:top w:val="none" w:sz="0" w:space="0" w:color="auto"/>
        <w:left w:val="none" w:sz="0" w:space="0" w:color="auto"/>
        <w:bottom w:val="none" w:sz="0" w:space="0" w:color="auto"/>
        <w:right w:val="none" w:sz="0" w:space="0" w:color="auto"/>
      </w:divBdr>
    </w:div>
    <w:div w:id="1962345683">
      <w:bodyDiv w:val="1"/>
      <w:marLeft w:val="0"/>
      <w:marRight w:val="0"/>
      <w:marTop w:val="0"/>
      <w:marBottom w:val="0"/>
      <w:divBdr>
        <w:top w:val="none" w:sz="0" w:space="0" w:color="auto"/>
        <w:left w:val="none" w:sz="0" w:space="0" w:color="auto"/>
        <w:bottom w:val="none" w:sz="0" w:space="0" w:color="auto"/>
        <w:right w:val="none" w:sz="0" w:space="0" w:color="auto"/>
      </w:divBdr>
    </w:div>
    <w:div w:id="1963805911">
      <w:bodyDiv w:val="1"/>
      <w:marLeft w:val="0"/>
      <w:marRight w:val="0"/>
      <w:marTop w:val="0"/>
      <w:marBottom w:val="0"/>
      <w:divBdr>
        <w:top w:val="none" w:sz="0" w:space="0" w:color="auto"/>
        <w:left w:val="none" w:sz="0" w:space="0" w:color="auto"/>
        <w:bottom w:val="none" w:sz="0" w:space="0" w:color="auto"/>
        <w:right w:val="none" w:sz="0" w:space="0" w:color="auto"/>
      </w:divBdr>
    </w:div>
    <w:div w:id="1964916878">
      <w:bodyDiv w:val="1"/>
      <w:marLeft w:val="0"/>
      <w:marRight w:val="0"/>
      <w:marTop w:val="0"/>
      <w:marBottom w:val="0"/>
      <w:divBdr>
        <w:top w:val="none" w:sz="0" w:space="0" w:color="auto"/>
        <w:left w:val="none" w:sz="0" w:space="0" w:color="auto"/>
        <w:bottom w:val="none" w:sz="0" w:space="0" w:color="auto"/>
        <w:right w:val="none" w:sz="0" w:space="0" w:color="auto"/>
      </w:divBdr>
    </w:div>
    <w:div w:id="1966815135">
      <w:bodyDiv w:val="1"/>
      <w:marLeft w:val="0"/>
      <w:marRight w:val="0"/>
      <w:marTop w:val="0"/>
      <w:marBottom w:val="0"/>
      <w:divBdr>
        <w:top w:val="none" w:sz="0" w:space="0" w:color="auto"/>
        <w:left w:val="none" w:sz="0" w:space="0" w:color="auto"/>
        <w:bottom w:val="none" w:sz="0" w:space="0" w:color="auto"/>
        <w:right w:val="none" w:sz="0" w:space="0" w:color="auto"/>
      </w:divBdr>
    </w:div>
    <w:div w:id="1967154882">
      <w:bodyDiv w:val="1"/>
      <w:marLeft w:val="0"/>
      <w:marRight w:val="0"/>
      <w:marTop w:val="0"/>
      <w:marBottom w:val="0"/>
      <w:divBdr>
        <w:top w:val="none" w:sz="0" w:space="0" w:color="auto"/>
        <w:left w:val="none" w:sz="0" w:space="0" w:color="auto"/>
        <w:bottom w:val="none" w:sz="0" w:space="0" w:color="auto"/>
        <w:right w:val="none" w:sz="0" w:space="0" w:color="auto"/>
      </w:divBdr>
    </w:div>
    <w:div w:id="1967196380">
      <w:bodyDiv w:val="1"/>
      <w:marLeft w:val="0"/>
      <w:marRight w:val="0"/>
      <w:marTop w:val="0"/>
      <w:marBottom w:val="0"/>
      <w:divBdr>
        <w:top w:val="none" w:sz="0" w:space="0" w:color="auto"/>
        <w:left w:val="none" w:sz="0" w:space="0" w:color="auto"/>
        <w:bottom w:val="none" w:sz="0" w:space="0" w:color="auto"/>
        <w:right w:val="none" w:sz="0" w:space="0" w:color="auto"/>
      </w:divBdr>
    </w:div>
    <w:div w:id="1968854018">
      <w:bodyDiv w:val="1"/>
      <w:marLeft w:val="0"/>
      <w:marRight w:val="0"/>
      <w:marTop w:val="0"/>
      <w:marBottom w:val="0"/>
      <w:divBdr>
        <w:top w:val="none" w:sz="0" w:space="0" w:color="auto"/>
        <w:left w:val="none" w:sz="0" w:space="0" w:color="auto"/>
        <w:bottom w:val="none" w:sz="0" w:space="0" w:color="auto"/>
        <w:right w:val="none" w:sz="0" w:space="0" w:color="auto"/>
      </w:divBdr>
    </w:div>
    <w:div w:id="1972513993">
      <w:bodyDiv w:val="1"/>
      <w:marLeft w:val="0"/>
      <w:marRight w:val="0"/>
      <w:marTop w:val="0"/>
      <w:marBottom w:val="0"/>
      <w:divBdr>
        <w:top w:val="none" w:sz="0" w:space="0" w:color="auto"/>
        <w:left w:val="none" w:sz="0" w:space="0" w:color="auto"/>
        <w:bottom w:val="none" w:sz="0" w:space="0" w:color="auto"/>
        <w:right w:val="none" w:sz="0" w:space="0" w:color="auto"/>
      </w:divBdr>
    </w:div>
    <w:div w:id="1975597670">
      <w:bodyDiv w:val="1"/>
      <w:marLeft w:val="0"/>
      <w:marRight w:val="0"/>
      <w:marTop w:val="0"/>
      <w:marBottom w:val="0"/>
      <w:divBdr>
        <w:top w:val="none" w:sz="0" w:space="0" w:color="auto"/>
        <w:left w:val="none" w:sz="0" w:space="0" w:color="auto"/>
        <w:bottom w:val="none" w:sz="0" w:space="0" w:color="auto"/>
        <w:right w:val="none" w:sz="0" w:space="0" w:color="auto"/>
      </w:divBdr>
    </w:div>
    <w:div w:id="1975678302">
      <w:bodyDiv w:val="1"/>
      <w:marLeft w:val="0"/>
      <w:marRight w:val="0"/>
      <w:marTop w:val="0"/>
      <w:marBottom w:val="0"/>
      <w:divBdr>
        <w:top w:val="none" w:sz="0" w:space="0" w:color="auto"/>
        <w:left w:val="none" w:sz="0" w:space="0" w:color="auto"/>
        <w:bottom w:val="none" w:sz="0" w:space="0" w:color="auto"/>
        <w:right w:val="none" w:sz="0" w:space="0" w:color="auto"/>
      </w:divBdr>
    </w:div>
    <w:div w:id="1975938222">
      <w:bodyDiv w:val="1"/>
      <w:marLeft w:val="0"/>
      <w:marRight w:val="0"/>
      <w:marTop w:val="0"/>
      <w:marBottom w:val="0"/>
      <w:divBdr>
        <w:top w:val="none" w:sz="0" w:space="0" w:color="auto"/>
        <w:left w:val="none" w:sz="0" w:space="0" w:color="auto"/>
        <w:bottom w:val="none" w:sz="0" w:space="0" w:color="auto"/>
        <w:right w:val="none" w:sz="0" w:space="0" w:color="auto"/>
      </w:divBdr>
    </w:div>
    <w:div w:id="1976905677">
      <w:bodyDiv w:val="1"/>
      <w:marLeft w:val="0"/>
      <w:marRight w:val="0"/>
      <w:marTop w:val="0"/>
      <w:marBottom w:val="0"/>
      <w:divBdr>
        <w:top w:val="none" w:sz="0" w:space="0" w:color="auto"/>
        <w:left w:val="none" w:sz="0" w:space="0" w:color="auto"/>
        <w:bottom w:val="none" w:sz="0" w:space="0" w:color="auto"/>
        <w:right w:val="none" w:sz="0" w:space="0" w:color="auto"/>
      </w:divBdr>
    </w:div>
    <w:div w:id="1978099633">
      <w:bodyDiv w:val="1"/>
      <w:marLeft w:val="0"/>
      <w:marRight w:val="0"/>
      <w:marTop w:val="0"/>
      <w:marBottom w:val="0"/>
      <w:divBdr>
        <w:top w:val="none" w:sz="0" w:space="0" w:color="auto"/>
        <w:left w:val="none" w:sz="0" w:space="0" w:color="auto"/>
        <w:bottom w:val="none" w:sz="0" w:space="0" w:color="auto"/>
        <w:right w:val="none" w:sz="0" w:space="0" w:color="auto"/>
      </w:divBdr>
    </w:div>
    <w:div w:id="1978414152">
      <w:bodyDiv w:val="1"/>
      <w:marLeft w:val="0"/>
      <w:marRight w:val="0"/>
      <w:marTop w:val="0"/>
      <w:marBottom w:val="0"/>
      <w:divBdr>
        <w:top w:val="none" w:sz="0" w:space="0" w:color="auto"/>
        <w:left w:val="none" w:sz="0" w:space="0" w:color="auto"/>
        <w:bottom w:val="none" w:sz="0" w:space="0" w:color="auto"/>
        <w:right w:val="none" w:sz="0" w:space="0" w:color="auto"/>
      </w:divBdr>
    </w:div>
    <w:div w:id="1981694112">
      <w:bodyDiv w:val="1"/>
      <w:marLeft w:val="0"/>
      <w:marRight w:val="0"/>
      <w:marTop w:val="0"/>
      <w:marBottom w:val="0"/>
      <w:divBdr>
        <w:top w:val="none" w:sz="0" w:space="0" w:color="auto"/>
        <w:left w:val="none" w:sz="0" w:space="0" w:color="auto"/>
        <w:bottom w:val="none" w:sz="0" w:space="0" w:color="auto"/>
        <w:right w:val="none" w:sz="0" w:space="0" w:color="auto"/>
      </w:divBdr>
    </w:div>
    <w:div w:id="1982421639">
      <w:bodyDiv w:val="1"/>
      <w:marLeft w:val="0"/>
      <w:marRight w:val="0"/>
      <w:marTop w:val="0"/>
      <w:marBottom w:val="0"/>
      <w:divBdr>
        <w:top w:val="none" w:sz="0" w:space="0" w:color="auto"/>
        <w:left w:val="none" w:sz="0" w:space="0" w:color="auto"/>
        <w:bottom w:val="none" w:sz="0" w:space="0" w:color="auto"/>
        <w:right w:val="none" w:sz="0" w:space="0" w:color="auto"/>
      </w:divBdr>
    </w:div>
    <w:div w:id="1985043703">
      <w:bodyDiv w:val="1"/>
      <w:marLeft w:val="0"/>
      <w:marRight w:val="0"/>
      <w:marTop w:val="0"/>
      <w:marBottom w:val="0"/>
      <w:divBdr>
        <w:top w:val="none" w:sz="0" w:space="0" w:color="auto"/>
        <w:left w:val="none" w:sz="0" w:space="0" w:color="auto"/>
        <w:bottom w:val="none" w:sz="0" w:space="0" w:color="auto"/>
        <w:right w:val="none" w:sz="0" w:space="0" w:color="auto"/>
      </w:divBdr>
    </w:div>
    <w:div w:id="1987930657">
      <w:bodyDiv w:val="1"/>
      <w:marLeft w:val="0"/>
      <w:marRight w:val="0"/>
      <w:marTop w:val="0"/>
      <w:marBottom w:val="0"/>
      <w:divBdr>
        <w:top w:val="none" w:sz="0" w:space="0" w:color="auto"/>
        <w:left w:val="none" w:sz="0" w:space="0" w:color="auto"/>
        <w:bottom w:val="none" w:sz="0" w:space="0" w:color="auto"/>
        <w:right w:val="none" w:sz="0" w:space="0" w:color="auto"/>
      </w:divBdr>
    </w:div>
    <w:div w:id="1988976939">
      <w:bodyDiv w:val="1"/>
      <w:marLeft w:val="0"/>
      <w:marRight w:val="0"/>
      <w:marTop w:val="0"/>
      <w:marBottom w:val="0"/>
      <w:divBdr>
        <w:top w:val="none" w:sz="0" w:space="0" w:color="auto"/>
        <w:left w:val="none" w:sz="0" w:space="0" w:color="auto"/>
        <w:bottom w:val="none" w:sz="0" w:space="0" w:color="auto"/>
        <w:right w:val="none" w:sz="0" w:space="0" w:color="auto"/>
      </w:divBdr>
    </w:div>
    <w:div w:id="1991515028">
      <w:bodyDiv w:val="1"/>
      <w:marLeft w:val="0"/>
      <w:marRight w:val="0"/>
      <w:marTop w:val="0"/>
      <w:marBottom w:val="0"/>
      <w:divBdr>
        <w:top w:val="none" w:sz="0" w:space="0" w:color="auto"/>
        <w:left w:val="none" w:sz="0" w:space="0" w:color="auto"/>
        <w:bottom w:val="none" w:sz="0" w:space="0" w:color="auto"/>
        <w:right w:val="none" w:sz="0" w:space="0" w:color="auto"/>
      </w:divBdr>
    </w:div>
    <w:div w:id="1994676638">
      <w:bodyDiv w:val="1"/>
      <w:marLeft w:val="0"/>
      <w:marRight w:val="0"/>
      <w:marTop w:val="0"/>
      <w:marBottom w:val="0"/>
      <w:divBdr>
        <w:top w:val="none" w:sz="0" w:space="0" w:color="auto"/>
        <w:left w:val="none" w:sz="0" w:space="0" w:color="auto"/>
        <w:bottom w:val="none" w:sz="0" w:space="0" w:color="auto"/>
        <w:right w:val="none" w:sz="0" w:space="0" w:color="auto"/>
      </w:divBdr>
    </w:div>
    <w:div w:id="1994943710">
      <w:bodyDiv w:val="1"/>
      <w:marLeft w:val="0"/>
      <w:marRight w:val="0"/>
      <w:marTop w:val="0"/>
      <w:marBottom w:val="0"/>
      <w:divBdr>
        <w:top w:val="none" w:sz="0" w:space="0" w:color="auto"/>
        <w:left w:val="none" w:sz="0" w:space="0" w:color="auto"/>
        <w:bottom w:val="none" w:sz="0" w:space="0" w:color="auto"/>
        <w:right w:val="none" w:sz="0" w:space="0" w:color="auto"/>
      </w:divBdr>
    </w:div>
    <w:div w:id="1996374959">
      <w:bodyDiv w:val="1"/>
      <w:marLeft w:val="0"/>
      <w:marRight w:val="0"/>
      <w:marTop w:val="0"/>
      <w:marBottom w:val="0"/>
      <w:divBdr>
        <w:top w:val="none" w:sz="0" w:space="0" w:color="auto"/>
        <w:left w:val="none" w:sz="0" w:space="0" w:color="auto"/>
        <w:bottom w:val="none" w:sz="0" w:space="0" w:color="auto"/>
        <w:right w:val="none" w:sz="0" w:space="0" w:color="auto"/>
      </w:divBdr>
    </w:div>
    <w:div w:id="1998923444">
      <w:bodyDiv w:val="1"/>
      <w:marLeft w:val="0"/>
      <w:marRight w:val="0"/>
      <w:marTop w:val="0"/>
      <w:marBottom w:val="0"/>
      <w:divBdr>
        <w:top w:val="none" w:sz="0" w:space="0" w:color="auto"/>
        <w:left w:val="none" w:sz="0" w:space="0" w:color="auto"/>
        <w:bottom w:val="none" w:sz="0" w:space="0" w:color="auto"/>
        <w:right w:val="none" w:sz="0" w:space="0" w:color="auto"/>
      </w:divBdr>
    </w:div>
    <w:div w:id="2001808983">
      <w:bodyDiv w:val="1"/>
      <w:marLeft w:val="0"/>
      <w:marRight w:val="0"/>
      <w:marTop w:val="0"/>
      <w:marBottom w:val="0"/>
      <w:divBdr>
        <w:top w:val="none" w:sz="0" w:space="0" w:color="auto"/>
        <w:left w:val="none" w:sz="0" w:space="0" w:color="auto"/>
        <w:bottom w:val="none" w:sz="0" w:space="0" w:color="auto"/>
        <w:right w:val="none" w:sz="0" w:space="0" w:color="auto"/>
      </w:divBdr>
    </w:div>
    <w:div w:id="2002998097">
      <w:bodyDiv w:val="1"/>
      <w:marLeft w:val="0"/>
      <w:marRight w:val="0"/>
      <w:marTop w:val="0"/>
      <w:marBottom w:val="0"/>
      <w:divBdr>
        <w:top w:val="none" w:sz="0" w:space="0" w:color="auto"/>
        <w:left w:val="none" w:sz="0" w:space="0" w:color="auto"/>
        <w:bottom w:val="none" w:sz="0" w:space="0" w:color="auto"/>
        <w:right w:val="none" w:sz="0" w:space="0" w:color="auto"/>
      </w:divBdr>
    </w:div>
    <w:div w:id="2003729857">
      <w:bodyDiv w:val="1"/>
      <w:marLeft w:val="0"/>
      <w:marRight w:val="0"/>
      <w:marTop w:val="0"/>
      <w:marBottom w:val="0"/>
      <w:divBdr>
        <w:top w:val="none" w:sz="0" w:space="0" w:color="auto"/>
        <w:left w:val="none" w:sz="0" w:space="0" w:color="auto"/>
        <w:bottom w:val="none" w:sz="0" w:space="0" w:color="auto"/>
        <w:right w:val="none" w:sz="0" w:space="0" w:color="auto"/>
      </w:divBdr>
    </w:div>
    <w:div w:id="2006858457">
      <w:bodyDiv w:val="1"/>
      <w:marLeft w:val="0"/>
      <w:marRight w:val="0"/>
      <w:marTop w:val="0"/>
      <w:marBottom w:val="0"/>
      <w:divBdr>
        <w:top w:val="none" w:sz="0" w:space="0" w:color="auto"/>
        <w:left w:val="none" w:sz="0" w:space="0" w:color="auto"/>
        <w:bottom w:val="none" w:sz="0" w:space="0" w:color="auto"/>
        <w:right w:val="none" w:sz="0" w:space="0" w:color="auto"/>
      </w:divBdr>
    </w:div>
    <w:div w:id="2007587174">
      <w:bodyDiv w:val="1"/>
      <w:marLeft w:val="0"/>
      <w:marRight w:val="0"/>
      <w:marTop w:val="0"/>
      <w:marBottom w:val="0"/>
      <w:divBdr>
        <w:top w:val="none" w:sz="0" w:space="0" w:color="auto"/>
        <w:left w:val="none" w:sz="0" w:space="0" w:color="auto"/>
        <w:bottom w:val="none" w:sz="0" w:space="0" w:color="auto"/>
        <w:right w:val="none" w:sz="0" w:space="0" w:color="auto"/>
      </w:divBdr>
    </w:div>
    <w:div w:id="2011131922">
      <w:bodyDiv w:val="1"/>
      <w:marLeft w:val="0"/>
      <w:marRight w:val="0"/>
      <w:marTop w:val="0"/>
      <w:marBottom w:val="0"/>
      <w:divBdr>
        <w:top w:val="none" w:sz="0" w:space="0" w:color="auto"/>
        <w:left w:val="none" w:sz="0" w:space="0" w:color="auto"/>
        <w:bottom w:val="none" w:sz="0" w:space="0" w:color="auto"/>
        <w:right w:val="none" w:sz="0" w:space="0" w:color="auto"/>
      </w:divBdr>
    </w:div>
    <w:div w:id="2011834371">
      <w:bodyDiv w:val="1"/>
      <w:marLeft w:val="0"/>
      <w:marRight w:val="0"/>
      <w:marTop w:val="0"/>
      <w:marBottom w:val="0"/>
      <w:divBdr>
        <w:top w:val="none" w:sz="0" w:space="0" w:color="auto"/>
        <w:left w:val="none" w:sz="0" w:space="0" w:color="auto"/>
        <w:bottom w:val="none" w:sz="0" w:space="0" w:color="auto"/>
        <w:right w:val="none" w:sz="0" w:space="0" w:color="auto"/>
      </w:divBdr>
    </w:div>
    <w:div w:id="2013484825">
      <w:bodyDiv w:val="1"/>
      <w:marLeft w:val="0"/>
      <w:marRight w:val="0"/>
      <w:marTop w:val="0"/>
      <w:marBottom w:val="0"/>
      <w:divBdr>
        <w:top w:val="none" w:sz="0" w:space="0" w:color="auto"/>
        <w:left w:val="none" w:sz="0" w:space="0" w:color="auto"/>
        <w:bottom w:val="none" w:sz="0" w:space="0" w:color="auto"/>
        <w:right w:val="none" w:sz="0" w:space="0" w:color="auto"/>
      </w:divBdr>
    </w:div>
    <w:div w:id="2013943873">
      <w:bodyDiv w:val="1"/>
      <w:marLeft w:val="0"/>
      <w:marRight w:val="0"/>
      <w:marTop w:val="0"/>
      <w:marBottom w:val="0"/>
      <w:divBdr>
        <w:top w:val="none" w:sz="0" w:space="0" w:color="auto"/>
        <w:left w:val="none" w:sz="0" w:space="0" w:color="auto"/>
        <w:bottom w:val="none" w:sz="0" w:space="0" w:color="auto"/>
        <w:right w:val="none" w:sz="0" w:space="0" w:color="auto"/>
      </w:divBdr>
    </w:div>
    <w:div w:id="2015719705">
      <w:bodyDiv w:val="1"/>
      <w:marLeft w:val="0"/>
      <w:marRight w:val="0"/>
      <w:marTop w:val="0"/>
      <w:marBottom w:val="0"/>
      <w:divBdr>
        <w:top w:val="none" w:sz="0" w:space="0" w:color="auto"/>
        <w:left w:val="none" w:sz="0" w:space="0" w:color="auto"/>
        <w:bottom w:val="none" w:sz="0" w:space="0" w:color="auto"/>
        <w:right w:val="none" w:sz="0" w:space="0" w:color="auto"/>
      </w:divBdr>
    </w:div>
    <w:div w:id="2017028200">
      <w:bodyDiv w:val="1"/>
      <w:marLeft w:val="0"/>
      <w:marRight w:val="0"/>
      <w:marTop w:val="0"/>
      <w:marBottom w:val="0"/>
      <w:divBdr>
        <w:top w:val="none" w:sz="0" w:space="0" w:color="auto"/>
        <w:left w:val="none" w:sz="0" w:space="0" w:color="auto"/>
        <w:bottom w:val="none" w:sz="0" w:space="0" w:color="auto"/>
        <w:right w:val="none" w:sz="0" w:space="0" w:color="auto"/>
      </w:divBdr>
    </w:div>
    <w:div w:id="2023823866">
      <w:bodyDiv w:val="1"/>
      <w:marLeft w:val="0"/>
      <w:marRight w:val="0"/>
      <w:marTop w:val="0"/>
      <w:marBottom w:val="0"/>
      <w:divBdr>
        <w:top w:val="none" w:sz="0" w:space="0" w:color="auto"/>
        <w:left w:val="none" w:sz="0" w:space="0" w:color="auto"/>
        <w:bottom w:val="none" w:sz="0" w:space="0" w:color="auto"/>
        <w:right w:val="none" w:sz="0" w:space="0" w:color="auto"/>
      </w:divBdr>
    </w:div>
    <w:div w:id="2024359179">
      <w:bodyDiv w:val="1"/>
      <w:marLeft w:val="0"/>
      <w:marRight w:val="0"/>
      <w:marTop w:val="0"/>
      <w:marBottom w:val="0"/>
      <w:divBdr>
        <w:top w:val="none" w:sz="0" w:space="0" w:color="auto"/>
        <w:left w:val="none" w:sz="0" w:space="0" w:color="auto"/>
        <w:bottom w:val="none" w:sz="0" w:space="0" w:color="auto"/>
        <w:right w:val="none" w:sz="0" w:space="0" w:color="auto"/>
      </w:divBdr>
    </w:div>
    <w:div w:id="2025476768">
      <w:bodyDiv w:val="1"/>
      <w:marLeft w:val="0"/>
      <w:marRight w:val="0"/>
      <w:marTop w:val="0"/>
      <w:marBottom w:val="0"/>
      <w:divBdr>
        <w:top w:val="none" w:sz="0" w:space="0" w:color="auto"/>
        <w:left w:val="none" w:sz="0" w:space="0" w:color="auto"/>
        <w:bottom w:val="none" w:sz="0" w:space="0" w:color="auto"/>
        <w:right w:val="none" w:sz="0" w:space="0" w:color="auto"/>
      </w:divBdr>
    </w:div>
    <w:div w:id="2028483677">
      <w:bodyDiv w:val="1"/>
      <w:marLeft w:val="0"/>
      <w:marRight w:val="0"/>
      <w:marTop w:val="0"/>
      <w:marBottom w:val="0"/>
      <w:divBdr>
        <w:top w:val="none" w:sz="0" w:space="0" w:color="auto"/>
        <w:left w:val="none" w:sz="0" w:space="0" w:color="auto"/>
        <w:bottom w:val="none" w:sz="0" w:space="0" w:color="auto"/>
        <w:right w:val="none" w:sz="0" w:space="0" w:color="auto"/>
      </w:divBdr>
    </w:div>
    <w:div w:id="2030526275">
      <w:bodyDiv w:val="1"/>
      <w:marLeft w:val="0"/>
      <w:marRight w:val="0"/>
      <w:marTop w:val="0"/>
      <w:marBottom w:val="0"/>
      <w:divBdr>
        <w:top w:val="none" w:sz="0" w:space="0" w:color="auto"/>
        <w:left w:val="none" w:sz="0" w:space="0" w:color="auto"/>
        <w:bottom w:val="none" w:sz="0" w:space="0" w:color="auto"/>
        <w:right w:val="none" w:sz="0" w:space="0" w:color="auto"/>
      </w:divBdr>
    </w:div>
    <w:div w:id="2032298662">
      <w:bodyDiv w:val="1"/>
      <w:marLeft w:val="0"/>
      <w:marRight w:val="0"/>
      <w:marTop w:val="0"/>
      <w:marBottom w:val="0"/>
      <w:divBdr>
        <w:top w:val="none" w:sz="0" w:space="0" w:color="auto"/>
        <w:left w:val="none" w:sz="0" w:space="0" w:color="auto"/>
        <w:bottom w:val="none" w:sz="0" w:space="0" w:color="auto"/>
        <w:right w:val="none" w:sz="0" w:space="0" w:color="auto"/>
      </w:divBdr>
    </w:div>
    <w:div w:id="2033607914">
      <w:bodyDiv w:val="1"/>
      <w:marLeft w:val="0"/>
      <w:marRight w:val="0"/>
      <w:marTop w:val="0"/>
      <w:marBottom w:val="0"/>
      <w:divBdr>
        <w:top w:val="none" w:sz="0" w:space="0" w:color="auto"/>
        <w:left w:val="none" w:sz="0" w:space="0" w:color="auto"/>
        <w:bottom w:val="none" w:sz="0" w:space="0" w:color="auto"/>
        <w:right w:val="none" w:sz="0" w:space="0" w:color="auto"/>
      </w:divBdr>
    </w:div>
    <w:div w:id="2035111504">
      <w:bodyDiv w:val="1"/>
      <w:marLeft w:val="0"/>
      <w:marRight w:val="0"/>
      <w:marTop w:val="0"/>
      <w:marBottom w:val="0"/>
      <w:divBdr>
        <w:top w:val="none" w:sz="0" w:space="0" w:color="auto"/>
        <w:left w:val="none" w:sz="0" w:space="0" w:color="auto"/>
        <w:bottom w:val="none" w:sz="0" w:space="0" w:color="auto"/>
        <w:right w:val="none" w:sz="0" w:space="0" w:color="auto"/>
      </w:divBdr>
    </w:div>
    <w:div w:id="2036033605">
      <w:bodyDiv w:val="1"/>
      <w:marLeft w:val="0"/>
      <w:marRight w:val="0"/>
      <w:marTop w:val="0"/>
      <w:marBottom w:val="0"/>
      <w:divBdr>
        <w:top w:val="none" w:sz="0" w:space="0" w:color="auto"/>
        <w:left w:val="none" w:sz="0" w:space="0" w:color="auto"/>
        <w:bottom w:val="none" w:sz="0" w:space="0" w:color="auto"/>
        <w:right w:val="none" w:sz="0" w:space="0" w:color="auto"/>
      </w:divBdr>
    </w:div>
    <w:div w:id="2036687590">
      <w:bodyDiv w:val="1"/>
      <w:marLeft w:val="0"/>
      <w:marRight w:val="0"/>
      <w:marTop w:val="0"/>
      <w:marBottom w:val="0"/>
      <w:divBdr>
        <w:top w:val="none" w:sz="0" w:space="0" w:color="auto"/>
        <w:left w:val="none" w:sz="0" w:space="0" w:color="auto"/>
        <w:bottom w:val="none" w:sz="0" w:space="0" w:color="auto"/>
        <w:right w:val="none" w:sz="0" w:space="0" w:color="auto"/>
      </w:divBdr>
    </w:div>
    <w:div w:id="2037610984">
      <w:bodyDiv w:val="1"/>
      <w:marLeft w:val="0"/>
      <w:marRight w:val="0"/>
      <w:marTop w:val="0"/>
      <w:marBottom w:val="0"/>
      <w:divBdr>
        <w:top w:val="none" w:sz="0" w:space="0" w:color="auto"/>
        <w:left w:val="none" w:sz="0" w:space="0" w:color="auto"/>
        <w:bottom w:val="none" w:sz="0" w:space="0" w:color="auto"/>
        <w:right w:val="none" w:sz="0" w:space="0" w:color="auto"/>
      </w:divBdr>
    </w:div>
    <w:div w:id="2039310456">
      <w:bodyDiv w:val="1"/>
      <w:marLeft w:val="0"/>
      <w:marRight w:val="0"/>
      <w:marTop w:val="0"/>
      <w:marBottom w:val="0"/>
      <w:divBdr>
        <w:top w:val="none" w:sz="0" w:space="0" w:color="auto"/>
        <w:left w:val="none" w:sz="0" w:space="0" w:color="auto"/>
        <w:bottom w:val="none" w:sz="0" w:space="0" w:color="auto"/>
        <w:right w:val="none" w:sz="0" w:space="0" w:color="auto"/>
      </w:divBdr>
    </w:div>
    <w:div w:id="2039623389">
      <w:bodyDiv w:val="1"/>
      <w:marLeft w:val="0"/>
      <w:marRight w:val="0"/>
      <w:marTop w:val="0"/>
      <w:marBottom w:val="0"/>
      <w:divBdr>
        <w:top w:val="none" w:sz="0" w:space="0" w:color="auto"/>
        <w:left w:val="none" w:sz="0" w:space="0" w:color="auto"/>
        <w:bottom w:val="none" w:sz="0" w:space="0" w:color="auto"/>
        <w:right w:val="none" w:sz="0" w:space="0" w:color="auto"/>
      </w:divBdr>
    </w:div>
    <w:div w:id="2041398347">
      <w:bodyDiv w:val="1"/>
      <w:marLeft w:val="0"/>
      <w:marRight w:val="0"/>
      <w:marTop w:val="0"/>
      <w:marBottom w:val="0"/>
      <w:divBdr>
        <w:top w:val="none" w:sz="0" w:space="0" w:color="auto"/>
        <w:left w:val="none" w:sz="0" w:space="0" w:color="auto"/>
        <w:bottom w:val="none" w:sz="0" w:space="0" w:color="auto"/>
        <w:right w:val="none" w:sz="0" w:space="0" w:color="auto"/>
      </w:divBdr>
    </w:div>
    <w:div w:id="2041666225">
      <w:bodyDiv w:val="1"/>
      <w:marLeft w:val="0"/>
      <w:marRight w:val="0"/>
      <w:marTop w:val="0"/>
      <w:marBottom w:val="0"/>
      <w:divBdr>
        <w:top w:val="none" w:sz="0" w:space="0" w:color="auto"/>
        <w:left w:val="none" w:sz="0" w:space="0" w:color="auto"/>
        <w:bottom w:val="none" w:sz="0" w:space="0" w:color="auto"/>
        <w:right w:val="none" w:sz="0" w:space="0" w:color="auto"/>
      </w:divBdr>
    </w:div>
    <w:div w:id="2042512865">
      <w:bodyDiv w:val="1"/>
      <w:marLeft w:val="0"/>
      <w:marRight w:val="0"/>
      <w:marTop w:val="0"/>
      <w:marBottom w:val="0"/>
      <w:divBdr>
        <w:top w:val="none" w:sz="0" w:space="0" w:color="auto"/>
        <w:left w:val="none" w:sz="0" w:space="0" w:color="auto"/>
        <w:bottom w:val="none" w:sz="0" w:space="0" w:color="auto"/>
        <w:right w:val="none" w:sz="0" w:space="0" w:color="auto"/>
      </w:divBdr>
    </w:div>
    <w:div w:id="2042855399">
      <w:bodyDiv w:val="1"/>
      <w:marLeft w:val="0"/>
      <w:marRight w:val="0"/>
      <w:marTop w:val="0"/>
      <w:marBottom w:val="0"/>
      <w:divBdr>
        <w:top w:val="none" w:sz="0" w:space="0" w:color="auto"/>
        <w:left w:val="none" w:sz="0" w:space="0" w:color="auto"/>
        <w:bottom w:val="none" w:sz="0" w:space="0" w:color="auto"/>
        <w:right w:val="none" w:sz="0" w:space="0" w:color="auto"/>
      </w:divBdr>
    </w:div>
    <w:div w:id="2043630232">
      <w:bodyDiv w:val="1"/>
      <w:marLeft w:val="0"/>
      <w:marRight w:val="0"/>
      <w:marTop w:val="0"/>
      <w:marBottom w:val="0"/>
      <w:divBdr>
        <w:top w:val="none" w:sz="0" w:space="0" w:color="auto"/>
        <w:left w:val="none" w:sz="0" w:space="0" w:color="auto"/>
        <w:bottom w:val="none" w:sz="0" w:space="0" w:color="auto"/>
        <w:right w:val="none" w:sz="0" w:space="0" w:color="auto"/>
      </w:divBdr>
    </w:div>
    <w:div w:id="2045514476">
      <w:bodyDiv w:val="1"/>
      <w:marLeft w:val="0"/>
      <w:marRight w:val="0"/>
      <w:marTop w:val="0"/>
      <w:marBottom w:val="0"/>
      <w:divBdr>
        <w:top w:val="none" w:sz="0" w:space="0" w:color="auto"/>
        <w:left w:val="none" w:sz="0" w:space="0" w:color="auto"/>
        <w:bottom w:val="none" w:sz="0" w:space="0" w:color="auto"/>
        <w:right w:val="none" w:sz="0" w:space="0" w:color="auto"/>
      </w:divBdr>
    </w:div>
    <w:div w:id="2049332730">
      <w:bodyDiv w:val="1"/>
      <w:marLeft w:val="0"/>
      <w:marRight w:val="0"/>
      <w:marTop w:val="0"/>
      <w:marBottom w:val="0"/>
      <w:divBdr>
        <w:top w:val="none" w:sz="0" w:space="0" w:color="auto"/>
        <w:left w:val="none" w:sz="0" w:space="0" w:color="auto"/>
        <w:bottom w:val="none" w:sz="0" w:space="0" w:color="auto"/>
        <w:right w:val="none" w:sz="0" w:space="0" w:color="auto"/>
      </w:divBdr>
    </w:div>
    <w:div w:id="2050718034">
      <w:bodyDiv w:val="1"/>
      <w:marLeft w:val="0"/>
      <w:marRight w:val="0"/>
      <w:marTop w:val="0"/>
      <w:marBottom w:val="0"/>
      <w:divBdr>
        <w:top w:val="none" w:sz="0" w:space="0" w:color="auto"/>
        <w:left w:val="none" w:sz="0" w:space="0" w:color="auto"/>
        <w:bottom w:val="none" w:sz="0" w:space="0" w:color="auto"/>
        <w:right w:val="none" w:sz="0" w:space="0" w:color="auto"/>
      </w:divBdr>
    </w:div>
    <w:div w:id="2052684480">
      <w:bodyDiv w:val="1"/>
      <w:marLeft w:val="0"/>
      <w:marRight w:val="0"/>
      <w:marTop w:val="0"/>
      <w:marBottom w:val="0"/>
      <w:divBdr>
        <w:top w:val="none" w:sz="0" w:space="0" w:color="auto"/>
        <w:left w:val="none" w:sz="0" w:space="0" w:color="auto"/>
        <w:bottom w:val="none" w:sz="0" w:space="0" w:color="auto"/>
        <w:right w:val="none" w:sz="0" w:space="0" w:color="auto"/>
      </w:divBdr>
    </w:div>
    <w:div w:id="2052873523">
      <w:bodyDiv w:val="1"/>
      <w:marLeft w:val="0"/>
      <w:marRight w:val="0"/>
      <w:marTop w:val="0"/>
      <w:marBottom w:val="0"/>
      <w:divBdr>
        <w:top w:val="none" w:sz="0" w:space="0" w:color="auto"/>
        <w:left w:val="none" w:sz="0" w:space="0" w:color="auto"/>
        <w:bottom w:val="none" w:sz="0" w:space="0" w:color="auto"/>
        <w:right w:val="none" w:sz="0" w:space="0" w:color="auto"/>
      </w:divBdr>
    </w:div>
    <w:div w:id="2054964125">
      <w:bodyDiv w:val="1"/>
      <w:marLeft w:val="0"/>
      <w:marRight w:val="0"/>
      <w:marTop w:val="0"/>
      <w:marBottom w:val="0"/>
      <w:divBdr>
        <w:top w:val="none" w:sz="0" w:space="0" w:color="auto"/>
        <w:left w:val="none" w:sz="0" w:space="0" w:color="auto"/>
        <w:bottom w:val="none" w:sz="0" w:space="0" w:color="auto"/>
        <w:right w:val="none" w:sz="0" w:space="0" w:color="auto"/>
      </w:divBdr>
    </w:div>
    <w:div w:id="2057393247">
      <w:bodyDiv w:val="1"/>
      <w:marLeft w:val="0"/>
      <w:marRight w:val="0"/>
      <w:marTop w:val="0"/>
      <w:marBottom w:val="0"/>
      <w:divBdr>
        <w:top w:val="none" w:sz="0" w:space="0" w:color="auto"/>
        <w:left w:val="none" w:sz="0" w:space="0" w:color="auto"/>
        <w:bottom w:val="none" w:sz="0" w:space="0" w:color="auto"/>
        <w:right w:val="none" w:sz="0" w:space="0" w:color="auto"/>
      </w:divBdr>
    </w:div>
    <w:div w:id="2058432353">
      <w:bodyDiv w:val="1"/>
      <w:marLeft w:val="0"/>
      <w:marRight w:val="0"/>
      <w:marTop w:val="0"/>
      <w:marBottom w:val="0"/>
      <w:divBdr>
        <w:top w:val="none" w:sz="0" w:space="0" w:color="auto"/>
        <w:left w:val="none" w:sz="0" w:space="0" w:color="auto"/>
        <w:bottom w:val="none" w:sz="0" w:space="0" w:color="auto"/>
        <w:right w:val="none" w:sz="0" w:space="0" w:color="auto"/>
      </w:divBdr>
      <w:divsChild>
        <w:div w:id="1435247658">
          <w:marLeft w:val="0"/>
          <w:marRight w:val="0"/>
          <w:marTop w:val="0"/>
          <w:marBottom w:val="0"/>
          <w:divBdr>
            <w:top w:val="none" w:sz="0" w:space="0" w:color="auto"/>
            <w:left w:val="none" w:sz="0" w:space="0" w:color="auto"/>
            <w:bottom w:val="none" w:sz="0" w:space="0" w:color="auto"/>
            <w:right w:val="none" w:sz="0" w:space="0" w:color="auto"/>
          </w:divBdr>
          <w:divsChild>
            <w:div w:id="2135561610">
              <w:marLeft w:val="0"/>
              <w:marRight w:val="0"/>
              <w:marTop w:val="0"/>
              <w:marBottom w:val="0"/>
              <w:divBdr>
                <w:top w:val="none" w:sz="0" w:space="0" w:color="auto"/>
                <w:left w:val="none" w:sz="0" w:space="0" w:color="auto"/>
                <w:bottom w:val="none" w:sz="0" w:space="0" w:color="auto"/>
                <w:right w:val="none" w:sz="0" w:space="0" w:color="auto"/>
              </w:divBdr>
              <w:divsChild>
                <w:div w:id="189434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426564">
      <w:bodyDiv w:val="1"/>
      <w:marLeft w:val="0"/>
      <w:marRight w:val="0"/>
      <w:marTop w:val="0"/>
      <w:marBottom w:val="0"/>
      <w:divBdr>
        <w:top w:val="none" w:sz="0" w:space="0" w:color="auto"/>
        <w:left w:val="none" w:sz="0" w:space="0" w:color="auto"/>
        <w:bottom w:val="none" w:sz="0" w:space="0" w:color="auto"/>
        <w:right w:val="none" w:sz="0" w:space="0" w:color="auto"/>
      </w:divBdr>
    </w:div>
    <w:div w:id="2062559679">
      <w:bodyDiv w:val="1"/>
      <w:marLeft w:val="0"/>
      <w:marRight w:val="0"/>
      <w:marTop w:val="0"/>
      <w:marBottom w:val="0"/>
      <w:divBdr>
        <w:top w:val="none" w:sz="0" w:space="0" w:color="auto"/>
        <w:left w:val="none" w:sz="0" w:space="0" w:color="auto"/>
        <w:bottom w:val="none" w:sz="0" w:space="0" w:color="auto"/>
        <w:right w:val="none" w:sz="0" w:space="0" w:color="auto"/>
      </w:divBdr>
    </w:div>
    <w:div w:id="2063824441">
      <w:bodyDiv w:val="1"/>
      <w:marLeft w:val="0"/>
      <w:marRight w:val="0"/>
      <w:marTop w:val="0"/>
      <w:marBottom w:val="0"/>
      <w:divBdr>
        <w:top w:val="none" w:sz="0" w:space="0" w:color="auto"/>
        <w:left w:val="none" w:sz="0" w:space="0" w:color="auto"/>
        <w:bottom w:val="none" w:sz="0" w:space="0" w:color="auto"/>
        <w:right w:val="none" w:sz="0" w:space="0" w:color="auto"/>
      </w:divBdr>
    </w:div>
    <w:div w:id="2064673955">
      <w:bodyDiv w:val="1"/>
      <w:marLeft w:val="0"/>
      <w:marRight w:val="0"/>
      <w:marTop w:val="0"/>
      <w:marBottom w:val="0"/>
      <w:divBdr>
        <w:top w:val="none" w:sz="0" w:space="0" w:color="auto"/>
        <w:left w:val="none" w:sz="0" w:space="0" w:color="auto"/>
        <w:bottom w:val="none" w:sz="0" w:space="0" w:color="auto"/>
        <w:right w:val="none" w:sz="0" w:space="0" w:color="auto"/>
      </w:divBdr>
    </w:div>
    <w:div w:id="2066953884">
      <w:bodyDiv w:val="1"/>
      <w:marLeft w:val="0"/>
      <w:marRight w:val="0"/>
      <w:marTop w:val="0"/>
      <w:marBottom w:val="0"/>
      <w:divBdr>
        <w:top w:val="none" w:sz="0" w:space="0" w:color="auto"/>
        <w:left w:val="none" w:sz="0" w:space="0" w:color="auto"/>
        <w:bottom w:val="none" w:sz="0" w:space="0" w:color="auto"/>
        <w:right w:val="none" w:sz="0" w:space="0" w:color="auto"/>
      </w:divBdr>
    </w:div>
    <w:div w:id="2067021516">
      <w:bodyDiv w:val="1"/>
      <w:marLeft w:val="0"/>
      <w:marRight w:val="0"/>
      <w:marTop w:val="0"/>
      <w:marBottom w:val="0"/>
      <w:divBdr>
        <w:top w:val="none" w:sz="0" w:space="0" w:color="auto"/>
        <w:left w:val="none" w:sz="0" w:space="0" w:color="auto"/>
        <w:bottom w:val="none" w:sz="0" w:space="0" w:color="auto"/>
        <w:right w:val="none" w:sz="0" w:space="0" w:color="auto"/>
      </w:divBdr>
    </w:div>
    <w:div w:id="2070568441">
      <w:bodyDiv w:val="1"/>
      <w:marLeft w:val="0"/>
      <w:marRight w:val="0"/>
      <w:marTop w:val="0"/>
      <w:marBottom w:val="0"/>
      <w:divBdr>
        <w:top w:val="none" w:sz="0" w:space="0" w:color="auto"/>
        <w:left w:val="none" w:sz="0" w:space="0" w:color="auto"/>
        <w:bottom w:val="none" w:sz="0" w:space="0" w:color="auto"/>
        <w:right w:val="none" w:sz="0" w:space="0" w:color="auto"/>
      </w:divBdr>
    </w:div>
    <w:div w:id="2073849985">
      <w:bodyDiv w:val="1"/>
      <w:marLeft w:val="0"/>
      <w:marRight w:val="0"/>
      <w:marTop w:val="0"/>
      <w:marBottom w:val="0"/>
      <w:divBdr>
        <w:top w:val="none" w:sz="0" w:space="0" w:color="auto"/>
        <w:left w:val="none" w:sz="0" w:space="0" w:color="auto"/>
        <w:bottom w:val="none" w:sz="0" w:space="0" w:color="auto"/>
        <w:right w:val="none" w:sz="0" w:space="0" w:color="auto"/>
      </w:divBdr>
    </w:div>
    <w:div w:id="2074304181">
      <w:bodyDiv w:val="1"/>
      <w:marLeft w:val="0"/>
      <w:marRight w:val="0"/>
      <w:marTop w:val="0"/>
      <w:marBottom w:val="0"/>
      <w:divBdr>
        <w:top w:val="none" w:sz="0" w:space="0" w:color="auto"/>
        <w:left w:val="none" w:sz="0" w:space="0" w:color="auto"/>
        <w:bottom w:val="none" w:sz="0" w:space="0" w:color="auto"/>
        <w:right w:val="none" w:sz="0" w:space="0" w:color="auto"/>
      </w:divBdr>
    </w:div>
    <w:div w:id="2076857840">
      <w:bodyDiv w:val="1"/>
      <w:marLeft w:val="0"/>
      <w:marRight w:val="0"/>
      <w:marTop w:val="0"/>
      <w:marBottom w:val="0"/>
      <w:divBdr>
        <w:top w:val="none" w:sz="0" w:space="0" w:color="auto"/>
        <w:left w:val="none" w:sz="0" w:space="0" w:color="auto"/>
        <w:bottom w:val="none" w:sz="0" w:space="0" w:color="auto"/>
        <w:right w:val="none" w:sz="0" w:space="0" w:color="auto"/>
      </w:divBdr>
    </w:div>
    <w:div w:id="2078088768">
      <w:bodyDiv w:val="1"/>
      <w:marLeft w:val="0"/>
      <w:marRight w:val="0"/>
      <w:marTop w:val="0"/>
      <w:marBottom w:val="0"/>
      <w:divBdr>
        <w:top w:val="none" w:sz="0" w:space="0" w:color="auto"/>
        <w:left w:val="none" w:sz="0" w:space="0" w:color="auto"/>
        <w:bottom w:val="none" w:sz="0" w:space="0" w:color="auto"/>
        <w:right w:val="none" w:sz="0" w:space="0" w:color="auto"/>
      </w:divBdr>
    </w:div>
    <w:div w:id="2080470934">
      <w:bodyDiv w:val="1"/>
      <w:marLeft w:val="0"/>
      <w:marRight w:val="0"/>
      <w:marTop w:val="0"/>
      <w:marBottom w:val="0"/>
      <w:divBdr>
        <w:top w:val="none" w:sz="0" w:space="0" w:color="auto"/>
        <w:left w:val="none" w:sz="0" w:space="0" w:color="auto"/>
        <w:bottom w:val="none" w:sz="0" w:space="0" w:color="auto"/>
        <w:right w:val="none" w:sz="0" w:space="0" w:color="auto"/>
      </w:divBdr>
    </w:div>
    <w:div w:id="2085107608">
      <w:bodyDiv w:val="1"/>
      <w:marLeft w:val="0"/>
      <w:marRight w:val="0"/>
      <w:marTop w:val="0"/>
      <w:marBottom w:val="0"/>
      <w:divBdr>
        <w:top w:val="none" w:sz="0" w:space="0" w:color="auto"/>
        <w:left w:val="none" w:sz="0" w:space="0" w:color="auto"/>
        <w:bottom w:val="none" w:sz="0" w:space="0" w:color="auto"/>
        <w:right w:val="none" w:sz="0" w:space="0" w:color="auto"/>
      </w:divBdr>
    </w:div>
    <w:div w:id="2085687083">
      <w:bodyDiv w:val="1"/>
      <w:marLeft w:val="0"/>
      <w:marRight w:val="0"/>
      <w:marTop w:val="0"/>
      <w:marBottom w:val="0"/>
      <w:divBdr>
        <w:top w:val="none" w:sz="0" w:space="0" w:color="auto"/>
        <w:left w:val="none" w:sz="0" w:space="0" w:color="auto"/>
        <w:bottom w:val="none" w:sz="0" w:space="0" w:color="auto"/>
        <w:right w:val="none" w:sz="0" w:space="0" w:color="auto"/>
      </w:divBdr>
    </w:div>
    <w:div w:id="2085835420">
      <w:bodyDiv w:val="1"/>
      <w:marLeft w:val="0"/>
      <w:marRight w:val="0"/>
      <w:marTop w:val="0"/>
      <w:marBottom w:val="0"/>
      <w:divBdr>
        <w:top w:val="none" w:sz="0" w:space="0" w:color="auto"/>
        <w:left w:val="none" w:sz="0" w:space="0" w:color="auto"/>
        <w:bottom w:val="none" w:sz="0" w:space="0" w:color="auto"/>
        <w:right w:val="none" w:sz="0" w:space="0" w:color="auto"/>
      </w:divBdr>
    </w:div>
    <w:div w:id="2086877956">
      <w:bodyDiv w:val="1"/>
      <w:marLeft w:val="0"/>
      <w:marRight w:val="0"/>
      <w:marTop w:val="0"/>
      <w:marBottom w:val="0"/>
      <w:divBdr>
        <w:top w:val="none" w:sz="0" w:space="0" w:color="auto"/>
        <w:left w:val="none" w:sz="0" w:space="0" w:color="auto"/>
        <w:bottom w:val="none" w:sz="0" w:space="0" w:color="auto"/>
        <w:right w:val="none" w:sz="0" w:space="0" w:color="auto"/>
      </w:divBdr>
    </w:div>
    <w:div w:id="2087261413">
      <w:bodyDiv w:val="1"/>
      <w:marLeft w:val="0"/>
      <w:marRight w:val="0"/>
      <w:marTop w:val="0"/>
      <w:marBottom w:val="0"/>
      <w:divBdr>
        <w:top w:val="none" w:sz="0" w:space="0" w:color="auto"/>
        <w:left w:val="none" w:sz="0" w:space="0" w:color="auto"/>
        <w:bottom w:val="none" w:sz="0" w:space="0" w:color="auto"/>
        <w:right w:val="none" w:sz="0" w:space="0" w:color="auto"/>
      </w:divBdr>
    </w:div>
    <w:div w:id="2088378076">
      <w:bodyDiv w:val="1"/>
      <w:marLeft w:val="0"/>
      <w:marRight w:val="0"/>
      <w:marTop w:val="0"/>
      <w:marBottom w:val="0"/>
      <w:divBdr>
        <w:top w:val="none" w:sz="0" w:space="0" w:color="auto"/>
        <w:left w:val="none" w:sz="0" w:space="0" w:color="auto"/>
        <w:bottom w:val="none" w:sz="0" w:space="0" w:color="auto"/>
        <w:right w:val="none" w:sz="0" w:space="0" w:color="auto"/>
      </w:divBdr>
    </w:div>
    <w:div w:id="2090271675">
      <w:bodyDiv w:val="1"/>
      <w:marLeft w:val="0"/>
      <w:marRight w:val="0"/>
      <w:marTop w:val="0"/>
      <w:marBottom w:val="0"/>
      <w:divBdr>
        <w:top w:val="none" w:sz="0" w:space="0" w:color="auto"/>
        <w:left w:val="none" w:sz="0" w:space="0" w:color="auto"/>
        <w:bottom w:val="none" w:sz="0" w:space="0" w:color="auto"/>
        <w:right w:val="none" w:sz="0" w:space="0" w:color="auto"/>
      </w:divBdr>
    </w:div>
    <w:div w:id="2091652650">
      <w:bodyDiv w:val="1"/>
      <w:marLeft w:val="0"/>
      <w:marRight w:val="0"/>
      <w:marTop w:val="0"/>
      <w:marBottom w:val="0"/>
      <w:divBdr>
        <w:top w:val="none" w:sz="0" w:space="0" w:color="auto"/>
        <w:left w:val="none" w:sz="0" w:space="0" w:color="auto"/>
        <w:bottom w:val="none" w:sz="0" w:space="0" w:color="auto"/>
        <w:right w:val="none" w:sz="0" w:space="0" w:color="auto"/>
      </w:divBdr>
    </w:div>
    <w:div w:id="2092387094">
      <w:bodyDiv w:val="1"/>
      <w:marLeft w:val="0"/>
      <w:marRight w:val="0"/>
      <w:marTop w:val="0"/>
      <w:marBottom w:val="0"/>
      <w:divBdr>
        <w:top w:val="none" w:sz="0" w:space="0" w:color="auto"/>
        <w:left w:val="none" w:sz="0" w:space="0" w:color="auto"/>
        <w:bottom w:val="none" w:sz="0" w:space="0" w:color="auto"/>
        <w:right w:val="none" w:sz="0" w:space="0" w:color="auto"/>
      </w:divBdr>
    </w:div>
    <w:div w:id="2093432742">
      <w:bodyDiv w:val="1"/>
      <w:marLeft w:val="0"/>
      <w:marRight w:val="0"/>
      <w:marTop w:val="0"/>
      <w:marBottom w:val="0"/>
      <w:divBdr>
        <w:top w:val="none" w:sz="0" w:space="0" w:color="auto"/>
        <w:left w:val="none" w:sz="0" w:space="0" w:color="auto"/>
        <w:bottom w:val="none" w:sz="0" w:space="0" w:color="auto"/>
        <w:right w:val="none" w:sz="0" w:space="0" w:color="auto"/>
      </w:divBdr>
    </w:div>
    <w:div w:id="2097511543">
      <w:bodyDiv w:val="1"/>
      <w:marLeft w:val="0"/>
      <w:marRight w:val="0"/>
      <w:marTop w:val="0"/>
      <w:marBottom w:val="0"/>
      <w:divBdr>
        <w:top w:val="none" w:sz="0" w:space="0" w:color="auto"/>
        <w:left w:val="none" w:sz="0" w:space="0" w:color="auto"/>
        <w:bottom w:val="none" w:sz="0" w:space="0" w:color="auto"/>
        <w:right w:val="none" w:sz="0" w:space="0" w:color="auto"/>
      </w:divBdr>
    </w:div>
    <w:div w:id="2108571179">
      <w:bodyDiv w:val="1"/>
      <w:marLeft w:val="0"/>
      <w:marRight w:val="0"/>
      <w:marTop w:val="0"/>
      <w:marBottom w:val="0"/>
      <w:divBdr>
        <w:top w:val="none" w:sz="0" w:space="0" w:color="auto"/>
        <w:left w:val="none" w:sz="0" w:space="0" w:color="auto"/>
        <w:bottom w:val="none" w:sz="0" w:space="0" w:color="auto"/>
        <w:right w:val="none" w:sz="0" w:space="0" w:color="auto"/>
      </w:divBdr>
    </w:div>
    <w:div w:id="2112776738">
      <w:bodyDiv w:val="1"/>
      <w:marLeft w:val="0"/>
      <w:marRight w:val="0"/>
      <w:marTop w:val="0"/>
      <w:marBottom w:val="0"/>
      <w:divBdr>
        <w:top w:val="none" w:sz="0" w:space="0" w:color="auto"/>
        <w:left w:val="none" w:sz="0" w:space="0" w:color="auto"/>
        <w:bottom w:val="none" w:sz="0" w:space="0" w:color="auto"/>
        <w:right w:val="none" w:sz="0" w:space="0" w:color="auto"/>
      </w:divBdr>
    </w:div>
    <w:div w:id="2113864352">
      <w:bodyDiv w:val="1"/>
      <w:marLeft w:val="0"/>
      <w:marRight w:val="0"/>
      <w:marTop w:val="0"/>
      <w:marBottom w:val="0"/>
      <w:divBdr>
        <w:top w:val="none" w:sz="0" w:space="0" w:color="auto"/>
        <w:left w:val="none" w:sz="0" w:space="0" w:color="auto"/>
        <w:bottom w:val="none" w:sz="0" w:space="0" w:color="auto"/>
        <w:right w:val="none" w:sz="0" w:space="0" w:color="auto"/>
      </w:divBdr>
    </w:div>
    <w:div w:id="2115665230">
      <w:bodyDiv w:val="1"/>
      <w:marLeft w:val="0"/>
      <w:marRight w:val="0"/>
      <w:marTop w:val="0"/>
      <w:marBottom w:val="0"/>
      <w:divBdr>
        <w:top w:val="none" w:sz="0" w:space="0" w:color="auto"/>
        <w:left w:val="none" w:sz="0" w:space="0" w:color="auto"/>
        <w:bottom w:val="none" w:sz="0" w:space="0" w:color="auto"/>
        <w:right w:val="none" w:sz="0" w:space="0" w:color="auto"/>
      </w:divBdr>
    </w:div>
    <w:div w:id="2117481964">
      <w:bodyDiv w:val="1"/>
      <w:marLeft w:val="0"/>
      <w:marRight w:val="0"/>
      <w:marTop w:val="0"/>
      <w:marBottom w:val="0"/>
      <w:divBdr>
        <w:top w:val="none" w:sz="0" w:space="0" w:color="auto"/>
        <w:left w:val="none" w:sz="0" w:space="0" w:color="auto"/>
        <w:bottom w:val="none" w:sz="0" w:space="0" w:color="auto"/>
        <w:right w:val="none" w:sz="0" w:space="0" w:color="auto"/>
      </w:divBdr>
    </w:div>
    <w:div w:id="2118332066">
      <w:bodyDiv w:val="1"/>
      <w:marLeft w:val="0"/>
      <w:marRight w:val="0"/>
      <w:marTop w:val="0"/>
      <w:marBottom w:val="0"/>
      <w:divBdr>
        <w:top w:val="none" w:sz="0" w:space="0" w:color="auto"/>
        <w:left w:val="none" w:sz="0" w:space="0" w:color="auto"/>
        <w:bottom w:val="none" w:sz="0" w:space="0" w:color="auto"/>
        <w:right w:val="none" w:sz="0" w:space="0" w:color="auto"/>
      </w:divBdr>
    </w:div>
    <w:div w:id="2119058072">
      <w:bodyDiv w:val="1"/>
      <w:marLeft w:val="0"/>
      <w:marRight w:val="0"/>
      <w:marTop w:val="0"/>
      <w:marBottom w:val="0"/>
      <w:divBdr>
        <w:top w:val="none" w:sz="0" w:space="0" w:color="auto"/>
        <w:left w:val="none" w:sz="0" w:space="0" w:color="auto"/>
        <w:bottom w:val="none" w:sz="0" w:space="0" w:color="auto"/>
        <w:right w:val="none" w:sz="0" w:space="0" w:color="auto"/>
      </w:divBdr>
    </w:div>
    <w:div w:id="2119058394">
      <w:bodyDiv w:val="1"/>
      <w:marLeft w:val="0"/>
      <w:marRight w:val="0"/>
      <w:marTop w:val="0"/>
      <w:marBottom w:val="0"/>
      <w:divBdr>
        <w:top w:val="none" w:sz="0" w:space="0" w:color="auto"/>
        <w:left w:val="none" w:sz="0" w:space="0" w:color="auto"/>
        <w:bottom w:val="none" w:sz="0" w:space="0" w:color="auto"/>
        <w:right w:val="none" w:sz="0" w:space="0" w:color="auto"/>
      </w:divBdr>
    </w:div>
    <w:div w:id="2120248351">
      <w:bodyDiv w:val="1"/>
      <w:marLeft w:val="0"/>
      <w:marRight w:val="0"/>
      <w:marTop w:val="0"/>
      <w:marBottom w:val="0"/>
      <w:divBdr>
        <w:top w:val="none" w:sz="0" w:space="0" w:color="auto"/>
        <w:left w:val="none" w:sz="0" w:space="0" w:color="auto"/>
        <w:bottom w:val="none" w:sz="0" w:space="0" w:color="auto"/>
        <w:right w:val="none" w:sz="0" w:space="0" w:color="auto"/>
      </w:divBdr>
    </w:div>
    <w:div w:id="2121606014">
      <w:bodyDiv w:val="1"/>
      <w:marLeft w:val="0"/>
      <w:marRight w:val="0"/>
      <w:marTop w:val="0"/>
      <w:marBottom w:val="0"/>
      <w:divBdr>
        <w:top w:val="none" w:sz="0" w:space="0" w:color="auto"/>
        <w:left w:val="none" w:sz="0" w:space="0" w:color="auto"/>
        <w:bottom w:val="none" w:sz="0" w:space="0" w:color="auto"/>
        <w:right w:val="none" w:sz="0" w:space="0" w:color="auto"/>
      </w:divBdr>
    </w:div>
    <w:div w:id="2121797173">
      <w:bodyDiv w:val="1"/>
      <w:marLeft w:val="0"/>
      <w:marRight w:val="0"/>
      <w:marTop w:val="0"/>
      <w:marBottom w:val="0"/>
      <w:divBdr>
        <w:top w:val="none" w:sz="0" w:space="0" w:color="auto"/>
        <w:left w:val="none" w:sz="0" w:space="0" w:color="auto"/>
        <w:bottom w:val="none" w:sz="0" w:space="0" w:color="auto"/>
        <w:right w:val="none" w:sz="0" w:space="0" w:color="auto"/>
      </w:divBdr>
    </w:div>
    <w:div w:id="2123378229">
      <w:bodyDiv w:val="1"/>
      <w:marLeft w:val="0"/>
      <w:marRight w:val="0"/>
      <w:marTop w:val="0"/>
      <w:marBottom w:val="0"/>
      <w:divBdr>
        <w:top w:val="none" w:sz="0" w:space="0" w:color="auto"/>
        <w:left w:val="none" w:sz="0" w:space="0" w:color="auto"/>
        <w:bottom w:val="none" w:sz="0" w:space="0" w:color="auto"/>
        <w:right w:val="none" w:sz="0" w:space="0" w:color="auto"/>
      </w:divBdr>
    </w:div>
    <w:div w:id="2124298512">
      <w:bodyDiv w:val="1"/>
      <w:marLeft w:val="0"/>
      <w:marRight w:val="0"/>
      <w:marTop w:val="0"/>
      <w:marBottom w:val="0"/>
      <w:divBdr>
        <w:top w:val="none" w:sz="0" w:space="0" w:color="auto"/>
        <w:left w:val="none" w:sz="0" w:space="0" w:color="auto"/>
        <w:bottom w:val="none" w:sz="0" w:space="0" w:color="auto"/>
        <w:right w:val="none" w:sz="0" w:space="0" w:color="auto"/>
      </w:divBdr>
    </w:div>
    <w:div w:id="2127772404">
      <w:bodyDiv w:val="1"/>
      <w:marLeft w:val="0"/>
      <w:marRight w:val="0"/>
      <w:marTop w:val="0"/>
      <w:marBottom w:val="0"/>
      <w:divBdr>
        <w:top w:val="none" w:sz="0" w:space="0" w:color="auto"/>
        <w:left w:val="none" w:sz="0" w:space="0" w:color="auto"/>
        <w:bottom w:val="none" w:sz="0" w:space="0" w:color="auto"/>
        <w:right w:val="none" w:sz="0" w:space="0" w:color="auto"/>
      </w:divBdr>
    </w:div>
    <w:div w:id="2128500126">
      <w:bodyDiv w:val="1"/>
      <w:marLeft w:val="0"/>
      <w:marRight w:val="0"/>
      <w:marTop w:val="0"/>
      <w:marBottom w:val="0"/>
      <w:divBdr>
        <w:top w:val="none" w:sz="0" w:space="0" w:color="auto"/>
        <w:left w:val="none" w:sz="0" w:space="0" w:color="auto"/>
        <w:bottom w:val="none" w:sz="0" w:space="0" w:color="auto"/>
        <w:right w:val="none" w:sz="0" w:space="0" w:color="auto"/>
      </w:divBdr>
    </w:div>
    <w:div w:id="2132169350">
      <w:bodyDiv w:val="1"/>
      <w:marLeft w:val="0"/>
      <w:marRight w:val="0"/>
      <w:marTop w:val="0"/>
      <w:marBottom w:val="0"/>
      <w:divBdr>
        <w:top w:val="none" w:sz="0" w:space="0" w:color="auto"/>
        <w:left w:val="none" w:sz="0" w:space="0" w:color="auto"/>
        <w:bottom w:val="none" w:sz="0" w:space="0" w:color="auto"/>
        <w:right w:val="none" w:sz="0" w:space="0" w:color="auto"/>
      </w:divBdr>
    </w:div>
    <w:div w:id="2133354412">
      <w:bodyDiv w:val="1"/>
      <w:marLeft w:val="0"/>
      <w:marRight w:val="0"/>
      <w:marTop w:val="0"/>
      <w:marBottom w:val="0"/>
      <w:divBdr>
        <w:top w:val="none" w:sz="0" w:space="0" w:color="auto"/>
        <w:left w:val="none" w:sz="0" w:space="0" w:color="auto"/>
        <w:bottom w:val="none" w:sz="0" w:space="0" w:color="auto"/>
        <w:right w:val="none" w:sz="0" w:space="0" w:color="auto"/>
      </w:divBdr>
    </w:div>
    <w:div w:id="2137485339">
      <w:bodyDiv w:val="1"/>
      <w:marLeft w:val="0"/>
      <w:marRight w:val="0"/>
      <w:marTop w:val="0"/>
      <w:marBottom w:val="0"/>
      <w:divBdr>
        <w:top w:val="none" w:sz="0" w:space="0" w:color="auto"/>
        <w:left w:val="none" w:sz="0" w:space="0" w:color="auto"/>
        <w:bottom w:val="none" w:sz="0" w:space="0" w:color="auto"/>
        <w:right w:val="none" w:sz="0" w:space="0" w:color="auto"/>
      </w:divBdr>
    </w:div>
    <w:div w:id="2137792234">
      <w:bodyDiv w:val="1"/>
      <w:marLeft w:val="0"/>
      <w:marRight w:val="0"/>
      <w:marTop w:val="0"/>
      <w:marBottom w:val="0"/>
      <w:divBdr>
        <w:top w:val="none" w:sz="0" w:space="0" w:color="auto"/>
        <w:left w:val="none" w:sz="0" w:space="0" w:color="auto"/>
        <w:bottom w:val="none" w:sz="0" w:space="0" w:color="auto"/>
        <w:right w:val="none" w:sz="0" w:space="0" w:color="auto"/>
      </w:divBdr>
    </w:div>
    <w:div w:id="2138405303">
      <w:bodyDiv w:val="1"/>
      <w:marLeft w:val="0"/>
      <w:marRight w:val="0"/>
      <w:marTop w:val="0"/>
      <w:marBottom w:val="0"/>
      <w:divBdr>
        <w:top w:val="none" w:sz="0" w:space="0" w:color="auto"/>
        <w:left w:val="none" w:sz="0" w:space="0" w:color="auto"/>
        <w:bottom w:val="none" w:sz="0" w:space="0" w:color="auto"/>
        <w:right w:val="none" w:sz="0" w:space="0" w:color="auto"/>
      </w:divBdr>
    </w:div>
    <w:div w:id="2138837701">
      <w:bodyDiv w:val="1"/>
      <w:marLeft w:val="0"/>
      <w:marRight w:val="0"/>
      <w:marTop w:val="0"/>
      <w:marBottom w:val="0"/>
      <w:divBdr>
        <w:top w:val="none" w:sz="0" w:space="0" w:color="auto"/>
        <w:left w:val="none" w:sz="0" w:space="0" w:color="auto"/>
        <w:bottom w:val="none" w:sz="0" w:space="0" w:color="auto"/>
        <w:right w:val="none" w:sz="0" w:space="0" w:color="auto"/>
      </w:divBdr>
    </w:div>
    <w:div w:id="2139377915">
      <w:bodyDiv w:val="1"/>
      <w:marLeft w:val="0"/>
      <w:marRight w:val="0"/>
      <w:marTop w:val="0"/>
      <w:marBottom w:val="0"/>
      <w:divBdr>
        <w:top w:val="none" w:sz="0" w:space="0" w:color="auto"/>
        <w:left w:val="none" w:sz="0" w:space="0" w:color="auto"/>
        <w:bottom w:val="none" w:sz="0" w:space="0" w:color="auto"/>
        <w:right w:val="none" w:sz="0" w:space="0" w:color="auto"/>
      </w:divBdr>
    </w:div>
    <w:div w:id="2143496709">
      <w:bodyDiv w:val="1"/>
      <w:marLeft w:val="0"/>
      <w:marRight w:val="0"/>
      <w:marTop w:val="0"/>
      <w:marBottom w:val="0"/>
      <w:divBdr>
        <w:top w:val="none" w:sz="0" w:space="0" w:color="auto"/>
        <w:left w:val="none" w:sz="0" w:space="0" w:color="auto"/>
        <w:bottom w:val="none" w:sz="0" w:space="0" w:color="auto"/>
        <w:right w:val="none" w:sz="0" w:space="0" w:color="auto"/>
      </w:divBdr>
    </w:div>
    <w:div w:id="2144156499">
      <w:bodyDiv w:val="1"/>
      <w:marLeft w:val="0"/>
      <w:marRight w:val="0"/>
      <w:marTop w:val="0"/>
      <w:marBottom w:val="0"/>
      <w:divBdr>
        <w:top w:val="none" w:sz="0" w:space="0" w:color="auto"/>
        <w:left w:val="none" w:sz="0" w:space="0" w:color="auto"/>
        <w:bottom w:val="none" w:sz="0" w:space="0" w:color="auto"/>
        <w:right w:val="none" w:sz="0" w:space="0" w:color="auto"/>
      </w:divBdr>
    </w:div>
    <w:div w:id="2144347630">
      <w:bodyDiv w:val="1"/>
      <w:marLeft w:val="0"/>
      <w:marRight w:val="0"/>
      <w:marTop w:val="0"/>
      <w:marBottom w:val="0"/>
      <w:divBdr>
        <w:top w:val="none" w:sz="0" w:space="0" w:color="auto"/>
        <w:left w:val="none" w:sz="0" w:space="0" w:color="auto"/>
        <w:bottom w:val="none" w:sz="0" w:space="0" w:color="auto"/>
        <w:right w:val="none" w:sz="0" w:space="0" w:color="auto"/>
      </w:divBdr>
    </w:div>
    <w:div w:id="2145613539">
      <w:bodyDiv w:val="1"/>
      <w:marLeft w:val="0"/>
      <w:marRight w:val="0"/>
      <w:marTop w:val="0"/>
      <w:marBottom w:val="0"/>
      <w:divBdr>
        <w:top w:val="none" w:sz="0" w:space="0" w:color="auto"/>
        <w:left w:val="none" w:sz="0" w:space="0" w:color="auto"/>
        <w:bottom w:val="none" w:sz="0" w:space="0" w:color="auto"/>
        <w:right w:val="none" w:sz="0" w:space="0" w:color="auto"/>
      </w:divBdr>
    </w:div>
    <w:div w:id="2146458741">
      <w:bodyDiv w:val="1"/>
      <w:marLeft w:val="0"/>
      <w:marRight w:val="0"/>
      <w:marTop w:val="0"/>
      <w:marBottom w:val="0"/>
      <w:divBdr>
        <w:top w:val="none" w:sz="0" w:space="0" w:color="auto"/>
        <w:left w:val="none" w:sz="0" w:space="0" w:color="auto"/>
        <w:bottom w:val="none" w:sz="0" w:space="0" w:color="auto"/>
        <w:right w:val="none" w:sz="0" w:space="0" w:color="auto"/>
      </w:divBdr>
      <w:divsChild>
        <w:div w:id="21384458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rls.rosminzdrav.ru/Grls_View_v2.aspx?routingGuid=5f41ee7b-4f3a-4b8f-aa39-d2aeb2a5385e" TargetMode="External"/><Relationship Id="rId18" Type="http://schemas.openxmlformats.org/officeDocument/2006/relationships/image" Target="media/image4.png"/><Relationship Id="rId26" Type="http://schemas.openxmlformats.org/officeDocument/2006/relationships/image" Target="media/image7.png"/><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hyperlink" Target="https://grls.rosminzdrav.ru/Grls_View_v2.aspx?routingGuid=858350c5-1c66-4354-8b7e-3e4e27193311" TargetMode="Externa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drugs.com/history/epclusa.html" TargetMode="External"/><Relationship Id="rId20" Type="http://schemas.microsoft.com/office/2011/relationships/commentsExtended" Target="commentsExtended.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assinform.ru/atc-classifikatcija/j05.html" TargetMode="External"/><Relationship Id="rId24" Type="http://schemas.openxmlformats.org/officeDocument/2006/relationships/footer" Target="footer2.xm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grls.rosminzdrav.ru/Grls_View_v2.aspx?routingGuid=68769d34-99f9-4ab5-8c29-0e351035dc81" TargetMode="External"/><Relationship Id="rId23" Type="http://schemas.openxmlformats.org/officeDocument/2006/relationships/image" Target="media/image5.png"/><Relationship Id="rId28" Type="http://schemas.openxmlformats.org/officeDocument/2006/relationships/image" Target="media/image9.png"/><Relationship Id="rId10" Type="http://schemas.openxmlformats.org/officeDocument/2006/relationships/header" Target="header2.xml"/><Relationship Id="rId19" Type="http://schemas.openxmlformats.org/officeDocument/2006/relationships/comments" Target="comments.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rls.rosminzdrav.ru/Grls_View_v2.aspx?routingGuid=70bc319a-a612-4ffe-b926-13553c726cbb" TargetMode="External"/><Relationship Id="rId22" Type="http://schemas.microsoft.com/office/2018/08/relationships/commentsExtensible" Target="commentsExtensible.xml"/><Relationship Id="rId27" Type="http://schemas.openxmlformats.org/officeDocument/2006/relationships/image" Target="media/image8.png"/><Relationship Id="rId30" Type="http://schemas.openxmlformats.org/officeDocument/2006/relationships/hyperlink" Target="https://www.drugs.com/history/epclusa.html" TargetMode="Externa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Jin13</b:Tag>
    <b:SourceType>JournalArticle</b:SourceType>
    <b:Guid>{80E312A2-6724-4F27-A510-8CBC896461DC}</b:Guid>
    <b:Title>The ambiguous base-pairing and high substrate efficiency of T-705 (Favipiravir) Ribofuranosyl 5’-triphosphate towards influenza A virus polymerase </b:Title>
    <b:Year>2013</b:Year>
    <b:Author>
      <b:Author>
        <b:NameList>
          <b:Person>
            <b:Last>Jin</b:Last>
            <b:First>Z.,</b:First>
            <b:Middle>Smith, L.K., Rajwanshi, V.K., Kim, B., Deval, J.</b:Middle>
          </b:Person>
        </b:NameList>
      </b:Author>
    </b:Author>
    <b:JournalName> PLoS One 8 e68347</b:JournalName>
    <b:Pages>https://doi.org/10.1371/journal.pone.0068347</b:Pages>
    <b:RefOrder>16</b:RefOrder>
  </b:Source>
  <b:Source>
    <b:Tag>Fur05</b:Tag>
    <b:SourceType>JournalArticle</b:SourceType>
    <b:Guid>{2DE74C4A-2098-474F-A9AB-8A2BD915A7BA}</b:Guid>
    <b:Author>
      <b:Author>
        <b:NameList>
          <b:Person>
            <b:Last>Furuta</b:Last>
            <b:First>Y.,</b:First>
            <b:Middle>Takahashi, K., Kuno-Maekawa, M., Sangawa, H., Uehara, S., Kozaki, K., Nomura, N.,Furuta, Y., Takahashi, K., Kuno-Maekawa, M., Sangawa, H., Uehara, S., Kozaki, K., Nomura, N., Egawa, H., Shiraki, K.,</b:Middle>
          </b:Person>
        </b:NameList>
      </b:Author>
    </b:Author>
    <b:Title>Mechanism of action of T-705 against influenza virus</b:Title>
    <b:JournalName>Antimicrob. Agents Chemother. 49, </b:JournalName>
    <b:Year> 2005. </b:Year>
    <b:Pages>981–6. https://doi.org/10.1128/AAC.49.3.981-986.2005</b:Pages>
    <b:RefOrder>17</b:RefOrder>
  </b:Source>
  <b:Source>
    <b:Tag>San13</b:Tag>
    <b:SourceType>JournalArticle</b:SourceType>
    <b:Guid>{5F3AFF4F-EDD8-47BA-9502-E9329D705C57}</b:Guid>
    <b:Author>
      <b:Author>
        <b:NameList>
          <b:Person>
            <b:Last>Sangawa H</b:Last>
            <b:First>Komeno</b:First>
            <b:Middle>T, Nishikawa H, Yoshida A, Takahashi K, Nomura N, Furuta Y.</b:Middle>
          </b:Person>
        </b:NameList>
      </b:Author>
    </b:Author>
    <b:Title> Mechanism of action of T-705 ribosyl triphosphate against influenza virus RNA polymerase. </b:Title>
    <b:JournalName>Antimicrob Agents Chemother 57:</b:JournalName>
    <b:Year>2013.</b:Year>
    <b:Pages>5202–5208. https://doi.org/10.1128/AAC.00649-13)</b:Pages>
    <b:RefOrder>18</b:RefOrder>
  </b:Source>
  <b:Source>
    <b:Tag>Ari14</b:Tag>
    <b:SourceType>JournalArticle</b:SourceType>
    <b:Guid>{805552E6-F500-47E1-804D-91B37E7BD02A}</b:Guid>
    <b:Author>
      <b:Author>
        <b:NameList>
          <b:Person>
            <b:Last>Arias A</b:Last>
            <b:First>Thorne</b:First>
            <b:Middle>L, Goodfellow I.</b:Middle>
          </b:Person>
        </b:NameList>
      </b:Author>
    </b:Author>
    <b:Title>Favipiravir elicits antiviral mutagenesis during virus replication in vivo</b:Title>
    <b:JournalName>eLife </b:JournalName>
    <b:Year>2014</b:Year>
    <b:Pages>3:e03679. https://doi.org/10.7554/eLife.03679</b:Pages>
    <b:RefOrder>19</b:RefOrder>
  </b:Source>
  <b:Source>
    <b:Tag>Bar13</b:Tag>
    <b:SourceType>JournalArticle</b:SourceType>
    <b:Guid>{8DFCC2D9-14C1-4B14-BEBE-1F9F44E8D1AA}</b:Guid>
    <b:Author>
      <b:Author>
        <b:NameList>
          <b:Person>
            <b:Last>Baranovich T</b:Last>
            <b:First>Wong</b:First>
            <b:Middle>S-S, Armstrong J, Marjuki H, Webby RJ, Webster RG, Govorkova EA.</b:Middle>
          </b:Person>
        </b:NameList>
      </b:Author>
    </b:Author>
    <b:Title> T-705 (favipiravir) induces lethal mutagenesis in influenza A H1N1 viruses in vitro.</b:Title>
    <b:JournalName> J Virol 87:</b:JournalName>
    <b:Year>2013.</b:Year>
    <b:Pages>3741–3751. https://doi.org/10.1128/JVI.02346-12</b:Pages>
    <b:RefOrder>20</b:RefOrder>
  </b:Source>
  <b:Source>
    <b:Tag>3Wa20</b:Tag>
    <b:SourceType>JournalArticle</b:SourceType>
    <b:Guid>{77E4486B-9A72-4AE5-930A-4AF37A3BD515}</b:Guid>
    <b:Author>
      <b:Author>
        <b:NameList>
          <b:Person>
            <b:Last>Wang</b:Last>
            <b:First>M.</b:First>
            <b:Middle>et al.</b:Middle>
          </b:Person>
        </b:NameList>
      </b:Author>
    </b:Author>
    <b:Title>Remdesivir  and  chloroquine  effectively  inhibit  the  recently  emerged  novel  coronavirus (2019-nCoV) in vitro</b:Title>
    <b:JournalName>Cell Res. 3</b:JournalName>
    <b:Year>2020</b:Year>
    <b:Pages>269-271</b:Pages>
    <b:RefOrder>13</b:RefOrder>
  </b:Source>
  <b:Source>
    <b:Tag>Cho20</b:Tag>
    <b:SourceType>JournalArticle</b:SourceType>
    <b:Guid>{BC92BE65-9027-4825-9167-C0B4909F38A7}</b:Guid>
    <b:Author>
      <b:Author>
        <b:NameList>
          <b:Person>
            <b:Last>Choy</b:Last>
            <b:First>K.T.</b:First>
            <b:Middle>et al.</b:Middle>
          </b:Person>
        </b:NameList>
      </b:Author>
    </b:Author>
    <b:Title>Remdesivir, lopinavir, emetine, and homoharringtonine inhibit SARS-CoV-2 replication in vitro</b:Title>
    <b:JournalName> Antiviral. Res . 3</b:JournalName>
    <b:Year>2020</b:Year>
    <b:Pages>178:104786</b:Pages>
    <b:RefOrder>15</b:RefOrder>
  </b:Source>
  <b:Source>
    <b:Tag>htt</b:Tag>
    <b:SourceType>JournalArticle</b:SourceType>
    <b:Guid>{B46C63C8-B5E4-4D5B-9E18-1765B9BAB921}</b:Guid>
    <b:Author>
      <b:Author>
        <b:NameList>
          <b:Person>
            <b:Last>росинфостат</b:Last>
          </b:Person>
        </b:NameList>
      </b:Author>
    </b:Author>
    <b:Pages>https://rosinfostat.ru/smertnost-ot-grippa/#i-8</b:Pages>
    <b:RefOrder>7</b:RefOrder>
  </b:Source>
  <b:Source>
    <b:Tag>FZh20</b:Tag>
    <b:SourceType>JournalArticle</b:SourceType>
    <b:Guid>{B8C8E221-940D-4C12-847E-F5C69E63F586}</b:Guid>
    <b:Author>
      <b:Author>
        <b:NameList>
          <b:Person>
            <b:Last>F. Zhou</b:Last>
            <b:First>T.</b:First>
            <b:Middle>Yu, R. Du, G. Fan, Y. Liu, Z. Liu, et al.</b:Middle>
          </b:Person>
        </b:NameList>
      </b:Author>
    </b:Author>
    <b:Title>Clinical course and risk factors for mortality of adult inpatients with COVID-19 in Wuhan, China: a retrospective cohort study</b:Title>
    <b:JournalName>Lancet </b:JournalName>
    <b:Year>2020</b:Year>
    <b:Pages>10.1016/S0140-6736(20)30566-3 </b:Pages>
    <b:RefOrder>4</b:RefOrder>
  </b:Source>
  <b:Source>
    <b:Tag>ZJC20</b:Tag>
    <b:SourceType>JournalArticle</b:SourceType>
    <b:Guid>{45576DA7-A022-4A02-B615-E5980EDC6C3D}</b:Guid>
    <b:Author>
      <b:Author>
        <b:NameList>
          <b:Person>
            <b:Last>Z.J. Cheng</b:Last>
            <b:First>J.</b:First>
            <b:Middle>Shan</b:Middle>
          </b:Person>
        </b:NameList>
      </b:Author>
    </b:Author>
    <b:Title>2019 Novel coronavirus: where we are and what we know</b:Title>
    <b:JournalName>infection </b:JournalName>
    <b:Year>2020</b:Year>
    <b:RefOrder>5</b:RefOrder>
  </b:Source>
  <b:Source>
    <b:Tag>JLi20</b:Tag>
    <b:SourceType>JournalArticle</b:SourceType>
    <b:Guid>{21B3B2AC-E4BB-458C-AB42-F3EE3EAE531D}</b:Guid>
    <b:Author>
      <b:Author>
        <b:NameList>
          <b:Person>
            <b:Last>J. Liu</b:Last>
            <b:First>Y.</b:First>
            <b:Middle>Liu, P. Xiang, L. Pu, H. Xiong, C. Li, et al.</b:Middle>
          </b:Person>
        </b:NameList>
      </b:Author>
    </b:Author>
    <b:Title>Neutrophil-to-lymphocyte ratio predicts severe illness patients with 2019 novel coronavirus in the early stage</b:Title>
    <b:Year>2020</b:Year>
    <b:Pages>10.1101/2020.02.10.20021584</b:Pages>
    <b:RefOrder>6</b:RefOrder>
  </b:Source>
  <b:Source>
    <b:Tag>Мин20</b:Tag>
    <b:SourceType>JournalArticle</b:SourceType>
    <b:Guid>{0E85B023-186F-4DC2-9381-4193AC1E84F8}</b:Guid>
    <b:Author>
      <b:Author>
        <b:NameList>
          <b:Person>
            <b:Last>РФ</b:Last>
            <b:First>Минздрав</b:First>
          </b:Person>
        </b:NameList>
      </b:Author>
    </b:Author>
    <b:Title>Методические рекомендации </b:Title>
    <b:JournalName>Временные методические рекомендации по лечению новой коронавирусной инфекции COVID 19 #6</b:JournalName>
    <b:Year>2020 </b:Year>
    <b:RefOrder>8</b:RefOrder>
  </b:Source>
  <b:Source>
    <b:Tag>Gao20</b:Tag>
    <b:SourceType>JournalArticle</b:SourceType>
    <b:Guid>{F0B8C52D-3040-476B-B960-875DB44FF10E}</b:Guid>
    <b:Author>
      <b:Author>
        <b:NameList>
          <b:Person>
            <b:Last>Gao</b:Last>
            <b:First>J.,</b:First>
            <b:Middle>Tian, Z., &amp; Yang, X.</b:Middle>
          </b:Person>
        </b:NameList>
      </b:Author>
    </b:Author>
    <b:Title> Breakthrough: Chloroquine phosphate has shown apparent efficacy in treatment of COVID-19 associated pneumonia in clinical studies. </b:Title>
    <b:JournalName>BioScience Trends .</b:JournalName>
    <b:Year>2020</b:Year>
    <b:RefOrder>9</b:RefOrder>
  </b:Source>
  <b:Source>
    <b:Tag>Har14</b:Tag>
    <b:SourceType>JournalArticle</b:SourceType>
    <b:Guid>{9070C9B7-7976-42F7-BBF2-B018001C68E4}</b:Guid>
    <b:Author>
      <b:Author>
        <b:NameList>
          <b:Person>
            <b:Last>Hart B.J.</b:Last>
            <b:First>et</b:First>
            <b:Middle>al</b:Middle>
          </b:Person>
        </b:NameList>
      </b:Author>
    </b:Author>
    <b:Title>Interferon-β and mycophenolic acid are potent inhibitors of Middle East respiratory syndrome coronavirus in cell-based assays //</b:Title>
    <b:JournalName>The Journal of general virology. . 95. Pt 3.</b:JournalName>
    <b:Year>2014</b:Year>
    <b:Pages>С. 571–577.</b:Pages>
    <b:RefOrder>11</b:RefOrder>
  </b:Source>
  <b:Source>
    <b:Tag>Zha</b:Tag>
    <b:SourceType>JournalArticle</b:SourceType>
    <b:Guid>{19E61A0B-AAF9-4521-8E4D-F14B052E43C9}</b:Guid>
    <b:Author>
      <b:Author>
        <b:NameList>
          <b:Person>
            <b:Last>Zhang W</b:Last>
            <b:First>Zhao</b:First>
            <b:Middle>Y, Zhang F, Wang Q, Li T, Liu Z, Wang J, Qin Y, Zhang X, Yan X, Zeng X, Zhang S.</b:Middle>
          </b:Person>
        </b:NameList>
      </b:Author>
    </b:Author>
    <b:Title> The use of anti-inflammatory drugs in the treatment of people with severe coronavirus disease 2019 (COVID-19): The experience of clinical immunologists from China.</b:Title>
    <b:RefOrder>12</b:RefOrder>
  </b:Source>
  <b:Source>
    <b:Tag>Gau49</b:Tag>
    <b:SourceType>JournalArticle</b:SourceType>
    <b:Guid>{1003CF53-1298-4132-9DBA-2500C0324DE7}</b:Guid>
    <b:Author>
      <b:Author>
        <b:NameList>
          <b:Person>
            <b:Last>Gautret F.</b:Last>
            <b:First>Lagier</b:First>
            <b:Middle>J-C., Parola P. et al.</b:Middle>
          </b:Person>
        </b:NameList>
      </b:Author>
    </b:Author>
    <b:Title>Hydroxychloroquine and azithromycin as a treatment of COVID19: results of an openlabel non-randomized clinical trial.</b:Title>
    <b:JournalName>International Journal of Antimicrobial Agents</b:JournalName>
    <b:Year>2020</b:Year>
    <b:Pages> 10.1016/j.ijantimicag.2020.105949</b:Pages>
    <b:RefOrder>10</b:RefOrder>
  </b:Source>
  <b:Source>
    <b:Tag>Avi14</b:Tag>
    <b:SourceType>JournalArticle</b:SourceType>
    <b:Guid>{7F5BB32F-E860-4E68-ADDD-4A626631EE20}</b:Guid>
    <b:Author>
      <b:Author>
        <b:NameList>
          <b:Person>
            <b:Last>PMDA</b:Last>
            <b:First>Avigan</b:First>
          </b:Person>
        </b:NameList>
      </b:Author>
    </b:Author>
    <b:Title>Japanese Pharmaceuticals and Medical Devices Agency (PMDA). Report on the Deliberation Results</b:Title>
    <b:Year>2014</b:Year>
    <b:Pages> [Internet] &lt;https://www.pmda.go.jp/files/000210319.pdf&gt; </b:Pages>
    <b:RefOrder>1</b:RefOrder>
  </b:Source>
  <b:Source>
    <b:Tag>Fur02</b:Tag>
    <b:SourceType>JournalArticle</b:SourceType>
    <b:Guid>{C598D6A1-9AB0-4257-98B7-848CD1DFFE07}</b:Guid>
    <b:Author>
      <b:Author>
        <b:NameList>
          <b:Person>
            <b:Last>Furuta</b:Last>
            <b:First>Y.,</b:First>
            <b:Middle>Takahashi, K., Fukuda, Y., Kuno, M., Kamiyama, T., Kozaki, K., Nomura, N., Egawa, H., Minami, S., Watanabe, Y., Narita, H. and Shiraki, K.</b:Middle>
          </b:Person>
        </b:NameList>
      </b:Author>
    </b:Author>
    <b:Title>In vitro and in vivo activities of anti-influenza virus compound T-705. </b:Title>
    <b:JournalName>Antimicrob. Agents Che</b:JournalName>
    <b:Year>2002</b:Year>
    <b:RefOrder>14</b:RefOrder>
  </b:Source>
  <b:Source>
    <b:Tag>Lee18</b:Tag>
    <b:SourceType>JournalArticle</b:SourceType>
    <b:Guid>{8C22DBB4-C411-4494-AE4F-5F048C43E413}</b:Guid>
    <b:Author>
      <b:Author>
        <b:NameList>
          <b:Person>
            <b:Last>Leen Delang</b:Last>
            <b:First>Rana</b:First>
            <b:Middle>Abdelnabi, Johan Neyts</b:Middle>
          </b:Person>
        </b:NameList>
      </b:Author>
    </b:Author>
    <b:Title>Favipiravir as a potential countermeasure against neglected and emerging RNA</b:Title>
    <b:JournalName>Antiviral Research</b:JournalName>
    <b:Year>2018</b:Year>
    <b:RefOrder>21</b:RefOrder>
  </b:Source>
  <b:Source>
    <b:Tag>Sid07</b:Tag>
    <b:SourceType>JournalArticle</b:SourceType>
    <b:Guid>{D5D8D6C9-EF52-473F-A470-653BD61FE85A}</b:Guid>
    <b:Author>
      <b:Author>
        <b:NameList>
          <b:Person>
            <b:Last>Sidwell RW</b:Last>
            <b:First>Barnard</b:First>
            <b:Middle>DL, Day CW, Smee DF, Bailey KW, Wong MH, Morrey JD, Furuta Y.</b:Middle>
          </b:Person>
        </b:NameList>
      </b:Author>
    </b:Author>
    <b:Title>Efficacy of Orally Administered T-705 on Lethal Avian Influenza A (H5N1) Virus Infections in Mice. </b:Title>
    <b:JournalName>Antimicrob Agents Chemother.</b:JournalName>
    <b:Year>2007</b:Year>
    <b:Pages>51:845–851</b:Pages>
    <b:RefOrder>22</b:RefOrder>
  </b:Source>
  <b:Source>
    <b:Tag>Tak11</b:Tag>
    <b:SourceType>JournalArticle</b:SourceType>
    <b:Guid>{2F39BFB4-6BFA-4CE7-AD96-6EC0160BE407}</b:Guid>
    <b:Author>
      <b:Author>
        <b:NameList>
          <b:Person>
            <b:Last>Takahashi K</b:Last>
            <b:First>Smee</b:First>
            <b:Middle>DF, Shiraki K, Kawaoka Y, Furuta Y.</b:Middle>
          </b:Person>
        </b:NameList>
      </b:Author>
    </b:Author>
    <b:Title>Pharmacological effects of favipiravir, an anti-influenza viral drug </b:Title>
    <b:JournalName>Jpn J Med Pharm Sci. </b:JournalName>
    <b:Year>2011</b:Year>
    <b:Pages>;66:429–441</b:Pages>
    <b:RefOrder>23</b:RefOrder>
  </b:Source>
  <b:Source>
    <b:Tag>Zha15</b:Tag>
    <b:SourceType>JournalArticle</b:SourceType>
    <b:Guid>{D85692F7-893C-428F-B61C-4B5D40F059A9}</b:Guid>
    <b:Author>
      <b:Author>
        <b:NameList>
          <b:Person>
            <b:Last>Zhao</b:Last>
            <b:First>Y.</b:First>
            <b:Middle>et al.</b:Middle>
          </b:Person>
        </b:NameList>
      </b:Author>
    </b:Author>
    <b:Title>Favipiravir inhibits acetaminophen sulfate formation but minimally affects systemic pharmacokinetics of acetaminophen. </b:Title>
    <b:JournalName>Br. J. Clin. Pharmacol. 80</b:JournalName>
    <b:Year>2015</b:Year>
    <b:Pages>1076–1085</b:Pages>
    <b:RefOrder>24</b:RefOrder>
  </b:Source>
  <b:Source>
    <b:Tag>QCa</b:Tag>
    <b:SourceType>JournalArticle</b:SourceType>
    <b:Guid>{AAC05555-781A-434E-BC79-CC0C009226A5}</b:Guid>
    <b:Author>
      <b:Author>
        <b:NameList>
          <b:Person>
            <b:Last>Q. Cai</b:Last>
            <b:First>М.</b:First>
            <b:Middle>Yang, D. Liu, J. Chen, D. Shu, J. Xia, X. Liao, Y. Gu, Q. Cai, Y. Yang, C. Shen, X. Li, L. Peng, D. Huang, J. Zhang, S. Zhang, F. Wang, J. Liu, L. Chen, S. Chen, Z. Wang, Z. Zhang, R. Cao, W. Zhong, Y. Liu, L. Liu,</b:Middle>
          </b:Person>
        </b:NameList>
      </b:Author>
    </b:Author>
    <b:Title>Experimental Treatment with Favipiravir for COVID-19: An Open-Label Control Study</b:Title>
    <b:JournalName>Engineering (2020)</b:JournalName>
    <b:Year>2020</b:Year>
    <b:Pages>httos://doi.org/10.1016/i.eng.2020.03.007</b:Pages>
    <b:RefOrder>2</b:RefOrder>
  </b:Source>
  <b:Source>
    <b:Tag>Cha20</b:Tag>
    <b:SourceType>JournalArticle</b:SourceType>
    <b:Guid>{4B857C3E-8812-4109-ACD6-E98761D88881}</b:Guid>
    <b:Author>
      <b:Author>
        <b:NameList>
          <b:Person>
            <b:Last>Chang Chen</b:Last>
            <b:First>Jianying</b:First>
            <b:Middle>Huang, Zhenshun Cheng, Jianyuan Wu, Song Chen, Yongxi Zhang, Bo Chen, Mengxin Lu, Yongwen Luo, Jingyi Zhang, Ping Yin, Xinghuan Wang</b:Middle>
          </b:Person>
        </b:NameList>
      </b:Author>
    </b:Author>
    <b:Title>Favipiravir versus Arbidol for COVID-19: A Randomized Clinical trial</b:Title>
    <b:Year>2020</b:Year>
    <b:Pages>https://www.medrxiv.org/content/10.1101/2020.03.17.20037432v4</b:Pages>
    <b:RefOrder>3</b:RefOrder>
  </b:Source>
  <b:Source>
    <b:Tag>Sis16</b:Tag>
    <b:SourceType>JournalArticle</b:SourceType>
    <b:Guid>{E75EB090-541B-4587-92C0-7B5DED583D1D}</b:Guid>
    <b:Author>
      <b:Author>
        <b:NameList>
          <b:Person>
            <b:Last>Sissoko</b:Last>
            <b:First>D.</b:First>
            <b:Middle>et al.</b:Middle>
          </b:Person>
        </b:NameList>
      </b:Author>
    </b:Author>
    <b:Title>Experimental treatment with favipiravir for Ebola virus disease (the JIKI trial): a historically controlled, single‐arm proof‐of‐concept trial in Guinea. </b:Title>
    <b:JournalName>PLoS Med. 13, e1001967</b:JournalName>
    <b:Year> (2016)</b:Year>
    <b:RefOrder>27</b:RefOrder>
  </b:Source>
  <b:Source>
    <b:Tag>Wan19</b:Tag>
    <b:SourceType>JournalArticle</b:SourceType>
    <b:Guid>{88153484-1E4B-470C-BADA-84405D3B9676}</b:Guid>
    <b:Author>
      <b:Author>
        <b:NameList>
          <b:Person>
            <b:Last>Wang</b:Last>
            <b:First>Y.,</b:First>
            <b:Middle>Fan, G., Salam, A., Horby, P., Hayden, F. G., … Chen, C.</b:Middle>
          </b:Person>
        </b:NameList>
      </b:Author>
    </b:Author>
    <b:Title>Comparative effectiveness of combined favipiravir and oseltamivir therapy versus oseltamivir monotherapy in critically ill patients with influenza virus infection. </b:Title>
    <b:Year>2019</b:Year>
    <b:RefOrder>26</b:RefOrder>
  </b:Source>
  <b:Source>
    <b:Tag>Mad16</b:Tag>
    <b:SourceType>JournalArticle</b:SourceType>
    <b:Guid>{2D5DA197-7ED8-469F-99B4-711CB3CF51A6}</b:Guid>
    <b:Author>
      <b:Author>
        <b:NameList>
          <b:Person>
            <b:Last>Madelain</b:Last>
            <b:First>V.,</b:First>
            <b:Middle>Nguyen, T.H.T., Olivo, A., de Lamballerie, X., Guedj, J., Taburet, A.M., Mentré, F.,</b:Middle>
          </b:Person>
        </b:NameList>
      </b:Author>
    </b:Author>
    <b:Year>2016</b:Year>
    <b:Title>Ebola Virus Infection: Review of the Pharmacokinetic and Pharmacodynamic Properties of Drugs Considered for Testing in Human Efficacy Trials.  </b:Title>
    <b:JournalName>Clin. Pharmacokinet.</b:JournalName>
    <b:Pages>https://doi.org/10.1007/s40262-015-0364-1</b:Pages>
    <b:RefOrder>29</b:RefOrder>
  </b:Source>
  <b:Source>
    <b:Tag>Mad17</b:Tag>
    <b:SourceType>JournalArticle</b:SourceType>
    <b:Guid>{9B397871-183C-4E56-BA20-B6DABDCF2E27}</b:Guid>
    <b:Author>
      <b:Author>
        <b:NameList>
          <b:Person>
            <b:Last>Madelain</b:Last>
            <b:First>V.,</b:First>
            <b:Middle>Guedj, J., Mentre, F., Nguyen, T.H.T., Jacquot, F., Oestereich, L., Kadota, T., Yamada, K., Taburet, A.M., De Lamballerie, X., Raoul, H.,</b:Middle>
          </b:Person>
        </b:NameList>
      </b:Author>
    </b:Author>
    <b:Year>2017</b:Year>
    <b:Title>Favipiravir pharmacokinetics in nonhuman primates and insights for future efficacy studies of hemorrhagic fever viruses. </b:Title>
    <b:JournalName>Antimicrob. Agents Chemother. 61. </b:JournalName>
    <b:Pages>https://doi.org/10.1128/AAC.01305-16</b:Pages>
    <b:RefOrder>30</b:RefOrder>
  </b:Source>
  <b:Source>
    <b:Tag>Ani94</b:Tag>
    <b:SourceType>JournalArticle</b:SourceType>
    <b:Guid>{8292FBE6-3D31-45DC-BFE8-5F97C2AC7BDC}</b:Guid>
    <b:Author>
      <b:Author>
        <b:NameList>
          <b:Person>
            <b:Last>Anitha et al</b:Last>
          </b:Person>
        </b:NameList>
      </b:Author>
    </b:Author>
    <b:Title>Genotoxicity evaluation of pyrazinamide in mice</b:Title>
    <b:JournalName>Mutation Research 321</b:JournalName>
    <b:Year>1994</b:Year>
    <b:Pages>1-5</b:Pages>
    <b:RefOrder>25</b:RefOrder>
  </b:Source>
  <b:Source>
    <b:Tag>AVI19</b:Tag>
    <b:SourceType>JournalArticle</b:SourceType>
    <b:Guid>{B653601A-2B69-4FBF-B795-6C449D353785}</b:Guid>
    <b:Author>
      <b:Author>
        <b:NameList>
          <b:Person>
            <b:Last>AVIGAN</b:Last>
          </b:Person>
        </b:NameList>
      </b:Author>
    </b:Author>
    <b:Title>Medical instruction Leaflet</b:Title>
    <b:Year>2019</b:Year>
    <b:Pages>https://www.cdc.gov.tw/File/Get/ht8jUiB_MI-aKnlwstwzvw</b:Pages>
    <b:RefOrder>28</b:RefOrder>
  </b:Source>
  <b:Source>
    <b:Tag>Wik</b:Tag>
    <b:SourceType>InternetSite</b:SourceType>
    <b:Guid>{F32C2B5B-46FF-47D5-9F32-2EBF3A7E0384}</b:Guid>
    <b:Title>https://en.wikipedia.org/wiki/Human_body_weight</b:Title>
    <b:Author>
      <b:Author>
        <b:NameList>
          <b:Person>
            <b:Last>Wikipedia</b:Last>
          </b:Person>
        </b:NameList>
      </b:Author>
    </b:Author>
    <b:RefOrder>31</b:RefOrder>
  </b:Source>
  <b:Source>
    <b:Tag>SMu</b:Tag>
    <b:SourceType>JournalArticle</b:SourceType>
    <b:Guid>{B3B5F530-BBD5-4285-95D7-9AC792B4FF4F}</b:Guid>
    <b:Author>
      <b:Author>
        <b:NameList>
          <b:Person>
            <b:Last>S. Mulangu</b:Last>
            <b:First>L.E.</b:First>
            <b:Middle>Dodd, R.T. Davey Jr., O.T. Mbaya, M. Proschan, D. Mukadi, M.L. Manzo, D. Nzolo, A.T. Oloma, A. Ibanda, R. Ali, S. Coulibaly, A.C. Levine, R. Grais, J. Diaz, H.C. Lane, J.-J. Muyembe-Tamfum, B. Sivahera, M. Camara, R. Kojan, R. Walker, B.</b:Middle>
          </b:Person>
        </b:NameList>
      </b:Author>
    </b:Author>
    <b:Title>Randomized Controlled trial of Ebola virus disease therapeutics</b:Title>
    <b:JournalName> N. Engl. J. Med., 381, pp. 2293-2303</b:JournalName>
    <b:Year>2020 </b:Year>
    <b:RefOrder>2</b:RefOrder>
  </b:Source>
  <b:Source>
    <b:Tag>She17</b:Tag>
    <b:SourceType>JournalArticle</b:SourceType>
    <b:Guid>{DAD9EF83-6436-47E8-BDB2-E640B330F8FF}</b:Guid>
    <b:Author>
      <b:Author>
        <b:NameList>
          <b:Person>
            <b:Last>Sheahan TP</b:Last>
            <b:First>Sims</b:First>
            <b:Middle>AC, Graham RL, Menachery VD, Gralinski LE, Case JB, Leist SR, Pyrc K, Feng JY, Trantcheva I, Bannister R, Park Y, Babusis D, Clarke MO, MacKman RL, Spahn JE, Palmiotti CA, Siegel D, Ray AS, Cihlar T, Jordan R, Denison MR, Baric RS.</b:Middle>
          </b:Person>
        </b:NameList>
      </b:Author>
    </b:Author>
    <b:Title>Broad-  spectrum antiviral GS-5734 inhibits both epidemic and zoonotic coronaviruses</b:Title>
    <b:JournalName>Sci Transl Med 9 </b:JournalName>
    <b:Year>2017</b:Year>
    <b:RefOrder>3</b:RefOrder>
  </b:Source>
  <b:Source>
    <b:Tag>MWa20</b:Tag>
    <b:SourceType>JournalArticle</b:SourceType>
    <b:Guid>{D08AC1B0-AEE4-4187-9F50-030E2FB70952}</b:Guid>
    <b:Author>
      <b:Author>
        <b:NameList>
          <b:Person>
            <b:Last>M. Wang</b:Last>
            <b:First>R.</b:First>
            <b:Middle>Cao, L. Zhang, X. Yang, J. Liu, M. Xu, Z. Shi, Z. Hu, W. Zhong, G. Xiao</b:Middle>
          </b:Person>
        </b:NameList>
      </b:Author>
    </b:Author>
    <b:Title>Remdesivir and chloroquine effectively inhibit the recently emerged novel coronavirus (2019-nCoV) in vitro</b:Title>
    <b:JournalName>Cell Res., 30 , pp. 269-271</b:JournalName>
    <b:Year>2020</b:Year>
    <b:RefOrder>4</b:RefOrder>
  </b:Source>
  <b:Source>
    <b:Tag>TKW16</b:Tag>
    <b:SourceType>JournalArticle</b:SourceType>
    <b:Guid>{55325035-FDC0-4C42-96DE-782D9534E441}</b:Guid>
    <b:Author>
      <b:Author>
        <b:NameList>
          <b:Person>
            <b:Last>T.K. Warren</b:Last>
            <b:First>R.</b:First>
            <b:Middle>Jordan, M.K. Lo, A.S. Ray, R.L. Mackman, V. Soloveva, D. Siegel, M. Perron, R. Bannister, H.C. Hui, N. Larson, R. Strickley, J. Wells, K.S. Stuthman, S.A. Van Tongeren, N.L. Garza, G. Donnelly, A.C. Shurtleff, C.J. Retterer, D. Gharaibeh,</b:Middle>
          </b:Person>
        </b:NameList>
      </b:Author>
    </b:Author>
    <b:Title>Therapeutic efficacy of the small molecule GS-5734 against Ebola virus in rhesus monkeys</b:Title>
    <b:JournalName>Nature, 531, p. 381</b:JournalName>
    <b:Year>2016</b:Year>
    <b:RefOrder>5</b:RefOrder>
  </b:Source>
  <b:Source>
    <b:Tag>EPT19</b:Tag>
    <b:SourceType>JournalArticle</b:SourceType>
    <b:Guid>{A136D550-98AE-4725-B9B7-BAF2DDF33697}</b:Guid>
    <b:Author>
      <b:Author>
        <b:NameList>
          <b:Person>
            <b:Last>E.P. Tchesnokov</b:Last>
            <b:First>J.Y.</b:First>
            <b:Middle>Feng, D.P. Porter, M. Götte</b:Middle>
          </b:Person>
        </b:NameList>
      </b:Author>
    </b:Author>
    <b:Title>Mechanism of inhibition of Ebola virus RNA-dependent RNA polymerase by remdesivir</b:Title>
    <b:JournalName>Viruses, 11, p. 326</b:JournalName>
    <b:Year>2019</b:Year>
    <b:RefOrder>6</b:RefOrder>
  </b:Source>
  <b:Source>
    <b:Tag>Vel20</b:Tag>
    <b:SourceType>JournalArticle</b:SourceType>
    <b:Guid>{AAC5DBCF-3A10-444E-91DE-7A06AA480B95}</b:Guid>
    <b:Author>
      <b:Author>
        <b:NameList>
          <b:Person>
            <b:Last>Velkuri</b:Last>
          </b:Person>
        </b:NameList>
      </b:Author>
    </b:Author>
    <b:Title>EMA assesment report</b:Title>
    <b:Year>2020</b:Year>
    <b:RefOrder>7</b:RefOrder>
  </b:Source>
  <b:Source>
    <b:Tag>And20</b:Tag>
    <b:SourceType>JournalArticle</b:SourceType>
    <b:Guid>{D0C5756F-9C0F-4BEA-A8B5-B4D982524704}</b:Guid>
    <b:Author>
      <b:Author>
        <b:NameList>
          <b:Person>
            <b:Last>J.Pruijssers</b:Last>
            <b:First>Andrea</b:First>
          </b:Person>
        </b:NameList>
      </b:Author>
    </b:Author>
    <b:Title>Remdesivir Inhibits SARS-CoV-2 in Human Lung Cells and Chimeric SARS-CoV Expressing the SARS-CoV-2 RNA Polymerase in Mice</b:Title>
    <b:JournalName>Cell reports</b:JournalName>
    <b:Year>2020</b:Year>
    <b:RefOrder>8</b:RefOrder>
  </b:Source>
  <b:Source>
    <b:Tag>Vin20</b:Tag>
    <b:SourceType>JournalArticle</b:SourceType>
    <b:Guid>{E7AD1EBA-0ABA-41B7-9E0F-61535361F1A6}</b:Guid>
    <b:Author>
      <b:Author>
        <b:NameList>
          <b:Person>
            <b:Last>Vincent J. Munster</b:Last>
            <b:First>Friederike</b:First>
            <b:Middle>Feldmann, Brandi N. Williamson, Neeltje van Doremalen, Lizzette Pérez-Pérez, Jonathan Schulz, Kimberly Meade-White, Atsushi Okumura, Julie Callison, Beniah Brumbaugh, Victoria A. Avanzato, Rebecca Rosenke, Patrick W. Hanley,</b:Middle>
          </b:Person>
        </b:NameList>
      </b:Author>
    </b:Author>
    <b:Title>Respiratory disease in rhesus macaques inoculated with SARS-CoV-2</b:Title>
    <b:JournalName>Nature volume 585, pages268–272</b:JournalName>
    <b:Year>2020</b:Year>
    <b:RefOrder>9</b:RefOrder>
  </b:Source>
  <b:Source>
    <b:Tag>Bra20</b:Tag>
    <b:SourceType>JournalArticle</b:SourceType>
    <b:Guid>{92D23D98-0E9A-4BD9-8927-6A7263E44481}</b:Guid>
    <b:Author>
      <b:Author>
        <b:NameList>
          <b:Person>
            <b:Last>Brandi N. Williamson</b:Last>
            <b:First>Friederike</b:First>
            <b:Middle>Feldmann, Benjamin Schwarz, Kimberly Meade-White, Danielle P. Porter, Jonathan Schulz, Neeltje van Doremalen, Ian Leighton, Claude Kwe Yinda, Lizzette Pérez-Pérez, Atsushi Okumura, Jamie Lovaglio, Patrick W. Hanley, Greg S</b:Middle>
          </b:Person>
        </b:NameList>
      </b:Author>
    </b:Author>
    <b:Title>Clinical benefit of remdesivir in rhesus macaques infected with SARS-CoV-2</b:Title>
    <b:JournalName>https://www.biorxiv.org/content/10.1101/2020.04.15.043166v2</b:JournalName>
    <b:Year>2020</b:Year>
    <b:RefOrder>10</b:RefOrder>
  </b:Source>
  <b:Source>
    <b:Tag>deW20</b:Tag>
    <b:SourceType>JournalArticle</b:SourceType>
    <b:Guid>{C760D9F7-3664-42DD-B2F7-AC9A5987654C}</b:Guid>
    <b:Author>
      <b:Author>
        <b:NameList>
          <b:Person>
            <b:Last>de Wit E</b:Last>
            <b:First>Feldmann</b:First>
            <b:Middle>F, Cronin J, Jordan R, Okumura A, Thomas T, Scott D, Cihlar T, Feldmann H</b:Middle>
          </b:Person>
        </b:NameList>
      </b:Author>
    </b:Author>
    <b:Title>Prophylactic and therapeutic remdesivir (GS-5734) treatment in the rhesus macaque model of MERS-CoV infection</b:Title>
    <b:JournalName>Proc Natl Acad Sci 201922083</b:JournalName>
    <b:Year>2020</b:Year>
    <b:RefOrder>11</b:RefOrder>
  </b:Source>
  <b:Source>
    <b:Tag>She20</b:Tag>
    <b:SourceType>JournalArticle</b:SourceType>
    <b:Guid>{F47F1F0D-B2CD-4A5E-85E1-89B5C5728802}</b:Guid>
    <b:Author>
      <b:Author>
        <b:NameList>
          <b:Person>
            <b:Last>Sheahan TP</b:Last>
            <b:First>Sims</b:First>
            <b:Middle>AC, Leist SR, Schäfer A, Won J, Brown AJ, Montgomery SA, Hogg A, Babusis D, Clarke MO, Spahn JE, Bauer L, Sellers S, Porter D, Feng JY, Cihlar T, Jordan R, Denison MR, Baric RS</b:Middle>
          </b:Person>
        </b:NameList>
      </b:Author>
    </b:Author>
    <b:Title>Comparative therapeutic efficacy of remdesivir and combination lopinavir, ritonavir, and interferon beta against MERS-CoV</b:Title>
    <b:JournalName>Nat Commun 11:222 </b:JournalName>
    <b:Year>2020</b:Year>
    <b:RefOrder>12</b:RefOrder>
  </b:Source>
  <b:Source>
    <b:Tag>She171</b:Tag>
    <b:SourceType>JournalArticle</b:SourceType>
    <b:Guid>{81622EE3-95D2-4D53-82B4-8D7151889869}</b:Guid>
    <b:Author>
      <b:Author>
        <b:NameList>
          <b:Person>
            <b:Last>Sheahan TP</b:Last>
            <b:First>Sims</b:First>
            <b:Middle>AC, Graham RL, Menachery VD, Gralinski LE, Case JB, Leist SR, Pyrc K, Feng JY, Trantcheva I, Bannister R, Park Y, Babusis D, Clarke MO, MacKman RL, Spahn JE, Palmiotti CA, Siegel D, Ray AS, Cihlar T, Jordan R, Denison MR, Baric RS</b:Middle>
          </b:Person>
        </b:NameList>
      </b:Author>
    </b:Author>
    <b:Title>Broad-  spectrum antiviral GS-5734 inhibits both epidemic and zoonotic coronaviruses.</b:Title>
    <b:JournalName>Sci Transl Med 9 </b:JournalName>
    <b:Year>2017</b:Year>
    <b:RefOrder>13</b:RefOrder>
  </b:Source>
  <b:Source>
    <b:Tag>TKW161</b:Tag>
    <b:SourceType>JournalArticle</b:SourceType>
    <b:Guid>{5C2DBB54-09A7-4596-99CA-6C560842D006}</b:Guid>
    <b:Author>
      <b:Author>
        <b:NameList>
          <b:Person>
            <b:Last>T.K. Warren</b:Last>
            <b:First>R.</b:First>
            <b:Middle>Jordan, M.K. Lo, A.S. Ray, R.L. Mackman, V. Soloveva, D. Siegel, M. Perron, R. Bannister, H.C. Hui, N. Larson, R. Strickley, J. Wells, K.S. Stuthman, S.A. Van Tongeren, N.L. Garza, G. Donnelly, A.C. Shurtleff, C.J. Retterer, D. Gharaib</b:Middle>
          </b:Person>
        </b:NameList>
      </b:Author>
    </b:Author>
    <b:Title>Therapeutic efficacy of the small molecule GS-5734 against Ebola virus in rhesus monkeys</b:Title>
    <b:JournalName>Nature, 531 (2016), p. 381</b:JournalName>
    <b:Year>2016</b:Year>
    <b:RefOrder>14</b:RefOrder>
  </b:Source>
  <b:Source>
    <b:Tag>TKW162</b:Tag>
    <b:SourceType>JournalArticle</b:SourceType>
    <b:Guid>{380CC90B-1A4D-45DF-A64F-A5C3395B6F02}</b:Guid>
    <b:Author>
      <b:Author>
        <b:NameList>
          <b:Person>
            <b:Last>T.K. Warren</b:Last>
            <b:First>R.</b:First>
            <b:Middle>Jordan, M.K. Lo, A.S. Ray, R.L. Mackman, V. Soloveva, D. Siegel, M. Perron, R. Bannister, H.C. Hui, N. Larson, R. Strickley, J. Wells, K.S. Stuthman, S.A. Van Tongeren, N.L. Garza, G. Donnelly, A.C. Shurtleff, C.J. Retterer, D. Gharaibeh,</b:Middle>
          </b:Person>
        </b:NameList>
      </b:Author>
    </b:Author>
    <b:Title>Therapeutic efficacy of the small molecule GS-5734 against Ebola virus in rhesus monkeys</b:Title>
    <b:JournalName>Nature, 531 (2016), p. 381</b:JournalName>
    <b:Year>2016</b:Year>
    <b:RefOrder>15</b:RefOrder>
  </b:Source>
  <b:Source>
    <b:Tag>Bie201</b:Tag>
    <b:SourceType>JournalArticle</b:SourceType>
    <b:Guid>{00E7D6D7-8A80-4874-B15F-F2D2A346FB79}</b:Guid>
    <b:Title>Remdesivir for the Treatment of Covid-19 — Preliminary Report</b:Title>
    <b:Year>2020</b:Year>
    <b:Author>
      <b:Author>
        <b:NameList>
          <b:Person>
            <b:Last>John H. Beigel</b:Last>
            <b:First>M.D.,</b:First>
            <b:Middle>Kay M. Tomashek, M.D., M.P.H., Lori E. Dodd, Ph.D., Aneesh K. Mehta, M.D., Barry S. Zingman, M.D., Andre C. Kalil, M.D., M.P.H., Elizabeth Hohmann, M.D., Helen Y. Chu, M.D., M.P.H., Annie Luetkemeyer, M.D., Susan Kline, M.D., M.P.H.,</b:Middle>
          </b:Person>
        </b:NameList>
      </b:Author>
    </b:Author>
    <b:JournalName>New England Journal of Medicine</b:JournalName>
    <b:RefOrder>47</b:RefOrder>
  </b:Source>
  <b:Source>
    <b:Tag>Joh20</b:Tag>
    <b:SourceType>JournalArticle</b:SourceType>
    <b:Guid>{B39B551B-5712-4D6A-877C-35658C877C18}</b:Guid>
    <b:Author>
      <b:Author>
        <b:NameList>
          <b:Person>
            <b:Last>John H. Beigel</b:Last>
            <b:First>M.D.,</b:First>
            <b:Middle>Kay M. Tomashek, M.D., M.P.H., Lori E. Dodd, Ph.D., Aneesh K. Mehta, M.D., Barry S. Zingman, M.D., Andre C. Kalil, M.D., M.P.H., Elizabeth Hohmann, M.D., Helen Y. Chu, M.D., M.P.H., Annie Luetkemeyer, M.D., Susan Kline, M.D., M.P.H.,</b:Middle>
          </b:Person>
        </b:NameList>
      </b:Author>
    </b:Author>
    <b:Title>Remdesivir for the Treatment of Covid-19 — Preliminary Report</b:Title>
    <b:JournalName>NEJM</b:JournalName>
    <b:Year>2020</b:Year>
    <b:RefOrder>1</b:RefOrder>
  </b:Source>
</b:Sources>
</file>

<file path=customXml/itemProps1.xml><?xml version="1.0" encoding="utf-8"?>
<ds:datastoreItem xmlns:ds="http://schemas.openxmlformats.org/officeDocument/2006/customXml" ds:itemID="{C748EEB3-B66E-4120-B3FC-88AEA2082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131</Pages>
  <Words>44984</Words>
  <Characters>256412</Characters>
  <Application>Microsoft Office Word</Application>
  <DocSecurity>0</DocSecurity>
  <Lines>2136</Lines>
  <Paragraphs>601</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300795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Никольская Мария Викторовна</dc:creator>
  <cp:lastModifiedBy>Dolgorukova A</cp:lastModifiedBy>
  <cp:revision>5</cp:revision>
  <cp:lastPrinted>2018-02-02T15:14:00Z</cp:lastPrinted>
  <dcterms:created xsi:type="dcterms:W3CDTF">2024-05-17T12:33:00Z</dcterms:created>
  <dcterms:modified xsi:type="dcterms:W3CDTF">2024-12-29T10:09:00Z</dcterms:modified>
</cp:coreProperties>
</file>